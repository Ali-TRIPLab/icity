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D72AC0">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D72AC0">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D72AC0">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D72AC0">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D72AC0">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D72AC0">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D72AC0">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D72AC0">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D72AC0">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D72AC0">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D72AC0">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D72AC0">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D72AC0">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D72AC0">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D72AC0">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D72AC0">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D72AC0">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D72AC0">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D72AC0">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D72AC0">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D72AC0">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D72AC0">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D72AC0">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D72AC0">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D72AC0">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D72AC0">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D72AC0">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D72AC0">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D72AC0">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D72AC0">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D72AC0">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D72AC0">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D72AC0">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D72AC0">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D72AC0">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D72AC0">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D72AC0">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D72AC0">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D72AC0">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D72AC0">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D72AC0">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D72AC0">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D72AC0">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D72AC0">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D72AC0">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r w:rsidRPr="00105569">
        <w:rPr>
          <w:sz w:val="24"/>
        </w:rPr>
        <w:t>geo:</w:t>
      </w:r>
      <w:r w:rsidR="00C26501" w:rsidRPr="00105569">
        <w:rPr>
          <w:sz w:val="24"/>
        </w:rPr>
        <w:t>SpatialObject</w:t>
      </w:r>
    </w:p>
    <w:p w14:paraId="183DDFE2" w14:textId="56FCF0E3" w:rsidR="00C26501" w:rsidRPr="00105569" w:rsidRDefault="00F93F1C" w:rsidP="009E4A69">
      <w:pPr>
        <w:pStyle w:val="ListParagraph"/>
        <w:rPr>
          <w:sz w:val="24"/>
        </w:rPr>
      </w:pPr>
      <w:r w:rsidRPr="00105569">
        <w:rPr>
          <w:sz w:val="24"/>
        </w:rPr>
        <w:t>geo:</w:t>
      </w:r>
      <w:r w:rsidR="00C26501" w:rsidRPr="00105569">
        <w:rPr>
          <w:sz w:val="24"/>
        </w:rPr>
        <w:t>Feature</w:t>
      </w:r>
    </w:p>
    <w:p w14:paraId="5CD9ABEE" w14:textId="72D497BD" w:rsidR="00C26501" w:rsidRPr="00105569" w:rsidRDefault="00557F2D" w:rsidP="009E4A69">
      <w:pPr>
        <w:pStyle w:val="ListParagraph"/>
        <w:rPr>
          <w:sz w:val="24"/>
        </w:rPr>
      </w:pPr>
      <w:r w:rsidRPr="00105569">
        <w:rPr>
          <w:sz w:val="24"/>
        </w:rPr>
        <w:t>geo:G</w:t>
      </w:r>
      <w:r w:rsidR="00C26501" w:rsidRPr="00105569">
        <w:rPr>
          <w:sz w:val="24"/>
        </w:rPr>
        <w:t>eometry</w:t>
      </w:r>
    </w:p>
    <w:p w14:paraId="08319CD5" w14:textId="61304382" w:rsidR="0077639F" w:rsidRPr="00105569" w:rsidRDefault="00F93F1C" w:rsidP="009E4A69">
      <w:pPr>
        <w:pStyle w:val="ListParagraph"/>
        <w:rPr>
          <w:sz w:val="24"/>
        </w:rPr>
      </w:pPr>
      <w:r w:rsidRPr="00105569">
        <w:rPr>
          <w:sz w:val="24"/>
        </w:rPr>
        <w:t>sf:</w:t>
      </w:r>
      <w:r w:rsidR="0077639F" w:rsidRPr="00105569">
        <w:rPr>
          <w:sz w:val="24"/>
        </w:rPr>
        <w:t>Point</w:t>
      </w:r>
    </w:p>
    <w:p w14:paraId="3110214B" w14:textId="139AC40C" w:rsidR="0077639F" w:rsidRPr="00105569" w:rsidRDefault="00F93F1C" w:rsidP="009E4A69">
      <w:pPr>
        <w:pStyle w:val="ListParagraph"/>
        <w:rPr>
          <w:sz w:val="24"/>
        </w:rPr>
      </w:pPr>
      <w:r w:rsidRPr="00105569">
        <w:rPr>
          <w:sz w:val="24"/>
        </w:rPr>
        <w:t>sf:</w:t>
      </w:r>
      <w:r w:rsidR="0077639F" w:rsidRPr="00105569">
        <w:rPr>
          <w:sz w:val="24"/>
        </w:rPr>
        <w:t>Poly</w:t>
      </w:r>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r w:rsidRPr="00105569">
        <w:rPr>
          <w:sz w:val="24"/>
        </w:rPr>
        <w:t>geo:</w:t>
      </w:r>
      <w:r w:rsidR="003D2A9A" w:rsidRPr="00105569">
        <w:rPr>
          <w:sz w:val="24"/>
        </w:rPr>
        <w:t>wktLiteral</w:t>
      </w:r>
    </w:p>
    <w:p w14:paraId="760CFAC6" w14:textId="0744C802" w:rsidR="003D2A9A" w:rsidRPr="00105569" w:rsidRDefault="00F93F1C" w:rsidP="009E4A69">
      <w:pPr>
        <w:pStyle w:val="ListParagraph"/>
        <w:rPr>
          <w:sz w:val="24"/>
        </w:rPr>
      </w:pPr>
      <w:r w:rsidRPr="00105569">
        <w:rPr>
          <w:sz w:val="24"/>
        </w:rPr>
        <w:t>geo:</w:t>
      </w:r>
      <w:r w:rsidR="003D2A9A" w:rsidRPr="00105569">
        <w:rPr>
          <w:sz w:val="24"/>
        </w:rPr>
        <w:t>gmlLiteral</w:t>
      </w:r>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2C6657" w14:paraId="77B659FF" w14:textId="77777777" w:rsidTr="00F51C25">
        <w:tc>
          <w:tcPr>
            <w:tcW w:w="2728" w:type="dxa"/>
          </w:tcPr>
          <w:p w14:paraId="39211268" w14:textId="01A17345" w:rsidR="002C6657" w:rsidRPr="00F51C25" w:rsidRDefault="002C6657" w:rsidP="00F51C25">
            <w:r>
              <w:t>icity:hasLocation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72AC0" w:rsidRDefault="00D72AC0"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72AC0" w:rsidRDefault="00D72AC0"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67E56D4D"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lastRenderedPageBreak/>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7777777" w:rsidR="00354ABE" w:rsidRPr="00354ABE" w:rsidRDefault="00354ABE" w:rsidP="00354ABE">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9B1A62" w14:paraId="65B8BA56" w14:textId="77777777" w:rsidTr="009B1A62">
        <w:tc>
          <w:tcPr>
            <w:tcW w:w="2553" w:type="dxa"/>
            <w:vMerge w:val="restart"/>
          </w:tcPr>
          <w:p w14:paraId="0D24F212" w14:textId="2FE4A390" w:rsidR="009B1A62" w:rsidRDefault="009B1A62" w:rsidP="00C63381">
            <w:r>
              <w:t>Activity</w:t>
            </w:r>
          </w:p>
        </w:tc>
        <w:tc>
          <w:tcPr>
            <w:tcW w:w="2564" w:type="dxa"/>
          </w:tcPr>
          <w:p w14:paraId="5D676717" w14:textId="77777777" w:rsidR="009B1A62" w:rsidRDefault="009B1A62" w:rsidP="00C63381">
            <w:r>
              <w:t>hasSubactivity</w:t>
            </w:r>
          </w:p>
        </w:tc>
        <w:tc>
          <w:tcPr>
            <w:tcW w:w="4233" w:type="dxa"/>
          </w:tcPr>
          <w:p w14:paraId="62EAD34A" w14:textId="77777777" w:rsidR="009B1A62" w:rsidRDefault="009B1A62" w:rsidP="00C63381">
            <w:r>
              <w:t>only Activity</w:t>
            </w:r>
          </w:p>
        </w:tc>
      </w:tr>
      <w:tr w:rsidR="009B1A62" w14:paraId="12FB2815" w14:textId="77777777" w:rsidTr="009B1A62">
        <w:tc>
          <w:tcPr>
            <w:tcW w:w="2553" w:type="dxa"/>
            <w:vMerge/>
          </w:tcPr>
          <w:p w14:paraId="7AD16A21" w14:textId="77777777" w:rsidR="009B1A62" w:rsidRDefault="009B1A62" w:rsidP="00C63381"/>
        </w:tc>
        <w:tc>
          <w:tcPr>
            <w:tcW w:w="2564" w:type="dxa"/>
          </w:tcPr>
          <w:p w14:paraId="4EE15B9D" w14:textId="77777777" w:rsidR="009B1A62" w:rsidRDefault="009B1A62" w:rsidP="00C63381">
            <w:r>
              <w:t>hasPrecondition</w:t>
            </w:r>
          </w:p>
        </w:tc>
        <w:tc>
          <w:tcPr>
            <w:tcW w:w="4233" w:type="dxa"/>
          </w:tcPr>
          <w:p w14:paraId="368477F8" w14:textId="77777777" w:rsidR="009B1A62" w:rsidRDefault="009B1A62" w:rsidP="00C63381">
            <w:r>
              <w:t>only State</w:t>
            </w:r>
          </w:p>
        </w:tc>
      </w:tr>
      <w:tr w:rsidR="009B1A62" w14:paraId="0D84415B" w14:textId="77777777" w:rsidTr="009B1A62">
        <w:tc>
          <w:tcPr>
            <w:tcW w:w="2553" w:type="dxa"/>
            <w:vMerge/>
          </w:tcPr>
          <w:p w14:paraId="483D6FF1" w14:textId="77777777" w:rsidR="009B1A62" w:rsidRDefault="009B1A62" w:rsidP="00C63381"/>
        </w:tc>
        <w:tc>
          <w:tcPr>
            <w:tcW w:w="2564" w:type="dxa"/>
          </w:tcPr>
          <w:p w14:paraId="77FC40DF" w14:textId="77777777" w:rsidR="009B1A62" w:rsidRDefault="009B1A62" w:rsidP="00C63381">
            <w:r>
              <w:t>enabledBy</w:t>
            </w:r>
          </w:p>
        </w:tc>
        <w:tc>
          <w:tcPr>
            <w:tcW w:w="4233" w:type="dxa"/>
          </w:tcPr>
          <w:p w14:paraId="2351A06D" w14:textId="77777777" w:rsidR="009B1A62" w:rsidRDefault="009B1A62" w:rsidP="00C63381">
            <w:r>
              <w:t>only State</w:t>
            </w:r>
          </w:p>
        </w:tc>
      </w:tr>
      <w:tr w:rsidR="009B1A62" w14:paraId="2D310FC4" w14:textId="77777777" w:rsidTr="009B1A62">
        <w:tc>
          <w:tcPr>
            <w:tcW w:w="2553" w:type="dxa"/>
            <w:vMerge/>
          </w:tcPr>
          <w:p w14:paraId="25CBE5AD" w14:textId="77777777" w:rsidR="009B1A62" w:rsidRDefault="009B1A62" w:rsidP="00C63381"/>
        </w:tc>
        <w:tc>
          <w:tcPr>
            <w:tcW w:w="2564" w:type="dxa"/>
          </w:tcPr>
          <w:p w14:paraId="1A36D85F" w14:textId="77777777" w:rsidR="009B1A62" w:rsidRDefault="009B1A62" w:rsidP="00C63381">
            <w:r>
              <w:t>hasEffect</w:t>
            </w:r>
          </w:p>
        </w:tc>
        <w:tc>
          <w:tcPr>
            <w:tcW w:w="4233" w:type="dxa"/>
          </w:tcPr>
          <w:p w14:paraId="451762AB" w14:textId="77777777" w:rsidR="009B1A62" w:rsidRDefault="009B1A62" w:rsidP="00C63381">
            <w:r>
              <w:t>only State</w:t>
            </w:r>
          </w:p>
        </w:tc>
      </w:tr>
      <w:tr w:rsidR="009B1A62" w14:paraId="5AFE77DE" w14:textId="77777777" w:rsidTr="009B1A62">
        <w:tc>
          <w:tcPr>
            <w:tcW w:w="2553" w:type="dxa"/>
            <w:vMerge/>
          </w:tcPr>
          <w:p w14:paraId="4E369D48" w14:textId="77777777" w:rsidR="009B1A62" w:rsidRDefault="009B1A62" w:rsidP="00C63381"/>
        </w:tc>
        <w:tc>
          <w:tcPr>
            <w:tcW w:w="2564" w:type="dxa"/>
          </w:tcPr>
          <w:p w14:paraId="203CAD26" w14:textId="77777777" w:rsidR="009B1A62" w:rsidRDefault="009B1A62" w:rsidP="00C63381">
            <w:r>
              <w:t>causes</w:t>
            </w:r>
          </w:p>
        </w:tc>
        <w:tc>
          <w:tcPr>
            <w:tcW w:w="4233" w:type="dxa"/>
          </w:tcPr>
          <w:p w14:paraId="52CB440D" w14:textId="77777777" w:rsidR="009B1A62" w:rsidRDefault="009B1A62" w:rsidP="00C63381">
            <w:r>
              <w:t>only State</w:t>
            </w:r>
          </w:p>
        </w:tc>
      </w:tr>
      <w:tr w:rsidR="009B1A62" w14:paraId="4B9218B7" w14:textId="77777777" w:rsidTr="009B1A62">
        <w:tc>
          <w:tcPr>
            <w:tcW w:w="2553" w:type="dxa"/>
            <w:vMerge/>
          </w:tcPr>
          <w:p w14:paraId="1335B2EF" w14:textId="77777777" w:rsidR="009B1A62" w:rsidRDefault="009B1A62" w:rsidP="00C63381"/>
        </w:tc>
        <w:tc>
          <w:tcPr>
            <w:tcW w:w="2564" w:type="dxa"/>
          </w:tcPr>
          <w:p w14:paraId="0E1E3E7D" w14:textId="77777777" w:rsidR="009B1A62" w:rsidRDefault="009B1A62" w:rsidP="00C63381">
            <w:pPr>
              <w:tabs>
                <w:tab w:val="center" w:pos="1174"/>
              </w:tabs>
            </w:pPr>
            <w:r>
              <w:t>occursAt</w:t>
            </w:r>
            <w:r>
              <w:tab/>
            </w:r>
          </w:p>
        </w:tc>
        <w:tc>
          <w:tcPr>
            <w:tcW w:w="4233" w:type="dxa"/>
          </w:tcPr>
          <w:p w14:paraId="394FF5B6" w14:textId="0EBDCA8C" w:rsidR="009B1A62" w:rsidRDefault="00F86CDE" w:rsidP="00C63381">
            <w:r>
              <w:t xml:space="preserve">some </w:t>
            </w:r>
            <w:r w:rsidR="009B1A62">
              <w:t>time:Interval</w:t>
            </w:r>
          </w:p>
        </w:tc>
      </w:tr>
      <w:tr w:rsidR="009B1A62" w14:paraId="55E73F20" w14:textId="77777777" w:rsidTr="009B1A62">
        <w:tc>
          <w:tcPr>
            <w:tcW w:w="2553" w:type="dxa"/>
            <w:vMerge/>
          </w:tcPr>
          <w:p w14:paraId="3ECAF6E7" w14:textId="77777777" w:rsidR="009B1A62" w:rsidRDefault="009B1A62" w:rsidP="00C63381"/>
        </w:tc>
        <w:tc>
          <w:tcPr>
            <w:tcW w:w="2564" w:type="dxa"/>
          </w:tcPr>
          <w:p w14:paraId="0B6ECE45" w14:textId="77777777" w:rsidR="009B1A62" w:rsidRDefault="009B1A62" w:rsidP="00C63381">
            <w:pPr>
              <w:tabs>
                <w:tab w:val="center" w:pos="1174"/>
              </w:tabs>
            </w:pPr>
            <w:r>
              <w:t>beginOf</w:t>
            </w:r>
          </w:p>
        </w:tc>
        <w:tc>
          <w:tcPr>
            <w:tcW w:w="4233" w:type="dxa"/>
          </w:tcPr>
          <w:p w14:paraId="34EBD215" w14:textId="22100300" w:rsidR="009B1A62" w:rsidRDefault="00BD70F9" w:rsidP="00C63381">
            <w:r>
              <w:t xml:space="preserve">some </w:t>
            </w:r>
            <w:r w:rsidR="009B1A62">
              <w:t>time:Instant</w:t>
            </w:r>
          </w:p>
        </w:tc>
      </w:tr>
      <w:tr w:rsidR="009B1A62" w14:paraId="690278BE" w14:textId="77777777" w:rsidTr="009B1A62">
        <w:tc>
          <w:tcPr>
            <w:tcW w:w="2553" w:type="dxa"/>
            <w:vMerge/>
          </w:tcPr>
          <w:p w14:paraId="236DA41D" w14:textId="77777777" w:rsidR="009B1A62" w:rsidRDefault="009B1A62" w:rsidP="00C63381"/>
        </w:tc>
        <w:tc>
          <w:tcPr>
            <w:tcW w:w="2564" w:type="dxa"/>
          </w:tcPr>
          <w:p w14:paraId="403DBF2E" w14:textId="77777777" w:rsidR="009B1A62" w:rsidRDefault="009B1A62" w:rsidP="00C63381">
            <w:pPr>
              <w:tabs>
                <w:tab w:val="center" w:pos="1174"/>
              </w:tabs>
            </w:pPr>
            <w:r>
              <w:t>endOf</w:t>
            </w:r>
          </w:p>
        </w:tc>
        <w:tc>
          <w:tcPr>
            <w:tcW w:w="4233" w:type="dxa"/>
          </w:tcPr>
          <w:p w14:paraId="1BDC2EF7" w14:textId="5B4FDBEF" w:rsidR="009B1A62" w:rsidRDefault="00BD70F9" w:rsidP="00C63381">
            <w:r>
              <w:t xml:space="preserve">some </w:t>
            </w:r>
            <w:r w:rsidR="009B1A62">
              <w:t>time:Instant</w:t>
            </w:r>
          </w:p>
        </w:tc>
      </w:tr>
      <w:tr w:rsidR="009B1A62" w14:paraId="0B2158F2" w14:textId="77777777" w:rsidTr="009B1A62">
        <w:tc>
          <w:tcPr>
            <w:tcW w:w="2553" w:type="dxa"/>
            <w:vMerge/>
          </w:tcPr>
          <w:p w14:paraId="1EDF0803" w14:textId="77777777" w:rsidR="009B1A62" w:rsidRDefault="009B1A62" w:rsidP="00C63381"/>
        </w:tc>
        <w:tc>
          <w:tcPr>
            <w:tcW w:w="2564" w:type="dxa"/>
          </w:tcPr>
          <w:p w14:paraId="6D431FA6" w14:textId="77777777" w:rsidR="009B1A62" w:rsidRDefault="009B1A62" w:rsidP="00C63381">
            <w:r>
              <w:t>spatial_loc:hasLocation</w:t>
            </w:r>
          </w:p>
        </w:tc>
        <w:tc>
          <w:tcPr>
            <w:tcW w:w="4233" w:type="dxa"/>
          </w:tcPr>
          <w:p w14:paraId="432204DD" w14:textId="77777777" w:rsidR="009B1A62" w:rsidRDefault="009B1A62" w:rsidP="00C63381">
            <w:r>
              <w:t>only spatial_loc:SpatialFeature</w:t>
            </w:r>
          </w:p>
        </w:tc>
      </w:tr>
      <w:tr w:rsidR="009B1A62" w14:paraId="1C47165D" w14:textId="77777777" w:rsidTr="009B1A62">
        <w:tc>
          <w:tcPr>
            <w:tcW w:w="2553" w:type="dxa"/>
            <w:vMerge/>
          </w:tcPr>
          <w:p w14:paraId="195DFA68" w14:textId="77777777" w:rsidR="009B1A62" w:rsidRDefault="009B1A62" w:rsidP="00C63381"/>
        </w:tc>
        <w:tc>
          <w:tcPr>
            <w:tcW w:w="2564" w:type="dxa"/>
          </w:tcPr>
          <w:p w14:paraId="455C2DFD" w14:textId="77777777" w:rsidR="009B1A62" w:rsidRDefault="009B1A62" w:rsidP="00C63381">
            <w:r>
              <w:t>hasParticipant</w:t>
            </w:r>
          </w:p>
        </w:tc>
        <w:tc>
          <w:tcPr>
            <w:tcW w:w="4233" w:type="dxa"/>
          </w:tcPr>
          <w:p w14:paraId="7C5D2450" w14:textId="77777777" w:rsidR="009B1A62" w:rsidRDefault="009B1A62" w:rsidP="00C63381">
            <w:r>
              <w:t>only change:Manifestation</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lastRenderedPageBreak/>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r>
      <w:r>
        <w:lastRenderedPageBreak/>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a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w:t>
      </w:r>
      <w:r w:rsidR="00357123">
        <w:lastRenderedPageBreak/>
        <w:t xml:space="preserve">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72AC0" w:rsidRPr="00680A88" w:rsidRDefault="00D72AC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72AC0" w:rsidRPr="00680A88" w:rsidRDefault="00D72AC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72AC0" w:rsidRPr="00680A88" w:rsidRDefault="00D72AC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72AC0" w:rsidRPr="00680A88" w:rsidRDefault="00D72AC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72AC0" w:rsidRPr="00680A88" w:rsidRDefault="00D72AC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72AC0" w:rsidRPr="00680A88" w:rsidRDefault="00D72AC0"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72AC0" w:rsidRPr="00680A88" w:rsidRDefault="00D72AC0"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72AC0" w:rsidRPr="00680A88" w:rsidRDefault="00D72AC0"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72AC0" w:rsidRPr="00680A88" w:rsidRDefault="00D72AC0"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72AC0" w:rsidRPr="00680A88" w:rsidRDefault="00D72AC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2F479A6" w:rsidR="004F1D87" w:rsidRPr="00E72AD2" w:rsidRDefault="004F1D87" w:rsidP="00E72AD2">
      <w:pPr>
        <w:pStyle w:val="Heading2"/>
      </w:pPr>
      <w:bookmarkStart w:id="66" w:name="_Toc523308976"/>
      <w:del w:id="67" w:author="Megan Katsumi" w:date="2018-11-14T08:38:00Z">
        <w:r w:rsidRPr="00E72AD2" w:rsidDel="00E72AD2">
          <w:delText xml:space="preserve">SSN </w:delText>
        </w:r>
      </w:del>
      <w:ins w:id="68" w:author="Megan Katsumi" w:date="2018-11-14T08:38:00Z">
        <w:r w:rsidR="00E72AD2">
          <w:t>Sensors</w:t>
        </w:r>
        <w:r w:rsidR="00E72AD2" w:rsidRPr="00E72AD2">
          <w:t xml:space="preserve"> </w:t>
        </w:r>
      </w:ins>
      <w:r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1F182A6B" w:rsidR="004F1D87" w:rsidRDefault="004F1D87" w:rsidP="004F1D87">
      <w:pPr>
        <w:rPr>
          <w:ins w:id="69" w:author="Megan Katsumi" w:date="2018-11-14T08:40:00Z"/>
        </w:rPr>
      </w:pPr>
      <w:r w:rsidRPr="000C6992">
        <w:t>The</w:t>
      </w:r>
      <w:ins w:id="70" w:author="Megan Katsumi" w:date="2018-11-14T08:38:00Z">
        <w:r w:rsidR="00E72AD2">
          <w:t xml:space="preserve"> sensors </w:t>
        </w:r>
      </w:ins>
      <w:ins w:id="71"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w:t>
      </w:r>
      <w:del w:id="72" w:author="Megan Katsumi" w:date="2018-11-14T08:39:00Z">
        <w:r w:rsidDel="00E72AD2">
          <w:delText xml:space="preserve">is reused </w:delText>
        </w:r>
      </w:del>
      <w:r>
        <w:t xml:space="preserve">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pPr>
        <w:pPrChange w:id="78" w:author="Megan Katsumi" w:date="2018-11-14T09:02:00Z">
          <w:pPr>
            <w:pStyle w:val="ListParagraph"/>
          </w:pPr>
        </w:pPrChange>
      </w:pPr>
      <w:ins w:id="79"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80" w:author="Megan Katsumi" w:date="2018-11-14T09:03:00Z">
        <w:r w:rsidR="008D6D01">
          <w:t xml:space="preserve">interest (e.g. ex:mybodytemperature). Current documentation suggests that this is a choice for the modeler. </w:t>
        </w:r>
        <w:r w:rsidR="008D6D01">
          <w:lastRenderedPageBreak/>
          <w:t>F</w:t>
        </w:r>
      </w:ins>
      <w:ins w:id="81" w:author="Megan Katsumi" w:date="2018-11-14T09:04:00Z">
        <w:r w:rsidR="008D6D01">
          <w:t xml:space="preserve">or the domain of transportation sensors, we opt to define instances of ssn:Property at a general level; this will enable the querying of sensors </w:t>
        </w:r>
      </w:ins>
      <w:ins w:id="82" w:author="Megan Katsumi" w:date="2018-11-14T09:05:00Z">
        <w:r w:rsidR="008D6D01">
          <w:t>that observe some property (e.g. vehicle presence) regardless of the location. This is useful as there may be different kinds of sensors</w:t>
        </w:r>
      </w:ins>
      <w:ins w:id="83" w:author="Megan Katsumi" w:date="2018-11-14T09:06:00Z">
        <w:r w:rsidR="008D6D01">
          <w:t xml:space="preserve"> that observe the same properties (e.g. loop detectors vs Bluetooth sensors) and while they might not share the exact feature of interest, they may be in close enough proximity to be </w:t>
        </w:r>
      </w:ins>
      <w:ins w:id="84" w:author="Megan Katsumi" w:date="2018-11-14T09:07:00Z">
        <w:r w:rsidR="008D6D01">
          <w:t>related</w:t>
        </w:r>
      </w:ins>
      <w:ins w:id="85"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SSN</w:t>
      </w:r>
    </w:p>
    <w:p w14:paraId="0D5CA729" w14:textId="6D2A1B74" w:rsidR="004F1D87" w:rsidRPr="005410AB" w:rsidRDefault="004F1D87" w:rsidP="004F1D87">
      <w:pPr>
        <w:pStyle w:val="ListParagraph"/>
        <w:rPr>
          <w:sz w:val="22"/>
          <w:rPrChange w:id="88" w:author="Megan Katsumi" w:date="2018-11-14T12:27:00Z">
            <w:rPr/>
          </w:rPrChange>
        </w:rPr>
      </w:pPr>
      <w:r w:rsidRPr="005410AB">
        <w:rPr>
          <w:sz w:val="22"/>
          <w:rPrChange w:id="89"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90" w:name="_Toc523308977"/>
      <w:r>
        <w:t>Contact Ontology</w:t>
      </w:r>
      <w:bookmarkEnd w:id="90"/>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91" w:name="_Toc523308978"/>
      <w:r w:rsidRPr="00EC4B04">
        <w:t>Person</w:t>
      </w:r>
      <w:r w:rsidRPr="00956273">
        <w:t xml:space="preserve"> Ontology</w:t>
      </w:r>
      <w:bookmarkEnd w:id="91"/>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2" w:name="_Toc523308979"/>
      <w:r>
        <w:t>Household Ontology</w:t>
      </w:r>
      <w:bookmarkEnd w:id="92"/>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xml:space="preserve">; for example, </w:t>
      </w:r>
      <w:r w:rsidR="001E7288">
        <w:t>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lastRenderedPageBreak/>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r>
              <w:t>gci:Household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77777777" w:rsidR="008A7A83" w:rsidRDefault="008A7A83" w:rsidP="002626F5">
            <w:r>
              <w:t>exactly 1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lastRenderedPageBreak/>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3" w:name="_Toc523308980"/>
      <w:r>
        <w:t>Organization Ontology</w:t>
      </w:r>
      <w:bookmarkEnd w:id="93"/>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7777777" w:rsidR="00850CCC" w:rsidRPr="00850CCC" w:rsidRDefault="000C363A" w:rsidP="00662AF4">
      <w:pPr>
        <w:pStyle w:val="ListParagraph"/>
      </w:pPr>
      <w:r>
        <w:t xml:space="preserve">Employee: An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09190F">
        <w:br/>
      </w:r>
      <w:r w:rsidR="0009190F" w:rsidRPr="00E80D3C">
        <w:rPr>
          <w:highlight w:val="yellow"/>
        </w:rPr>
        <w:t>to do: Employee subclass of Person</w:t>
      </w:r>
    </w:p>
    <w:p w14:paraId="42056FCA" w14:textId="5A41BA1B" w:rsidR="000C363A" w:rsidRDefault="00850CCC" w:rsidP="00662AF4">
      <w:pPr>
        <w:pStyle w:val="ListParagraph"/>
      </w:pPr>
      <w:r w:rsidRPr="00850CCC">
        <w:rPr>
          <w:highlight w:val="yellow"/>
        </w:rPr>
        <w:t>Student</w:t>
      </w:r>
      <w:r w:rsidR="00435F0D">
        <w:rPr>
          <w:highlight w:val="yellow"/>
        </w:rPr>
        <w:t xml:space="preserve">: A Student is a type of Person (Organization Agent) </w:t>
      </w:r>
      <w:bookmarkStart w:id="94" w:name="_GoBack"/>
      <w:bookmarkEnd w:id="94"/>
      <w:r w:rsidR="00435F0D">
        <w:rPr>
          <w:highlight w:val="yellow"/>
        </w:rPr>
        <w:t>who is enrolled in some EducationalInstitution</w:t>
      </w:r>
      <w:r w:rsidR="00606008">
        <w:br/>
      </w:r>
    </w:p>
    <w:tbl>
      <w:tblPr>
        <w:tblStyle w:val="TableGrid"/>
        <w:tblpPr w:leftFromText="180" w:rightFromText="180" w:vertAnchor="text" w:horzAnchor="margin" w:tblpY="128"/>
        <w:tblW w:w="0" w:type="auto"/>
        <w:tblLook w:val="04A0" w:firstRow="1" w:lastRow="0" w:firstColumn="1" w:lastColumn="0" w:noHBand="0" w:noVBand="1"/>
      </w:tblPr>
      <w:tblGrid>
        <w:gridCol w:w="2737"/>
        <w:gridCol w:w="2496"/>
        <w:gridCol w:w="4117"/>
      </w:tblGrid>
      <w:tr w:rsidR="000C363A" w14:paraId="314A93BA" w14:textId="77777777" w:rsidTr="00082A66">
        <w:trPr>
          <w:cantSplit/>
        </w:trPr>
        <w:tc>
          <w:tcPr>
            <w:tcW w:w="2508" w:type="dxa"/>
            <w:shd w:val="clear" w:color="auto" w:fill="00FFFF"/>
          </w:tcPr>
          <w:p w14:paraId="659E6256" w14:textId="77777777" w:rsidR="000C363A" w:rsidRDefault="000C363A" w:rsidP="00EA354A">
            <w:r>
              <w:t>Object</w:t>
            </w:r>
          </w:p>
        </w:tc>
        <w:tc>
          <w:tcPr>
            <w:tcW w:w="2474" w:type="dxa"/>
            <w:shd w:val="clear" w:color="auto" w:fill="00FFFF"/>
          </w:tcPr>
          <w:p w14:paraId="082F61CD" w14:textId="77777777" w:rsidR="000C363A" w:rsidRDefault="000C363A" w:rsidP="00EA354A">
            <w:r>
              <w:t>Property</w:t>
            </w:r>
          </w:p>
        </w:tc>
        <w:tc>
          <w:tcPr>
            <w:tcW w:w="4594" w:type="dxa"/>
            <w:shd w:val="clear" w:color="auto" w:fill="00FFFF"/>
          </w:tcPr>
          <w:p w14:paraId="1CC79FCF" w14:textId="77777777" w:rsidR="000C363A" w:rsidRDefault="000C363A" w:rsidP="00EA354A">
            <w:r>
              <w:t>Value</w:t>
            </w:r>
          </w:p>
        </w:tc>
      </w:tr>
      <w:tr w:rsidR="003D78DD" w14:paraId="29B3EF76" w14:textId="77777777" w:rsidTr="00082A66">
        <w:trPr>
          <w:cantSplit/>
        </w:trPr>
        <w:tc>
          <w:tcPr>
            <w:tcW w:w="2508" w:type="dxa"/>
            <w:vMerge w:val="restart"/>
          </w:tcPr>
          <w:p w14:paraId="15122402" w14:textId="77777777" w:rsidR="003D78DD" w:rsidRDefault="003D78DD" w:rsidP="00FE6277">
            <w:r>
              <w:t>Organization</w:t>
            </w:r>
            <w:r w:rsidR="008161C5">
              <w:t>PD</w:t>
            </w:r>
          </w:p>
        </w:tc>
        <w:tc>
          <w:tcPr>
            <w:tcW w:w="2474" w:type="dxa"/>
          </w:tcPr>
          <w:p w14:paraId="73FC279B" w14:textId="77777777" w:rsidR="003D78DD" w:rsidRDefault="003D78DD" w:rsidP="00EA354A">
            <w:r>
              <w:t>subclassOf</w:t>
            </w:r>
          </w:p>
        </w:tc>
        <w:tc>
          <w:tcPr>
            <w:tcW w:w="4594" w:type="dxa"/>
          </w:tcPr>
          <w:p w14:paraId="2B885F12" w14:textId="77777777" w:rsidR="003D78DD" w:rsidRDefault="004B15F3" w:rsidP="00EA354A">
            <w:r>
              <w:t>change:</w:t>
            </w:r>
            <w:r w:rsidR="003D78DD">
              <w:t>TimeVaryingConcept</w:t>
            </w:r>
          </w:p>
        </w:tc>
      </w:tr>
      <w:tr w:rsidR="003D78DD" w14:paraId="4B816091" w14:textId="77777777" w:rsidTr="00082A66">
        <w:trPr>
          <w:cantSplit/>
        </w:trPr>
        <w:tc>
          <w:tcPr>
            <w:tcW w:w="2508" w:type="dxa"/>
            <w:vMerge/>
          </w:tcPr>
          <w:p w14:paraId="76F64500" w14:textId="77777777" w:rsidR="003D78DD" w:rsidRDefault="003D78DD" w:rsidP="00EA354A"/>
        </w:tc>
        <w:tc>
          <w:tcPr>
            <w:tcW w:w="2474" w:type="dxa"/>
          </w:tcPr>
          <w:p w14:paraId="60C2079C" w14:textId="77777777" w:rsidR="003D78DD" w:rsidRDefault="003D78DD" w:rsidP="00EA354A">
            <w:r>
              <w:t>equivalentClass</w:t>
            </w:r>
          </w:p>
        </w:tc>
        <w:tc>
          <w:tcPr>
            <w:tcW w:w="4594"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082A66">
        <w:trPr>
          <w:cantSplit/>
        </w:trPr>
        <w:tc>
          <w:tcPr>
            <w:tcW w:w="2508" w:type="dxa"/>
            <w:vMerge/>
          </w:tcPr>
          <w:p w14:paraId="3D62818E" w14:textId="77777777" w:rsidR="003D78DD" w:rsidRDefault="003D78DD" w:rsidP="003D78DD"/>
        </w:tc>
        <w:tc>
          <w:tcPr>
            <w:tcW w:w="2474" w:type="dxa"/>
          </w:tcPr>
          <w:p w14:paraId="0710E720" w14:textId="77777777" w:rsidR="003D78DD" w:rsidRDefault="004B15F3" w:rsidP="003D78DD">
            <w:r>
              <w:t>change:</w:t>
            </w:r>
            <w:r w:rsidR="006D5597">
              <w:t>existsAt</w:t>
            </w:r>
          </w:p>
        </w:tc>
        <w:tc>
          <w:tcPr>
            <w:tcW w:w="4594" w:type="dxa"/>
          </w:tcPr>
          <w:p w14:paraId="2E7F757E" w14:textId="77777777" w:rsidR="003D78DD" w:rsidRDefault="003D78DD" w:rsidP="003D78DD">
            <w:r>
              <w:t xml:space="preserve">exactly 1 </w:t>
            </w:r>
            <w:r w:rsidR="002F0C0F">
              <w:t>time:</w:t>
            </w:r>
            <w:r>
              <w:t>Interval</w:t>
            </w:r>
          </w:p>
        </w:tc>
      </w:tr>
      <w:tr w:rsidR="00780FAD" w14:paraId="1DE66ABF" w14:textId="77777777" w:rsidTr="00082A66">
        <w:trPr>
          <w:cantSplit/>
        </w:trPr>
        <w:tc>
          <w:tcPr>
            <w:tcW w:w="2508" w:type="dxa"/>
            <w:vMerge w:val="restart"/>
          </w:tcPr>
          <w:p w14:paraId="0E68ECAC" w14:textId="77777777" w:rsidR="00780FAD" w:rsidRDefault="00780FAD" w:rsidP="00FE6277">
            <w:r>
              <w:t>tove:Organization</w:t>
            </w:r>
          </w:p>
        </w:tc>
        <w:tc>
          <w:tcPr>
            <w:tcW w:w="2474" w:type="dxa"/>
          </w:tcPr>
          <w:p w14:paraId="6A4C3D00" w14:textId="77777777" w:rsidR="00780FAD" w:rsidRDefault="00780FAD" w:rsidP="003D78DD">
            <w:r>
              <w:t>subclassOf</w:t>
            </w:r>
          </w:p>
        </w:tc>
        <w:tc>
          <w:tcPr>
            <w:tcW w:w="4594" w:type="dxa"/>
          </w:tcPr>
          <w:p w14:paraId="09CD23E3" w14:textId="77777777" w:rsidR="00780FAD" w:rsidRDefault="004B15F3" w:rsidP="003D78DD">
            <w:r>
              <w:t>change:</w:t>
            </w:r>
            <w:r w:rsidR="00780FAD">
              <w:t>Manifestation</w:t>
            </w:r>
          </w:p>
        </w:tc>
      </w:tr>
      <w:tr w:rsidR="00780FAD" w14:paraId="3B88BBCA" w14:textId="77777777" w:rsidTr="00082A66">
        <w:trPr>
          <w:cantSplit/>
        </w:trPr>
        <w:tc>
          <w:tcPr>
            <w:tcW w:w="2508" w:type="dxa"/>
            <w:vMerge/>
          </w:tcPr>
          <w:p w14:paraId="2B99EC77" w14:textId="77777777" w:rsidR="00780FAD" w:rsidRDefault="00780FAD" w:rsidP="003D78DD"/>
        </w:tc>
        <w:tc>
          <w:tcPr>
            <w:tcW w:w="2474" w:type="dxa"/>
          </w:tcPr>
          <w:p w14:paraId="4B116B38" w14:textId="77777777" w:rsidR="00780FAD" w:rsidRDefault="00780FAD" w:rsidP="003D78DD">
            <w:r>
              <w:t>equivalentClass</w:t>
            </w:r>
          </w:p>
        </w:tc>
        <w:tc>
          <w:tcPr>
            <w:tcW w:w="4594" w:type="dxa"/>
          </w:tcPr>
          <w:p w14:paraId="764B22F3" w14:textId="77777777" w:rsidR="00780FAD" w:rsidRDefault="004B15F3" w:rsidP="003D78DD">
            <w:r>
              <w:t>change:</w:t>
            </w:r>
            <w:r w:rsidR="00780FAD">
              <w:t xml:space="preserve">manifestationOf some OrganizationPD and  </w:t>
            </w:r>
            <w:r>
              <w:t xml:space="preserve"> change:</w:t>
            </w:r>
            <w:r w:rsidR="00780FAD">
              <w:t>manifestationOf only OrganizationPD</w:t>
            </w:r>
          </w:p>
        </w:tc>
      </w:tr>
      <w:tr w:rsidR="00780FAD" w14:paraId="1954ED85" w14:textId="77777777" w:rsidTr="00082A66">
        <w:trPr>
          <w:cantSplit/>
        </w:trPr>
        <w:tc>
          <w:tcPr>
            <w:tcW w:w="2508" w:type="dxa"/>
            <w:vMerge/>
          </w:tcPr>
          <w:p w14:paraId="07990370" w14:textId="77777777" w:rsidR="00780FAD" w:rsidRDefault="00780FAD" w:rsidP="003D78DD"/>
        </w:tc>
        <w:tc>
          <w:tcPr>
            <w:tcW w:w="2474" w:type="dxa"/>
          </w:tcPr>
          <w:p w14:paraId="14258501" w14:textId="77777777" w:rsidR="00780FAD" w:rsidRDefault="004B15F3" w:rsidP="003D78DD">
            <w:r>
              <w:t>change:</w:t>
            </w:r>
            <w:r w:rsidR="006D5597">
              <w:t>existsAt</w:t>
            </w:r>
          </w:p>
        </w:tc>
        <w:tc>
          <w:tcPr>
            <w:tcW w:w="4594" w:type="dxa"/>
          </w:tcPr>
          <w:p w14:paraId="7E6C3C5E" w14:textId="77777777" w:rsidR="00780FAD" w:rsidRDefault="00780FAD" w:rsidP="003D78DD">
            <w:r>
              <w:t xml:space="preserve">exactly 1 </w:t>
            </w:r>
            <w:r w:rsidR="002F0C0F">
              <w:t xml:space="preserve"> time:</w:t>
            </w:r>
            <w:r>
              <w:t>TemporalEntity</w:t>
            </w:r>
          </w:p>
        </w:tc>
      </w:tr>
      <w:tr w:rsidR="00780FAD" w14:paraId="3990AA28" w14:textId="77777777" w:rsidTr="00082A66">
        <w:trPr>
          <w:cantSplit/>
        </w:trPr>
        <w:tc>
          <w:tcPr>
            <w:tcW w:w="2508" w:type="dxa"/>
            <w:vMerge/>
          </w:tcPr>
          <w:p w14:paraId="6A28B518" w14:textId="77777777" w:rsidR="00780FAD" w:rsidRDefault="00780FAD" w:rsidP="003D78DD"/>
        </w:tc>
        <w:tc>
          <w:tcPr>
            <w:tcW w:w="2474" w:type="dxa"/>
          </w:tcPr>
          <w:p w14:paraId="36B8593F" w14:textId="77777777" w:rsidR="00780FAD" w:rsidRDefault="004B15F3" w:rsidP="003D78DD">
            <w:r>
              <w:t>schema:address</w:t>
            </w:r>
          </w:p>
        </w:tc>
        <w:tc>
          <w:tcPr>
            <w:tcW w:w="4594" w:type="dxa"/>
          </w:tcPr>
          <w:p w14:paraId="5944A592" w14:textId="77777777" w:rsidR="00780FAD" w:rsidRDefault="00780FAD" w:rsidP="003D78DD">
            <w:r>
              <w:t xml:space="preserve">only </w:t>
            </w:r>
            <w:r w:rsidR="004B15F3">
              <w:t>schema:Postal</w:t>
            </w:r>
            <w:r>
              <w:t>Address</w:t>
            </w:r>
          </w:p>
        </w:tc>
      </w:tr>
      <w:tr w:rsidR="00780FAD" w14:paraId="40CA8EA5" w14:textId="77777777" w:rsidTr="00082A66">
        <w:trPr>
          <w:cantSplit/>
        </w:trPr>
        <w:tc>
          <w:tcPr>
            <w:tcW w:w="2508" w:type="dxa"/>
            <w:vMerge/>
          </w:tcPr>
          <w:p w14:paraId="7DDC8B62" w14:textId="77777777" w:rsidR="00780FAD" w:rsidRDefault="00780FAD" w:rsidP="00780FAD"/>
        </w:tc>
        <w:tc>
          <w:tcPr>
            <w:tcW w:w="2474" w:type="dxa"/>
          </w:tcPr>
          <w:p w14:paraId="10DC1A0D" w14:textId="77777777" w:rsidR="00780FAD" w:rsidRDefault="00780FAD" w:rsidP="00780FAD">
            <w:r>
              <w:t>tove:has_goal</w:t>
            </w:r>
          </w:p>
        </w:tc>
        <w:tc>
          <w:tcPr>
            <w:tcW w:w="4594" w:type="dxa"/>
          </w:tcPr>
          <w:p w14:paraId="66E02A7B" w14:textId="77777777" w:rsidR="00780FAD" w:rsidRDefault="00780FAD" w:rsidP="00780FAD">
            <w:r>
              <w:t xml:space="preserve">only </w:t>
            </w:r>
            <w:r w:rsidR="00671E67">
              <w:t>tove:</w:t>
            </w:r>
            <w:r>
              <w:t>Goal</w:t>
            </w:r>
          </w:p>
        </w:tc>
      </w:tr>
      <w:tr w:rsidR="00780FAD" w14:paraId="13B99565" w14:textId="77777777" w:rsidTr="00082A66">
        <w:trPr>
          <w:cantSplit/>
        </w:trPr>
        <w:tc>
          <w:tcPr>
            <w:tcW w:w="2508" w:type="dxa"/>
            <w:vMerge/>
          </w:tcPr>
          <w:p w14:paraId="35CF213D" w14:textId="77777777" w:rsidR="00780FAD" w:rsidRDefault="00780FAD" w:rsidP="00780FAD"/>
        </w:tc>
        <w:tc>
          <w:tcPr>
            <w:tcW w:w="2474" w:type="dxa"/>
          </w:tcPr>
          <w:p w14:paraId="663AFE12" w14:textId="77777777" w:rsidR="00780FAD" w:rsidRDefault="00780FAD" w:rsidP="00780FAD">
            <w:r>
              <w:t>tove:consists_of</w:t>
            </w:r>
          </w:p>
        </w:tc>
        <w:tc>
          <w:tcPr>
            <w:tcW w:w="4594" w:type="dxa"/>
          </w:tcPr>
          <w:p w14:paraId="0031DB60" w14:textId="77777777" w:rsidR="00780FAD" w:rsidRDefault="00780FAD" w:rsidP="00780FAD">
            <w:r>
              <w:t>only tove:Division</w:t>
            </w:r>
          </w:p>
        </w:tc>
      </w:tr>
      <w:tr w:rsidR="00780FAD" w14:paraId="4A16DA15" w14:textId="77777777" w:rsidTr="00082A66">
        <w:trPr>
          <w:cantSplit/>
        </w:trPr>
        <w:tc>
          <w:tcPr>
            <w:tcW w:w="2508" w:type="dxa"/>
            <w:vMerge w:val="restart"/>
          </w:tcPr>
          <w:p w14:paraId="51A4FAEA" w14:textId="77777777" w:rsidR="00780FAD" w:rsidRDefault="00780FAD" w:rsidP="00780FAD">
            <w:r>
              <w:t>tove:Role</w:t>
            </w:r>
          </w:p>
        </w:tc>
        <w:tc>
          <w:tcPr>
            <w:tcW w:w="2474" w:type="dxa"/>
          </w:tcPr>
          <w:p w14:paraId="413AC632" w14:textId="77777777" w:rsidR="00780FAD" w:rsidRDefault="00780FAD" w:rsidP="00780FAD">
            <w:r>
              <w:t>tove:has_goal</w:t>
            </w:r>
          </w:p>
        </w:tc>
        <w:tc>
          <w:tcPr>
            <w:tcW w:w="4594" w:type="dxa"/>
          </w:tcPr>
          <w:p w14:paraId="06D23A65" w14:textId="77777777" w:rsidR="00780FAD" w:rsidRDefault="00780FAD" w:rsidP="00780FAD">
            <w:r>
              <w:t xml:space="preserve">only </w:t>
            </w:r>
            <w:r w:rsidR="00671E67">
              <w:t>tove:</w:t>
            </w:r>
            <w:r>
              <w:t>Goal</w:t>
            </w:r>
          </w:p>
        </w:tc>
      </w:tr>
      <w:tr w:rsidR="00780FAD" w14:paraId="1932FD6F" w14:textId="77777777" w:rsidTr="00082A66">
        <w:trPr>
          <w:cantSplit/>
        </w:trPr>
        <w:tc>
          <w:tcPr>
            <w:tcW w:w="2508" w:type="dxa"/>
            <w:vMerge/>
          </w:tcPr>
          <w:p w14:paraId="69B9239B" w14:textId="77777777" w:rsidR="00780FAD" w:rsidRDefault="00780FAD" w:rsidP="00780FAD"/>
        </w:tc>
        <w:tc>
          <w:tcPr>
            <w:tcW w:w="2474" w:type="dxa"/>
          </w:tcPr>
          <w:p w14:paraId="7E97D230" w14:textId="77777777" w:rsidR="00780FAD" w:rsidRDefault="00780FAD" w:rsidP="00780FAD">
            <w:r>
              <w:t>tove:has_process</w:t>
            </w:r>
          </w:p>
        </w:tc>
        <w:tc>
          <w:tcPr>
            <w:tcW w:w="4594"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082A66">
        <w:trPr>
          <w:cantSplit/>
        </w:trPr>
        <w:tc>
          <w:tcPr>
            <w:tcW w:w="2508" w:type="dxa"/>
            <w:vMerge/>
          </w:tcPr>
          <w:p w14:paraId="54315667" w14:textId="77777777" w:rsidR="00780FAD" w:rsidRDefault="00780FAD" w:rsidP="00780FAD"/>
        </w:tc>
        <w:tc>
          <w:tcPr>
            <w:tcW w:w="2474" w:type="dxa"/>
          </w:tcPr>
          <w:p w14:paraId="03CC8769" w14:textId="77777777" w:rsidR="00780FAD" w:rsidRDefault="00780FAD" w:rsidP="00780FAD">
            <w:r>
              <w:t>tove:has_authority</w:t>
            </w:r>
          </w:p>
        </w:tc>
        <w:tc>
          <w:tcPr>
            <w:tcW w:w="4594" w:type="dxa"/>
          </w:tcPr>
          <w:p w14:paraId="58738063" w14:textId="77777777" w:rsidR="00780FAD" w:rsidRDefault="00780FAD" w:rsidP="00780FAD">
            <w:r>
              <w:t>only tove:</w:t>
            </w:r>
            <w:r w:rsidRPr="001C004F">
              <w:t>Authority</w:t>
            </w:r>
          </w:p>
        </w:tc>
      </w:tr>
      <w:tr w:rsidR="00780FAD" w14:paraId="0C255E01" w14:textId="77777777" w:rsidTr="00082A66">
        <w:trPr>
          <w:cantSplit/>
        </w:trPr>
        <w:tc>
          <w:tcPr>
            <w:tcW w:w="2508" w:type="dxa"/>
            <w:vMerge/>
          </w:tcPr>
          <w:p w14:paraId="4CD6104B" w14:textId="77777777" w:rsidR="00780FAD" w:rsidRDefault="00780FAD" w:rsidP="00780FAD"/>
        </w:tc>
        <w:tc>
          <w:tcPr>
            <w:tcW w:w="2474" w:type="dxa"/>
          </w:tcPr>
          <w:p w14:paraId="4B3BF851" w14:textId="77777777" w:rsidR="00780FAD" w:rsidRDefault="00780FAD" w:rsidP="00780FAD">
            <w:r>
              <w:t>tove:requires_skill</w:t>
            </w:r>
          </w:p>
        </w:tc>
        <w:tc>
          <w:tcPr>
            <w:tcW w:w="4594" w:type="dxa"/>
          </w:tcPr>
          <w:p w14:paraId="56B22AEB" w14:textId="77777777" w:rsidR="00780FAD" w:rsidRDefault="00780FAD" w:rsidP="00780FAD">
            <w:r>
              <w:t>only  tove:</w:t>
            </w:r>
            <w:r w:rsidRPr="001C004F">
              <w:t>Skill</w:t>
            </w:r>
          </w:p>
        </w:tc>
      </w:tr>
      <w:tr w:rsidR="00780FAD" w14:paraId="5B811CEB" w14:textId="77777777" w:rsidTr="00082A66">
        <w:trPr>
          <w:cantSplit/>
        </w:trPr>
        <w:tc>
          <w:tcPr>
            <w:tcW w:w="2508" w:type="dxa"/>
            <w:vMerge/>
          </w:tcPr>
          <w:p w14:paraId="1093FDAB" w14:textId="77777777" w:rsidR="00780FAD" w:rsidRDefault="00780FAD" w:rsidP="00780FAD"/>
        </w:tc>
        <w:tc>
          <w:tcPr>
            <w:tcW w:w="2474" w:type="dxa"/>
          </w:tcPr>
          <w:p w14:paraId="18775088" w14:textId="77777777" w:rsidR="00780FAD" w:rsidRDefault="00780FAD" w:rsidP="00780FAD">
            <w:r>
              <w:t>tove:has_resource</w:t>
            </w:r>
          </w:p>
        </w:tc>
        <w:tc>
          <w:tcPr>
            <w:tcW w:w="4594" w:type="dxa"/>
          </w:tcPr>
          <w:p w14:paraId="345928DB" w14:textId="77777777" w:rsidR="00780FAD" w:rsidRDefault="001C004F" w:rsidP="00780FAD">
            <w:r>
              <w:t xml:space="preserve">only </w:t>
            </w:r>
            <w:r w:rsidR="00671E67">
              <w:t>resource:</w:t>
            </w:r>
            <w:r>
              <w:t>ResourceType</w:t>
            </w:r>
          </w:p>
        </w:tc>
      </w:tr>
      <w:tr w:rsidR="00780FAD" w14:paraId="3BC10347" w14:textId="77777777" w:rsidTr="00082A66">
        <w:trPr>
          <w:cantSplit/>
        </w:trPr>
        <w:tc>
          <w:tcPr>
            <w:tcW w:w="2508" w:type="dxa"/>
          </w:tcPr>
          <w:p w14:paraId="033F4887" w14:textId="77777777" w:rsidR="00780FAD" w:rsidRDefault="00DA6E9C" w:rsidP="00780FAD">
            <w:r>
              <w:t>tove:</w:t>
            </w:r>
            <w:r w:rsidR="00780FAD">
              <w:t>Goal</w:t>
            </w:r>
          </w:p>
        </w:tc>
        <w:tc>
          <w:tcPr>
            <w:tcW w:w="2474" w:type="dxa"/>
          </w:tcPr>
          <w:p w14:paraId="2DCE1EC3" w14:textId="77777777" w:rsidR="00780FAD" w:rsidRDefault="00780FAD" w:rsidP="00780FAD">
            <w:r>
              <w:t>subClassOf</w:t>
            </w:r>
          </w:p>
        </w:tc>
        <w:tc>
          <w:tcPr>
            <w:tcW w:w="4594" w:type="dxa"/>
          </w:tcPr>
          <w:p w14:paraId="577EEFC3" w14:textId="77777777" w:rsidR="00780FAD" w:rsidRDefault="00780FAD" w:rsidP="00780FAD">
            <w:r>
              <w:t>StateType</w:t>
            </w:r>
          </w:p>
        </w:tc>
      </w:tr>
      <w:tr w:rsidR="00780FAD" w14:paraId="1C252282" w14:textId="77777777" w:rsidTr="00082A66">
        <w:trPr>
          <w:cantSplit/>
        </w:trPr>
        <w:tc>
          <w:tcPr>
            <w:tcW w:w="2508" w:type="dxa"/>
            <w:vMerge w:val="restart"/>
          </w:tcPr>
          <w:p w14:paraId="76A782CC" w14:textId="77777777" w:rsidR="00780FAD" w:rsidRDefault="00780FAD" w:rsidP="00780FAD">
            <w:r>
              <w:t>FirmPD</w:t>
            </w:r>
          </w:p>
        </w:tc>
        <w:tc>
          <w:tcPr>
            <w:tcW w:w="2474" w:type="dxa"/>
          </w:tcPr>
          <w:p w14:paraId="1351BB4E" w14:textId="77777777" w:rsidR="00780FAD" w:rsidRDefault="00780FAD" w:rsidP="00780FAD">
            <w:r>
              <w:t>subclassOf</w:t>
            </w:r>
          </w:p>
        </w:tc>
        <w:tc>
          <w:tcPr>
            <w:tcW w:w="4594" w:type="dxa"/>
          </w:tcPr>
          <w:p w14:paraId="418B6817" w14:textId="77777777" w:rsidR="00780FAD" w:rsidRDefault="00671E67" w:rsidP="00780FAD">
            <w:r>
              <w:t>tove:</w:t>
            </w:r>
            <w:r w:rsidR="00780FAD">
              <w:t>Organization</w:t>
            </w:r>
          </w:p>
        </w:tc>
      </w:tr>
      <w:tr w:rsidR="00780FAD" w14:paraId="46FA98FF" w14:textId="77777777" w:rsidTr="00082A66">
        <w:trPr>
          <w:cantSplit/>
        </w:trPr>
        <w:tc>
          <w:tcPr>
            <w:tcW w:w="2508" w:type="dxa"/>
            <w:vMerge/>
          </w:tcPr>
          <w:p w14:paraId="57A99B22" w14:textId="77777777" w:rsidR="00780FAD" w:rsidRDefault="00780FAD" w:rsidP="00780FAD"/>
        </w:tc>
        <w:tc>
          <w:tcPr>
            <w:tcW w:w="2474" w:type="dxa"/>
          </w:tcPr>
          <w:p w14:paraId="20B15340" w14:textId="77777777" w:rsidR="00780FAD" w:rsidRDefault="00780FAD" w:rsidP="00780FAD">
            <w:r>
              <w:t>has</w:t>
            </w:r>
            <w:r w:rsidR="005C5ABB">
              <w:t>Firm</w:t>
            </w:r>
            <w:r>
              <w:t>Id</w:t>
            </w:r>
          </w:p>
        </w:tc>
        <w:tc>
          <w:tcPr>
            <w:tcW w:w="4594" w:type="dxa"/>
          </w:tcPr>
          <w:p w14:paraId="4DD3874E" w14:textId="77777777" w:rsidR="00780FAD" w:rsidRDefault="00780FAD" w:rsidP="00780FAD">
            <w:r>
              <w:t xml:space="preserve">only </w:t>
            </w:r>
            <w:r w:rsidR="005C5ABB">
              <w:t>Firm</w:t>
            </w:r>
            <w:r>
              <w:t>Id</w:t>
            </w:r>
          </w:p>
        </w:tc>
      </w:tr>
      <w:tr w:rsidR="00780FAD" w14:paraId="2B181B42" w14:textId="77777777" w:rsidTr="00082A66">
        <w:trPr>
          <w:cantSplit/>
        </w:trPr>
        <w:tc>
          <w:tcPr>
            <w:tcW w:w="2508" w:type="dxa"/>
            <w:vMerge/>
          </w:tcPr>
          <w:p w14:paraId="16CC4A6D" w14:textId="77777777" w:rsidR="00780FAD" w:rsidRDefault="00780FAD" w:rsidP="00780FAD"/>
        </w:tc>
        <w:tc>
          <w:tcPr>
            <w:tcW w:w="2474" w:type="dxa"/>
          </w:tcPr>
          <w:p w14:paraId="364FFEA1" w14:textId="77777777" w:rsidR="00780FAD" w:rsidRDefault="00780FAD" w:rsidP="00780FAD">
            <w:r>
              <w:t>equivalentClass</w:t>
            </w:r>
          </w:p>
        </w:tc>
        <w:tc>
          <w:tcPr>
            <w:tcW w:w="4594"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082A66">
        <w:trPr>
          <w:cantSplit/>
        </w:trPr>
        <w:tc>
          <w:tcPr>
            <w:tcW w:w="2508" w:type="dxa"/>
            <w:vMerge/>
          </w:tcPr>
          <w:p w14:paraId="56DA6FE4" w14:textId="77777777" w:rsidR="00780FAD" w:rsidRDefault="00780FAD" w:rsidP="00780FAD"/>
        </w:tc>
        <w:tc>
          <w:tcPr>
            <w:tcW w:w="2474" w:type="dxa"/>
          </w:tcPr>
          <w:p w14:paraId="15037185" w14:textId="77777777" w:rsidR="00780FAD" w:rsidRDefault="004B15F3" w:rsidP="00780FAD">
            <w:r>
              <w:t>change:</w:t>
            </w:r>
            <w:r w:rsidR="006D5597">
              <w:t>existsAt</w:t>
            </w:r>
          </w:p>
        </w:tc>
        <w:tc>
          <w:tcPr>
            <w:tcW w:w="4594"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082A66">
        <w:trPr>
          <w:cantSplit/>
        </w:trPr>
        <w:tc>
          <w:tcPr>
            <w:tcW w:w="2508" w:type="dxa"/>
            <w:vMerge w:val="restart"/>
          </w:tcPr>
          <w:p w14:paraId="13849FE6" w14:textId="77777777" w:rsidR="00780FAD" w:rsidRDefault="00780FAD" w:rsidP="00780FAD">
            <w:r>
              <w:t>Firm</w:t>
            </w:r>
          </w:p>
        </w:tc>
        <w:tc>
          <w:tcPr>
            <w:tcW w:w="2474" w:type="dxa"/>
          </w:tcPr>
          <w:p w14:paraId="61F6EC9B" w14:textId="77777777" w:rsidR="00780FAD" w:rsidRDefault="00780FAD" w:rsidP="00780FAD">
            <w:r>
              <w:t>subclassOf</w:t>
            </w:r>
          </w:p>
        </w:tc>
        <w:tc>
          <w:tcPr>
            <w:tcW w:w="4594" w:type="dxa"/>
          </w:tcPr>
          <w:p w14:paraId="58DFDD09" w14:textId="77777777" w:rsidR="00780FAD" w:rsidRDefault="00671E67" w:rsidP="00780FAD">
            <w:r>
              <w:t>tove:</w:t>
            </w:r>
            <w:r w:rsidR="00780FAD">
              <w:t>Organization</w:t>
            </w:r>
          </w:p>
        </w:tc>
      </w:tr>
      <w:tr w:rsidR="00780FAD" w14:paraId="45F4842B" w14:textId="77777777" w:rsidTr="00082A66">
        <w:trPr>
          <w:cantSplit/>
        </w:trPr>
        <w:tc>
          <w:tcPr>
            <w:tcW w:w="2508" w:type="dxa"/>
            <w:vMerge/>
          </w:tcPr>
          <w:p w14:paraId="7BE42DE7" w14:textId="77777777" w:rsidR="00780FAD" w:rsidRDefault="00780FAD" w:rsidP="00780FAD"/>
        </w:tc>
        <w:tc>
          <w:tcPr>
            <w:tcW w:w="2474" w:type="dxa"/>
          </w:tcPr>
          <w:p w14:paraId="7BC1DF37" w14:textId="77777777" w:rsidR="00780FAD" w:rsidRDefault="00780FAD" w:rsidP="00780FAD">
            <w:r>
              <w:t>equivalentClass</w:t>
            </w:r>
          </w:p>
        </w:tc>
        <w:tc>
          <w:tcPr>
            <w:tcW w:w="4594"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082A66">
        <w:trPr>
          <w:cantSplit/>
        </w:trPr>
        <w:tc>
          <w:tcPr>
            <w:tcW w:w="2508" w:type="dxa"/>
            <w:vMerge/>
          </w:tcPr>
          <w:p w14:paraId="507F3665" w14:textId="77777777" w:rsidR="00780FAD" w:rsidRDefault="00780FAD" w:rsidP="00780FAD"/>
        </w:tc>
        <w:tc>
          <w:tcPr>
            <w:tcW w:w="2474" w:type="dxa"/>
          </w:tcPr>
          <w:p w14:paraId="3B569330" w14:textId="77777777" w:rsidR="00780FAD" w:rsidRDefault="004B15F3" w:rsidP="00780FAD">
            <w:r>
              <w:t>change:</w:t>
            </w:r>
            <w:r w:rsidR="006D5597">
              <w:t>existsAt</w:t>
            </w:r>
          </w:p>
        </w:tc>
        <w:tc>
          <w:tcPr>
            <w:tcW w:w="4594"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082A66">
        <w:trPr>
          <w:cantSplit/>
        </w:trPr>
        <w:tc>
          <w:tcPr>
            <w:tcW w:w="2508" w:type="dxa"/>
            <w:vMerge/>
          </w:tcPr>
          <w:p w14:paraId="2279CC63" w14:textId="77777777" w:rsidR="00780FAD" w:rsidRDefault="00780FAD" w:rsidP="00780FAD"/>
        </w:tc>
        <w:tc>
          <w:tcPr>
            <w:tcW w:w="2474" w:type="dxa"/>
          </w:tcPr>
          <w:p w14:paraId="35A2BD92" w14:textId="77777777" w:rsidR="00780FAD" w:rsidRDefault="004B15F3" w:rsidP="00780FAD">
            <w:r>
              <w:t>schema:address</w:t>
            </w:r>
          </w:p>
        </w:tc>
        <w:tc>
          <w:tcPr>
            <w:tcW w:w="4594" w:type="dxa"/>
          </w:tcPr>
          <w:p w14:paraId="3F4F4814" w14:textId="77777777" w:rsidR="00780FAD" w:rsidRDefault="00780FAD" w:rsidP="00780FAD">
            <w:r>
              <w:t xml:space="preserve">exactly 1 </w:t>
            </w:r>
            <w:r w:rsidR="004B15F3">
              <w:t>schema:Postal</w:t>
            </w:r>
            <w:r>
              <w:t>Address</w:t>
            </w:r>
          </w:p>
        </w:tc>
      </w:tr>
      <w:tr w:rsidR="00780FAD" w14:paraId="5EEFB204" w14:textId="77777777" w:rsidTr="00082A66">
        <w:trPr>
          <w:cantSplit/>
        </w:trPr>
        <w:tc>
          <w:tcPr>
            <w:tcW w:w="2508" w:type="dxa"/>
            <w:vMerge/>
          </w:tcPr>
          <w:p w14:paraId="41BAA019" w14:textId="77777777" w:rsidR="00780FAD" w:rsidRDefault="00780FAD" w:rsidP="00780FAD"/>
        </w:tc>
        <w:tc>
          <w:tcPr>
            <w:tcW w:w="2474" w:type="dxa"/>
          </w:tcPr>
          <w:p w14:paraId="2F9CBBC5" w14:textId="77777777" w:rsidR="00780FAD" w:rsidRDefault="00780FAD" w:rsidP="00780FAD">
            <w:r>
              <w:t>has</w:t>
            </w:r>
            <w:r w:rsidR="00434958">
              <w:t>Industry</w:t>
            </w:r>
            <w:r>
              <w:t>Type</w:t>
            </w:r>
          </w:p>
        </w:tc>
        <w:tc>
          <w:tcPr>
            <w:tcW w:w="4594" w:type="dxa"/>
          </w:tcPr>
          <w:p w14:paraId="2ADC427E" w14:textId="77777777" w:rsidR="00780FAD" w:rsidRDefault="00780FAD" w:rsidP="00780FAD">
            <w:r>
              <w:t>only IndustryType</w:t>
            </w:r>
          </w:p>
        </w:tc>
      </w:tr>
      <w:tr w:rsidR="00780FAD" w14:paraId="10115D2A" w14:textId="77777777" w:rsidTr="00082A66">
        <w:trPr>
          <w:cantSplit/>
        </w:trPr>
        <w:tc>
          <w:tcPr>
            <w:tcW w:w="2508" w:type="dxa"/>
            <w:vMerge/>
          </w:tcPr>
          <w:p w14:paraId="2C8D1FEB" w14:textId="77777777" w:rsidR="00780FAD" w:rsidRDefault="00780FAD" w:rsidP="00780FAD"/>
        </w:tc>
        <w:tc>
          <w:tcPr>
            <w:tcW w:w="2474" w:type="dxa"/>
          </w:tcPr>
          <w:p w14:paraId="3D0E3364" w14:textId="77777777" w:rsidR="00780FAD" w:rsidRDefault="00780FAD" w:rsidP="00780FAD">
            <w:r>
              <w:t>hasEstablishment</w:t>
            </w:r>
          </w:p>
        </w:tc>
        <w:tc>
          <w:tcPr>
            <w:tcW w:w="4594" w:type="dxa"/>
          </w:tcPr>
          <w:p w14:paraId="64D665EF" w14:textId="77777777" w:rsidR="00780FAD" w:rsidRDefault="00780FAD" w:rsidP="00780FAD">
            <w:r>
              <w:t>only BusinessEstablishment</w:t>
            </w:r>
          </w:p>
        </w:tc>
      </w:tr>
      <w:tr w:rsidR="00780FAD" w14:paraId="79325DDD" w14:textId="77777777" w:rsidTr="00082A66">
        <w:trPr>
          <w:cantSplit/>
        </w:trPr>
        <w:tc>
          <w:tcPr>
            <w:tcW w:w="2508" w:type="dxa"/>
            <w:vMerge w:val="restart"/>
          </w:tcPr>
          <w:p w14:paraId="052FD7D9" w14:textId="77777777" w:rsidR="00780FAD" w:rsidRDefault="00780FAD" w:rsidP="00780FAD">
            <w:r>
              <w:t>BusinessEstablishmentPD</w:t>
            </w:r>
          </w:p>
        </w:tc>
        <w:tc>
          <w:tcPr>
            <w:tcW w:w="2474" w:type="dxa"/>
          </w:tcPr>
          <w:p w14:paraId="17784D2B" w14:textId="77777777" w:rsidR="00780FAD" w:rsidRDefault="00780FAD" w:rsidP="00780FAD">
            <w:r>
              <w:t>subclassOf</w:t>
            </w:r>
          </w:p>
        </w:tc>
        <w:tc>
          <w:tcPr>
            <w:tcW w:w="4594" w:type="dxa"/>
          </w:tcPr>
          <w:p w14:paraId="7D3519F9" w14:textId="77777777" w:rsidR="00780FAD" w:rsidRDefault="004B15F3" w:rsidP="00780FAD">
            <w:r>
              <w:t>change:</w:t>
            </w:r>
            <w:r w:rsidR="00780FAD">
              <w:t>TimeVaryingConcept</w:t>
            </w:r>
          </w:p>
        </w:tc>
      </w:tr>
      <w:tr w:rsidR="00780FAD" w14:paraId="7B3B8863" w14:textId="77777777" w:rsidTr="00082A66">
        <w:trPr>
          <w:cantSplit/>
        </w:trPr>
        <w:tc>
          <w:tcPr>
            <w:tcW w:w="2508" w:type="dxa"/>
            <w:vMerge/>
          </w:tcPr>
          <w:p w14:paraId="1C47E398" w14:textId="77777777" w:rsidR="00780FAD" w:rsidRDefault="00780FAD" w:rsidP="00780FAD"/>
        </w:tc>
        <w:tc>
          <w:tcPr>
            <w:tcW w:w="2474" w:type="dxa"/>
          </w:tcPr>
          <w:p w14:paraId="0CF2FEE3" w14:textId="77777777" w:rsidR="00780FAD" w:rsidRDefault="004B15F3" w:rsidP="00780FAD">
            <w:r>
              <w:t>change:</w:t>
            </w:r>
            <w:r w:rsidR="006D5597">
              <w:t>existsAt</w:t>
            </w:r>
          </w:p>
        </w:tc>
        <w:tc>
          <w:tcPr>
            <w:tcW w:w="4594"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082A66">
        <w:trPr>
          <w:cantSplit/>
        </w:trPr>
        <w:tc>
          <w:tcPr>
            <w:tcW w:w="2508" w:type="dxa"/>
            <w:vMerge/>
          </w:tcPr>
          <w:p w14:paraId="35EC27C4" w14:textId="77777777" w:rsidR="00780FAD" w:rsidRDefault="00780FAD" w:rsidP="00780FAD"/>
        </w:tc>
        <w:tc>
          <w:tcPr>
            <w:tcW w:w="2474" w:type="dxa"/>
          </w:tcPr>
          <w:p w14:paraId="3FBE4FF6" w14:textId="77777777" w:rsidR="00780FAD" w:rsidRDefault="00780FAD" w:rsidP="00780FAD">
            <w:r>
              <w:t>has</w:t>
            </w:r>
            <w:r w:rsidR="00671E67">
              <w:t>Business</w:t>
            </w:r>
            <w:r>
              <w:t>Id</w:t>
            </w:r>
          </w:p>
        </w:tc>
        <w:tc>
          <w:tcPr>
            <w:tcW w:w="4594" w:type="dxa"/>
          </w:tcPr>
          <w:p w14:paraId="030E6E55" w14:textId="77777777" w:rsidR="00780FAD" w:rsidRDefault="00780FAD" w:rsidP="00780FAD">
            <w:r>
              <w:t xml:space="preserve">only </w:t>
            </w:r>
            <w:r w:rsidR="00671E67">
              <w:t>Business</w:t>
            </w:r>
            <w:r>
              <w:t>Id</w:t>
            </w:r>
          </w:p>
        </w:tc>
      </w:tr>
      <w:tr w:rsidR="00780FAD" w14:paraId="3922905C" w14:textId="77777777" w:rsidTr="00082A66">
        <w:trPr>
          <w:cantSplit/>
        </w:trPr>
        <w:tc>
          <w:tcPr>
            <w:tcW w:w="2508" w:type="dxa"/>
            <w:vMerge/>
          </w:tcPr>
          <w:p w14:paraId="583AD17A" w14:textId="77777777" w:rsidR="00780FAD" w:rsidRDefault="00780FAD" w:rsidP="00780FAD"/>
        </w:tc>
        <w:tc>
          <w:tcPr>
            <w:tcW w:w="2474" w:type="dxa"/>
          </w:tcPr>
          <w:p w14:paraId="638308CA" w14:textId="77777777" w:rsidR="00780FAD" w:rsidRDefault="00780FAD" w:rsidP="00780FAD">
            <w:r>
              <w:t>equivalentClass</w:t>
            </w:r>
          </w:p>
        </w:tc>
        <w:tc>
          <w:tcPr>
            <w:tcW w:w="4594"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082A66">
        <w:trPr>
          <w:cantSplit/>
        </w:trPr>
        <w:tc>
          <w:tcPr>
            <w:tcW w:w="2508" w:type="dxa"/>
            <w:vMerge w:val="restart"/>
          </w:tcPr>
          <w:p w14:paraId="7E08EE2A" w14:textId="77777777" w:rsidR="00780FAD" w:rsidRDefault="00780FAD" w:rsidP="00780FAD">
            <w:r>
              <w:t>BusinessEstablishment</w:t>
            </w:r>
          </w:p>
        </w:tc>
        <w:tc>
          <w:tcPr>
            <w:tcW w:w="2474" w:type="dxa"/>
          </w:tcPr>
          <w:p w14:paraId="37A5ABCF" w14:textId="77777777" w:rsidR="00780FAD" w:rsidRDefault="00780FAD" w:rsidP="00780FAD">
            <w:r>
              <w:t>subclassOf</w:t>
            </w:r>
          </w:p>
        </w:tc>
        <w:tc>
          <w:tcPr>
            <w:tcW w:w="4594" w:type="dxa"/>
          </w:tcPr>
          <w:p w14:paraId="69BCE310" w14:textId="77777777" w:rsidR="00780FAD" w:rsidRDefault="004B15F3" w:rsidP="00780FAD">
            <w:r>
              <w:t>change:</w:t>
            </w:r>
            <w:r w:rsidR="00780FAD">
              <w:t>Manifestation</w:t>
            </w:r>
          </w:p>
        </w:tc>
      </w:tr>
      <w:tr w:rsidR="00780FAD" w14:paraId="70E065F1" w14:textId="77777777" w:rsidTr="00082A66">
        <w:trPr>
          <w:cantSplit/>
        </w:trPr>
        <w:tc>
          <w:tcPr>
            <w:tcW w:w="2508" w:type="dxa"/>
            <w:vMerge/>
          </w:tcPr>
          <w:p w14:paraId="0B367C17" w14:textId="77777777" w:rsidR="00780FAD" w:rsidRDefault="00780FAD" w:rsidP="00780FAD"/>
        </w:tc>
        <w:tc>
          <w:tcPr>
            <w:tcW w:w="2474" w:type="dxa"/>
          </w:tcPr>
          <w:p w14:paraId="444338CD" w14:textId="77777777" w:rsidR="00780FAD" w:rsidRDefault="00780FAD" w:rsidP="00780FAD">
            <w:r>
              <w:t>equivalentClass</w:t>
            </w:r>
          </w:p>
        </w:tc>
        <w:tc>
          <w:tcPr>
            <w:tcW w:w="4594"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082A66">
        <w:trPr>
          <w:cantSplit/>
        </w:trPr>
        <w:tc>
          <w:tcPr>
            <w:tcW w:w="2508" w:type="dxa"/>
            <w:vMerge/>
          </w:tcPr>
          <w:p w14:paraId="6BB3BF9E" w14:textId="77777777" w:rsidR="00780FAD" w:rsidRDefault="00780FAD" w:rsidP="00780FAD"/>
        </w:tc>
        <w:tc>
          <w:tcPr>
            <w:tcW w:w="2474" w:type="dxa"/>
          </w:tcPr>
          <w:p w14:paraId="69CAEDFB" w14:textId="77777777" w:rsidR="00780FAD" w:rsidRDefault="004B15F3" w:rsidP="00780FAD">
            <w:r>
              <w:t>change:</w:t>
            </w:r>
            <w:r w:rsidR="006D5597">
              <w:t>existsAt</w:t>
            </w:r>
          </w:p>
        </w:tc>
        <w:tc>
          <w:tcPr>
            <w:tcW w:w="4594"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082A66">
        <w:trPr>
          <w:cantSplit/>
        </w:trPr>
        <w:tc>
          <w:tcPr>
            <w:tcW w:w="2508" w:type="dxa"/>
            <w:vMerge/>
          </w:tcPr>
          <w:p w14:paraId="6D988AD1" w14:textId="77777777" w:rsidR="00780FAD" w:rsidRDefault="00780FAD" w:rsidP="00780FAD"/>
        </w:tc>
        <w:tc>
          <w:tcPr>
            <w:tcW w:w="2474" w:type="dxa"/>
          </w:tcPr>
          <w:p w14:paraId="10127628" w14:textId="77777777" w:rsidR="00780FAD" w:rsidRDefault="00671E67" w:rsidP="00780FAD">
            <w:r>
              <w:t>spatial_loc:</w:t>
            </w:r>
            <w:r w:rsidR="00780FAD">
              <w:t>hasLocation</w:t>
            </w:r>
          </w:p>
        </w:tc>
        <w:tc>
          <w:tcPr>
            <w:tcW w:w="4594"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082A66">
        <w:trPr>
          <w:cantSplit/>
        </w:trPr>
        <w:tc>
          <w:tcPr>
            <w:tcW w:w="2508" w:type="dxa"/>
            <w:vMerge/>
          </w:tcPr>
          <w:p w14:paraId="0A0F9181" w14:textId="77777777" w:rsidR="00780FAD" w:rsidRDefault="00780FAD" w:rsidP="00780FAD"/>
        </w:tc>
        <w:tc>
          <w:tcPr>
            <w:tcW w:w="2474" w:type="dxa"/>
          </w:tcPr>
          <w:p w14:paraId="124DBC16" w14:textId="77777777" w:rsidR="00780FAD" w:rsidRDefault="004B15F3" w:rsidP="00780FAD">
            <w:r>
              <w:t>schema:</w:t>
            </w:r>
            <w:r w:rsidR="00780FAD">
              <w:t>address</w:t>
            </w:r>
          </w:p>
        </w:tc>
        <w:tc>
          <w:tcPr>
            <w:tcW w:w="4594" w:type="dxa"/>
          </w:tcPr>
          <w:p w14:paraId="4B3550A3" w14:textId="77777777" w:rsidR="00780FAD" w:rsidRDefault="00780FAD" w:rsidP="00780FAD">
            <w:r>
              <w:t xml:space="preserve">only </w:t>
            </w:r>
            <w:r w:rsidR="004B15F3">
              <w:t>schema:Postal</w:t>
            </w:r>
            <w:r>
              <w:t>Address</w:t>
            </w:r>
          </w:p>
        </w:tc>
      </w:tr>
      <w:tr w:rsidR="00662AF4" w14:paraId="683EFBA4" w14:textId="77777777" w:rsidTr="00082A66">
        <w:trPr>
          <w:cantSplit/>
        </w:trPr>
        <w:tc>
          <w:tcPr>
            <w:tcW w:w="2508" w:type="dxa"/>
            <w:vMerge w:val="restart"/>
          </w:tcPr>
          <w:p w14:paraId="1AE6F08D" w14:textId="77777777" w:rsidR="00662AF4" w:rsidRDefault="00662AF4" w:rsidP="00662AF4">
            <w:r>
              <w:t>tove:OrganizationAgent</w:t>
            </w:r>
          </w:p>
        </w:tc>
        <w:tc>
          <w:tcPr>
            <w:tcW w:w="2474" w:type="dxa"/>
          </w:tcPr>
          <w:p w14:paraId="28A712F0" w14:textId="77777777" w:rsidR="00662AF4" w:rsidRDefault="00662AF4" w:rsidP="00662AF4">
            <w:r>
              <w:t>tove:member_of</w:t>
            </w:r>
          </w:p>
        </w:tc>
        <w:tc>
          <w:tcPr>
            <w:tcW w:w="4594" w:type="dxa"/>
          </w:tcPr>
          <w:p w14:paraId="2C8E4021" w14:textId="77777777" w:rsidR="00662AF4" w:rsidRDefault="00662AF4" w:rsidP="00662AF4">
            <w:r>
              <w:t>only tove:Division</w:t>
            </w:r>
          </w:p>
        </w:tc>
      </w:tr>
      <w:tr w:rsidR="00662AF4" w14:paraId="46598B13" w14:textId="77777777" w:rsidTr="00082A66">
        <w:trPr>
          <w:cantSplit/>
        </w:trPr>
        <w:tc>
          <w:tcPr>
            <w:tcW w:w="2508" w:type="dxa"/>
            <w:vMerge/>
          </w:tcPr>
          <w:p w14:paraId="5348B19F" w14:textId="77777777" w:rsidR="00662AF4" w:rsidRDefault="00662AF4" w:rsidP="00662AF4"/>
        </w:tc>
        <w:tc>
          <w:tcPr>
            <w:tcW w:w="2474" w:type="dxa"/>
          </w:tcPr>
          <w:p w14:paraId="26D301F2" w14:textId="77777777" w:rsidR="00662AF4" w:rsidRDefault="00662AF4" w:rsidP="00662AF4">
            <w:r>
              <w:t>tove:plays</w:t>
            </w:r>
          </w:p>
        </w:tc>
        <w:tc>
          <w:tcPr>
            <w:tcW w:w="4594" w:type="dxa"/>
          </w:tcPr>
          <w:p w14:paraId="07FE6AF2" w14:textId="77777777" w:rsidR="00662AF4" w:rsidRDefault="00662AF4" w:rsidP="00662AF4">
            <w:r>
              <w:t>only  tove:Role</w:t>
            </w:r>
          </w:p>
        </w:tc>
      </w:tr>
      <w:tr w:rsidR="00662AF4" w14:paraId="6A01104A" w14:textId="77777777" w:rsidTr="00082A66">
        <w:trPr>
          <w:cantSplit/>
        </w:trPr>
        <w:tc>
          <w:tcPr>
            <w:tcW w:w="2508" w:type="dxa"/>
            <w:vMerge/>
          </w:tcPr>
          <w:p w14:paraId="7439247A" w14:textId="77777777" w:rsidR="00662AF4" w:rsidRDefault="00662AF4" w:rsidP="00662AF4"/>
        </w:tc>
        <w:tc>
          <w:tcPr>
            <w:tcW w:w="2474" w:type="dxa"/>
          </w:tcPr>
          <w:p w14:paraId="4F394E96" w14:textId="77777777" w:rsidR="00662AF4" w:rsidRDefault="00662AF4" w:rsidP="00662AF4">
            <w:r>
              <w:t>tove:has_goal</w:t>
            </w:r>
          </w:p>
        </w:tc>
        <w:tc>
          <w:tcPr>
            <w:tcW w:w="4594" w:type="dxa"/>
          </w:tcPr>
          <w:p w14:paraId="6488AA7B" w14:textId="77777777" w:rsidR="00662AF4" w:rsidRDefault="00662AF4" w:rsidP="00662AF4">
            <w:r>
              <w:t>only tove:Goal</w:t>
            </w:r>
          </w:p>
        </w:tc>
      </w:tr>
      <w:tr w:rsidR="00662AF4" w14:paraId="388A9796" w14:textId="77777777" w:rsidTr="00082A66">
        <w:trPr>
          <w:cantSplit/>
        </w:trPr>
        <w:tc>
          <w:tcPr>
            <w:tcW w:w="2508" w:type="dxa"/>
            <w:vMerge/>
          </w:tcPr>
          <w:p w14:paraId="45DADE65" w14:textId="77777777" w:rsidR="00662AF4" w:rsidRDefault="00662AF4" w:rsidP="00662AF4"/>
        </w:tc>
        <w:tc>
          <w:tcPr>
            <w:tcW w:w="2474" w:type="dxa"/>
          </w:tcPr>
          <w:p w14:paraId="789297AA" w14:textId="77777777" w:rsidR="00662AF4" w:rsidRDefault="00662AF4" w:rsidP="00662AF4">
            <w:r>
              <w:t>tove:has_authority</w:t>
            </w:r>
          </w:p>
        </w:tc>
        <w:tc>
          <w:tcPr>
            <w:tcW w:w="4594" w:type="dxa"/>
          </w:tcPr>
          <w:p w14:paraId="2AD13FD5" w14:textId="77777777" w:rsidR="00662AF4" w:rsidRDefault="00662AF4" w:rsidP="00662AF4">
            <w:r>
              <w:t>only tove:Authority</w:t>
            </w:r>
          </w:p>
        </w:tc>
      </w:tr>
      <w:tr w:rsidR="00662AF4" w14:paraId="36BB6880" w14:textId="77777777" w:rsidTr="00082A66">
        <w:trPr>
          <w:cantSplit/>
        </w:trPr>
        <w:tc>
          <w:tcPr>
            <w:tcW w:w="2508" w:type="dxa"/>
            <w:vMerge w:val="restart"/>
          </w:tcPr>
          <w:p w14:paraId="37E61ABA" w14:textId="77777777" w:rsidR="00662AF4" w:rsidRDefault="00662AF4" w:rsidP="00662AF4">
            <w:r>
              <w:t>Employee</w:t>
            </w:r>
          </w:p>
        </w:tc>
        <w:tc>
          <w:tcPr>
            <w:tcW w:w="2474" w:type="dxa"/>
          </w:tcPr>
          <w:p w14:paraId="119C251E" w14:textId="77777777" w:rsidR="00662AF4" w:rsidRDefault="00662AF4" w:rsidP="00662AF4">
            <w:r>
              <w:t>subclassOf</w:t>
            </w:r>
          </w:p>
        </w:tc>
        <w:tc>
          <w:tcPr>
            <w:tcW w:w="4594" w:type="dxa"/>
          </w:tcPr>
          <w:p w14:paraId="2E48B7AE" w14:textId="77777777" w:rsidR="00662AF4" w:rsidRDefault="00662AF4" w:rsidP="00662AF4">
            <w:r>
              <w:t>tove:OrganizationAgent</w:t>
            </w:r>
          </w:p>
        </w:tc>
      </w:tr>
      <w:tr w:rsidR="00662AF4" w14:paraId="1E168887" w14:textId="77777777" w:rsidTr="00082A66">
        <w:trPr>
          <w:cantSplit/>
        </w:trPr>
        <w:tc>
          <w:tcPr>
            <w:tcW w:w="2508" w:type="dxa"/>
            <w:vMerge/>
          </w:tcPr>
          <w:p w14:paraId="4EA4CB9E" w14:textId="77777777" w:rsidR="00662AF4" w:rsidRDefault="00662AF4" w:rsidP="00662AF4"/>
        </w:tc>
        <w:tc>
          <w:tcPr>
            <w:tcW w:w="2474" w:type="dxa"/>
          </w:tcPr>
          <w:p w14:paraId="2324536D" w14:textId="77777777" w:rsidR="00662AF4" w:rsidRDefault="00662AF4" w:rsidP="00662AF4">
            <w:r>
              <w:t>employedAs</w:t>
            </w:r>
          </w:p>
        </w:tc>
        <w:tc>
          <w:tcPr>
            <w:tcW w:w="4594" w:type="dxa"/>
          </w:tcPr>
          <w:p w14:paraId="43A14D12" w14:textId="77777777" w:rsidR="00662AF4" w:rsidRDefault="00662AF4" w:rsidP="00662AF4">
            <w:r>
              <w:t>some Occupation</w:t>
            </w:r>
          </w:p>
        </w:tc>
      </w:tr>
      <w:tr w:rsidR="00662AF4" w14:paraId="4B648F63" w14:textId="77777777" w:rsidTr="00082A66">
        <w:trPr>
          <w:cantSplit/>
        </w:trPr>
        <w:tc>
          <w:tcPr>
            <w:tcW w:w="2508" w:type="dxa"/>
            <w:vMerge/>
          </w:tcPr>
          <w:p w14:paraId="6180667A" w14:textId="77777777" w:rsidR="00662AF4" w:rsidRDefault="00662AF4" w:rsidP="00662AF4"/>
        </w:tc>
        <w:tc>
          <w:tcPr>
            <w:tcW w:w="2474" w:type="dxa"/>
          </w:tcPr>
          <w:p w14:paraId="15E84272" w14:textId="77777777" w:rsidR="00662AF4" w:rsidRDefault="00662AF4" w:rsidP="00662AF4">
            <w:r>
              <w:t>hasPay</w:t>
            </w:r>
          </w:p>
        </w:tc>
        <w:tc>
          <w:tcPr>
            <w:tcW w:w="4594" w:type="dxa"/>
          </w:tcPr>
          <w:p w14:paraId="0A49C704" w14:textId="77777777" w:rsidR="00662AF4" w:rsidRDefault="00662AF4" w:rsidP="00662AF4">
            <w:r>
              <w:t>some Wage or Salary</w:t>
            </w:r>
          </w:p>
        </w:tc>
      </w:tr>
      <w:tr w:rsidR="00662AF4" w14:paraId="77B811CE" w14:textId="77777777" w:rsidTr="00082A66">
        <w:trPr>
          <w:cantSplit/>
        </w:trPr>
        <w:tc>
          <w:tcPr>
            <w:tcW w:w="2508" w:type="dxa"/>
            <w:vMerge/>
          </w:tcPr>
          <w:p w14:paraId="6BDDA5E0" w14:textId="77777777" w:rsidR="00662AF4" w:rsidRDefault="00662AF4" w:rsidP="00662AF4"/>
        </w:tc>
        <w:tc>
          <w:tcPr>
            <w:tcW w:w="2474" w:type="dxa"/>
          </w:tcPr>
          <w:p w14:paraId="31316535" w14:textId="77777777" w:rsidR="00662AF4" w:rsidRDefault="00662AF4" w:rsidP="00662AF4">
            <w:r>
              <w:t>worksAt</w:t>
            </w:r>
          </w:p>
        </w:tc>
        <w:tc>
          <w:tcPr>
            <w:tcW w:w="4594" w:type="dxa"/>
          </w:tcPr>
          <w:p w14:paraId="4F046C35" w14:textId="77777777" w:rsidR="00662AF4" w:rsidRDefault="00662AF4" w:rsidP="00662AF4">
            <w:r>
              <w:t>some spatial_loc:SpatialFeature</w:t>
            </w:r>
          </w:p>
        </w:tc>
      </w:tr>
      <w:tr w:rsidR="00662AF4" w14:paraId="398E58D2" w14:textId="77777777" w:rsidTr="00082A66">
        <w:trPr>
          <w:cantSplit/>
        </w:trPr>
        <w:tc>
          <w:tcPr>
            <w:tcW w:w="2508" w:type="dxa"/>
            <w:vMerge w:val="restart"/>
          </w:tcPr>
          <w:p w14:paraId="6B9002E5" w14:textId="77777777" w:rsidR="00662AF4" w:rsidRDefault="00662AF4" w:rsidP="00662AF4">
            <w:r>
              <w:t>Wage</w:t>
            </w:r>
          </w:p>
        </w:tc>
        <w:tc>
          <w:tcPr>
            <w:tcW w:w="2474" w:type="dxa"/>
          </w:tcPr>
          <w:p w14:paraId="0ECBFD29" w14:textId="77777777" w:rsidR="00662AF4" w:rsidRDefault="00662AF4" w:rsidP="00662AF4">
            <w:r>
              <w:t>hourlyPay</w:t>
            </w:r>
          </w:p>
        </w:tc>
        <w:tc>
          <w:tcPr>
            <w:tcW w:w="4594" w:type="dxa"/>
          </w:tcPr>
          <w:p w14:paraId="42BBCC03" w14:textId="77777777" w:rsidR="00662AF4" w:rsidRDefault="00662AF4" w:rsidP="00662AF4">
            <w:r>
              <w:t>exactly 1 monetary:MonetaryValue</w:t>
            </w:r>
          </w:p>
        </w:tc>
      </w:tr>
      <w:tr w:rsidR="00662AF4" w14:paraId="3D7ADABE" w14:textId="77777777" w:rsidTr="00082A66">
        <w:trPr>
          <w:cantSplit/>
        </w:trPr>
        <w:tc>
          <w:tcPr>
            <w:tcW w:w="2508" w:type="dxa"/>
            <w:vMerge/>
          </w:tcPr>
          <w:p w14:paraId="24F23FF1" w14:textId="77777777" w:rsidR="00662AF4" w:rsidRDefault="00662AF4" w:rsidP="00662AF4"/>
        </w:tc>
        <w:tc>
          <w:tcPr>
            <w:tcW w:w="2474" w:type="dxa"/>
          </w:tcPr>
          <w:p w14:paraId="7C8BB73F" w14:textId="77777777" w:rsidR="00662AF4" w:rsidRDefault="00662AF4" w:rsidP="00662AF4">
            <w:r>
              <w:t>overtimePay</w:t>
            </w:r>
          </w:p>
        </w:tc>
        <w:tc>
          <w:tcPr>
            <w:tcW w:w="4594" w:type="dxa"/>
          </w:tcPr>
          <w:p w14:paraId="1701DCA8" w14:textId="77777777" w:rsidR="00662AF4" w:rsidRDefault="00662AF4" w:rsidP="00662AF4">
            <w:r>
              <w:t>only  monetary:MonetaryValue</w:t>
            </w:r>
          </w:p>
        </w:tc>
      </w:tr>
      <w:tr w:rsidR="00662AF4" w14:paraId="267D6AF1" w14:textId="77777777" w:rsidTr="00082A66">
        <w:trPr>
          <w:cantSplit/>
        </w:trPr>
        <w:tc>
          <w:tcPr>
            <w:tcW w:w="2508" w:type="dxa"/>
          </w:tcPr>
          <w:p w14:paraId="2D269054" w14:textId="77777777" w:rsidR="00662AF4" w:rsidRDefault="00662AF4" w:rsidP="00662AF4">
            <w:r>
              <w:lastRenderedPageBreak/>
              <w:t>Salary</w:t>
            </w:r>
          </w:p>
        </w:tc>
        <w:tc>
          <w:tcPr>
            <w:tcW w:w="2474" w:type="dxa"/>
          </w:tcPr>
          <w:p w14:paraId="3B7BB02C" w14:textId="77777777" w:rsidR="00662AF4" w:rsidRDefault="00662AF4" w:rsidP="00662AF4">
            <w:r>
              <w:t>hasAnnualPay</w:t>
            </w:r>
          </w:p>
        </w:tc>
        <w:tc>
          <w:tcPr>
            <w:tcW w:w="4594" w:type="dxa"/>
          </w:tcPr>
          <w:p w14:paraId="132250AB" w14:textId="77777777" w:rsidR="00662AF4" w:rsidRDefault="00662AF4" w:rsidP="00662AF4">
            <w:r>
              <w:t>exactly 1  monetary:MonetaryValue</w:t>
            </w:r>
          </w:p>
        </w:tc>
      </w:tr>
      <w:tr w:rsidR="00F901B1" w14:paraId="20F79FC6" w14:textId="77777777" w:rsidTr="00082A66">
        <w:trPr>
          <w:cantSplit/>
        </w:trPr>
        <w:tc>
          <w:tcPr>
            <w:tcW w:w="2508" w:type="dxa"/>
          </w:tcPr>
          <w:p w14:paraId="347C6995" w14:textId="77777777" w:rsidR="00F901B1" w:rsidRDefault="00F901B1" w:rsidP="00662AF4">
            <w:r>
              <w:t>tove:Activity</w:t>
            </w:r>
          </w:p>
        </w:tc>
        <w:tc>
          <w:tcPr>
            <w:tcW w:w="2474" w:type="dxa"/>
          </w:tcPr>
          <w:p w14:paraId="23EB3E4A" w14:textId="77777777" w:rsidR="00F901B1" w:rsidRDefault="00F901B1" w:rsidP="00662AF4">
            <w:r>
              <w:t>equivalentClass</w:t>
            </w:r>
          </w:p>
        </w:tc>
        <w:tc>
          <w:tcPr>
            <w:tcW w:w="4594" w:type="dxa"/>
          </w:tcPr>
          <w:p w14:paraId="12C16976" w14:textId="77777777" w:rsidR="00F901B1" w:rsidRDefault="00F901B1" w:rsidP="00662AF4">
            <w:r>
              <w:t>activity:Activity</w:t>
            </w:r>
          </w:p>
        </w:tc>
      </w:tr>
      <w:tr w:rsidR="00F901B1" w14:paraId="69B077D5" w14:textId="77777777" w:rsidTr="00082A66">
        <w:trPr>
          <w:cantSplit/>
        </w:trPr>
        <w:tc>
          <w:tcPr>
            <w:tcW w:w="2508" w:type="dxa"/>
          </w:tcPr>
          <w:p w14:paraId="56B9227B" w14:textId="77777777" w:rsidR="00F901B1" w:rsidRDefault="00F901B1" w:rsidP="00662AF4">
            <w:r>
              <w:t>tove:Resource</w:t>
            </w:r>
          </w:p>
        </w:tc>
        <w:tc>
          <w:tcPr>
            <w:tcW w:w="2474" w:type="dxa"/>
          </w:tcPr>
          <w:p w14:paraId="176CA154" w14:textId="77777777" w:rsidR="00F901B1" w:rsidRDefault="00F901B1" w:rsidP="00662AF4">
            <w:r>
              <w:t>equivalentClass</w:t>
            </w:r>
          </w:p>
        </w:tc>
        <w:tc>
          <w:tcPr>
            <w:tcW w:w="4594" w:type="dxa"/>
          </w:tcPr>
          <w:p w14:paraId="3D75C26C" w14:textId="77777777" w:rsidR="00F901B1" w:rsidRDefault="00F901B1" w:rsidP="00662AF4">
            <w:r>
              <w:t>resource:Resource</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77777777" w:rsidR="004B15F3" w:rsidRDefault="004B15F3" w:rsidP="009E4A69">
      <w:pPr>
        <w:pStyle w:val="ListParagraph"/>
      </w:pPr>
      <w:r>
        <w:t>schema.org (vocabulary)</w:t>
      </w:r>
    </w:p>
    <w:p w14:paraId="0745ADF0" w14:textId="77777777" w:rsidR="00D01F8A" w:rsidRDefault="00D01F8A" w:rsidP="00EA354A">
      <w:pPr>
        <w:pStyle w:val="Heading2"/>
      </w:pPr>
      <w:bookmarkStart w:id="95" w:name="_Toc523308981"/>
      <w:r>
        <w:t>Building Ontology</w:t>
      </w:r>
      <w:bookmarkEnd w:id="9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lastRenderedPageBreak/>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6" w:name="_Toc523308982"/>
      <w:r>
        <w:t>Vehicle Ontology</w:t>
      </w:r>
      <w:bookmarkEnd w:id="9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7" w:name="_Toc523308983"/>
      <w:r>
        <w:t>Transportation System Ontology</w:t>
      </w:r>
      <w:bookmarkEnd w:id="9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 xml:space="preserve">relationship that should be captured rather </w:t>
      </w:r>
      <w:r>
        <w:lastRenderedPageBreak/>
        <w:t>than conflating the conce</w:t>
      </w:r>
      <w:r w:rsidR="00531707">
        <w:t>pts</w:t>
      </w:r>
      <w:r>
        <w:t>. For example, there is nothing to stop a vehicle from going the wrong way on a road, except for the flow of traffic that is imposed on the system (</w:t>
      </w:r>
      <w:r w:rsidR="007C1354">
        <w:t xml:space="preserve">and </w:t>
      </w:r>
      <w:r>
        <w:t>these 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lastRenderedPageBreak/>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lastRenderedPageBreak/>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It may have some owner and is accessed by some Node. In the future, it may be useful to extend this class and relate it to 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8" w:author="Megan Katsumi" w:date="2018-11-14T08:39:00Z">
              <w:r>
                <w:t>LoopDetector</w:t>
              </w:r>
            </w:ins>
          </w:p>
        </w:tc>
        <w:tc>
          <w:tcPr>
            <w:tcW w:w="2446" w:type="dxa"/>
          </w:tcPr>
          <w:p w14:paraId="39B665CE" w14:textId="768C97D5" w:rsidR="001020C5" w:rsidRDefault="001020C5" w:rsidP="00272044">
            <w:ins w:id="99" w:author="Megan Katsumi" w:date="2018-11-14T09:12:00Z">
              <w:r>
                <w:t>sosa:</w:t>
              </w:r>
            </w:ins>
            <w:ins w:id="100" w:author="Megan Katsumi" w:date="2018-11-14T10:30:00Z">
              <w:r>
                <w:t>detects</w:t>
              </w:r>
            </w:ins>
          </w:p>
        </w:tc>
        <w:tc>
          <w:tcPr>
            <w:tcW w:w="4399" w:type="dxa"/>
          </w:tcPr>
          <w:p w14:paraId="256C6CC0" w14:textId="2E4DF2A3" w:rsidR="001020C5" w:rsidRDefault="001020C5" w:rsidP="00272044">
            <w:pPr>
              <w:tabs>
                <w:tab w:val="center" w:pos="2335"/>
              </w:tabs>
            </w:pPr>
            <w:ins w:id="101"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102" w:author="Megan Katsumi" w:date="2018-11-14T10:30:00Z">
              <w:r>
                <w:t>sosa:observes</w:t>
              </w:r>
            </w:ins>
          </w:p>
        </w:tc>
        <w:tc>
          <w:tcPr>
            <w:tcW w:w="4399" w:type="dxa"/>
          </w:tcPr>
          <w:p w14:paraId="34D9286A" w14:textId="443F730D" w:rsidR="001020C5" w:rsidRDefault="001020C5" w:rsidP="00272044">
            <w:pPr>
              <w:tabs>
                <w:tab w:val="center" w:pos="2335"/>
              </w:tabs>
            </w:pPr>
            <w:ins w:id="103"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4" w:author="Megan Katsumi" w:date="2018-11-14T10:32:00Z">
              <w:r>
                <w:t>sosa:observes</w:t>
              </w:r>
            </w:ins>
          </w:p>
        </w:tc>
        <w:tc>
          <w:tcPr>
            <w:tcW w:w="4399" w:type="dxa"/>
          </w:tcPr>
          <w:p w14:paraId="45D6BFE2" w14:textId="6B215E2F" w:rsidR="001020C5" w:rsidRDefault="001020C5" w:rsidP="00272044">
            <w:pPr>
              <w:tabs>
                <w:tab w:val="center" w:pos="2335"/>
              </w:tabs>
            </w:pPr>
            <w:ins w:id="105"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6" w:author="Megan Katsumi" w:date="2018-11-14T10:32:00Z">
              <w:r>
                <w:t>sosa:observes</w:t>
              </w:r>
            </w:ins>
          </w:p>
        </w:tc>
        <w:tc>
          <w:tcPr>
            <w:tcW w:w="4399" w:type="dxa"/>
          </w:tcPr>
          <w:p w14:paraId="6B904044" w14:textId="4B4711CD" w:rsidR="001020C5" w:rsidRDefault="001020C5" w:rsidP="00272044">
            <w:pPr>
              <w:tabs>
                <w:tab w:val="center" w:pos="2335"/>
              </w:tabs>
            </w:pPr>
            <w:ins w:id="107" w:author="Megan Katsumi" w:date="2018-11-14T10:32:00Z">
              <w:r>
                <w:t>{</w:t>
              </w:r>
            </w:ins>
            <w:ins w:id="108" w:author="Megan Katsumi" w:date="2018-11-14T10:33:00Z">
              <w:r>
                <w:t>mean_</w:t>
              </w:r>
            </w:ins>
            <w:ins w:id="109" w:author="Megan Katsumi" w:date="2018-11-14T11:14:00Z">
              <w:r>
                <w:t>travel_</w:t>
              </w:r>
            </w:ins>
            <w:ins w:id="110"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11" w:author="Megan Katsumi" w:date="2018-11-14T09:25:00Z">
              <w:r>
                <w:t>sosa:madeObservation</w:t>
              </w:r>
            </w:ins>
          </w:p>
        </w:tc>
        <w:tc>
          <w:tcPr>
            <w:tcW w:w="4399" w:type="dxa"/>
          </w:tcPr>
          <w:p w14:paraId="0EBFD551" w14:textId="3211FBD3" w:rsidR="001020C5" w:rsidRDefault="001020C5" w:rsidP="00272044">
            <w:pPr>
              <w:tabs>
                <w:tab w:val="center" w:pos="2335"/>
              </w:tabs>
            </w:pPr>
            <w:ins w:id="112" w:author="Megan Katsumi" w:date="2018-11-14T09:25:00Z">
              <w:r>
                <w:t>only (sosa:Observation and sosa:hasFeatureOfInterest</w:t>
              </w:r>
            </w:ins>
            <w:ins w:id="113" w:author="Megan Katsumi" w:date="2018-11-14T09:26:00Z">
              <w:r>
                <w:t xml:space="preserve"> only transport:</w:t>
              </w:r>
            </w:ins>
            <w:ins w:id="114" w:author="Megan Katsumi" w:date="2018-11-14T10:27:00Z">
              <w:r>
                <w:t>Arc</w:t>
              </w:r>
            </w:ins>
            <w:ins w:id="115" w:author="Megan Katsumi" w:date="2018-11-14T10:35:00Z">
              <w:r>
                <w:t xml:space="preserve"> and sosa:</w:t>
              </w:r>
            </w:ins>
            <w:ins w:id="116" w:author="Megan Katsumi" w:date="2018-11-14T12:23:00Z">
              <w:r>
                <w:t>wasO</w:t>
              </w:r>
            </w:ins>
            <w:ins w:id="117" w:author="Megan Katsumi" w:date="2018-11-14T10:35:00Z">
              <w:r>
                <w:t>riginatedBy {vehicle</w:t>
              </w:r>
            </w:ins>
            <w:ins w:id="118"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9"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20"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21"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2"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3" w:author="Megan Katsumi" w:date="2018-11-14T10:32:00Z">
              <w:r w:rsidRPr="009C34EF">
                <w:t>{</w:t>
              </w:r>
            </w:ins>
            <w:ins w:id="124" w:author="Megan Katsumi" w:date="2018-11-14T10:33:00Z">
              <w:r w:rsidRPr="009C34EF">
                <w:t>mean_</w:t>
              </w:r>
            </w:ins>
            <w:ins w:id="125" w:author="Megan Katsumi" w:date="2018-11-14T11:14:00Z">
              <w:r w:rsidRPr="009C34EF">
                <w:t>travel_</w:t>
              </w:r>
            </w:ins>
            <w:ins w:id="126"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7" w:name="_Toc523308984"/>
      <w:r>
        <w:t xml:space="preserve">Travel </w:t>
      </w:r>
      <w:r w:rsidR="00E91E39">
        <w:t>Costs</w:t>
      </w:r>
      <w:bookmarkEnd w:id="12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lastRenderedPageBreak/>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only vehicle:Mode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8" w:name="_Toc523308985"/>
      <w:r>
        <w:t>Parking Ontology</w:t>
      </w:r>
      <w:bookmarkEnd w:id="12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394A9163"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FB5BA5">
        <w:br/>
        <w:t>A Parking Area may be associated with some Building or Organization,…</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5631DB" w:rsidRDefault="00C6591B" w:rsidP="009E4A69">
      <w:pPr>
        <w:pStyle w:val="ListParagraph"/>
        <w:rPr>
          <w:highlight w:val="yellow"/>
        </w:rPr>
      </w:pPr>
      <w:r w:rsidRPr="005631DB">
        <w:rPr>
          <w:highlight w:val="yellow"/>
        </w:rPr>
        <w:lastRenderedPageBreak/>
        <w:t xml:space="preserve">A Parking </w:t>
      </w:r>
      <w:r w:rsidR="006A26AB">
        <w:rPr>
          <w:highlight w:val="yellow"/>
        </w:rPr>
        <w:t>Facility</w:t>
      </w:r>
      <w:r w:rsidRPr="005631DB">
        <w:rPr>
          <w:highlight w:val="yellow"/>
        </w:rPr>
        <w:t xml:space="preserve"> is a parking area that is not </w:t>
      </w:r>
      <w:r w:rsidR="005631DB" w:rsidRPr="005631DB">
        <w:rPr>
          <w:highlight w:val="yellow"/>
        </w:rPr>
        <w:t xml:space="preserve">contained by any other parking area. A Parking </w:t>
      </w:r>
      <w:r w:rsidR="006A26AB">
        <w:rPr>
          <w:highlight w:val="yellow"/>
        </w:rPr>
        <w:t>Facility</w:t>
      </w:r>
      <w:r w:rsidR="005631DB" w:rsidRPr="005631DB">
        <w:rPr>
          <w:highlight w:val="yellow"/>
        </w:rPr>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658384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C30191" w14:paraId="5EC75941" w14:textId="77777777" w:rsidTr="0040449F">
        <w:trPr>
          <w:cantSplit/>
        </w:trPr>
        <w:tc>
          <w:tcPr>
            <w:tcW w:w="2003" w:type="dxa"/>
            <w:vMerge w:val="restart"/>
          </w:tcPr>
          <w:p w14:paraId="4C8050FC" w14:textId="77777777" w:rsidR="00C30191" w:rsidRDefault="00C30191" w:rsidP="00C861C8">
            <w:r>
              <w:t>ParkingArea</w:t>
            </w:r>
          </w:p>
        </w:tc>
        <w:tc>
          <w:tcPr>
            <w:tcW w:w="3549" w:type="dxa"/>
          </w:tcPr>
          <w:p w14:paraId="71AFA358" w14:textId="77777777" w:rsidR="00C30191" w:rsidRDefault="00C30191" w:rsidP="00C861C8">
            <w:r>
              <w:t>subclassOf</w:t>
            </w:r>
          </w:p>
        </w:tc>
        <w:tc>
          <w:tcPr>
            <w:tcW w:w="3798" w:type="dxa"/>
          </w:tcPr>
          <w:p w14:paraId="7A1A51F7" w14:textId="77777777" w:rsidR="00C30191" w:rsidRDefault="00C30191" w:rsidP="00C861C8">
            <w:r>
              <w:t>change:Manifestation</w:t>
            </w:r>
          </w:p>
        </w:tc>
      </w:tr>
      <w:tr w:rsidR="00C30191" w14:paraId="11BA226C" w14:textId="77777777" w:rsidTr="0040449F">
        <w:trPr>
          <w:cantSplit/>
        </w:trPr>
        <w:tc>
          <w:tcPr>
            <w:tcW w:w="2003" w:type="dxa"/>
            <w:vMerge/>
          </w:tcPr>
          <w:p w14:paraId="20B7FB71" w14:textId="77777777" w:rsidR="00C30191" w:rsidRDefault="00C30191" w:rsidP="00C861C8"/>
        </w:tc>
        <w:tc>
          <w:tcPr>
            <w:tcW w:w="3549" w:type="dxa"/>
          </w:tcPr>
          <w:p w14:paraId="4D35D5F2" w14:textId="77777777" w:rsidR="00C30191" w:rsidRDefault="00C30191" w:rsidP="00C861C8">
            <w:r>
              <w:t>equivalentClass</w:t>
            </w:r>
          </w:p>
        </w:tc>
        <w:tc>
          <w:tcPr>
            <w:tcW w:w="3798" w:type="dxa"/>
          </w:tcPr>
          <w:p w14:paraId="255D9216" w14:textId="77777777" w:rsidR="00C30191" w:rsidRDefault="00C30191" w:rsidP="00C861C8">
            <w:r>
              <w:t>change:manifestationOf some ParkingAreaPD and  change:manifestationOf only ParkingAreaPD</w:t>
            </w:r>
          </w:p>
        </w:tc>
      </w:tr>
      <w:tr w:rsidR="00C30191" w14:paraId="3D3D779E" w14:textId="77777777" w:rsidTr="0040449F">
        <w:trPr>
          <w:cantSplit/>
        </w:trPr>
        <w:tc>
          <w:tcPr>
            <w:tcW w:w="2003" w:type="dxa"/>
            <w:vMerge/>
          </w:tcPr>
          <w:p w14:paraId="2CC74734" w14:textId="77777777" w:rsidR="00C30191" w:rsidRDefault="00C30191" w:rsidP="00C861C8"/>
        </w:tc>
        <w:tc>
          <w:tcPr>
            <w:tcW w:w="3549" w:type="dxa"/>
          </w:tcPr>
          <w:p w14:paraId="740351AE" w14:textId="77777777" w:rsidR="00C30191" w:rsidRDefault="00C30191" w:rsidP="00C861C8">
            <w:r>
              <w:t>change:existsAt</w:t>
            </w:r>
          </w:p>
        </w:tc>
        <w:tc>
          <w:tcPr>
            <w:tcW w:w="3798" w:type="dxa"/>
          </w:tcPr>
          <w:p w14:paraId="3E617E77" w14:textId="77777777" w:rsidR="00C30191" w:rsidRDefault="00C30191" w:rsidP="00C861C8">
            <w:r>
              <w:t>exactly 1  time:TemporalEntity</w:t>
            </w:r>
          </w:p>
        </w:tc>
      </w:tr>
      <w:tr w:rsidR="00C30191" w14:paraId="163A9AD0" w14:textId="77777777" w:rsidTr="0040449F">
        <w:trPr>
          <w:cantSplit/>
        </w:trPr>
        <w:tc>
          <w:tcPr>
            <w:tcW w:w="2003" w:type="dxa"/>
            <w:vMerge/>
          </w:tcPr>
          <w:p w14:paraId="7A22C0D0" w14:textId="77777777" w:rsidR="00C30191" w:rsidRDefault="00C30191" w:rsidP="00C861C8"/>
        </w:tc>
        <w:tc>
          <w:tcPr>
            <w:tcW w:w="3549" w:type="dxa"/>
          </w:tcPr>
          <w:p w14:paraId="224BD24B" w14:textId="77777777" w:rsidR="00C30191" w:rsidRDefault="00C30191" w:rsidP="00C861C8">
            <w:r>
              <w:t>mereology:hasProperPart</w:t>
            </w:r>
          </w:p>
        </w:tc>
        <w:tc>
          <w:tcPr>
            <w:tcW w:w="3798" w:type="dxa"/>
          </w:tcPr>
          <w:p w14:paraId="51CF3BEC" w14:textId="77777777" w:rsidR="00C30191" w:rsidRDefault="00C30191" w:rsidP="00C861C8">
            <w:r>
              <w:t>only ParkingArea</w:t>
            </w:r>
          </w:p>
        </w:tc>
      </w:tr>
      <w:tr w:rsidR="00C30191" w14:paraId="50FBF965" w14:textId="77777777" w:rsidTr="0040449F">
        <w:trPr>
          <w:cantSplit/>
        </w:trPr>
        <w:tc>
          <w:tcPr>
            <w:tcW w:w="2003" w:type="dxa"/>
            <w:vMerge/>
          </w:tcPr>
          <w:p w14:paraId="7E60B349" w14:textId="77777777" w:rsidR="00C30191" w:rsidRDefault="00C30191" w:rsidP="00C861C8"/>
        </w:tc>
        <w:tc>
          <w:tcPr>
            <w:tcW w:w="3549" w:type="dxa"/>
          </w:tcPr>
          <w:p w14:paraId="5ECAF998" w14:textId="260EECC5" w:rsidR="00C30191" w:rsidRDefault="00C30191" w:rsidP="00C861C8">
            <w:r>
              <w:t>hasVehicleCapacity</w:t>
            </w:r>
          </w:p>
        </w:tc>
        <w:tc>
          <w:tcPr>
            <w:tcW w:w="3798" w:type="dxa"/>
          </w:tcPr>
          <w:p w14:paraId="2BD622A6" w14:textId="0E16232B" w:rsidR="00C30191" w:rsidRDefault="00C30191" w:rsidP="00C861C8">
            <w:r>
              <w:t>only (CapacitySize and gci:cardinality_of only (gci:defined_by only Vehicle))</w:t>
            </w:r>
          </w:p>
        </w:tc>
      </w:tr>
      <w:tr w:rsidR="00C30191" w14:paraId="32775CC7" w14:textId="77777777" w:rsidTr="0040449F">
        <w:trPr>
          <w:cantSplit/>
        </w:trPr>
        <w:tc>
          <w:tcPr>
            <w:tcW w:w="2003" w:type="dxa"/>
            <w:vMerge/>
          </w:tcPr>
          <w:p w14:paraId="6151DB60" w14:textId="77777777" w:rsidR="00C30191" w:rsidRDefault="00C30191" w:rsidP="00C861C8"/>
        </w:tc>
        <w:tc>
          <w:tcPr>
            <w:tcW w:w="3549" w:type="dxa"/>
          </w:tcPr>
          <w:p w14:paraId="1C59EC76" w14:textId="77777777" w:rsidR="00C30191" w:rsidRDefault="00C30191" w:rsidP="00C861C8">
            <w:r>
              <w:t>hasParkingPolicy</w:t>
            </w:r>
          </w:p>
        </w:tc>
        <w:tc>
          <w:tcPr>
            <w:tcW w:w="3798" w:type="dxa"/>
          </w:tcPr>
          <w:p w14:paraId="40D124A3" w14:textId="77777777" w:rsidR="00C30191" w:rsidRDefault="00C30191" w:rsidP="00C861C8">
            <w:r>
              <w:t>only ParkingPolicy</w:t>
            </w:r>
          </w:p>
        </w:tc>
      </w:tr>
      <w:tr w:rsidR="00C30191" w14:paraId="2A9BA09E" w14:textId="77777777" w:rsidTr="0040449F">
        <w:trPr>
          <w:cantSplit/>
        </w:trPr>
        <w:tc>
          <w:tcPr>
            <w:tcW w:w="2003" w:type="dxa"/>
            <w:vMerge/>
          </w:tcPr>
          <w:p w14:paraId="282F16C9" w14:textId="77777777" w:rsidR="00C30191" w:rsidRDefault="00C30191" w:rsidP="00C861C8"/>
        </w:tc>
        <w:tc>
          <w:tcPr>
            <w:tcW w:w="3549" w:type="dxa"/>
          </w:tcPr>
          <w:p w14:paraId="3189E45A" w14:textId="77777777" w:rsidR="00C30191" w:rsidRDefault="00C30191" w:rsidP="00C861C8">
            <w:pPr>
              <w:tabs>
                <w:tab w:val="left" w:pos="1515"/>
              </w:tabs>
            </w:pPr>
            <w:r>
              <w:t>hasChargingStations</w:t>
            </w:r>
          </w:p>
        </w:tc>
        <w:tc>
          <w:tcPr>
            <w:tcW w:w="3798" w:type="dxa"/>
          </w:tcPr>
          <w:p w14:paraId="120A278A" w14:textId="77777777" w:rsidR="00C30191" w:rsidRDefault="00C30191" w:rsidP="00C861C8">
            <w:r>
              <w:t>exactly 1 xsd:integer</w:t>
            </w:r>
          </w:p>
        </w:tc>
      </w:tr>
      <w:tr w:rsidR="00C30191" w14:paraId="5169430A" w14:textId="77777777" w:rsidTr="0040449F">
        <w:trPr>
          <w:cantSplit/>
        </w:trPr>
        <w:tc>
          <w:tcPr>
            <w:tcW w:w="2003" w:type="dxa"/>
            <w:vMerge/>
          </w:tcPr>
          <w:p w14:paraId="4C1D11DA" w14:textId="77777777" w:rsidR="00C30191" w:rsidRDefault="00C30191" w:rsidP="00C861C8"/>
        </w:tc>
        <w:tc>
          <w:tcPr>
            <w:tcW w:w="3549" w:type="dxa"/>
          </w:tcPr>
          <w:p w14:paraId="1242BFAD" w14:textId="7B1B5506" w:rsidR="00C30191" w:rsidRDefault="0083118D" w:rsidP="00C861C8">
            <w:pPr>
              <w:tabs>
                <w:tab w:val="left" w:pos="1515"/>
              </w:tabs>
            </w:pPr>
            <w:r>
              <w:t>resource:</w:t>
            </w:r>
            <w:r w:rsidR="006779B7">
              <w:t>ownedBy</w:t>
            </w:r>
          </w:p>
        </w:tc>
        <w:tc>
          <w:tcPr>
            <w:tcW w:w="3798" w:type="dxa"/>
          </w:tcPr>
          <w:p w14:paraId="25BFFD68" w14:textId="32626434" w:rsidR="00C30191" w:rsidRDefault="00C30191" w:rsidP="00C861C8">
            <w:r>
              <w:t>some Person or Organization</w:t>
            </w:r>
          </w:p>
        </w:tc>
      </w:tr>
      <w:tr w:rsidR="00C30191" w14:paraId="36872DF5" w14:textId="77777777" w:rsidTr="0040449F">
        <w:trPr>
          <w:cantSplit/>
        </w:trPr>
        <w:tc>
          <w:tcPr>
            <w:tcW w:w="2003" w:type="dxa"/>
            <w:vMerge/>
          </w:tcPr>
          <w:p w14:paraId="1ED7DB92" w14:textId="77777777" w:rsidR="00C30191" w:rsidRDefault="00C30191" w:rsidP="00C861C8"/>
        </w:tc>
        <w:tc>
          <w:tcPr>
            <w:tcW w:w="3549" w:type="dxa"/>
          </w:tcPr>
          <w:p w14:paraId="5A0F2CCE" w14:textId="7AFAE651" w:rsidR="00C30191" w:rsidRDefault="00C30191" w:rsidP="00C861C8">
            <w:pPr>
              <w:tabs>
                <w:tab w:val="left" w:pos="1515"/>
              </w:tabs>
            </w:pPr>
            <w:r>
              <w:t>occupiedBy</w:t>
            </w:r>
          </w:p>
        </w:tc>
        <w:tc>
          <w:tcPr>
            <w:tcW w:w="3798" w:type="dxa"/>
          </w:tcPr>
          <w:p w14:paraId="1336C097" w14:textId="0662BB39" w:rsidR="00C30191" w:rsidRDefault="00C30191" w:rsidP="00C861C8">
            <w:r>
              <w:t>only Vehicle</w:t>
            </w:r>
          </w:p>
        </w:tc>
      </w:tr>
      <w:tr w:rsidR="00C30191" w14:paraId="3B781502" w14:textId="77777777" w:rsidTr="0040449F">
        <w:trPr>
          <w:cantSplit/>
        </w:trPr>
        <w:tc>
          <w:tcPr>
            <w:tcW w:w="2003" w:type="dxa"/>
            <w:vMerge/>
          </w:tcPr>
          <w:p w14:paraId="32A42A47" w14:textId="77777777" w:rsidR="00C30191" w:rsidRDefault="00C30191" w:rsidP="00C861C8"/>
        </w:tc>
        <w:tc>
          <w:tcPr>
            <w:tcW w:w="3549" w:type="dxa"/>
          </w:tcPr>
          <w:p w14:paraId="5EF6A5A1" w14:textId="08CAD368" w:rsidR="00C30191" w:rsidRDefault="00C30191" w:rsidP="00C861C8">
            <w:pPr>
              <w:tabs>
                <w:tab w:val="left" w:pos="1515"/>
              </w:tabs>
            </w:pPr>
            <w:r>
              <w:t>isOpen</w:t>
            </w:r>
          </w:p>
        </w:tc>
        <w:tc>
          <w:tcPr>
            <w:tcW w:w="3798" w:type="dxa"/>
          </w:tcPr>
          <w:p w14:paraId="373D0866" w14:textId="681D02E9" w:rsidR="00C30191" w:rsidRDefault="00C30191" w:rsidP="00C861C8">
            <w:r>
              <w:t>exactly 1 xsd:boolean</w:t>
            </w:r>
          </w:p>
        </w:tc>
      </w:tr>
      <w:tr w:rsidR="00C30191" w14:paraId="2EE14226" w14:textId="77777777" w:rsidTr="0040449F">
        <w:trPr>
          <w:cantSplit/>
        </w:trPr>
        <w:tc>
          <w:tcPr>
            <w:tcW w:w="2003" w:type="dxa"/>
            <w:vMerge/>
          </w:tcPr>
          <w:p w14:paraId="3F6AA442" w14:textId="77777777" w:rsidR="00C30191" w:rsidRDefault="00C30191" w:rsidP="00C861C8"/>
        </w:tc>
        <w:tc>
          <w:tcPr>
            <w:tcW w:w="3549" w:type="dxa"/>
          </w:tcPr>
          <w:p w14:paraId="792C435A" w14:textId="143B36BC" w:rsidR="00C30191" w:rsidRDefault="00C30191" w:rsidP="00C861C8">
            <w:pPr>
              <w:tabs>
                <w:tab w:val="left" w:pos="1515"/>
              </w:tabs>
            </w:pPr>
            <w:r>
              <w:t>hasParkingService</w:t>
            </w:r>
          </w:p>
        </w:tc>
        <w:tc>
          <w:tcPr>
            <w:tcW w:w="3798" w:type="dxa"/>
          </w:tcPr>
          <w:p w14:paraId="3220C98F" w14:textId="0C123D01" w:rsidR="00C30191" w:rsidRDefault="00C30191" w:rsidP="00C861C8">
            <w:r>
              <w:t>only ParkingService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77777777"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lastRenderedPageBreak/>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9" w:name="_Toc523308986"/>
      <w:r>
        <w:t>Public</w:t>
      </w:r>
      <w:r w:rsidR="00BD7C89">
        <w:t xml:space="preserve"> Transit Ontology</w:t>
      </w:r>
      <w:bookmarkEnd w:id="129"/>
    </w:p>
    <w:p w14:paraId="6A7EE14B" w14:textId="07F0684A" w:rsidR="00D479C9" w:rsidRDefault="00D72AC0"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lastRenderedPageBreak/>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30" w:name="_Toc523308987"/>
      <w:r>
        <w:t>Land Use</w:t>
      </w:r>
      <w:r w:rsidR="00BA1ACD">
        <w:t xml:space="preserve"> Ontology</w:t>
      </w:r>
      <w:bookmarkEnd w:id="130"/>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r>
      <w:r w:rsidR="006914EE">
        <w:lastRenderedPageBreak/>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w:t>
      </w:r>
      <w:r w:rsidR="00A5771F">
        <w:lastRenderedPageBreak/>
        <w:t xml:space="preserve">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r>
              <w:t>change:</w:t>
            </w:r>
            <w:r w:rsidR="00A47861">
              <w:t>TimeVaryingConcept</w:t>
            </w:r>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r>
              <w:t>change:</w:t>
            </w:r>
            <w:r w:rsidR="006D5597">
              <w:t>existsAt</w:t>
            </w:r>
          </w:p>
        </w:tc>
        <w:tc>
          <w:tcPr>
            <w:tcW w:w="3668" w:type="dxa"/>
          </w:tcPr>
          <w:p w14:paraId="2947314F" w14:textId="77777777" w:rsidR="00A47861" w:rsidRDefault="00A47861" w:rsidP="00A47861">
            <w:r>
              <w:t xml:space="preserve">exactly 1 </w:t>
            </w:r>
            <w:r w:rsidR="00B17E1B">
              <w:t>time:</w:t>
            </w:r>
            <w:r>
              <w:t>Interval</w:t>
            </w:r>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spatial_loc:</w:t>
            </w:r>
            <w:r w:rsidR="00A47861">
              <w:t>hasLocation</w:t>
            </w:r>
          </w:p>
        </w:tc>
        <w:tc>
          <w:tcPr>
            <w:tcW w:w="3668" w:type="dxa"/>
          </w:tcPr>
          <w:p w14:paraId="02124DE1" w14:textId="77777777" w:rsidR="00A47861" w:rsidRDefault="00A47861" w:rsidP="00A47861">
            <w:r>
              <w:t xml:space="preserve">exactly 1 </w:t>
            </w:r>
            <w:r w:rsidR="00B17E1B">
              <w:t>spatial_loc;</w:t>
            </w:r>
            <w:r>
              <w:t>Spatial</w:t>
            </w:r>
            <w:r w:rsidR="00B17E1B">
              <w:t>Feature</w:t>
            </w:r>
          </w:p>
        </w:tc>
      </w:tr>
      <w:tr w:rsidR="00297428" w14:paraId="3F44BBEF" w14:textId="77777777" w:rsidTr="0062461A">
        <w:trPr>
          <w:cantSplit/>
        </w:trPr>
        <w:tc>
          <w:tcPr>
            <w:tcW w:w="2771" w:type="dxa"/>
            <w:vMerge w:val="restart"/>
          </w:tcPr>
          <w:p w14:paraId="76A0B16B" w14:textId="77777777" w:rsidR="00297428" w:rsidRDefault="00297428" w:rsidP="00A47861">
            <w:r>
              <w:t>lbcs:Parcel</w:t>
            </w:r>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r>
              <w:t>change:Manifestation</w:t>
            </w:r>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r>
              <w:t>change:manifestationOf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r>
              <w:t>change:existsAt</w:t>
            </w:r>
          </w:p>
        </w:tc>
        <w:tc>
          <w:tcPr>
            <w:tcW w:w="3668" w:type="dxa"/>
          </w:tcPr>
          <w:p w14:paraId="667A19EE" w14:textId="77777777" w:rsidR="00297428" w:rsidRDefault="00297428" w:rsidP="00A47861">
            <w:r>
              <w:t>exactly 1 time:TemporalEntity</w:t>
            </w:r>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r w:rsidR="00172BEE">
              <w:t>om:area</w:t>
            </w:r>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r>
              <w:t>govstat:Population</w:t>
            </w:r>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r>
              <w:t>lbcs:Activity</w:t>
            </w:r>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r>
              <w:t>lbcs:Function</w:t>
            </w:r>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r>
              <w:t>lbcs:Structure</w:t>
            </w:r>
          </w:p>
        </w:tc>
      </w:tr>
      <w:tr w:rsidR="00B83F5B" w14:paraId="4989F00A" w14:textId="77777777" w:rsidTr="00E80D3C">
        <w:trPr>
          <w:cantSplit/>
        </w:trPr>
        <w:tc>
          <w:tcPr>
            <w:tcW w:w="2771" w:type="dxa"/>
            <w:vMerge w:val="restart"/>
          </w:tcPr>
          <w:p w14:paraId="381373CC" w14:textId="77777777" w:rsidR="00B83F5B" w:rsidRDefault="00B83F5B" w:rsidP="00B83F5B">
            <w:r>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r>
              <w:t>lbcs:Site</w:t>
            </w:r>
          </w:p>
        </w:tc>
      </w:tr>
      <w:tr w:rsidR="00B83F5B" w14:paraId="647EB0DD" w14:textId="77777777" w:rsidTr="00E80D3C">
        <w:trPr>
          <w:cantSplit/>
        </w:trPr>
        <w:tc>
          <w:tcPr>
            <w:tcW w:w="2771" w:type="dxa"/>
            <w:vMerge w:val="restart"/>
          </w:tcPr>
          <w:p w14:paraId="09351857" w14:textId="77777777" w:rsidR="00B83F5B" w:rsidRDefault="00B83F5B" w:rsidP="00B83F5B">
            <w:r>
              <w:lastRenderedPageBreak/>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r>
              <w:t>lbcs:Ownership</w:t>
            </w:r>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hasCLUMPCode min 1 xsd:string</w:t>
            </w:r>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hasAAFCCode min 1 xsd:string</w:t>
            </w:r>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lastRenderedPageBreak/>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77777777" w:rsidR="00B17E1B" w:rsidRPr="007E5C3D"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7451174D" w14:textId="77777777" w:rsidR="00D4596C" w:rsidRDefault="0070434A" w:rsidP="00EA354A">
      <w:pPr>
        <w:pStyle w:val="Heading2"/>
      </w:pPr>
      <w:bookmarkStart w:id="131" w:name="_Toc523308988"/>
      <w:r>
        <w:t>Trip</w:t>
      </w:r>
      <w:r w:rsidR="00BA1ACD">
        <w:t xml:space="preserve"> Ontology</w:t>
      </w:r>
      <w:bookmarkEnd w:id="131"/>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r>
      <w:r>
        <w:lastRenderedPageBreak/>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r>
              <w:t>mereology:containedIn</w:t>
            </w:r>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r w:rsidRPr="00B706B5">
              <w:t>activity:Activity</w:t>
            </w:r>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spatial_loc:SpatialFeature</w:t>
            </w:r>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r w:rsidRPr="00E80D3C">
              <w:rPr>
                <w:highlight w:val="yellow"/>
              </w:rPr>
              <w:t>only</w:t>
            </w:r>
            <w:r>
              <w:t xml:space="preserve">  spatial_loc:SpatialFeature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exactly 1 time:Interval</w:t>
            </w:r>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min 1 transportation:Network</w:t>
            </w:r>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min 1  transportation:Arc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min 1  transportation:TransportationComplex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min 1 vehicle:Mode?</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exactly 1 time:Interval</w:t>
            </w:r>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spatial_loc:SpatialFeature</w:t>
            </w:r>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spatial_loc:SpatialFeature</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min 1  transportation:Network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min 1  transportation:Arc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min 1  transportation:TransportationComplex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r>
              <w:t>mereology:contains</w:t>
            </w:r>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only time:Interval</w:t>
            </w:r>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min 1  transportation:Network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min 1  transportation:Arc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min 1  transportation:TransportationComplex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2" w:name="_Toc523308989"/>
      <w:r>
        <w:t>Trip Costs</w:t>
      </w:r>
      <w:bookmarkEnd w:id="132"/>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w:t>
      </w:r>
      <w:r>
        <w:lastRenderedPageBreak/>
        <w:t>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3" w:name="_Toc523308990"/>
      <w:r>
        <w:t>Urban System Ontology</w:t>
      </w:r>
      <w:bookmarkEnd w:id="133"/>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4"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lastRenderedPageBreak/>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some transit:</w:t>
            </w:r>
            <w:r w:rsidR="00FD13F5" w:rsidRPr="00A852ED">
              <w:t>Pass</w:t>
            </w:r>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lastRenderedPageBreak/>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D13F5" w14:paraId="75F2E008" w14:textId="77777777" w:rsidTr="00B65D5F">
        <w:trPr>
          <w:cantSplit/>
        </w:trPr>
        <w:tc>
          <w:tcPr>
            <w:tcW w:w="2896" w:type="dxa"/>
            <w:vMerge w:val="restart"/>
          </w:tcPr>
          <w:p w14:paraId="27A18C3B" w14:textId="77777777" w:rsidR="00FD13F5" w:rsidRPr="00623BD2" w:rsidRDefault="00FD13F5" w:rsidP="00FD13F5">
            <w:r w:rsidRPr="00623BD2">
              <w:t>vehicle:Vehicle</w:t>
            </w:r>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only (Occupant or  Cargo)</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(person:Person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r w:rsidRPr="00623BD2">
              <w:t>person:Person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not(person:Person)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r>
              <w:t>transport:ArcPD</w:t>
            </w:r>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only vehicle:Mode</w:t>
            </w:r>
          </w:p>
        </w:tc>
      </w:tr>
      <w:tr w:rsidR="00FD13F5" w14:paraId="12D50F74" w14:textId="77777777" w:rsidTr="00B65D5F">
        <w:trPr>
          <w:cantSplit/>
        </w:trPr>
        <w:tc>
          <w:tcPr>
            <w:tcW w:w="2896" w:type="dxa"/>
          </w:tcPr>
          <w:p w14:paraId="71B1C55F" w14:textId="77777777" w:rsidR="00FD13F5" w:rsidRDefault="00FD13F5" w:rsidP="00FD13F5">
            <w:r>
              <w:t>transport:RoadSegment</w:t>
            </w:r>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only transport:Arc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r w:rsidRPr="001227F5">
              <w:t>transit:TransitSystem</w:t>
            </w:r>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only org:Organization</w:t>
            </w:r>
          </w:p>
        </w:tc>
      </w:tr>
      <w:tr w:rsidR="00FD13F5" w14:paraId="38A4F6E7" w14:textId="77777777" w:rsidTr="00B65D5F">
        <w:trPr>
          <w:cantSplit/>
        </w:trPr>
        <w:tc>
          <w:tcPr>
            <w:tcW w:w="2896" w:type="dxa"/>
          </w:tcPr>
          <w:p w14:paraId="729D7F13" w14:textId="77777777" w:rsidR="00FD13F5" w:rsidRPr="001227F5" w:rsidRDefault="00FD13F5" w:rsidP="00FD13F5">
            <w:r w:rsidRPr="001227F5">
              <w:t>transit:Route</w:t>
            </w:r>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only vehicle:Vehicle</w:t>
            </w:r>
          </w:p>
        </w:tc>
      </w:tr>
      <w:tr w:rsidR="009B4346" w14:paraId="12B0EFA2" w14:textId="77777777" w:rsidTr="00B65D5F">
        <w:trPr>
          <w:cantSplit/>
        </w:trPr>
        <w:tc>
          <w:tcPr>
            <w:tcW w:w="2896" w:type="dxa"/>
            <w:vMerge w:val="restart"/>
          </w:tcPr>
          <w:p w14:paraId="0EC4CED9" w14:textId="77777777" w:rsidR="009B4346" w:rsidRDefault="009B4346" w:rsidP="00740251">
            <w:r>
              <w:t>trip:Trip</w:t>
            </w:r>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r>
              <w:t>activity:Activit</w:t>
            </w:r>
            <w:r w:rsidR="008E2A78">
              <w:t>y</w:t>
            </w:r>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some person:Person</w:t>
            </w:r>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only activity:Activity</w:t>
            </w:r>
          </w:p>
        </w:tc>
      </w:tr>
    </w:tbl>
    <w:p w14:paraId="585F1AD1" w14:textId="0B914A8C" w:rsidR="00044769" w:rsidRDefault="00044769" w:rsidP="002016ED">
      <w:pPr>
        <w:pStyle w:val="Heading1"/>
      </w:pPr>
      <w:bookmarkStart w:id="135" w:name="_Ref520703666"/>
      <w:bookmarkStart w:id="136" w:name="_Toc523308991"/>
      <w:r>
        <w:t>Applications</w:t>
      </w:r>
      <w:bookmarkEnd w:id="135"/>
      <w:bookmarkEnd w:id="136"/>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7" w:name="_Toc523308992"/>
      <w:r>
        <w:t>iCity Ontology for the IT-SoS Framework</w:t>
      </w:r>
      <w:bookmarkEnd w:id="137"/>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8" w:name="_Toc523308993"/>
      <w:r>
        <w:lastRenderedPageBreak/>
        <w:t xml:space="preserve">Ontology Interface: </w:t>
      </w:r>
      <w:r w:rsidR="006F44C8">
        <w:t>Functional Requirements</w:t>
      </w:r>
      <w:bookmarkEnd w:id="138"/>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9" w:name="_Toc523308994"/>
      <w:r>
        <w:t>System Design</w:t>
      </w:r>
      <w:bookmarkEnd w:id="139"/>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40"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40"/>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41"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41"/>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42"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42"/>
      <w:r>
        <w:t xml:space="preserve">: </w:t>
      </w:r>
      <w:r w:rsidRPr="001026E7">
        <w:t>Illustration of the key components within the ITS Application Engine.</w:t>
      </w:r>
    </w:p>
    <w:p w14:paraId="26C1F73D" w14:textId="77777777" w:rsidR="006F44C8" w:rsidRDefault="006F44C8" w:rsidP="00E80D3C">
      <w:pPr>
        <w:pStyle w:val="Heading3"/>
      </w:pPr>
      <w:bookmarkStart w:id="143" w:name="_Toc523308995"/>
      <w:r>
        <w:t>Ontology Design: Required Extensions</w:t>
      </w:r>
      <w:bookmarkEnd w:id="143"/>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4" w:name="_Toc523308996"/>
      <w:r>
        <w:t>Next Steps</w:t>
      </w:r>
      <w:bookmarkEnd w:id="144"/>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incomparability between models and results</w:t>
      </w:r>
      <w:r w:rsidRPr="00A03E2D">
        <w:rPr>
          <w:sz w:val="24"/>
        </w:rPr>
        <w:t>,</w:t>
      </w:r>
    </w:p>
    <w:p w14:paraId="117445D1" w14:textId="107C7A19"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need for bespoke query design</w:t>
      </w:r>
      <w:r w:rsidRPr="00A03E2D">
        <w:rPr>
          <w:sz w:val="24"/>
        </w:rPr>
        <w:t>, and</w:t>
      </w:r>
    </w:p>
    <w:p w14:paraId="07BE6F8F" w14:textId="54951627"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opaqueness/complexity of models and result</w:t>
      </w:r>
      <w:r w:rsidRPr="00A03E2D">
        <w:rPr>
          <w:sz w:val="24"/>
        </w:rPr>
        <w: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5E1360">
        <w:trPr>
          <w:cantSplit/>
        </w:trPr>
        <w:tc>
          <w:tcPr>
            <w:tcW w:w="2771" w:type="dxa"/>
            <w:shd w:val="clear" w:color="auto" w:fill="00FFFF"/>
          </w:tcPr>
          <w:p w14:paraId="61E71C9F" w14:textId="77777777" w:rsidR="002E21C6" w:rsidRDefault="002E21C6" w:rsidP="005E1360">
            <w:r>
              <w:t>Object</w:t>
            </w:r>
          </w:p>
        </w:tc>
        <w:tc>
          <w:tcPr>
            <w:tcW w:w="2911" w:type="dxa"/>
            <w:shd w:val="clear" w:color="auto" w:fill="00FFFF"/>
          </w:tcPr>
          <w:p w14:paraId="7A41F459" w14:textId="77777777" w:rsidR="002E21C6" w:rsidRDefault="002E21C6" w:rsidP="005E1360">
            <w:r>
              <w:t>Property</w:t>
            </w:r>
          </w:p>
        </w:tc>
        <w:tc>
          <w:tcPr>
            <w:tcW w:w="3668" w:type="dxa"/>
            <w:shd w:val="clear" w:color="auto" w:fill="00FFFF"/>
          </w:tcPr>
          <w:p w14:paraId="4F47EC72" w14:textId="77777777" w:rsidR="002E21C6" w:rsidRDefault="002E21C6" w:rsidP="005E1360">
            <w:r>
              <w:t>Value</w:t>
            </w:r>
          </w:p>
        </w:tc>
      </w:tr>
      <w:tr w:rsidR="002E21C6" w14:paraId="0CA136CC" w14:textId="77777777" w:rsidTr="005E1360">
        <w:trPr>
          <w:cantSplit/>
        </w:trPr>
        <w:tc>
          <w:tcPr>
            <w:tcW w:w="2771" w:type="dxa"/>
            <w:vMerge w:val="restart"/>
          </w:tcPr>
          <w:p w14:paraId="56D383DD" w14:textId="3B44AF50" w:rsidR="002E21C6" w:rsidRDefault="006B559D" w:rsidP="005E1360">
            <w:r>
              <w:t>Simulation</w:t>
            </w:r>
          </w:p>
        </w:tc>
        <w:tc>
          <w:tcPr>
            <w:tcW w:w="2911" w:type="dxa"/>
          </w:tcPr>
          <w:p w14:paraId="0B76AC0D" w14:textId="4F2C0FDB" w:rsidR="002E21C6" w:rsidRDefault="00401FFF" w:rsidP="005E1360">
            <w:r>
              <w:t>hasSimulation</w:t>
            </w:r>
            <w:r w:rsidR="00711B91">
              <w:t>Output</w:t>
            </w:r>
          </w:p>
        </w:tc>
        <w:tc>
          <w:tcPr>
            <w:tcW w:w="3668" w:type="dxa"/>
          </w:tcPr>
          <w:p w14:paraId="62B31E60" w14:textId="5EB1754C" w:rsidR="002E21C6" w:rsidRDefault="00711B91" w:rsidP="005E1360">
            <w:r>
              <w:t>some UrbanSystemOntologyThing</w:t>
            </w:r>
          </w:p>
        </w:tc>
      </w:tr>
      <w:tr w:rsidR="002E21C6" w14:paraId="0F9ABDFF" w14:textId="77777777" w:rsidTr="005E1360">
        <w:trPr>
          <w:cantSplit/>
        </w:trPr>
        <w:tc>
          <w:tcPr>
            <w:tcW w:w="2771" w:type="dxa"/>
            <w:vMerge/>
          </w:tcPr>
          <w:p w14:paraId="1FBFF57F" w14:textId="77777777" w:rsidR="002E21C6" w:rsidRDefault="002E21C6" w:rsidP="005E1360"/>
        </w:tc>
        <w:tc>
          <w:tcPr>
            <w:tcW w:w="2911" w:type="dxa"/>
          </w:tcPr>
          <w:p w14:paraId="2239C442" w14:textId="39D1B40D" w:rsidR="002E21C6" w:rsidRDefault="00711B91" w:rsidP="005E1360">
            <w:r>
              <w:t>hasRunDate</w:t>
            </w:r>
          </w:p>
        </w:tc>
        <w:tc>
          <w:tcPr>
            <w:tcW w:w="3668" w:type="dxa"/>
          </w:tcPr>
          <w:p w14:paraId="1D2AD785" w14:textId="633EABEE" w:rsidR="002E21C6" w:rsidRDefault="00711B91" w:rsidP="005E1360">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5" w:name="_Toc523308997"/>
      <w:r>
        <w:t>Future Work</w:t>
      </w:r>
      <w:bookmarkEnd w:id="134"/>
      <w:bookmarkEnd w:id="145"/>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6" w:name="_Toc523308998"/>
      <w:r>
        <w:t>Extensions to the Urban System Ontology</w:t>
      </w:r>
      <w:bookmarkEnd w:id="146"/>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7" w:name="_Ref468171904"/>
      <w:bookmarkStart w:id="148" w:name="_Toc523308999"/>
      <w:r>
        <w:lastRenderedPageBreak/>
        <w:t>Extensions for iCity Applications</w:t>
      </w:r>
      <w:bookmarkEnd w:id="147"/>
      <w:bookmarkEnd w:id="148"/>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9"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9"/>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50" w:name="_Ref462673109"/>
      <w:bookmarkStart w:id="151" w:name="_Toc523309000"/>
      <w:r w:rsidRPr="006E670F">
        <w:lastRenderedPageBreak/>
        <w:t>Data</w:t>
      </w:r>
      <w:r>
        <w:t xml:space="preserve"> Collection</w:t>
      </w:r>
      <w:bookmarkEnd w:id="150"/>
      <w:bookmarkEnd w:id="151"/>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2" w:name="_Ref462673142"/>
      <w:bookmarkStart w:id="153" w:name="_Toc523309001"/>
      <w:r w:rsidRPr="00DB0856">
        <w:t>Simulation of Urban Systems</w:t>
      </w:r>
      <w:bookmarkEnd w:id="152"/>
      <w:bookmarkEnd w:id="153"/>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4" w:name="_Ref462673156"/>
      <w:bookmarkStart w:id="155" w:name="_Toc523309002"/>
      <w:r>
        <w:t>Analysis of Urban Systems</w:t>
      </w:r>
      <w:bookmarkEnd w:id="154"/>
      <w:bookmarkEnd w:id="155"/>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6" w:name="_Ref462673168"/>
      <w:bookmarkStart w:id="157" w:name="_Toc523309003"/>
      <w:r>
        <w:t>Visualization of Urban Systems</w:t>
      </w:r>
      <w:bookmarkEnd w:id="156"/>
      <w:bookmarkEnd w:id="157"/>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8" w:name="_Toc523309004"/>
      <w:r>
        <w:t>Extra-logical Design Practices</w:t>
      </w:r>
      <w:bookmarkEnd w:id="158"/>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9" w:name="_Toc523309005"/>
      <w:r w:rsidRPr="00045329">
        <w:t>Acknowledgements</w:t>
      </w:r>
      <w:bookmarkEnd w:id="159"/>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60"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60"/>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7BE88" w14:textId="77777777" w:rsidR="008F6075" w:rsidRDefault="008F6075" w:rsidP="00EA354A">
      <w:r>
        <w:separator/>
      </w:r>
    </w:p>
  </w:endnote>
  <w:endnote w:type="continuationSeparator" w:id="0">
    <w:p w14:paraId="2E48D325" w14:textId="77777777" w:rsidR="008F6075" w:rsidRDefault="008F6075"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72AC0" w:rsidRDefault="00D72AC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72AC0" w:rsidRPr="0032583C" w:rsidRDefault="00D72AC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72AC0" w14:paraId="2B76F3B3" w14:textId="77777777" w:rsidTr="00967D94">
      <w:tc>
        <w:tcPr>
          <w:tcW w:w="6947" w:type="dxa"/>
        </w:tcPr>
        <w:p w14:paraId="07DEE8C9" w14:textId="77777777" w:rsidR="00D72AC0" w:rsidRDefault="00D72AC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72AC0" w:rsidRDefault="00D72AC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72AC0" w:rsidRDefault="00D72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81ED4" w14:textId="77777777" w:rsidR="008F6075" w:rsidRDefault="008F6075" w:rsidP="00EA354A">
      <w:r>
        <w:separator/>
      </w:r>
    </w:p>
  </w:footnote>
  <w:footnote w:type="continuationSeparator" w:id="0">
    <w:p w14:paraId="16950B56" w14:textId="77777777" w:rsidR="008F6075" w:rsidRDefault="008F6075" w:rsidP="00EA354A">
      <w:r>
        <w:continuationSeparator/>
      </w:r>
    </w:p>
  </w:footnote>
  <w:footnote w:id="1">
    <w:p w14:paraId="005D8B98" w14:textId="5699BB61" w:rsidR="00D72AC0" w:rsidRPr="00FF4EA6" w:rsidRDefault="00D72AC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72AC0" w:rsidRDefault="00D72AC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72AC0" w:rsidRPr="00E80D3C" w:rsidRDefault="00D72AC0">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72AC0" w:rsidRDefault="00D72AC0">
      <w:pPr>
        <w:pStyle w:val="FootnoteText"/>
      </w:pPr>
      <w:r>
        <w:rPr>
          <w:rStyle w:val="FootnoteReference"/>
        </w:rPr>
        <w:footnoteRef/>
      </w:r>
      <w:r>
        <w:t xml:space="preserve"> </w:t>
      </w:r>
      <w:r w:rsidRPr="009A36FB">
        <w:t>https://www.w3.org/TR/owl-time/</w:t>
      </w:r>
    </w:p>
  </w:footnote>
  <w:footnote w:id="5">
    <w:p w14:paraId="357B0B37" w14:textId="77777777" w:rsidR="00D72AC0" w:rsidRDefault="00D72AC0">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D72AC0" w:rsidRPr="00E80D3C" w:rsidRDefault="00D72AC0">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72AC0" w:rsidRPr="008C0C6B" w:rsidRDefault="00D72AC0">
      <w:pPr>
        <w:pStyle w:val="FootnoteText"/>
        <w:rPr>
          <w:lang w:val="en-CA"/>
        </w:rPr>
      </w:pPr>
      <w:r>
        <w:rPr>
          <w:rStyle w:val="FootnoteReference"/>
        </w:rPr>
        <w:footnoteRef/>
      </w:r>
      <w:r>
        <w:t xml:space="preserve"> </w:t>
      </w:r>
      <w:r>
        <w:rPr>
          <w:lang w:val="en-CA"/>
        </w:rPr>
        <w:t>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Likewise with the containedIn and componentOf relations.</w:t>
      </w:r>
    </w:p>
  </w:footnote>
  <w:footnote w:id="8">
    <w:p w14:paraId="5635F86B" w14:textId="77777777" w:rsidR="00D72AC0" w:rsidRDefault="00D72AC0">
      <w:pPr>
        <w:pStyle w:val="FootnoteText"/>
      </w:pPr>
      <w:r>
        <w:rPr>
          <w:rStyle w:val="FootnoteReference"/>
        </w:rPr>
        <w:footnoteRef/>
      </w:r>
      <w:r>
        <w:t xml:space="preserve"> om:</w:t>
      </w:r>
      <w:r w:rsidRPr="00BD4EF4">
        <w:t>http://www.wurvoc.org/vocabularies/om-1.6/</w:t>
      </w:r>
    </w:p>
  </w:footnote>
  <w:footnote w:id="9">
    <w:p w14:paraId="0CCCF2E2" w14:textId="46693F90" w:rsidR="00D72AC0" w:rsidRPr="00E80D3C" w:rsidRDefault="00D72AC0">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72AC0" w:rsidRPr="00BD4EF4" w:rsidRDefault="00D72AC0" w:rsidP="00E80D3C">
      <w:r>
        <w:rPr>
          <w:rStyle w:val="FootnoteReference"/>
        </w:rPr>
        <w:footnoteRef/>
      </w:r>
      <w:r>
        <w:t xml:space="preserve"> </w:t>
      </w:r>
      <w:r w:rsidRPr="00DC74DA">
        <w:t>http://ontology.eil.utoronto.ca/GCI/Foundation/GCI-Foundation-v2.owl</w:t>
      </w:r>
      <w:r>
        <w:t>#</w:t>
      </w:r>
    </w:p>
    <w:p w14:paraId="4AE1EB08" w14:textId="6D90AB37" w:rsidR="00D72AC0" w:rsidRPr="00E80D3C" w:rsidRDefault="00D72AC0">
      <w:pPr>
        <w:pStyle w:val="FootnoteText"/>
        <w:rPr>
          <w:lang w:val="en-CA"/>
        </w:rPr>
      </w:pPr>
    </w:p>
  </w:footnote>
  <w:footnote w:id="11">
    <w:p w14:paraId="2B0DD081" w14:textId="0C4649C5" w:rsidR="00D72AC0" w:rsidRPr="008E7C02" w:rsidRDefault="00D72AC0">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046E73" w:rsidRPr="00046E73" w:rsidRDefault="00046E73">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72AC0" w:rsidRDefault="00D72AC0">
      <w:pPr>
        <w:pStyle w:val="FootnoteText"/>
      </w:pPr>
      <w:r>
        <w:rPr>
          <w:rStyle w:val="FootnoteReference"/>
        </w:rPr>
        <w:footnoteRef/>
      </w:r>
      <w:r>
        <w:t xml:space="preserve"> </w:t>
      </w:r>
      <w:r w:rsidRPr="00827DD8">
        <w:t>http://schema.org/</w:t>
      </w:r>
    </w:p>
  </w:footnote>
  <w:footnote w:id="14">
    <w:p w14:paraId="4E061129" w14:textId="77777777" w:rsidR="00D72AC0" w:rsidRDefault="00D72AC0">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72AC0" w:rsidRDefault="00D72AC0">
      <w:pPr>
        <w:pStyle w:val="FootnoteText"/>
      </w:pPr>
      <w:r>
        <w:rPr>
          <w:rStyle w:val="FootnoteReference"/>
        </w:rPr>
        <w:footnoteRef/>
      </w:r>
      <w:r>
        <w:t xml:space="preserve"> </w:t>
      </w:r>
      <w:r w:rsidRPr="005B2B4C">
        <w:t>http://ontology.eil.utoronto.ca/tove/organization.html</w:t>
      </w:r>
    </w:p>
  </w:footnote>
  <w:footnote w:id="16">
    <w:p w14:paraId="2EAE6E34" w14:textId="77777777" w:rsidR="00D72AC0" w:rsidRDefault="00D72AC0"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72AC0" w:rsidRPr="001A792D" w:rsidRDefault="00D72AC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72AC0" w:rsidRDefault="00D72AC0">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72AC0" w:rsidRPr="006539A1" w:rsidRDefault="00D72AC0"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72AC0" w:rsidRPr="005B0E28" w:rsidRDefault="00D72AC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8584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C4FA2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A66"/>
    <w:rsid w:val="00082C83"/>
    <w:rsid w:val="0008527B"/>
    <w:rsid w:val="00086B4C"/>
    <w:rsid w:val="00087D57"/>
    <w:rsid w:val="00090A29"/>
    <w:rsid w:val="0009190F"/>
    <w:rsid w:val="00092042"/>
    <w:rsid w:val="00092B03"/>
    <w:rsid w:val="00092E5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3F74"/>
    <w:rsid w:val="002840F8"/>
    <w:rsid w:val="00284650"/>
    <w:rsid w:val="00284B0F"/>
    <w:rsid w:val="00285647"/>
    <w:rsid w:val="002862FC"/>
    <w:rsid w:val="00287BC3"/>
    <w:rsid w:val="00290AF0"/>
    <w:rsid w:val="00290D3B"/>
    <w:rsid w:val="0029174B"/>
    <w:rsid w:val="002918B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5650"/>
    <w:rsid w:val="00565C6B"/>
    <w:rsid w:val="00565EE7"/>
    <w:rsid w:val="00566694"/>
    <w:rsid w:val="0056778D"/>
    <w:rsid w:val="00567FDF"/>
    <w:rsid w:val="00570F4F"/>
    <w:rsid w:val="00571AFD"/>
    <w:rsid w:val="00571DAE"/>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B91"/>
    <w:rsid w:val="00711D66"/>
    <w:rsid w:val="00712851"/>
    <w:rsid w:val="00712A7D"/>
    <w:rsid w:val="00713916"/>
    <w:rsid w:val="00714179"/>
    <w:rsid w:val="00714DB6"/>
    <w:rsid w:val="00714FA1"/>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959"/>
    <w:rsid w:val="00CE463C"/>
    <w:rsid w:val="00CE5043"/>
    <w:rsid w:val="00CE58BE"/>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717BB"/>
    <w:rsid w:val="00D71999"/>
    <w:rsid w:val="00D72392"/>
    <w:rsid w:val="00D724E8"/>
    <w:rsid w:val="00D72AC0"/>
    <w:rsid w:val="00D73669"/>
    <w:rsid w:val="00D739CC"/>
    <w:rsid w:val="00D73D23"/>
    <w:rsid w:val="00D74EA0"/>
    <w:rsid w:val="00D76B82"/>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30DAF358-56FF-9E4C-AB88-6BF3B454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72</Pages>
  <Words>22467</Words>
  <Characters>128065</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14</cp:revision>
  <cp:lastPrinted>2017-08-16T13:18:00Z</cp:lastPrinted>
  <dcterms:created xsi:type="dcterms:W3CDTF">2018-11-28T19:50:00Z</dcterms:created>
  <dcterms:modified xsi:type="dcterms:W3CDTF">2018-12-04T18:40:00Z</dcterms:modified>
</cp:coreProperties>
</file>