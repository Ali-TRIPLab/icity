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616EC9">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616EC9">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616EC9">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616EC9">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616EC9">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616EC9">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616EC9">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616EC9">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616EC9">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616EC9">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616EC9">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616EC9">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616EC9">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616EC9">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616EC9">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616EC9">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616EC9">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616EC9">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616EC9">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616EC9">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616EC9">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616EC9">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616EC9">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616EC9">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616EC9">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616EC9">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616EC9">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616EC9">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616EC9">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616EC9">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616EC9">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616EC9">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616EC9">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616EC9">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616EC9">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616EC9">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616EC9">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616EC9">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616EC9">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616EC9">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616EC9">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616EC9">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616EC9">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616EC9">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616EC9">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616EC9">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616EC9">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616EC9" w:rsidRPr="00870DF4" w:rsidRDefault="00616EC9" w:rsidP="00DA460B">
                            <w:pPr>
                              <w:rPr>
                                <w:rFonts w:ascii="Courier New" w:hAnsi="Courier New"/>
                              </w:rPr>
                            </w:pPr>
                            <w:r w:rsidRPr="00870DF4">
                              <w:rPr>
                                <w:rFonts w:ascii="Courier New" w:hAnsi="Courier New"/>
                              </w:rPr>
                              <w:t>ex:Monument1 a ex:Monument;</w:t>
                            </w:r>
                          </w:p>
                          <w:p w14:paraId="10094341" w14:textId="77777777" w:rsidR="00616EC9" w:rsidRPr="00870DF4" w:rsidRDefault="00616EC9" w:rsidP="00DA460B">
                            <w:pPr>
                              <w:rPr>
                                <w:rFonts w:ascii="Courier New" w:hAnsi="Courier New"/>
                              </w:rPr>
                            </w:pPr>
                            <w:r w:rsidRPr="00870DF4">
                              <w:rPr>
                                <w:rFonts w:ascii="Courier New" w:hAnsi="Courier New"/>
                              </w:rPr>
                              <w:t xml:space="preserve">   rdfs:label "Washington Monument";</w:t>
                            </w:r>
                          </w:p>
                          <w:p w14:paraId="4E65DB1F" w14:textId="77777777" w:rsidR="00616EC9" w:rsidRPr="00870DF4" w:rsidRDefault="00616EC9" w:rsidP="00DA460B">
                            <w:pPr>
                              <w:rPr>
                                <w:rFonts w:ascii="Courier New" w:hAnsi="Courier New"/>
                              </w:rPr>
                            </w:pPr>
                            <w:r w:rsidRPr="00870DF4">
                              <w:rPr>
                                <w:rFonts w:ascii="Courier New" w:hAnsi="Courier New"/>
                              </w:rPr>
                              <w:t xml:space="preserve">   geo:hasGeometry ex:Point1 .</w:t>
                            </w:r>
                          </w:p>
                          <w:p w14:paraId="34940B2E" w14:textId="77777777" w:rsidR="00616EC9" w:rsidRPr="00870DF4" w:rsidRDefault="00616EC9" w:rsidP="00DA460B">
                            <w:pPr>
                              <w:rPr>
                                <w:rFonts w:ascii="Courier New" w:hAnsi="Courier New"/>
                              </w:rPr>
                            </w:pPr>
                            <w:r w:rsidRPr="00870DF4">
                              <w:rPr>
                                <w:rFonts w:ascii="Courier New" w:hAnsi="Courier New"/>
                              </w:rPr>
                              <w:t>ex:Point1 a geo:Point;</w:t>
                            </w:r>
                          </w:p>
                          <w:p w14:paraId="2E7DB22A" w14:textId="77777777" w:rsidR="00616EC9" w:rsidRPr="00870DF4" w:rsidRDefault="00616EC9"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616EC9" w:rsidRPr="00870DF4" w:rsidRDefault="00616EC9" w:rsidP="00DA460B">
                            <w:pPr>
                              <w:rPr>
                                <w:rFonts w:ascii="Courier New" w:hAnsi="Courier New"/>
                              </w:rPr>
                            </w:pPr>
                            <w:r w:rsidRPr="00870DF4">
                              <w:rPr>
                                <w:rFonts w:ascii="Courier New" w:hAnsi="Courier New"/>
                              </w:rPr>
                              <w:t>Ex:Park1 a ex:Park;</w:t>
                            </w:r>
                          </w:p>
                          <w:p w14:paraId="5EE39A33" w14:textId="77777777" w:rsidR="00616EC9" w:rsidRPr="00870DF4" w:rsidRDefault="00616EC9" w:rsidP="00DA460B">
                            <w:pPr>
                              <w:rPr>
                                <w:rFonts w:ascii="Courier New" w:hAnsi="Courier New"/>
                              </w:rPr>
                            </w:pPr>
                            <w:r w:rsidRPr="00870DF4">
                              <w:rPr>
                                <w:rFonts w:ascii="Courier New" w:hAnsi="Courier New"/>
                              </w:rPr>
                              <w:tab/>
                              <w:t>rdfs:label "Example Park";</w:t>
                            </w:r>
                          </w:p>
                          <w:p w14:paraId="5C9F7888" w14:textId="77777777" w:rsidR="00616EC9" w:rsidRPr="00870DF4" w:rsidRDefault="00616EC9" w:rsidP="00DA460B">
                            <w:pPr>
                              <w:rPr>
                                <w:rFonts w:ascii="Courier New" w:hAnsi="Courier New"/>
                              </w:rPr>
                            </w:pPr>
                            <w:r w:rsidRPr="00870DF4">
                              <w:rPr>
                                <w:rFonts w:ascii="Courier New" w:hAnsi="Courier New"/>
                              </w:rPr>
                              <w:tab/>
                              <w:t>geo:hasGeometry ex:Polygon1 .</w:t>
                            </w:r>
                          </w:p>
                          <w:p w14:paraId="6CDFE9B9" w14:textId="77777777" w:rsidR="00616EC9" w:rsidRPr="00870DF4" w:rsidRDefault="00616EC9" w:rsidP="00DA460B">
                            <w:pPr>
                              <w:rPr>
                                <w:rFonts w:ascii="Courier New" w:hAnsi="Courier New"/>
                              </w:rPr>
                            </w:pPr>
                            <w:r w:rsidRPr="00870DF4">
                              <w:rPr>
                                <w:rFonts w:ascii="Courier New" w:hAnsi="Courier New"/>
                              </w:rPr>
                              <w:t>ex:Polygon1 a geo:Polygon;</w:t>
                            </w:r>
                          </w:p>
                          <w:p w14:paraId="651642C2" w14:textId="77777777" w:rsidR="00616EC9" w:rsidRPr="00870DF4" w:rsidRDefault="00616EC9"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616EC9" w:rsidRPr="00870DF4" w:rsidRDefault="00616EC9" w:rsidP="00DA460B">
                      <w:pPr>
                        <w:rPr>
                          <w:rFonts w:ascii="Courier New" w:hAnsi="Courier New"/>
                        </w:rPr>
                      </w:pPr>
                      <w:r w:rsidRPr="00870DF4">
                        <w:rPr>
                          <w:rFonts w:ascii="Courier New" w:hAnsi="Courier New"/>
                        </w:rPr>
                        <w:t>ex:Monument1 a ex:Monument;</w:t>
                      </w:r>
                    </w:p>
                    <w:p w14:paraId="10094341" w14:textId="77777777" w:rsidR="00616EC9" w:rsidRPr="00870DF4" w:rsidRDefault="00616EC9" w:rsidP="00DA460B">
                      <w:pPr>
                        <w:rPr>
                          <w:rFonts w:ascii="Courier New" w:hAnsi="Courier New"/>
                        </w:rPr>
                      </w:pPr>
                      <w:r w:rsidRPr="00870DF4">
                        <w:rPr>
                          <w:rFonts w:ascii="Courier New" w:hAnsi="Courier New"/>
                        </w:rPr>
                        <w:t xml:space="preserve">   rdfs:label "Washington Monument";</w:t>
                      </w:r>
                    </w:p>
                    <w:p w14:paraId="4E65DB1F" w14:textId="77777777" w:rsidR="00616EC9" w:rsidRPr="00870DF4" w:rsidRDefault="00616EC9" w:rsidP="00DA460B">
                      <w:pPr>
                        <w:rPr>
                          <w:rFonts w:ascii="Courier New" w:hAnsi="Courier New"/>
                        </w:rPr>
                      </w:pPr>
                      <w:r w:rsidRPr="00870DF4">
                        <w:rPr>
                          <w:rFonts w:ascii="Courier New" w:hAnsi="Courier New"/>
                        </w:rPr>
                        <w:t xml:space="preserve">   geo:hasGeometry ex:Point1 .</w:t>
                      </w:r>
                    </w:p>
                    <w:p w14:paraId="34940B2E" w14:textId="77777777" w:rsidR="00616EC9" w:rsidRPr="00870DF4" w:rsidRDefault="00616EC9" w:rsidP="00DA460B">
                      <w:pPr>
                        <w:rPr>
                          <w:rFonts w:ascii="Courier New" w:hAnsi="Courier New"/>
                        </w:rPr>
                      </w:pPr>
                      <w:r w:rsidRPr="00870DF4">
                        <w:rPr>
                          <w:rFonts w:ascii="Courier New" w:hAnsi="Courier New"/>
                        </w:rPr>
                        <w:t>ex:Point1 a geo:Point;</w:t>
                      </w:r>
                    </w:p>
                    <w:p w14:paraId="2E7DB22A" w14:textId="77777777" w:rsidR="00616EC9" w:rsidRPr="00870DF4" w:rsidRDefault="00616EC9"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616EC9" w:rsidRPr="00870DF4" w:rsidRDefault="00616EC9" w:rsidP="00DA460B">
                      <w:pPr>
                        <w:rPr>
                          <w:rFonts w:ascii="Courier New" w:hAnsi="Courier New"/>
                        </w:rPr>
                      </w:pPr>
                      <w:r w:rsidRPr="00870DF4">
                        <w:rPr>
                          <w:rFonts w:ascii="Courier New" w:hAnsi="Courier New"/>
                        </w:rPr>
                        <w:t>Ex:Park1 a ex:Park;</w:t>
                      </w:r>
                    </w:p>
                    <w:p w14:paraId="5EE39A33" w14:textId="77777777" w:rsidR="00616EC9" w:rsidRPr="00870DF4" w:rsidRDefault="00616EC9" w:rsidP="00DA460B">
                      <w:pPr>
                        <w:rPr>
                          <w:rFonts w:ascii="Courier New" w:hAnsi="Courier New"/>
                        </w:rPr>
                      </w:pPr>
                      <w:r w:rsidRPr="00870DF4">
                        <w:rPr>
                          <w:rFonts w:ascii="Courier New" w:hAnsi="Courier New"/>
                        </w:rPr>
                        <w:tab/>
                        <w:t>rdfs:label "Example Park";</w:t>
                      </w:r>
                    </w:p>
                    <w:p w14:paraId="5C9F7888" w14:textId="77777777" w:rsidR="00616EC9" w:rsidRPr="00870DF4" w:rsidRDefault="00616EC9" w:rsidP="00DA460B">
                      <w:pPr>
                        <w:rPr>
                          <w:rFonts w:ascii="Courier New" w:hAnsi="Courier New"/>
                        </w:rPr>
                      </w:pPr>
                      <w:r w:rsidRPr="00870DF4">
                        <w:rPr>
                          <w:rFonts w:ascii="Courier New" w:hAnsi="Courier New"/>
                        </w:rPr>
                        <w:tab/>
                        <w:t>geo:hasGeometry ex:Polygon1 .</w:t>
                      </w:r>
                    </w:p>
                    <w:p w14:paraId="6CDFE9B9" w14:textId="77777777" w:rsidR="00616EC9" w:rsidRPr="00870DF4" w:rsidRDefault="00616EC9" w:rsidP="00DA460B">
                      <w:pPr>
                        <w:rPr>
                          <w:rFonts w:ascii="Courier New" w:hAnsi="Courier New"/>
                        </w:rPr>
                      </w:pPr>
                      <w:r w:rsidRPr="00870DF4">
                        <w:rPr>
                          <w:rFonts w:ascii="Courier New" w:hAnsi="Courier New"/>
                        </w:rPr>
                        <w:t>ex:Polygon1 a geo:Polygon;</w:t>
                      </w:r>
                    </w:p>
                    <w:p w14:paraId="651642C2" w14:textId="77777777" w:rsidR="00616EC9" w:rsidRPr="00870DF4" w:rsidRDefault="00616EC9"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616EC9" w:rsidRPr="00680A88" w:rsidRDefault="00616EC9"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616EC9" w:rsidRPr="00680A88" w:rsidRDefault="00616EC9"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616EC9" w:rsidRPr="00680A88" w:rsidRDefault="00616EC9"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616EC9" w:rsidRPr="00680A88" w:rsidRDefault="00616EC9"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616EC9" w:rsidRPr="00680A88" w:rsidRDefault="00616EC9"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616EC9" w:rsidRPr="00680A88" w:rsidRDefault="00616EC9"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616EC9" w:rsidRPr="00680A88" w:rsidRDefault="00616EC9"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616EC9" w:rsidRPr="00680A88" w:rsidRDefault="00616EC9"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616EC9" w:rsidRPr="00680A88" w:rsidRDefault="00616EC9"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616EC9" w:rsidRPr="00680A88" w:rsidRDefault="00616EC9"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616EC9" w:rsidRPr="00680A88" w:rsidRDefault="00616EC9"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616EC9" w:rsidRPr="00680A88" w:rsidRDefault="00616EC9"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28433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28433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2843356"/>
      <w:r>
        <w:t>Sensors</w:t>
      </w:r>
      <w:r w:rsidRPr="00E72AD2">
        <w:t xml:space="preserve"> </w:t>
      </w:r>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78315DA" w:rsidR="004F1D87" w:rsidRDefault="004F1D87" w:rsidP="004F1D87">
      <w:r w:rsidRPr="000C6992">
        <w:t>The</w:t>
      </w:r>
      <w:r w:rsidR="00E24B3D">
        <w:t xml:space="preserve"> S</w:t>
      </w:r>
      <w:r w:rsidR="00E72AD2">
        <w:t>ensors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r>
              <w:t>sosa:</w:t>
            </w:r>
            <w:r w:rsidR="004F1D87">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0EF7E9E2" w:rsidR="004F1D87" w:rsidRDefault="007D0E05" w:rsidP="002F7C60">
            <w:r>
              <w:t>sosa:</w:t>
            </w:r>
            <w:r w:rsidR="004F1D87">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E24B3D" w14:paraId="5BAE33E6" w14:textId="77777777" w:rsidTr="002F7C60">
        <w:trPr>
          <w:trHeight w:val="63"/>
        </w:trPr>
        <w:tc>
          <w:tcPr>
            <w:tcW w:w="2444" w:type="dxa"/>
            <w:vMerge w:val="restart"/>
          </w:tcPr>
          <w:p w14:paraId="6C71C380" w14:textId="4DD39FFF" w:rsidR="00E24B3D" w:rsidRDefault="00973D7A" w:rsidP="00616EC9">
            <w:r>
              <w:t>sosa:</w:t>
            </w:r>
            <w:r w:rsidR="00E24B3D">
              <w:t>ObservableProperty</w:t>
            </w:r>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r>
              <w:t>ssn:Property</w:t>
            </w:r>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r>
              <w:t>ssn:</w:t>
            </w:r>
            <w:r w:rsidRPr="00F06DDA">
              <w:t>Stimulus</w:t>
            </w:r>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sosa:</w:t>
            </w:r>
            <w:r w:rsidRPr="00F06DDA">
              <w:t>Observation</w:t>
            </w:r>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3A39BF04" w:rsidR="004F1D87" w:rsidRDefault="00973D7A" w:rsidP="002F7C60">
            <w:r>
              <w:t>sosa:</w:t>
            </w:r>
            <w:r w:rsidR="004F1D87">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r>
              <w:t>sosa:</w:t>
            </w:r>
            <w:r w:rsidR="004F1D87">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28433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3" w:name="_Toc28433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28433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3AB60FF6" w14:textId="10364639" w:rsidR="00CA16AC" w:rsidRPr="00CA16AC" w:rsidRDefault="00CA16AC" w:rsidP="00CA16AC">
      <w:pPr>
        <w:pStyle w:val="ListParagraph"/>
        <w:numPr>
          <w:ilvl w:val="0"/>
          <w:numId w:val="26"/>
        </w:numPr>
        <w:rPr>
          <w:sz w:val="24"/>
        </w:rPr>
      </w:pPr>
      <w:r w:rsidRPr="00CA16AC">
        <w:rPr>
          <w:sz w:val="24"/>
        </w:rPr>
        <w:t>Capture more detailed cardinality restrictions:</w:t>
      </w:r>
    </w:p>
    <w:p w14:paraId="758F2974" w14:textId="26EC5702" w:rsidR="00CA16AC" w:rsidRPr="00CA16AC" w:rsidRDefault="00CA16AC" w:rsidP="00CA16AC">
      <w:pPr>
        <w:pStyle w:val="ListParagraph"/>
        <w:numPr>
          <w:ilvl w:val="1"/>
          <w:numId w:val="26"/>
        </w:numPr>
        <w:rPr>
          <w:sz w:val="24"/>
        </w:rPr>
      </w:pPr>
      <w:r w:rsidRPr="00CA16AC">
        <w:rPr>
          <w:sz w:val="24"/>
        </w:rPr>
        <w:t>Family &gt;1hasFamilyMember.Person</w:t>
      </w:r>
    </w:p>
    <w:p w14:paraId="4B08AD47" w14:textId="53D2B5E0" w:rsidR="00CA16AC" w:rsidRPr="00CA16AC" w:rsidRDefault="00CA16AC" w:rsidP="00CA16AC">
      <w:pPr>
        <w:pStyle w:val="ListParagraph"/>
        <w:numPr>
          <w:ilvl w:val="1"/>
          <w:numId w:val="26"/>
        </w:numPr>
        <w:rPr>
          <w:sz w:val="24"/>
        </w:rPr>
      </w:pPr>
      <w:r w:rsidRPr="00CA16AC">
        <w:rPr>
          <w:sz w:val="24"/>
        </w:rPr>
        <w:t>Household &gt;1hasfamilyMember.Person</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5" w:name="_Toc2843360"/>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lastRenderedPageBreak/>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2843361"/>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7" w:name="_Toc2843362"/>
      <w:r>
        <w:lastRenderedPageBreak/>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78" w:name="_Toc2843363"/>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these 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lastRenderedPageBreak/>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r>
      <w:r w:rsidRPr="00503161">
        <w:rPr>
          <w:sz w:val="24"/>
        </w:rPr>
        <w:lastRenderedPageBreak/>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lastRenderedPageBreak/>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lastRenderedPageBreak/>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lastRenderedPageBreak/>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79" w:author="Megan Katsumi" w:date="2018-11-14T08:39:00Z">
              <w:r>
                <w:t>LoopDetector</w:t>
              </w:r>
            </w:ins>
          </w:p>
        </w:tc>
        <w:tc>
          <w:tcPr>
            <w:tcW w:w="2446" w:type="dxa"/>
          </w:tcPr>
          <w:p w14:paraId="39B665CE" w14:textId="768C97D5" w:rsidR="001020C5" w:rsidRDefault="001020C5" w:rsidP="00272044">
            <w:ins w:id="80" w:author="Megan Katsumi" w:date="2018-11-14T09:12:00Z">
              <w:r>
                <w:t>sosa:</w:t>
              </w:r>
            </w:ins>
            <w:ins w:id="81" w:author="Megan Katsumi" w:date="2018-11-14T10:30:00Z">
              <w:r>
                <w:t>detects</w:t>
              </w:r>
            </w:ins>
          </w:p>
        </w:tc>
        <w:tc>
          <w:tcPr>
            <w:tcW w:w="4399" w:type="dxa"/>
          </w:tcPr>
          <w:p w14:paraId="256C6CC0" w14:textId="2E4DF2A3" w:rsidR="001020C5" w:rsidRDefault="001020C5" w:rsidP="00272044">
            <w:pPr>
              <w:tabs>
                <w:tab w:val="center" w:pos="2335"/>
              </w:tabs>
            </w:pPr>
            <w:ins w:id="82"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83" w:author="Megan Katsumi" w:date="2018-11-14T10:30:00Z">
              <w:r>
                <w:t>sosa:observes</w:t>
              </w:r>
            </w:ins>
          </w:p>
        </w:tc>
        <w:tc>
          <w:tcPr>
            <w:tcW w:w="4399" w:type="dxa"/>
          </w:tcPr>
          <w:p w14:paraId="34D9286A" w14:textId="443F730D" w:rsidR="001020C5" w:rsidRDefault="001020C5" w:rsidP="00272044">
            <w:pPr>
              <w:tabs>
                <w:tab w:val="center" w:pos="2335"/>
              </w:tabs>
            </w:pPr>
            <w:ins w:id="84"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85" w:author="Megan Katsumi" w:date="2018-11-14T10:32:00Z">
              <w:r>
                <w:t>sosa:observes</w:t>
              </w:r>
            </w:ins>
          </w:p>
        </w:tc>
        <w:tc>
          <w:tcPr>
            <w:tcW w:w="4399" w:type="dxa"/>
          </w:tcPr>
          <w:p w14:paraId="45D6BFE2" w14:textId="6B215E2F" w:rsidR="001020C5" w:rsidRDefault="001020C5" w:rsidP="00272044">
            <w:pPr>
              <w:tabs>
                <w:tab w:val="center" w:pos="2335"/>
              </w:tabs>
            </w:pPr>
            <w:ins w:id="86"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87" w:author="Megan Katsumi" w:date="2018-11-14T10:32:00Z">
              <w:r>
                <w:t>sosa:observes</w:t>
              </w:r>
            </w:ins>
          </w:p>
        </w:tc>
        <w:tc>
          <w:tcPr>
            <w:tcW w:w="4399" w:type="dxa"/>
          </w:tcPr>
          <w:p w14:paraId="6B904044" w14:textId="4B4711CD" w:rsidR="001020C5" w:rsidRDefault="001020C5" w:rsidP="00272044">
            <w:pPr>
              <w:tabs>
                <w:tab w:val="center" w:pos="2335"/>
              </w:tabs>
            </w:pPr>
            <w:ins w:id="88" w:author="Megan Katsumi" w:date="2018-11-14T10:32:00Z">
              <w:r>
                <w:t>{</w:t>
              </w:r>
            </w:ins>
            <w:ins w:id="89" w:author="Megan Katsumi" w:date="2018-11-14T10:33:00Z">
              <w:r>
                <w:t>mean_</w:t>
              </w:r>
            </w:ins>
            <w:ins w:id="90" w:author="Megan Katsumi" w:date="2018-11-14T11:14:00Z">
              <w:r>
                <w:t>travel_</w:t>
              </w:r>
            </w:ins>
            <w:ins w:id="91"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92" w:author="Megan Katsumi" w:date="2018-11-14T09:25:00Z">
              <w:r>
                <w:t>sosa:madeObservation</w:t>
              </w:r>
            </w:ins>
          </w:p>
        </w:tc>
        <w:tc>
          <w:tcPr>
            <w:tcW w:w="4399" w:type="dxa"/>
          </w:tcPr>
          <w:p w14:paraId="0EBFD551" w14:textId="3211FBD3" w:rsidR="001020C5" w:rsidRDefault="001020C5" w:rsidP="00272044">
            <w:pPr>
              <w:tabs>
                <w:tab w:val="center" w:pos="2335"/>
              </w:tabs>
            </w:pPr>
            <w:ins w:id="93" w:author="Megan Katsumi" w:date="2018-11-14T09:25:00Z">
              <w:r>
                <w:t>only (sosa:Observation and sosa:hasFeatureOfInterest</w:t>
              </w:r>
            </w:ins>
            <w:ins w:id="94" w:author="Megan Katsumi" w:date="2018-11-14T09:26:00Z">
              <w:r>
                <w:t xml:space="preserve"> only transport:</w:t>
              </w:r>
            </w:ins>
            <w:ins w:id="95" w:author="Megan Katsumi" w:date="2018-11-14T10:27:00Z">
              <w:r>
                <w:t>Arc</w:t>
              </w:r>
            </w:ins>
            <w:ins w:id="96" w:author="Megan Katsumi" w:date="2018-11-14T10:35:00Z">
              <w:r>
                <w:t xml:space="preserve"> and sosa:</w:t>
              </w:r>
            </w:ins>
            <w:ins w:id="97" w:author="Megan Katsumi" w:date="2018-11-14T12:23:00Z">
              <w:r>
                <w:t>wasO</w:t>
              </w:r>
            </w:ins>
            <w:ins w:id="98" w:author="Megan Katsumi" w:date="2018-11-14T10:35:00Z">
              <w:r>
                <w:t>riginatedBy {vehicle</w:t>
              </w:r>
            </w:ins>
            <w:ins w:id="99" w:author="Megan Katsumi" w:date="2018-11-14T10:36:00Z">
              <w:r>
                <w:t>_presence}</w:t>
              </w:r>
            </w:ins>
            <w:r>
              <w:t xml:space="preserve"> and </w:t>
            </w:r>
            <w:r w:rsidRPr="009C34EF">
              <w:rPr>
                <w:highlight w:val="yellow"/>
              </w:rPr>
              <w:t>sosa:hasResult RoadOccupancy or VehicleVolume or MeanTravelSpeed</w:t>
            </w:r>
            <w:ins w:id="100"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1"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2"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3"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4" w:author="Megan Katsumi" w:date="2018-11-14T10:32:00Z">
              <w:r w:rsidRPr="009C34EF">
                <w:t>{</w:t>
              </w:r>
            </w:ins>
            <w:ins w:id="105" w:author="Megan Katsumi" w:date="2018-11-14T10:33:00Z">
              <w:r w:rsidRPr="009C34EF">
                <w:t>mean_</w:t>
              </w:r>
            </w:ins>
            <w:ins w:id="106" w:author="Megan Katsumi" w:date="2018-11-14T11:14:00Z">
              <w:r w:rsidRPr="009C34EF">
                <w:t>travel_</w:t>
              </w:r>
            </w:ins>
            <w:ins w:id="107"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w:t>
            </w:r>
            <w:r>
              <w:lastRenderedPageBreak/>
              <w:t>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8" w:name="_Toc2843364"/>
      <w:r>
        <w:t xml:space="preserve">Travel </w:t>
      </w:r>
      <w:r w:rsidR="00E91E39">
        <w:t>Costs</w:t>
      </w:r>
      <w:bookmarkEnd w:id="10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lastRenderedPageBreak/>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09" w:name="_Toc2843365"/>
      <w:r>
        <w:t>Parking Ontology</w:t>
      </w:r>
      <w:bookmarkEnd w:id="10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lastRenderedPageBreak/>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BE27DE">
            <w:pPr>
              <w:tabs>
                <w:tab w:val="left" w:pos="1027"/>
              </w:tabs>
            </w:pPr>
            <w:r>
              <w:t>Property</w:t>
            </w:r>
            <w:r>
              <w:tab/>
            </w:r>
          </w:p>
        </w:tc>
        <w:tc>
          <w:tcPr>
            <w:tcW w:w="2481" w:type="dxa"/>
            <w:shd w:val="clear" w:color="auto" w:fill="00FFFF"/>
          </w:tcPr>
          <w:p w14:paraId="1F1AABA5" w14:textId="77777777" w:rsidR="00891743" w:rsidRDefault="00891743" w:rsidP="00BE27DE">
            <w:r>
              <w:t>Characteristic</w:t>
            </w:r>
          </w:p>
        </w:tc>
        <w:tc>
          <w:tcPr>
            <w:tcW w:w="4629" w:type="dxa"/>
            <w:shd w:val="clear" w:color="auto" w:fill="00FFFF"/>
          </w:tcPr>
          <w:p w14:paraId="5D379DB9" w14:textId="77777777" w:rsidR="00891743" w:rsidRDefault="00891743" w:rsidP="00BE27DE">
            <w:r>
              <w:t>Value (if applicable)</w:t>
            </w:r>
          </w:p>
        </w:tc>
      </w:tr>
      <w:tr w:rsidR="00916B43" w14:paraId="64E7E773" w14:textId="77777777" w:rsidTr="000A1FF2">
        <w:tc>
          <w:tcPr>
            <w:tcW w:w="2240" w:type="dxa"/>
            <w:vMerge w:val="restart"/>
          </w:tcPr>
          <w:p w14:paraId="657B58A0" w14:textId="278601FF" w:rsidR="00916B43" w:rsidRDefault="00916B43" w:rsidP="00BE27DE">
            <w:bookmarkStart w:id="110" w:name="_GoBack" w:colFirst="0" w:colLast="0"/>
            <w:r>
              <w:t>hasSubParkingArea</w:t>
            </w:r>
          </w:p>
        </w:tc>
        <w:tc>
          <w:tcPr>
            <w:tcW w:w="2481" w:type="dxa"/>
          </w:tcPr>
          <w:p w14:paraId="4803F087" w14:textId="0E794EC0" w:rsidR="00916B43" w:rsidRDefault="00916B43" w:rsidP="00BE27DE">
            <w:r>
              <w:t>subPropertyOf</w:t>
            </w:r>
          </w:p>
        </w:tc>
        <w:tc>
          <w:tcPr>
            <w:tcW w:w="4629" w:type="dxa"/>
          </w:tcPr>
          <w:p w14:paraId="5A2F554A" w14:textId="48453469" w:rsidR="00916B43" w:rsidRDefault="00916B43" w:rsidP="00BE27DE">
            <w:r>
              <w:t>mer:hasProperPart</w:t>
            </w:r>
          </w:p>
        </w:tc>
      </w:tr>
      <w:bookmarkEnd w:id="110"/>
      <w:tr w:rsidR="00916B43" w14:paraId="0D638573" w14:textId="77777777" w:rsidTr="000A1FF2">
        <w:tc>
          <w:tcPr>
            <w:tcW w:w="2240" w:type="dxa"/>
            <w:vMerge/>
          </w:tcPr>
          <w:p w14:paraId="74F91628" w14:textId="77777777" w:rsidR="00916B43" w:rsidRDefault="00916B43" w:rsidP="00BE27DE"/>
        </w:tc>
        <w:tc>
          <w:tcPr>
            <w:tcW w:w="2481" w:type="dxa"/>
          </w:tcPr>
          <w:p w14:paraId="12D3FBFD" w14:textId="1B66099B" w:rsidR="00916B43" w:rsidRDefault="00916B43" w:rsidP="00BE27DE">
            <w:r>
              <w:t>domain</w:t>
            </w:r>
          </w:p>
        </w:tc>
        <w:tc>
          <w:tcPr>
            <w:tcW w:w="4629" w:type="dxa"/>
          </w:tcPr>
          <w:p w14:paraId="6976CB56" w14:textId="2CB9317B" w:rsidR="00916B43" w:rsidRDefault="00916B43" w:rsidP="00BE27DE">
            <w:r>
              <w:t>ParkingArea</w:t>
            </w:r>
          </w:p>
        </w:tc>
      </w:tr>
      <w:tr w:rsidR="00916B43" w14:paraId="55A68BCA" w14:textId="77777777" w:rsidTr="000A1FF2">
        <w:tc>
          <w:tcPr>
            <w:tcW w:w="2240" w:type="dxa"/>
            <w:vMerge/>
          </w:tcPr>
          <w:p w14:paraId="78472EC6" w14:textId="29A5E947" w:rsidR="00916B43" w:rsidRDefault="00916B43" w:rsidP="00BE27DE"/>
        </w:tc>
        <w:tc>
          <w:tcPr>
            <w:tcW w:w="2481" w:type="dxa"/>
          </w:tcPr>
          <w:p w14:paraId="5DDA5578" w14:textId="66FA0B87" w:rsidR="00916B43" w:rsidRDefault="00916B43" w:rsidP="00BE27DE">
            <w:r>
              <w:t>range</w:t>
            </w:r>
          </w:p>
        </w:tc>
        <w:tc>
          <w:tcPr>
            <w:tcW w:w="4629" w:type="dxa"/>
          </w:tcPr>
          <w:p w14:paraId="1C0DBA08" w14:textId="1CC3D04C" w:rsidR="00916B43" w:rsidRDefault="00916B43" w:rsidP="00BE27DE">
            <w:r>
              <w:t>ParkingArea</w:t>
            </w:r>
          </w:p>
        </w:tc>
      </w:tr>
      <w:tr w:rsidR="00916B43" w14:paraId="41D544F4" w14:textId="77777777" w:rsidTr="000A1FF2">
        <w:tc>
          <w:tcPr>
            <w:tcW w:w="2240" w:type="dxa"/>
            <w:vMerge/>
          </w:tcPr>
          <w:p w14:paraId="5256815E" w14:textId="77777777" w:rsidR="00916B43" w:rsidRDefault="00916B43" w:rsidP="00BE27DE"/>
        </w:tc>
        <w:tc>
          <w:tcPr>
            <w:tcW w:w="2481" w:type="dxa"/>
          </w:tcPr>
          <w:p w14:paraId="5BADE3FD" w14:textId="05E6DA2A" w:rsidR="00916B43" w:rsidRDefault="00916B43" w:rsidP="00BE27DE">
            <w:r>
              <w:t>inverse</w:t>
            </w:r>
          </w:p>
        </w:tc>
        <w:tc>
          <w:tcPr>
            <w:tcW w:w="4629" w:type="dxa"/>
          </w:tcPr>
          <w:p w14:paraId="39104FE1" w14:textId="49795E54" w:rsidR="00916B43" w:rsidRDefault="00916B43" w:rsidP="00BE27DE">
            <w:r>
              <w:t>subParkingAreaOf</w:t>
            </w:r>
          </w:p>
        </w:tc>
      </w:tr>
      <w:tr w:rsidR="00916B43" w14:paraId="2C8D33E0" w14:textId="77777777" w:rsidTr="000A1FF2">
        <w:tc>
          <w:tcPr>
            <w:tcW w:w="2240" w:type="dxa"/>
            <w:vMerge w:val="restart"/>
          </w:tcPr>
          <w:p w14:paraId="78CF7568" w14:textId="0349F2F7" w:rsidR="00916B43" w:rsidRDefault="00916B43" w:rsidP="00BE27DE">
            <w:r>
              <w:t>subParkingAreaOf</w:t>
            </w:r>
          </w:p>
        </w:tc>
        <w:tc>
          <w:tcPr>
            <w:tcW w:w="2481" w:type="dxa"/>
          </w:tcPr>
          <w:p w14:paraId="49D81376" w14:textId="370E008E" w:rsidR="00916B43" w:rsidRDefault="00916B43" w:rsidP="00BE27DE">
            <w:r>
              <w:t>subPropertyOf</w:t>
            </w:r>
          </w:p>
        </w:tc>
        <w:tc>
          <w:tcPr>
            <w:tcW w:w="4629" w:type="dxa"/>
          </w:tcPr>
          <w:p w14:paraId="016F794D" w14:textId="1056533B" w:rsidR="00916B43" w:rsidRDefault="00916B43" w:rsidP="00BE27DE">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2843366"/>
      <w:r>
        <w:t>Public</w:t>
      </w:r>
      <w:r w:rsidR="00BD7C89">
        <w:t xml:space="preserve"> Transit Ontology</w:t>
      </w:r>
      <w:bookmarkEnd w:id="111"/>
    </w:p>
    <w:p w14:paraId="6A7EE14B" w14:textId="07F0684A" w:rsidR="00D479C9" w:rsidRDefault="00616EC9"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lastRenderedPageBreak/>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2843367"/>
      <w:r>
        <w:t>Land Use</w:t>
      </w:r>
      <w:r w:rsidR="00BA1ACD">
        <w:t xml:space="preserve"> Ontology</w:t>
      </w:r>
      <w:bookmarkEnd w:id="112"/>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lastRenderedPageBreak/>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lastRenderedPageBreak/>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28433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28433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2843370"/>
      <w:r>
        <w:lastRenderedPageBreak/>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2843371"/>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xml:space="preserve">, </w:t>
      </w:r>
      <w:r w:rsidR="00D72AC0">
        <w:rPr>
          <w:lang w:val="en-US" w:bidi="en-US"/>
        </w:rPr>
        <w:lastRenderedPageBreak/>
        <w:t>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28433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28433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lastRenderedPageBreak/>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lastRenderedPageBreak/>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28433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 xml:space="preserve">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t>
      </w:r>
      <w:r>
        <w:lastRenderedPageBreak/>
        <w:t>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28433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28433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2843377"/>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28433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2843379"/>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2843380"/>
      <w:r>
        <w:lastRenderedPageBreak/>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2843381"/>
      <w:r w:rsidRPr="006E670F">
        <w:lastRenderedPageBreak/>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28433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28433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28433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28433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28433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639D8" w14:textId="77777777" w:rsidR="00C857F2" w:rsidRDefault="00C857F2" w:rsidP="00EA354A">
      <w:r>
        <w:separator/>
      </w:r>
    </w:p>
  </w:endnote>
  <w:endnote w:type="continuationSeparator" w:id="0">
    <w:p w14:paraId="3938C47A" w14:textId="77777777" w:rsidR="00C857F2" w:rsidRDefault="00C857F2"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616EC9" w:rsidRDefault="00616EC9">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616EC9" w:rsidRPr="0032583C" w:rsidRDefault="00616EC9">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616EC9" w14:paraId="2B76F3B3" w14:textId="77777777" w:rsidTr="00967D94">
      <w:tc>
        <w:tcPr>
          <w:tcW w:w="6947" w:type="dxa"/>
        </w:tcPr>
        <w:p w14:paraId="07DEE8C9" w14:textId="77777777" w:rsidR="00616EC9" w:rsidRDefault="00616EC9"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616EC9" w:rsidRDefault="00616EC9"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616EC9" w:rsidRDefault="00616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5421D" w14:textId="77777777" w:rsidR="00C857F2" w:rsidRDefault="00C857F2" w:rsidP="00EA354A">
      <w:r>
        <w:separator/>
      </w:r>
    </w:p>
  </w:footnote>
  <w:footnote w:type="continuationSeparator" w:id="0">
    <w:p w14:paraId="06C0C4BA" w14:textId="77777777" w:rsidR="00C857F2" w:rsidRDefault="00C857F2" w:rsidP="00EA354A">
      <w:r>
        <w:continuationSeparator/>
      </w:r>
    </w:p>
  </w:footnote>
  <w:footnote w:id="1">
    <w:p w14:paraId="005D8B98" w14:textId="5699BB61" w:rsidR="00616EC9" w:rsidRPr="00FF4EA6" w:rsidRDefault="00616EC9">
      <w:pPr>
        <w:pStyle w:val="FootnoteText"/>
        <w:rPr>
          <w:lang w:val="en-CA"/>
        </w:rPr>
      </w:pPr>
      <w:r>
        <w:rPr>
          <w:rStyle w:val="FootnoteReference"/>
        </w:rPr>
        <w:footnoteRef/>
      </w:r>
      <w:r>
        <w:t xml:space="preserve"> </w:t>
      </w:r>
      <w:r w:rsidRPr="00FF4EA6">
        <w:t>https://github.com/dgarijo/Widoco</w:t>
      </w:r>
    </w:p>
  </w:footnote>
  <w:footnote w:id="2">
    <w:p w14:paraId="15FCF3B1" w14:textId="77777777" w:rsidR="00616EC9" w:rsidRDefault="00616EC9"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616EC9" w:rsidRPr="00E80D3C" w:rsidRDefault="00616EC9"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616EC9" w:rsidRDefault="00616EC9">
      <w:pPr>
        <w:pStyle w:val="FootnoteText"/>
      </w:pPr>
      <w:r>
        <w:rPr>
          <w:rStyle w:val="FootnoteReference"/>
        </w:rPr>
        <w:footnoteRef/>
      </w:r>
      <w:r>
        <w:t xml:space="preserve"> </w:t>
      </w:r>
      <w:r w:rsidRPr="009A36FB">
        <w:t>https://www.w3.org/TR/owl-time/</w:t>
      </w:r>
    </w:p>
  </w:footnote>
  <w:footnote w:id="5">
    <w:p w14:paraId="357B0B37" w14:textId="77777777" w:rsidR="00616EC9" w:rsidRDefault="00616EC9">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616EC9" w:rsidRPr="00E80D3C" w:rsidRDefault="00616EC9">
      <w:pPr>
        <w:pStyle w:val="FootnoteText"/>
        <w:rPr>
          <w:lang w:val="en-CA"/>
        </w:rPr>
      </w:pPr>
      <w:r>
        <w:rPr>
          <w:rStyle w:val="FootnoteReference"/>
        </w:rPr>
        <w:footnoteRef/>
      </w:r>
      <w:r>
        <w:t xml:space="preserve"> </w:t>
      </w:r>
      <w:r>
        <w:rPr>
          <w:lang w:val="en-CA"/>
        </w:rPr>
        <w:t>equivalent property?</w:t>
      </w:r>
    </w:p>
  </w:footnote>
  <w:footnote w:id="7">
    <w:p w14:paraId="5635F86B" w14:textId="77777777" w:rsidR="00616EC9" w:rsidRDefault="00616EC9">
      <w:pPr>
        <w:pStyle w:val="FootnoteText"/>
      </w:pPr>
      <w:r>
        <w:rPr>
          <w:rStyle w:val="FootnoteReference"/>
        </w:rPr>
        <w:footnoteRef/>
      </w:r>
      <w:r>
        <w:t xml:space="preserve"> om:</w:t>
      </w:r>
      <w:r w:rsidRPr="00BD4EF4">
        <w:t>http://www.wurvoc.org/vocabularies/om-1.6/</w:t>
      </w:r>
    </w:p>
  </w:footnote>
  <w:footnote w:id="8">
    <w:p w14:paraId="0CCCF2E2" w14:textId="46693F90" w:rsidR="00616EC9" w:rsidRPr="00E80D3C" w:rsidRDefault="00616EC9">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616EC9" w:rsidRPr="00BD4EF4" w:rsidRDefault="00616EC9" w:rsidP="00E80D3C">
      <w:r>
        <w:rPr>
          <w:rStyle w:val="FootnoteReference"/>
        </w:rPr>
        <w:footnoteRef/>
      </w:r>
      <w:r>
        <w:t xml:space="preserve"> </w:t>
      </w:r>
      <w:r w:rsidRPr="00DC74DA">
        <w:t>http://ontology.eil.utoronto.ca/GCI/Foundation/GCI-Foundation-v2.owl</w:t>
      </w:r>
      <w:r>
        <w:t>#</w:t>
      </w:r>
    </w:p>
    <w:p w14:paraId="4AE1EB08" w14:textId="6D90AB37" w:rsidR="00616EC9" w:rsidRPr="00E80D3C" w:rsidRDefault="00616EC9">
      <w:pPr>
        <w:pStyle w:val="FootnoteText"/>
        <w:rPr>
          <w:lang w:val="en-CA"/>
        </w:rPr>
      </w:pPr>
    </w:p>
  </w:footnote>
  <w:footnote w:id="10">
    <w:p w14:paraId="2B0DD081" w14:textId="0C4649C5" w:rsidR="00616EC9" w:rsidRPr="008E7C02" w:rsidRDefault="00616EC9">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616EC9" w:rsidRPr="00046E73" w:rsidRDefault="00616EC9">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616EC9" w:rsidRDefault="00616EC9">
      <w:pPr>
        <w:pStyle w:val="FootnoteText"/>
      </w:pPr>
      <w:r>
        <w:rPr>
          <w:rStyle w:val="FootnoteReference"/>
        </w:rPr>
        <w:footnoteRef/>
      </w:r>
      <w:r>
        <w:t xml:space="preserve"> </w:t>
      </w:r>
      <w:r w:rsidRPr="00827DD8">
        <w:t>http://schema.org/</w:t>
      </w:r>
    </w:p>
  </w:footnote>
  <w:footnote w:id="13">
    <w:p w14:paraId="4E061129" w14:textId="77777777" w:rsidR="00616EC9" w:rsidRDefault="00616EC9">
      <w:pPr>
        <w:pStyle w:val="FootnoteText"/>
      </w:pPr>
      <w:r>
        <w:rPr>
          <w:rStyle w:val="FootnoteReference"/>
        </w:rPr>
        <w:footnoteRef/>
      </w:r>
      <w:r>
        <w:t xml:space="preserve"> </w:t>
      </w:r>
      <w:r w:rsidRPr="00827DD8">
        <w:t>http://ontology.eil.utoronto.ca/GCI/Shelters/GCI-Shelters.html</w:t>
      </w:r>
    </w:p>
  </w:footnote>
  <w:footnote w:id="14">
    <w:p w14:paraId="59CD3014" w14:textId="77777777" w:rsidR="00616EC9" w:rsidRDefault="00616EC9">
      <w:pPr>
        <w:pStyle w:val="FootnoteText"/>
      </w:pPr>
      <w:r>
        <w:rPr>
          <w:rStyle w:val="FootnoteReference"/>
        </w:rPr>
        <w:footnoteRef/>
      </w:r>
      <w:r>
        <w:t xml:space="preserve"> </w:t>
      </w:r>
      <w:r w:rsidRPr="005B2B4C">
        <w:t>http://ontology.eil.utoronto.ca/tove/organization.html</w:t>
      </w:r>
    </w:p>
  </w:footnote>
  <w:footnote w:id="15">
    <w:p w14:paraId="2EAE6E34" w14:textId="77777777" w:rsidR="00616EC9" w:rsidRDefault="00616EC9"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616EC9" w:rsidRPr="001A792D" w:rsidRDefault="00616EC9">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616EC9" w:rsidRDefault="00616EC9">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616EC9" w:rsidRPr="006539A1" w:rsidRDefault="00616EC9"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616EC9" w:rsidRPr="005B0E28" w:rsidRDefault="00616EC9">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57F2"/>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44D9AA57-C09F-564F-9135-53DFBC056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75</Pages>
  <Words>23577</Words>
  <Characters>134394</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16</cp:revision>
  <cp:lastPrinted>2017-08-16T13:18:00Z</cp:lastPrinted>
  <dcterms:created xsi:type="dcterms:W3CDTF">2019-04-08T13:58:00Z</dcterms:created>
  <dcterms:modified xsi:type="dcterms:W3CDTF">2019-04-12T18:05:00Z</dcterms:modified>
</cp:coreProperties>
</file>