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3A44A6">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3A44A6">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3A44A6">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3A44A6">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3A44A6">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3A44A6">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3A44A6">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3A44A6">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3A44A6">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3A44A6">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3A44A6">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3A44A6">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3A44A6">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3A44A6">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3A44A6">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3A44A6">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3A44A6">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3A44A6">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3A44A6">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 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3A44A6">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3A44A6">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3A44A6">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3A44A6">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3A44A6">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3A44A6">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Ontology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3A44A6">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3A44A6">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3A44A6">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3A44A6">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3A44A6">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3A44A6">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3A44A6">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3A44A6">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3A44A6">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3A44A6">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3A44A6">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3A44A6">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3A44A6">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3A44A6">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3A44A6">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3A44A6">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3A44A6">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3A44A6">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3A44A6">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3A44A6">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3A44A6">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3A44A6">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3A44A6">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3A44A6">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3A44A6">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3A44A6">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3A44A6">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3A44A6">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3A44A6">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3A44A6">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3A44A6">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3A44A6">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3A44A6">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3A44A6">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3A44A6">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3A44A6">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3A44A6">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3A44A6">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3A44A6">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3A44A6">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3A44A6">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3A44A6">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3A44A6">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3A44A6">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3A44A6">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3A44A6">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3A44A6">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3A44A6">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3A44A6">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3A44A6">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3A44A6">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3A44A6">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3A44A6">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3A44A6"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3A44A6"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fldSimple w:instr=" SEQ Figure \* ARABIC ">
        <w:r w:rsidR="00E640E5">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6D54FBD1" w:rsidR="00C850B1" w:rsidRDefault="00D01F8A" w:rsidP="00320FAD">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lastRenderedPageBreak/>
              <w:t>unitInBuilding</w:t>
            </w:r>
          </w:p>
        </w:tc>
        <w:tc>
          <w:tcPr>
            <w:tcW w:w="4673" w:type="dxa"/>
          </w:tcPr>
          <w:p w14:paraId="033F032E" w14:textId="77777777" w:rsidR="0055163B" w:rsidRPr="00A765C9" w:rsidRDefault="0055163B" w:rsidP="0055163B">
            <w:r w:rsidRPr="00A765C9">
              <w:lastRenderedPageBreak/>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3939450"/>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3939451"/>
      <w:r>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8" w:author="Megan Katsumi" w:date="2018-11-14T08:39:00Z">
              <w:r>
                <w:t>LoopDetector</w:t>
              </w:r>
            </w:ins>
          </w:p>
        </w:tc>
        <w:tc>
          <w:tcPr>
            <w:tcW w:w="2310" w:type="dxa"/>
          </w:tcPr>
          <w:p w14:paraId="39B665CE" w14:textId="768C97D5" w:rsidR="00F92DE6" w:rsidRDefault="00F92DE6" w:rsidP="00F92DE6">
            <w:ins w:id="109" w:author="Megan Katsumi" w:date="2018-11-14T09:12:00Z">
              <w:r>
                <w:t>sosa:</w:t>
              </w:r>
            </w:ins>
            <w:ins w:id="110" w:author="Megan Katsumi" w:date="2018-11-14T10:30:00Z">
              <w:r>
                <w:t>detects</w:t>
              </w:r>
            </w:ins>
          </w:p>
        </w:tc>
        <w:tc>
          <w:tcPr>
            <w:tcW w:w="4293" w:type="dxa"/>
          </w:tcPr>
          <w:p w14:paraId="256C6CC0" w14:textId="2E4DF2A3" w:rsidR="00F92DE6" w:rsidRDefault="00F92DE6" w:rsidP="00F92DE6">
            <w:pPr>
              <w:tabs>
                <w:tab w:val="center" w:pos="2335"/>
              </w:tabs>
            </w:pPr>
            <w:ins w:id="111"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2" w:author="Megan Katsumi" w:date="2018-11-14T10:30:00Z">
              <w:r>
                <w:t>sosa:observes</w:t>
              </w:r>
            </w:ins>
          </w:p>
        </w:tc>
        <w:tc>
          <w:tcPr>
            <w:tcW w:w="4293" w:type="dxa"/>
          </w:tcPr>
          <w:p w14:paraId="34D9286A" w14:textId="443F730D" w:rsidR="00F92DE6" w:rsidRDefault="00F92DE6" w:rsidP="00F92DE6">
            <w:pPr>
              <w:tabs>
                <w:tab w:val="center" w:pos="2335"/>
              </w:tabs>
            </w:pPr>
            <w:ins w:id="113"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4" w:author="Megan Katsumi" w:date="2018-11-14T10:32:00Z">
              <w:r>
                <w:t>sosa:observes</w:t>
              </w:r>
            </w:ins>
          </w:p>
        </w:tc>
        <w:tc>
          <w:tcPr>
            <w:tcW w:w="4293" w:type="dxa"/>
          </w:tcPr>
          <w:p w14:paraId="45D6BFE2" w14:textId="6B215E2F" w:rsidR="00F92DE6" w:rsidRDefault="00F92DE6" w:rsidP="00F92DE6">
            <w:pPr>
              <w:tabs>
                <w:tab w:val="center" w:pos="2335"/>
              </w:tabs>
            </w:pPr>
            <w:ins w:id="115"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6" w:author="Megan Katsumi" w:date="2018-11-14T10:32:00Z">
              <w:r>
                <w:t>sosa:observes</w:t>
              </w:r>
            </w:ins>
          </w:p>
        </w:tc>
        <w:tc>
          <w:tcPr>
            <w:tcW w:w="4293" w:type="dxa"/>
          </w:tcPr>
          <w:p w14:paraId="6B904044" w14:textId="4B4711CD" w:rsidR="00F92DE6" w:rsidRDefault="00F92DE6" w:rsidP="00F92DE6">
            <w:pPr>
              <w:tabs>
                <w:tab w:val="center" w:pos="2335"/>
              </w:tabs>
            </w:pPr>
            <w:ins w:id="117" w:author="Megan Katsumi" w:date="2018-11-14T10:32:00Z">
              <w:r>
                <w:t>{</w:t>
              </w:r>
            </w:ins>
            <w:ins w:id="118" w:author="Megan Katsumi" w:date="2018-11-14T10:33:00Z">
              <w:r>
                <w:t>mean_</w:t>
              </w:r>
            </w:ins>
            <w:ins w:id="119" w:author="Megan Katsumi" w:date="2018-11-14T11:14:00Z">
              <w:r>
                <w:t>travel_</w:t>
              </w:r>
            </w:ins>
            <w:ins w:id="120"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1" w:author="Megan Katsumi" w:date="2018-11-14T09:25:00Z">
              <w:r>
                <w:t>sosa:madeObservation</w:t>
              </w:r>
            </w:ins>
          </w:p>
        </w:tc>
        <w:tc>
          <w:tcPr>
            <w:tcW w:w="4293" w:type="dxa"/>
          </w:tcPr>
          <w:p w14:paraId="0EBFD551" w14:textId="3211FBD3" w:rsidR="00F92DE6" w:rsidRDefault="00F92DE6" w:rsidP="00F92DE6">
            <w:pPr>
              <w:tabs>
                <w:tab w:val="center" w:pos="2335"/>
              </w:tabs>
            </w:pPr>
            <w:ins w:id="122" w:author="Megan Katsumi" w:date="2018-11-14T09:25:00Z">
              <w:r>
                <w:t>only (sosa:Observation and sosa:hasFeatureOfInterest</w:t>
              </w:r>
            </w:ins>
            <w:ins w:id="123" w:author="Megan Katsumi" w:date="2018-11-14T09:26:00Z">
              <w:r>
                <w:t xml:space="preserve"> only transport:</w:t>
              </w:r>
            </w:ins>
            <w:ins w:id="124" w:author="Megan Katsumi" w:date="2018-11-14T10:27:00Z">
              <w:r>
                <w:t>Arc</w:t>
              </w:r>
            </w:ins>
            <w:ins w:id="125" w:author="Megan Katsumi" w:date="2018-11-14T10:35:00Z">
              <w:r>
                <w:t xml:space="preserve"> and sosa:</w:t>
              </w:r>
            </w:ins>
            <w:ins w:id="126" w:author="Megan Katsumi" w:date="2018-11-14T12:23:00Z">
              <w:r>
                <w:t>wasO</w:t>
              </w:r>
            </w:ins>
            <w:ins w:id="127" w:author="Megan Katsumi" w:date="2018-11-14T10:35:00Z">
              <w:r>
                <w:t>riginatedBy {vehicle</w:t>
              </w:r>
            </w:ins>
            <w:ins w:id="128" w:author="Megan Katsumi" w:date="2018-11-14T10:36:00Z">
              <w:r>
                <w:t>_presence}</w:t>
              </w:r>
            </w:ins>
            <w:r>
              <w:t xml:space="preserve"> and </w:t>
            </w:r>
            <w:r w:rsidRPr="009C34EF">
              <w:rPr>
                <w:highlight w:val="yellow"/>
              </w:rPr>
              <w:t>sosa:hasResult RoadOccupancy or VehicleVolume or MeanTravelSpeed</w:t>
            </w:r>
            <w:ins w:id="129"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0"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1"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2"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3" w:author="Megan Katsumi" w:date="2018-11-14T10:32:00Z">
              <w:r w:rsidRPr="009C34EF">
                <w:t>{</w:t>
              </w:r>
            </w:ins>
            <w:ins w:id="134" w:author="Megan Katsumi" w:date="2018-11-14T10:33:00Z">
              <w:r w:rsidRPr="009C34EF">
                <w:t>mean_</w:t>
              </w:r>
            </w:ins>
            <w:ins w:id="135" w:author="Megan Katsumi" w:date="2018-11-14T11:14:00Z">
              <w:r w:rsidRPr="009C34EF">
                <w:t>travel_</w:t>
              </w:r>
            </w:ins>
            <w:ins w:id="136"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7" w:name="_Toc23939452"/>
      <w:r>
        <w:t xml:space="preserve">Travel </w:t>
      </w:r>
      <w:r w:rsidR="00E91E39">
        <w:t>Costs</w:t>
      </w:r>
      <w:bookmarkEnd w:id="13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8" w:name="_Toc23939453"/>
      <w:r>
        <w:t>Parking Ontology</w:t>
      </w:r>
      <w:bookmarkEnd w:id="13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9" w:name="_Toc23939454"/>
      <w:r>
        <w:t>Public</w:t>
      </w:r>
      <w:r w:rsidR="00BD7C89">
        <w:t xml:space="preserve"> Transit Ontology</w:t>
      </w:r>
      <w:bookmarkEnd w:id="139"/>
    </w:p>
    <w:p w14:paraId="6A7EE14B" w14:textId="07F0684A" w:rsidR="00D479C9" w:rsidRDefault="003A44A6"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0" w:name="_Toc23939455"/>
      <w:r>
        <w:t>Land Use</w:t>
      </w:r>
      <w:r w:rsidR="00BA1ACD">
        <w:t xml:space="preserve"> Ontology</w:t>
      </w:r>
      <w:bookmarkEnd w:id="140"/>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lastRenderedPageBreak/>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lastRenderedPageBreak/>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1" w:name="_Toc23939456"/>
      <w:r>
        <w:t>Trip</w:t>
      </w:r>
      <w:r w:rsidR="00BA1ACD">
        <w:t xml:space="preserve"> Ontology</w:t>
      </w:r>
      <w:bookmarkEnd w:id="14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2" w:name="_Toc23939457"/>
      <w:r>
        <w:lastRenderedPageBreak/>
        <w:t>Trip Costs</w:t>
      </w:r>
      <w:bookmarkEnd w:id="14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3" w:name="_Toc23939458"/>
      <w:r>
        <w:t>Urban System Ontology</w:t>
      </w:r>
      <w:bookmarkEnd w:id="14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5"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6" w:name="_Toc23939459"/>
      <w:r>
        <w:lastRenderedPageBreak/>
        <w:t>Extra-logical Design Practices</w:t>
      </w:r>
      <w:bookmarkEnd w:id="146"/>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7" w:name="_Toc23939460"/>
      <w:r>
        <w:t>Evaluation</w:t>
      </w:r>
      <w:bookmarkEnd w:id="147"/>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8" w:name="_Toc23939461"/>
      <w:r>
        <w:t>Consistency</w:t>
      </w:r>
      <w:bookmarkEnd w:id="148"/>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49" w:name="_Toc23939462"/>
      <w:r>
        <w:t>Competency</w:t>
      </w:r>
      <w:bookmarkEnd w:id="149"/>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0"/>
      <w:r w:rsidR="00315993">
        <w:rPr>
          <w:lang w:val="en-US" w:bidi="en-US"/>
        </w:rPr>
        <w:t>section</w:t>
      </w:r>
      <w:commentRangeEnd w:id="150"/>
      <w:r w:rsidR="00535EDF">
        <w:rPr>
          <w:rStyle w:val="CommentReference"/>
          <w:rFonts w:asciiTheme="minorHAnsi" w:eastAsiaTheme="minorEastAsia" w:hAnsiTheme="minorHAnsi"/>
          <w:lang w:val="en-US" w:bidi="en-US"/>
        </w:rPr>
        <w:commentReference w:id="150"/>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074C01C2" w:rsidR="00315993" w:rsidRDefault="00315993" w:rsidP="00331CB6">
      <w:pPr>
        <w:pStyle w:val="ListParagraph"/>
        <w:numPr>
          <w:ilvl w:val="0"/>
          <w:numId w:val="36"/>
        </w:numPr>
      </w:pPr>
      <w:r>
        <w:t>owl:</w:t>
      </w:r>
    </w:p>
    <w:p w14:paraId="7324B17C"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331CB6">
      <w:pPr>
        <w:pStyle w:val="ListParagraph"/>
        <w:numPr>
          <w:ilvl w:val="0"/>
          <w:numId w:val="36"/>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1" w:name="_Toc23939463"/>
      <w:r>
        <w:t>CQs for Land Use and Transportation Simulation</w:t>
      </w:r>
      <w:bookmarkEnd w:id="151"/>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lastRenderedPageBreak/>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2" w:name="_Toc23939464"/>
      <w:r>
        <w:t xml:space="preserve">CQs for </w:t>
      </w:r>
      <w:r w:rsidR="00FE1FC4">
        <w:t>Transit Research</w:t>
      </w:r>
      <w:bookmarkEnd w:id="152"/>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SELECT ?x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bookmarkStart w:id="153" w:name="_GoBack"/>
      <w:bookmarkEnd w:id="153"/>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5"/>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fldSimple w:instr=" SEQ Figure \* ARABIC ">
        <w:r>
          <w:rPr>
            <w:noProof/>
          </w:rPr>
          <w:t>17</w:t>
        </w:r>
      </w:fldSimple>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fldSimple w:instr=" SEQ Figure \* ARABIC ">
        <w:r w:rsidR="00E640E5">
          <w:rPr>
            <w:noProof/>
          </w:rPr>
          <w:t>18</w:t>
        </w:r>
      </w:fldSimple>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fldSimple w:instr=" SEQ Figure \* ARABIC ">
        <w:r w:rsidR="00E640E5">
          <w:rPr>
            <w:noProof/>
          </w:rPr>
          <w:t>19</w:t>
        </w:r>
      </w:fldSimple>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fldSimple w:instr=" SEQ Figure \* ARABIC ">
        <w:r w:rsidR="00E640E5">
          <w:rPr>
            <w:noProof/>
          </w:rPr>
          <w:t>20</w:t>
        </w:r>
      </w:fldSimple>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2D4A44AD" w14:textId="5B88CB78" w:rsidR="00B972E5" w:rsidRDefault="000C6FC7" w:rsidP="00A03E2D">
      <w:r>
        <w:t>-describe mapping</w:t>
      </w:r>
    </w:p>
    <w:p w14:paraId="75FF3B09" w14:textId="3259D082" w:rsidR="000C6FC7" w:rsidRPr="006E670F" w:rsidRDefault="000C6FC7" w:rsidP="00A03E2D">
      <w:r>
        <w:t>-triple store variation</w:t>
      </w:r>
      <w:r w:rsidR="00F56775">
        <w:t>s</w:t>
      </w:r>
    </w:p>
    <w:p w14:paraId="3FFD7359" w14:textId="09CFCB8D" w:rsidR="00382AA3" w:rsidRDefault="00382AA3" w:rsidP="002016ED">
      <w:pPr>
        <w:pStyle w:val="Heading1"/>
      </w:pPr>
      <w:bookmarkStart w:id="172" w:name="_Toc23939477"/>
      <w:r>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lastRenderedPageBreak/>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lastRenderedPageBreak/>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edu.isi.karma.rdf.OfflineRdfGenerator --sourcetype CSV --filepath </w:t>
      </w:r>
      <w:r w:rsidRPr="00E535FF">
        <w:rPr>
          <w:rFonts w:ascii="Consolas" w:hAnsi="Consolas" w:cs="Consolas"/>
          <w:color w:val="24292E"/>
          <w:sz w:val="20"/>
          <w:szCs w:val="20"/>
          <w:bdr w:val="none" w:sz="0" w:space="0" w:color="auto" w:frame="1"/>
          <w:lang w:eastAsia="en-CA"/>
        </w:rPr>
        <w:lastRenderedPageBreak/>
        <w:t>"./files/SubwayDelay201706.csv"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lastRenderedPageBreak/>
        <w:t xml:space="preserve">scp -r -i katsumi-key.pem &lt;local location of files to upload&gt; </w:t>
      </w:r>
      <w:hyperlink r:id="rId42"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4"/>
      <w:bookmarkEnd w:id="182"/>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lastRenderedPageBreak/>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 xml:space="preserve">Note that it is unclear whether or to what degree there may be some overlap between the requirements for Analysis and Simulation in that they both require some aspect of experiment </w:t>
      </w:r>
      <w:r>
        <w:lastRenderedPageBreak/>
        <w:t>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r>
      <w:r w:rsidRPr="00E80D3C">
        <w:lastRenderedPageBreak/>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4"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5"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6"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7" w:history="1">
        <w:r w:rsidRPr="00E079EA">
          <w:rPr>
            <w:rStyle w:val="Hyperlink"/>
          </w:rPr>
          <w:t>http://ontology.eil.utoronto.ca/icity/Organization/FullTimeRegEmployee</w:t>
        </w:r>
      </w:hyperlink>
      <w:r>
        <w:br/>
      </w:r>
      <w:hyperlink r:id="rId48" w:history="1">
        <w:r w:rsidRPr="00E079EA">
          <w:rPr>
            <w:rStyle w:val="Hyperlink"/>
          </w:rPr>
          <w:t>http://ontology.eil.utoronto.ca/icity/Organization/FullTimeHomeEmployee</w:t>
        </w:r>
      </w:hyperlink>
      <w:r>
        <w:br/>
      </w:r>
      <w:hyperlink r:id="rId49" w:history="1">
        <w:r w:rsidRPr="00E079EA">
          <w:rPr>
            <w:rStyle w:val="Hyperlink"/>
          </w:rPr>
          <w:t>http://ontology.eil.utoronto.ca/icity/Organization/PartTimeRegEmployee</w:t>
        </w:r>
      </w:hyperlink>
      <w:r>
        <w:br/>
      </w:r>
      <w:hyperlink r:id="rId50"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1"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2"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3"/>
      <w:footerReference w:type="first" r:id="rId5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3A44A6" w:rsidRDefault="003A44A6">
      <w:pPr>
        <w:pStyle w:val="CommentText"/>
      </w:pPr>
      <w:r>
        <w:rPr>
          <w:rStyle w:val="CommentReference"/>
        </w:rPr>
        <w:annotationRef/>
      </w:r>
      <w:r>
        <w:t>Revise to “-S” for static</w:t>
      </w:r>
    </w:p>
  </w:comment>
  <w:comment w:id="150" w:author="Megan Katsumi" w:date="2019-10-28T14:17:00Z" w:initials="MK">
    <w:p w14:paraId="60A28637" w14:textId="5FDB5FB4" w:rsidR="003A44A6" w:rsidRDefault="003A44A6">
      <w:pPr>
        <w:pStyle w:val="CommentText"/>
      </w:pPr>
      <w:r>
        <w:rPr>
          <w:rStyle w:val="CommentReference"/>
        </w:rPr>
        <w:annotationRef/>
      </w:r>
      <w:r>
        <w:t>Review &amp; confirm namespaces defined for ontologies</w:t>
      </w:r>
    </w:p>
  </w:comment>
  <w:comment w:id="174" w:author="Megan Katsumi" w:date="2019-10-25T14:04:00Z" w:initials="MK">
    <w:p w14:paraId="1B357E72" w14:textId="41F241BF" w:rsidR="003A44A6" w:rsidRDefault="003A44A6">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4DB82" w14:textId="77777777" w:rsidR="000420CC" w:rsidRDefault="000420CC" w:rsidP="00EA354A">
      <w:r>
        <w:separator/>
      </w:r>
    </w:p>
  </w:endnote>
  <w:endnote w:type="continuationSeparator" w:id="0">
    <w:p w14:paraId="30C7E000" w14:textId="77777777" w:rsidR="000420CC" w:rsidRDefault="000420CC"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3A44A6" w:rsidRDefault="003A44A6">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3A44A6" w:rsidRPr="0032583C" w:rsidRDefault="003A44A6">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3A44A6" w14:paraId="2B76F3B3" w14:textId="77777777" w:rsidTr="00967D94">
      <w:tc>
        <w:tcPr>
          <w:tcW w:w="6947" w:type="dxa"/>
        </w:tcPr>
        <w:p w14:paraId="07DEE8C9" w14:textId="77777777" w:rsidR="003A44A6" w:rsidRDefault="003A44A6"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3A44A6" w:rsidRDefault="003A44A6"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3A44A6" w:rsidRDefault="003A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57CE1" w14:textId="77777777" w:rsidR="000420CC" w:rsidRDefault="000420CC" w:rsidP="00EA354A">
      <w:r>
        <w:separator/>
      </w:r>
    </w:p>
  </w:footnote>
  <w:footnote w:type="continuationSeparator" w:id="0">
    <w:p w14:paraId="3B076AE5" w14:textId="77777777" w:rsidR="000420CC" w:rsidRDefault="000420CC" w:rsidP="00EA354A">
      <w:r>
        <w:continuationSeparator/>
      </w:r>
    </w:p>
  </w:footnote>
  <w:footnote w:id="1">
    <w:p w14:paraId="005D8B98" w14:textId="5699BB61" w:rsidR="003A44A6" w:rsidRPr="00FF4EA6" w:rsidRDefault="003A44A6">
      <w:pPr>
        <w:pStyle w:val="FootnoteText"/>
        <w:rPr>
          <w:lang w:val="en-CA"/>
        </w:rPr>
      </w:pPr>
      <w:r>
        <w:rPr>
          <w:rStyle w:val="FootnoteReference"/>
        </w:rPr>
        <w:footnoteRef/>
      </w:r>
      <w:r>
        <w:t xml:space="preserve"> </w:t>
      </w:r>
      <w:r w:rsidRPr="00FF4EA6">
        <w:t>https://github.com/dgarijo/Widoco</w:t>
      </w:r>
    </w:p>
  </w:footnote>
  <w:footnote w:id="2">
    <w:p w14:paraId="2A27582E" w14:textId="72F030AB" w:rsidR="003A44A6" w:rsidRPr="008C1769" w:rsidRDefault="003A44A6"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3A44A6" w:rsidRDefault="003A44A6">
      <w:pPr>
        <w:pStyle w:val="FootnoteText"/>
      </w:pPr>
      <w:r>
        <w:rPr>
          <w:rStyle w:val="FootnoteReference"/>
        </w:rPr>
        <w:footnoteRef/>
      </w:r>
      <w:r>
        <w:t xml:space="preserve"> </w:t>
      </w:r>
      <w:r w:rsidRPr="009A36FB">
        <w:t>https://www.w3.org/TR/owl-time/</w:t>
      </w:r>
    </w:p>
  </w:footnote>
  <w:footnote w:id="4">
    <w:p w14:paraId="2926F4D4" w14:textId="77777777" w:rsidR="003A44A6" w:rsidRDefault="003A44A6"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3A44A6" w:rsidRPr="00FE13B1" w:rsidRDefault="003A44A6">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3A44A6" w:rsidRPr="008E7C02" w:rsidRDefault="003A44A6"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3A44A6" w:rsidRPr="00BD4EF4" w:rsidRDefault="003A44A6" w:rsidP="00E80D3C">
      <w:r>
        <w:rPr>
          <w:rStyle w:val="FootnoteReference"/>
        </w:rPr>
        <w:footnoteRef/>
      </w:r>
      <w:r>
        <w:t xml:space="preserve"> </w:t>
      </w:r>
      <w:r w:rsidRPr="00B74DA0">
        <w:rPr>
          <w:sz w:val="20"/>
        </w:rPr>
        <w:t>http://ontology.eil.utoronto.ca/GCI/Foundation/GCI-Foundation-v2.owl#</w:t>
      </w:r>
    </w:p>
    <w:p w14:paraId="4AE1EB08" w14:textId="6D90AB37" w:rsidR="003A44A6" w:rsidRPr="00E80D3C" w:rsidRDefault="003A44A6">
      <w:pPr>
        <w:pStyle w:val="FootnoteText"/>
        <w:rPr>
          <w:lang w:val="en-CA"/>
        </w:rPr>
      </w:pPr>
    </w:p>
  </w:footnote>
  <w:footnote w:id="8">
    <w:p w14:paraId="717C987B" w14:textId="77777777" w:rsidR="003A44A6" w:rsidRPr="008B5808" w:rsidRDefault="003A44A6"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3A44A6" w:rsidRPr="00046E73" w:rsidRDefault="003A44A6">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3A44A6" w:rsidRDefault="003A44A6">
      <w:pPr>
        <w:pStyle w:val="FootnoteText"/>
      </w:pPr>
      <w:r>
        <w:rPr>
          <w:rStyle w:val="FootnoteReference"/>
        </w:rPr>
        <w:footnoteRef/>
      </w:r>
      <w:r>
        <w:t xml:space="preserve"> </w:t>
      </w:r>
      <w:r w:rsidRPr="00827DD8">
        <w:t>http://schema.org/</w:t>
      </w:r>
    </w:p>
  </w:footnote>
  <w:footnote w:id="11">
    <w:p w14:paraId="4E061129" w14:textId="77777777" w:rsidR="003A44A6" w:rsidRDefault="003A44A6">
      <w:pPr>
        <w:pStyle w:val="FootnoteText"/>
      </w:pPr>
      <w:r>
        <w:rPr>
          <w:rStyle w:val="FootnoteReference"/>
        </w:rPr>
        <w:footnoteRef/>
      </w:r>
      <w:r>
        <w:t xml:space="preserve"> </w:t>
      </w:r>
      <w:r w:rsidRPr="00827DD8">
        <w:t>http://ontology.eil.utoronto.ca/GCI/Shelters/GCI-Shelters.html</w:t>
      </w:r>
    </w:p>
  </w:footnote>
  <w:footnote w:id="12">
    <w:p w14:paraId="59CD3014" w14:textId="77777777" w:rsidR="003A44A6" w:rsidRDefault="003A44A6">
      <w:pPr>
        <w:pStyle w:val="FootnoteText"/>
      </w:pPr>
      <w:r>
        <w:rPr>
          <w:rStyle w:val="FootnoteReference"/>
        </w:rPr>
        <w:footnoteRef/>
      </w:r>
      <w:r>
        <w:t xml:space="preserve"> </w:t>
      </w:r>
      <w:r w:rsidRPr="005B2B4C">
        <w:t>http://ontology.eil.utoronto.ca/tove/organization.html</w:t>
      </w:r>
    </w:p>
  </w:footnote>
  <w:footnote w:id="13">
    <w:p w14:paraId="2EAE6E34" w14:textId="77777777" w:rsidR="003A44A6" w:rsidRDefault="003A44A6"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3A44A6" w:rsidRPr="001A792D" w:rsidRDefault="003A44A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3A44A6" w:rsidRDefault="003A44A6">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3A44A6" w:rsidRPr="00461993" w:rsidRDefault="003A44A6" w:rsidP="00461993">
      <w:r>
        <w:rPr>
          <w:rStyle w:val="FootnoteReference"/>
        </w:rPr>
        <w:footnoteRef/>
      </w:r>
      <w:r>
        <w:t xml:space="preserve"> </w:t>
      </w:r>
      <w:r w:rsidRPr="00461993">
        <w:t>http://www.w3.org/2006/time#January</w:t>
      </w:r>
    </w:p>
  </w:footnote>
  <w:footnote w:id="17">
    <w:p w14:paraId="511019FB" w14:textId="31BE8285" w:rsidR="003A44A6" w:rsidRPr="00A84A0A" w:rsidRDefault="003A44A6">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3A44A6" w:rsidRPr="00FE42D1" w:rsidRDefault="003A44A6">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3A44A6" w:rsidRPr="005A5BC5" w:rsidRDefault="003A44A6">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3A44A6" w:rsidRPr="00020C6E" w:rsidRDefault="003A44A6">
      <w:pPr>
        <w:pStyle w:val="FootnoteText"/>
        <w:rPr>
          <w:lang w:val="en-CA"/>
        </w:rPr>
      </w:pPr>
      <w:r>
        <w:rPr>
          <w:rStyle w:val="FootnoteReference"/>
        </w:rPr>
        <w:footnoteRef/>
      </w:r>
      <w:r>
        <w:t xml:space="preserve"> </w:t>
      </w:r>
      <w:r w:rsidRPr="00020C6E">
        <w:t>http://ld-r.org</w:t>
      </w:r>
    </w:p>
  </w:footnote>
  <w:footnote w:id="21">
    <w:p w14:paraId="33DA1B45" w14:textId="77777777" w:rsidR="003A44A6" w:rsidRPr="00FB098B" w:rsidRDefault="003A44A6"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3A44A6" w:rsidRPr="00FE081C" w:rsidRDefault="003A44A6"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3A44A6" w:rsidRPr="00115140" w:rsidRDefault="003A44A6"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3A44A6" w:rsidRPr="00115140" w:rsidRDefault="003A44A6"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3A44A6" w:rsidRPr="00714E46" w:rsidRDefault="003A44A6"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3A44A6" w:rsidRPr="006860B9" w:rsidRDefault="003A44A6"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3A44A6" w:rsidRPr="008D50E3" w:rsidRDefault="003A44A6"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3A44A6" w:rsidRPr="00C25E66" w:rsidRDefault="003A44A6"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3A44A6" w:rsidRPr="00846739" w:rsidRDefault="003A44A6"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3A44A6" w:rsidRPr="00E9694B" w:rsidRDefault="003A44A6" w:rsidP="0015597C">
      <w:r>
        <w:rPr>
          <w:rStyle w:val="FootnoteReference"/>
        </w:rPr>
        <w:footnoteRef/>
      </w:r>
      <w:r>
        <w:t xml:space="preserve"> </w:t>
      </w:r>
      <w:r w:rsidRPr="00E9694B">
        <w:t>https://github.com/usc-isi-i2/Web-Karma/wiki/Batch-Mode-for-RDF-Generation</w:t>
      </w:r>
    </w:p>
    <w:p w14:paraId="5FD51CB1" w14:textId="77777777" w:rsidR="003A44A6" w:rsidRPr="00E9694B" w:rsidRDefault="003A44A6" w:rsidP="0015597C">
      <w:pPr>
        <w:pStyle w:val="FootnoteText"/>
        <w:rPr>
          <w:lang w:val="en-CA"/>
        </w:rPr>
      </w:pPr>
    </w:p>
  </w:footnote>
  <w:footnote w:id="31">
    <w:p w14:paraId="34B59A19" w14:textId="77777777" w:rsidR="003A44A6" w:rsidRPr="009B3C10" w:rsidRDefault="003A44A6" w:rsidP="00DE663F">
      <w:pPr>
        <w:pStyle w:val="FootnoteText"/>
        <w:rPr>
          <w:lang w:val="en-CA"/>
        </w:rPr>
      </w:pPr>
      <w:r>
        <w:rPr>
          <w:rStyle w:val="FootnoteReference"/>
        </w:rPr>
        <w:footnoteRef/>
      </w:r>
      <w:r>
        <w:t xml:space="preserve"> </w:t>
      </w:r>
    </w:p>
  </w:footnote>
  <w:footnote w:id="32">
    <w:p w14:paraId="728995B4" w14:textId="32478919" w:rsidR="003A44A6" w:rsidRPr="0046391E" w:rsidRDefault="003A44A6">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56F4"/>
    <w:rsid w:val="0003690F"/>
    <w:rsid w:val="00036AF1"/>
    <w:rsid w:val="00037609"/>
    <w:rsid w:val="0003795F"/>
    <w:rsid w:val="00037CEC"/>
    <w:rsid w:val="000407A9"/>
    <w:rsid w:val="00040F7C"/>
    <w:rsid w:val="00041E49"/>
    <w:rsid w:val="0004205B"/>
    <w:rsid w:val="000420CC"/>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mailto:ec2-user@ec2-35-183-119-164.ca-central-1.compute.amazonaws.com" TargetMode="External"/><Relationship Id="rId47" Type="http://schemas.openxmlformats.org/officeDocument/2006/relationships/hyperlink" Target="http://ontology.eil.utoronto.ca/icity/Organization/FullTimeRegEmployee" TargetMode="External"/><Relationship Id="rId50" Type="http://schemas.openxmlformats.org/officeDocument/2006/relationships/hyperlink" Target="http://ontology.eil.utoronto.ca/icity/Organization/PartTimeHomeEmploye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iso.org/standard/72325.html"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image" Target="media/image24.emf"/><Relationship Id="rId48" Type="http://schemas.openxmlformats.org/officeDocument/2006/relationships/hyperlink" Target="http://ontology.eil.utoronto.ca/icity/Organization/FullTimeHomeEmployee" TargetMode="External"/><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ontology.eil.utoronto.ca/icity/Organization/PartTimeStudent"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www"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PartTimeRegEmployee" TargetMode="External"/><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hyperlink" Target="https://www.w3.org/TR/owl-time/" TargetMode="External"/><Relationship Id="rId52" Type="http://schemas.openxmlformats.org/officeDocument/2006/relationships/hyperlink" Target="http://ontology.eil.utoronto.ca/icity/TASHA/Aut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77FD6AB-18C4-C345-B2C5-4A32E0C1E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118</Pages>
  <Words>38212</Words>
  <Characters>217810</Characters>
  <Application>Microsoft Office Word</Application>
  <DocSecurity>0</DocSecurity>
  <Lines>1815</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81</cp:revision>
  <cp:lastPrinted>2019-09-27T21:05:00Z</cp:lastPrinted>
  <dcterms:created xsi:type="dcterms:W3CDTF">2019-10-24T14:37:00Z</dcterms:created>
  <dcterms:modified xsi:type="dcterms:W3CDTF">2019-11-18T20:36:00Z</dcterms:modified>
</cp:coreProperties>
</file>