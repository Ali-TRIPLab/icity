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E30220">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E30220">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E30220">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E30220">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E30220">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E30220">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E30220">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E30220">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E30220">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E30220">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E30220">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E30220">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E30220">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E30220">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E30220">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E30220">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E30220">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E30220">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E30220">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E30220">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E30220">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E30220">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E30220">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E30220">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E30220">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E30220">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E30220">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E30220">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E30220">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E30220">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E30220">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E30220">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E30220">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E30220">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E30220">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E30220">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E30220">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E30220">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E30220">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E30220">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E30220">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E30220">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E30220">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E30220">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E30220">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E30220">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E30220">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E30220" w:rsidRPr="00F62579" w:rsidRDefault="00E3022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E30220" w:rsidRPr="00F62579" w:rsidRDefault="00E3022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E30220" w:rsidRPr="00F62579" w:rsidRDefault="00E30220"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E30220" w:rsidRDefault="00E3022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E30220" w:rsidRPr="00F62579" w:rsidRDefault="00E3022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E30220" w:rsidRPr="00F62579" w:rsidRDefault="00E3022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E30220" w:rsidRPr="00F62579" w:rsidRDefault="00E30220"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E30220" w:rsidRDefault="00E30220"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E30220" w:rsidRPr="00870DF4" w:rsidRDefault="00E30220" w:rsidP="00DA460B">
                            <w:pPr>
                              <w:rPr>
                                <w:rFonts w:ascii="Courier New" w:hAnsi="Courier New"/>
                              </w:rPr>
                            </w:pPr>
                            <w:r w:rsidRPr="00870DF4">
                              <w:rPr>
                                <w:rFonts w:ascii="Courier New" w:hAnsi="Courier New"/>
                              </w:rPr>
                              <w:t>ex:Monument1 a ex:Monument;</w:t>
                            </w:r>
                          </w:p>
                          <w:p w14:paraId="10094341" w14:textId="77777777" w:rsidR="00E30220" w:rsidRPr="00870DF4" w:rsidRDefault="00E30220" w:rsidP="00DA460B">
                            <w:pPr>
                              <w:rPr>
                                <w:rFonts w:ascii="Courier New" w:hAnsi="Courier New"/>
                              </w:rPr>
                            </w:pPr>
                            <w:r w:rsidRPr="00870DF4">
                              <w:rPr>
                                <w:rFonts w:ascii="Courier New" w:hAnsi="Courier New"/>
                              </w:rPr>
                              <w:t xml:space="preserve">   rdfs:label "Washington Monument";</w:t>
                            </w:r>
                          </w:p>
                          <w:p w14:paraId="4E65DB1F" w14:textId="77777777" w:rsidR="00E30220" w:rsidRPr="00870DF4" w:rsidRDefault="00E30220" w:rsidP="00DA460B">
                            <w:pPr>
                              <w:rPr>
                                <w:rFonts w:ascii="Courier New" w:hAnsi="Courier New"/>
                              </w:rPr>
                            </w:pPr>
                            <w:r w:rsidRPr="00870DF4">
                              <w:rPr>
                                <w:rFonts w:ascii="Courier New" w:hAnsi="Courier New"/>
                              </w:rPr>
                              <w:t xml:space="preserve">   geo:hasGeometry ex:Point1 .</w:t>
                            </w:r>
                          </w:p>
                          <w:p w14:paraId="34940B2E" w14:textId="77777777" w:rsidR="00E30220" w:rsidRPr="00870DF4" w:rsidRDefault="00E30220" w:rsidP="00DA460B">
                            <w:pPr>
                              <w:rPr>
                                <w:rFonts w:ascii="Courier New" w:hAnsi="Courier New"/>
                              </w:rPr>
                            </w:pPr>
                            <w:r w:rsidRPr="00870DF4">
                              <w:rPr>
                                <w:rFonts w:ascii="Courier New" w:hAnsi="Courier New"/>
                              </w:rPr>
                              <w:t>ex:Point1 a geo:Point;</w:t>
                            </w:r>
                          </w:p>
                          <w:p w14:paraId="2E7DB22A" w14:textId="77777777" w:rsidR="00E30220" w:rsidRPr="00870DF4" w:rsidRDefault="00E3022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30220" w:rsidRPr="00870DF4" w:rsidRDefault="00E30220" w:rsidP="00DA460B">
                            <w:pPr>
                              <w:rPr>
                                <w:rFonts w:ascii="Courier New" w:hAnsi="Courier New"/>
                              </w:rPr>
                            </w:pPr>
                            <w:r w:rsidRPr="00870DF4">
                              <w:rPr>
                                <w:rFonts w:ascii="Courier New" w:hAnsi="Courier New"/>
                              </w:rPr>
                              <w:t>Ex:Park1 a ex:Park;</w:t>
                            </w:r>
                          </w:p>
                          <w:p w14:paraId="5EE39A33" w14:textId="77777777" w:rsidR="00E30220" w:rsidRPr="00870DF4" w:rsidRDefault="00E30220" w:rsidP="00DA460B">
                            <w:pPr>
                              <w:rPr>
                                <w:rFonts w:ascii="Courier New" w:hAnsi="Courier New"/>
                              </w:rPr>
                            </w:pPr>
                            <w:r w:rsidRPr="00870DF4">
                              <w:rPr>
                                <w:rFonts w:ascii="Courier New" w:hAnsi="Courier New"/>
                              </w:rPr>
                              <w:tab/>
                              <w:t>rdfs:label "Example Park";</w:t>
                            </w:r>
                          </w:p>
                          <w:p w14:paraId="5C9F7888" w14:textId="77777777" w:rsidR="00E30220" w:rsidRPr="00870DF4" w:rsidRDefault="00E30220" w:rsidP="00DA460B">
                            <w:pPr>
                              <w:rPr>
                                <w:rFonts w:ascii="Courier New" w:hAnsi="Courier New"/>
                              </w:rPr>
                            </w:pPr>
                            <w:r w:rsidRPr="00870DF4">
                              <w:rPr>
                                <w:rFonts w:ascii="Courier New" w:hAnsi="Courier New"/>
                              </w:rPr>
                              <w:tab/>
                              <w:t>geo:hasGeometry ex:Polygon1 .</w:t>
                            </w:r>
                          </w:p>
                          <w:p w14:paraId="6CDFE9B9" w14:textId="77777777" w:rsidR="00E30220" w:rsidRPr="00870DF4" w:rsidRDefault="00E30220" w:rsidP="00DA460B">
                            <w:pPr>
                              <w:rPr>
                                <w:rFonts w:ascii="Courier New" w:hAnsi="Courier New"/>
                              </w:rPr>
                            </w:pPr>
                            <w:r w:rsidRPr="00870DF4">
                              <w:rPr>
                                <w:rFonts w:ascii="Courier New" w:hAnsi="Courier New"/>
                              </w:rPr>
                              <w:t>ex:Polygon1 a geo:Polygon;</w:t>
                            </w:r>
                          </w:p>
                          <w:p w14:paraId="651642C2" w14:textId="77777777" w:rsidR="00E30220" w:rsidRPr="00870DF4" w:rsidRDefault="00E3022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E30220" w:rsidRPr="00870DF4" w:rsidRDefault="00E30220" w:rsidP="00DA460B">
                      <w:pPr>
                        <w:rPr>
                          <w:rFonts w:ascii="Courier New" w:hAnsi="Courier New"/>
                        </w:rPr>
                      </w:pPr>
                      <w:r w:rsidRPr="00870DF4">
                        <w:rPr>
                          <w:rFonts w:ascii="Courier New" w:hAnsi="Courier New"/>
                        </w:rPr>
                        <w:t>ex:Monument1 a ex:Monument;</w:t>
                      </w:r>
                    </w:p>
                    <w:p w14:paraId="10094341" w14:textId="77777777" w:rsidR="00E30220" w:rsidRPr="00870DF4" w:rsidRDefault="00E30220" w:rsidP="00DA460B">
                      <w:pPr>
                        <w:rPr>
                          <w:rFonts w:ascii="Courier New" w:hAnsi="Courier New"/>
                        </w:rPr>
                      </w:pPr>
                      <w:r w:rsidRPr="00870DF4">
                        <w:rPr>
                          <w:rFonts w:ascii="Courier New" w:hAnsi="Courier New"/>
                        </w:rPr>
                        <w:t xml:space="preserve">   rdfs:label "Washington Monument";</w:t>
                      </w:r>
                    </w:p>
                    <w:p w14:paraId="4E65DB1F" w14:textId="77777777" w:rsidR="00E30220" w:rsidRPr="00870DF4" w:rsidRDefault="00E30220" w:rsidP="00DA460B">
                      <w:pPr>
                        <w:rPr>
                          <w:rFonts w:ascii="Courier New" w:hAnsi="Courier New"/>
                        </w:rPr>
                      </w:pPr>
                      <w:r w:rsidRPr="00870DF4">
                        <w:rPr>
                          <w:rFonts w:ascii="Courier New" w:hAnsi="Courier New"/>
                        </w:rPr>
                        <w:t xml:space="preserve">   geo:hasGeometry ex:Point1 .</w:t>
                      </w:r>
                    </w:p>
                    <w:p w14:paraId="34940B2E" w14:textId="77777777" w:rsidR="00E30220" w:rsidRPr="00870DF4" w:rsidRDefault="00E30220" w:rsidP="00DA460B">
                      <w:pPr>
                        <w:rPr>
                          <w:rFonts w:ascii="Courier New" w:hAnsi="Courier New"/>
                        </w:rPr>
                      </w:pPr>
                      <w:r w:rsidRPr="00870DF4">
                        <w:rPr>
                          <w:rFonts w:ascii="Courier New" w:hAnsi="Courier New"/>
                        </w:rPr>
                        <w:t>ex:Point1 a geo:Point;</w:t>
                      </w:r>
                    </w:p>
                    <w:p w14:paraId="2E7DB22A" w14:textId="77777777" w:rsidR="00E30220" w:rsidRPr="00870DF4" w:rsidRDefault="00E3022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30220" w:rsidRPr="00870DF4" w:rsidRDefault="00E30220" w:rsidP="00DA460B">
                      <w:pPr>
                        <w:rPr>
                          <w:rFonts w:ascii="Courier New" w:hAnsi="Courier New"/>
                        </w:rPr>
                      </w:pPr>
                      <w:r w:rsidRPr="00870DF4">
                        <w:rPr>
                          <w:rFonts w:ascii="Courier New" w:hAnsi="Courier New"/>
                        </w:rPr>
                        <w:t>Ex:Park1 a ex:Park;</w:t>
                      </w:r>
                    </w:p>
                    <w:p w14:paraId="5EE39A33" w14:textId="77777777" w:rsidR="00E30220" w:rsidRPr="00870DF4" w:rsidRDefault="00E30220" w:rsidP="00DA460B">
                      <w:pPr>
                        <w:rPr>
                          <w:rFonts w:ascii="Courier New" w:hAnsi="Courier New"/>
                        </w:rPr>
                      </w:pPr>
                      <w:r w:rsidRPr="00870DF4">
                        <w:rPr>
                          <w:rFonts w:ascii="Courier New" w:hAnsi="Courier New"/>
                        </w:rPr>
                        <w:tab/>
                        <w:t>rdfs:label "Example Park";</w:t>
                      </w:r>
                    </w:p>
                    <w:p w14:paraId="5C9F7888" w14:textId="77777777" w:rsidR="00E30220" w:rsidRPr="00870DF4" w:rsidRDefault="00E30220" w:rsidP="00DA460B">
                      <w:pPr>
                        <w:rPr>
                          <w:rFonts w:ascii="Courier New" w:hAnsi="Courier New"/>
                        </w:rPr>
                      </w:pPr>
                      <w:r w:rsidRPr="00870DF4">
                        <w:rPr>
                          <w:rFonts w:ascii="Courier New" w:hAnsi="Courier New"/>
                        </w:rPr>
                        <w:tab/>
                        <w:t>geo:hasGeometry ex:Polygon1 .</w:t>
                      </w:r>
                    </w:p>
                    <w:p w14:paraId="6CDFE9B9" w14:textId="77777777" w:rsidR="00E30220" w:rsidRPr="00870DF4" w:rsidRDefault="00E30220" w:rsidP="00DA460B">
                      <w:pPr>
                        <w:rPr>
                          <w:rFonts w:ascii="Courier New" w:hAnsi="Courier New"/>
                        </w:rPr>
                      </w:pPr>
                      <w:r w:rsidRPr="00870DF4">
                        <w:rPr>
                          <w:rFonts w:ascii="Courier New" w:hAnsi="Courier New"/>
                        </w:rPr>
                        <w:t>ex:Polygon1 a geo:Polygon;</w:t>
                      </w:r>
                    </w:p>
                    <w:p w14:paraId="651642C2" w14:textId="77777777" w:rsidR="00E30220" w:rsidRPr="00870DF4" w:rsidRDefault="00E3022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lastRenderedPageBreak/>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w:lastRenderedPageBreak/>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E30220" w:rsidRPr="00680A88" w:rsidRDefault="00E3022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E30220" w:rsidRPr="00680A88" w:rsidRDefault="00E3022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E30220" w:rsidRPr="00680A88" w:rsidRDefault="00E3022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E30220" w:rsidRPr="00680A88" w:rsidRDefault="00E3022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E30220" w:rsidRPr="00680A88" w:rsidRDefault="00E3022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E30220" w:rsidRPr="00680A88" w:rsidRDefault="00E3022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E30220" w:rsidRPr="00680A88" w:rsidRDefault="00E3022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E30220" w:rsidRPr="00680A88" w:rsidRDefault="00E3022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E30220" w:rsidRPr="00680A88" w:rsidRDefault="00E3022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E30220" w:rsidRPr="00680A88" w:rsidRDefault="00E3022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E30220" w:rsidRPr="00680A88" w:rsidRDefault="00E3022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E30220" w:rsidRPr="00680A88" w:rsidRDefault="00E3022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lastRenderedPageBreak/>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w:t>
      </w:r>
      <w:r w:rsidRPr="000B72D5">
        <w:rPr>
          <w:sz w:val="24"/>
        </w:rPr>
        <w:lastRenderedPageBreak/>
        <w:t xml:space="preserve">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bookmarkStart w:id="65" w:name="_GoBack"/>
      <w:bookmarkEnd w:id="65"/>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lastRenderedPageBreak/>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Pr="00733EB6" w:rsidRDefault="00896B55" w:rsidP="00896B55">
      <w:pPr>
        <w:pStyle w:val="Heading3"/>
        <w:rPr>
          <w:strike/>
        </w:rPr>
      </w:pPr>
      <w:bookmarkStart w:id="66" w:name="_Toc2843354"/>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7" w:name="_Toc2843355"/>
      <w:r w:rsidRPr="00733EB6">
        <w:t>Recurring events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w:t>
      </w:r>
      <w:r w:rsidRPr="009A0D2C">
        <w:rPr>
          <w:sz w:val="24"/>
          <w:lang w:val="en-CA"/>
        </w:rPr>
        <w:lastRenderedPageBreak/>
        <w:t xml:space="preserve">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lastRenderedPageBreak/>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8" w:name="_Toc2843356"/>
      <w:ins w:id="69" w:author="Megan Katsumi" w:date="2018-11-14T08:38:00Z">
        <w:r>
          <w:lastRenderedPageBreak/>
          <w:t>Sensors</w:t>
        </w:r>
        <w:r w:rsidRPr="00E72AD2">
          <w:t xml:space="preserve"> </w:t>
        </w:r>
      </w:ins>
      <w:r w:rsidR="004F1D87" w:rsidRPr="00E72AD2">
        <w:t>Ontology</w:t>
      </w:r>
      <w:bookmarkEnd w:id="68"/>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70" w:author="Megan Katsumi" w:date="2018-11-14T08:40:00Z"/>
        </w:rPr>
      </w:pPr>
      <w:r w:rsidRPr="000C6992">
        <w:t>The</w:t>
      </w:r>
      <w:ins w:id="71" w:author="Megan Katsumi" w:date="2018-11-14T08:38:00Z">
        <w:r w:rsidR="00E72AD2">
          <w:t xml:space="preserve"> sensors </w:t>
        </w:r>
      </w:ins>
      <w:ins w:id="72"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8"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9" w:author="Megan Katsumi" w:date="2018-11-14T09:03:00Z">
        <w:r w:rsidR="008D6D01">
          <w:t>interest (e.g. ex:mybodytemperature). Current documentation suggests that this is a choice for the modeler. F</w:t>
        </w:r>
      </w:ins>
      <w:ins w:id="80" w:author="Megan Katsumi" w:date="2018-11-14T09:04:00Z">
        <w:r w:rsidR="008D6D01">
          <w:t xml:space="preserve">or the domain of transportation sensors, we opt to define instances of ssn:Property at a general level; this will enable the querying of sensors </w:t>
        </w:r>
      </w:ins>
      <w:ins w:id="81" w:author="Megan Katsumi" w:date="2018-11-14T09:05:00Z">
        <w:r w:rsidR="008D6D01">
          <w:t>that observe some property (e.g. vehicle presence) regardless of the location. This is useful as there may be different kinds of sensors</w:t>
        </w:r>
      </w:ins>
      <w:ins w:id="82" w:author="Megan Katsumi" w:date="2018-11-14T09:06:00Z">
        <w:r w:rsidR="008D6D01">
          <w:t xml:space="preserve"> that observe the same properties (e.g. loop detectors vs Bluetooth sensors) and while they might not share the exact feature of interest, they may be in close enough proximity to be </w:t>
        </w:r>
      </w:ins>
      <w:ins w:id="83" w:author="Megan Katsumi" w:date="2018-11-14T09:07:00Z">
        <w:r w:rsidR="008D6D01">
          <w:t>related</w:t>
        </w:r>
      </w:ins>
      <w:ins w:id="84"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lastRenderedPageBreak/>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SSN</w:t>
      </w:r>
    </w:p>
    <w:p w14:paraId="0D5CA729" w14:textId="6D2A1B74" w:rsidR="004F1D87" w:rsidRPr="005410AB" w:rsidRDefault="004F1D87" w:rsidP="004F1D87">
      <w:pPr>
        <w:pStyle w:val="ListParagraph"/>
        <w:rPr>
          <w:sz w:val="22"/>
          <w:rPrChange w:id="87" w:author="Megan Katsumi" w:date="2018-11-14T12:27:00Z">
            <w:rPr/>
          </w:rPrChange>
        </w:rPr>
      </w:pPr>
      <w:r w:rsidRPr="005410AB">
        <w:rPr>
          <w:sz w:val="22"/>
          <w:rPrChange w:id="88"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9" w:name="_Toc2843357"/>
      <w:r>
        <w:t>Contact Ontology</w:t>
      </w:r>
      <w:bookmarkEnd w:id="8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90" w:name="_Toc2843358"/>
      <w:r w:rsidRPr="00EC4B04">
        <w:t>Person</w:t>
      </w:r>
      <w:r w:rsidRPr="00956273">
        <w:t xml:space="preserve"> Ontology</w:t>
      </w:r>
      <w:bookmarkEnd w:id="9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1" w:name="_Toc2843359"/>
      <w:r>
        <w:t>Household Ontology</w:t>
      </w:r>
      <w:bookmarkEnd w:id="9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r>
              <w:t>mer:hasPart</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61C7FEF0" w:rsidR="004B15F3" w:rsidRDefault="00C11786" w:rsidP="009E4A69">
      <w:pPr>
        <w:pStyle w:val="ListParagraph"/>
      </w:pPr>
      <w:r>
        <w:t>mer:Mereology Ontology</w:t>
      </w:r>
    </w:p>
    <w:p w14:paraId="0A77405A" w14:textId="77777777" w:rsidR="008F1630" w:rsidRDefault="008F1630" w:rsidP="00EA354A">
      <w:pPr>
        <w:pStyle w:val="Heading2"/>
      </w:pPr>
      <w:bookmarkStart w:id="92" w:name="_Toc2843360"/>
      <w:r>
        <w:t>Organization Ontology</w:t>
      </w:r>
      <w:bookmarkEnd w:id="9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3" w:name="_Toc2843361"/>
      <w:r>
        <w:t>Building Ontology</w:t>
      </w:r>
      <w:bookmarkEnd w:id="9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lastRenderedPageBreak/>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lastRenderedPageBreak/>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4" w:name="_Toc2843362"/>
      <w:r>
        <w:t>Vehicle Ontology</w:t>
      </w:r>
      <w:bookmarkEnd w:id="9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lastRenderedPageBreak/>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5" w:name="_Toc2843363"/>
      <w:r>
        <w:t>Transportation System Ontology</w:t>
      </w:r>
      <w:bookmarkEnd w:id="9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lastRenderedPageBreak/>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lastRenderedPageBreak/>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 xml:space="preserve">CardinalityUnitPerTime) and </w:t>
            </w:r>
            <w:r w:rsidRPr="000B5886">
              <w:lastRenderedPageBreak/>
              <w:t>(</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 xml:space="preserve">and  </w:t>
            </w:r>
            <w:r>
              <w:lastRenderedPageBreak/>
              <w:t>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lastRenderedPageBreak/>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6" w:author="Megan Katsumi" w:date="2018-11-14T08:39:00Z">
              <w:r>
                <w:t>LoopDetector</w:t>
              </w:r>
            </w:ins>
          </w:p>
        </w:tc>
        <w:tc>
          <w:tcPr>
            <w:tcW w:w="2446" w:type="dxa"/>
          </w:tcPr>
          <w:p w14:paraId="39B665CE" w14:textId="768C97D5" w:rsidR="001020C5" w:rsidRDefault="001020C5" w:rsidP="00272044">
            <w:ins w:id="97" w:author="Megan Katsumi" w:date="2018-11-14T09:12:00Z">
              <w:r>
                <w:t>sosa:</w:t>
              </w:r>
            </w:ins>
            <w:ins w:id="98" w:author="Megan Katsumi" w:date="2018-11-14T10:30:00Z">
              <w:r>
                <w:t>detects</w:t>
              </w:r>
            </w:ins>
          </w:p>
        </w:tc>
        <w:tc>
          <w:tcPr>
            <w:tcW w:w="4399" w:type="dxa"/>
          </w:tcPr>
          <w:p w14:paraId="256C6CC0" w14:textId="2E4DF2A3" w:rsidR="001020C5" w:rsidRDefault="001020C5" w:rsidP="00272044">
            <w:pPr>
              <w:tabs>
                <w:tab w:val="center" w:pos="2335"/>
              </w:tabs>
            </w:pPr>
            <w:ins w:id="99"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100" w:author="Megan Katsumi" w:date="2018-11-14T10:30:00Z">
              <w:r>
                <w:t>sosa:observes</w:t>
              </w:r>
            </w:ins>
          </w:p>
        </w:tc>
        <w:tc>
          <w:tcPr>
            <w:tcW w:w="4399" w:type="dxa"/>
          </w:tcPr>
          <w:p w14:paraId="34D9286A" w14:textId="443F730D" w:rsidR="001020C5" w:rsidRDefault="001020C5" w:rsidP="00272044">
            <w:pPr>
              <w:tabs>
                <w:tab w:val="center" w:pos="2335"/>
              </w:tabs>
            </w:pPr>
            <w:ins w:id="101"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2" w:author="Megan Katsumi" w:date="2018-11-14T10:32:00Z">
              <w:r>
                <w:t>sosa:observes</w:t>
              </w:r>
            </w:ins>
          </w:p>
        </w:tc>
        <w:tc>
          <w:tcPr>
            <w:tcW w:w="4399" w:type="dxa"/>
          </w:tcPr>
          <w:p w14:paraId="45D6BFE2" w14:textId="6B215E2F" w:rsidR="001020C5" w:rsidRDefault="001020C5" w:rsidP="00272044">
            <w:pPr>
              <w:tabs>
                <w:tab w:val="center" w:pos="2335"/>
              </w:tabs>
            </w:pPr>
            <w:ins w:id="103"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4" w:author="Megan Katsumi" w:date="2018-11-14T10:32:00Z">
              <w:r>
                <w:t>sosa:observes</w:t>
              </w:r>
            </w:ins>
          </w:p>
        </w:tc>
        <w:tc>
          <w:tcPr>
            <w:tcW w:w="4399" w:type="dxa"/>
          </w:tcPr>
          <w:p w14:paraId="6B904044" w14:textId="4B4711CD" w:rsidR="001020C5" w:rsidRDefault="001020C5" w:rsidP="00272044">
            <w:pPr>
              <w:tabs>
                <w:tab w:val="center" w:pos="2335"/>
              </w:tabs>
            </w:pPr>
            <w:ins w:id="105" w:author="Megan Katsumi" w:date="2018-11-14T10:32:00Z">
              <w:r>
                <w:t>{</w:t>
              </w:r>
            </w:ins>
            <w:ins w:id="106" w:author="Megan Katsumi" w:date="2018-11-14T10:33:00Z">
              <w:r>
                <w:t>mean_</w:t>
              </w:r>
            </w:ins>
            <w:ins w:id="107" w:author="Megan Katsumi" w:date="2018-11-14T11:14:00Z">
              <w:r>
                <w:t>travel_</w:t>
              </w:r>
            </w:ins>
            <w:ins w:id="108"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9" w:author="Megan Katsumi" w:date="2018-11-14T09:25:00Z">
              <w:r>
                <w:t>sosa:madeObservation</w:t>
              </w:r>
            </w:ins>
          </w:p>
        </w:tc>
        <w:tc>
          <w:tcPr>
            <w:tcW w:w="4399" w:type="dxa"/>
          </w:tcPr>
          <w:p w14:paraId="0EBFD551" w14:textId="3211FBD3" w:rsidR="001020C5" w:rsidRDefault="001020C5" w:rsidP="00272044">
            <w:pPr>
              <w:tabs>
                <w:tab w:val="center" w:pos="2335"/>
              </w:tabs>
            </w:pPr>
            <w:ins w:id="110" w:author="Megan Katsumi" w:date="2018-11-14T09:25:00Z">
              <w:r>
                <w:t>only (sosa:Observation and sosa:hasFeatureOfInterest</w:t>
              </w:r>
            </w:ins>
            <w:ins w:id="111" w:author="Megan Katsumi" w:date="2018-11-14T09:26:00Z">
              <w:r>
                <w:t xml:space="preserve"> only transport:</w:t>
              </w:r>
            </w:ins>
            <w:ins w:id="112" w:author="Megan Katsumi" w:date="2018-11-14T10:27:00Z">
              <w:r>
                <w:t>Arc</w:t>
              </w:r>
            </w:ins>
            <w:ins w:id="113" w:author="Megan Katsumi" w:date="2018-11-14T10:35:00Z">
              <w:r>
                <w:t xml:space="preserve"> and sosa:</w:t>
              </w:r>
            </w:ins>
            <w:ins w:id="114" w:author="Megan Katsumi" w:date="2018-11-14T12:23:00Z">
              <w:r>
                <w:t>wasO</w:t>
              </w:r>
            </w:ins>
            <w:ins w:id="115" w:author="Megan Katsumi" w:date="2018-11-14T10:35:00Z">
              <w:r>
                <w:t>riginatedBy {vehicle</w:t>
              </w:r>
            </w:ins>
            <w:ins w:id="116" w:author="Megan Katsumi" w:date="2018-11-14T10:36:00Z">
              <w:r>
                <w:t>_presence}</w:t>
              </w:r>
            </w:ins>
            <w:r>
              <w:t xml:space="preserve"> and </w:t>
            </w:r>
            <w:r w:rsidRPr="009C34EF">
              <w:rPr>
                <w:highlight w:val="yellow"/>
              </w:rPr>
              <w:t>sosa:hasResult RoadOccupancy or VehicleVolume or MeanTravelSpeed</w:t>
            </w:r>
            <w:ins w:id="117"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8"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9"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0"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1" w:author="Megan Katsumi" w:date="2018-11-14T10:32:00Z">
              <w:r w:rsidRPr="009C34EF">
                <w:t>{</w:t>
              </w:r>
            </w:ins>
            <w:ins w:id="122" w:author="Megan Katsumi" w:date="2018-11-14T10:33:00Z">
              <w:r w:rsidRPr="009C34EF">
                <w:t>mean_</w:t>
              </w:r>
            </w:ins>
            <w:ins w:id="123" w:author="Megan Katsumi" w:date="2018-11-14T11:14:00Z">
              <w:r w:rsidRPr="009C34EF">
                <w:t>travel_</w:t>
              </w:r>
            </w:ins>
            <w:ins w:id="124"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 xml:space="preserve">e thing, or </w:t>
      </w:r>
      <w:r w:rsidR="00A1065B">
        <w:lastRenderedPageBreak/>
        <w:t>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5" w:name="_Toc2843364"/>
      <w:r>
        <w:t xml:space="preserve">Travel </w:t>
      </w:r>
      <w:r w:rsidR="00E91E39">
        <w:t>Costs</w:t>
      </w:r>
      <w:bookmarkEnd w:id="12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w:t>
      </w:r>
      <w:r w:rsidR="00E91E39">
        <w:lastRenderedPageBreak/>
        <w:t xml:space="preserve">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6" w:name="_Toc2843365"/>
      <w:r>
        <w:t>Parking Ontology</w:t>
      </w:r>
      <w:bookmarkEnd w:id="12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lastRenderedPageBreak/>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lastRenderedPageBreak/>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7" w:name="_Toc2843366"/>
      <w:r>
        <w:t>Public</w:t>
      </w:r>
      <w:r w:rsidR="00BD7C89">
        <w:t xml:space="preserve"> Transit Ontology</w:t>
      </w:r>
      <w:bookmarkEnd w:id="127"/>
    </w:p>
    <w:p w14:paraId="6A7EE14B" w14:textId="07F0684A" w:rsidR="00D479C9" w:rsidRDefault="00E30220"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28" w:name="_Toc2843367"/>
      <w:r>
        <w:t>Land Use</w:t>
      </w:r>
      <w:r w:rsidR="00BA1ACD">
        <w:t xml:space="preserve"> Ontology</w:t>
      </w:r>
      <w:bookmarkEnd w:id="128"/>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9" w:name="_Toc2843368"/>
      <w:r>
        <w:t>Trip</w:t>
      </w:r>
      <w:r w:rsidR="00BA1ACD">
        <w:t xml:space="preserve"> Ontology</w:t>
      </w:r>
      <w:bookmarkEnd w:id="12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0" w:name="_Toc2843369"/>
      <w:r>
        <w:t>Trip Costs</w:t>
      </w:r>
      <w:bookmarkEnd w:id="13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1" w:name="_Toc2843370"/>
      <w:r>
        <w:t>Urban System Ontology</w:t>
      </w:r>
      <w:bookmarkEnd w:id="13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33"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34" w:name="_Toc2843371"/>
      <w:r>
        <w:lastRenderedPageBreak/>
        <w:t>Applications</w:t>
      </w:r>
      <w:bookmarkEnd w:id="133"/>
      <w:bookmarkEnd w:id="134"/>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5" w:name="_Toc2843372"/>
      <w:r>
        <w:t>iCity Ontology for the IT-SoS Framework</w:t>
      </w:r>
      <w:bookmarkEnd w:id="135"/>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6" w:name="_Toc2843373"/>
      <w:r>
        <w:t xml:space="preserve">Ontology Interface: </w:t>
      </w:r>
      <w:r w:rsidR="006F44C8">
        <w:t>Functional Requirements</w:t>
      </w:r>
      <w:bookmarkEnd w:id="136"/>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7" w:name="_Toc2843374"/>
      <w:r>
        <w:t>System Design</w:t>
      </w:r>
      <w:bookmarkEnd w:id="137"/>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8"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8"/>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9"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9"/>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40"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40"/>
      <w:r>
        <w:t xml:space="preserve">: </w:t>
      </w:r>
      <w:r w:rsidRPr="001026E7">
        <w:t>Illustration of the key components within the ITS Application Engine.</w:t>
      </w:r>
    </w:p>
    <w:p w14:paraId="26C1F73D" w14:textId="77777777" w:rsidR="006F44C8" w:rsidRDefault="006F44C8" w:rsidP="00E80D3C">
      <w:pPr>
        <w:pStyle w:val="Heading3"/>
      </w:pPr>
      <w:bookmarkStart w:id="141" w:name="_Toc2843375"/>
      <w:r>
        <w:t>Ontology Design: Required Extensions</w:t>
      </w:r>
      <w:bookmarkEnd w:id="141"/>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2" w:name="_Toc2843376"/>
      <w:r>
        <w:t>Next Steps</w:t>
      </w:r>
      <w:bookmarkEnd w:id="142"/>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43" w:name="_Toc2843377"/>
      <w:r>
        <w:t>iCity Ontology for Urban Simulation Results</w:t>
      </w:r>
      <w:bookmarkEnd w:id="143"/>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4" w:name="_Toc2843378"/>
      <w:r>
        <w:t>Future Work</w:t>
      </w:r>
      <w:bookmarkEnd w:id="132"/>
      <w:bookmarkEnd w:id="144"/>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5" w:name="_Toc2843379"/>
      <w:r>
        <w:t>Extensions to the Urban System Ontology</w:t>
      </w:r>
      <w:bookmarkEnd w:id="145"/>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6" w:name="_Ref468171904"/>
      <w:bookmarkStart w:id="147" w:name="_Toc2843380"/>
      <w:r>
        <w:lastRenderedPageBreak/>
        <w:t>Extensions for iCity Applications</w:t>
      </w:r>
      <w:bookmarkEnd w:id="146"/>
      <w:bookmarkEnd w:id="147"/>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9" w:name="_Ref462673109"/>
      <w:bookmarkStart w:id="150" w:name="_Toc2843381"/>
      <w:r w:rsidRPr="006E670F">
        <w:lastRenderedPageBreak/>
        <w:t>Data</w:t>
      </w:r>
      <w:r>
        <w:t xml:space="preserve"> Collection</w:t>
      </w:r>
      <w:bookmarkEnd w:id="149"/>
      <w:bookmarkEnd w:id="150"/>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1" w:name="_Ref462673142"/>
      <w:bookmarkStart w:id="152" w:name="_Toc2843382"/>
      <w:r w:rsidRPr="00DB0856">
        <w:t>Simulation of Urban Systems</w:t>
      </w:r>
      <w:bookmarkEnd w:id="151"/>
      <w:bookmarkEnd w:id="152"/>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3" w:name="_Ref462673156"/>
      <w:bookmarkStart w:id="154" w:name="_Toc2843383"/>
      <w:r>
        <w:t>Analysis of Urban Systems</w:t>
      </w:r>
      <w:bookmarkEnd w:id="153"/>
      <w:bookmarkEnd w:id="154"/>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5" w:name="_Ref462673168"/>
      <w:bookmarkStart w:id="156" w:name="_Toc2843384"/>
      <w:r>
        <w:t>Visualization of Urban Systems</w:t>
      </w:r>
      <w:bookmarkEnd w:id="155"/>
      <w:bookmarkEnd w:id="156"/>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7" w:name="_Toc2843385"/>
      <w:r>
        <w:t>Extra-logical Design Practices</w:t>
      </w:r>
      <w:bookmarkEnd w:id="157"/>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8" w:name="_Toc2843386"/>
      <w:r w:rsidRPr="00045329">
        <w:t>Acknowledgements</w:t>
      </w:r>
      <w:bookmarkEnd w:id="158"/>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9"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9"/>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707A8" w14:textId="77777777" w:rsidR="00A05592" w:rsidRDefault="00A05592" w:rsidP="00EA354A">
      <w:r>
        <w:separator/>
      </w:r>
    </w:p>
  </w:endnote>
  <w:endnote w:type="continuationSeparator" w:id="0">
    <w:p w14:paraId="21FB77A7" w14:textId="77777777" w:rsidR="00A05592" w:rsidRDefault="00A0559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E30220" w:rsidRDefault="00E3022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E30220" w:rsidRPr="0032583C" w:rsidRDefault="00E3022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E30220" w14:paraId="2B76F3B3" w14:textId="77777777" w:rsidTr="00967D94">
      <w:tc>
        <w:tcPr>
          <w:tcW w:w="6947" w:type="dxa"/>
        </w:tcPr>
        <w:p w14:paraId="07DEE8C9" w14:textId="77777777" w:rsidR="00E30220" w:rsidRDefault="00E3022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E30220" w:rsidRDefault="00E3022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E30220" w:rsidRDefault="00E30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C5AD2" w14:textId="77777777" w:rsidR="00A05592" w:rsidRDefault="00A05592" w:rsidP="00EA354A">
      <w:r>
        <w:separator/>
      </w:r>
    </w:p>
  </w:footnote>
  <w:footnote w:type="continuationSeparator" w:id="0">
    <w:p w14:paraId="5A7C4650" w14:textId="77777777" w:rsidR="00A05592" w:rsidRDefault="00A05592" w:rsidP="00EA354A">
      <w:r>
        <w:continuationSeparator/>
      </w:r>
    </w:p>
  </w:footnote>
  <w:footnote w:id="1">
    <w:p w14:paraId="005D8B98" w14:textId="5699BB61" w:rsidR="00E30220" w:rsidRPr="00FF4EA6" w:rsidRDefault="00E3022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E30220" w:rsidRDefault="00E3022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E30220" w:rsidRPr="00E80D3C" w:rsidRDefault="00E3022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E30220" w:rsidRDefault="00E30220">
      <w:pPr>
        <w:pStyle w:val="FootnoteText"/>
      </w:pPr>
      <w:r>
        <w:rPr>
          <w:rStyle w:val="FootnoteReference"/>
        </w:rPr>
        <w:footnoteRef/>
      </w:r>
      <w:r>
        <w:t xml:space="preserve"> </w:t>
      </w:r>
      <w:r w:rsidRPr="009A36FB">
        <w:t>https://www.w3.org/TR/owl-time/</w:t>
      </w:r>
    </w:p>
  </w:footnote>
  <w:footnote w:id="5">
    <w:p w14:paraId="357B0B37" w14:textId="77777777" w:rsidR="00E30220" w:rsidRDefault="00E30220">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E30220" w:rsidRPr="00E80D3C" w:rsidRDefault="00E3022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E30220" w:rsidRPr="008C0C6B" w:rsidRDefault="00E30220">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E30220" w:rsidRDefault="00E30220">
      <w:pPr>
        <w:pStyle w:val="FootnoteText"/>
      </w:pPr>
      <w:r>
        <w:rPr>
          <w:rStyle w:val="FootnoteReference"/>
        </w:rPr>
        <w:footnoteRef/>
      </w:r>
      <w:r>
        <w:t xml:space="preserve"> om:</w:t>
      </w:r>
      <w:r w:rsidRPr="00BD4EF4">
        <w:t>http://www.wurvoc.org/vocabularies/om-1.6/</w:t>
      </w:r>
    </w:p>
  </w:footnote>
  <w:footnote w:id="9">
    <w:p w14:paraId="0CCCF2E2" w14:textId="46693F90" w:rsidR="00E30220" w:rsidRPr="00E80D3C" w:rsidRDefault="00E3022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E30220" w:rsidRPr="00BD4EF4" w:rsidRDefault="00E30220" w:rsidP="00E80D3C">
      <w:r>
        <w:rPr>
          <w:rStyle w:val="FootnoteReference"/>
        </w:rPr>
        <w:footnoteRef/>
      </w:r>
      <w:r>
        <w:t xml:space="preserve"> </w:t>
      </w:r>
      <w:r w:rsidRPr="00DC74DA">
        <w:t>http://ontology.eil.utoronto.ca/GCI/Foundation/GCI-Foundation-v2.owl</w:t>
      </w:r>
      <w:r>
        <w:t>#</w:t>
      </w:r>
    </w:p>
    <w:p w14:paraId="4AE1EB08" w14:textId="6D90AB37" w:rsidR="00E30220" w:rsidRPr="00E80D3C" w:rsidRDefault="00E30220">
      <w:pPr>
        <w:pStyle w:val="FootnoteText"/>
        <w:rPr>
          <w:lang w:val="en-CA"/>
        </w:rPr>
      </w:pPr>
    </w:p>
  </w:footnote>
  <w:footnote w:id="11">
    <w:p w14:paraId="2B0DD081" w14:textId="0C4649C5" w:rsidR="00E30220" w:rsidRPr="008E7C02" w:rsidRDefault="00E3022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E30220" w:rsidRPr="00046E73" w:rsidRDefault="00E30220">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E30220" w:rsidRDefault="00E30220">
      <w:pPr>
        <w:pStyle w:val="FootnoteText"/>
      </w:pPr>
      <w:r>
        <w:rPr>
          <w:rStyle w:val="FootnoteReference"/>
        </w:rPr>
        <w:footnoteRef/>
      </w:r>
      <w:r>
        <w:t xml:space="preserve"> </w:t>
      </w:r>
      <w:r w:rsidRPr="00827DD8">
        <w:t>http://schema.org/</w:t>
      </w:r>
    </w:p>
  </w:footnote>
  <w:footnote w:id="14">
    <w:p w14:paraId="4E061129" w14:textId="77777777" w:rsidR="00E30220" w:rsidRDefault="00E3022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E30220" w:rsidRDefault="00E30220">
      <w:pPr>
        <w:pStyle w:val="FootnoteText"/>
      </w:pPr>
      <w:r>
        <w:rPr>
          <w:rStyle w:val="FootnoteReference"/>
        </w:rPr>
        <w:footnoteRef/>
      </w:r>
      <w:r>
        <w:t xml:space="preserve"> </w:t>
      </w:r>
      <w:r w:rsidRPr="005B2B4C">
        <w:t>http://ontology.eil.utoronto.ca/tove/organization.html</w:t>
      </w:r>
    </w:p>
  </w:footnote>
  <w:footnote w:id="16">
    <w:p w14:paraId="2EAE6E34" w14:textId="77777777" w:rsidR="00E30220" w:rsidRDefault="00E3022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E30220" w:rsidRPr="001A792D" w:rsidRDefault="00E3022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E30220" w:rsidRDefault="00E3022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E30220" w:rsidRPr="006539A1" w:rsidRDefault="00E3022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E30220" w:rsidRPr="005B0E28" w:rsidRDefault="00E3022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6"/>
  </w:num>
  <w:num w:numId="7">
    <w:abstractNumId w:val="14"/>
  </w:num>
  <w:num w:numId="8">
    <w:abstractNumId w:val="24"/>
  </w:num>
  <w:num w:numId="9">
    <w:abstractNumId w:val="3"/>
  </w:num>
  <w:num w:numId="10">
    <w:abstractNumId w:val="25"/>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3"/>
  </w:num>
  <w:num w:numId="23">
    <w:abstractNumId w:val="15"/>
  </w:num>
  <w:num w:numId="24">
    <w:abstractNumId w:val="7"/>
  </w:num>
  <w:num w:numId="25">
    <w:abstractNumId w:val="10"/>
  </w:num>
  <w:num w:numId="26">
    <w:abstractNumId w:val="16"/>
  </w:num>
  <w:num w:numId="27">
    <w:abstractNumId w:val="2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82E"/>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5576"/>
    <w:rsid w:val="00316A06"/>
    <w:rsid w:val="00320390"/>
    <w:rsid w:val="00320C3A"/>
    <w:rsid w:val="00321651"/>
    <w:rsid w:val="00321E4C"/>
    <w:rsid w:val="00322076"/>
    <w:rsid w:val="00322525"/>
    <w:rsid w:val="003229EF"/>
    <w:rsid w:val="00322A3F"/>
    <w:rsid w:val="003230A0"/>
    <w:rsid w:val="0032364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3879"/>
    <w:rsid w:val="00E254B2"/>
    <w:rsid w:val="00E2622A"/>
    <w:rsid w:val="00E278B4"/>
    <w:rsid w:val="00E301C1"/>
    <w:rsid w:val="00E30220"/>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8C95BC9D-EAB8-2E4A-85D0-F7A3978A1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73</Pages>
  <Words>23087</Words>
  <Characters>131601</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11</cp:revision>
  <cp:lastPrinted>2017-08-16T13:18:00Z</cp:lastPrinted>
  <dcterms:created xsi:type="dcterms:W3CDTF">2018-11-28T19:50:00Z</dcterms:created>
  <dcterms:modified xsi:type="dcterms:W3CDTF">2019-03-12T14:47:00Z</dcterms:modified>
</cp:coreProperties>
</file>