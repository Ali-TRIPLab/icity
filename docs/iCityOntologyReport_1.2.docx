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77CB468"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722BF7">
        <w:rPr>
          <w:rFonts w:ascii="Cambria" w:eastAsia="MS Gothic" w:hAnsi="Cambria"/>
          <w:i/>
          <w:iCs/>
          <w:color w:val="000000"/>
          <w:spacing w:val="15"/>
          <w:sz w:val="28"/>
          <w:szCs w:val="28"/>
          <w:lang w:eastAsia="en-CA"/>
        </w:rPr>
        <w:t>January</w:t>
      </w:r>
      <w:r w:rsidR="00EA5956">
        <w:rPr>
          <w:rFonts w:ascii="Cambria" w:eastAsia="MS Gothic" w:hAnsi="Cambria"/>
          <w:i/>
          <w:iCs/>
          <w:color w:val="000000"/>
          <w:spacing w:val="15"/>
          <w:sz w:val="28"/>
          <w:szCs w:val="28"/>
          <w:lang w:eastAsia="en-CA"/>
        </w:rPr>
        <w:t xml:space="preserve"> </w:t>
      </w:r>
      <w:r w:rsidR="00A511B6">
        <w:rPr>
          <w:rFonts w:ascii="Cambria" w:eastAsia="MS Gothic" w:hAnsi="Cambria"/>
          <w:i/>
          <w:iCs/>
          <w:color w:val="000000"/>
          <w:spacing w:val="15"/>
          <w:sz w:val="28"/>
          <w:szCs w:val="28"/>
          <w:lang w:eastAsia="en-CA"/>
        </w:rPr>
        <w:t>25</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994900">
          <w:pPr>
            <w:pStyle w:val="TOC1"/>
            <w:tabs>
              <w:tab w:val="left" w:pos="400"/>
              <w:tab w:val="right" w:leader="dot" w:pos="9350"/>
            </w:tabs>
            <w:rPr>
              <w:rFonts w:cstheme="minorBidi"/>
              <w:noProof/>
              <w:sz w:val="24"/>
              <w:lang w:val="en-CA" w:bidi="ar-SA"/>
            </w:rPr>
          </w:pPr>
          <w:hyperlink w:anchor="_Toc2843341" w:history="1">
            <w:r w:rsidR="00FF404B" w:rsidRPr="00CA4351">
              <w:rPr>
                <w:rStyle w:val="Hyperlink"/>
                <w:noProof/>
              </w:rPr>
              <w:t>2</w:t>
            </w:r>
            <w:r w:rsidR="00FF404B">
              <w:rPr>
                <w:rFonts w:cstheme="minorBidi"/>
                <w:noProof/>
                <w:sz w:val="24"/>
                <w:lang w:val="en-CA" w:bidi="ar-SA"/>
              </w:rPr>
              <w:tab/>
            </w:r>
            <w:r w:rsidR="00FF404B" w:rsidRPr="00CA4351">
              <w:rPr>
                <w:rStyle w:val="Hyperlink"/>
                <w:noProof/>
              </w:rPr>
              <w:t>Scope</w:t>
            </w:r>
            <w:r w:rsidR="00FF404B">
              <w:rPr>
                <w:noProof/>
                <w:webHidden/>
              </w:rPr>
              <w:tab/>
            </w:r>
            <w:r w:rsidR="00FF404B">
              <w:rPr>
                <w:noProof/>
                <w:webHidden/>
              </w:rPr>
              <w:fldChar w:fldCharType="begin"/>
            </w:r>
            <w:r w:rsidR="00FF404B">
              <w:rPr>
                <w:noProof/>
                <w:webHidden/>
              </w:rPr>
              <w:instrText xml:space="preserve"> PAGEREF _Toc2843341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458D5CBA" w14:textId="65BEFEE1" w:rsidR="00FF404B" w:rsidRDefault="00994900">
          <w:pPr>
            <w:pStyle w:val="TOC1"/>
            <w:tabs>
              <w:tab w:val="left" w:pos="400"/>
              <w:tab w:val="right" w:leader="dot" w:pos="9350"/>
            </w:tabs>
            <w:rPr>
              <w:rFonts w:cstheme="minorBidi"/>
              <w:noProof/>
              <w:sz w:val="24"/>
              <w:lang w:val="en-CA" w:bidi="ar-SA"/>
            </w:rPr>
          </w:pPr>
          <w:hyperlink w:anchor="_Toc2843342" w:history="1">
            <w:r w:rsidR="00FF404B" w:rsidRPr="00CA4351">
              <w:rPr>
                <w:rStyle w:val="Hyperlink"/>
                <w:noProof/>
              </w:rPr>
              <w:t>3</w:t>
            </w:r>
            <w:r w:rsidR="00FF404B">
              <w:rPr>
                <w:rFonts w:cstheme="minorBidi"/>
                <w:noProof/>
                <w:sz w:val="24"/>
                <w:lang w:val="en-CA" w:bidi="ar-SA"/>
              </w:rPr>
              <w:tab/>
            </w:r>
            <w:r w:rsidR="00FF404B" w:rsidRPr="00CA4351">
              <w:rPr>
                <w:rStyle w:val="Hyperlink"/>
                <w:noProof/>
              </w:rPr>
              <w:t>Outline</w:t>
            </w:r>
            <w:r w:rsidR="00FF404B">
              <w:rPr>
                <w:noProof/>
                <w:webHidden/>
              </w:rPr>
              <w:tab/>
            </w:r>
            <w:r w:rsidR="00FF404B">
              <w:rPr>
                <w:noProof/>
                <w:webHidden/>
              </w:rPr>
              <w:fldChar w:fldCharType="begin"/>
            </w:r>
            <w:r w:rsidR="00FF404B">
              <w:rPr>
                <w:noProof/>
                <w:webHidden/>
              </w:rPr>
              <w:instrText xml:space="preserve"> PAGEREF _Toc2843342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5B2B33D5" w14:textId="18837A40" w:rsidR="00FF404B" w:rsidRDefault="00994900">
          <w:pPr>
            <w:pStyle w:val="TOC1"/>
            <w:tabs>
              <w:tab w:val="left" w:pos="400"/>
              <w:tab w:val="right" w:leader="dot" w:pos="9350"/>
            </w:tabs>
            <w:rPr>
              <w:rFonts w:cstheme="minorBidi"/>
              <w:noProof/>
              <w:sz w:val="24"/>
              <w:lang w:val="en-CA" w:bidi="ar-SA"/>
            </w:rPr>
          </w:pPr>
          <w:hyperlink w:anchor="_Toc2843343" w:history="1">
            <w:r w:rsidR="00FF404B" w:rsidRPr="00CA4351">
              <w:rPr>
                <w:rStyle w:val="Hyperlink"/>
                <w:noProof/>
              </w:rPr>
              <w:t>4</w:t>
            </w:r>
            <w:r w:rsidR="00FF404B">
              <w:rPr>
                <w:rFonts w:cstheme="minorBidi"/>
                <w:noProof/>
                <w:sz w:val="24"/>
                <w:lang w:val="en-CA" w:bidi="ar-SA"/>
              </w:rPr>
              <w:tab/>
            </w:r>
            <w:r w:rsidR="00FF404B" w:rsidRPr="00CA4351">
              <w:rPr>
                <w:rStyle w:val="Hyperlink"/>
                <w:noProof/>
              </w:rPr>
              <w:t>Role of the Ontology</w:t>
            </w:r>
            <w:r w:rsidR="00FF404B">
              <w:rPr>
                <w:noProof/>
                <w:webHidden/>
              </w:rPr>
              <w:tab/>
            </w:r>
            <w:r w:rsidR="00FF404B">
              <w:rPr>
                <w:noProof/>
                <w:webHidden/>
              </w:rPr>
              <w:fldChar w:fldCharType="begin"/>
            </w:r>
            <w:r w:rsidR="00FF404B">
              <w:rPr>
                <w:noProof/>
                <w:webHidden/>
              </w:rPr>
              <w:instrText xml:space="preserve"> PAGEREF _Toc2843343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37055E3" w14:textId="1FCF6B0C" w:rsidR="00FF404B" w:rsidRDefault="00994900">
          <w:pPr>
            <w:pStyle w:val="TOC1"/>
            <w:tabs>
              <w:tab w:val="left" w:pos="400"/>
              <w:tab w:val="right" w:leader="dot" w:pos="9350"/>
            </w:tabs>
            <w:rPr>
              <w:rFonts w:cstheme="minorBidi"/>
              <w:noProof/>
              <w:sz w:val="24"/>
              <w:lang w:val="en-CA" w:bidi="ar-SA"/>
            </w:rPr>
          </w:pPr>
          <w:hyperlink w:anchor="_Toc2843344" w:history="1">
            <w:r w:rsidR="00FF404B" w:rsidRPr="00CA4351">
              <w:rPr>
                <w:rStyle w:val="Hyperlink"/>
                <w:noProof/>
              </w:rPr>
              <w:t>5</w:t>
            </w:r>
            <w:r w:rsidR="00FF404B">
              <w:rPr>
                <w:rFonts w:cstheme="minorBidi"/>
                <w:noProof/>
                <w:sz w:val="24"/>
                <w:lang w:val="en-CA" w:bidi="ar-SA"/>
              </w:rPr>
              <w:tab/>
            </w:r>
            <w:r w:rsidR="00FF404B" w:rsidRPr="00CA4351">
              <w:rPr>
                <w:rStyle w:val="Hyperlink"/>
                <w:noProof/>
              </w:rPr>
              <w:t>Summary of Changes from Previous Version</w:t>
            </w:r>
            <w:r w:rsidR="00FF404B">
              <w:rPr>
                <w:noProof/>
                <w:webHidden/>
              </w:rPr>
              <w:tab/>
            </w:r>
            <w:r w:rsidR="00FF404B">
              <w:rPr>
                <w:noProof/>
                <w:webHidden/>
              </w:rPr>
              <w:fldChar w:fldCharType="begin"/>
            </w:r>
            <w:r w:rsidR="00FF404B">
              <w:rPr>
                <w:noProof/>
                <w:webHidden/>
              </w:rPr>
              <w:instrText xml:space="preserve"> PAGEREF _Toc2843344 \h </w:instrText>
            </w:r>
            <w:r w:rsidR="00FF404B">
              <w:rPr>
                <w:noProof/>
                <w:webHidden/>
              </w:rPr>
            </w:r>
            <w:r w:rsidR="00FF404B">
              <w:rPr>
                <w:noProof/>
                <w:webHidden/>
              </w:rPr>
              <w:fldChar w:fldCharType="separate"/>
            </w:r>
            <w:r w:rsidR="00FF404B">
              <w:rPr>
                <w:noProof/>
                <w:webHidden/>
              </w:rPr>
              <w:t>6</w:t>
            </w:r>
            <w:r w:rsidR="00FF404B">
              <w:rPr>
                <w:noProof/>
                <w:webHidden/>
              </w:rPr>
              <w:fldChar w:fldCharType="end"/>
            </w:r>
          </w:hyperlink>
        </w:p>
        <w:p w14:paraId="279BA156" w14:textId="4EE22015" w:rsidR="00FF404B" w:rsidRDefault="00994900">
          <w:pPr>
            <w:pStyle w:val="TOC1"/>
            <w:tabs>
              <w:tab w:val="left" w:pos="400"/>
              <w:tab w:val="right" w:leader="dot" w:pos="9350"/>
            </w:tabs>
            <w:rPr>
              <w:rFonts w:cstheme="minorBidi"/>
              <w:noProof/>
              <w:sz w:val="24"/>
              <w:lang w:val="en-CA" w:bidi="ar-SA"/>
            </w:rPr>
          </w:pPr>
          <w:hyperlink w:anchor="_Toc2843345" w:history="1">
            <w:r w:rsidR="00FF404B" w:rsidRPr="00CA4351">
              <w:rPr>
                <w:rStyle w:val="Hyperlink"/>
                <w:noProof/>
              </w:rPr>
              <w:t>6</w:t>
            </w:r>
            <w:r w:rsidR="00FF404B">
              <w:rPr>
                <w:rFonts w:cstheme="minorBidi"/>
                <w:noProof/>
                <w:sz w:val="24"/>
                <w:lang w:val="en-CA" w:bidi="ar-SA"/>
              </w:rPr>
              <w:tab/>
            </w:r>
            <w:r w:rsidR="00FF404B" w:rsidRPr="00CA4351">
              <w:rPr>
                <w:rStyle w:val="Hyperlink"/>
                <w:noProof/>
              </w:rPr>
              <w:t>Urban System Characteristics and Behaviour</w:t>
            </w:r>
            <w:r w:rsidR="00FF404B">
              <w:rPr>
                <w:noProof/>
                <w:webHidden/>
              </w:rPr>
              <w:tab/>
            </w:r>
            <w:r w:rsidR="00FF404B">
              <w:rPr>
                <w:noProof/>
                <w:webHidden/>
              </w:rPr>
              <w:fldChar w:fldCharType="begin"/>
            </w:r>
            <w:r w:rsidR="00FF404B">
              <w:rPr>
                <w:noProof/>
                <w:webHidden/>
              </w:rPr>
              <w:instrText xml:space="preserve"> PAGEREF _Toc2843345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188918BE" w14:textId="1BA91C6D" w:rsidR="00FF404B" w:rsidRDefault="00994900">
          <w:pPr>
            <w:pStyle w:val="TOC2"/>
            <w:tabs>
              <w:tab w:val="left" w:pos="720"/>
              <w:tab w:val="right" w:leader="dot" w:pos="9350"/>
            </w:tabs>
            <w:rPr>
              <w:rFonts w:cstheme="minorBidi"/>
              <w:noProof/>
              <w:sz w:val="24"/>
              <w:lang w:val="en-CA" w:bidi="ar-SA"/>
            </w:rPr>
          </w:pPr>
          <w:hyperlink w:anchor="_Toc2843346" w:history="1">
            <w:r w:rsidR="00FF404B" w:rsidRPr="00CA4351">
              <w:rPr>
                <w:rStyle w:val="Hyperlink"/>
                <w:rFonts w:ascii="Times New Roman" w:hAnsi="Times New Roman"/>
                <w:noProof/>
                <w:snapToGrid w:val="0"/>
                <w:w w:val="0"/>
              </w:rPr>
              <w:t>6.1</w:t>
            </w:r>
            <w:r w:rsidR="00FF404B">
              <w:rPr>
                <w:rFonts w:cstheme="minorBidi"/>
                <w:noProof/>
                <w:sz w:val="24"/>
                <w:lang w:val="en-CA" w:bidi="ar-SA"/>
              </w:rPr>
              <w:tab/>
            </w:r>
            <w:r w:rsidR="00FF404B" w:rsidRPr="00CA4351">
              <w:rPr>
                <w:rStyle w:val="Hyperlink"/>
                <w:noProof/>
              </w:rPr>
              <w:t>Foundational Ontologies</w:t>
            </w:r>
            <w:r w:rsidR="00FF404B">
              <w:rPr>
                <w:noProof/>
                <w:webHidden/>
              </w:rPr>
              <w:tab/>
            </w:r>
            <w:r w:rsidR="00FF404B">
              <w:rPr>
                <w:noProof/>
                <w:webHidden/>
              </w:rPr>
              <w:fldChar w:fldCharType="begin"/>
            </w:r>
            <w:r w:rsidR="00FF404B">
              <w:rPr>
                <w:noProof/>
                <w:webHidden/>
              </w:rPr>
              <w:instrText xml:space="preserve"> PAGEREF _Toc2843346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5E86E2D9" w14:textId="18AE0863" w:rsidR="00FF404B" w:rsidRDefault="00994900">
          <w:pPr>
            <w:pStyle w:val="TOC3"/>
            <w:tabs>
              <w:tab w:val="left" w:pos="1200"/>
              <w:tab w:val="right" w:leader="dot" w:pos="9350"/>
            </w:tabs>
            <w:rPr>
              <w:rFonts w:cstheme="minorBidi"/>
              <w:noProof/>
              <w:sz w:val="24"/>
              <w:lang w:val="en-CA" w:bidi="ar-SA"/>
            </w:rPr>
          </w:pPr>
          <w:hyperlink w:anchor="_Toc2843347" w:history="1">
            <w:r w:rsidR="00FF404B" w:rsidRPr="00CA4351">
              <w:rPr>
                <w:rStyle w:val="Hyperlink"/>
                <w:noProof/>
              </w:rPr>
              <w:t>6.1.1</w:t>
            </w:r>
            <w:r w:rsidR="00FF404B">
              <w:rPr>
                <w:rFonts w:cstheme="minorBidi"/>
                <w:noProof/>
                <w:sz w:val="24"/>
                <w:lang w:val="en-CA" w:bidi="ar-SA"/>
              </w:rPr>
              <w:tab/>
            </w:r>
            <w:r w:rsidR="00FF404B" w:rsidRPr="00CA4351">
              <w:rPr>
                <w:rStyle w:val="Hyperlink"/>
                <w:noProof/>
              </w:rPr>
              <w:t>Spatial Location Ontology</w:t>
            </w:r>
            <w:r w:rsidR="00FF404B">
              <w:rPr>
                <w:noProof/>
                <w:webHidden/>
              </w:rPr>
              <w:tab/>
            </w:r>
            <w:r w:rsidR="00FF404B">
              <w:rPr>
                <w:noProof/>
                <w:webHidden/>
              </w:rPr>
              <w:fldChar w:fldCharType="begin"/>
            </w:r>
            <w:r w:rsidR="00FF404B">
              <w:rPr>
                <w:noProof/>
                <w:webHidden/>
              </w:rPr>
              <w:instrText xml:space="preserve"> PAGEREF _Toc2843347 \h </w:instrText>
            </w:r>
            <w:r w:rsidR="00FF404B">
              <w:rPr>
                <w:noProof/>
                <w:webHidden/>
              </w:rPr>
            </w:r>
            <w:r w:rsidR="00FF404B">
              <w:rPr>
                <w:noProof/>
                <w:webHidden/>
              </w:rPr>
              <w:fldChar w:fldCharType="separate"/>
            </w:r>
            <w:r w:rsidR="00FF404B">
              <w:rPr>
                <w:noProof/>
                <w:webHidden/>
              </w:rPr>
              <w:t>9</w:t>
            </w:r>
            <w:r w:rsidR="00FF404B">
              <w:rPr>
                <w:noProof/>
                <w:webHidden/>
              </w:rPr>
              <w:fldChar w:fldCharType="end"/>
            </w:r>
          </w:hyperlink>
        </w:p>
        <w:p w14:paraId="77B99704" w14:textId="2F542ED9" w:rsidR="00FF404B" w:rsidRDefault="00994900">
          <w:pPr>
            <w:pStyle w:val="TOC3"/>
            <w:tabs>
              <w:tab w:val="left" w:pos="1200"/>
              <w:tab w:val="right" w:leader="dot" w:pos="9350"/>
            </w:tabs>
            <w:rPr>
              <w:rFonts w:cstheme="minorBidi"/>
              <w:noProof/>
              <w:sz w:val="24"/>
              <w:lang w:val="en-CA" w:bidi="ar-SA"/>
            </w:rPr>
          </w:pPr>
          <w:hyperlink w:anchor="_Toc2843348" w:history="1">
            <w:r w:rsidR="00FF404B" w:rsidRPr="00CA4351">
              <w:rPr>
                <w:rStyle w:val="Hyperlink"/>
                <w:noProof/>
              </w:rPr>
              <w:t>6.1.2</w:t>
            </w:r>
            <w:r w:rsidR="00FF404B">
              <w:rPr>
                <w:rFonts w:cstheme="minorBidi"/>
                <w:noProof/>
                <w:sz w:val="24"/>
                <w:lang w:val="en-CA" w:bidi="ar-SA"/>
              </w:rPr>
              <w:tab/>
            </w:r>
            <w:r w:rsidR="00FF404B" w:rsidRPr="00CA4351">
              <w:rPr>
                <w:rStyle w:val="Hyperlink"/>
                <w:noProof/>
              </w:rPr>
              <w:t>Time Ontology</w:t>
            </w:r>
            <w:r w:rsidR="00FF404B">
              <w:rPr>
                <w:noProof/>
                <w:webHidden/>
              </w:rPr>
              <w:tab/>
            </w:r>
            <w:r w:rsidR="00FF404B">
              <w:rPr>
                <w:noProof/>
                <w:webHidden/>
              </w:rPr>
              <w:fldChar w:fldCharType="begin"/>
            </w:r>
            <w:r w:rsidR="00FF404B">
              <w:rPr>
                <w:noProof/>
                <w:webHidden/>
              </w:rPr>
              <w:instrText xml:space="preserve"> PAGEREF _Toc2843348 \h </w:instrText>
            </w:r>
            <w:r w:rsidR="00FF404B">
              <w:rPr>
                <w:noProof/>
                <w:webHidden/>
              </w:rPr>
            </w:r>
            <w:r w:rsidR="00FF404B">
              <w:rPr>
                <w:noProof/>
                <w:webHidden/>
              </w:rPr>
              <w:fldChar w:fldCharType="separate"/>
            </w:r>
            <w:r w:rsidR="00FF404B">
              <w:rPr>
                <w:noProof/>
                <w:webHidden/>
              </w:rPr>
              <w:t>11</w:t>
            </w:r>
            <w:r w:rsidR="00FF404B">
              <w:rPr>
                <w:noProof/>
                <w:webHidden/>
              </w:rPr>
              <w:fldChar w:fldCharType="end"/>
            </w:r>
          </w:hyperlink>
        </w:p>
        <w:p w14:paraId="25E35BC8" w14:textId="475B9FB2" w:rsidR="00FF404B" w:rsidRDefault="00994900">
          <w:pPr>
            <w:pStyle w:val="TOC3"/>
            <w:tabs>
              <w:tab w:val="left" w:pos="1200"/>
              <w:tab w:val="right" w:leader="dot" w:pos="9350"/>
            </w:tabs>
            <w:rPr>
              <w:rFonts w:cstheme="minorBidi"/>
              <w:noProof/>
              <w:sz w:val="24"/>
              <w:lang w:val="en-CA" w:bidi="ar-SA"/>
            </w:rPr>
          </w:pPr>
          <w:hyperlink w:anchor="_Toc2843349" w:history="1">
            <w:r w:rsidR="00FF404B" w:rsidRPr="00CA4351">
              <w:rPr>
                <w:rStyle w:val="Hyperlink"/>
                <w:noProof/>
              </w:rPr>
              <w:t>6.1.3</w:t>
            </w:r>
            <w:r w:rsidR="00FF404B">
              <w:rPr>
                <w:rFonts w:cstheme="minorBidi"/>
                <w:noProof/>
                <w:sz w:val="24"/>
                <w:lang w:val="en-CA" w:bidi="ar-SA"/>
              </w:rPr>
              <w:tab/>
            </w:r>
            <w:r w:rsidR="00FF404B" w:rsidRPr="00CA4351">
              <w:rPr>
                <w:rStyle w:val="Hyperlink"/>
                <w:noProof/>
              </w:rPr>
              <w:t>Change Ontology</w:t>
            </w:r>
            <w:r w:rsidR="00FF404B">
              <w:rPr>
                <w:noProof/>
                <w:webHidden/>
              </w:rPr>
              <w:tab/>
            </w:r>
            <w:r w:rsidR="00FF404B">
              <w:rPr>
                <w:noProof/>
                <w:webHidden/>
              </w:rPr>
              <w:fldChar w:fldCharType="begin"/>
            </w:r>
            <w:r w:rsidR="00FF404B">
              <w:rPr>
                <w:noProof/>
                <w:webHidden/>
              </w:rPr>
              <w:instrText xml:space="preserve"> PAGEREF _Toc2843349 \h </w:instrText>
            </w:r>
            <w:r w:rsidR="00FF404B">
              <w:rPr>
                <w:noProof/>
                <w:webHidden/>
              </w:rPr>
            </w:r>
            <w:r w:rsidR="00FF404B">
              <w:rPr>
                <w:noProof/>
                <w:webHidden/>
              </w:rPr>
              <w:fldChar w:fldCharType="separate"/>
            </w:r>
            <w:r w:rsidR="00FF404B">
              <w:rPr>
                <w:noProof/>
                <w:webHidden/>
              </w:rPr>
              <w:t>12</w:t>
            </w:r>
            <w:r w:rsidR="00FF404B">
              <w:rPr>
                <w:noProof/>
                <w:webHidden/>
              </w:rPr>
              <w:fldChar w:fldCharType="end"/>
            </w:r>
          </w:hyperlink>
        </w:p>
        <w:p w14:paraId="1E44CDB7" w14:textId="7744B663" w:rsidR="00FF404B" w:rsidRDefault="00994900">
          <w:pPr>
            <w:pStyle w:val="TOC3"/>
            <w:tabs>
              <w:tab w:val="left" w:pos="1200"/>
              <w:tab w:val="right" w:leader="dot" w:pos="9350"/>
            </w:tabs>
            <w:rPr>
              <w:rFonts w:cstheme="minorBidi"/>
              <w:noProof/>
              <w:sz w:val="24"/>
              <w:lang w:val="en-CA" w:bidi="ar-SA"/>
            </w:rPr>
          </w:pPr>
          <w:hyperlink w:anchor="_Toc2843350" w:history="1">
            <w:r w:rsidR="00FF404B" w:rsidRPr="00CA4351">
              <w:rPr>
                <w:rStyle w:val="Hyperlink"/>
                <w:noProof/>
              </w:rPr>
              <w:t>6.1.4</w:t>
            </w:r>
            <w:r w:rsidR="00FF404B">
              <w:rPr>
                <w:rFonts w:cstheme="minorBidi"/>
                <w:noProof/>
                <w:sz w:val="24"/>
                <w:lang w:val="en-CA" w:bidi="ar-SA"/>
              </w:rPr>
              <w:tab/>
            </w:r>
            <w:r w:rsidR="00FF404B" w:rsidRPr="00CA4351">
              <w:rPr>
                <w:rStyle w:val="Hyperlink"/>
                <w:noProof/>
              </w:rPr>
              <w:t>Activity Ontology</w:t>
            </w:r>
            <w:r w:rsidR="00FF404B">
              <w:rPr>
                <w:noProof/>
                <w:webHidden/>
              </w:rPr>
              <w:tab/>
            </w:r>
            <w:r w:rsidR="00FF404B">
              <w:rPr>
                <w:noProof/>
                <w:webHidden/>
              </w:rPr>
              <w:fldChar w:fldCharType="begin"/>
            </w:r>
            <w:r w:rsidR="00FF404B">
              <w:rPr>
                <w:noProof/>
                <w:webHidden/>
              </w:rPr>
              <w:instrText xml:space="preserve"> PAGEREF _Toc2843350 \h </w:instrText>
            </w:r>
            <w:r w:rsidR="00FF404B">
              <w:rPr>
                <w:noProof/>
                <w:webHidden/>
              </w:rPr>
            </w:r>
            <w:r w:rsidR="00FF404B">
              <w:rPr>
                <w:noProof/>
                <w:webHidden/>
              </w:rPr>
              <w:fldChar w:fldCharType="separate"/>
            </w:r>
            <w:r w:rsidR="00FF404B">
              <w:rPr>
                <w:noProof/>
                <w:webHidden/>
              </w:rPr>
              <w:t>13</w:t>
            </w:r>
            <w:r w:rsidR="00FF404B">
              <w:rPr>
                <w:noProof/>
                <w:webHidden/>
              </w:rPr>
              <w:fldChar w:fldCharType="end"/>
            </w:r>
          </w:hyperlink>
        </w:p>
        <w:p w14:paraId="5094B8F3" w14:textId="094C09AF" w:rsidR="00FF404B" w:rsidRDefault="00994900">
          <w:pPr>
            <w:pStyle w:val="TOC3"/>
            <w:tabs>
              <w:tab w:val="left" w:pos="1200"/>
              <w:tab w:val="right" w:leader="dot" w:pos="9350"/>
            </w:tabs>
            <w:rPr>
              <w:rFonts w:cstheme="minorBidi"/>
              <w:noProof/>
              <w:sz w:val="24"/>
              <w:lang w:val="en-CA" w:bidi="ar-SA"/>
            </w:rPr>
          </w:pPr>
          <w:hyperlink w:anchor="_Toc2843351" w:history="1">
            <w:r w:rsidR="00FF404B" w:rsidRPr="00CA4351">
              <w:rPr>
                <w:rStyle w:val="Hyperlink"/>
                <w:noProof/>
              </w:rPr>
              <w:t>6.1.5</w:t>
            </w:r>
            <w:r w:rsidR="00FF404B">
              <w:rPr>
                <w:rFonts w:cstheme="minorBidi"/>
                <w:noProof/>
                <w:sz w:val="24"/>
                <w:lang w:val="en-CA" w:bidi="ar-SA"/>
              </w:rPr>
              <w:tab/>
            </w:r>
            <w:r w:rsidR="00FF404B" w:rsidRPr="00CA4351">
              <w:rPr>
                <w:rStyle w:val="Hyperlink"/>
                <w:noProof/>
              </w:rPr>
              <w:t>Resource Ontology</w:t>
            </w:r>
            <w:r w:rsidR="00FF404B">
              <w:rPr>
                <w:noProof/>
                <w:webHidden/>
              </w:rPr>
              <w:tab/>
            </w:r>
            <w:r w:rsidR="00FF404B">
              <w:rPr>
                <w:noProof/>
                <w:webHidden/>
              </w:rPr>
              <w:fldChar w:fldCharType="begin"/>
            </w:r>
            <w:r w:rsidR="00FF404B">
              <w:rPr>
                <w:noProof/>
                <w:webHidden/>
              </w:rPr>
              <w:instrText xml:space="preserve"> PAGEREF _Toc2843351 \h </w:instrText>
            </w:r>
            <w:r w:rsidR="00FF404B">
              <w:rPr>
                <w:noProof/>
                <w:webHidden/>
              </w:rPr>
            </w:r>
            <w:r w:rsidR="00FF404B">
              <w:rPr>
                <w:noProof/>
                <w:webHidden/>
              </w:rPr>
              <w:fldChar w:fldCharType="separate"/>
            </w:r>
            <w:r w:rsidR="00FF404B">
              <w:rPr>
                <w:noProof/>
                <w:webHidden/>
              </w:rPr>
              <w:t>16</w:t>
            </w:r>
            <w:r w:rsidR="00FF404B">
              <w:rPr>
                <w:noProof/>
                <w:webHidden/>
              </w:rPr>
              <w:fldChar w:fldCharType="end"/>
            </w:r>
          </w:hyperlink>
        </w:p>
        <w:p w14:paraId="74882973" w14:textId="751C8639" w:rsidR="00FF404B" w:rsidRDefault="00994900">
          <w:pPr>
            <w:pStyle w:val="TOC3"/>
            <w:tabs>
              <w:tab w:val="left" w:pos="1200"/>
              <w:tab w:val="right" w:leader="dot" w:pos="9350"/>
            </w:tabs>
            <w:rPr>
              <w:rFonts w:cstheme="minorBidi"/>
              <w:noProof/>
              <w:sz w:val="24"/>
              <w:lang w:val="en-CA" w:bidi="ar-SA"/>
            </w:rPr>
          </w:pPr>
          <w:hyperlink w:anchor="_Toc2843352" w:history="1">
            <w:r w:rsidR="00FF404B" w:rsidRPr="00CA4351">
              <w:rPr>
                <w:rStyle w:val="Hyperlink"/>
                <w:noProof/>
              </w:rPr>
              <w:t>6.1.6</w:t>
            </w:r>
            <w:r w:rsidR="00FF404B">
              <w:rPr>
                <w:rFonts w:cstheme="minorBidi"/>
                <w:noProof/>
                <w:sz w:val="24"/>
                <w:lang w:val="en-CA" w:bidi="ar-SA"/>
              </w:rPr>
              <w:tab/>
            </w:r>
            <w:r w:rsidR="00FF404B" w:rsidRPr="00CA4351">
              <w:rPr>
                <w:rStyle w:val="Hyperlink"/>
                <w:noProof/>
              </w:rPr>
              <w:t>Mereology Ontology</w:t>
            </w:r>
            <w:r w:rsidR="00FF404B">
              <w:rPr>
                <w:noProof/>
                <w:webHidden/>
              </w:rPr>
              <w:tab/>
            </w:r>
            <w:r w:rsidR="00FF404B">
              <w:rPr>
                <w:noProof/>
                <w:webHidden/>
              </w:rPr>
              <w:fldChar w:fldCharType="begin"/>
            </w:r>
            <w:r w:rsidR="00FF404B">
              <w:rPr>
                <w:noProof/>
                <w:webHidden/>
              </w:rPr>
              <w:instrText xml:space="preserve"> PAGEREF _Toc2843352 \h </w:instrText>
            </w:r>
            <w:r w:rsidR="00FF404B">
              <w:rPr>
                <w:noProof/>
                <w:webHidden/>
              </w:rPr>
            </w:r>
            <w:r w:rsidR="00FF404B">
              <w:rPr>
                <w:noProof/>
                <w:webHidden/>
              </w:rPr>
              <w:fldChar w:fldCharType="separate"/>
            </w:r>
            <w:r w:rsidR="00FF404B">
              <w:rPr>
                <w:noProof/>
                <w:webHidden/>
              </w:rPr>
              <w:t>18</w:t>
            </w:r>
            <w:r w:rsidR="00FF404B">
              <w:rPr>
                <w:noProof/>
                <w:webHidden/>
              </w:rPr>
              <w:fldChar w:fldCharType="end"/>
            </w:r>
          </w:hyperlink>
        </w:p>
        <w:p w14:paraId="26AB258D" w14:textId="7C00B52A" w:rsidR="00FF404B" w:rsidRDefault="00994900">
          <w:pPr>
            <w:pStyle w:val="TOC3"/>
            <w:tabs>
              <w:tab w:val="left" w:pos="1200"/>
              <w:tab w:val="right" w:leader="dot" w:pos="9350"/>
            </w:tabs>
            <w:rPr>
              <w:rFonts w:cstheme="minorBidi"/>
              <w:noProof/>
              <w:sz w:val="24"/>
              <w:lang w:val="en-CA" w:bidi="ar-SA"/>
            </w:rPr>
          </w:pPr>
          <w:hyperlink w:anchor="_Toc2843353" w:history="1">
            <w:r w:rsidR="00FF404B" w:rsidRPr="00CA4351">
              <w:rPr>
                <w:rStyle w:val="Hyperlink"/>
                <w:noProof/>
              </w:rPr>
              <w:t>6.1.7</w:t>
            </w:r>
            <w:r w:rsidR="00FF404B">
              <w:rPr>
                <w:rFonts w:cstheme="minorBidi"/>
                <w:noProof/>
                <w:sz w:val="24"/>
                <w:lang w:val="en-CA" w:bidi="ar-SA"/>
              </w:rPr>
              <w:tab/>
            </w:r>
            <w:r w:rsidR="00FF404B" w:rsidRPr="00CA4351">
              <w:rPr>
                <w:rStyle w:val="Hyperlink"/>
                <w:noProof/>
              </w:rPr>
              <w:t>Ontology of Units of Measure</w:t>
            </w:r>
            <w:r w:rsidR="00FF404B">
              <w:rPr>
                <w:noProof/>
                <w:webHidden/>
              </w:rPr>
              <w:tab/>
            </w:r>
            <w:r w:rsidR="00FF404B">
              <w:rPr>
                <w:noProof/>
                <w:webHidden/>
              </w:rPr>
              <w:fldChar w:fldCharType="begin"/>
            </w:r>
            <w:r w:rsidR="00FF404B">
              <w:rPr>
                <w:noProof/>
                <w:webHidden/>
              </w:rPr>
              <w:instrText xml:space="preserve"> PAGEREF _Toc2843353 \h </w:instrText>
            </w:r>
            <w:r w:rsidR="00FF404B">
              <w:rPr>
                <w:noProof/>
                <w:webHidden/>
              </w:rPr>
            </w:r>
            <w:r w:rsidR="00FF404B">
              <w:rPr>
                <w:noProof/>
                <w:webHidden/>
              </w:rPr>
              <w:fldChar w:fldCharType="separate"/>
            </w:r>
            <w:r w:rsidR="00FF404B">
              <w:rPr>
                <w:noProof/>
                <w:webHidden/>
              </w:rPr>
              <w:t>19</w:t>
            </w:r>
            <w:r w:rsidR="00FF404B">
              <w:rPr>
                <w:noProof/>
                <w:webHidden/>
              </w:rPr>
              <w:fldChar w:fldCharType="end"/>
            </w:r>
          </w:hyperlink>
        </w:p>
        <w:p w14:paraId="0ECC66F8" w14:textId="69F9D6D1" w:rsidR="00FF404B" w:rsidRDefault="00994900">
          <w:pPr>
            <w:pStyle w:val="TOC3"/>
            <w:tabs>
              <w:tab w:val="left" w:pos="1200"/>
              <w:tab w:val="right" w:leader="dot" w:pos="9350"/>
            </w:tabs>
            <w:rPr>
              <w:rFonts w:cstheme="minorBidi"/>
              <w:noProof/>
              <w:sz w:val="24"/>
              <w:lang w:val="en-CA" w:bidi="ar-SA"/>
            </w:rPr>
          </w:pPr>
          <w:hyperlink w:anchor="_Toc2843354" w:history="1">
            <w:r w:rsidR="00FF404B" w:rsidRPr="00CA4351">
              <w:rPr>
                <w:rStyle w:val="Hyperlink"/>
                <w:strike/>
                <w:noProof/>
              </w:rPr>
              <w:t>6.1.8</w:t>
            </w:r>
            <w:r w:rsidR="00FF404B">
              <w:rPr>
                <w:rFonts w:cstheme="minorBidi"/>
                <w:noProof/>
                <w:sz w:val="24"/>
                <w:lang w:val="en-CA" w:bidi="ar-SA"/>
              </w:rPr>
              <w:tab/>
            </w:r>
            <w:r w:rsidR="00FF404B" w:rsidRPr="00CA4351">
              <w:rPr>
                <w:rStyle w:val="Hyperlink"/>
                <w:strike/>
                <w:noProof/>
              </w:rPr>
              <w:t>Monetary Value Ontology</w:t>
            </w:r>
            <w:r w:rsidR="00FF404B">
              <w:rPr>
                <w:noProof/>
                <w:webHidden/>
              </w:rPr>
              <w:tab/>
            </w:r>
            <w:r w:rsidR="00FF404B">
              <w:rPr>
                <w:noProof/>
                <w:webHidden/>
              </w:rPr>
              <w:fldChar w:fldCharType="begin"/>
            </w:r>
            <w:r w:rsidR="00FF404B">
              <w:rPr>
                <w:noProof/>
                <w:webHidden/>
              </w:rPr>
              <w:instrText xml:space="preserve"> PAGEREF _Toc2843354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5296FC47" w14:textId="59D49A84" w:rsidR="00FF404B" w:rsidRDefault="00994900">
          <w:pPr>
            <w:pStyle w:val="TOC3"/>
            <w:tabs>
              <w:tab w:val="left" w:pos="1200"/>
              <w:tab w:val="right" w:leader="dot" w:pos="9350"/>
            </w:tabs>
            <w:rPr>
              <w:rFonts w:cstheme="minorBidi"/>
              <w:noProof/>
              <w:sz w:val="24"/>
              <w:lang w:val="en-CA" w:bidi="ar-SA"/>
            </w:rPr>
          </w:pPr>
          <w:hyperlink w:anchor="_Toc2843355" w:history="1">
            <w:r w:rsidR="00FF404B" w:rsidRPr="00CA4351">
              <w:rPr>
                <w:rStyle w:val="Hyperlink"/>
                <w:noProof/>
              </w:rPr>
              <w:t>6.1.9</w:t>
            </w:r>
            <w:r w:rsidR="00FF404B">
              <w:rPr>
                <w:rFonts w:cstheme="minorBidi"/>
                <w:noProof/>
                <w:sz w:val="24"/>
                <w:lang w:val="en-CA" w:bidi="ar-SA"/>
              </w:rPr>
              <w:tab/>
            </w:r>
            <w:r w:rsidR="00FF404B" w:rsidRPr="00CA4351">
              <w:rPr>
                <w:rStyle w:val="Hyperlink"/>
                <w:noProof/>
              </w:rPr>
              <w:t>Recurring events ontology</w:t>
            </w:r>
            <w:r w:rsidR="00FF404B">
              <w:rPr>
                <w:noProof/>
                <w:webHidden/>
              </w:rPr>
              <w:tab/>
            </w:r>
            <w:r w:rsidR="00FF404B">
              <w:rPr>
                <w:noProof/>
                <w:webHidden/>
              </w:rPr>
              <w:fldChar w:fldCharType="begin"/>
            </w:r>
            <w:r w:rsidR="00FF404B">
              <w:rPr>
                <w:noProof/>
                <w:webHidden/>
              </w:rPr>
              <w:instrText xml:space="preserve"> PAGEREF _Toc2843355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055914E0" w14:textId="78EC57E4" w:rsidR="00FF404B" w:rsidRDefault="00994900">
          <w:pPr>
            <w:pStyle w:val="TOC2"/>
            <w:tabs>
              <w:tab w:val="left" w:pos="720"/>
              <w:tab w:val="right" w:leader="dot" w:pos="9350"/>
            </w:tabs>
            <w:rPr>
              <w:rFonts w:cstheme="minorBidi"/>
              <w:noProof/>
              <w:sz w:val="24"/>
              <w:lang w:val="en-CA" w:bidi="ar-SA"/>
            </w:rPr>
          </w:pPr>
          <w:hyperlink w:anchor="_Toc2843356" w:history="1">
            <w:r w:rsidR="00FF404B" w:rsidRPr="00CA4351">
              <w:rPr>
                <w:rStyle w:val="Hyperlink"/>
                <w:rFonts w:ascii="Times New Roman" w:hAnsi="Times New Roman"/>
                <w:noProof/>
                <w:snapToGrid w:val="0"/>
                <w:w w:val="0"/>
              </w:rPr>
              <w:t>6.2</w:t>
            </w:r>
            <w:r w:rsidR="00FF404B">
              <w:rPr>
                <w:rFonts w:cstheme="minorBidi"/>
                <w:noProof/>
                <w:sz w:val="24"/>
                <w:lang w:val="en-CA" w:bidi="ar-SA"/>
              </w:rPr>
              <w:tab/>
            </w:r>
            <w:r w:rsidR="00FF404B" w:rsidRPr="00CA4351">
              <w:rPr>
                <w:rStyle w:val="Hyperlink"/>
                <w:noProof/>
              </w:rPr>
              <w:t>Sensors Ontology</w:t>
            </w:r>
            <w:r w:rsidR="00FF404B">
              <w:rPr>
                <w:noProof/>
                <w:webHidden/>
              </w:rPr>
              <w:tab/>
            </w:r>
            <w:r w:rsidR="00FF404B">
              <w:rPr>
                <w:noProof/>
                <w:webHidden/>
              </w:rPr>
              <w:fldChar w:fldCharType="begin"/>
            </w:r>
            <w:r w:rsidR="00FF404B">
              <w:rPr>
                <w:noProof/>
                <w:webHidden/>
              </w:rPr>
              <w:instrText xml:space="preserve"> PAGEREF _Toc2843356 \h </w:instrText>
            </w:r>
            <w:r w:rsidR="00FF404B">
              <w:rPr>
                <w:noProof/>
                <w:webHidden/>
              </w:rPr>
            </w:r>
            <w:r w:rsidR="00FF404B">
              <w:rPr>
                <w:noProof/>
                <w:webHidden/>
              </w:rPr>
              <w:fldChar w:fldCharType="separate"/>
            </w:r>
            <w:r w:rsidR="00FF404B">
              <w:rPr>
                <w:noProof/>
                <w:webHidden/>
              </w:rPr>
              <w:t>27</w:t>
            </w:r>
            <w:r w:rsidR="00FF404B">
              <w:rPr>
                <w:noProof/>
                <w:webHidden/>
              </w:rPr>
              <w:fldChar w:fldCharType="end"/>
            </w:r>
          </w:hyperlink>
        </w:p>
        <w:p w14:paraId="45828A20" w14:textId="00BE08FA" w:rsidR="00FF404B" w:rsidRDefault="00994900">
          <w:pPr>
            <w:pStyle w:val="TOC2"/>
            <w:tabs>
              <w:tab w:val="left" w:pos="720"/>
              <w:tab w:val="right" w:leader="dot" w:pos="9350"/>
            </w:tabs>
            <w:rPr>
              <w:rFonts w:cstheme="minorBidi"/>
              <w:noProof/>
              <w:sz w:val="24"/>
              <w:lang w:val="en-CA" w:bidi="ar-SA"/>
            </w:rPr>
          </w:pPr>
          <w:hyperlink w:anchor="_Toc2843357" w:history="1">
            <w:r w:rsidR="00FF404B" w:rsidRPr="00CA4351">
              <w:rPr>
                <w:rStyle w:val="Hyperlink"/>
                <w:rFonts w:ascii="Times New Roman" w:hAnsi="Times New Roman"/>
                <w:noProof/>
                <w:snapToGrid w:val="0"/>
                <w:w w:val="0"/>
              </w:rPr>
              <w:t>6.3</w:t>
            </w:r>
            <w:r w:rsidR="00FF404B">
              <w:rPr>
                <w:rFonts w:cstheme="minorBidi"/>
                <w:noProof/>
                <w:sz w:val="24"/>
                <w:lang w:val="en-CA" w:bidi="ar-SA"/>
              </w:rPr>
              <w:tab/>
            </w:r>
            <w:r w:rsidR="00FF404B" w:rsidRPr="00CA4351">
              <w:rPr>
                <w:rStyle w:val="Hyperlink"/>
                <w:noProof/>
              </w:rPr>
              <w:t>Contact Ontology</w:t>
            </w:r>
            <w:r w:rsidR="00FF404B">
              <w:rPr>
                <w:noProof/>
                <w:webHidden/>
              </w:rPr>
              <w:tab/>
            </w:r>
            <w:r w:rsidR="00FF404B">
              <w:rPr>
                <w:noProof/>
                <w:webHidden/>
              </w:rPr>
              <w:fldChar w:fldCharType="begin"/>
            </w:r>
            <w:r w:rsidR="00FF404B">
              <w:rPr>
                <w:noProof/>
                <w:webHidden/>
              </w:rPr>
              <w:instrText xml:space="preserve"> PAGEREF _Toc2843357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3BF9C2AB" w14:textId="1DFD229D" w:rsidR="00FF404B" w:rsidRDefault="00994900">
          <w:pPr>
            <w:pStyle w:val="TOC2"/>
            <w:tabs>
              <w:tab w:val="left" w:pos="720"/>
              <w:tab w:val="right" w:leader="dot" w:pos="9350"/>
            </w:tabs>
            <w:rPr>
              <w:rFonts w:cstheme="minorBidi"/>
              <w:noProof/>
              <w:sz w:val="24"/>
              <w:lang w:val="en-CA" w:bidi="ar-SA"/>
            </w:rPr>
          </w:pPr>
          <w:hyperlink w:anchor="_Toc2843358" w:history="1">
            <w:r w:rsidR="00FF404B" w:rsidRPr="00CA4351">
              <w:rPr>
                <w:rStyle w:val="Hyperlink"/>
                <w:rFonts w:ascii="Times New Roman" w:hAnsi="Times New Roman"/>
                <w:noProof/>
                <w:snapToGrid w:val="0"/>
                <w:w w:val="0"/>
              </w:rPr>
              <w:t>6.4</w:t>
            </w:r>
            <w:r w:rsidR="00FF404B">
              <w:rPr>
                <w:rFonts w:cstheme="minorBidi"/>
                <w:noProof/>
                <w:sz w:val="24"/>
                <w:lang w:val="en-CA" w:bidi="ar-SA"/>
              </w:rPr>
              <w:tab/>
            </w:r>
            <w:r w:rsidR="00FF404B" w:rsidRPr="00CA4351">
              <w:rPr>
                <w:rStyle w:val="Hyperlink"/>
                <w:noProof/>
              </w:rPr>
              <w:t>Person Ontology</w:t>
            </w:r>
            <w:r w:rsidR="00FF404B">
              <w:rPr>
                <w:noProof/>
                <w:webHidden/>
              </w:rPr>
              <w:tab/>
            </w:r>
            <w:r w:rsidR="00FF404B">
              <w:rPr>
                <w:noProof/>
                <w:webHidden/>
              </w:rPr>
              <w:fldChar w:fldCharType="begin"/>
            </w:r>
            <w:r w:rsidR="00FF404B">
              <w:rPr>
                <w:noProof/>
                <w:webHidden/>
              </w:rPr>
              <w:instrText xml:space="preserve"> PAGEREF _Toc2843358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77ADFA2D" w14:textId="501090A9" w:rsidR="00FF404B" w:rsidRDefault="00994900">
          <w:pPr>
            <w:pStyle w:val="TOC2"/>
            <w:tabs>
              <w:tab w:val="left" w:pos="720"/>
              <w:tab w:val="right" w:leader="dot" w:pos="9350"/>
            </w:tabs>
            <w:rPr>
              <w:rFonts w:cstheme="minorBidi"/>
              <w:noProof/>
              <w:sz w:val="24"/>
              <w:lang w:val="en-CA" w:bidi="ar-SA"/>
            </w:rPr>
          </w:pPr>
          <w:hyperlink w:anchor="_Toc2843359" w:history="1">
            <w:r w:rsidR="00FF404B" w:rsidRPr="00CA4351">
              <w:rPr>
                <w:rStyle w:val="Hyperlink"/>
                <w:rFonts w:ascii="Times New Roman" w:hAnsi="Times New Roman"/>
                <w:noProof/>
                <w:snapToGrid w:val="0"/>
                <w:w w:val="0"/>
              </w:rPr>
              <w:t>6.5</w:t>
            </w:r>
            <w:r w:rsidR="00FF404B">
              <w:rPr>
                <w:rFonts w:cstheme="minorBidi"/>
                <w:noProof/>
                <w:sz w:val="24"/>
                <w:lang w:val="en-CA" w:bidi="ar-SA"/>
              </w:rPr>
              <w:tab/>
            </w:r>
            <w:r w:rsidR="00FF404B" w:rsidRPr="00CA4351">
              <w:rPr>
                <w:rStyle w:val="Hyperlink"/>
                <w:noProof/>
              </w:rPr>
              <w:t>Household Ontology</w:t>
            </w:r>
            <w:r w:rsidR="00FF404B">
              <w:rPr>
                <w:noProof/>
                <w:webHidden/>
              </w:rPr>
              <w:tab/>
            </w:r>
            <w:r w:rsidR="00FF404B">
              <w:rPr>
                <w:noProof/>
                <w:webHidden/>
              </w:rPr>
              <w:fldChar w:fldCharType="begin"/>
            </w:r>
            <w:r w:rsidR="00FF404B">
              <w:rPr>
                <w:noProof/>
                <w:webHidden/>
              </w:rPr>
              <w:instrText xml:space="preserve"> PAGEREF _Toc2843359 \h </w:instrText>
            </w:r>
            <w:r w:rsidR="00FF404B">
              <w:rPr>
                <w:noProof/>
                <w:webHidden/>
              </w:rPr>
            </w:r>
            <w:r w:rsidR="00FF404B">
              <w:rPr>
                <w:noProof/>
                <w:webHidden/>
              </w:rPr>
              <w:fldChar w:fldCharType="separate"/>
            </w:r>
            <w:r w:rsidR="00FF404B">
              <w:rPr>
                <w:noProof/>
                <w:webHidden/>
              </w:rPr>
              <w:t>30</w:t>
            </w:r>
            <w:r w:rsidR="00FF404B">
              <w:rPr>
                <w:noProof/>
                <w:webHidden/>
              </w:rPr>
              <w:fldChar w:fldCharType="end"/>
            </w:r>
          </w:hyperlink>
        </w:p>
        <w:p w14:paraId="68638B4E" w14:textId="21652A94" w:rsidR="00FF404B" w:rsidRDefault="00994900">
          <w:pPr>
            <w:pStyle w:val="TOC2"/>
            <w:tabs>
              <w:tab w:val="left" w:pos="720"/>
              <w:tab w:val="right" w:leader="dot" w:pos="9350"/>
            </w:tabs>
            <w:rPr>
              <w:rFonts w:cstheme="minorBidi"/>
              <w:noProof/>
              <w:sz w:val="24"/>
              <w:lang w:val="en-CA" w:bidi="ar-SA"/>
            </w:rPr>
          </w:pPr>
          <w:hyperlink w:anchor="_Toc2843360" w:history="1">
            <w:r w:rsidR="00FF404B" w:rsidRPr="00CA4351">
              <w:rPr>
                <w:rStyle w:val="Hyperlink"/>
                <w:rFonts w:ascii="Times New Roman" w:hAnsi="Times New Roman"/>
                <w:noProof/>
                <w:snapToGrid w:val="0"/>
                <w:w w:val="0"/>
              </w:rPr>
              <w:t>6.6</w:t>
            </w:r>
            <w:r w:rsidR="00FF404B">
              <w:rPr>
                <w:rFonts w:cstheme="minorBidi"/>
                <w:noProof/>
                <w:sz w:val="24"/>
                <w:lang w:val="en-CA" w:bidi="ar-SA"/>
              </w:rPr>
              <w:tab/>
            </w:r>
            <w:r w:rsidR="00FF404B" w:rsidRPr="00CA4351">
              <w:rPr>
                <w:rStyle w:val="Hyperlink"/>
                <w:noProof/>
              </w:rPr>
              <w:t>Organization Ontology</w:t>
            </w:r>
            <w:r w:rsidR="00FF404B">
              <w:rPr>
                <w:noProof/>
                <w:webHidden/>
              </w:rPr>
              <w:tab/>
            </w:r>
            <w:r w:rsidR="00FF404B">
              <w:rPr>
                <w:noProof/>
                <w:webHidden/>
              </w:rPr>
              <w:fldChar w:fldCharType="begin"/>
            </w:r>
            <w:r w:rsidR="00FF404B">
              <w:rPr>
                <w:noProof/>
                <w:webHidden/>
              </w:rPr>
              <w:instrText xml:space="preserve"> PAGEREF _Toc2843360 \h </w:instrText>
            </w:r>
            <w:r w:rsidR="00FF404B">
              <w:rPr>
                <w:noProof/>
                <w:webHidden/>
              </w:rPr>
            </w:r>
            <w:r w:rsidR="00FF404B">
              <w:rPr>
                <w:noProof/>
                <w:webHidden/>
              </w:rPr>
              <w:fldChar w:fldCharType="separate"/>
            </w:r>
            <w:r w:rsidR="00FF404B">
              <w:rPr>
                <w:noProof/>
                <w:webHidden/>
              </w:rPr>
              <w:t>32</w:t>
            </w:r>
            <w:r w:rsidR="00FF404B">
              <w:rPr>
                <w:noProof/>
                <w:webHidden/>
              </w:rPr>
              <w:fldChar w:fldCharType="end"/>
            </w:r>
          </w:hyperlink>
        </w:p>
        <w:p w14:paraId="4DE40C06" w14:textId="7919B58B" w:rsidR="00FF404B" w:rsidRDefault="00994900">
          <w:pPr>
            <w:pStyle w:val="TOC2"/>
            <w:tabs>
              <w:tab w:val="left" w:pos="720"/>
              <w:tab w:val="right" w:leader="dot" w:pos="9350"/>
            </w:tabs>
            <w:rPr>
              <w:rFonts w:cstheme="minorBidi"/>
              <w:noProof/>
              <w:sz w:val="24"/>
              <w:lang w:val="en-CA" w:bidi="ar-SA"/>
            </w:rPr>
          </w:pPr>
          <w:hyperlink w:anchor="_Toc2843361" w:history="1">
            <w:r w:rsidR="00FF404B" w:rsidRPr="00CA4351">
              <w:rPr>
                <w:rStyle w:val="Hyperlink"/>
                <w:rFonts w:ascii="Times New Roman" w:hAnsi="Times New Roman"/>
                <w:noProof/>
                <w:snapToGrid w:val="0"/>
                <w:w w:val="0"/>
              </w:rPr>
              <w:t>6.7</w:t>
            </w:r>
            <w:r w:rsidR="00FF404B">
              <w:rPr>
                <w:rFonts w:cstheme="minorBidi"/>
                <w:noProof/>
                <w:sz w:val="24"/>
                <w:lang w:val="en-CA" w:bidi="ar-SA"/>
              </w:rPr>
              <w:tab/>
            </w:r>
            <w:r w:rsidR="00FF404B" w:rsidRPr="00CA4351">
              <w:rPr>
                <w:rStyle w:val="Hyperlink"/>
                <w:noProof/>
              </w:rPr>
              <w:t>Building Ontology</w:t>
            </w:r>
            <w:r w:rsidR="00FF404B">
              <w:rPr>
                <w:noProof/>
                <w:webHidden/>
              </w:rPr>
              <w:tab/>
            </w:r>
            <w:r w:rsidR="00FF404B">
              <w:rPr>
                <w:noProof/>
                <w:webHidden/>
              </w:rPr>
              <w:fldChar w:fldCharType="begin"/>
            </w:r>
            <w:r w:rsidR="00FF404B">
              <w:rPr>
                <w:noProof/>
                <w:webHidden/>
              </w:rPr>
              <w:instrText xml:space="preserve"> PAGEREF _Toc2843361 \h </w:instrText>
            </w:r>
            <w:r w:rsidR="00FF404B">
              <w:rPr>
                <w:noProof/>
                <w:webHidden/>
              </w:rPr>
            </w:r>
            <w:r w:rsidR="00FF404B">
              <w:rPr>
                <w:noProof/>
                <w:webHidden/>
              </w:rPr>
              <w:fldChar w:fldCharType="separate"/>
            </w:r>
            <w:r w:rsidR="00FF404B">
              <w:rPr>
                <w:noProof/>
                <w:webHidden/>
              </w:rPr>
              <w:t>35</w:t>
            </w:r>
            <w:r w:rsidR="00FF404B">
              <w:rPr>
                <w:noProof/>
                <w:webHidden/>
              </w:rPr>
              <w:fldChar w:fldCharType="end"/>
            </w:r>
          </w:hyperlink>
        </w:p>
        <w:p w14:paraId="40AE101B" w14:textId="2BE83735" w:rsidR="00FF404B" w:rsidRDefault="00994900">
          <w:pPr>
            <w:pStyle w:val="TOC2"/>
            <w:tabs>
              <w:tab w:val="left" w:pos="720"/>
              <w:tab w:val="right" w:leader="dot" w:pos="9350"/>
            </w:tabs>
            <w:rPr>
              <w:rFonts w:cstheme="minorBidi"/>
              <w:noProof/>
              <w:sz w:val="24"/>
              <w:lang w:val="en-CA" w:bidi="ar-SA"/>
            </w:rPr>
          </w:pPr>
          <w:hyperlink w:anchor="_Toc2843362" w:history="1">
            <w:r w:rsidR="00FF404B" w:rsidRPr="00CA4351">
              <w:rPr>
                <w:rStyle w:val="Hyperlink"/>
                <w:rFonts w:ascii="Times New Roman" w:hAnsi="Times New Roman"/>
                <w:noProof/>
                <w:snapToGrid w:val="0"/>
                <w:w w:val="0"/>
              </w:rPr>
              <w:t>6.8</w:t>
            </w:r>
            <w:r w:rsidR="00FF404B">
              <w:rPr>
                <w:rFonts w:cstheme="minorBidi"/>
                <w:noProof/>
                <w:sz w:val="24"/>
                <w:lang w:val="en-CA" w:bidi="ar-SA"/>
              </w:rPr>
              <w:tab/>
            </w:r>
            <w:r w:rsidR="00FF404B" w:rsidRPr="00CA4351">
              <w:rPr>
                <w:rStyle w:val="Hyperlink"/>
                <w:noProof/>
              </w:rPr>
              <w:t>Vehicle Ontology</w:t>
            </w:r>
            <w:r w:rsidR="00FF404B">
              <w:rPr>
                <w:noProof/>
                <w:webHidden/>
              </w:rPr>
              <w:tab/>
            </w:r>
            <w:r w:rsidR="00FF404B">
              <w:rPr>
                <w:noProof/>
                <w:webHidden/>
              </w:rPr>
              <w:fldChar w:fldCharType="begin"/>
            </w:r>
            <w:r w:rsidR="00FF404B">
              <w:rPr>
                <w:noProof/>
                <w:webHidden/>
              </w:rPr>
              <w:instrText xml:space="preserve"> PAGEREF _Toc2843362 \h </w:instrText>
            </w:r>
            <w:r w:rsidR="00FF404B">
              <w:rPr>
                <w:noProof/>
                <w:webHidden/>
              </w:rPr>
            </w:r>
            <w:r w:rsidR="00FF404B">
              <w:rPr>
                <w:noProof/>
                <w:webHidden/>
              </w:rPr>
              <w:fldChar w:fldCharType="separate"/>
            </w:r>
            <w:r w:rsidR="00FF404B">
              <w:rPr>
                <w:noProof/>
                <w:webHidden/>
              </w:rPr>
              <w:t>36</w:t>
            </w:r>
            <w:r w:rsidR="00FF404B">
              <w:rPr>
                <w:noProof/>
                <w:webHidden/>
              </w:rPr>
              <w:fldChar w:fldCharType="end"/>
            </w:r>
          </w:hyperlink>
        </w:p>
        <w:p w14:paraId="70ACB20C" w14:textId="4804D972" w:rsidR="00FF404B" w:rsidRDefault="00994900">
          <w:pPr>
            <w:pStyle w:val="TOC2"/>
            <w:tabs>
              <w:tab w:val="left" w:pos="720"/>
              <w:tab w:val="right" w:leader="dot" w:pos="9350"/>
            </w:tabs>
            <w:rPr>
              <w:rFonts w:cstheme="minorBidi"/>
              <w:noProof/>
              <w:sz w:val="24"/>
              <w:lang w:val="en-CA" w:bidi="ar-SA"/>
            </w:rPr>
          </w:pPr>
          <w:hyperlink w:anchor="_Toc2843363" w:history="1">
            <w:r w:rsidR="00FF404B" w:rsidRPr="00CA4351">
              <w:rPr>
                <w:rStyle w:val="Hyperlink"/>
                <w:rFonts w:ascii="Times New Roman" w:hAnsi="Times New Roman"/>
                <w:noProof/>
                <w:snapToGrid w:val="0"/>
                <w:w w:val="0"/>
              </w:rPr>
              <w:t>6.9</w:t>
            </w:r>
            <w:r w:rsidR="00FF404B">
              <w:rPr>
                <w:rFonts w:cstheme="minorBidi"/>
                <w:noProof/>
                <w:sz w:val="24"/>
                <w:lang w:val="en-CA" w:bidi="ar-SA"/>
              </w:rPr>
              <w:tab/>
            </w:r>
            <w:r w:rsidR="00FF404B" w:rsidRPr="00CA4351">
              <w:rPr>
                <w:rStyle w:val="Hyperlink"/>
                <w:noProof/>
              </w:rPr>
              <w:t>Transportation System Ontology</w:t>
            </w:r>
            <w:r w:rsidR="00FF404B">
              <w:rPr>
                <w:noProof/>
                <w:webHidden/>
              </w:rPr>
              <w:tab/>
            </w:r>
            <w:r w:rsidR="00FF404B">
              <w:rPr>
                <w:noProof/>
                <w:webHidden/>
              </w:rPr>
              <w:fldChar w:fldCharType="begin"/>
            </w:r>
            <w:r w:rsidR="00FF404B">
              <w:rPr>
                <w:noProof/>
                <w:webHidden/>
              </w:rPr>
              <w:instrText xml:space="preserve"> PAGEREF _Toc2843363 \h </w:instrText>
            </w:r>
            <w:r w:rsidR="00FF404B">
              <w:rPr>
                <w:noProof/>
                <w:webHidden/>
              </w:rPr>
            </w:r>
            <w:r w:rsidR="00FF404B">
              <w:rPr>
                <w:noProof/>
                <w:webHidden/>
              </w:rPr>
              <w:fldChar w:fldCharType="separate"/>
            </w:r>
            <w:r w:rsidR="00FF404B">
              <w:rPr>
                <w:noProof/>
                <w:webHidden/>
              </w:rPr>
              <w:t>38</w:t>
            </w:r>
            <w:r w:rsidR="00FF404B">
              <w:rPr>
                <w:noProof/>
                <w:webHidden/>
              </w:rPr>
              <w:fldChar w:fldCharType="end"/>
            </w:r>
          </w:hyperlink>
        </w:p>
        <w:p w14:paraId="2C377930" w14:textId="1CE48351" w:rsidR="00FF404B" w:rsidRDefault="00994900">
          <w:pPr>
            <w:pStyle w:val="TOC3"/>
            <w:tabs>
              <w:tab w:val="left" w:pos="1200"/>
              <w:tab w:val="right" w:leader="dot" w:pos="9350"/>
            </w:tabs>
            <w:rPr>
              <w:rFonts w:cstheme="minorBidi"/>
              <w:noProof/>
              <w:sz w:val="24"/>
              <w:lang w:val="en-CA" w:bidi="ar-SA"/>
            </w:rPr>
          </w:pPr>
          <w:hyperlink w:anchor="_Toc2843364" w:history="1">
            <w:r w:rsidR="00FF404B" w:rsidRPr="00CA4351">
              <w:rPr>
                <w:rStyle w:val="Hyperlink"/>
                <w:noProof/>
              </w:rPr>
              <w:t>6.9.1</w:t>
            </w:r>
            <w:r w:rsidR="00FF404B">
              <w:rPr>
                <w:rFonts w:cstheme="minorBidi"/>
                <w:noProof/>
                <w:sz w:val="24"/>
                <w:lang w:val="en-CA" w:bidi="ar-SA"/>
              </w:rPr>
              <w:tab/>
            </w:r>
            <w:r w:rsidR="00FF404B" w:rsidRPr="00CA4351">
              <w:rPr>
                <w:rStyle w:val="Hyperlink"/>
                <w:noProof/>
              </w:rPr>
              <w:t>Travel Costs</w:t>
            </w:r>
            <w:r w:rsidR="00FF404B">
              <w:rPr>
                <w:noProof/>
                <w:webHidden/>
              </w:rPr>
              <w:tab/>
            </w:r>
            <w:r w:rsidR="00FF404B">
              <w:rPr>
                <w:noProof/>
                <w:webHidden/>
              </w:rPr>
              <w:fldChar w:fldCharType="begin"/>
            </w:r>
            <w:r w:rsidR="00FF404B">
              <w:rPr>
                <w:noProof/>
                <w:webHidden/>
              </w:rPr>
              <w:instrText xml:space="preserve"> PAGEREF _Toc2843364 \h </w:instrText>
            </w:r>
            <w:r w:rsidR="00FF404B">
              <w:rPr>
                <w:noProof/>
                <w:webHidden/>
              </w:rPr>
            </w:r>
            <w:r w:rsidR="00FF404B">
              <w:rPr>
                <w:noProof/>
                <w:webHidden/>
              </w:rPr>
              <w:fldChar w:fldCharType="separate"/>
            </w:r>
            <w:r w:rsidR="00FF404B">
              <w:rPr>
                <w:noProof/>
                <w:webHidden/>
              </w:rPr>
              <w:t>46</w:t>
            </w:r>
            <w:r w:rsidR="00FF404B">
              <w:rPr>
                <w:noProof/>
                <w:webHidden/>
              </w:rPr>
              <w:fldChar w:fldCharType="end"/>
            </w:r>
          </w:hyperlink>
        </w:p>
        <w:p w14:paraId="6730DF9B" w14:textId="725DB9F4" w:rsidR="00FF404B" w:rsidRDefault="00994900">
          <w:pPr>
            <w:pStyle w:val="TOC2"/>
            <w:tabs>
              <w:tab w:val="left" w:pos="960"/>
              <w:tab w:val="right" w:leader="dot" w:pos="9350"/>
            </w:tabs>
            <w:rPr>
              <w:rFonts w:cstheme="minorBidi"/>
              <w:noProof/>
              <w:sz w:val="24"/>
              <w:lang w:val="en-CA" w:bidi="ar-SA"/>
            </w:rPr>
          </w:pPr>
          <w:hyperlink w:anchor="_Toc2843365" w:history="1">
            <w:r w:rsidR="00FF404B" w:rsidRPr="00CA4351">
              <w:rPr>
                <w:rStyle w:val="Hyperlink"/>
                <w:rFonts w:ascii="Times New Roman" w:hAnsi="Times New Roman"/>
                <w:noProof/>
                <w:snapToGrid w:val="0"/>
                <w:w w:val="0"/>
              </w:rPr>
              <w:t>6.10</w:t>
            </w:r>
            <w:r w:rsidR="00FF404B">
              <w:rPr>
                <w:rFonts w:cstheme="minorBidi"/>
                <w:noProof/>
                <w:sz w:val="24"/>
                <w:lang w:val="en-CA" w:bidi="ar-SA"/>
              </w:rPr>
              <w:tab/>
            </w:r>
            <w:r w:rsidR="00FF404B" w:rsidRPr="00CA4351">
              <w:rPr>
                <w:rStyle w:val="Hyperlink"/>
                <w:noProof/>
              </w:rPr>
              <w:t>Parking Ontology</w:t>
            </w:r>
            <w:r w:rsidR="00FF404B">
              <w:rPr>
                <w:noProof/>
                <w:webHidden/>
              </w:rPr>
              <w:tab/>
            </w:r>
            <w:r w:rsidR="00FF404B">
              <w:rPr>
                <w:noProof/>
                <w:webHidden/>
              </w:rPr>
              <w:fldChar w:fldCharType="begin"/>
            </w:r>
            <w:r w:rsidR="00FF404B">
              <w:rPr>
                <w:noProof/>
                <w:webHidden/>
              </w:rPr>
              <w:instrText xml:space="preserve"> PAGEREF _Toc2843365 \h </w:instrText>
            </w:r>
            <w:r w:rsidR="00FF404B">
              <w:rPr>
                <w:noProof/>
                <w:webHidden/>
              </w:rPr>
            </w:r>
            <w:r w:rsidR="00FF404B">
              <w:rPr>
                <w:noProof/>
                <w:webHidden/>
              </w:rPr>
              <w:fldChar w:fldCharType="separate"/>
            </w:r>
            <w:r w:rsidR="00FF404B">
              <w:rPr>
                <w:noProof/>
                <w:webHidden/>
              </w:rPr>
              <w:t>47</w:t>
            </w:r>
            <w:r w:rsidR="00FF404B">
              <w:rPr>
                <w:noProof/>
                <w:webHidden/>
              </w:rPr>
              <w:fldChar w:fldCharType="end"/>
            </w:r>
          </w:hyperlink>
        </w:p>
        <w:p w14:paraId="58FF2DDA" w14:textId="46499AE5" w:rsidR="00FF404B" w:rsidRDefault="00994900">
          <w:pPr>
            <w:pStyle w:val="TOC2"/>
            <w:tabs>
              <w:tab w:val="left" w:pos="960"/>
              <w:tab w:val="right" w:leader="dot" w:pos="9350"/>
            </w:tabs>
            <w:rPr>
              <w:rFonts w:cstheme="minorBidi"/>
              <w:noProof/>
              <w:sz w:val="24"/>
              <w:lang w:val="en-CA" w:bidi="ar-SA"/>
            </w:rPr>
          </w:pPr>
          <w:hyperlink w:anchor="_Toc2843366" w:history="1">
            <w:r w:rsidR="00FF404B" w:rsidRPr="00CA4351">
              <w:rPr>
                <w:rStyle w:val="Hyperlink"/>
                <w:rFonts w:ascii="Times New Roman" w:hAnsi="Times New Roman"/>
                <w:noProof/>
                <w:snapToGrid w:val="0"/>
                <w:w w:val="0"/>
              </w:rPr>
              <w:t>6.11</w:t>
            </w:r>
            <w:r w:rsidR="00FF404B">
              <w:rPr>
                <w:rFonts w:cstheme="minorBidi"/>
                <w:noProof/>
                <w:sz w:val="24"/>
                <w:lang w:val="en-CA" w:bidi="ar-SA"/>
              </w:rPr>
              <w:tab/>
            </w:r>
            <w:r w:rsidR="00FF404B" w:rsidRPr="00CA4351">
              <w:rPr>
                <w:rStyle w:val="Hyperlink"/>
                <w:noProof/>
              </w:rPr>
              <w:t>Public Transit Ontology</w:t>
            </w:r>
            <w:r w:rsidR="00FF404B">
              <w:rPr>
                <w:noProof/>
                <w:webHidden/>
              </w:rPr>
              <w:tab/>
            </w:r>
            <w:r w:rsidR="00FF404B">
              <w:rPr>
                <w:noProof/>
                <w:webHidden/>
              </w:rPr>
              <w:fldChar w:fldCharType="begin"/>
            </w:r>
            <w:r w:rsidR="00FF404B">
              <w:rPr>
                <w:noProof/>
                <w:webHidden/>
              </w:rPr>
              <w:instrText xml:space="preserve"> PAGEREF _Toc2843366 \h </w:instrText>
            </w:r>
            <w:r w:rsidR="00FF404B">
              <w:rPr>
                <w:noProof/>
                <w:webHidden/>
              </w:rPr>
            </w:r>
            <w:r w:rsidR="00FF404B">
              <w:rPr>
                <w:noProof/>
                <w:webHidden/>
              </w:rPr>
              <w:fldChar w:fldCharType="separate"/>
            </w:r>
            <w:r w:rsidR="00FF404B">
              <w:rPr>
                <w:noProof/>
                <w:webHidden/>
              </w:rPr>
              <w:t>50</w:t>
            </w:r>
            <w:r w:rsidR="00FF404B">
              <w:rPr>
                <w:noProof/>
                <w:webHidden/>
              </w:rPr>
              <w:fldChar w:fldCharType="end"/>
            </w:r>
          </w:hyperlink>
        </w:p>
        <w:p w14:paraId="508ED74A" w14:textId="38B2FDA7" w:rsidR="00FF404B" w:rsidRDefault="00994900">
          <w:pPr>
            <w:pStyle w:val="TOC2"/>
            <w:tabs>
              <w:tab w:val="left" w:pos="960"/>
              <w:tab w:val="right" w:leader="dot" w:pos="9350"/>
            </w:tabs>
            <w:rPr>
              <w:rFonts w:cstheme="minorBidi"/>
              <w:noProof/>
              <w:sz w:val="24"/>
              <w:lang w:val="en-CA" w:bidi="ar-SA"/>
            </w:rPr>
          </w:pPr>
          <w:hyperlink w:anchor="_Toc2843367" w:history="1">
            <w:r w:rsidR="00FF404B" w:rsidRPr="00CA4351">
              <w:rPr>
                <w:rStyle w:val="Hyperlink"/>
                <w:rFonts w:ascii="Times New Roman" w:hAnsi="Times New Roman"/>
                <w:noProof/>
                <w:snapToGrid w:val="0"/>
                <w:w w:val="0"/>
              </w:rPr>
              <w:t>6.12</w:t>
            </w:r>
            <w:r w:rsidR="00FF404B">
              <w:rPr>
                <w:rFonts w:cstheme="minorBidi"/>
                <w:noProof/>
                <w:sz w:val="24"/>
                <w:lang w:val="en-CA" w:bidi="ar-SA"/>
              </w:rPr>
              <w:tab/>
            </w:r>
            <w:r w:rsidR="00FF404B" w:rsidRPr="00CA4351">
              <w:rPr>
                <w:rStyle w:val="Hyperlink"/>
                <w:noProof/>
              </w:rPr>
              <w:t>Land Use Ontology</w:t>
            </w:r>
            <w:r w:rsidR="00FF404B">
              <w:rPr>
                <w:noProof/>
                <w:webHidden/>
              </w:rPr>
              <w:tab/>
            </w:r>
            <w:r w:rsidR="00FF404B">
              <w:rPr>
                <w:noProof/>
                <w:webHidden/>
              </w:rPr>
              <w:fldChar w:fldCharType="begin"/>
            </w:r>
            <w:r w:rsidR="00FF404B">
              <w:rPr>
                <w:noProof/>
                <w:webHidden/>
              </w:rPr>
              <w:instrText xml:space="preserve"> PAGEREF _Toc2843367 \h </w:instrText>
            </w:r>
            <w:r w:rsidR="00FF404B">
              <w:rPr>
                <w:noProof/>
                <w:webHidden/>
              </w:rPr>
            </w:r>
            <w:r w:rsidR="00FF404B">
              <w:rPr>
                <w:noProof/>
                <w:webHidden/>
              </w:rPr>
              <w:fldChar w:fldCharType="separate"/>
            </w:r>
            <w:r w:rsidR="00FF404B">
              <w:rPr>
                <w:noProof/>
                <w:webHidden/>
              </w:rPr>
              <w:t>54</w:t>
            </w:r>
            <w:r w:rsidR="00FF404B">
              <w:rPr>
                <w:noProof/>
                <w:webHidden/>
              </w:rPr>
              <w:fldChar w:fldCharType="end"/>
            </w:r>
          </w:hyperlink>
        </w:p>
        <w:p w14:paraId="12E61C95" w14:textId="70D5EF4B" w:rsidR="00FF404B" w:rsidRDefault="00994900">
          <w:pPr>
            <w:pStyle w:val="TOC2"/>
            <w:tabs>
              <w:tab w:val="left" w:pos="960"/>
              <w:tab w:val="right" w:leader="dot" w:pos="9350"/>
            </w:tabs>
            <w:rPr>
              <w:rFonts w:cstheme="minorBidi"/>
              <w:noProof/>
              <w:sz w:val="24"/>
              <w:lang w:val="en-CA" w:bidi="ar-SA"/>
            </w:rPr>
          </w:pPr>
          <w:hyperlink w:anchor="_Toc2843368" w:history="1">
            <w:r w:rsidR="00FF404B" w:rsidRPr="00CA4351">
              <w:rPr>
                <w:rStyle w:val="Hyperlink"/>
                <w:rFonts w:ascii="Times New Roman" w:hAnsi="Times New Roman"/>
                <w:noProof/>
                <w:snapToGrid w:val="0"/>
                <w:w w:val="0"/>
              </w:rPr>
              <w:t>6.13</w:t>
            </w:r>
            <w:r w:rsidR="00FF404B">
              <w:rPr>
                <w:rFonts w:cstheme="minorBidi"/>
                <w:noProof/>
                <w:sz w:val="24"/>
                <w:lang w:val="en-CA" w:bidi="ar-SA"/>
              </w:rPr>
              <w:tab/>
            </w:r>
            <w:r w:rsidR="00FF404B" w:rsidRPr="00CA4351">
              <w:rPr>
                <w:rStyle w:val="Hyperlink"/>
                <w:noProof/>
              </w:rPr>
              <w:t>Trip Ontology</w:t>
            </w:r>
            <w:r w:rsidR="00FF404B">
              <w:rPr>
                <w:noProof/>
                <w:webHidden/>
              </w:rPr>
              <w:tab/>
            </w:r>
            <w:r w:rsidR="00FF404B">
              <w:rPr>
                <w:noProof/>
                <w:webHidden/>
              </w:rPr>
              <w:fldChar w:fldCharType="begin"/>
            </w:r>
            <w:r w:rsidR="00FF404B">
              <w:rPr>
                <w:noProof/>
                <w:webHidden/>
              </w:rPr>
              <w:instrText xml:space="preserve"> PAGEREF _Toc2843368 \h </w:instrText>
            </w:r>
            <w:r w:rsidR="00FF404B">
              <w:rPr>
                <w:noProof/>
                <w:webHidden/>
              </w:rPr>
            </w:r>
            <w:r w:rsidR="00FF404B">
              <w:rPr>
                <w:noProof/>
                <w:webHidden/>
              </w:rPr>
              <w:fldChar w:fldCharType="separate"/>
            </w:r>
            <w:r w:rsidR="00FF404B">
              <w:rPr>
                <w:noProof/>
                <w:webHidden/>
              </w:rPr>
              <w:t>58</w:t>
            </w:r>
            <w:r w:rsidR="00FF404B">
              <w:rPr>
                <w:noProof/>
                <w:webHidden/>
              </w:rPr>
              <w:fldChar w:fldCharType="end"/>
            </w:r>
          </w:hyperlink>
        </w:p>
        <w:p w14:paraId="20E34CC8" w14:textId="0B0BF315" w:rsidR="00FF404B" w:rsidRDefault="00994900">
          <w:pPr>
            <w:pStyle w:val="TOC3"/>
            <w:tabs>
              <w:tab w:val="left" w:pos="1200"/>
              <w:tab w:val="right" w:leader="dot" w:pos="9350"/>
            </w:tabs>
            <w:rPr>
              <w:rFonts w:cstheme="minorBidi"/>
              <w:noProof/>
              <w:sz w:val="24"/>
              <w:lang w:val="en-CA" w:bidi="ar-SA"/>
            </w:rPr>
          </w:pPr>
          <w:hyperlink w:anchor="_Toc2843369" w:history="1">
            <w:r w:rsidR="00FF404B" w:rsidRPr="00CA4351">
              <w:rPr>
                <w:rStyle w:val="Hyperlink"/>
                <w:noProof/>
              </w:rPr>
              <w:t>6.13.1</w:t>
            </w:r>
            <w:r w:rsidR="00FF404B">
              <w:rPr>
                <w:rFonts w:cstheme="minorBidi"/>
                <w:noProof/>
                <w:sz w:val="24"/>
                <w:lang w:val="en-CA" w:bidi="ar-SA"/>
              </w:rPr>
              <w:tab/>
            </w:r>
            <w:r w:rsidR="00FF404B" w:rsidRPr="00CA4351">
              <w:rPr>
                <w:rStyle w:val="Hyperlink"/>
                <w:noProof/>
              </w:rPr>
              <w:t>Trip Costs</w:t>
            </w:r>
            <w:r w:rsidR="00FF404B">
              <w:rPr>
                <w:noProof/>
                <w:webHidden/>
              </w:rPr>
              <w:tab/>
            </w:r>
            <w:r w:rsidR="00FF404B">
              <w:rPr>
                <w:noProof/>
                <w:webHidden/>
              </w:rPr>
              <w:fldChar w:fldCharType="begin"/>
            </w:r>
            <w:r w:rsidR="00FF404B">
              <w:rPr>
                <w:noProof/>
                <w:webHidden/>
              </w:rPr>
              <w:instrText xml:space="preserve"> PAGEREF _Toc2843369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4B056787" w14:textId="492F9FCC" w:rsidR="00FF404B" w:rsidRDefault="00994900">
          <w:pPr>
            <w:pStyle w:val="TOC2"/>
            <w:tabs>
              <w:tab w:val="left" w:pos="960"/>
              <w:tab w:val="right" w:leader="dot" w:pos="9350"/>
            </w:tabs>
            <w:rPr>
              <w:rFonts w:cstheme="minorBidi"/>
              <w:noProof/>
              <w:sz w:val="24"/>
              <w:lang w:val="en-CA" w:bidi="ar-SA"/>
            </w:rPr>
          </w:pPr>
          <w:hyperlink w:anchor="_Toc2843370" w:history="1">
            <w:r w:rsidR="00FF404B" w:rsidRPr="00CA4351">
              <w:rPr>
                <w:rStyle w:val="Hyperlink"/>
                <w:rFonts w:ascii="Times New Roman" w:hAnsi="Times New Roman"/>
                <w:noProof/>
                <w:snapToGrid w:val="0"/>
                <w:w w:val="0"/>
              </w:rPr>
              <w:t>6.14</w:t>
            </w:r>
            <w:r w:rsidR="00FF404B">
              <w:rPr>
                <w:rFonts w:cstheme="minorBidi"/>
                <w:noProof/>
                <w:sz w:val="24"/>
                <w:lang w:val="en-CA" w:bidi="ar-SA"/>
              </w:rPr>
              <w:tab/>
            </w:r>
            <w:r w:rsidR="00FF404B" w:rsidRPr="00CA4351">
              <w:rPr>
                <w:rStyle w:val="Hyperlink"/>
                <w:noProof/>
              </w:rPr>
              <w:t>Urban System Ontology</w:t>
            </w:r>
            <w:r w:rsidR="00FF404B">
              <w:rPr>
                <w:noProof/>
                <w:webHidden/>
              </w:rPr>
              <w:tab/>
            </w:r>
            <w:r w:rsidR="00FF404B">
              <w:rPr>
                <w:noProof/>
                <w:webHidden/>
              </w:rPr>
              <w:fldChar w:fldCharType="begin"/>
            </w:r>
            <w:r w:rsidR="00FF404B">
              <w:rPr>
                <w:noProof/>
                <w:webHidden/>
              </w:rPr>
              <w:instrText xml:space="preserve"> PAGEREF _Toc2843370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29617BD6" w14:textId="20DB47ED" w:rsidR="00FF404B" w:rsidRDefault="00994900">
          <w:pPr>
            <w:pStyle w:val="TOC1"/>
            <w:tabs>
              <w:tab w:val="left" w:pos="400"/>
              <w:tab w:val="right" w:leader="dot" w:pos="9350"/>
            </w:tabs>
            <w:rPr>
              <w:rFonts w:cstheme="minorBidi"/>
              <w:noProof/>
              <w:sz w:val="24"/>
              <w:lang w:val="en-CA" w:bidi="ar-SA"/>
            </w:rPr>
          </w:pPr>
          <w:hyperlink w:anchor="_Toc2843371" w:history="1">
            <w:r w:rsidR="00FF404B" w:rsidRPr="00CA4351">
              <w:rPr>
                <w:rStyle w:val="Hyperlink"/>
                <w:noProof/>
              </w:rPr>
              <w:t>7</w:t>
            </w:r>
            <w:r w:rsidR="00FF404B">
              <w:rPr>
                <w:rFonts w:cstheme="minorBidi"/>
                <w:noProof/>
                <w:sz w:val="24"/>
                <w:lang w:val="en-CA" w:bidi="ar-SA"/>
              </w:rPr>
              <w:tab/>
            </w:r>
            <w:r w:rsidR="00FF404B" w:rsidRPr="00CA4351">
              <w:rPr>
                <w:rStyle w:val="Hyperlink"/>
                <w:noProof/>
              </w:rPr>
              <w:t>Applications</w:t>
            </w:r>
            <w:r w:rsidR="00FF404B">
              <w:rPr>
                <w:noProof/>
                <w:webHidden/>
              </w:rPr>
              <w:tab/>
            </w:r>
            <w:r w:rsidR="00FF404B">
              <w:rPr>
                <w:noProof/>
                <w:webHidden/>
              </w:rPr>
              <w:fldChar w:fldCharType="begin"/>
            </w:r>
            <w:r w:rsidR="00FF404B">
              <w:rPr>
                <w:noProof/>
                <w:webHidden/>
              </w:rPr>
              <w:instrText xml:space="preserve"> PAGEREF _Toc2843371 \h </w:instrText>
            </w:r>
            <w:r w:rsidR="00FF404B">
              <w:rPr>
                <w:noProof/>
                <w:webHidden/>
              </w:rPr>
            </w:r>
            <w:r w:rsidR="00FF404B">
              <w:rPr>
                <w:noProof/>
                <w:webHidden/>
              </w:rPr>
              <w:fldChar w:fldCharType="separate"/>
            </w:r>
            <w:r w:rsidR="00FF404B">
              <w:rPr>
                <w:noProof/>
                <w:webHidden/>
              </w:rPr>
              <w:t>61</w:t>
            </w:r>
            <w:r w:rsidR="00FF404B">
              <w:rPr>
                <w:noProof/>
                <w:webHidden/>
              </w:rPr>
              <w:fldChar w:fldCharType="end"/>
            </w:r>
          </w:hyperlink>
        </w:p>
        <w:p w14:paraId="1BD899C2" w14:textId="06FA9FA5" w:rsidR="00FF404B" w:rsidRDefault="00994900">
          <w:pPr>
            <w:pStyle w:val="TOC2"/>
            <w:tabs>
              <w:tab w:val="left" w:pos="720"/>
              <w:tab w:val="right" w:leader="dot" w:pos="9350"/>
            </w:tabs>
            <w:rPr>
              <w:rFonts w:cstheme="minorBidi"/>
              <w:noProof/>
              <w:sz w:val="24"/>
              <w:lang w:val="en-CA" w:bidi="ar-SA"/>
            </w:rPr>
          </w:pPr>
          <w:hyperlink w:anchor="_Toc2843372" w:history="1">
            <w:r w:rsidR="00FF404B" w:rsidRPr="00CA4351">
              <w:rPr>
                <w:rStyle w:val="Hyperlink"/>
                <w:rFonts w:ascii="Times New Roman" w:hAnsi="Times New Roman"/>
                <w:noProof/>
                <w:snapToGrid w:val="0"/>
                <w:w w:val="0"/>
              </w:rPr>
              <w:t>7.1</w:t>
            </w:r>
            <w:r w:rsidR="00FF404B">
              <w:rPr>
                <w:rFonts w:cstheme="minorBidi"/>
                <w:noProof/>
                <w:sz w:val="24"/>
                <w:lang w:val="en-CA" w:bidi="ar-SA"/>
              </w:rPr>
              <w:tab/>
            </w:r>
            <w:r w:rsidR="00FF404B" w:rsidRPr="00CA4351">
              <w:rPr>
                <w:rStyle w:val="Hyperlink"/>
                <w:noProof/>
              </w:rPr>
              <w:t>iCity Ontology for the IT-SoS Framework</w:t>
            </w:r>
            <w:r w:rsidR="00FF404B">
              <w:rPr>
                <w:noProof/>
                <w:webHidden/>
              </w:rPr>
              <w:tab/>
            </w:r>
            <w:r w:rsidR="00FF404B">
              <w:rPr>
                <w:noProof/>
                <w:webHidden/>
              </w:rPr>
              <w:fldChar w:fldCharType="begin"/>
            </w:r>
            <w:r w:rsidR="00FF404B">
              <w:rPr>
                <w:noProof/>
                <w:webHidden/>
              </w:rPr>
              <w:instrText xml:space="preserve"> PAGEREF _Toc2843372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5F8F7939" w14:textId="1C08B9EE" w:rsidR="00FF404B" w:rsidRDefault="00994900">
          <w:pPr>
            <w:pStyle w:val="TOC3"/>
            <w:tabs>
              <w:tab w:val="left" w:pos="1200"/>
              <w:tab w:val="right" w:leader="dot" w:pos="9350"/>
            </w:tabs>
            <w:rPr>
              <w:rFonts w:cstheme="minorBidi"/>
              <w:noProof/>
              <w:sz w:val="24"/>
              <w:lang w:val="en-CA" w:bidi="ar-SA"/>
            </w:rPr>
          </w:pPr>
          <w:hyperlink w:anchor="_Toc2843373" w:history="1">
            <w:r w:rsidR="00FF404B" w:rsidRPr="00CA4351">
              <w:rPr>
                <w:rStyle w:val="Hyperlink"/>
                <w:noProof/>
              </w:rPr>
              <w:t>7.1.1</w:t>
            </w:r>
            <w:r w:rsidR="00FF404B">
              <w:rPr>
                <w:rFonts w:cstheme="minorBidi"/>
                <w:noProof/>
                <w:sz w:val="24"/>
                <w:lang w:val="en-CA" w:bidi="ar-SA"/>
              </w:rPr>
              <w:tab/>
            </w:r>
            <w:r w:rsidR="00FF404B" w:rsidRPr="00CA4351">
              <w:rPr>
                <w:rStyle w:val="Hyperlink"/>
                <w:noProof/>
              </w:rPr>
              <w:t>Ontology Interface: Functional Requirements</w:t>
            </w:r>
            <w:r w:rsidR="00FF404B">
              <w:rPr>
                <w:noProof/>
                <w:webHidden/>
              </w:rPr>
              <w:tab/>
            </w:r>
            <w:r w:rsidR="00FF404B">
              <w:rPr>
                <w:noProof/>
                <w:webHidden/>
              </w:rPr>
              <w:fldChar w:fldCharType="begin"/>
            </w:r>
            <w:r w:rsidR="00FF404B">
              <w:rPr>
                <w:noProof/>
                <w:webHidden/>
              </w:rPr>
              <w:instrText xml:space="preserve"> PAGEREF _Toc2843373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1E2A6011" w14:textId="669AA9A5" w:rsidR="00FF404B" w:rsidRDefault="00994900">
          <w:pPr>
            <w:pStyle w:val="TOC3"/>
            <w:tabs>
              <w:tab w:val="left" w:pos="1200"/>
              <w:tab w:val="right" w:leader="dot" w:pos="9350"/>
            </w:tabs>
            <w:rPr>
              <w:rFonts w:cstheme="minorBidi"/>
              <w:noProof/>
              <w:sz w:val="24"/>
              <w:lang w:val="en-CA" w:bidi="ar-SA"/>
            </w:rPr>
          </w:pPr>
          <w:hyperlink w:anchor="_Toc2843374" w:history="1">
            <w:r w:rsidR="00FF404B" w:rsidRPr="00CA4351">
              <w:rPr>
                <w:rStyle w:val="Hyperlink"/>
                <w:noProof/>
              </w:rPr>
              <w:t>7.1.2</w:t>
            </w:r>
            <w:r w:rsidR="00FF404B">
              <w:rPr>
                <w:rFonts w:cstheme="minorBidi"/>
                <w:noProof/>
                <w:sz w:val="24"/>
                <w:lang w:val="en-CA" w:bidi="ar-SA"/>
              </w:rPr>
              <w:tab/>
            </w:r>
            <w:r w:rsidR="00FF404B" w:rsidRPr="00CA4351">
              <w:rPr>
                <w:rStyle w:val="Hyperlink"/>
                <w:noProof/>
              </w:rPr>
              <w:t>System Design</w:t>
            </w:r>
            <w:r w:rsidR="00FF404B">
              <w:rPr>
                <w:noProof/>
                <w:webHidden/>
              </w:rPr>
              <w:tab/>
            </w:r>
            <w:r w:rsidR="00FF404B">
              <w:rPr>
                <w:noProof/>
                <w:webHidden/>
              </w:rPr>
              <w:fldChar w:fldCharType="begin"/>
            </w:r>
            <w:r w:rsidR="00FF404B">
              <w:rPr>
                <w:noProof/>
                <w:webHidden/>
              </w:rPr>
              <w:instrText xml:space="preserve"> PAGEREF _Toc2843374 \h </w:instrText>
            </w:r>
            <w:r w:rsidR="00FF404B">
              <w:rPr>
                <w:noProof/>
                <w:webHidden/>
              </w:rPr>
            </w:r>
            <w:r w:rsidR="00FF404B">
              <w:rPr>
                <w:noProof/>
                <w:webHidden/>
              </w:rPr>
              <w:fldChar w:fldCharType="separate"/>
            </w:r>
            <w:r w:rsidR="00FF404B">
              <w:rPr>
                <w:noProof/>
                <w:webHidden/>
              </w:rPr>
              <w:t>65</w:t>
            </w:r>
            <w:r w:rsidR="00FF404B">
              <w:rPr>
                <w:noProof/>
                <w:webHidden/>
              </w:rPr>
              <w:fldChar w:fldCharType="end"/>
            </w:r>
          </w:hyperlink>
        </w:p>
        <w:p w14:paraId="5AB43647" w14:textId="1026D643" w:rsidR="00FF404B" w:rsidRDefault="00994900">
          <w:pPr>
            <w:pStyle w:val="TOC3"/>
            <w:tabs>
              <w:tab w:val="left" w:pos="1200"/>
              <w:tab w:val="right" w:leader="dot" w:pos="9350"/>
            </w:tabs>
            <w:rPr>
              <w:rFonts w:cstheme="minorBidi"/>
              <w:noProof/>
              <w:sz w:val="24"/>
              <w:lang w:val="en-CA" w:bidi="ar-SA"/>
            </w:rPr>
          </w:pPr>
          <w:hyperlink w:anchor="_Toc2843375" w:history="1">
            <w:r w:rsidR="00FF404B" w:rsidRPr="00CA4351">
              <w:rPr>
                <w:rStyle w:val="Hyperlink"/>
                <w:noProof/>
              </w:rPr>
              <w:t>7.1.3</w:t>
            </w:r>
            <w:r w:rsidR="00FF404B">
              <w:rPr>
                <w:rFonts w:cstheme="minorBidi"/>
                <w:noProof/>
                <w:sz w:val="24"/>
                <w:lang w:val="en-CA" w:bidi="ar-SA"/>
              </w:rPr>
              <w:tab/>
            </w:r>
            <w:r w:rsidR="00FF404B" w:rsidRPr="00CA4351">
              <w:rPr>
                <w:rStyle w:val="Hyperlink"/>
                <w:noProof/>
              </w:rPr>
              <w:t>Ontology Design: Required Extensions</w:t>
            </w:r>
            <w:r w:rsidR="00FF404B">
              <w:rPr>
                <w:noProof/>
                <w:webHidden/>
              </w:rPr>
              <w:tab/>
            </w:r>
            <w:r w:rsidR="00FF404B">
              <w:rPr>
                <w:noProof/>
                <w:webHidden/>
              </w:rPr>
              <w:fldChar w:fldCharType="begin"/>
            </w:r>
            <w:r w:rsidR="00FF404B">
              <w:rPr>
                <w:noProof/>
                <w:webHidden/>
              </w:rPr>
              <w:instrText xml:space="preserve"> PAGEREF _Toc2843375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4E933448" w14:textId="01B06763" w:rsidR="00FF404B" w:rsidRDefault="00994900">
          <w:pPr>
            <w:pStyle w:val="TOC3"/>
            <w:tabs>
              <w:tab w:val="left" w:pos="1200"/>
              <w:tab w:val="right" w:leader="dot" w:pos="9350"/>
            </w:tabs>
            <w:rPr>
              <w:rFonts w:cstheme="minorBidi"/>
              <w:noProof/>
              <w:sz w:val="24"/>
              <w:lang w:val="en-CA" w:bidi="ar-SA"/>
            </w:rPr>
          </w:pPr>
          <w:hyperlink w:anchor="_Toc2843376" w:history="1">
            <w:r w:rsidR="00FF404B" w:rsidRPr="00CA4351">
              <w:rPr>
                <w:rStyle w:val="Hyperlink"/>
                <w:noProof/>
              </w:rPr>
              <w:t>7.1.4</w:t>
            </w:r>
            <w:r w:rsidR="00FF404B">
              <w:rPr>
                <w:rFonts w:cstheme="minorBidi"/>
                <w:noProof/>
                <w:sz w:val="24"/>
                <w:lang w:val="en-CA" w:bidi="ar-SA"/>
              </w:rPr>
              <w:tab/>
            </w:r>
            <w:r w:rsidR="00FF404B" w:rsidRPr="00CA4351">
              <w:rPr>
                <w:rStyle w:val="Hyperlink"/>
                <w:noProof/>
              </w:rPr>
              <w:t>Next Steps</w:t>
            </w:r>
            <w:r w:rsidR="00FF404B">
              <w:rPr>
                <w:noProof/>
                <w:webHidden/>
              </w:rPr>
              <w:tab/>
            </w:r>
            <w:r w:rsidR="00FF404B">
              <w:rPr>
                <w:noProof/>
                <w:webHidden/>
              </w:rPr>
              <w:fldChar w:fldCharType="begin"/>
            </w:r>
            <w:r w:rsidR="00FF404B">
              <w:rPr>
                <w:noProof/>
                <w:webHidden/>
              </w:rPr>
              <w:instrText xml:space="preserve"> PAGEREF _Toc2843376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00499CFB" w14:textId="10BF7F12" w:rsidR="00FF404B" w:rsidRDefault="00994900">
          <w:pPr>
            <w:pStyle w:val="TOC2"/>
            <w:tabs>
              <w:tab w:val="left" w:pos="720"/>
              <w:tab w:val="right" w:leader="dot" w:pos="9350"/>
            </w:tabs>
            <w:rPr>
              <w:rFonts w:cstheme="minorBidi"/>
              <w:noProof/>
              <w:sz w:val="24"/>
              <w:lang w:val="en-CA" w:bidi="ar-SA"/>
            </w:rPr>
          </w:pPr>
          <w:hyperlink w:anchor="_Toc2843377" w:history="1">
            <w:r w:rsidR="00FF404B" w:rsidRPr="00CA4351">
              <w:rPr>
                <w:rStyle w:val="Hyperlink"/>
                <w:rFonts w:ascii="Times New Roman" w:hAnsi="Times New Roman"/>
                <w:noProof/>
                <w:snapToGrid w:val="0"/>
                <w:w w:val="0"/>
              </w:rPr>
              <w:t>7.2</w:t>
            </w:r>
            <w:r w:rsidR="00FF404B">
              <w:rPr>
                <w:rFonts w:cstheme="minorBidi"/>
                <w:noProof/>
                <w:sz w:val="24"/>
                <w:lang w:val="en-CA" w:bidi="ar-SA"/>
              </w:rPr>
              <w:tab/>
            </w:r>
            <w:r w:rsidR="00FF404B" w:rsidRPr="00CA4351">
              <w:rPr>
                <w:rStyle w:val="Hyperlink"/>
                <w:noProof/>
              </w:rPr>
              <w:t>iCity Ontology for Urban Simulation Results</w:t>
            </w:r>
            <w:r w:rsidR="00FF404B">
              <w:rPr>
                <w:noProof/>
                <w:webHidden/>
              </w:rPr>
              <w:tab/>
            </w:r>
            <w:r w:rsidR="00FF404B">
              <w:rPr>
                <w:noProof/>
                <w:webHidden/>
              </w:rPr>
              <w:fldChar w:fldCharType="begin"/>
            </w:r>
            <w:r w:rsidR="00FF404B">
              <w:rPr>
                <w:noProof/>
                <w:webHidden/>
              </w:rPr>
              <w:instrText xml:space="preserve"> PAGEREF _Toc2843377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2317EF19" w14:textId="72DE615D" w:rsidR="00FF404B" w:rsidRDefault="00994900">
          <w:pPr>
            <w:pStyle w:val="TOC1"/>
            <w:tabs>
              <w:tab w:val="left" w:pos="400"/>
              <w:tab w:val="right" w:leader="dot" w:pos="9350"/>
            </w:tabs>
            <w:rPr>
              <w:rFonts w:cstheme="minorBidi"/>
              <w:noProof/>
              <w:sz w:val="24"/>
              <w:lang w:val="en-CA" w:bidi="ar-SA"/>
            </w:rPr>
          </w:pPr>
          <w:hyperlink w:anchor="_Toc2843378" w:history="1">
            <w:r w:rsidR="00FF404B" w:rsidRPr="00CA4351">
              <w:rPr>
                <w:rStyle w:val="Hyperlink"/>
                <w:noProof/>
              </w:rPr>
              <w:t>8</w:t>
            </w:r>
            <w:r w:rsidR="00FF404B">
              <w:rPr>
                <w:rFonts w:cstheme="minorBidi"/>
                <w:noProof/>
                <w:sz w:val="24"/>
                <w:lang w:val="en-CA" w:bidi="ar-SA"/>
              </w:rPr>
              <w:tab/>
            </w:r>
            <w:r w:rsidR="00FF404B" w:rsidRPr="00CA4351">
              <w:rPr>
                <w:rStyle w:val="Hyperlink"/>
                <w:noProof/>
              </w:rPr>
              <w:t>Future Work</w:t>
            </w:r>
            <w:r w:rsidR="00FF404B">
              <w:rPr>
                <w:noProof/>
                <w:webHidden/>
              </w:rPr>
              <w:tab/>
            </w:r>
            <w:r w:rsidR="00FF404B">
              <w:rPr>
                <w:noProof/>
                <w:webHidden/>
              </w:rPr>
              <w:fldChar w:fldCharType="begin"/>
            </w:r>
            <w:r w:rsidR="00FF404B">
              <w:rPr>
                <w:noProof/>
                <w:webHidden/>
              </w:rPr>
              <w:instrText xml:space="preserve"> PAGEREF _Toc2843378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683C6879" w14:textId="213CFF00" w:rsidR="00FF404B" w:rsidRDefault="00994900">
          <w:pPr>
            <w:pStyle w:val="TOC2"/>
            <w:tabs>
              <w:tab w:val="left" w:pos="720"/>
              <w:tab w:val="right" w:leader="dot" w:pos="9350"/>
            </w:tabs>
            <w:rPr>
              <w:rFonts w:cstheme="minorBidi"/>
              <w:noProof/>
              <w:sz w:val="24"/>
              <w:lang w:val="en-CA" w:bidi="ar-SA"/>
            </w:rPr>
          </w:pPr>
          <w:hyperlink w:anchor="_Toc2843379" w:history="1">
            <w:r w:rsidR="00FF404B" w:rsidRPr="00CA4351">
              <w:rPr>
                <w:rStyle w:val="Hyperlink"/>
                <w:rFonts w:ascii="Times New Roman" w:hAnsi="Times New Roman"/>
                <w:noProof/>
                <w:snapToGrid w:val="0"/>
                <w:w w:val="0"/>
              </w:rPr>
              <w:t>8.1</w:t>
            </w:r>
            <w:r w:rsidR="00FF404B">
              <w:rPr>
                <w:rFonts w:cstheme="minorBidi"/>
                <w:noProof/>
                <w:sz w:val="24"/>
                <w:lang w:val="en-CA" w:bidi="ar-SA"/>
              </w:rPr>
              <w:tab/>
            </w:r>
            <w:r w:rsidR="00FF404B" w:rsidRPr="00CA4351">
              <w:rPr>
                <w:rStyle w:val="Hyperlink"/>
                <w:noProof/>
              </w:rPr>
              <w:t>Extensions to the Urban System Ontology</w:t>
            </w:r>
            <w:r w:rsidR="00FF404B">
              <w:rPr>
                <w:noProof/>
                <w:webHidden/>
              </w:rPr>
              <w:tab/>
            </w:r>
            <w:r w:rsidR="00FF404B">
              <w:rPr>
                <w:noProof/>
                <w:webHidden/>
              </w:rPr>
              <w:fldChar w:fldCharType="begin"/>
            </w:r>
            <w:r w:rsidR="00FF404B">
              <w:rPr>
                <w:noProof/>
                <w:webHidden/>
              </w:rPr>
              <w:instrText xml:space="preserve"> PAGEREF _Toc2843379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7080E2BD" w14:textId="1CBFDA27" w:rsidR="00FF404B" w:rsidRDefault="00994900">
          <w:pPr>
            <w:pStyle w:val="TOC2"/>
            <w:tabs>
              <w:tab w:val="left" w:pos="720"/>
              <w:tab w:val="right" w:leader="dot" w:pos="9350"/>
            </w:tabs>
            <w:rPr>
              <w:rFonts w:cstheme="minorBidi"/>
              <w:noProof/>
              <w:sz w:val="24"/>
              <w:lang w:val="en-CA" w:bidi="ar-SA"/>
            </w:rPr>
          </w:pPr>
          <w:hyperlink w:anchor="_Toc2843380" w:history="1">
            <w:r w:rsidR="00FF404B" w:rsidRPr="00CA4351">
              <w:rPr>
                <w:rStyle w:val="Hyperlink"/>
                <w:rFonts w:ascii="Times New Roman" w:hAnsi="Times New Roman"/>
                <w:noProof/>
                <w:snapToGrid w:val="0"/>
                <w:w w:val="0"/>
              </w:rPr>
              <w:t>8.2</w:t>
            </w:r>
            <w:r w:rsidR="00FF404B">
              <w:rPr>
                <w:rFonts w:cstheme="minorBidi"/>
                <w:noProof/>
                <w:sz w:val="24"/>
                <w:lang w:val="en-CA" w:bidi="ar-SA"/>
              </w:rPr>
              <w:tab/>
            </w:r>
            <w:r w:rsidR="00FF404B" w:rsidRPr="00CA4351">
              <w:rPr>
                <w:rStyle w:val="Hyperlink"/>
                <w:noProof/>
              </w:rPr>
              <w:t>Extensions for iCity Applications</w:t>
            </w:r>
            <w:r w:rsidR="00FF404B">
              <w:rPr>
                <w:noProof/>
                <w:webHidden/>
              </w:rPr>
              <w:tab/>
            </w:r>
            <w:r w:rsidR="00FF404B">
              <w:rPr>
                <w:noProof/>
                <w:webHidden/>
              </w:rPr>
              <w:fldChar w:fldCharType="begin"/>
            </w:r>
            <w:r w:rsidR="00FF404B">
              <w:rPr>
                <w:noProof/>
                <w:webHidden/>
              </w:rPr>
              <w:instrText xml:space="preserve"> PAGEREF _Toc2843380 \h </w:instrText>
            </w:r>
            <w:r w:rsidR="00FF404B">
              <w:rPr>
                <w:noProof/>
                <w:webHidden/>
              </w:rPr>
            </w:r>
            <w:r w:rsidR="00FF404B">
              <w:rPr>
                <w:noProof/>
                <w:webHidden/>
              </w:rPr>
              <w:fldChar w:fldCharType="separate"/>
            </w:r>
            <w:r w:rsidR="00FF404B">
              <w:rPr>
                <w:noProof/>
                <w:webHidden/>
              </w:rPr>
              <w:t>69</w:t>
            </w:r>
            <w:r w:rsidR="00FF404B">
              <w:rPr>
                <w:noProof/>
                <w:webHidden/>
              </w:rPr>
              <w:fldChar w:fldCharType="end"/>
            </w:r>
          </w:hyperlink>
        </w:p>
        <w:p w14:paraId="1B87655F" w14:textId="7A6C41AA" w:rsidR="00FF404B" w:rsidRDefault="00994900">
          <w:pPr>
            <w:pStyle w:val="TOC3"/>
            <w:tabs>
              <w:tab w:val="left" w:pos="1200"/>
              <w:tab w:val="right" w:leader="dot" w:pos="9350"/>
            </w:tabs>
            <w:rPr>
              <w:rFonts w:cstheme="minorBidi"/>
              <w:noProof/>
              <w:sz w:val="24"/>
              <w:lang w:val="en-CA" w:bidi="ar-SA"/>
            </w:rPr>
          </w:pPr>
          <w:hyperlink w:anchor="_Toc2843381" w:history="1">
            <w:r w:rsidR="00FF404B" w:rsidRPr="00CA4351">
              <w:rPr>
                <w:rStyle w:val="Hyperlink"/>
                <w:noProof/>
              </w:rPr>
              <w:t>8.2.1</w:t>
            </w:r>
            <w:r w:rsidR="00FF404B">
              <w:rPr>
                <w:rFonts w:cstheme="minorBidi"/>
                <w:noProof/>
                <w:sz w:val="24"/>
                <w:lang w:val="en-CA" w:bidi="ar-SA"/>
              </w:rPr>
              <w:tab/>
            </w:r>
            <w:r w:rsidR="00FF404B" w:rsidRPr="00CA4351">
              <w:rPr>
                <w:rStyle w:val="Hyperlink"/>
                <w:noProof/>
              </w:rPr>
              <w:t>Data Collection</w:t>
            </w:r>
            <w:r w:rsidR="00FF404B">
              <w:rPr>
                <w:noProof/>
                <w:webHidden/>
              </w:rPr>
              <w:tab/>
            </w:r>
            <w:r w:rsidR="00FF404B">
              <w:rPr>
                <w:noProof/>
                <w:webHidden/>
              </w:rPr>
              <w:fldChar w:fldCharType="begin"/>
            </w:r>
            <w:r w:rsidR="00FF404B">
              <w:rPr>
                <w:noProof/>
                <w:webHidden/>
              </w:rPr>
              <w:instrText xml:space="preserve"> PAGEREF _Toc2843381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3448B8F7" w14:textId="45DDC71D" w:rsidR="00FF404B" w:rsidRDefault="00994900">
          <w:pPr>
            <w:pStyle w:val="TOC3"/>
            <w:tabs>
              <w:tab w:val="left" w:pos="1200"/>
              <w:tab w:val="right" w:leader="dot" w:pos="9350"/>
            </w:tabs>
            <w:rPr>
              <w:rFonts w:cstheme="minorBidi"/>
              <w:noProof/>
              <w:sz w:val="24"/>
              <w:lang w:val="en-CA" w:bidi="ar-SA"/>
            </w:rPr>
          </w:pPr>
          <w:hyperlink w:anchor="_Toc2843382" w:history="1">
            <w:r w:rsidR="00FF404B" w:rsidRPr="00CA4351">
              <w:rPr>
                <w:rStyle w:val="Hyperlink"/>
                <w:noProof/>
              </w:rPr>
              <w:t>8.2.2</w:t>
            </w:r>
            <w:r w:rsidR="00FF404B">
              <w:rPr>
                <w:rFonts w:cstheme="minorBidi"/>
                <w:noProof/>
                <w:sz w:val="24"/>
                <w:lang w:val="en-CA" w:bidi="ar-SA"/>
              </w:rPr>
              <w:tab/>
            </w:r>
            <w:r w:rsidR="00FF404B" w:rsidRPr="00CA4351">
              <w:rPr>
                <w:rStyle w:val="Hyperlink"/>
                <w:noProof/>
              </w:rPr>
              <w:t>Simulation of Urban Systems</w:t>
            </w:r>
            <w:r w:rsidR="00FF404B">
              <w:rPr>
                <w:noProof/>
                <w:webHidden/>
              </w:rPr>
              <w:tab/>
            </w:r>
            <w:r w:rsidR="00FF404B">
              <w:rPr>
                <w:noProof/>
                <w:webHidden/>
              </w:rPr>
              <w:fldChar w:fldCharType="begin"/>
            </w:r>
            <w:r w:rsidR="00FF404B">
              <w:rPr>
                <w:noProof/>
                <w:webHidden/>
              </w:rPr>
              <w:instrText xml:space="preserve"> PAGEREF _Toc2843382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64ECB232" w14:textId="34524EA2" w:rsidR="00FF404B" w:rsidRDefault="00994900">
          <w:pPr>
            <w:pStyle w:val="TOC3"/>
            <w:tabs>
              <w:tab w:val="left" w:pos="1200"/>
              <w:tab w:val="right" w:leader="dot" w:pos="9350"/>
            </w:tabs>
            <w:rPr>
              <w:rFonts w:cstheme="minorBidi"/>
              <w:noProof/>
              <w:sz w:val="24"/>
              <w:lang w:val="en-CA" w:bidi="ar-SA"/>
            </w:rPr>
          </w:pPr>
          <w:hyperlink w:anchor="_Toc2843383" w:history="1">
            <w:r w:rsidR="00FF404B" w:rsidRPr="00CA4351">
              <w:rPr>
                <w:rStyle w:val="Hyperlink"/>
                <w:noProof/>
              </w:rPr>
              <w:t>8.2.3</w:t>
            </w:r>
            <w:r w:rsidR="00FF404B">
              <w:rPr>
                <w:rFonts w:cstheme="minorBidi"/>
                <w:noProof/>
                <w:sz w:val="24"/>
                <w:lang w:val="en-CA" w:bidi="ar-SA"/>
              </w:rPr>
              <w:tab/>
            </w:r>
            <w:r w:rsidR="00FF404B" w:rsidRPr="00CA4351">
              <w:rPr>
                <w:rStyle w:val="Hyperlink"/>
                <w:noProof/>
              </w:rPr>
              <w:t>Analysis of Urban Systems</w:t>
            </w:r>
            <w:r w:rsidR="00FF404B">
              <w:rPr>
                <w:noProof/>
                <w:webHidden/>
              </w:rPr>
              <w:tab/>
            </w:r>
            <w:r w:rsidR="00FF404B">
              <w:rPr>
                <w:noProof/>
                <w:webHidden/>
              </w:rPr>
              <w:fldChar w:fldCharType="begin"/>
            </w:r>
            <w:r w:rsidR="00FF404B">
              <w:rPr>
                <w:noProof/>
                <w:webHidden/>
              </w:rPr>
              <w:instrText xml:space="preserve"> PAGEREF _Toc2843383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677D1987" w14:textId="06AD51D5" w:rsidR="00FF404B" w:rsidRDefault="00994900">
          <w:pPr>
            <w:pStyle w:val="TOC3"/>
            <w:tabs>
              <w:tab w:val="left" w:pos="1200"/>
              <w:tab w:val="right" w:leader="dot" w:pos="9350"/>
            </w:tabs>
            <w:rPr>
              <w:rFonts w:cstheme="minorBidi"/>
              <w:noProof/>
              <w:sz w:val="24"/>
              <w:lang w:val="en-CA" w:bidi="ar-SA"/>
            </w:rPr>
          </w:pPr>
          <w:hyperlink w:anchor="_Toc2843384" w:history="1">
            <w:r w:rsidR="00FF404B" w:rsidRPr="00CA4351">
              <w:rPr>
                <w:rStyle w:val="Hyperlink"/>
                <w:noProof/>
              </w:rPr>
              <w:t>8.2.4</w:t>
            </w:r>
            <w:r w:rsidR="00FF404B">
              <w:rPr>
                <w:rFonts w:cstheme="minorBidi"/>
                <w:noProof/>
                <w:sz w:val="24"/>
                <w:lang w:val="en-CA" w:bidi="ar-SA"/>
              </w:rPr>
              <w:tab/>
            </w:r>
            <w:r w:rsidR="00FF404B" w:rsidRPr="00CA4351">
              <w:rPr>
                <w:rStyle w:val="Hyperlink"/>
                <w:noProof/>
              </w:rPr>
              <w:t>Visualization of Urban Systems</w:t>
            </w:r>
            <w:r w:rsidR="00FF404B">
              <w:rPr>
                <w:noProof/>
                <w:webHidden/>
              </w:rPr>
              <w:tab/>
            </w:r>
            <w:r w:rsidR="00FF404B">
              <w:rPr>
                <w:noProof/>
                <w:webHidden/>
              </w:rPr>
              <w:fldChar w:fldCharType="begin"/>
            </w:r>
            <w:r w:rsidR="00FF404B">
              <w:rPr>
                <w:noProof/>
                <w:webHidden/>
              </w:rPr>
              <w:instrText xml:space="preserve"> PAGEREF _Toc2843384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4549496D" w14:textId="76E7193E" w:rsidR="00FF404B" w:rsidRDefault="00994900">
          <w:pPr>
            <w:pStyle w:val="TOC1"/>
            <w:tabs>
              <w:tab w:val="left" w:pos="400"/>
              <w:tab w:val="right" w:leader="dot" w:pos="9350"/>
            </w:tabs>
            <w:rPr>
              <w:rFonts w:cstheme="minorBidi"/>
              <w:noProof/>
              <w:sz w:val="24"/>
              <w:lang w:val="en-CA" w:bidi="ar-SA"/>
            </w:rPr>
          </w:pPr>
          <w:hyperlink w:anchor="_Toc2843385" w:history="1">
            <w:r w:rsidR="00FF404B" w:rsidRPr="00CA4351">
              <w:rPr>
                <w:rStyle w:val="Hyperlink"/>
                <w:noProof/>
              </w:rPr>
              <w:t>9</w:t>
            </w:r>
            <w:r w:rsidR="00FF404B">
              <w:rPr>
                <w:rFonts w:cstheme="minorBidi"/>
                <w:noProof/>
                <w:sz w:val="24"/>
                <w:lang w:val="en-CA" w:bidi="ar-SA"/>
              </w:rPr>
              <w:tab/>
            </w:r>
            <w:r w:rsidR="00FF404B" w:rsidRPr="00CA4351">
              <w:rPr>
                <w:rStyle w:val="Hyperlink"/>
                <w:noProof/>
              </w:rPr>
              <w:t>Extra-logical Design Practices</w:t>
            </w:r>
            <w:r w:rsidR="00FF404B">
              <w:rPr>
                <w:noProof/>
                <w:webHidden/>
              </w:rPr>
              <w:tab/>
            </w:r>
            <w:r w:rsidR="00FF404B">
              <w:rPr>
                <w:noProof/>
                <w:webHidden/>
              </w:rPr>
              <w:fldChar w:fldCharType="begin"/>
            </w:r>
            <w:r w:rsidR="00FF404B">
              <w:rPr>
                <w:noProof/>
                <w:webHidden/>
              </w:rPr>
              <w:instrText xml:space="preserve"> PAGEREF _Toc2843385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2792BE54" w14:textId="351124F0" w:rsidR="00FF404B" w:rsidRDefault="00994900">
          <w:pPr>
            <w:pStyle w:val="TOC1"/>
            <w:tabs>
              <w:tab w:val="right" w:leader="dot" w:pos="9350"/>
            </w:tabs>
            <w:rPr>
              <w:rFonts w:cstheme="minorBidi"/>
              <w:noProof/>
              <w:sz w:val="24"/>
              <w:lang w:val="en-CA" w:bidi="ar-SA"/>
            </w:rPr>
          </w:pPr>
          <w:hyperlink w:anchor="_Toc2843386" w:history="1">
            <w:r w:rsidR="00FF404B" w:rsidRPr="00CA4351">
              <w:rPr>
                <w:rStyle w:val="Hyperlink"/>
                <w:noProof/>
              </w:rPr>
              <w:t>Acknowledgements</w:t>
            </w:r>
            <w:r w:rsidR="00FF404B">
              <w:rPr>
                <w:noProof/>
                <w:webHidden/>
              </w:rPr>
              <w:tab/>
            </w:r>
            <w:r w:rsidR="00FF404B">
              <w:rPr>
                <w:noProof/>
                <w:webHidden/>
              </w:rPr>
              <w:fldChar w:fldCharType="begin"/>
            </w:r>
            <w:r w:rsidR="00FF404B">
              <w:rPr>
                <w:noProof/>
                <w:webHidden/>
              </w:rPr>
              <w:instrText xml:space="preserve"> PAGEREF _Toc2843386 \h </w:instrText>
            </w:r>
            <w:r w:rsidR="00FF404B">
              <w:rPr>
                <w:noProof/>
                <w:webHidden/>
              </w:rPr>
            </w:r>
            <w:r w:rsidR="00FF404B">
              <w:rPr>
                <w:noProof/>
                <w:webHidden/>
              </w:rPr>
              <w:fldChar w:fldCharType="separate"/>
            </w:r>
            <w:r w:rsidR="00FF404B">
              <w:rPr>
                <w:noProof/>
                <w:webHidden/>
              </w:rPr>
              <w:t>72</w:t>
            </w:r>
            <w:r w:rsidR="00FF404B">
              <w:rPr>
                <w:noProof/>
                <w:webHidden/>
              </w:rPr>
              <w:fldChar w:fldCharType="end"/>
            </w:r>
          </w:hyperlink>
        </w:p>
        <w:p w14:paraId="439C6D4A" w14:textId="0E5105D6" w:rsidR="00FF404B" w:rsidRDefault="00994900">
          <w:pPr>
            <w:pStyle w:val="TOC1"/>
            <w:tabs>
              <w:tab w:val="right" w:leader="dot" w:pos="9350"/>
            </w:tabs>
            <w:rPr>
              <w:rFonts w:cstheme="minorBidi"/>
              <w:noProof/>
              <w:sz w:val="24"/>
              <w:lang w:val="en-CA" w:bidi="ar-SA"/>
            </w:rPr>
          </w:pPr>
          <w:hyperlink w:anchor="_Toc2843387" w:history="1">
            <w:r w:rsidR="00FF404B" w:rsidRPr="00CA4351">
              <w:rPr>
                <w:rStyle w:val="Hyperlink"/>
                <w:noProof/>
              </w:rPr>
              <w:t>Bibliography</w:t>
            </w:r>
            <w:r w:rsidR="00FF404B">
              <w:rPr>
                <w:noProof/>
                <w:webHidden/>
              </w:rPr>
              <w:tab/>
            </w:r>
            <w:r w:rsidR="00FF404B">
              <w:rPr>
                <w:noProof/>
                <w:webHidden/>
              </w:rPr>
              <w:fldChar w:fldCharType="begin"/>
            </w:r>
            <w:r w:rsidR="00FF404B">
              <w:rPr>
                <w:noProof/>
                <w:webHidden/>
              </w:rPr>
              <w:instrText xml:space="preserve"> PAGEREF _Toc2843387 \h </w:instrText>
            </w:r>
            <w:r w:rsidR="00FF404B">
              <w:rPr>
                <w:noProof/>
                <w:webHidden/>
              </w:rPr>
            </w:r>
            <w:r w:rsidR="00FF404B">
              <w:rPr>
                <w:noProof/>
                <w:webHidden/>
              </w:rPr>
              <w:fldChar w:fldCharType="separate"/>
            </w:r>
            <w:r w:rsidR="00FF404B">
              <w:rPr>
                <w:noProof/>
                <w:webHidden/>
              </w:rPr>
              <w:t>73</w:t>
            </w:r>
            <w:r w:rsidR="00FF404B">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28433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994900" w:rsidRPr="00870DF4" w:rsidRDefault="00994900" w:rsidP="00DA460B">
                      <w:pPr>
                        <w:rPr>
                          <w:rFonts w:ascii="Courier New" w:hAnsi="Courier New"/>
                        </w:rPr>
                      </w:pPr>
                      <w:r w:rsidRPr="00870DF4">
                        <w:rPr>
                          <w:rFonts w:ascii="Courier New" w:hAnsi="Courier New"/>
                        </w:rPr>
                        <w:t>ex:Monument1 a ex:Monument;</w:t>
                      </w:r>
                    </w:p>
                    <w:p w14:paraId="10094341" w14:textId="77777777" w:rsidR="00994900" w:rsidRPr="00870DF4" w:rsidRDefault="00994900" w:rsidP="00DA460B">
                      <w:pPr>
                        <w:rPr>
                          <w:rFonts w:ascii="Courier New" w:hAnsi="Courier New"/>
                        </w:rPr>
                      </w:pPr>
                      <w:r w:rsidRPr="00870DF4">
                        <w:rPr>
                          <w:rFonts w:ascii="Courier New" w:hAnsi="Courier New"/>
                        </w:rPr>
                        <w:t xml:space="preserve">   rdfs:label "Washington Monument";</w:t>
                      </w:r>
                    </w:p>
                    <w:p w14:paraId="4E65DB1F" w14:textId="77777777" w:rsidR="00994900" w:rsidRPr="00870DF4" w:rsidRDefault="00994900" w:rsidP="00DA460B">
                      <w:pPr>
                        <w:rPr>
                          <w:rFonts w:ascii="Courier New" w:hAnsi="Courier New"/>
                        </w:rPr>
                      </w:pPr>
                      <w:r w:rsidRPr="00870DF4">
                        <w:rPr>
                          <w:rFonts w:ascii="Courier New" w:hAnsi="Courier New"/>
                        </w:rPr>
                        <w:t xml:space="preserve">   geo:hasGeometry ex:Point1 .</w:t>
                      </w:r>
                    </w:p>
                    <w:p w14:paraId="34940B2E" w14:textId="77777777" w:rsidR="00994900" w:rsidRPr="00870DF4" w:rsidRDefault="00994900" w:rsidP="00DA460B">
                      <w:pPr>
                        <w:rPr>
                          <w:rFonts w:ascii="Courier New" w:hAnsi="Courier New"/>
                        </w:rPr>
                      </w:pPr>
                      <w:r w:rsidRPr="00870DF4">
                        <w:rPr>
                          <w:rFonts w:ascii="Courier New" w:hAnsi="Courier New"/>
                        </w:rPr>
                        <w:t>ex:Point1 a geo:Point;</w:t>
                      </w:r>
                    </w:p>
                    <w:p w14:paraId="2E7DB22A" w14:textId="77777777" w:rsidR="00994900" w:rsidRPr="00870DF4" w:rsidRDefault="00994900"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994900" w:rsidRPr="00870DF4" w:rsidRDefault="00994900" w:rsidP="00DA460B">
                      <w:pPr>
                        <w:rPr>
                          <w:rFonts w:ascii="Courier New" w:hAnsi="Courier New"/>
                        </w:rPr>
                      </w:pPr>
                      <w:r w:rsidRPr="00870DF4">
                        <w:rPr>
                          <w:rFonts w:ascii="Courier New" w:hAnsi="Courier New"/>
                        </w:rPr>
                        <w:t>Ex:Park1 a ex:Park;</w:t>
                      </w:r>
                    </w:p>
                    <w:p w14:paraId="5EE39A33" w14:textId="77777777" w:rsidR="00994900" w:rsidRPr="00870DF4" w:rsidRDefault="00994900" w:rsidP="00DA460B">
                      <w:pPr>
                        <w:rPr>
                          <w:rFonts w:ascii="Courier New" w:hAnsi="Courier New"/>
                        </w:rPr>
                      </w:pPr>
                      <w:r w:rsidRPr="00870DF4">
                        <w:rPr>
                          <w:rFonts w:ascii="Courier New" w:hAnsi="Courier New"/>
                        </w:rPr>
                        <w:tab/>
                        <w:t>rdfs:label "Example Park";</w:t>
                      </w:r>
                    </w:p>
                    <w:p w14:paraId="5C9F7888" w14:textId="77777777" w:rsidR="00994900" w:rsidRPr="00870DF4" w:rsidRDefault="00994900" w:rsidP="00DA460B">
                      <w:pPr>
                        <w:rPr>
                          <w:rFonts w:ascii="Courier New" w:hAnsi="Courier New"/>
                        </w:rPr>
                      </w:pPr>
                      <w:r w:rsidRPr="00870DF4">
                        <w:rPr>
                          <w:rFonts w:ascii="Courier New" w:hAnsi="Courier New"/>
                        </w:rPr>
                        <w:tab/>
                        <w:t>geo:hasGeometry ex:Polygon1 .</w:t>
                      </w:r>
                    </w:p>
                    <w:p w14:paraId="6CDFE9B9" w14:textId="77777777" w:rsidR="00994900" w:rsidRPr="00870DF4" w:rsidRDefault="00994900" w:rsidP="00DA460B">
                      <w:pPr>
                        <w:rPr>
                          <w:rFonts w:ascii="Courier New" w:hAnsi="Courier New"/>
                        </w:rPr>
                      </w:pPr>
                      <w:r w:rsidRPr="00870DF4">
                        <w:rPr>
                          <w:rFonts w:ascii="Courier New" w:hAnsi="Courier New"/>
                        </w:rPr>
                        <w:t>ex:Polygon1 a geo:Polygon;</w:t>
                      </w:r>
                    </w:p>
                    <w:p w14:paraId="651642C2" w14:textId="77777777" w:rsidR="00994900" w:rsidRPr="00870DF4" w:rsidRDefault="00994900"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w:t>
      </w:r>
      <w:r w:rsidR="00C62622">
        <w:t xml:space="preserv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w:t>
      </w:r>
      <w:r w:rsidR="00333AFF">
        <w:t xml:space="preserve">semantics </w:t>
      </w:r>
      <w:r w:rsidR="00333AFF">
        <w:t xml:space="preserve">are omitted, </w:t>
      </w:r>
      <w:r w:rsidR="00333AFF">
        <w:t xml:space="preserve">which may not be required for one application </w:t>
      </w:r>
      <w:r w:rsidR="00333AFF">
        <w:t xml:space="preserve">but </w:t>
      </w:r>
      <w:r w:rsidR="00333AFF">
        <w:t xml:space="preserve">may be important for another. For example, if transitivity is a key aspect of some required reasoning, then perhaps a parthood relation would be defined as transitive, and some </w:t>
      </w:r>
      <w:r w:rsidR="00333AFF">
        <w:t>omissions</w:t>
      </w:r>
      <w:r w:rsidR="00333AFF">
        <w:t xml:space="preserve"> would be made with respect to the formalization other restrictions (e.g. cardinality) that should be applied to the parthood relation. </w:t>
      </w:r>
      <w:r w:rsidR="00333AFF">
        <w:t>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w:t>
      </w:r>
      <w:r w:rsidR="000A4E28">
        <w:t xml:space="preserve"> a means </w:t>
      </w:r>
      <w:r w:rsidR="000A4E28">
        <w:t>of indicating</w:t>
      </w:r>
      <w:r w:rsidR="000A4E28">
        <w:t xml:space="preserve">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w:t>
      </w:r>
      <w:r w:rsidR="000A4E28">
        <w:t xml:space="preserve">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w:t>
      </w:r>
      <w:r w:rsidR="00A325FA" w:rsidRPr="00D55DCE">
        <w:t xml:space="preserve">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28433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994900" w:rsidRPr="00680A88" w:rsidRDefault="00994900"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994900" w:rsidRPr="00680A88" w:rsidRDefault="00994900"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994900" w:rsidRPr="00680A88" w:rsidRDefault="00994900"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994900" w:rsidRPr="00680A88" w:rsidRDefault="00994900"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994900" w:rsidRPr="00680A88" w:rsidRDefault="00994900"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994900" w:rsidRPr="00680A88" w:rsidRDefault="00994900"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994900" w:rsidRPr="00680A88" w:rsidRDefault="00994900"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994900" w:rsidRPr="00680A88" w:rsidRDefault="00994900"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994900" w:rsidRPr="00680A88" w:rsidRDefault="00994900"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994900" w:rsidRPr="00680A88" w:rsidRDefault="00994900"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994900" w:rsidRPr="00680A88" w:rsidRDefault="00994900"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28433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28433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7" w:name="_Toc2843356"/>
      <w:r>
        <w:t>Sensors</w:t>
      </w:r>
      <w:r w:rsidRPr="00E72AD2">
        <w:t xml:space="preserve"> </w:t>
      </w:r>
      <w:r w:rsidR="004F1D87" w:rsidRPr="00E72AD2">
        <w:t>Ontology</w:t>
      </w:r>
      <w:bookmarkEnd w:id="67"/>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78315DA" w:rsidR="004F1D87" w:rsidRDefault="004F1D87" w:rsidP="004F1D87">
      <w:r w:rsidRPr="000C6992">
        <w:t>The</w:t>
      </w:r>
      <w:r w:rsidR="00E24B3D">
        <w:t xml:space="preserve"> S</w:t>
      </w:r>
      <w:r w:rsidR="00E72AD2">
        <w:t xml:space="preserve">ensors </w:t>
      </w:r>
      <w:r w:rsidR="00E72AD2">
        <w:t>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Sens</w:t>
      </w:r>
      <w:r w:rsidRPr="00E24B3D">
        <w:rPr>
          <w:sz w:val="24"/>
        </w:rPr>
        <w:t xml:space="preserve">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2B6EFC42" w:rsidR="00B80D79" w:rsidRDefault="00B80D79" w:rsidP="005C1EB3">
      <w:r>
        <w:t xml:space="preserve">Note that the SSN ontology </w:t>
      </w:r>
      <w:r w:rsidR="008D6D01">
        <w:t xml:space="preserve">does not make any commitments as to whether instances of ssn:Property should be generic (e.g. ex:temperature) or specific to the feature of </w:t>
      </w:r>
      <w:r w:rsidR="008D6D01">
        <w:t xml:space="preserve">interest (e.g. ex:mybodytemperature). Current documentation suggests that this is a choice for the modeler. </w:t>
      </w:r>
      <w:r w:rsidR="00E24B3D">
        <w:t>We</w:t>
      </w:r>
      <w:r w:rsidR="008D6D01">
        <w:t xml:space="preserve"> opt to define instances of ssn:Property at a general level; this will enable the querying of sensors </w:t>
      </w:r>
      <w:r w:rsidR="008D6D01">
        <w:t>that observe some property (e.g. vehicle presence) regardless of the location. This is useful as there may be different kinds of sensors</w:t>
      </w:r>
      <w:r w:rsidR="008D6D01">
        <w:t xml:space="preserve"> that observe the same properties (e.g. loop detectors vs Bluetooth sensors) and while they might not share the exact feature of interest, they may be in close enough proximity to be </w:t>
      </w:r>
      <w:r w:rsidR="008D6D01">
        <w:t>related</w:t>
      </w:r>
      <w:r w:rsidR="008D6D01">
        <w:t xml:space="preserve"> and so a property indicating their similarity is desirable.</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32D92FBB" w:rsidR="004F1D87" w:rsidRDefault="007D0E05" w:rsidP="002F7C60">
            <w:r>
              <w:t>sosa:</w:t>
            </w:r>
            <w:r w:rsidR="004F1D87">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0EF7E9E2" w:rsidR="004F1D87" w:rsidRDefault="007D0E05" w:rsidP="002F7C60">
            <w:r>
              <w:t>sosa:</w:t>
            </w:r>
            <w:r w:rsidR="004F1D87">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E24B3D" w14:paraId="5BAE33E6" w14:textId="77777777" w:rsidTr="002F7C60">
        <w:trPr>
          <w:trHeight w:val="63"/>
        </w:trPr>
        <w:tc>
          <w:tcPr>
            <w:tcW w:w="2444" w:type="dxa"/>
            <w:vMerge w:val="restart"/>
          </w:tcPr>
          <w:p w14:paraId="6C71C380" w14:textId="4DD39FFF" w:rsidR="00E24B3D" w:rsidRDefault="00973D7A" w:rsidP="001C6778">
            <w:r>
              <w:t>sosa:</w:t>
            </w:r>
            <w:r w:rsidR="00E24B3D">
              <w:t>ObservableProperty</w:t>
            </w:r>
          </w:p>
        </w:tc>
        <w:tc>
          <w:tcPr>
            <w:tcW w:w="2709" w:type="dxa"/>
          </w:tcPr>
          <w:p w14:paraId="6365E6FB" w14:textId="4509EEDF" w:rsidR="00E24B3D" w:rsidRPr="00F06DDA" w:rsidRDefault="00E24B3D" w:rsidP="002F7C60">
            <w:r>
              <w:t>subClassOf</w:t>
            </w:r>
          </w:p>
        </w:tc>
        <w:tc>
          <w:tcPr>
            <w:tcW w:w="4197" w:type="dxa"/>
          </w:tcPr>
          <w:p w14:paraId="575B1129" w14:textId="07583314" w:rsidR="00E24B3D" w:rsidRPr="00F06DDA" w:rsidRDefault="00E24B3D" w:rsidP="002F7C60">
            <w:r>
              <w:t>ssn:Property</w:t>
            </w:r>
          </w:p>
        </w:tc>
      </w:tr>
      <w:tr w:rsidR="00E24B3D" w14:paraId="072BF4BF" w14:textId="77777777" w:rsidTr="002F7C60">
        <w:trPr>
          <w:trHeight w:val="63"/>
        </w:trPr>
        <w:tc>
          <w:tcPr>
            <w:tcW w:w="2444"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197" w:type="dxa"/>
          </w:tcPr>
          <w:p w14:paraId="434347F2" w14:textId="77777777" w:rsidR="00E24B3D" w:rsidRDefault="00E24B3D" w:rsidP="002F7C60">
            <w:r w:rsidRPr="00F06DDA">
              <w:t xml:space="preserve">only </w:t>
            </w:r>
            <w:r>
              <w:t>ssn:</w:t>
            </w:r>
            <w:r w:rsidRPr="00F06DDA">
              <w:t>Stimulus</w:t>
            </w:r>
          </w:p>
        </w:tc>
      </w:tr>
      <w:tr w:rsidR="00E24B3D" w14:paraId="5AF9964D" w14:textId="77777777" w:rsidTr="002F7C60">
        <w:trPr>
          <w:trHeight w:val="63"/>
        </w:trPr>
        <w:tc>
          <w:tcPr>
            <w:tcW w:w="2444"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197" w:type="dxa"/>
          </w:tcPr>
          <w:p w14:paraId="3AA4AFD0" w14:textId="77777777" w:rsidR="00E24B3D" w:rsidRDefault="00E24B3D" w:rsidP="002F7C60">
            <w:r w:rsidRPr="00F06DDA">
              <w:t>only</w:t>
            </w:r>
            <w:r>
              <w:t xml:space="preserve"> sosa:</w:t>
            </w:r>
            <w:r w:rsidRPr="00F06DDA">
              <w:t>Observation</w:t>
            </w:r>
          </w:p>
        </w:tc>
      </w:tr>
      <w:tr w:rsidR="00E24B3D" w14:paraId="01339D76" w14:textId="77777777" w:rsidTr="002F7C60">
        <w:trPr>
          <w:trHeight w:val="63"/>
        </w:trPr>
        <w:tc>
          <w:tcPr>
            <w:tcW w:w="2444"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197" w:type="dxa"/>
          </w:tcPr>
          <w:p w14:paraId="30A9E7F0" w14:textId="77777777" w:rsidR="00E24B3D" w:rsidRDefault="00E24B3D"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3A39BF04" w:rsidR="004F1D87" w:rsidRDefault="00973D7A" w:rsidP="002F7C60">
            <w:r>
              <w:t>sosa:</w:t>
            </w:r>
            <w:r w:rsidR="004F1D87">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450E3375" w:rsidR="004F1D87" w:rsidRDefault="00973D7A" w:rsidP="002F7C60">
            <w:r>
              <w:t>sosa:</w:t>
            </w:r>
            <w:r w:rsidR="004F1D87">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55EF79DE" w:rsidR="0023361A" w:rsidRDefault="00EE3191" w:rsidP="0023361A">
      <w:pPr>
        <w:keepNext/>
      </w:pPr>
      <w:r w:rsidRPr="00EE3191">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2843357"/>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lastRenderedPageBreak/>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3" w:name="_Toc2843358"/>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2843359"/>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w:t>
      </w:r>
      <w:r w:rsidRPr="00C74053">
        <w:rPr>
          <w:sz w:val="24"/>
        </w:rPr>
        <w:lastRenderedPageBreak/>
        <w:t xml:space="preserve">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t>hasFamilyMember</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430E9370" w:rsidR="008A7A83" w:rsidRDefault="00BE5934" w:rsidP="002626F5">
            <w:r>
              <w:t>mer:hasPart</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lastRenderedPageBreak/>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36"/>
        <w:gridCol w:w="4525"/>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Default="0083161B" w:rsidP="00F20D7E">
            <w:r>
              <w:t>hasFamilyMember</w:t>
            </w:r>
          </w:p>
        </w:tc>
        <w:tc>
          <w:tcPr>
            <w:tcW w:w="2534" w:type="dxa"/>
          </w:tcPr>
          <w:p w14:paraId="5C8DC839" w14:textId="5427157C" w:rsidR="0083161B" w:rsidRDefault="0083161B" w:rsidP="00F20D7E">
            <w:r>
              <w:t>subclassOf</w:t>
            </w:r>
          </w:p>
        </w:tc>
        <w:tc>
          <w:tcPr>
            <w:tcW w:w="4794" w:type="dxa"/>
          </w:tcPr>
          <w:p w14:paraId="464710AB" w14:textId="04CBD364" w:rsidR="0083161B" w:rsidRDefault="0083161B" w:rsidP="00F20D7E">
            <w:r>
              <w:t>mer:hasComponent</w:t>
            </w:r>
          </w:p>
        </w:tc>
      </w:tr>
      <w:tr w:rsidR="0083161B" w14:paraId="7EF81DBD" w14:textId="77777777" w:rsidTr="00F20D7E">
        <w:tc>
          <w:tcPr>
            <w:tcW w:w="2248" w:type="dxa"/>
          </w:tcPr>
          <w:p w14:paraId="510D5D96" w14:textId="0F99C4DD" w:rsidR="0083161B" w:rsidRDefault="0083161B" w:rsidP="00F20D7E">
            <w:r>
              <w:t>hasHouseholdMember</w:t>
            </w:r>
          </w:p>
        </w:tc>
        <w:tc>
          <w:tcPr>
            <w:tcW w:w="2534" w:type="dxa"/>
          </w:tcPr>
          <w:p w14:paraId="08CC22BB" w14:textId="192206AA" w:rsidR="0083161B" w:rsidRDefault="0083161B" w:rsidP="00F20D7E">
            <w:r>
              <w:t>subclassOf</w:t>
            </w:r>
          </w:p>
        </w:tc>
        <w:tc>
          <w:tcPr>
            <w:tcW w:w="4794" w:type="dxa"/>
          </w:tcPr>
          <w:p w14:paraId="1A5D0E3E" w14:textId="6C1EEA03" w:rsidR="0083161B" w:rsidRDefault="0083161B" w:rsidP="00F20D7E">
            <w:r>
              <w:t>m</w:t>
            </w:r>
            <w:bookmarkStart w:id="75" w:name="_GoBack"/>
            <w:bookmarkEnd w:id="75"/>
            <w:r>
              <w:t>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77777777" w:rsidR="00F439E1" w:rsidRDefault="00F439E1" w:rsidP="00F439E1">
      <w:pPr>
        <w:pStyle w:val="ListParagraph"/>
        <w:numPr>
          <w:ilvl w:val="0"/>
          <w:numId w:val="26"/>
        </w:numPr>
      </w:pPr>
      <w:r>
        <w:t>Extend the definitions of the classes beyond OWL to capture the different notions of family membership?</w:t>
      </w:r>
    </w:p>
    <w:p w14:paraId="5730C56D" w14:textId="77777777" w:rsidR="00F439E1" w:rsidRDefault="00F439E1" w:rsidP="00F439E1">
      <w:pPr>
        <w:pStyle w:val="ListParagraph"/>
        <w:numPr>
          <w:ilvl w:val="1"/>
          <w:numId w:val="26"/>
        </w:numPr>
      </w:pPr>
      <w:r>
        <w:t>hasParent subpropertyOf isRelated</w:t>
      </w:r>
    </w:p>
    <w:p w14:paraId="3C7B8E34" w14:textId="77777777" w:rsidR="00F439E1" w:rsidRDefault="00F439E1" w:rsidP="00F439E1">
      <w:pPr>
        <w:pStyle w:val="ListParagraph"/>
        <w:numPr>
          <w:ilvl w:val="1"/>
          <w:numId w:val="26"/>
        </w:numPr>
      </w:pPr>
      <w:r>
        <w:t>hasChild subpropertyOf isRelated</w:t>
      </w:r>
    </w:p>
    <w:p w14:paraId="2837F0D9" w14:textId="77777777" w:rsidR="00F439E1" w:rsidRDefault="00F439E1" w:rsidP="00F439E1">
      <w:pPr>
        <w:pStyle w:val="ListParagraph"/>
        <w:numPr>
          <w:ilvl w:val="1"/>
          <w:numId w:val="26"/>
        </w:numPr>
      </w:pPr>
      <w:r>
        <w:t>hasParent o hasChild subpropertyOf isRelated</w:t>
      </w:r>
    </w:p>
    <w:p w14:paraId="26BCADA4" w14:textId="77777777" w:rsidR="00F439E1" w:rsidRDefault="00F439E1" w:rsidP="00F439E1">
      <w:pPr>
        <w:pStyle w:val="ListParagraph"/>
        <w:numPr>
          <w:ilvl w:val="1"/>
          <w:numId w:val="26"/>
        </w:numPr>
      </w:pPr>
      <w:r>
        <w:t>hasChild o hasParent subPropertyOf isRelated</w:t>
      </w:r>
    </w:p>
    <w:p w14:paraId="4C36A5C5" w14:textId="77777777" w:rsidR="00F439E1" w:rsidRDefault="00F439E1" w:rsidP="00F439E1">
      <w:pPr>
        <w:pStyle w:val="ListParagraph"/>
        <w:numPr>
          <w:ilvl w:val="1"/>
          <w:numId w:val="26"/>
        </w:numPr>
      </w:pPr>
      <w:r>
        <w:t>hasParent o (hasParent)- subPropertyOf isRelated</w:t>
      </w:r>
    </w:p>
    <w:p w14:paraId="11ACAD0F" w14:textId="10CCA936" w:rsidR="00F439E1" w:rsidRPr="00F439E1" w:rsidRDefault="00F439E1" w:rsidP="00F439E1">
      <w:pPr>
        <w:pStyle w:val="ListParagraph"/>
        <w:numPr>
          <w:ilvl w:val="1"/>
          <w:numId w:val="26"/>
        </w:numPr>
      </w:pPr>
      <w: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3"/>
      </w:r>
    </w:p>
    <w:p w14:paraId="3E90789C" w14:textId="69215846" w:rsidR="00F439E1" w:rsidRDefault="00C11786" w:rsidP="00F439E1">
      <w:pPr>
        <w:pStyle w:val="ListParagraph"/>
      </w:pPr>
      <w:r>
        <w:t>mer:Mereology Ontology</w:t>
      </w:r>
    </w:p>
    <w:p w14:paraId="0A77405A" w14:textId="77777777" w:rsidR="008F1630" w:rsidRDefault="008F1630" w:rsidP="00EA354A">
      <w:pPr>
        <w:pStyle w:val="Heading2"/>
      </w:pPr>
      <w:bookmarkStart w:id="76" w:name="_Toc2843360"/>
      <w:r>
        <w:t>Organization Ontology</w:t>
      </w:r>
      <w:bookmarkEnd w:id="7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lastRenderedPageBreak/>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lastRenderedPageBreak/>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2843361"/>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lastRenderedPageBreak/>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lastRenderedPageBreak/>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78" w:name="_Toc2843362"/>
      <w:r>
        <w:t>Vehicle Ontology</w:t>
      </w:r>
      <w:bookmarkEnd w:id="7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79" w:name="_Toc2843363"/>
      <w:r>
        <w:t>Transportation System Ontology</w:t>
      </w:r>
      <w:bookmarkEnd w:id="7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xml:space="preserve">. For example, there is nothing to stop a vehicle from going the </w:t>
      </w:r>
      <w:r>
        <w:lastRenderedPageBreak/>
        <w:t>wrong way on a road, except for the flow of traffic that is imposed on the system (</w:t>
      </w:r>
      <w:r w:rsidR="007C1354">
        <w:t xml:space="preserve">and </w:t>
      </w:r>
      <w:r>
        <w:t>these 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r>
      <w:r w:rsidRPr="00503161">
        <w:rPr>
          <w:sz w:val="24"/>
        </w:rPr>
        <w:lastRenderedPageBreak/>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lastRenderedPageBreak/>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w:t>
            </w:r>
            <w:r>
              <w:lastRenderedPageBreak/>
              <w:t>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ins w:id="81" w:author="Megan Katsumi" w:date="2018-11-14T09:12:00Z">
              <w:r>
                <w:t>sosa:</w:t>
              </w:r>
            </w:ins>
            <w:ins w:id="82" w:author="Megan Katsumi" w:date="2018-11-14T10:30:00Z">
              <w:r>
                <w:t>detects</w:t>
              </w:r>
            </w:ins>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84" w:author="Megan Katsumi" w:date="2018-11-14T10:30:00Z">
              <w:r>
                <w:t>sosa:observes</w:t>
              </w:r>
            </w:ins>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86" w:author="Megan Katsumi" w:date="2018-11-14T10:32:00Z">
              <w:r>
                <w:t>sosa:observes</w:t>
              </w:r>
            </w:ins>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88" w:author="Megan Katsumi" w:date="2018-11-14T10:32:00Z">
              <w:r>
                <w:t>sosa:observes</w:t>
              </w:r>
            </w:ins>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93" w:author="Megan Katsumi" w:date="2018-11-14T09:25:00Z">
              <w:r>
                <w:t>sosa:madeObservation</w:t>
              </w:r>
            </w:ins>
          </w:p>
        </w:tc>
        <w:tc>
          <w:tcPr>
            <w:tcW w:w="4399" w:type="dxa"/>
          </w:tcPr>
          <w:p w14:paraId="0EBFD551" w14:textId="3211FBD3" w:rsidR="001020C5" w:rsidRDefault="001020C5" w:rsidP="00272044">
            <w:pPr>
              <w:tabs>
                <w:tab w:val="center" w:pos="2335"/>
              </w:tabs>
            </w:pPr>
            <w:ins w:id="94" w:author="Megan Katsumi" w:date="2018-11-14T09:25:00Z">
              <w:r>
                <w:t>only (sosa:Observation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lastRenderedPageBreak/>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2843364"/>
      <w:r>
        <w:lastRenderedPageBreak/>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2843365"/>
      <w:r>
        <w:lastRenderedPageBreak/>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2843366"/>
      <w:r>
        <w:t>Public</w:t>
      </w:r>
      <w:r w:rsidR="00BD7C89">
        <w:t xml:space="preserve"> Transit Ontology</w:t>
      </w:r>
      <w:bookmarkEnd w:id="111"/>
    </w:p>
    <w:p w14:paraId="6A7EE14B" w14:textId="07F0684A" w:rsidR="00D479C9" w:rsidRDefault="00994900"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lastRenderedPageBreak/>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 xml:space="preserve">Two complementary properties (one object and one data property) have been added to capture information regarding transit passes. The data property provides a simply Boolean value to capture whether a person (at </w:t>
      </w:r>
      <w:r>
        <w:lastRenderedPageBreak/>
        <w:t>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2843367"/>
      <w:r>
        <w:t>Land Use</w:t>
      </w:r>
      <w:r w:rsidR="00BA1ACD">
        <w:t xml:space="preserve"> Ontology</w:t>
      </w:r>
      <w:bookmarkEnd w:id="112"/>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lastRenderedPageBreak/>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lastRenderedPageBreak/>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lastRenderedPageBreak/>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2843368"/>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lastRenderedPageBreak/>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28433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2843370"/>
      <w:r>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lastRenderedPageBreak/>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lastRenderedPageBreak/>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2843371"/>
      <w:r>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28433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28433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lastRenderedPageBreak/>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lastRenderedPageBreak/>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28433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lastRenderedPageBreak/>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28433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28433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2843377"/>
      <w:r>
        <w:lastRenderedPageBreak/>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28433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2843379"/>
      <w:r>
        <w:lastRenderedPageBreak/>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2843380"/>
      <w:r>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2843381"/>
      <w:r w:rsidRPr="006E670F">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28433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28433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28433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28433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28433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65377" w14:textId="77777777" w:rsidR="00586121" w:rsidRDefault="00586121" w:rsidP="00EA354A">
      <w:r>
        <w:separator/>
      </w:r>
    </w:p>
  </w:endnote>
  <w:endnote w:type="continuationSeparator" w:id="0">
    <w:p w14:paraId="2BB253FD" w14:textId="77777777" w:rsidR="00586121" w:rsidRDefault="00586121"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994900" w:rsidRDefault="00994900">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994900" w:rsidRPr="0032583C" w:rsidRDefault="00994900">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994900" w14:paraId="2B76F3B3" w14:textId="77777777" w:rsidTr="00967D94">
      <w:tc>
        <w:tcPr>
          <w:tcW w:w="6947" w:type="dxa"/>
        </w:tcPr>
        <w:p w14:paraId="07DEE8C9" w14:textId="77777777" w:rsidR="00994900" w:rsidRDefault="00994900"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994900" w:rsidRDefault="00994900"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994900" w:rsidRDefault="00994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D4B8A" w14:textId="77777777" w:rsidR="00586121" w:rsidRDefault="00586121" w:rsidP="00EA354A">
      <w:r>
        <w:separator/>
      </w:r>
    </w:p>
  </w:footnote>
  <w:footnote w:type="continuationSeparator" w:id="0">
    <w:p w14:paraId="63AE8B4E" w14:textId="77777777" w:rsidR="00586121" w:rsidRDefault="00586121" w:rsidP="00EA354A">
      <w:r>
        <w:continuationSeparator/>
      </w:r>
    </w:p>
  </w:footnote>
  <w:footnote w:id="1">
    <w:p w14:paraId="005D8B98" w14:textId="5699BB61" w:rsidR="00994900" w:rsidRPr="00FF4EA6" w:rsidRDefault="00994900">
      <w:pPr>
        <w:pStyle w:val="FootnoteText"/>
        <w:rPr>
          <w:lang w:val="en-CA"/>
        </w:rPr>
      </w:pPr>
      <w:r>
        <w:rPr>
          <w:rStyle w:val="FootnoteReference"/>
        </w:rPr>
        <w:footnoteRef/>
      </w:r>
      <w:r>
        <w:t xml:space="preserve"> </w:t>
      </w:r>
      <w:r w:rsidRPr="00FF4EA6">
        <w:t>https://github.com/dgarijo/Widoco</w:t>
      </w:r>
    </w:p>
  </w:footnote>
  <w:footnote w:id="2">
    <w:p w14:paraId="15FCF3B1" w14:textId="77777777" w:rsidR="00994900" w:rsidRDefault="00994900"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994900" w:rsidRPr="00E80D3C" w:rsidRDefault="00994900"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994900" w:rsidRDefault="00994900">
      <w:pPr>
        <w:pStyle w:val="FootnoteText"/>
      </w:pPr>
      <w:r>
        <w:rPr>
          <w:rStyle w:val="FootnoteReference"/>
        </w:rPr>
        <w:footnoteRef/>
      </w:r>
      <w:r>
        <w:t xml:space="preserve"> </w:t>
      </w:r>
      <w:r w:rsidRPr="009A36FB">
        <w:t>https://www.w3.org/TR/owl-time/</w:t>
      </w:r>
    </w:p>
  </w:footnote>
  <w:footnote w:id="5">
    <w:p w14:paraId="357B0B37" w14:textId="77777777" w:rsidR="00994900" w:rsidRDefault="00994900">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994900" w:rsidRPr="00E80D3C" w:rsidRDefault="00994900">
      <w:pPr>
        <w:pStyle w:val="FootnoteText"/>
        <w:rPr>
          <w:lang w:val="en-CA"/>
        </w:rPr>
      </w:pPr>
      <w:r>
        <w:rPr>
          <w:rStyle w:val="FootnoteReference"/>
        </w:rPr>
        <w:footnoteRef/>
      </w:r>
      <w:r>
        <w:t xml:space="preserve"> </w:t>
      </w:r>
      <w:r>
        <w:rPr>
          <w:lang w:val="en-CA"/>
        </w:rPr>
        <w:t>equivalent property?</w:t>
      </w:r>
    </w:p>
  </w:footnote>
  <w:footnote w:id="7">
    <w:p w14:paraId="5635F86B" w14:textId="77777777" w:rsidR="00994900" w:rsidRDefault="00994900">
      <w:pPr>
        <w:pStyle w:val="FootnoteText"/>
      </w:pPr>
      <w:r>
        <w:rPr>
          <w:rStyle w:val="FootnoteReference"/>
        </w:rPr>
        <w:footnoteRef/>
      </w:r>
      <w:r>
        <w:t xml:space="preserve"> om:</w:t>
      </w:r>
      <w:r w:rsidRPr="00BD4EF4">
        <w:t>http://www.wurvoc.org/vocabularies/om-1.6/</w:t>
      </w:r>
    </w:p>
  </w:footnote>
  <w:footnote w:id="8">
    <w:p w14:paraId="0CCCF2E2" w14:textId="46693F90" w:rsidR="00994900" w:rsidRPr="00E80D3C" w:rsidRDefault="00994900">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994900" w:rsidRPr="00BD4EF4" w:rsidRDefault="00994900" w:rsidP="00E80D3C">
      <w:r>
        <w:rPr>
          <w:rStyle w:val="FootnoteReference"/>
        </w:rPr>
        <w:footnoteRef/>
      </w:r>
      <w:r>
        <w:t xml:space="preserve"> </w:t>
      </w:r>
      <w:r w:rsidRPr="00DC74DA">
        <w:t>http://ontology.eil.utoronto.ca/GCI/Foundation/GCI-Foundation-v2.owl</w:t>
      </w:r>
      <w:r>
        <w:t>#</w:t>
      </w:r>
    </w:p>
    <w:p w14:paraId="4AE1EB08" w14:textId="6D90AB37" w:rsidR="00994900" w:rsidRPr="00E80D3C" w:rsidRDefault="00994900">
      <w:pPr>
        <w:pStyle w:val="FootnoteText"/>
        <w:rPr>
          <w:lang w:val="en-CA"/>
        </w:rPr>
      </w:pPr>
    </w:p>
  </w:footnote>
  <w:footnote w:id="10">
    <w:p w14:paraId="2B0DD081" w14:textId="0C4649C5" w:rsidR="00994900" w:rsidRPr="008E7C02" w:rsidRDefault="00994900">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994900" w:rsidRPr="00046E73" w:rsidRDefault="00994900">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994900" w:rsidRDefault="00994900">
      <w:pPr>
        <w:pStyle w:val="FootnoteText"/>
      </w:pPr>
      <w:r>
        <w:rPr>
          <w:rStyle w:val="FootnoteReference"/>
        </w:rPr>
        <w:footnoteRef/>
      </w:r>
      <w:r>
        <w:t xml:space="preserve"> </w:t>
      </w:r>
      <w:r w:rsidRPr="00827DD8">
        <w:t>http://schema.org/</w:t>
      </w:r>
    </w:p>
  </w:footnote>
  <w:footnote w:id="13">
    <w:p w14:paraId="4E061129" w14:textId="77777777" w:rsidR="00994900" w:rsidRDefault="00994900">
      <w:pPr>
        <w:pStyle w:val="FootnoteText"/>
      </w:pPr>
      <w:r>
        <w:rPr>
          <w:rStyle w:val="FootnoteReference"/>
        </w:rPr>
        <w:footnoteRef/>
      </w:r>
      <w:r>
        <w:t xml:space="preserve"> </w:t>
      </w:r>
      <w:r w:rsidRPr="00827DD8">
        <w:t>http://ontology.eil.utoronto.ca/GCI/Shelters/GCI-Shelters.html</w:t>
      </w:r>
    </w:p>
  </w:footnote>
  <w:footnote w:id="14">
    <w:p w14:paraId="59CD3014" w14:textId="77777777" w:rsidR="00994900" w:rsidRDefault="00994900">
      <w:pPr>
        <w:pStyle w:val="FootnoteText"/>
      </w:pPr>
      <w:r>
        <w:rPr>
          <w:rStyle w:val="FootnoteReference"/>
        </w:rPr>
        <w:footnoteRef/>
      </w:r>
      <w:r>
        <w:t xml:space="preserve"> </w:t>
      </w:r>
      <w:r w:rsidRPr="005B2B4C">
        <w:t>http://ontology.eil.utoronto.ca/tove/organization.html</w:t>
      </w:r>
    </w:p>
  </w:footnote>
  <w:footnote w:id="15">
    <w:p w14:paraId="2EAE6E34" w14:textId="77777777" w:rsidR="00994900" w:rsidRDefault="00994900"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994900" w:rsidRPr="001A792D" w:rsidRDefault="00994900">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994900" w:rsidRDefault="00994900">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994900" w:rsidRPr="006539A1" w:rsidRDefault="00994900"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994900" w:rsidRPr="005B0E28" w:rsidRDefault="00994900">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8"/>
  </w:num>
  <w:num w:numId="5">
    <w:abstractNumId w:val="20"/>
  </w:num>
  <w:num w:numId="6">
    <w:abstractNumId w:val="27"/>
  </w:num>
  <w:num w:numId="7">
    <w:abstractNumId w:val="14"/>
  </w:num>
  <w:num w:numId="8">
    <w:abstractNumId w:val="25"/>
  </w:num>
  <w:num w:numId="9">
    <w:abstractNumId w:val="3"/>
  </w:num>
  <w:num w:numId="10">
    <w:abstractNumId w:val="26"/>
  </w:num>
  <w:num w:numId="11">
    <w:abstractNumId w:val="6"/>
  </w:num>
  <w:num w:numId="12">
    <w:abstractNumId w:val="4"/>
  </w:num>
  <w:num w:numId="13">
    <w:abstractNumId w:val="2"/>
  </w:num>
  <w:num w:numId="14">
    <w:abstractNumId w:val="19"/>
  </w:num>
  <w:num w:numId="15">
    <w:abstractNumId w:val="21"/>
  </w:num>
  <w:num w:numId="16">
    <w:abstractNumId w:val="5"/>
  </w:num>
  <w:num w:numId="17">
    <w:abstractNumId w:val="12"/>
  </w:num>
  <w:num w:numId="18">
    <w:abstractNumId w:val="18"/>
  </w:num>
  <w:num w:numId="19">
    <w:abstractNumId w:val="11"/>
  </w:num>
  <w:num w:numId="20">
    <w:abstractNumId w:val="1"/>
  </w:num>
  <w:num w:numId="21">
    <w:abstractNumId w:val="9"/>
  </w:num>
  <w:num w:numId="22">
    <w:abstractNumId w:val="24"/>
  </w:num>
  <w:num w:numId="23">
    <w:abstractNumId w:val="15"/>
  </w:num>
  <w:num w:numId="24">
    <w:abstractNumId w:val="7"/>
  </w:num>
  <w:num w:numId="25">
    <w:abstractNumId w:val="10"/>
  </w:num>
  <w:num w:numId="26">
    <w:abstractNumId w:val="16"/>
  </w:num>
  <w:num w:numId="27">
    <w:abstractNumId w:val="2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3BF6"/>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6121"/>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283B"/>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32591698-9412-D74B-9FBB-11E07DB5E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74</Pages>
  <Words>23454</Words>
  <Characters>133691</Characters>
  <Application>Microsoft Office Word</Application>
  <DocSecurity>0</DocSecurity>
  <Lines>1114</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11</cp:revision>
  <cp:lastPrinted>2017-08-16T13:18:00Z</cp:lastPrinted>
  <dcterms:created xsi:type="dcterms:W3CDTF">2019-04-03T13:46:00Z</dcterms:created>
  <dcterms:modified xsi:type="dcterms:W3CDTF">2019-04-05T18:48:00Z</dcterms:modified>
</cp:coreProperties>
</file>