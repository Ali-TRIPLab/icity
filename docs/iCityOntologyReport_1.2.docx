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A24F05">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A24F05">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A24F05">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A24F05">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A24F05">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A24F05">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A24F05">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A24F05">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A24F05">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A24F05">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A24F05">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A24F05">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A24F05">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A24F05">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A24F05">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A24F05">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A24F05">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Ontology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A24F05">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A24F05">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A24F05">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A24F05">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A24F05">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A24F05">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A24F05">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A24F05">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A24F05">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A24F05">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A24F05">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A24F05">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System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A24F05">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A24F05">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A24F05">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A24F05">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A24F05">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A24F05">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A24F05">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A24F05">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A24F05">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A24F05">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A24F05">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A24F05">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A24F05">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A24F05">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A24F05">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A24F05">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r w:rsidRPr="00105569">
        <w:rPr>
          <w:sz w:val="24"/>
        </w:rPr>
        <w:t>geo:</w:t>
      </w:r>
      <w:r w:rsidR="00C26501" w:rsidRPr="00105569">
        <w:rPr>
          <w:sz w:val="24"/>
        </w:rPr>
        <w:t>SpatialObject</w:t>
      </w:r>
    </w:p>
    <w:p w14:paraId="183DDFE2" w14:textId="56FCF0E3" w:rsidR="00C26501" w:rsidRPr="00105569" w:rsidRDefault="00F93F1C" w:rsidP="009E4A69">
      <w:pPr>
        <w:pStyle w:val="ListParagraph"/>
        <w:rPr>
          <w:sz w:val="24"/>
        </w:rPr>
      </w:pPr>
      <w:r w:rsidRPr="00105569">
        <w:rPr>
          <w:sz w:val="24"/>
        </w:rPr>
        <w:t>geo:</w:t>
      </w:r>
      <w:r w:rsidR="00C26501" w:rsidRPr="00105569">
        <w:rPr>
          <w:sz w:val="24"/>
        </w:rPr>
        <w:t>Feature</w:t>
      </w:r>
    </w:p>
    <w:p w14:paraId="5CD9ABEE" w14:textId="72D497BD" w:rsidR="00C26501" w:rsidRPr="00105569" w:rsidRDefault="00557F2D" w:rsidP="009E4A69">
      <w:pPr>
        <w:pStyle w:val="ListParagraph"/>
        <w:rPr>
          <w:sz w:val="24"/>
        </w:rPr>
      </w:pPr>
      <w:r w:rsidRPr="00105569">
        <w:rPr>
          <w:sz w:val="24"/>
        </w:rPr>
        <w:t>geo:G</w:t>
      </w:r>
      <w:r w:rsidR="00C26501" w:rsidRPr="00105569">
        <w:rPr>
          <w:sz w:val="24"/>
        </w:rPr>
        <w:t>eometry</w:t>
      </w:r>
    </w:p>
    <w:p w14:paraId="08319CD5" w14:textId="61304382" w:rsidR="0077639F" w:rsidRPr="00105569" w:rsidRDefault="00F93F1C" w:rsidP="009E4A69">
      <w:pPr>
        <w:pStyle w:val="ListParagraph"/>
        <w:rPr>
          <w:sz w:val="24"/>
        </w:rPr>
      </w:pPr>
      <w:r w:rsidRPr="00105569">
        <w:rPr>
          <w:sz w:val="24"/>
        </w:rPr>
        <w:t>sf:</w:t>
      </w:r>
      <w:r w:rsidR="0077639F" w:rsidRPr="00105569">
        <w:rPr>
          <w:sz w:val="24"/>
        </w:rPr>
        <w:t>Point</w:t>
      </w:r>
    </w:p>
    <w:p w14:paraId="3110214B" w14:textId="139AC40C" w:rsidR="0077639F" w:rsidRPr="00105569" w:rsidRDefault="00F93F1C" w:rsidP="009E4A69">
      <w:pPr>
        <w:pStyle w:val="ListParagraph"/>
        <w:rPr>
          <w:sz w:val="24"/>
        </w:rPr>
      </w:pPr>
      <w:r w:rsidRPr="00105569">
        <w:rPr>
          <w:sz w:val="24"/>
        </w:rPr>
        <w:t>sf:</w:t>
      </w:r>
      <w:r w:rsidR="0077639F" w:rsidRPr="00105569">
        <w:rPr>
          <w:sz w:val="24"/>
        </w:rPr>
        <w:t>Poly</w:t>
      </w:r>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r w:rsidRPr="00105569">
        <w:rPr>
          <w:sz w:val="24"/>
        </w:rPr>
        <w:t>geo:</w:t>
      </w:r>
      <w:r w:rsidR="003D2A9A" w:rsidRPr="00105569">
        <w:rPr>
          <w:sz w:val="24"/>
        </w:rPr>
        <w:t>wktLiteral</w:t>
      </w:r>
    </w:p>
    <w:p w14:paraId="760CFAC6" w14:textId="0744C802" w:rsidR="003D2A9A" w:rsidRPr="00105569" w:rsidRDefault="00F93F1C" w:rsidP="009E4A69">
      <w:pPr>
        <w:pStyle w:val="ListParagraph"/>
        <w:rPr>
          <w:sz w:val="24"/>
        </w:rPr>
      </w:pPr>
      <w:r w:rsidRPr="00105569">
        <w:rPr>
          <w:sz w:val="24"/>
        </w:rPr>
        <w:t>geo:</w:t>
      </w:r>
      <w:r w:rsidR="003D2A9A" w:rsidRPr="00105569">
        <w:rPr>
          <w:sz w:val="24"/>
        </w:rPr>
        <w:t>gmlLiteral</w:t>
      </w:r>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2C6657" w14:paraId="77B659FF" w14:textId="77777777" w:rsidTr="00F51C25">
        <w:tc>
          <w:tcPr>
            <w:tcW w:w="2728" w:type="dxa"/>
          </w:tcPr>
          <w:p w14:paraId="39211268" w14:textId="01A17345" w:rsidR="002C6657" w:rsidRPr="00F51C25" w:rsidRDefault="002C6657" w:rsidP="00F51C25">
            <w:r>
              <w:t>icity:hasLocation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A24F05" w:rsidRDefault="00A24F05"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A24F05" w:rsidRPr="00F62579" w:rsidRDefault="00A24F05"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A24F05" w:rsidRPr="00F62579" w:rsidRDefault="00A24F05"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A24F05" w:rsidRPr="00F62579" w:rsidRDefault="00A24F05"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A24F05" w:rsidRDefault="00A24F05"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A24F05" w:rsidRPr="00870DF4" w:rsidRDefault="00A24F05" w:rsidP="00DA460B">
                      <w:pPr>
                        <w:rPr>
                          <w:rFonts w:ascii="Courier New" w:hAnsi="Courier New"/>
                        </w:rPr>
                      </w:pPr>
                      <w:r w:rsidRPr="00870DF4">
                        <w:rPr>
                          <w:rFonts w:ascii="Courier New" w:hAnsi="Courier New"/>
                        </w:rPr>
                        <w:t>ex:Monument1 a ex:Monument;</w:t>
                      </w:r>
                    </w:p>
                    <w:p w14:paraId="10094341" w14:textId="77777777" w:rsidR="00A24F05" w:rsidRPr="00870DF4" w:rsidRDefault="00A24F05" w:rsidP="00DA460B">
                      <w:pPr>
                        <w:rPr>
                          <w:rFonts w:ascii="Courier New" w:hAnsi="Courier New"/>
                        </w:rPr>
                      </w:pPr>
                      <w:r w:rsidRPr="00870DF4">
                        <w:rPr>
                          <w:rFonts w:ascii="Courier New" w:hAnsi="Courier New"/>
                        </w:rPr>
                        <w:t xml:space="preserve">   rdfs:label "Washington Monument";</w:t>
                      </w:r>
                    </w:p>
                    <w:p w14:paraId="4E65DB1F" w14:textId="77777777" w:rsidR="00A24F05" w:rsidRPr="00870DF4" w:rsidRDefault="00A24F05" w:rsidP="00DA460B">
                      <w:pPr>
                        <w:rPr>
                          <w:rFonts w:ascii="Courier New" w:hAnsi="Courier New"/>
                        </w:rPr>
                      </w:pPr>
                      <w:r w:rsidRPr="00870DF4">
                        <w:rPr>
                          <w:rFonts w:ascii="Courier New" w:hAnsi="Courier New"/>
                        </w:rPr>
                        <w:t xml:space="preserve">   geo:hasGeometry ex:Point1 .</w:t>
                      </w:r>
                    </w:p>
                    <w:p w14:paraId="34940B2E" w14:textId="77777777" w:rsidR="00A24F05" w:rsidRPr="00870DF4" w:rsidRDefault="00A24F05" w:rsidP="00DA460B">
                      <w:pPr>
                        <w:rPr>
                          <w:rFonts w:ascii="Courier New" w:hAnsi="Courier New"/>
                        </w:rPr>
                      </w:pPr>
                      <w:r w:rsidRPr="00870DF4">
                        <w:rPr>
                          <w:rFonts w:ascii="Courier New" w:hAnsi="Courier New"/>
                        </w:rPr>
                        <w:t>ex:Point1 a geo:Point;</w:t>
                      </w:r>
                    </w:p>
                    <w:p w14:paraId="2E7DB22A" w14:textId="77777777" w:rsidR="00A24F05" w:rsidRPr="00870DF4" w:rsidRDefault="00A24F05"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A24F05" w:rsidRPr="00870DF4" w:rsidRDefault="00A24F05" w:rsidP="00DA460B">
                      <w:pPr>
                        <w:rPr>
                          <w:rFonts w:ascii="Courier New" w:hAnsi="Courier New"/>
                        </w:rPr>
                      </w:pPr>
                      <w:r w:rsidRPr="00870DF4">
                        <w:rPr>
                          <w:rFonts w:ascii="Courier New" w:hAnsi="Courier New"/>
                        </w:rPr>
                        <w:t>Ex:Park1 a ex:Park;</w:t>
                      </w:r>
                    </w:p>
                    <w:p w14:paraId="5EE39A33" w14:textId="77777777" w:rsidR="00A24F05" w:rsidRPr="00870DF4" w:rsidRDefault="00A24F05" w:rsidP="00DA460B">
                      <w:pPr>
                        <w:rPr>
                          <w:rFonts w:ascii="Courier New" w:hAnsi="Courier New"/>
                        </w:rPr>
                      </w:pPr>
                      <w:r w:rsidRPr="00870DF4">
                        <w:rPr>
                          <w:rFonts w:ascii="Courier New" w:hAnsi="Courier New"/>
                        </w:rPr>
                        <w:tab/>
                        <w:t>rdfs:label "Example Park";</w:t>
                      </w:r>
                    </w:p>
                    <w:p w14:paraId="5C9F7888" w14:textId="77777777" w:rsidR="00A24F05" w:rsidRPr="00870DF4" w:rsidRDefault="00A24F05" w:rsidP="00DA460B">
                      <w:pPr>
                        <w:rPr>
                          <w:rFonts w:ascii="Courier New" w:hAnsi="Courier New"/>
                        </w:rPr>
                      </w:pPr>
                      <w:r w:rsidRPr="00870DF4">
                        <w:rPr>
                          <w:rFonts w:ascii="Courier New" w:hAnsi="Courier New"/>
                        </w:rPr>
                        <w:tab/>
                        <w:t>geo:hasGeometry ex:Polygon1 .</w:t>
                      </w:r>
                    </w:p>
                    <w:p w14:paraId="6CDFE9B9" w14:textId="77777777" w:rsidR="00A24F05" w:rsidRPr="00870DF4" w:rsidRDefault="00A24F05" w:rsidP="00DA460B">
                      <w:pPr>
                        <w:rPr>
                          <w:rFonts w:ascii="Courier New" w:hAnsi="Courier New"/>
                        </w:rPr>
                      </w:pPr>
                      <w:r w:rsidRPr="00870DF4">
                        <w:rPr>
                          <w:rFonts w:ascii="Courier New" w:hAnsi="Courier New"/>
                        </w:rPr>
                        <w:t>ex:Polygon1 a geo:Polygon;</w:t>
                      </w:r>
                    </w:p>
                    <w:p w14:paraId="651642C2" w14:textId="77777777" w:rsidR="00A24F05" w:rsidRPr="00870DF4" w:rsidRDefault="00A24F05"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r>
        <w:t xml:space="preserve">precondition(VehicleW30LGas,Activity-Shop)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r>
        <w:t>preconditio</w:t>
      </w:r>
      <w:r w:rsidR="00F31201">
        <w:t>n(VehicleW30LGas,Activity-Shop)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decomp_of(x,y)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a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A24F05" w:rsidRPr="00680A88" w:rsidRDefault="00A24F05"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A24F05" w:rsidRPr="00680A88" w:rsidRDefault="00A24F05"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A24F05" w:rsidRPr="00680A88" w:rsidRDefault="00A24F05"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A24F05" w:rsidRPr="00680A88" w:rsidRDefault="00A24F05"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A24F05" w:rsidRPr="00680A88" w:rsidRDefault="00A24F05"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A24F05" w:rsidRPr="00680A88" w:rsidRDefault="00A24F05" w:rsidP="00345927">
                        <w:pPr>
                          <w:rPr>
                            <w:sz w:val="22"/>
                            <w:szCs w:val="22"/>
                          </w:rPr>
                        </w:pPr>
                        <w:r w:rsidRPr="00680A88">
                          <w:rPr>
                            <w:sz w:val="22"/>
                            <w:szCs w:val="22"/>
                          </w:rPr>
                          <w:t>om:Quantity</w:t>
                        </w:r>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A24F05" w:rsidRPr="00680A88" w:rsidRDefault="00A24F05" w:rsidP="00345927">
                        <w:pPr>
                          <w:rPr>
                            <w:sz w:val="22"/>
                            <w:szCs w:val="22"/>
                          </w:rPr>
                        </w:pPr>
                        <w:r w:rsidRPr="00680A88">
                          <w:rPr>
                            <w:sz w:val="22"/>
                            <w:szCs w:val="22"/>
                          </w:rPr>
                          <w:t>om:Measure</w:t>
                        </w:r>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A24F05" w:rsidRPr="00680A88" w:rsidRDefault="00A24F05" w:rsidP="00345927">
                        <w:pPr>
                          <w:rPr>
                            <w:sz w:val="22"/>
                            <w:szCs w:val="22"/>
                          </w:rPr>
                        </w:pPr>
                        <w:r w:rsidRPr="00680A88">
                          <w:rPr>
                            <w:sz w:val="22"/>
                            <w:szCs w:val="22"/>
                          </w:rPr>
                          <w:t>om:Unit_of_measure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A24F05" w:rsidRPr="00680A88" w:rsidRDefault="00A24F05" w:rsidP="00345927">
                        <w:pPr>
                          <w:rPr>
                            <w:sz w:val="22"/>
                            <w:szCs w:val="22"/>
                          </w:rPr>
                        </w:pPr>
                        <w:r w:rsidRPr="00680A88">
                          <w:rPr>
                            <w:sz w:val="22"/>
                            <w:szCs w:val="22"/>
                          </w:rPr>
                          <w:t>om:hasValue</w:t>
                        </w:r>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A24F05" w:rsidRPr="00680A88" w:rsidRDefault="00A24F05" w:rsidP="00345927">
                        <w:pPr>
                          <w:rPr>
                            <w:sz w:val="22"/>
                            <w:szCs w:val="22"/>
                          </w:rPr>
                        </w:pPr>
                        <w:r w:rsidRPr="00680A88">
                          <w:rPr>
                            <w:sz w:val="22"/>
                            <w:szCs w:val="22"/>
                          </w:rPr>
                          <w:t>om:unit_of_measure_or_measurement_scale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A24F05" w:rsidRPr="00680A88" w:rsidRDefault="00A24F05"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r w:rsidR="00C87610" w:rsidRPr="00E80D3C">
        <w:rPr>
          <w:strike/>
        </w:rPr>
        <w:t xml:space="preserve">govstat:Population,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A WeeklyRecurringEvent recurs regularly on the same day of the week, as specified by the schema:dayOfWeek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ranges over the xsd:time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ssn:Property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ssn:Property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r>
              <w:t>sosa:madeObservation</w:t>
            </w:r>
          </w:p>
        </w:tc>
        <w:tc>
          <w:tcPr>
            <w:tcW w:w="4197" w:type="dxa"/>
          </w:tcPr>
          <w:p w14:paraId="33D9805F" w14:textId="77777777" w:rsidR="004F1D87" w:rsidRDefault="004F1D87" w:rsidP="002F7C60">
            <w:r>
              <w:t>only sosa:Observation</w:t>
            </w:r>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r>
              <w:t>sosa:observes</w:t>
            </w:r>
          </w:p>
        </w:tc>
        <w:tc>
          <w:tcPr>
            <w:tcW w:w="4197" w:type="dxa"/>
          </w:tcPr>
          <w:p w14:paraId="700C429E" w14:textId="77777777" w:rsidR="004F1D87" w:rsidRDefault="004F1D87" w:rsidP="002F7C60">
            <w:r>
              <w:t>only sosa:ObservableProperty</w:t>
            </w:r>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r>
              <w:t>ssn:detects</w:t>
            </w:r>
          </w:p>
        </w:tc>
        <w:tc>
          <w:tcPr>
            <w:tcW w:w="4197" w:type="dxa"/>
          </w:tcPr>
          <w:p w14:paraId="553EEA77" w14:textId="77777777" w:rsidR="004F1D87" w:rsidRDefault="004F1D87" w:rsidP="002F7C60">
            <w:r>
              <w:t>only ssn:Stimulus</w:t>
            </w:r>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r>
              <w:t>sosa:madeBySensor</w:t>
            </w:r>
          </w:p>
        </w:tc>
        <w:tc>
          <w:tcPr>
            <w:tcW w:w="4197" w:type="dxa"/>
          </w:tcPr>
          <w:p w14:paraId="77DA75CD" w14:textId="77777777" w:rsidR="004F1D87" w:rsidRDefault="004F1D87" w:rsidP="002F7C60">
            <w:r>
              <w:t>exactly 1 sosa:Sensor</w:t>
            </w:r>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r>
              <w:t>sosa:hasFeatureOfInterest</w:t>
            </w:r>
          </w:p>
        </w:tc>
        <w:tc>
          <w:tcPr>
            <w:tcW w:w="4197" w:type="dxa"/>
          </w:tcPr>
          <w:p w14:paraId="7E60077B" w14:textId="77777777" w:rsidR="004F1D87" w:rsidRDefault="004F1D87" w:rsidP="002F7C60">
            <w:r>
              <w:t>exactly 1 owl:Thing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r>
              <w:t>sosa:hasResult</w:t>
            </w:r>
          </w:p>
        </w:tc>
        <w:tc>
          <w:tcPr>
            <w:tcW w:w="4197" w:type="dxa"/>
          </w:tcPr>
          <w:p w14:paraId="583B5E72" w14:textId="77777777" w:rsidR="004F1D87" w:rsidRDefault="004F1D87" w:rsidP="002F7C60">
            <w:r>
              <w:t>exactly 1 owl:Thing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r>
              <w:t>sosa:observedProperty</w:t>
            </w:r>
          </w:p>
        </w:tc>
        <w:tc>
          <w:tcPr>
            <w:tcW w:w="4197" w:type="dxa"/>
          </w:tcPr>
          <w:p w14:paraId="50406873" w14:textId="77777777" w:rsidR="004F1D87" w:rsidRDefault="004F1D87" w:rsidP="002F7C60">
            <w:r>
              <w:t>exactly 1 owl:Thing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r>
              <w:t>sosa:phenomenonTime</w:t>
            </w:r>
          </w:p>
        </w:tc>
        <w:tc>
          <w:tcPr>
            <w:tcW w:w="4197" w:type="dxa"/>
          </w:tcPr>
          <w:p w14:paraId="1B5850B9" w14:textId="77777777" w:rsidR="004F1D87" w:rsidRDefault="004F1D87" w:rsidP="002F7C60">
            <w:r>
              <w:t>exactly 1 owl:Thing</w:t>
            </w:r>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r>
              <w:t>sosa:resultTime</w:t>
            </w:r>
          </w:p>
        </w:tc>
        <w:tc>
          <w:tcPr>
            <w:tcW w:w="4197" w:type="dxa"/>
          </w:tcPr>
          <w:p w14:paraId="1279DAE9" w14:textId="77777777" w:rsidR="004F1D87" w:rsidRDefault="004F1D87" w:rsidP="002F7C60">
            <w:r>
              <w:t>exactly 1 rdfs:Literal</w:t>
            </w:r>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r>
              <w:t>ssn:wasOriginatedBy</w:t>
            </w:r>
          </w:p>
        </w:tc>
        <w:tc>
          <w:tcPr>
            <w:tcW w:w="4197" w:type="dxa"/>
          </w:tcPr>
          <w:p w14:paraId="37E263D7" w14:textId="77777777" w:rsidR="004F1D87" w:rsidRDefault="004F1D87" w:rsidP="002F7C60">
            <w:r>
              <w:t>exactly 1 owl:Thing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r>
              <w:t>ssn:</w:t>
            </w:r>
            <w:r w:rsidRPr="00F06DDA">
              <w:t>Stimulus</w:t>
            </w:r>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sosa:</w:t>
            </w:r>
            <w:r w:rsidRPr="00F06DDA">
              <w:t>Observation</w:t>
            </w:r>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r>
              <w:t>sosa:</w:t>
            </w:r>
            <w:r w:rsidRPr="00F06DDA">
              <w:t>Sensor</w:t>
            </w:r>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min 1 owl:Thing</w:t>
            </w:r>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min 1 owl:Thing</w:t>
            </w:r>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lastRenderedPageBreak/>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xml:space="preserve">, and sex may be one of only male or female. The definition of sex is distinct from that of a person’s gender: “Sex refers to sex assigned at birth. Sex is typically assigned </w:t>
      </w:r>
      <w:r w:rsidR="00046E73" w:rsidRPr="00BF7587">
        <w:lastRenderedPageBreak/>
        <w:t>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lastRenderedPageBreak/>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simply make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this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only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r>
              <w:t>gci:Household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77777777" w:rsidR="008A7A83" w:rsidRDefault="008A7A83" w:rsidP="002626F5">
            <w:r>
              <w:t>exactly 1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only person:Person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lastRenderedPageBreak/>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r>
              <w:t>change:</w:t>
            </w:r>
            <w:r w:rsidR="003D78DD">
              <w:t>TimeVaryingConcept</w:t>
            </w:r>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r>
              <w:t>change:</w:t>
            </w:r>
            <w:r w:rsidR="006D5597">
              <w:t>existsAt</w:t>
            </w:r>
          </w:p>
        </w:tc>
        <w:tc>
          <w:tcPr>
            <w:tcW w:w="4117" w:type="dxa"/>
          </w:tcPr>
          <w:p w14:paraId="2E7F757E" w14:textId="77777777" w:rsidR="003D78DD" w:rsidRDefault="003D78DD" w:rsidP="003D78DD">
            <w:r>
              <w:t xml:space="preserve">exactly 1 </w:t>
            </w:r>
            <w:r w:rsidR="002F0C0F">
              <w:t>time:</w:t>
            </w:r>
            <w:r>
              <w:t>Interval</w:t>
            </w:r>
          </w:p>
        </w:tc>
      </w:tr>
      <w:tr w:rsidR="00780FAD" w14:paraId="1DE66ABF" w14:textId="77777777" w:rsidTr="00CE3491">
        <w:trPr>
          <w:cantSplit/>
        </w:trPr>
        <w:tc>
          <w:tcPr>
            <w:tcW w:w="2737" w:type="dxa"/>
            <w:vMerge w:val="restart"/>
          </w:tcPr>
          <w:p w14:paraId="0E68ECAC" w14:textId="77777777" w:rsidR="00780FAD" w:rsidRDefault="00780FAD" w:rsidP="00FE6277">
            <w:r>
              <w:t>tove:Organization</w:t>
            </w:r>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r>
              <w:t>change:</w:t>
            </w:r>
            <w:r w:rsidR="00780FAD">
              <w:t>Manifestation</w:t>
            </w:r>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r>
              <w:t>change:</w:t>
            </w:r>
            <w:r w:rsidR="00780FAD">
              <w:t xml:space="preserve">manifestationOf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r>
              <w:t>change:</w:t>
            </w:r>
            <w:r w:rsidR="006D5597">
              <w:t>existsAt</w:t>
            </w:r>
          </w:p>
        </w:tc>
        <w:tc>
          <w:tcPr>
            <w:tcW w:w="4117" w:type="dxa"/>
          </w:tcPr>
          <w:p w14:paraId="7E6C3C5E" w14:textId="77777777" w:rsidR="00780FAD" w:rsidRDefault="00780FAD" w:rsidP="003D78DD">
            <w:r>
              <w:t xml:space="preserve">exactly 1 </w:t>
            </w:r>
            <w:r w:rsidR="002F0C0F">
              <w:t xml:space="preserve"> time:</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r>
              <w:t>schema:address</w:t>
            </w:r>
          </w:p>
        </w:tc>
        <w:tc>
          <w:tcPr>
            <w:tcW w:w="4117" w:type="dxa"/>
          </w:tcPr>
          <w:p w14:paraId="5944A592" w14:textId="77777777" w:rsidR="00780FAD" w:rsidRDefault="00780FAD" w:rsidP="003D78DD">
            <w:r>
              <w:t xml:space="preserve">only </w:t>
            </w:r>
            <w:r w:rsidR="004B15F3">
              <w:t>schema:Postal</w:t>
            </w:r>
            <w:r>
              <w:t>Address</w:t>
            </w:r>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r>
              <w:t>tove:has_goal</w:t>
            </w:r>
          </w:p>
        </w:tc>
        <w:tc>
          <w:tcPr>
            <w:tcW w:w="4117" w:type="dxa"/>
          </w:tcPr>
          <w:p w14:paraId="66E02A7B" w14:textId="77777777" w:rsidR="00780FAD" w:rsidRDefault="00780FAD" w:rsidP="00780FAD">
            <w:r>
              <w:t xml:space="preserve">only </w:t>
            </w:r>
            <w:r w:rsidR="00671E67">
              <w:t>tove:</w:t>
            </w:r>
            <w:r>
              <w:t>Goal</w:t>
            </w:r>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r>
              <w:t>tove:consists_of</w:t>
            </w:r>
          </w:p>
        </w:tc>
        <w:tc>
          <w:tcPr>
            <w:tcW w:w="4117" w:type="dxa"/>
          </w:tcPr>
          <w:p w14:paraId="0031DB60" w14:textId="77777777" w:rsidR="00780FAD" w:rsidRDefault="00780FAD" w:rsidP="00780FAD">
            <w:r>
              <w:t>only tove:Division</w:t>
            </w:r>
          </w:p>
        </w:tc>
      </w:tr>
      <w:tr w:rsidR="00780FAD" w14:paraId="4A16DA15" w14:textId="77777777" w:rsidTr="00CE3491">
        <w:trPr>
          <w:cantSplit/>
        </w:trPr>
        <w:tc>
          <w:tcPr>
            <w:tcW w:w="2737" w:type="dxa"/>
            <w:vMerge w:val="restart"/>
          </w:tcPr>
          <w:p w14:paraId="51A4FAEA" w14:textId="77777777" w:rsidR="00780FAD" w:rsidRDefault="00780FAD" w:rsidP="00780FAD">
            <w:r>
              <w:t>tove:Role</w:t>
            </w:r>
          </w:p>
        </w:tc>
        <w:tc>
          <w:tcPr>
            <w:tcW w:w="2496" w:type="dxa"/>
          </w:tcPr>
          <w:p w14:paraId="413AC632" w14:textId="77777777" w:rsidR="00780FAD" w:rsidRDefault="00780FAD" w:rsidP="00780FAD">
            <w:r>
              <w:t>tove:has_goal</w:t>
            </w:r>
          </w:p>
        </w:tc>
        <w:tc>
          <w:tcPr>
            <w:tcW w:w="4117" w:type="dxa"/>
          </w:tcPr>
          <w:p w14:paraId="06D23A65" w14:textId="77777777" w:rsidR="00780FAD" w:rsidRDefault="00780FAD" w:rsidP="00780FAD">
            <w:r>
              <w:t xml:space="preserve">only </w:t>
            </w:r>
            <w:r w:rsidR="00671E67">
              <w:t>tove:</w:t>
            </w:r>
            <w:r>
              <w:t>Goal</w:t>
            </w:r>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r>
              <w:t>tove:has_process</w:t>
            </w:r>
          </w:p>
        </w:tc>
        <w:tc>
          <w:tcPr>
            <w:tcW w:w="4117"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r>
              <w:t>tove:has_authority</w:t>
            </w:r>
          </w:p>
        </w:tc>
        <w:tc>
          <w:tcPr>
            <w:tcW w:w="4117" w:type="dxa"/>
          </w:tcPr>
          <w:p w14:paraId="58738063" w14:textId="77777777" w:rsidR="00780FAD" w:rsidRDefault="00780FAD" w:rsidP="00780FAD">
            <w:r>
              <w:t>only tove:</w:t>
            </w:r>
            <w:r w:rsidRPr="001C004F">
              <w:t>Authority</w:t>
            </w:r>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r>
              <w:t>tove:requires_skill</w:t>
            </w:r>
          </w:p>
        </w:tc>
        <w:tc>
          <w:tcPr>
            <w:tcW w:w="4117" w:type="dxa"/>
          </w:tcPr>
          <w:p w14:paraId="56B22AEB" w14:textId="77777777" w:rsidR="00780FAD" w:rsidRDefault="00780FAD" w:rsidP="00780FAD">
            <w:r>
              <w:t>only  tove:</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r>
              <w:t>tove:has_resource</w:t>
            </w:r>
          </w:p>
        </w:tc>
        <w:tc>
          <w:tcPr>
            <w:tcW w:w="4117" w:type="dxa"/>
          </w:tcPr>
          <w:p w14:paraId="345928DB" w14:textId="77777777" w:rsidR="00780FAD" w:rsidRDefault="001C004F" w:rsidP="00780FAD">
            <w:r>
              <w:t xml:space="preserve">only </w:t>
            </w:r>
            <w:r w:rsidR="00671E67">
              <w:t>resource:</w:t>
            </w:r>
            <w:r>
              <w:t>ResourceType</w:t>
            </w:r>
          </w:p>
        </w:tc>
      </w:tr>
      <w:tr w:rsidR="00780FAD" w14:paraId="3BC10347" w14:textId="77777777" w:rsidTr="00CE3491">
        <w:trPr>
          <w:cantSplit/>
        </w:trPr>
        <w:tc>
          <w:tcPr>
            <w:tcW w:w="2737" w:type="dxa"/>
          </w:tcPr>
          <w:p w14:paraId="033F4887" w14:textId="77777777" w:rsidR="00780FAD" w:rsidRDefault="00DA6E9C" w:rsidP="00780FAD">
            <w:r>
              <w:t>tove:</w:t>
            </w:r>
            <w:r w:rsidR="00780FAD">
              <w:t>Goal</w:t>
            </w:r>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r>
              <w:t>tove:</w:t>
            </w:r>
            <w:r w:rsidR="00780FAD">
              <w:t>Organization</w:t>
            </w:r>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r>
              <w:t>change:</w:t>
            </w:r>
            <w:r w:rsidR="006D5597">
              <w:t>existsAt</w:t>
            </w:r>
          </w:p>
        </w:tc>
        <w:tc>
          <w:tcPr>
            <w:tcW w:w="4117"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r>
              <w:t>tove:</w:t>
            </w:r>
            <w:r w:rsidR="00780FAD">
              <w:t>Organization</w:t>
            </w:r>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r>
              <w:t>change:</w:t>
            </w:r>
            <w:r w:rsidR="006D5597">
              <w:t>existsAt</w:t>
            </w:r>
          </w:p>
        </w:tc>
        <w:tc>
          <w:tcPr>
            <w:tcW w:w="4117"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r>
              <w:t>schema:address</w:t>
            </w:r>
          </w:p>
        </w:tc>
        <w:tc>
          <w:tcPr>
            <w:tcW w:w="4117" w:type="dxa"/>
          </w:tcPr>
          <w:p w14:paraId="3F4F4814" w14:textId="77777777" w:rsidR="00780FAD" w:rsidRDefault="00780FAD" w:rsidP="00780FAD">
            <w:r>
              <w:t xml:space="preserve">exactly 1 </w:t>
            </w:r>
            <w:r w:rsidR="004B15F3">
              <w:t>schema:Postal</w:t>
            </w:r>
            <w:r>
              <w:t>Address</w:t>
            </w:r>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r>
              <w:t>change:</w:t>
            </w:r>
            <w:r w:rsidR="00780FAD">
              <w:t>TimeVaryingConcept</w:t>
            </w:r>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r>
              <w:t>change:</w:t>
            </w:r>
            <w:r w:rsidR="006D5597">
              <w:t>existsAt</w:t>
            </w:r>
          </w:p>
        </w:tc>
        <w:tc>
          <w:tcPr>
            <w:tcW w:w="4117"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r>
              <w:t>change:</w:t>
            </w:r>
            <w:r w:rsidR="00780FAD">
              <w:t xml:space="preserve">hasManifestation some  BusinessEstablishment and  </w:t>
            </w:r>
            <w:r>
              <w:t xml:space="preserve"> </w:t>
            </w:r>
            <w:r>
              <w:lastRenderedPageBreak/>
              <w:t>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lastRenderedPageBreak/>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r>
              <w:t>change:</w:t>
            </w:r>
            <w:r w:rsidR="00780FAD">
              <w:t>Manifestation</w:t>
            </w:r>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r>
              <w:t>change:</w:t>
            </w:r>
            <w:r w:rsidR="006D5597">
              <w:t>existsAt</w:t>
            </w:r>
          </w:p>
        </w:tc>
        <w:tc>
          <w:tcPr>
            <w:tcW w:w="4117"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spatial_loc:</w:t>
            </w:r>
            <w:r w:rsidR="00780FAD">
              <w:t>hasLocation</w:t>
            </w:r>
          </w:p>
        </w:tc>
        <w:tc>
          <w:tcPr>
            <w:tcW w:w="4117"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r>
              <w:t>schema:</w:t>
            </w:r>
            <w:r w:rsidR="00780FAD">
              <w:t>address</w:t>
            </w:r>
          </w:p>
        </w:tc>
        <w:tc>
          <w:tcPr>
            <w:tcW w:w="4117" w:type="dxa"/>
          </w:tcPr>
          <w:p w14:paraId="4B3550A3" w14:textId="77777777" w:rsidR="00780FAD" w:rsidRDefault="00780FAD" w:rsidP="00780FAD">
            <w:r>
              <w:t xml:space="preserve">only </w:t>
            </w:r>
            <w:r w:rsidR="004B15F3">
              <w:t>schema:Postal</w:t>
            </w:r>
            <w:r>
              <w:t>Address</w:t>
            </w:r>
          </w:p>
        </w:tc>
      </w:tr>
      <w:tr w:rsidR="00662AF4" w14:paraId="683EFBA4" w14:textId="77777777" w:rsidTr="00CE3491">
        <w:trPr>
          <w:cantSplit/>
        </w:trPr>
        <w:tc>
          <w:tcPr>
            <w:tcW w:w="2737" w:type="dxa"/>
            <w:vMerge w:val="restart"/>
          </w:tcPr>
          <w:p w14:paraId="1AE6F08D" w14:textId="77777777" w:rsidR="00662AF4" w:rsidRDefault="00662AF4" w:rsidP="00662AF4">
            <w:r>
              <w:t>tove:OrganizationAgent</w:t>
            </w:r>
          </w:p>
        </w:tc>
        <w:tc>
          <w:tcPr>
            <w:tcW w:w="2496" w:type="dxa"/>
          </w:tcPr>
          <w:p w14:paraId="28A712F0" w14:textId="77777777" w:rsidR="00662AF4" w:rsidRDefault="00662AF4" w:rsidP="00662AF4">
            <w:r>
              <w:t>tove:member_of</w:t>
            </w:r>
          </w:p>
        </w:tc>
        <w:tc>
          <w:tcPr>
            <w:tcW w:w="4117" w:type="dxa"/>
          </w:tcPr>
          <w:p w14:paraId="2C8E4021" w14:textId="77777777" w:rsidR="00662AF4" w:rsidRDefault="00662AF4" w:rsidP="00662AF4">
            <w:r>
              <w:t>only tove:Division</w:t>
            </w:r>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r>
              <w:t>tove:plays</w:t>
            </w:r>
          </w:p>
        </w:tc>
        <w:tc>
          <w:tcPr>
            <w:tcW w:w="4117" w:type="dxa"/>
          </w:tcPr>
          <w:p w14:paraId="07FE6AF2" w14:textId="77777777" w:rsidR="00662AF4" w:rsidRDefault="00662AF4" w:rsidP="00662AF4">
            <w:r>
              <w:t>only  tove:Role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r>
              <w:t>tove:has_goal</w:t>
            </w:r>
          </w:p>
        </w:tc>
        <w:tc>
          <w:tcPr>
            <w:tcW w:w="4117" w:type="dxa"/>
          </w:tcPr>
          <w:p w14:paraId="6488AA7B" w14:textId="77777777" w:rsidR="00662AF4" w:rsidRDefault="00662AF4" w:rsidP="00662AF4">
            <w:r>
              <w:t>only tove:Goal</w:t>
            </w:r>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r>
              <w:t>tove:has_authority</w:t>
            </w:r>
          </w:p>
        </w:tc>
        <w:tc>
          <w:tcPr>
            <w:tcW w:w="4117" w:type="dxa"/>
          </w:tcPr>
          <w:p w14:paraId="2AD13FD5" w14:textId="77777777" w:rsidR="00662AF4" w:rsidRDefault="00662AF4" w:rsidP="00662AF4">
            <w:r>
              <w:t>only tove:Authority</w:t>
            </w:r>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r>
              <w:t>tove:OrganizationAgent</w:t>
            </w:r>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spatial_loc:SpatialFeature</w:t>
            </w:r>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(subClassOf</w:t>
            </w:r>
          </w:p>
        </w:tc>
        <w:tc>
          <w:tcPr>
            <w:tcW w:w="4117" w:type="dxa"/>
          </w:tcPr>
          <w:p w14:paraId="4C51C71F" w14:textId="5780F21D" w:rsidR="000C4D13" w:rsidRDefault="000C4D13" w:rsidP="000C4D13">
            <w:r>
              <w:t>FullTimeEmployee)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PartTimeEmployee) and (not PartTimeHomeEmployee)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exactly 1 monetary:MonetaryValue</w:t>
            </w:r>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r>
              <w:t>only  monetary:MonetaryValue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exactly 1  monetary:MonetaryValue</w:t>
            </w:r>
          </w:p>
        </w:tc>
      </w:tr>
      <w:tr w:rsidR="000C4D13" w14:paraId="20F79FC6" w14:textId="77777777" w:rsidTr="00CE3491">
        <w:trPr>
          <w:cantSplit/>
        </w:trPr>
        <w:tc>
          <w:tcPr>
            <w:tcW w:w="2737" w:type="dxa"/>
          </w:tcPr>
          <w:p w14:paraId="347C6995" w14:textId="77777777" w:rsidR="000C4D13" w:rsidRDefault="000C4D13" w:rsidP="000C4D13">
            <w:r>
              <w:t>tove:Activity</w:t>
            </w:r>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r>
              <w:t>activity:Activity</w:t>
            </w:r>
          </w:p>
        </w:tc>
      </w:tr>
      <w:tr w:rsidR="000C4D13" w14:paraId="69B077D5" w14:textId="77777777" w:rsidTr="00CE3491">
        <w:trPr>
          <w:cantSplit/>
        </w:trPr>
        <w:tc>
          <w:tcPr>
            <w:tcW w:w="2737" w:type="dxa"/>
          </w:tcPr>
          <w:p w14:paraId="56B9227B" w14:textId="77777777" w:rsidR="000C4D13" w:rsidRDefault="000C4D13" w:rsidP="000C4D13">
            <w:r>
              <w:t>tove:Resource</w:t>
            </w:r>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r>
              <w:t>resource:Resource</w:t>
            </w:r>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lastRenderedPageBreak/>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nit may contain some Facilities, e.g. kitchen, bath.(Note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r>
              <w:t>change:</w:t>
            </w:r>
            <w:r w:rsidR="003D78DD">
              <w:t>TimeVaryingConcept</w:t>
            </w:r>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r>
              <w:t>change:</w:t>
            </w:r>
            <w:r w:rsidR="006D5597">
              <w:t>existsAt</w:t>
            </w:r>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r>
              <w:t>change:</w:t>
            </w:r>
            <w:r w:rsidR="003D78DD">
              <w:t>Manifestation</w:t>
            </w:r>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r>
              <w:t>change:</w:t>
            </w:r>
            <w:r w:rsidR="006D5597">
              <w:t>existsAt</w:t>
            </w:r>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spatial_loc:</w:t>
            </w:r>
            <w:r w:rsidR="003D78DD">
              <w:t>hasLocation</w:t>
            </w:r>
          </w:p>
        </w:tc>
        <w:tc>
          <w:tcPr>
            <w:tcW w:w="4886"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r>
              <w:t>monetary:</w:t>
            </w:r>
            <w:r w:rsidR="003D78DD">
              <w:t>hasValue</w:t>
            </w:r>
          </w:p>
        </w:tc>
        <w:tc>
          <w:tcPr>
            <w:tcW w:w="4886" w:type="dxa"/>
          </w:tcPr>
          <w:p w14:paraId="09E5878A" w14:textId="77777777" w:rsidR="003D78DD" w:rsidRDefault="003D78DD" w:rsidP="003D78DD">
            <w:r>
              <w:t xml:space="preserve">only </w:t>
            </w:r>
            <w:r w:rsidR="00E72332">
              <w:t>monetary:</w:t>
            </w:r>
            <w:r>
              <w:t>MonetaryValue</w:t>
            </w:r>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r>
              <w:t>mereology:contains</w:t>
            </w:r>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r>
              <w:t>change:</w:t>
            </w:r>
            <w:r w:rsidR="005D44C9">
              <w:t>TimeVaryingConcept</w:t>
            </w:r>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r>
              <w:t>change:</w:t>
            </w:r>
            <w:r w:rsidR="006D5597">
              <w:t>existsAt</w:t>
            </w:r>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r>
              <w:t>change:</w:t>
            </w:r>
            <w:r w:rsidR="005D44C9">
              <w:t>hasMa</w:t>
            </w:r>
            <w:r w:rsidR="007C53F3">
              <w:t>nifestation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r>
              <w:t>mereology:containedIn</w:t>
            </w:r>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r>
              <w:t>schema:a</w:t>
            </w:r>
            <w:r w:rsidR="005D44C9">
              <w:t>ddress</w:t>
            </w:r>
          </w:p>
        </w:tc>
        <w:tc>
          <w:tcPr>
            <w:tcW w:w="4886" w:type="dxa"/>
          </w:tcPr>
          <w:p w14:paraId="1A6A8521" w14:textId="77777777" w:rsidR="005D44C9" w:rsidRDefault="005D44C9" w:rsidP="005D44C9">
            <w:r>
              <w:t xml:space="preserve">exactly 1 </w:t>
            </w:r>
            <w:r w:rsidR="005F6193">
              <w:t>schema:Postal</w:t>
            </w:r>
            <w:r>
              <w:t>Address</w:t>
            </w:r>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r>
              <w:t>change:</w:t>
            </w:r>
            <w:r w:rsidR="005D44C9">
              <w:t>Manifestation</w:t>
            </w:r>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r>
              <w:t>change:</w:t>
            </w:r>
            <w:r w:rsidR="005D44C9">
              <w:t>manifestationOf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r>
              <w:t>change:</w:t>
            </w:r>
            <w:r w:rsidR="006D5597">
              <w:t>existsAt</w:t>
            </w:r>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r>
              <w:t>monetary:</w:t>
            </w:r>
            <w:r w:rsidR="005D44C9">
              <w:t>hasValue</w:t>
            </w:r>
          </w:p>
        </w:tc>
        <w:tc>
          <w:tcPr>
            <w:tcW w:w="4886" w:type="dxa"/>
          </w:tcPr>
          <w:p w14:paraId="7340DAB9" w14:textId="77777777" w:rsidR="005D44C9" w:rsidRDefault="005D44C9" w:rsidP="005D44C9">
            <w:r>
              <w:t xml:space="preserve">only </w:t>
            </w:r>
            <w:r w:rsidR="00E72332">
              <w:t>monetary:</w:t>
            </w:r>
            <w:r>
              <w:t>MonetaryValue</w:t>
            </w:r>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only monetary:MonetaryValue</w:t>
            </w:r>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only om:</w:t>
            </w:r>
            <w:r w:rsidR="00CB5051">
              <w:t>area</w:t>
            </w:r>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w:t>
      </w:r>
      <w:r>
        <w:lastRenderedPageBreak/>
        <w:t>constraints may change with time). This results in the identification of two key concepts: the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 xml:space="preserve">A Node may contain different types of controls: Network Transfer, Signal Control, and </w:t>
      </w:r>
      <w:r w:rsidRPr="00503161">
        <w:rPr>
          <w:sz w:val="24"/>
        </w:rPr>
        <w:lastRenderedPageBreak/>
        <w:t>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w:t>
      </w:r>
      <w:r w:rsidRPr="00F8610D">
        <w:rPr>
          <w:sz w:val="24"/>
        </w:rPr>
        <w:lastRenderedPageBreak/>
        <w:t xml:space="preserve">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It may have some owner and is accessed by some Node. In the future, it may be useful to extend this class and relate it to 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lastRenderedPageBreak/>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r>
              <w:t>change:existsAt</w:t>
            </w:r>
          </w:p>
        </w:tc>
        <w:tc>
          <w:tcPr>
            <w:tcW w:w="4399" w:type="dxa"/>
          </w:tcPr>
          <w:p w14:paraId="19CE9AB8" w14:textId="77777777" w:rsidR="00C24DEA" w:rsidRDefault="00C24DEA" w:rsidP="00FC2BAF">
            <w:r>
              <w:t>exactly 1 time:Interval</w:t>
            </w:r>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r>
              <w:t>change:existsAt</w:t>
            </w:r>
          </w:p>
        </w:tc>
        <w:tc>
          <w:tcPr>
            <w:tcW w:w="4399" w:type="dxa"/>
          </w:tcPr>
          <w:p w14:paraId="738A3B58" w14:textId="77777777" w:rsidR="00C24DEA" w:rsidRDefault="00C24DEA" w:rsidP="006A0A1C">
            <w:r>
              <w:t>exactly 1 time:TemporalEntity</w:t>
            </w:r>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r>
              <w:t>mereology:hasComponent</w:t>
            </w:r>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r>
              <w:t>change:existsAt</w:t>
            </w:r>
          </w:p>
        </w:tc>
        <w:tc>
          <w:tcPr>
            <w:tcW w:w="4399" w:type="dxa"/>
          </w:tcPr>
          <w:p w14:paraId="0EAB1273" w14:textId="77777777" w:rsidR="00A9653B" w:rsidRDefault="00A9653B" w:rsidP="006A0A1C">
            <w:r>
              <w:t>exactly 1 time:Interval</w:t>
            </w:r>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r>
              <w:t>change:</w:t>
            </w:r>
            <w:r w:rsidR="006D5597">
              <w:t>existsAt</w:t>
            </w:r>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r>
              <w:t>mereology:componentOf</w:t>
            </w:r>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r>
              <w:t>change:</w:t>
            </w:r>
            <w:r w:rsidRPr="00700C00">
              <w:t>TimeVarying</w:t>
            </w:r>
            <w:r>
              <w:t>Concept</w:t>
            </w:r>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r>
              <w:t>change:existsAt</w:t>
            </w:r>
          </w:p>
        </w:tc>
        <w:tc>
          <w:tcPr>
            <w:tcW w:w="4399" w:type="dxa"/>
          </w:tcPr>
          <w:p w14:paraId="1D46F1C0" w14:textId="4E51DFCE" w:rsidR="00357841" w:rsidRDefault="00357841" w:rsidP="00357841">
            <w:r>
              <w:t>exactly 1 time:Interval</w:t>
            </w:r>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r>
              <w:t>mereology:componentOf</w:t>
            </w:r>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r>
              <w:t>change:</w:t>
            </w:r>
            <w:r w:rsidRPr="00700C00">
              <w:t>Manifestation</w:t>
            </w:r>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r>
              <w:t>change:existsAt</w:t>
            </w:r>
          </w:p>
        </w:tc>
        <w:tc>
          <w:tcPr>
            <w:tcW w:w="4399"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exactly 1 om:</w:t>
            </w:r>
            <w:r w:rsidR="00212FB1">
              <w:t>length</w:t>
            </w:r>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exactly 1 xsd:integer</w:t>
            </w:r>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r w:rsidR="00602F42">
              <w:t>om:</w:t>
            </w:r>
            <w:r w:rsidRPr="000B5886">
              <w:t xml:space="preserve">Quantity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max 1 om:</w:t>
            </w:r>
            <w:r w:rsidR="00E301C1">
              <w:t>speed</w:t>
            </w:r>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max 1 om:</w:t>
            </w:r>
            <w:r w:rsidR="00E301C1">
              <w:t>speed</w:t>
            </w:r>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r>
              <w:t>change:</w:t>
            </w:r>
            <w:r w:rsidRPr="00700C00">
              <w:t>TimeVarying</w:t>
            </w:r>
            <w:r>
              <w:t>Concept</w:t>
            </w:r>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r>
              <w:t>change:</w:t>
            </w:r>
            <w:r w:rsidRPr="00700C00">
              <w:t>hasManifestation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r>
              <w:t>change:existsAt</w:t>
            </w:r>
          </w:p>
        </w:tc>
        <w:tc>
          <w:tcPr>
            <w:tcW w:w="4399" w:type="dxa"/>
          </w:tcPr>
          <w:p w14:paraId="1C4C4C68" w14:textId="77777777" w:rsidR="00357841" w:rsidRPr="00700C00" w:rsidRDefault="00357841" w:rsidP="00357841">
            <w:r w:rsidRPr="00700C00">
              <w:t xml:space="preserve">exactly 1 </w:t>
            </w:r>
            <w:r>
              <w:t xml:space="preserve"> time:</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r>
              <w:t>change:</w:t>
            </w:r>
            <w:r w:rsidRPr="00700C00">
              <w:t>Manifestation</w:t>
            </w:r>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r>
              <w:t>change:</w:t>
            </w:r>
            <w:r w:rsidRPr="00700C00">
              <w:t>manifestationOf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r>
              <w:t>change:existsAt</w:t>
            </w:r>
          </w:p>
        </w:tc>
        <w:tc>
          <w:tcPr>
            <w:tcW w:w="4399" w:type="dxa"/>
          </w:tcPr>
          <w:p w14:paraId="35BC14A9" w14:textId="77777777" w:rsidR="00357841" w:rsidRPr="00700C00" w:rsidRDefault="00357841" w:rsidP="00357841">
            <w:r w:rsidRPr="00700C00">
              <w:t xml:space="preserve">exactly 1 </w:t>
            </w:r>
            <w:r>
              <w:t xml:space="preserve"> time:</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r>
              <w:t>mereology:componentOf</w:t>
            </w:r>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exactly 1 om:CapacityRate</w:t>
            </w:r>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max 1 om:</w:t>
            </w:r>
            <w:r w:rsidR="0018442F">
              <w:t>q</w:t>
            </w:r>
            <w:r>
              <w:t>uantity</w:t>
            </w:r>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max 1 om:</w:t>
            </w:r>
            <w:r w:rsidR="003D4C7A">
              <w:t>speed</w:t>
            </w:r>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max 1 om:</w:t>
            </w:r>
            <w:r w:rsidR="003D4C7A">
              <w:t>speed</w:t>
            </w:r>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r>
              <w:t>change:</w:t>
            </w:r>
            <w:r w:rsidRPr="00700C00">
              <w:t>TimeVarying</w:t>
            </w:r>
            <w:r>
              <w:t>Concept</w:t>
            </w:r>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r>
              <w:t>change:</w:t>
            </w:r>
            <w:r w:rsidRPr="00700C00">
              <w:t>hasManifestation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r>
              <w:t>change:existsAt</w:t>
            </w:r>
          </w:p>
        </w:tc>
        <w:tc>
          <w:tcPr>
            <w:tcW w:w="4399" w:type="dxa"/>
          </w:tcPr>
          <w:p w14:paraId="2918355B" w14:textId="77777777" w:rsidR="00357841" w:rsidRDefault="00357841" w:rsidP="00357841">
            <w:r>
              <w:t>exactly 1  time:Interval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r>
              <w:t>change:Manifestation</w:t>
            </w:r>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r>
              <w:t>change:existsAt</w:t>
            </w:r>
          </w:p>
        </w:tc>
        <w:tc>
          <w:tcPr>
            <w:tcW w:w="4399" w:type="dxa"/>
          </w:tcPr>
          <w:p w14:paraId="50380874" w14:textId="77777777" w:rsidR="00357841" w:rsidRPr="00700C00" w:rsidRDefault="00357841" w:rsidP="00357841">
            <w:r>
              <w:t>exactly 1  time:TemporalEntity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lastRenderedPageBreak/>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r w:rsidRPr="00700C00">
              <w:t xml:space="preserve">only </w:t>
            </w:r>
            <w:r>
              <w:t xml:space="preserve"> time:</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r>
              <w:t>change:TimeVaryingConcept</w:t>
            </w:r>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r>
              <w:t>change:</w:t>
            </w:r>
            <w:r w:rsidRPr="00700C00">
              <w:t>Manifestation</w:t>
            </w:r>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spatial_loc:hasL</w:t>
            </w:r>
            <w:r w:rsidRPr="00700C00">
              <w:t>ocation</w:t>
            </w:r>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spatial_loc:Feature</w:t>
            </w:r>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r>
              <w:t>otn:</w:t>
            </w:r>
            <w:r w:rsidRPr="00700C00">
              <w:t>Road</w:t>
            </w:r>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r>
              <w:t>change:</w:t>
            </w:r>
            <w:r w:rsidRPr="00700C00">
              <w:t>hasM</w:t>
            </w:r>
            <w:r>
              <w:t>anifestation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r>
              <w:t>change:existsAt</w:t>
            </w:r>
          </w:p>
        </w:tc>
        <w:tc>
          <w:tcPr>
            <w:tcW w:w="4399" w:type="dxa"/>
          </w:tcPr>
          <w:p w14:paraId="7BCE1A67" w14:textId="77777777" w:rsidR="00357841" w:rsidRPr="00700C00" w:rsidRDefault="00357841" w:rsidP="00357841">
            <w:r w:rsidRPr="00700C00">
              <w:t xml:space="preserve">exactly 1 </w:t>
            </w:r>
            <w:r>
              <w:t xml:space="preserve"> time:</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r>
              <w:t>otn:RoadElement</w:t>
            </w:r>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r>
              <w:t>change:existsAt</w:t>
            </w:r>
          </w:p>
        </w:tc>
        <w:tc>
          <w:tcPr>
            <w:tcW w:w="4399" w:type="dxa"/>
          </w:tcPr>
          <w:p w14:paraId="7CB624D4" w14:textId="77777777" w:rsidR="00357841" w:rsidRPr="00700C00" w:rsidRDefault="00357841" w:rsidP="00357841">
            <w:r w:rsidRPr="00700C00">
              <w:t xml:space="preserve">exactly 1 </w:t>
            </w:r>
            <w:r>
              <w:t xml:space="preserve"> time:</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spatial_loc:hasL</w:t>
            </w:r>
            <w:r w:rsidRPr="00700C00">
              <w:t>ocation</w:t>
            </w:r>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spatial_loc:SpatialFeature</w:t>
            </w:r>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{C,E,F,H,I,J,B,G,L,M,P,Q,R,S,A,K,T,U,V,W,Y}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ins w:id="95" w:author="Megan Katsumi" w:date="2018-11-14T09:12:00Z">
              <w:r>
                <w:t>sosa:</w:t>
              </w:r>
            </w:ins>
            <w:ins w:id="96" w:author="Megan Katsumi" w:date="2018-11-14T10:30:00Z">
              <w:r>
                <w:t>detects</w:t>
              </w:r>
            </w:ins>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ins w:id="98" w:author="Megan Katsumi" w:date="2018-11-14T10:30:00Z">
              <w:r>
                <w:t>sosa:observes</w:t>
              </w:r>
            </w:ins>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ins w:id="100" w:author="Megan Katsumi" w:date="2018-11-14T10:32:00Z">
              <w:r>
                <w:t>sosa:observes</w:t>
              </w:r>
            </w:ins>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ins w:id="102" w:author="Megan Katsumi" w:date="2018-11-14T10:32:00Z">
              <w:r>
                <w:t>sosa:observes</w:t>
              </w:r>
            </w:ins>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ins w:id="107" w:author="Megan Katsumi" w:date="2018-11-14T09:25:00Z">
              <w:r>
                <w:t>sosa:madeObservation</w:t>
              </w:r>
            </w:ins>
          </w:p>
        </w:tc>
        <w:tc>
          <w:tcPr>
            <w:tcW w:w="4399" w:type="dxa"/>
          </w:tcPr>
          <w:p w14:paraId="0EBFD551" w14:textId="3211FBD3" w:rsidR="001020C5" w:rsidRDefault="001020C5" w:rsidP="00272044">
            <w:pPr>
              <w:tabs>
                <w:tab w:val="center" w:pos="2335"/>
              </w:tabs>
            </w:pPr>
            <w:ins w:id="108" w:author="Megan Katsumi" w:date="2018-11-14T09:25:00Z">
              <w:r>
                <w:t>only (sosa:Observation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 xml:space="preserve">sosa:hasResult </w:t>
            </w:r>
            <w:r w:rsidRPr="009C34EF">
              <w:rPr>
                <w:highlight w:val="yellow"/>
              </w:rPr>
              <w:lastRenderedPageBreak/>
              <w:t>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lastRenderedPageBreak/>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r>
              <w:t>ssn:Stimulus</w:t>
            </w:r>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r>
              <w:t>ssn:ObservableProperty</w:t>
            </w:r>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r>
              <w:t>ssn:ObservableProperty</w:t>
            </w:r>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r>
              <w:t>ssn:ObservableProperty</w:t>
            </w:r>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om-2:Quantity</w:t>
            </w:r>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om-2:hasValue</w:t>
            </w:r>
          </w:p>
        </w:tc>
        <w:tc>
          <w:tcPr>
            <w:tcW w:w="4399" w:type="dxa"/>
          </w:tcPr>
          <w:p w14:paraId="195746E9" w14:textId="1AE1F14E" w:rsidR="00972559" w:rsidRDefault="00972559" w:rsidP="009C34EF">
            <w:pPr>
              <w:tabs>
                <w:tab w:val="center" w:pos="2335"/>
              </w:tabs>
            </w:pPr>
            <w:r>
              <w:t>only (om-2:hasU</w:t>
            </w:r>
            <w:r w:rsidRPr="0093359F">
              <w:t>nit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r w:rsidRPr="009C6FB4">
              <w:rPr>
                <w:highlight w:val="yellow"/>
              </w:rPr>
              <w:t>gci:cardinalityOf</w:t>
            </w:r>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r w:rsidRPr="009C6FB4">
              <w:rPr>
                <w:highlight w:val="yellow"/>
              </w:rPr>
              <w:t>gci:definedBy</w:t>
            </w:r>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om-2:Quantity</w:t>
            </w:r>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om-2:hasValue</w:t>
            </w:r>
          </w:p>
        </w:tc>
        <w:tc>
          <w:tcPr>
            <w:tcW w:w="4399" w:type="dxa"/>
          </w:tcPr>
          <w:p w14:paraId="781B9FC3" w14:textId="301F6585" w:rsidR="009C34EF" w:rsidRDefault="009C34EF" w:rsidP="009C34EF">
            <w:pPr>
              <w:tabs>
                <w:tab w:val="center" w:pos="2335"/>
              </w:tabs>
            </w:pPr>
            <w:r>
              <w:t>only (om-2:hasUnit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om-2:UnitDivision</w:t>
            </w:r>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om-2:hasNumerator</w:t>
            </w:r>
          </w:p>
        </w:tc>
        <w:tc>
          <w:tcPr>
            <w:tcW w:w="4399" w:type="dxa"/>
          </w:tcPr>
          <w:p w14:paraId="4A31104F" w14:textId="741E0520" w:rsidR="009C34EF" w:rsidRDefault="009C34EF" w:rsidP="009C34EF">
            <w:pPr>
              <w:tabs>
                <w:tab w:val="center" w:pos="2335"/>
              </w:tabs>
            </w:pPr>
            <w:r w:rsidRPr="00E80D3C">
              <w:t>only om-2:TimeUnit</w:t>
            </w:r>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om-2:hasDenominator</w:t>
            </w:r>
          </w:p>
        </w:tc>
        <w:tc>
          <w:tcPr>
            <w:tcW w:w="4399" w:type="dxa"/>
          </w:tcPr>
          <w:p w14:paraId="589E40DE" w14:textId="5B3CB802" w:rsidR="009C34EF" w:rsidRPr="00E80D3C" w:rsidRDefault="009C34EF" w:rsidP="009C34EF">
            <w:pPr>
              <w:tabs>
                <w:tab w:val="center" w:pos="2335"/>
              </w:tabs>
            </w:pPr>
            <w:r w:rsidRPr="00E80D3C">
              <w:t>only om-2:TimeUnit</w:t>
            </w:r>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om-2:Speed</w:t>
            </w:r>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om-2:hasAggregateFunction</w:t>
            </w:r>
          </w:p>
        </w:tc>
        <w:tc>
          <w:tcPr>
            <w:tcW w:w="4399" w:type="dxa"/>
          </w:tcPr>
          <w:p w14:paraId="390B7ACC" w14:textId="5AE01435" w:rsidR="009C34EF" w:rsidRDefault="009C34EF" w:rsidP="009C34EF">
            <w:pPr>
              <w:tabs>
                <w:tab w:val="center" w:pos="2335"/>
              </w:tabs>
            </w:pPr>
            <w:r>
              <w:t>value {om-2:average}</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om-2:Unit</w:t>
            </w:r>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om-2:Unit</w:t>
            </w:r>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only vehicle:Mode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r>
              <w:t>mereology:hasProperPart</w:t>
            </w:r>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A24F05"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 xml:space="preserve">The start and </w:t>
      </w:r>
      <w:r w:rsidR="00C24958">
        <w:lastRenderedPageBreak/>
        <w:t>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lastRenderedPageBreak/>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lastRenderedPageBreak/>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lastRenderedPageBreak/>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7" w:name="_Toc523308988"/>
      <w:r>
        <w:t>Trip</w:t>
      </w:r>
      <w:r w:rsidR="00BA1ACD">
        <w:t xml:space="preserve"> Ontology</w:t>
      </w:r>
      <w:bookmarkEnd w:id="127"/>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r>
      <w:r w:rsidR="0035644F">
        <w:lastRenderedPageBreak/>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547B69" w14:paraId="0DBFC831" w14:textId="77777777" w:rsidTr="00DF0EF3">
        <w:trPr>
          <w:cantSplit/>
        </w:trPr>
        <w:tc>
          <w:tcPr>
            <w:tcW w:w="2204" w:type="dxa"/>
            <w:vMerge w:val="restart"/>
          </w:tcPr>
          <w:p w14:paraId="20CF4685" w14:textId="144D6DD8" w:rsidR="00547B69" w:rsidRDefault="00547B69" w:rsidP="008E6E32">
            <w:r>
              <w:t>Trip</w:t>
            </w:r>
          </w:p>
        </w:tc>
        <w:tc>
          <w:tcPr>
            <w:tcW w:w="2484" w:type="dxa"/>
          </w:tcPr>
          <w:p w14:paraId="4AD11C62" w14:textId="116FC111" w:rsidR="00547B69" w:rsidRPr="00B706B5" w:rsidRDefault="00547B69" w:rsidP="008E6E32">
            <w:r w:rsidRPr="00B706B5">
              <w:t>subclassOf</w:t>
            </w:r>
          </w:p>
        </w:tc>
        <w:tc>
          <w:tcPr>
            <w:tcW w:w="4662" w:type="dxa"/>
          </w:tcPr>
          <w:p w14:paraId="533AB1B1" w14:textId="50325699" w:rsidR="00547B69" w:rsidRPr="00B706B5" w:rsidRDefault="00547B69" w:rsidP="008E6E32">
            <w:r w:rsidRPr="00B706B5">
              <w:t>activity:Activity</w:t>
            </w:r>
          </w:p>
        </w:tc>
      </w:tr>
      <w:tr w:rsidR="00547B69" w14:paraId="6C931658" w14:textId="77777777" w:rsidTr="00DF0EF3">
        <w:trPr>
          <w:cantSplit/>
        </w:trPr>
        <w:tc>
          <w:tcPr>
            <w:tcW w:w="2204" w:type="dxa"/>
            <w:vMerge/>
          </w:tcPr>
          <w:p w14:paraId="299F03A4" w14:textId="77777777" w:rsidR="00547B69" w:rsidRDefault="00547B69" w:rsidP="008E6E32"/>
        </w:tc>
        <w:tc>
          <w:tcPr>
            <w:tcW w:w="2484" w:type="dxa"/>
          </w:tcPr>
          <w:p w14:paraId="545B6386" w14:textId="77777777" w:rsidR="00547B69" w:rsidRDefault="00547B69" w:rsidP="008E6E32">
            <w:r>
              <w:t>startLoc</w:t>
            </w:r>
          </w:p>
        </w:tc>
        <w:tc>
          <w:tcPr>
            <w:tcW w:w="4662" w:type="dxa"/>
          </w:tcPr>
          <w:p w14:paraId="5105F4F4" w14:textId="77777777" w:rsidR="00547B69" w:rsidRDefault="00547B69" w:rsidP="008E6E32">
            <w:r w:rsidRPr="00E80D3C">
              <w:rPr>
                <w:highlight w:val="yellow"/>
              </w:rPr>
              <w:t>only</w:t>
            </w:r>
            <w:r>
              <w:t xml:space="preserve"> spatial_loc:SpatialFeature</w:t>
            </w:r>
          </w:p>
        </w:tc>
      </w:tr>
      <w:tr w:rsidR="00547B69" w14:paraId="2A555DC1" w14:textId="77777777" w:rsidTr="00DF0EF3">
        <w:trPr>
          <w:cantSplit/>
        </w:trPr>
        <w:tc>
          <w:tcPr>
            <w:tcW w:w="2204" w:type="dxa"/>
            <w:vMerge/>
          </w:tcPr>
          <w:p w14:paraId="61CD28C6" w14:textId="77777777" w:rsidR="00547B69" w:rsidRDefault="00547B69" w:rsidP="008E6E32"/>
        </w:tc>
        <w:tc>
          <w:tcPr>
            <w:tcW w:w="2484" w:type="dxa"/>
          </w:tcPr>
          <w:p w14:paraId="16A2290C" w14:textId="77777777" w:rsidR="00547B69" w:rsidRDefault="00547B69" w:rsidP="008E6E32">
            <w:r>
              <w:t>endLoc</w:t>
            </w:r>
          </w:p>
        </w:tc>
        <w:tc>
          <w:tcPr>
            <w:tcW w:w="4662" w:type="dxa"/>
          </w:tcPr>
          <w:p w14:paraId="660D6129" w14:textId="77777777" w:rsidR="00547B69" w:rsidRDefault="00547B69" w:rsidP="008E6E32">
            <w:r w:rsidRPr="00E80D3C">
              <w:rPr>
                <w:highlight w:val="yellow"/>
              </w:rPr>
              <w:t>only</w:t>
            </w:r>
            <w:r>
              <w:t xml:space="preserve">  spatial_loc:SpatialFeature</w:t>
            </w:r>
          </w:p>
        </w:tc>
      </w:tr>
      <w:tr w:rsidR="00547B69" w14:paraId="31B0A8B5" w14:textId="77777777" w:rsidTr="00DF0EF3">
        <w:trPr>
          <w:cantSplit/>
        </w:trPr>
        <w:tc>
          <w:tcPr>
            <w:tcW w:w="2204" w:type="dxa"/>
            <w:vMerge/>
          </w:tcPr>
          <w:p w14:paraId="27FA7242" w14:textId="77777777" w:rsidR="00547B69" w:rsidRDefault="00547B69" w:rsidP="008E6E32"/>
        </w:tc>
        <w:tc>
          <w:tcPr>
            <w:tcW w:w="2484" w:type="dxa"/>
          </w:tcPr>
          <w:p w14:paraId="4DFE09D8" w14:textId="77777777" w:rsidR="00547B69" w:rsidRPr="00E80D3C" w:rsidRDefault="00547B69" w:rsidP="008E6E32">
            <w:pPr>
              <w:rPr>
                <w:strike/>
              </w:rPr>
            </w:pPr>
            <w:r w:rsidRPr="00E80D3C">
              <w:rPr>
                <w:strike/>
              </w:rPr>
              <w:t>during</w:t>
            </w:r>
          </w:p>
        </w:tc>
        <w:tc>
          <w:tcPr>
            <w:tcW w:w="4662" w:type="dxa"/>
          </w:tcPr>
          <w:p w14:paraId="25CC8254" w14:textId="77777777" w:rsidR="00547B69" w:rsidRPr="00E80D3C" w:rsidRDefault="00547B69" w:rsidP="008E6E32">
            <w:pPr>
              <w:rPr>
                <w:strike/>
              </w:rPr>
            </w:pPr>
            <w:r w:rsidRPr="00E80D3C">
              <w:rPr>
                <w:strike/>
              </w:rPr>
              <w:t>exactly 1 time:Interval</w:t>
            </w:r>
          </w:p>
        </w:tc>
      </w:tr>
      <w:tr w:rsidR="00547B69" w14:paraId="35277DE0" w14:textId="77777777" w:rsidTr="00DF0EF3">
        <w:trPr>
          <w:cantSplit/>
        </w:trPr>
        <w:tc>
          <w:tcPr>
            <w:tcW w:w="2204" w:type="dxa"/>
            <w:vMerge/>
          </w:tcPr>
          <w:p w14:paraId="6144F993" w14:textId="77777777" w:rsidR="00547B69" w:rsidRDefault="00547B69" w:rsidP="008E6E32"/>
        </w:tc>
        <w:tc>
          <w:tcPr>
            <w:tcW w:w="2484" w:type="dxa"/>
          </w:tcPr>
          <w:p w14:paraId="2E2763BB" w14:textId="77777777" w:rsidR="00547B69" w:rsidRDefault="00547B69" w:rsidP="008E6E32">
            <w:r>
              <w:t>accessesNetwork</w:t>
            </w:r>
          </w:p>
        </w:tc>
        <w:tc>
          <w:tcPr>
            <w:tcW w:w="4662" w:type="dxa"/>
          </w:tcPr>
          <w:p w14:paraId="3829C2EB" w14:textId="77777777" w:rsidR="00547B69" w:rsidRDefault="00547B69" w:rsidP="008E6E32">
            <w:r>
              <w:t>min 1 transportation:Network</w:t>
            </w:r>
          </w:p>
        </w:tc>
      </w:tr>
      <w:tr w:rsidR="00547B69" w14:paraId="6489F01A" w14:textId="77777777" w:rsidTr="00DF0EF3">
        <w:trPr>
          <w:cantSplit/>
        </w:trPr>
        <w:tc>
          <w:tcPr>
            <w:tcW w:w="2204" w:type="dxa"/>
            <w:vMerge/>
          </w:tcPr>
          <w:p w14:paraId="4714BF4F" w14:textId="77777777" w:rsidR="00547B69" w:rsidRDefault="00547B69" w:rsidP="008E6E32"/>
        </w:tc>
        <w:tc>
          <w:tcPr>
            <w:tcW w:w="2484" w:type="dxa"/>
          </w:tcPr>
          <w:p w14:paraId="01FC17BD" w14:textId="77777777" w:rsidR="00547B69" w:rsidRDefault="00547B69" w:rsidP="008E6E32">
            <w:r>
              <w:t>accessesArc</w:t>
            </w:r>
          </w:p>
        </w:tc>
        <w:tc>
          <w:tcPr>
            <w:tcW w:w="4662" w:type="dxa"/>
          </w:tcPr>
          <w:p w14:paraId="3F275F90" w14:textId="77777777" w:rsidR="00547B69" w:rsidRDefault="00547B69" w:rsidP="008E6E32">
            <w:r>
              <w:t>min 1  transportation:Arc</w:t>
            </w:r>
          </w:p>
        </w:tc>
      </w:tr>
      <w:tr w:rsidR="00547B69" w14:paraId="2D11479F" w14:textId="77777777" w:rsidTr="00DF0EF3">
        <w:trPr>
          <w:cantSplit/>
        </w:trPr>
        <w:tc>
          <w:tcPr>
            <w:tcW w:w="2204" w:type="dxa"/>
            <w:vMerge/>
          </w:tcPr>
          <w:p w14:paraId="1ACD0FA8" w14:textId="77777777" w:rsidR="00547B69" w:rsidRDefault="00547B69" w:rsidP="008E6E32"/>
        </w:tc>
        <w:tc>
          <w:tcPr>
            <w:tcW w:w="2484" w:type="dxa"/>
          </w:tcPr>
          <w:p w14:paraId="47DE5D53" w14:textId="77777777" w:rsidR="00547B69" w:rsidRDefault="00547B69" w:rsidP="008E6E32">
            <w:r>
              <w:t>occursOn</w:t>
            </w:r>
          </w:p>
        </w:tc>
        <w:tc>
          <w:tcPr>
            <w:tcW w:w="4662" w:type="dxa"/>
          </w:tcPr>
          <w:p w14:paraId="38AF02F5" w14:textId="77777777" w:rsidR="00547B69" w:rsidRDefault="00547B69" w:rsidP="008E6E32">
            <w:r>
              <w:t>min 1  transportation:TransportationComplex</w:t>
            </w:r>
          </w:p>
        </w:tc>
      </w:tr>
      <w:tr w:rsidR="00547B69" w14:paraId="5DE04AC3" w14:textId="77777777" w:rsidTr="00DF0EF3">
        <w:trPr>
          <w:cantSplit/>
        </w:trPr>
        <w:tc>
          <w:tcPr>
            <w:tcW w:w="2204" w:type="dxa"/>
            <w:vMerge/>
          </w:tcPr>
          <w:p w14:paraId="1C770517" w14:textId="77777777" w:rsidR="00547B69" w:rsidRDefault="00547B69" w:rsidP="008E6E32"/>
        </w:tc>
        <w:tc>
          <w:tcPr>
            <w:tcW w:w="2484" w:type="dxa"/>
          </w:tcPr>
          <w:p w14:paraId="1D0B08E4" w14:textId="36154EBA" w:rsidR="00547B69" w:rsidRPr="00E80D3C" w:rsidRDefault="00547B69" w:rsidP="008E6E32">
            <w:pPr>
              <w:rPr>
                <w:highlight w:val="yellow"/>
              </w:rPr>
            </w:pPr>
            <w:r>
              <w:rPr>
                <w:highlight w:val="yellow"/>
              </w:rPr>
              <w:t>via</w:t>
            </w:r>
            <w:r w:rsidRPr="00E80D3C">
              <w:rPr>
                <w:highlight w:val="yellow"/>
              </w:rPr>
              <w:t>Mode</w:t>
            </w:r>
          </w:p>
        </w:tc>
        <w:tc>
          <w:tcPr>
            <w:tcW w:w="4662" w:type="dxa"/>
          </w:tcPr>
          <w:p w14:paraId="4B60DBE2" w14:textId="560D8F95" w:rsidR="00547B69" w:rsidRPr="00E80D3C" w:rsidRDefault="00547B69"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547B69" w14:paraId="663160AE" w14:textId="77777777" w:rsidTr="00DF0EF3">
        <w:trPr>
          <w:cantSplit/>
        </w:trPr>
        <w:tc>
          <w:tcPr>
            <w:tcW w:w="2204" w:type="dxa"/>
            <w:vMerge/>
          </w:tcPr>
          <w:p w14:paraId="389AB2AF" w14:textId="77777777" w:rsidR="00547B69" w:rsidRDefault="00547B69" w:rsidP="008E6E32"/>
        </w:tc>
        <w:tc>
          <w:tcPr>
            <w:tcW w:w="2484" w:type="dxa"/>
          </w:tcPr>
          <w:p w14:paraId="21C5C32F" w14:textId="07037286" w:rsidR="00547B69" w:rsidRDefault="00547B69" w:rsidP="008E6E32">
            <w:pPr>
              <w:rPr>
                <w:highlight w:val="yellow"/>
              </w:rPr>
            </w:pPr>
            <w:r w:rsidRPr="00547B69">
              <w:t xml:space="preserve">viaVehicle </w:t>
            </w:r>
          </w:p>
        </w:tc>
        <w:tc>
          <w:tcPr>
            <w:tcW w:w="4662" w:type="dxa"/>
          </w:tcPr>
          <w:p w14:paraId="3ADDB339" w14:textId="2A4D420B" w:rsidR="00547B69" w:rsidRPr="00E80D3C" w:rsidRDefault="00547B69" w:rsidP="008E6E32">
            <w:pPr>
              <w:rPr>
                <w:highlight w:val="yellow"/>
              </w:rPr>
            </w:pPr>
            <w:r w:rsidRPr="00547B69">
              <w:t>only Vehicle</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8" w:name="_Toc523308989"/>
      <w:r>
        <w:t>Trip Costs</w:t>
      </w:r>
      <w:bookmarkEnd w:id="128"/>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w:t>
      </w:r>
      <w:r>
        <w:lastRenderedPageBreak/>
        <w:t>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29" w:name="_Toc523308990"/>
      <w:r>
        <w:t>Urban System Ontology</w:t>
      </w:r>
      <w:bookmarkEnd w:id="129"/>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0"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lastRenderedPageBreak/>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some transit:</w:t>
            </w:r>
            <w:r w:rsidR="00FD13F5" w:rsidRPr="00A852ED">
              <w:t>Pass</w:t>
            </w:r>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lastRenderedPageBreak/>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bookmarkStart w:id="131" w:name="_GoBack" w:colFirst="0" w:colLast="0"/>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bookmarkEnd w:id="131"/>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lastRenderedPageBreak/>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lastRenderedPageBreak/>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lastRenderedPageBreak/>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lastRenderedPageBreak/>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0"/>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lastRenderedPageBreak/>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371B46" w14:textId="77777777" w:rsidR="00D323F5" w:rsidRDefault="00D323F5" w:rsidP="00EA354A">
      <w:r>
        <w:separator/>
      </w:r>
    </w:p>
  </w:endnote>
  <w:endnote w:type="continuationSeparator" w:id="0">
    <w:p w14:paraId="144AB24A" w14:textId="77777777" w:rsidR="00D323F5" w:rsidRDefault="00D323F5"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A24F05" w:rsidRDefault="00A24F05">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24F05" w:rsidRPr="0032583C" w:rsidRDefault="00A24F05">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24F05" w14:paraId="2B76F3B3" w14:textId="77777777" w:rsidTr="00967D94">
      <w:tc>
        <w:tcPr>
          <w:tcW w:w="6947" w:type="dxa"/>
        </w:tcPr>
        <w:p w14:paraId="07DEE8C9" w14:textId="77777777" w:rsidR="00A24F05" w:rsidRDefault="00A24F05"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24F05" w:rsidRDefault="00A24F05"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24F05" w:rsidRDefault="00A24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E7CB3" w14:textId="77777777" w:rsidR="00D323F5" w:rsidRDefault="00D323F5" w:rsidP="00EA354A">
      <w:r>
        <w:separator/>
      </w:r>
    </w:p>
  </w:footnote>
  <w:footnote w:type="continuationSeparator" w:id="0">
    <w:p w14:paraId="6BA9496B" w14:textId="77777777" w:rsidR="00D323F5" w:rsidRDefault="00D323F5" w:rsidP="00EA354A">
      <w:r>
        <w:continuationSeparator/>
      </w:r>
    </w:p>
  </w:footnote>
  <w:footnote w:id="1">
    <w:p w14:paraId="005D8B98" w14:textId="5699BB61" w:rsidR="00A24F05" w:rsidRPr="00FF4EA6" w:rsidRDefault="00A24F05">
      <w:pPr>
        <w:pStyle w:val="FootnoteText"/>
        <w:rPr>
          <w:lang w:val="en-CA"/>
        </w:rPr>
      </w:pPr>
      <w:r>
        <w:rPr>
          <w:rStyle w:val="FootnoteReference"/>
        </w:rPr>
        <w:footnoteRef/>
      </w:r>
      <w:r>
        <w:t xml:space="preserve"> </w:t>
      </w:r>
      <w:r w:rsidRPr="00FF4EA6">
        <w:t>https://github.com/dgarijo/Widoco</w:t>
      </w:r>
    </w:p>
  </w:footnote>
  <w:footnote w:id="2">
    <w:p w14:paraId="15FCF3B1" w14:textId="77777777" w:rsidR="00A24F05" w:rsidRDefault="00A24F05"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A24F05" w:rsidRPr="00E80D3C" w:rsidRDefault="00A24F05">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A24F05" w:rsidRDefault="00A24F05">
      <w:pPr>
        <w:pStyle w:val="FootnoteText"/>
      </w:pPr>
      <w:r>
        <w:rPr>
          <w:rStyle w:val="FootnoteReference"/>
        </w:rPr>
        <w:footnoteRef/>
      </w:r>
      <w:r>
        <w:t xml:space="preserve"> </w:t>
      </w:r>
      <w:r w:rsidRPr="009A36FB">
        <w:t>https://www.w3.org/TR/owl-time/</w:t>
      </w:r>
    </w:p>
  </w:footnote>
  <w:footnote w:id="5">
    <w:p w14:paraId="357B0B37" w14:textId="77777777" w:rsidR="00A24F05" w:rsidRDefault="00A24F05">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A24F05" w:rsidRPr="00E80D3C" w:rsidRDefault="00A24F05">
      <w:pPr>
        <w:pStyle w:val="FootnoteText"/>
        <w:rPr>
          <w:lang w:val="en-CA"/>
        </w:rPr>
      </w:pPr>
      <w:r>
        <w:rPr>
          <w:rStyle w:val="FootnoteReference"/>
        </w:rPr>
        <w:footnoteRef/>
      </w:r>
      <w:r>
        <w:t xml:space="preserve"> </w:t>
      </w:r>
      <w:r>
        <w:rPr>
          <w:lang w:val="en-CA"/>
        </w:rPr>
        <w:t>equivalent property?</w:t>
      </w:r>
    </w:p>
  </w:footnote>
  <w:footnote w:id="7">
    <w:p w14:paraId="1E58F82F" w14:textId="77777777" w:rsidR="00A24F05" w:rsidRPr="008C0C6B" w:rsidRDefault="00A24F05">
      <w:pPr>
        <w:pStyle w:val="FootnoteText"/>
        <w:rPr>
          <w:lang w:val="en-CA"/>
        </w:rPr>
      </w:pPr>
      <w:r>
        <w:rPr>
          <w:rStyle w:val="FootnoteReference"/>
        </w:rPr>
        <w:footnoteRef/>
      </w:r>
      <w:r>
        <w:t xml:space="preserve"> </w:t>
      </w:r>
      <w:r>
        <w:rPr>
          <w:lang w:val="en-CA"/>
        </w:rPr>
        <w:t>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Likewise with the containedIn and componentOf relations.</w:t>
      </w:r>
    </w:p>
  </w:footnote>
  <w:footnote w:id="8">
    <w:p w14:paraId="5635F86B" w14:textId="77777777" w:rsidR="00A24F05" w:rsidRDefault="00A24F05">
      <w:pPr>
        <w:pStyle w:val="FootnoteText"/>
      </w:pPr>
      <w:r>
        <w:rPr>
          <w:rStyle w:val="FootnoteReference"/>
        </w:rPr>
        <w:footnoteRef/>
      </w:r>
      <w:r>
        <w:t xml:space="preserve"> om:</w:t>
      </w:r>
      <w:r w:rsidRPr="00BD4EF4">
        <w:t>http://www.wurvoc.org/vocabularies/om-1.6/</w:t>
      </w:r>
    </w:p>
  </w:footnote>
  <w:footnote w:id="9">
    <w:p w14:paraId="0CCCF2E2" w14:textId="46693F90" w:rsidR="00A24F05" w:rsidRPr="00E80D3C" w:rsidRDefault="00A24F05">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A24F05" w:rsidRPr="00BD4EF4" w:rsidRDefault="00A24F05" w:rsidP="00E80D3C">
      <w:r>
        <w:rPr>
          <w:rStyle w:val="FootnoteReference"/>
        </w:rPr>
        <w:footnoteRef/>
      </w:r>
      <w:r>
        <w:t xml:space="preserve"> </w:t>
      </w:r>
      <w:r w:rsidRPr="00DC74DA">
        <w:t>http://ontology.eil.utoronto.ca/GCI/Foundation/GCI-Foundation-v2.owl</w:t>
      </w:r>
      <w:r>
        <w:t>#</w:t>
      </w:r>
    </w:p>
    <w:p w14:paraId="4AE1EB08" w14:textId="6D90AB37" w:rsidR="00A24F05" w:rsidRPr="00E80D3C" w:rsidRDefault="00A24F05">
      <w:pPr>
        <w:pStyle w:val="FootnoteText"/>
        <w:rPr>
          <w:lang w:val="en-CA"/>
        </w:rPr>
      </w:pPr>
    </w:p>
  </w:footnote>
  <w:footnote w:id="11">
    <w:p w14:paraId="2B0DD081" w14:textId="0C4649C5" w:rsidR="00A24F05" w:rsidRPr="008E7C02" w:rsidRDefault="00A24F05">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A24F05" w:rsidRPr="00046E73" w:rsidRDefault="00A24F05">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A24F05" w:rsidRDefault="00A24F05">
      <w:pPr>
        <w:pStyle w:val="FootnoteText"/>
      </w:pPr>
      <w:r>
        <w:rPr>
          <w:rStyle w:val="FootnoteReference"/>
        </w:rPr>
        <w:footnoteRef/>
      </w:r>
      <w:r>
        <w:t xml:space="preserve"> </w:t>
      </w:r>
      <w:r w:rsidRPr="00827DD8">
        <w:t>http://schema.org/</w:t>
      </w:r>
    </w:p>
  </w:footnote>
  <w:footnote w:id="14">
    <w:p w14:paraId="4E061129" w14:textId="77777777" w:rsidR="00A24F05" w:rsidRDefault="00A24F05">
      <w:pPr>
        <w:pStyle w:val="FootnoteText"/>
      </w:pPr>
      <w:r>
        <w:rPr>
          <w:rStyle w:val="FootnoteReference"/>
        </w:rPr>
        <w:footnoteRef/>
      </w:r>
      <w:r>
        <w:t xml:space="preserve"> </w:t>
      </w:r>
      <w:r w:rsidRPr="00827DD8">
        <w:t>http://ontology.eil.utoronto.ca/GCI/Shelters/GCI-Shelters.html</w:t>
      </w:r>
    </w:p>
  </w:footnote>
  <w:footnote w:id="15">
    <w:p w14:paraId="59CD3014" w14:textId="77777777" w:rsidR="00A24F05" w:rsidRDefault="00A24F05">
      <w:pPr>
        <w:pStyle w:val="FootnoteText"/>
      </w:pPr>
      <w:r>
        <w:rPr>
          <w:rStyle w:val="FootnoteReference"/>
        </w:rPr>
        <w:footnoteRef/>
      </w:r>
      <w:r>
        <w:t xml:space="preserve"> </w:t>
      </w:r>
      <w:r w:rsidRPr="005B2B4C">
        <w:t>http://ontology.eil.utoronto.ca/tove/organization.html</w:t>
      </w:r>
    </w:p>
  </w:footnote>
  <w:footnote w:id="16">
    <w:p w14:paraId="2EAE6E34" w14:textId="77777777" w:rsidR="00A24F05" w:rsidRDefault="00A24F05"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A24F05" w:rsidRPr="001A792D" w:rsidRDefault="00A24F05">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A24F05" w:rsidRDefault="00A24F05">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A24F05" w:rsidRPr="006539A1" w:rsidRDefault="00A24F05"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A24F05" w:rsidRPr="005B0E28" w:rsidRDefault="00A24F05">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3F5"/>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E3E28CB-6BBD-B84D-A583-F720E8FDD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72</Pages>
  <Words>22884</Words>
  <Characters>130439</Characters>
  <Application>Microsoft Office Word</Application>
  <DocSecurity>0</DocSecurity>
  <Lines>1086</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55</cp:revision>
  <cp:lastPrinted>2017-08-16T13:18:00Z</cp:lastPrinted>
  <dcterms:created xsi:type="dcterms:W3CDTF">2018-11-28T19:50:00Z</dcterms:created>
  <dcterms:modified xsi:type="dcterms:W3CDTF">2019-01-24T16:02:00Z</dcterms:modified>
</cp:coreProperties>
</file>