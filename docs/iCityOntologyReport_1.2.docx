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lastRenderedPageBreak/>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0747316D" w14:textId="679073F5" w:rsidR="00600FE3"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9452170" w:history="1">
            <w:r w:rsidR="00600FE3" w:rsidRPr="0017683D">
              <w:rPr>
                <w:rStyle w:val="Hyperlink"/>
                <w:noProof/>
              </w:rPr>
              <w:t>1</w:t>
            </w:r>
            <w:r w:rsidR="00600FE3">
              <w:rPr>
                <w:rFonts w:cstheme="minorBidi"/>
                <w:noProof/>
                <w:sz w:val="24"/>
                <w:lang w:val="en-CA" w:bidi="ar-SA"/>
              </w:rPr>
              <w:tab/>
            </w:r>
            <w:r w:rsidR="00600FE3" w:rsidRPr="0017683D">
              <w:rPr>
                <w:rStyle w:val="Hyperlink"/>
                <w:noProof/>
              </w:rPr>
              <w:t>Purpose</w:t>
            </w:r>
            <w:r w:rsidR="00600FE3">
              <w:rPr>
                <w:noProof/>
                <w:webHidden/>
              </w:rPr>
              <w:tab/>
            </w:r>
            <w:r w:rsidR="00600FE3">
              <w:rPr>
                <w:noProof/>
                <w:webHidden/>
              </w:rPr>
              <w:fldChar w:fldCharType="begin"/>
            </w:r>
            <w:r w:rsidR="00600FE3">
              <w:rPr>
                <w:noProof/>
                <w:webHidden/>
              </w:rPr>
              <w:instrText xml:space="preserve"> PAGEREF _Toc29452170 \h </w:instrText>
            </w:r>
            <w:r w:rsidR="00600FE3">
              <w:rPr>
                <w:noProof/>
                <w:webHidden/>
              </w:rPr>
            </w:r>
            <w:r w:rsidR="00600FE3">
              <w:rPr>
                <w:noProof/>
                <w:webHidden/>
              </w:rPr>
              <w:fldChar w:fldCharType="separate"/>
            </w:r>
            <w:r w:rsidR="00600FE3">
              <w:rPr>
                <w:noProof/>
                <w:webHidden/>
              </w:rPr>
              <w:t>5</w:t>
            </w:r>
            <w:r w:rsidR="00600FE3">
              <w:rPr>
                <w:noProof/>
                <w:webHidden/>
              </w:rPr>
              <w:fldChar w:fldCharType="end"/>
            </w:r>
          </w:hyperlink>
        </w:p>
        <w:p w14:paraId="513FE270" w14:textId="19DF3754" w:rsidR="00600FE3" w:rsidRDefault="00600FE3">
          <w:pPr>
            <w:pStyle w:val="TOC1"/>
            <w:tabs>
              <w:tab w:val="left" w:pos="400"/>
              <w:tab w:val="right" w:leader="dot" w:pos="9350"/>
            </w:tabs>
            <w:rPr>
              <w:rFonts w:cstheme="minorBidi"/>
              <w:noProof/>
              <w:sz w:val="24"/>
              <w:lang w:val="en-CA" w:bidi="ar-SA"/>
            </w:rPr>
          </w:pPr>
          <w:hyperlink w:anchor="_Toc29452171" w:history="1">
            <w:r w:rsidRPr="0017683D">
              <w:rPr>
                <w:rStyle w:val="Hyperlink"/>
                <w:noProof/>
              </w:rPr>
              <w:t>2</w:t>
            </w:r>
            <w:r>
              <w:rPr>
                <w:rFonts w:cstheme="minorBidi"/>
                <w:noProof/>
                <w:sz w:val="24"/>
                <w:lang w:val="en-CA" w:bidi="ar-SA"/>
              </w:rPr>
              <w:tab/>
            </w:r>
            <w:r w:rsidRPr="0017683D">
              <w:rPr>
                <w:rStyle w:val="Hyperlink"/>
                <w:noProof/>
              </w:rPr>
              <w:t>Scope</w:t>
            </w:r>
            <w:r>
              <w:rPr>
                <w:noProof/>
                <w:webHidden/>
              </w:rPr>
              <w:tab/>
            </w:r>
            <w:r>
              <w:rPr>
                <w:noProof/>
                <w:webHidden/>
              </w:rPr>
              <w:fldChar w:fldCharType="begin"/>
            </w:r>
            <w:r>
              <w:rPr>
                <w:noProof/>
                <w:webHidden/>
              </w:rPr>
              <w:instrText xml:space="preserve"> PAGEREF _Toc29452171 \h </w:instrText>
            </w:r>
            <w:r>
              <w:rPr>
                <w:noProof/>
                <w:webHidden/>
              </w:rPr>
            </w:r>
            <w:r>
              <w:rPr>
                <w:noProof/>
                <w:webHidden/>
              </w:rPr>
              <w:fldChar w:fldCharType="separate"/>
            </w:r>
            <w:r>
              <w:rPr>
                <w:noProof/>
                <w:webHidden/>
              </w:rPr>
              <w:t>5</w:t>
            </w:r>
            <w:r>
              <w:rPr>
                <w:noProof/>
                <w:webHidden/>
              </w:rPr>
              <w:fldChar w:fldCharType="end"/>
            </w:r>
          </w:hyperlink>
        </w:p>
        <w:p w14:paraId="1ADEB33D" w14:textId="40EB3A56" w:rsidR="00600FE3" w:rsidRDefault="00600FE3">
          <w:pPr>
            <w:pStyle w:val="TOC1"/>
            <w:tabs>
              <w:tab w:val="left" w:pos="400"/>
              <w:tab w:val="right" w:leader="dot" w:pos="9350"/>
            </w:tabs>
            <w:rPr>
              <w:rFonts w:cstheme="minorBidi"/>
              <w:noProof/>
              <w:sz w:val="24"/>
              <w:lang w:val="en-CA" w:bidi="ar-SA"/>
            </w:rPr>
          </w:pPr>
          <w:hyperlink w:anchor="_Toc29452172" w:history="1">
            <w:r w:rsidRPr="0017683D">
              <w:rPr>
                <w:rStyle w:val="Hyperlink"/>
                <w:noProof/>
              </w:rPr>
              <w:t>3</w:t>
            </w:r>
            <w:r>
              <w:rPr>
                <w:rFonts w:cstheme="minorBidi"/>
                <w:noProof/>
                <w:sz w:val="24"/>
                <w:lang w:val="en-CA" w:bidi="ar-SA"/>
              </w:rPr>
              <w:tab/>
            </w:r>
            <w:r w:rsidRPr="0017683D">
              <w:rPr>
                <w:rStyle w:val="Hyperlink"/>
                <w:noProof/>
              </w:rPr>
              <w:t>Role of the Ontology</w:t>
            </w:r>
            <w:r>
              <w:rPr>
                <w:noProof/>
                <w:webHidden/>
              </w:rPr>
              <w:tab/>
            </w:r>
            <w:r>
              <w:rPr>
                <w:noProof/>
                <w:webHidden/>
              </w:rPr>
              <w:fldChar w:fldCharType="begin"/>
            </w:r>
            <w:r>
              <w:rPr>
                <w:noProof/>
                <w:webHidden/>
              </w:rPr>
              <w:instrText xml:space="preserve"> PAGEREF _Toc29452172 \h </w:instrText>
            </w:r>
            <w:r>
              <w:rPr>
                <w:noProof/>
                <w:webHidden/>
              </w:rPr>
            </w:r>
            <w:r>
              <w:rPr>
                <w:noProof/>
                <w:webHidden/>
              </w:rPr>
              <w:fldChar w:fldCharType="separate"/>
            </w:r>
            <w:r>
              <w:rPr>
                <w:noProof/>
                <w:webHidden/>
              </w:rPr>
              <w:t>5</w:t>
            </w:r>
            <w:r>
              <w:rPr>
                <w:noProof/>
                <w:webHidden/>
              </w:rPr>
              <w:fldChar w:fldCharType="end"/>
            </w:r>
          </w:hyperlink>
        </w:p>
        <w:p w14:paraId="6C8EE8C0" w14:textId="4C0DE54B" w:rsidR="00600FE3" w:rsidRDefault="00600FE3">
          <w:pPr>
            <w:pStyle w:val="TOC1"/>
            <w:tabs>
              <w:tab w:val="left" w:pos="400"/>
              <w:tab w:val="right" w:leader="dot" w:pos="9350"/>
            </w:tabs>
            <w:rPr>
              <w:rFonts w:cstheme="minorBidi"/>
              <w:noProof/>
              <w:sz w:val="24"/>
              <w:lang w:val="en-CA" w:bidi="ar-SA"/>
            </w:rPr>
          </w:pPr>
          <w:hyperlink w:anchor="_Toc29452173" w:history="1">
            <w:r w:rsidRPr="0017683D">
              <w:rPr>
                <w:rStyle w:val="Hyperlink"/>
                <w:noProof/>
              </w:rPr>
              <w:t>4</w:t>
            </w:r>
            <w:r>
              <w:rPr>
                <w:rFonts w:cstheme="minorBidi"/>
                <w:noProof/>
                <w:sz w:val="24"/>
                <w:lang w:val="en-CA" w:bidi="ar-SA"/>
              </w:rPr>
              <w:tab/>
            </w:r>
            <w:r w:rsidRPr="0017683D">
              <w:rPr>
                <w:rStyle w:val="Hyperlink"/>
                <w:noProof/>
              </w:rPr>
              <w:t>Development Approach</w:t>
            </w:r>
            <w:r>
              <w:rPr>
                <w:noProof/>
                <w:webHidden/>
              </w:rPr>
              <w:tab/>
            </w:r>
            <w:r>
              <w:rPr>
                <w:noProof/>
                <w:webHidden/>
              </w:rPr>
              <w:fldChar w:fldCharType="begin"/>
            </w:r>
            <w:r>
              <w:rPr>
                <w:noProof/>
                <w:webHidden/>
              </w:rPr>
              <w:instrText xml:space="preserve"> PAGEREF _Toc29452173 \h </w:instrText>
            </w:r>
            <w:r>
              <w:rPr>
                <w:noProof/>
                <w:webHidden/>
              </w:rPr>
            </w:r>
            <w:r>
              <w:rPr>
                <w:noProof/>
                <w:webHidden/>
              </w:rPr>
              <w:fldChar w:fldCharType="separate"/>
            </w:r>
            <w:r>
              <w:rPr>
                <w:noProof/>
                <w:webHidden/>
              </w:rPr>
              <w:t>6</w:t>
            </w:r>
            <w:r>
              <w:rPr>
                <w:noProof/>
                <w:webHidden/>
              </w:rPr>
              <w:fldChar w:fldCharType="end"/>
            </w:r>
          </w:hyperlink>
        </w:p>
        <w:p w14:paraId="4183F36E" w14:textId="326464DD" w:rsidR="00600FE3" w:rsidRDefault="00600FE3">
          <w:pPr>
            <w:pStyle w:val="TOC1"/>
            <w:tabs>
              <w:tab w:val="left" w:pos="400"/>
              <w:tab w:val="right" w:leader="dot" w:pos="9350"/>
            </w:tabs>
            <w:rPr>
              <w:rFonts w:cstheme="minorBidi"/>
              <w:noProof/>
              <w:sz w:val="24"/>
              <w:lang w:val="en-CA" w:bidi="ar-SA"/>
            </w:rPr>
          </w:pPr>
          <w:hyperlink w:anchor="_Toc29452174" w:history="1">
            <w:r w:rsidRPr="0017683D">
              <w:rPr>
                <w:rStyle w:val="Hyperlink"/>
                <w:noProof/>
              </w:rPr>
              <w:t>5</w:t>
            </w:r>
            <w:r>
              <w:rPr>
                <w:rFonts w:cstheme="minorBidi"/>
                <w:noProof/>
                <w:sz w:val="24"/>
                <w:lang w:val="en-CA" w:bidi="ar-SA"/>
              </w:rPr>
              <w:tab/>
            </w:r>
            <w:r w:rsidRPr="0017683D">
              <w:rPr>
                <w:rStyle w:val="Hyperlink"/>
                <w:noProof/>
              </w:rPr>
              <w:t>Requirements</w:t>
            </w:r>
            <w:r>
              <w:rPr>
                <w:noProof/>
                <w:webHidden/>
              </w:rPr>
              <w:tab/>
            </w:r>
            <w:r>
              <w:rPr>
                <w:noProof/>
                <w:webHidden/>
              </w:rPr>
              <w:fldChar w:fldCharType="begin"/>
            </w:r>
            <w:r>
              <w:rPr>
                <w:noProof/>
                <w:webHidden/>
              </w:rPr>
              <w:instrText xml:space="preserve"> PAGEREF _Toc29452174 \h </w:instrText>
            </w:r>
            <w:r>
              <w:rPr>
                <w:noProof/>
                <w:webHidden/>
              </w:rPr>
            </w:r>
            <w:r>
              <w:rPr>
                <w:noProof/>
                <w:webHidden/>
              </w:rPr>
              <w:fldChar w:fldCharType="separate"/>
            </w:r>
            <w:r>
              <w:rPr>
                <w:noProof/>
                <w:webHidden/>
              </w:rPr>
              <w:t>7</w:t>
            </w:r>
            <w:r>
              <w:rPr>
                <w:noProof/>
                <w:webHidden/>
              </w:rPr>
              <w:fldChar w:fldCharType="end"/>
            </w:r>
          </w:hyperlink>
        </w:p>
        <w:p w14:paraId="7E1E892A" w14:textId="247F9224" w:rsidR="00600FE3" w:rsidRDefault="00600FE3">
          <w:pPr>
            <w:pStyle w:val="TOC2"/>
            <w:tabs>
              <w:tab w:val="left" w:pos="720"/>
              <w:tab w:val="right" w:leader="dot" w:pos="9350"/>
            </w:tabs>
            <w:rPr>
              <w:rFonts w:cstheme="minorBidi"/>
              <w:noProof/>
              <w:sz w:val="24"/>
              <w:lang w:val="en-CA" w:bidi="ar-SA"/>
            </w:rPr>
          </w:pPr>
          <w:hyperlink w:anchor="_Toc29452175" w:history="1">
            <w:r w:rsidRPr="0017683D">
              <w:rPr>
                <w:rStyle w:val="Hyperlink"/>
                <w:rFonts w:ascii="Times New Roman" w:hAnsi="Times New Roman"/>
                <w:noProof/>
                <w:snapToGrid w:val="0"/>
                <w:w w:val="0"/>
              </w:rPr>
              <w:t>5.1</w:t>
            </w:r>
            <w:r>
              <w:rPr>
                <w:rFonts w:cstheme="minorBidi"/>
                <w:noProof/>
                <w:sz w:val="24"/>
                <w:lang w:val="en-CA" w:bidi="ar-SA"/>
              </w:rPr>
              <w:tab/>
            </w:r>
            <w:r w:rsidRPr="0017683D">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_Toc29452175 \h </w:instrText>
            </w:r>
            <w:r>
              <w:rPr>
                <w:noProof/>
                <w:webHidden/>
              </w:rPr>
            </w:r>
            <w:r>
              <w:rPr>
                <w:noProof/>
                <w:webHidden/>
              </w:rPr>
              <w:fldChar w:fldCharType="separate"/>
            </w:r>
            <w:r>
              <w:rPr>
                <w:noProof/>
                <w:webHidden/>
              </w:rPr>
              <w:t>8</w:t>
            </w:r>
            <w:r>
              <w:rPr>
                <w:noProof/>
                <w:webHidden/>
              </w:rPr>
              <w:fldChar w:fldCharType="end"/>
            </w:r>
          </w:hyperlink>
        </w:p>
        <w:p w14:paraId="74811806" w14:textId="7D35C883" w:rsidR="00600FE3" w:rsidRDefault="00600FE3">
          <w:pPr>
            <w:pStyle w:val="TOC2"/>
            <w:tabs>
              <w:tab w:val="left" w:pos="720"/>
              <w:tab w:val="right" w:leader="dot" w:pos="9350"/>
            </w:tabs>
            <w:rPr>
              <w:rFonts w:cstheme="minorBidi"/>
              <w:noProof/>
              <w:sz w:val="24"/>
              <w:lang w:val="en-CA" w:bidi="ar-SA"/>
            </w:rPr>
          </w:pPr>
          <w:hyperlink w:anchor="_Toc29452176" w:history="1">
            <w:r w:rsidRPr="0017683D">
              <w:rPr>
                <w:rStyle w:val="Hyperlink"/>
                <w:rFonts w:ascii="Times New Roman" w:hAnsi="Times New Roman"/>
                <w:noProof/>
                <w:snapToGrid w:val="0"/>
                <w:w w:val="0"/>
              </w:rPr>
              <w:t>5.2</w:t>
            </w:r>
            <w:r>
              <w:rPr>
                <w:rFonts w:cstheme="minorBidi"/>
                <w:noProof/>
                <w:sz w:val="24"/>
                <w:lang w:val="en-CA" w:bidi="ar-SA"/>
              </w:rPr>
              <w:tab/>
            </w:r>
            <w:r w:rsidRPr="0017683D">
              <w:rPr>
                <w:rStyle w:val="Hyperlink"/>
                <w:noProof/>
              </w:rPr>
              <w:t>Motivating Scenario: Transit Research</w:t>
            </w:r>
            <w:r>
              <w:rPr>
                <w:noProof/>
                <w:webHidden/>
              </w:rPr>
              <w:tab/>
            </w:r>
            <w:r>
              <w:rPr>
                <w:noProof/>
                <w:webHidden/>
              </w:rPr>
              <w:fldChar w:fldCharType="begin"/>
            </w:r>
            <w:r>
              <w:rPr>
                <w:noProof/>
                <w:webHidden/>
              </w:rPr>
              <w:instrText xml:space="preserve"> PAGEREF _Toc29452176 \h </w:instrText>
            </w:r>
            <w:r>
              <w:rPr>
                <w:noProof/>
                <w:webHidden/>
              </w:rPr>
            </w:r>
            <w:r>
              <w:rPr>
                <w:noProof/>
                <w:webHidden/>
              </w:rPr>
              <w:fldChar w:fldCharType="separate"/>
            </w:r>
            <w:r>
              <w:rPr>
                <w:noProof/>
                <w:webHidden/>
              </w:rPr>
              <w:t>9</w:t>
            </w:r>
            <w:r>
              <w:rPr>
                <w:noProof/>
                <w:webHidden/>
              </w:rPr>
              <w:fldChar w:fldCharType="end"/>
            </w:r>
          </w:hyperlink>
        </w:p>
        <w:p w14:paraId="1783A37B" w14:textId="4FDD4BC3" w:rsidR="00600FE3" w:rsidRDefault="00600FE3">
          <w:pPr>
            <w:pStyle w:val="TOC2"/>
            <w:tabs>
              <w:tab w:val="left" w:pos="720"/>
              <w:tab w:val="right" w:leader="dot" w:pos="9350"/>
            </w:tabs>
            <w:rPr>
              <w:rFonts w:cstheme="minorBidi"/>
              <w:noProof/>
              <w:sz w:val="24"/>
              <w:lang w:val="en-CA" w:bidi="ar-SA"/>
            </w:rPr>
          </w:pPr>
          <w:hyperlink w:anchor="_Toc29452177" w:history="1">
            <w:r w:rsidRPr="0017683D">
              <w:rPr>
                <w:rStyle w:val="Hyperlink"/>
                <w:rFonts w:ascii="Times New Roman" w:hAnsi="Times New Roman"/>
                <w:noProof/>
                <w:snapToGrid w:val="0"/>
                <w:w w:val="0"/>
              </w:rPr>
              <w:t>5.3</w:t>
            </w:r>
            <w:r>
              <w:rPr>
                <w:rFonts w:cstheme="minorBidi"/>
                <w:noProof/>
                <w:sz w:val="24"/>
                <w:lang w:val="en-CA" w:bidi="ar-SA"/>
              </w:rPr>
              <w:tab/>
            </w:r>
            <w:r w:rsidRPr="0017683D">
              <w:rPr>
                <w:rStyle w:val="Hyperlink"/>
                <w:noProof/>
              </w:rPr>
              <w:t>Motivating Scenario: Smart Parking Applications</w:t>
            </w:r>
            <w:r>
              <w:rPr>
                <w:noProof/>
                <w:webHidden/>
              </w:rPr>
              <w:tab/>
            </w:r>
            <w:r>
              <w:rPr>
                <w:noProof/>
                <w:webHidden/>
              </w:rPr>
              <w:fldChar w:fldCharType="begin"/>
            </w:r>
            <w:r>
              <w:rPr>
                <w:noProof/>
                <w:webHidden/>
              </w:rPr>
              <w:instrText xml:space="preserve"> PAGEREF _Toc29452177 \h </w:instrText>
            </w:r>
            <w:r>
              <w:rPr>
                <w:noProof/>
                <w:webHidden/>
              </w:rPr>
            </w:r>
            <w:r>
              <w:rPr>
                <w:noProof/>
                <w:webHidden/>
              </w:rPr>
              <w:fldChar w:fldCharType="separate"/>
            </w:r>
            <w:r>
              <w:rPr>
                <w:noProof/>
                <w:webHidden/>
              </w:rPr>
              <w:t>9</w:t>
            </w:r>
            <w:r>
              <w:rPr>
                <w:noProof/>
                <w:webHidden/>
              </w:rPr>
              <w:fldChar w:fldCharType="end"/>
            </w:r>
          </w:hyperlink>
        </w:p>
        <w:p w14:paraId="30235E8E" w14:textId="1BF43103" w:rsidR="00600FE3" w:rsidRDefault="00600FE3">
          <w:pPr>
            <w:pStyle w:val="TOC2"/>
            <w:tabs>
              <w:tab w:val="left" w:pos="720"/>
              <w:tab w:val="right" w:leader="dot" w:pos="9350"/>
            </w:tabs>
            <w:rPr>
              <w:rFonts w:cstheme="minorBidi"/>
              <w:noProof/>
              <w:sz w:val="24"/>
              <w:lang w:val="en-CA" w:bidi="ar-SA"/>
            </w:rPr>
          </w:pPr>
          <w:hyperlink w:anchor="_Toc29452178" w:history="1">
            <w:r w:rsidRPr="0017683D">
              <w:rPr>
                <w:rStyle w:val="Hyperlink"/>
                <w:rFonts w:ascii="Times New Roman" w:hAnsi="Times New Roman"/>
                <w:noProof/>
                <w:snapToGrid w:val="0"/>
                <w:w w:val="0"/>
              </w:rPr>
              <w:t>5.4</w:t>
            </w:r>
            <w:r>
              <w:rPr>
                <w:rFonts w:cstheme="minorBidi"/>
                <w:noProof/>
                <w:sz w:val="24"/>
                <w:lang w:val="en-CA" w:bidi="ar-SA"/>
              </w:rPr>
              <w:tab/>
            </w:r>
            <w:r w:rsidRPr="0017683D">
              <w:rPr>
                <w:rStyle w:val="Hyperlink"/>
                <w:noProof/>
              </w:rPr>
              <w:t>Motivating Scenario: ATIS via IT-SoS</w:t>
            </w:r>
            <w:r>
              <w:rPr>
                <w:noProof/>
                <w:webHidden/>
              </w:rPr>
              <w:tab/>
            </w:r>
            <w:r>
              <w:rPr>
                <w:noProof/>
                <w:webHidden/>
              </w:rPr>
              <w:fldChar w:fldCharType="begin"/>
            </w:r>
            <w:r>
              <w:rPr>
                <w:noProof/>
                <w:webHidden/>
              </w:rPr>
              <w:instrText xml:space="preserve"> PAGEREF _Toc29452178 \h </w:instrText>
            </w:r>
            <w:r>
              <w:rPr>
                <w:noProof/>
                <w:webHidden/>
              </w:rPr>
            </w:r>
            <w:r>
              <w:rPr>
                <w:noProof/>
                <w:webHidden/>
              </w:rPr>
              <w:fldChar w:fldCharType="separate"/>
            </w:r>
            <w:r>
              <w:rPr>
                <w:noProof/>
                <w:webHidden/>
              </w:rPr>
              <w:t>10</w:t>
            </w:r>
            <w:r>
              <w:rPr>
                <w:noProof/>
                <w:webHidden/>
              </w:rPr>
              <w:fldChar w:fldCharType="end"/>
            </w:r>
          </w:hyperlink>
        </w:p>
        <w:p w14:paraId="57EF4241" w14:textId="02516221" w:rsidR="00600FE3" w:rsidRDefault="00600FE3">
          <w:pPr>
            <w:pStyle w:val="TOC2"/>
            <w:tabs>
              <w:tab w:val="left" w:pos="720"/>
              <w:tab w:val="right" w:leader="dot" w:pos="9350"/>
            </w:tabs>
            <w:rPr>
              <w:rFonts w:cstheme="minorBidi"/>
              <w:noProof/>
              <w:sz w:val="24"/>
              <w:lang w:val="en-CA" w:bidi="ar-SA"/>
            </w:rPr>
          </w:pPr>
          <w:hyperlink w:anchor="_Toc29452179" w:history="1">
            <w:r w:rsidRPr="0017683D">
              <w:rPr>
                <w:rStyle w:val="Hyperlink"/>
                <w:rFonts w:ascii="Times New Roman" w:hAnsi="Times New Roman"/>
                <w:noProof/>
                <w:snapToGrid w:val="0"/>
                <w:w w:val="0"/>
              </w:rPr>
              <w:t>5.5</w:t>
            </w:r>
            <w:r>
              <w:rPr>
                <w:rFonts w:cstheme="minorBidi"/>
                <w:noProof/>
                <w:sz w:val="24"/>
                <w:lang w:val="en-CA" w:bidi="ar-SA"/>
              </w:rPr>
              <w:tab/>
            </w:r>
            <w:r w:rsidRPr="0017683D">
              <w:rPr>
                <w:rStyle w:val="Hyperlink"/>
                <w:noProof/>
              </w:rPr>
              <w:t>Motivating Scenario: ArcGIS Query Support</w:t>
            </w:r>
            <w:r>
              <w:rPr>
                <w:noProof/>
                <w:webHidden/>
              </w:rPr>
              <w:tab/>
            </w:r>
            <w:r>
              <w:rPr>
                <w:noProof/>
                <w:webHidden/>
              </w:rPr>
              <w:fldChar w:fldCharType="begin"/>
            </w:r>
            <w:r>
              <w:rPr>
                <w:noProof/>
                <w:webHidden/>
              </w:rPr>
              <w:instrText xml:space="preserve"> PAGEREF _Toc29452179 \h </w:instrText>
            </w:r>
            <w:r>
              <w:rPr>
                <w:noProof/>
                <w:webHidden/>
              </w:rPr>
            </w:r>
            <w:r>
              <w:rPr>
                <w:noProof/>
                <w:webHidden/>
              </w:rPr>
              <w:fldChar w:fldCharType="separate"/>
            </w:r>
            <w:r>
              <w:rPr>
                <w:noProof/>
                <w:webHidden/>
              </w:rPr>
              <w:t>10</w:t>
            </w:r>
            <w:r>
              <w:rPr>
                <w:noProof/>
                <w:webHidden/>
              </w:rPr>
              <w:fldChar w:fldCharType="end"/>
            </w:r>
          </w:hyperlink>
        </w:p>
        <w:p w14:paraId="10CD9B32" w14:textId="2FFADC8B" w:rsidR="00600FE3" w:rsidRDefault="00600FE3">
          <w:pPr>
            <w:pStyle w:val="TOC1"/>
            <w:tabs>
              <w:tab w:val="left" w:pos="400"/>
              <w:tab w:val="right" w:leader="dot" w:pos="9350"/>
            </w:tabs>
            <w:rPr>
              <w:rFonts w:cstheme="minorBidi"/>
              <w:noProof/>
              <w:sz w:val="24"/>
              <w:lang w:val="en-CA" w:bidi="ar-SA"/>
            </w:rPr>
          </w:pPr>
          <w:hyperlink w:anchor="_Toc29452180" w:history="1">
            <w:r w:rsidRPr="0017683D">
              <w:rPr>
                <w:rStyle w:val="Hyperlink"/>
                <w:noProof/>
              </w:rPr>
              <w:t>6</w:t>
            </w:r>
            <w:r>
              <w:rPr>
                <w:rFonts w:cstheme="minorBidi"/>
                <w:noProof/>
                <w:sz w:val="24"/>
                <w:lang w:val="en-CA" w:bidi="ar-SA"/>
              </w:rPr>
              <w:tab/>
            </w:r>
            <w:r w:rsidRPr="0017683D">
              <w:rPr>
                <w:rStyle w:val="Hyperlink"/>
                <w:noProof/>
              </w:rPr>
              <w:t>Urban System Characte</w:t>
            </w:r>
            <w:r w:rsidRPr="0017683D">
              <w:rPr>
                <w:rStyle w:val="Hyperlink"/>
                <w:noProof/>
              </w:rPr>
              <w:t>r</w:t>
            </w:r>
            <w:r w:rsidRPr="0017683D">
              <w:rPr>
                <w:rStyle w:val="Hyperlink"/>
                <w:noProof/>
              </w:rPr>
              <w:t>istics and Behaviour</w:t>
            </w:r>
            <w:r>
              <w:rPr>
                <w:noProof/>
                <w:webHidden/>
              </w:rPr>
              <w:tab/>
            </w:r>
            <w:r>
              <w:rPr>
                <w:noProof/>
                <w:webHidden/>
              </w:rPr>
              <w:fldChar w:fldCharType="begin"/>
            </w:r>
            <w:r>
              <w:rPr>
                <w:noProof/>
                <w:webHidden/>
              </w:rPr>
              <w:instrText xml:space="preserve"> PAGEREF _Toc29452180 \h </w:instrText>
            </w:r>
            <w:r>
              <w:rPr>
                <w:noProof/>
                <w:webHidden/>
              </w:rPr>
            </w:r>
            <w:r>
              <w:rPr>
                <w:noProof/>
                <w:webHidden/>
              </w:rPr>
              <w:fldChar w:fldCharType="separate"/>
            </w:r>
            <w:r>
              <w:rPr>
                <w:noProof/>
                <w:webHidden/>
              </w:rPr>
              <w:t>11</w:t>
            </w:r>
            <w:r>
              <w:rPr>
                <w:noProof/>
                <w:webHidden/>
              </w:rPr>
              <w:fldChar w:fldCharType="end"/>
            </w:r>
          </w:hyperlink>
        </w:p>
        <w:p w14:paraId="3AC79000" w14:textId="599B48E4" w:rsidR="00600FE3" w:rsidRDefault="00600FE3">
          <w:pPr>
            <w:pStyle w:val="TOC2"/>
            <w:tabs>
              <w:tab w:val="left" w:pos="720"/>
              <w:tab w:val="right" w:leader="dot" w:pos="9350"/>
            </w:tabs>
            <w:rPr>
              <w:rFonts w:cstheme="minorBidi"/>
              <w:noProof/>
              <w:sz w:val="24"/>
              <w:lang w:val="en-CA" w:bidi="ar-SA"/>
            </w:rPr>
          </w:pPr>
          <w:hyperlink w:anchor="_Toc29452181" w:history="1">
            <w:r w:rsidRPr="0017683D">
              <w:rPr>
                <w:rStyle w:val="Hyperlink"/>
                <w:rFonts w:ascii="Times New Roman" w:hAnsi="Times New Roman"/>
                <w:noProof/>
                <w:snapToGrid w:val="0"/>
                <w:w w:val="0"/>
              </w:rPr>
              <w:t>6.1</w:t>
            </w:r>
            <w:r>
              <w:rPr>
                <w:rFonts w:cstheme="minorBidi"/>
                <w:noProof/>
                <w:sz w:val="24"/>
                <w:lang w:val="en-CA" w:bidi="ar-SA"/>
              </w:rPr>
              <w:tab/>
            </w:r>
            <w:r w:rsidRPr="0017683D">
              <w:rPr>
                <w:rStyle w:val="Hyperlink"/>
                <w:noProof/>
              </w:rPr>
              <w:t>Foundational Ontologies</w:t>
            </w:r>
            <w:r>
              <w:rPr>
                <w:noProof/>
                <w:webHidden/>
              </w:rPr>
              <w:tab/>
            </w:r>
            <w:r>
              <w:rPr>
                <w:noProof/>
                <w:webHidden/>
              </w:rPr>
              <w:fldChar w:fldCharType="begin"/>
            </w:r>
            <w:r>
              <w:rPr>
                <w:noProof/>
                <w:webHidden/>
              </w:rPr>
              <w:instrText xml:space="preserve"> PAGEREF _Toc29452181 \h </w:instrText>
            </w:r>
            <w:r>
              <w:rPr>
                <w:noProof/>
                <w:webHidden/>
              </w:rPr>
            </w:r>
            <w:r>
              <w:rPr>
                <w:noProof/>
                <w:webHidden/>
              </w:rPr>
              <w:fldChar w:fldCharType="separate"/>
            </w:r>
            <w:r>
              <w:rPr>
                <w:noProof/>
                <w:webHidden/>
              </w:rPr>
              <w:t>11</w:t>
            </w:r>
            <w:r>
              <w:rPr>
                <w:noProof/>
                <w:webHidden/>
              </w:rPr>
              <w:fldChar w:fldCharType="end"/>
            </w:r>
          </w:hyperlink>
        </w:p>
        <w:p w14:paraId="14EC2ABE" w14:textId="3ED28892" w:rsidR="00600FE3" w:rsidRDefault="00600FE3">
          <w:pPr>
            <w:pStyle w:val="TOC3"/>
            <w:tabs>
              <w:tab w:val="left" w:pos="1200"/>
              <w:tab w:val="right" w:leader="dot" w:pos="9350"/>
            </w:tabs>
            <w:rPr>
              <w:rFonts w:cstheme="minorBidi"/>
              <w:noProof/>
              <w:sz w:val="24"/>
              <w:lang w:val="en-CA" w:bidi="ar-SA"/>
            </w:rPr>
          </w:pPr>
          <w:hyperlink w:anchor="_Toc29452182" w:history="1">
            <w:r w:rsidRPr="0017683D">
              <w:rPr>
                <w:rStyle w:val="Hyperlink"/>
                <w:noProof/>
              </w:rPr>
              <w:t>6.1.1</w:t>
            </w:r>
            <w:r>
              <w:rPr>
                <w:rFonts w:cstheme="minorBidi"/>
                <w:noProof/>
                <w:sz w:val="24"/>
                <w:lang w:val="en-CA" w:bidi="ar-SA"/>
              </w:rPr>
              <w:tab/>
            </w:r>
            <w:r w:rsidRPr="0017683D">
              <w:rPr>
                <w:rStyle w:val="Hyperlink"/>
                <w:noProof/>
              </w:rPr>
              <w:t>Location Ontology</w:t>
            </w:r>
            <w:r>
              <w:rPr>
                <w:noProof/>
                <w:webHidden/>
              </w:rPr>
              <w:tab/>
            </w:r>
            <w:r>
              <w:rPr>
                <w:noProof/>
                <w:webHidden/>
              </w:rPr>
              <w:fldChar w:fldCharType="begin"/>
            </w:r>
            <w:r>
              <w:rPr>
                <w:noProof/>
                <w:webHidden/>
              </w:rPr>
              <w:instrText xml:space="preserve"> PAGEREF _Toc29452182 \h </w:instrText>
            </w:r>
            <w:r>
              <w:rPr>
                <w:noProof/>
                <w:webHidden/>
              </w:rPr>
            </w:r>
            <w:r>
              <w:rPr>
                <w:noProof/>
                <w:webHidden/>
              </w:rPr>
              <w:fldChar w:fldCharType="separate"/>
            </w:r>
            <w:r>
              <w:rPr>
                <w:noProof/>
                <w:webHidden/>
              </w:rPr>
              <w:t>12</w:t>
            </w:r>
            <w:r>
              <w:rPr>
                <w:noProof/>
                <w:webHidden/>
              </w:rPr>
              <w:fldChar w:fldCharType="end"/>
            </w:r>
          </w:hyperlink>
        </w:p>
        <w:p w14:paraId="43306D3A" w14:textId="26DFCD07" w:rsidR="00600FE3" w:rsidRDefault="00600FE3">
          <w:pPr>
            <w:pStyle w:val="TOC3"/>
            <w:tabs>
              <w:tab w:val="left" w:pos="1200"/>
              <w:tab w:val="right" w:leader="dot" w:pos="9350"/>
            </w:tabs>
            <w:rPr>
              <w:rFonts w:cstheme="minorBidi"/>
              <w:noProof/>
              <w:sz w:val="24"/>
              <w:lang w:val="en-CA" w:bidi="ar-SA"/>
            </w:rPr>
          </w:pPr>
          <w:hyperlink w:anchor="_Toc29452183" w:history="1">
            <w:r w:rsidRPr="0017683D">
              <w:rPr>
                <w:rStyle w:val="Hyperlink"/>
                <w:noProof/>
              </w:rPr>
              <w:t>6.1.2</w:t>
            </w:r>
            <w:r>
              <w:rPr>
                <w:rFonts w:cstheme="minorBidi"/>
                <w:noProof/>
                <w:sz w:val="24"/>
                <w:lang w:val="en-CA" w:bidi="ar-SA"/>
              </w:rPr>
              <w:tab/>
            </w:r>
            <w:r w:rsidRPr="0017683D">
              <w:rPr>
                <w:rStyle w:val="Hyperlink"/>
                <w:noProof/>
              </w:rPr>
              <w:t>Time Ontology</w:t>
            </w:r>
            <w:r>
              <w:rPr>
                <w:noProof/>
                <w:webHidden/>
              </w:rPr>
              <w:tab/>
            </w:r>
            <w:r>
              <w:rPr>
                <w:noProof/>
                <w:webHidden/>
              </w:rPr>
              <w:fldChar w:fldCharType="begin"/>
            </w:r>
            <w:r>
              <w:rPr>
                <w:noProof/>
                <w:webHidden/>
              </w:rPr>
              <w:instrText xml:space="preserve"> PAGEREF _Toc29452183 \h </w:instrText>
            </w:r>
            <w:r>
              <w:rPr>
                <w:noProof/>
                <w:webHidden/>
              </w:rPr>
            </w:r>
            <w:r>
              <w:rPr>
                <w:noProof/>
                <w:webHidden/>
              </w:rPr>
              <w:fldChar w:fldCharType="separate"/>
            </w:r>
            <w:r>
              <w:rPr>
                <w:noProof/>
                <w:webHidden/>
              </w:rPr>
              <w:t>15</w:t>
            </w:r>
            <w:r>
              <w:rPr>
                <w:noProof/>
                <w:webHidden/>
              </w:rPr>
              <w:fldChar w:fldCharType="end"/>
            </w:r>
          </w:hyperlink>
        </w:p>
        <w:p w14:paraId="33DB185F" w14:textId="33B992A6" w:rsidR="00600FE3" w:rsidRDefault="00600FE3">
          <w:pPr>
            <w:pStyle w:val="TOC3"/>
            <w:tabs>
              <w:tab w:val="left" w:pos="1200"/>
              <w:tab w:val="right" w:leader="dot" w:pos="9350"/>
            </w:tabs>
            <w:rPr>
              <w:rFonts w:cstheme="minorBidi"/>
              <w:noProof/>
              <w:sz w:val="24"/>
              <w:lang w:val="en-CA" w:bidi="ar-SA"/>
            </w:rPr>
          </w:pPr>
          <w:hyperlink w:anchor="_Toc29452184" w:history="1">
            <w:r w:rsidRPr="0017683D">
              <w:rPr>
                <w:rStyle w:val="Hyperlink"/>
                <w:noProof/>
              </w:rPr>
              <w:t>6.1.3</w:t>
            </w:r>
            <w:r>
              <w:rPr>
                <w:rFonts w:cstheme="minorBidi"/>
                <w:noProof/>
                <w:sz w:val="24"/>
                <w:lang w:val="en-CA" w:bidi="ar-SA"/>
              </w:rPr>
              <w:tab/>
            </w:r>
            <w:r w:rsidRPr="0017683D">
              <w:rPr>
                <w:rStyle w:val="Hyperlink"/>
                <w:noProof/>
              </w:rPr>
              <w:t>Change Ontology</w:t>
            </w:r>
            <w:r>
              <w:rPr>
                <w:noProof/>
                <w:webHidden/>
              </w:rPr>
              <w:tab/>
            </w:r>
            <w:r>
              <w:rPr>
                <w:noProof/>
                <w:webHidden/>
              </w:rPr>
              <w:fldChar w:fldCharType="begin"/>
            </w:r>
            <w:r>
              <w:rPr>
                <w:noProof/>
                <w:webHidden/>
              </w:rPr>
              <w:instrText xml:space="preserve"> PAGEREF _Toc29452184 \h </w:instrText>
            </w:r>
            <w:r>
              <w:rPr>
                <w:noProof/>
                <w:webHidden/>
              </w:rPr>
            </w:r>
            <w:r>
              <w:rPr>
                <w:noProof/>
                <w:webHidden/>
              </w:rPr>
              <w:fldChar w:fldCharType="separate"/>
            </w:r>
            <w:r>
              <w:rPr>
                <w:noProof/>
                <w:webHidden/>
              </w:rPr>
              <w:t>18</w:t>
            </w:r>
            <w:r>
              <w:rPr>
                <w:noProof/>
                <w:webHidden/>
              </w:rPr>
              <w:fldChar w:fldCharType="end"/>
            </w:r>
          </w:hyperlink>
        </w:p>
        <w:p w14:paraId="7742C73B" w14:textId="6F72BD98" w:rsidR="00600FE3" w:rsidRDefault="00600FE3">
          <w:pPr>
            <w:pStyle w:val="TOC3"/>
            <w:tabs>
              <w:tab w:val="left" w:pos="1200"/>
              <w:tab w:val="right" w:leader="dot" w:pos="9350"/>
            </w:tabs>
            <w:rPr>
              <w:rFonts w:cstheme="minorBidi"/>
              <w:noProof/>
              <w:sz w:val="24"/>
              <w:lang w:val="en-CA" w:bidi="ar-SA"/>
            </w:rPr>
          </w:pPr>
          <w:hyperlink w:anchor="_Toc29452185" w:history="1">
            <w:r w:rsidRPr="0017683D">
              <w:rPr>
                <w:rStyle w:val="Hyperlink"/>
                <w:noProof/>
              </w:rPr>
              <w:t>6.1.4</w:t>
            </w:r>
            <w:r>
              <w:rPr>
                <w:rFonts w:cstheme="minorBidi"/>
                <w:noProof/>
                <w:sz w:val="24"/>
                <w:lang w:val="en-CA" w:bidi="ar-SA"/>
              </w:rPr>
              <w:tab/>
            </w:r>
            <w:r w:rsidRPr="0017683D">
              <w:rPr>
                <w:rStyle w:val="Hyperlink"/>
                <w:noProof/>
              </w:rPr>
              <w:t>Activity Ontology</w:t>
            </w:r>
            <w:r>
              <w:rPr>
                <w:noProof/>
                <w:webHidden/>
              </w:rPr>
              <w:tab/>
            </w:r>
            <w:r>
              <w:rPr>
                <w:noProof/>
                <w:webHidden/>
              </w:rPr>
              <w:fldChar w:fldCharType="begin"/>
            </w:r>
            <w:r>
              <w:rPr>
                <w:noProof/>
                <w:webHidden/>
              </w:rPr>
              <w:instrText xml:space="preserve"> PAGEREF _Toc29452185 \h </w:instrText>
            </w:r>
            <w:r>
              <w:rPr>
                <w:noProof/>
                <w:webHidden/>
              </w:rPr>
            </w:r>
            <w:r>
              <w:rPr>
                <w:noProof/>
                <w:webHidden/>
              </w:rPr>
              <w:fldChar w:fldCharType="separate"/>
            </w:r>
            <w:r>
              <w:rPr>
                <w:noProof/>
                <w:webHidden/>
              </w:rPr>
              <w:t>21</w:t>
            </w:r>
            <w:r>
              <w:rPr>
                <w:noProof/>
                <w:webHidden/>
              </w:rPr>
              <w:fldChar w:fldCharType="end"/>
            </w:r>
          </w:hyperlink>
        </w:p>
        <w:p w14:paraId="57E210A7" w14:textId="21B5CF3D" w:rsidR="00600FE3" w:rsidRDefault="00600FE3">
          <w:pPr>
            <w:pStyle w:val="TOC3"/>
            <w:tabs>
              <w:tab w:val="left" w:pos="1200"/>
              <w:tab w:val="right" w:leader="dot" w:pos="9350"/>
            </w:tabs>
            <w:rPr>
              <w:rFonts w:cstheme="minorBidi"/>
              <w:noProof/>
              <w:sz w:val="24"/>
              <w:lang w:val="en-CA" w:bidi="ar-SA"/>
            </w:rPr>
          </w:pPr>
          <w:hyperlink w:anchor="_Toc29452186" w:history="1">
            <w:r w:rsidRPr="0017683D">
              <w:rPr>
                <w:rStyle w:val="Hyperlink"/>
                <w:noProof/>
              </w:rPr>
              <w:t>6.1.5</w:t>
            </w:r>
            <w:r>
              <w:rPr>
                <w:rFonts w:cstheme="minorBidi"/>
                <w:noProof/>
                <w:sz w:val="24"/>
                <w:lang w:val="en-CA" w:bidi="ar-SA"/>
              </w:rPr>
              <w:tab/>
            </w:r>
            <w:r w:rsidRPr="0017683D">
              <w:rPr>
                <w:rStyle w:val="Hyperlink"/>
                <w:noProof/>
              </w:rPr>
              <w:t>Recurring Event ontology</w:t>
            </w:r>
            <w:r>
              <w:rPr>
                <w:noProof/>
                <w:webHidden/>
              </w:rPr>
              <w:tab/>
            </w:r>
            <w:r>
              <w:rPr>
                <w:noProof/>
                <w:webHidden/>
              </w:rPr>
              <w:fldChar w:fldCharType="begin"/>
            </w:r>
            <w:r>
              <w:rPr>
                <w:noProof/>
                <w:webHidden/>
              </w:rPr>
              <w:instrText xml:space="preserve"> PAGEREF _Toc29452186 \h </w:instrText>
            </w:r>
            <w:r>
              <w:rPr>
                <w:noProof/>
                <w:webHidden/>
              </w:rPr>
            </w:r>
            <w:r>
              <w:rPr>
                <w:noProof/>
                <w:webHidden/>
              </w:rPr>
              <w:fldChar w:fldCharType="separate"/>
            </w:r>
            <w:r>
              <w:rPr>
                <w:noProof/>
                <w:webHidden/>
              </w:rPr>
              <w:t>28</w:t>
            </w:r>
            <w:r>
              <w:rPr>
                <w:noProof/>
                <w:webHidden/>
              </w:rPr>
              <w:fldChar w:fldCharType="end"/>
            </w:r>
          </w:hyperlink>
        </w:p>
        <w:p w14:paraId="16A5B801" w14:textId="224A5371" w:rsidR="00600FE3" w:rsidRDefault="00600FE3">
          <w:pPr>
            <w:pStyle w:val="TOC3"/>
            <w:tabs>
              <w:tab w:val="left" w:pos="1200"/>
              <w:tab w:val="right" w:leader="dot" w:pos="9350"/>
            </w:tabs>
            <w:rPr>
              <w:rFonts w:cstheme="minorBidi"/>
              <w:noProof/>
              <w:sz w:val="24"/>
              <w:lang w:val="en-CA" w:bidi="ar-SA"/>
            </w:rPr>
          </w:pPr>
          <w:hyperlink w:anchor="_Toc29452187" w:history="1">
            <w:r w:rsidRPr="0017683D">
              <w:rPr>
                <w:rStyle w:val="Hyperlink"/>
                <w:noProof/>
              </w:rPr>
              <w:t>6.1.6</w:t>
            </w:r>
            <w:r>
              <w:rPr>
                <w:rFonts w:cstheme="minorBidi"/>
                <w:noProof/>
                <w:sz w:val="24"/>
                <w:lang w:val="en-CA" w:bidi="ar-SA"/>
              </w:rPr>
              <w:tab/>
            </w:r>
            <w:r w:rsidRPr="0017683D">
              <w:rPr>
                <w:rStyle w:val="Hyperlink"/>
                <w:noProof/>
              </w:rPr>
              <w:t>Resource Ontology</w:t>
            </w:r>
            <w:r>
              <w:rPr>
                <w:noProof/>
                <w:webHidden/>
              </w:rPr>
              <w:tab/>
            </w:r>
            <w:r>
              <w:rPr>
                <w:noProof/>
                <w:webHidden/>
              </w:rPr>
              <w:fldChar w:fldCharType="begin"/>
            </w:r>
            <w:r>
              <w:rPr>
                <w:noProof/>
                <w:webHidden/>
              </w:rPr>
              <w:instrText xml:space="preserve"> PAGEREF _Toc29452187 \h </w:instrText>
            </w:r>
            <w:r>
              <w:rPr>
                <w:noProof/>
                <w:webHidden/>
              </w:rPr>
            </w:r>
            <w:r>
              <w:rPr>
                <w:noProof/>
                <w:webHidden/>
              </w:rPr>
              <w:fldChar w:fldCharType="separate"/>
            </w:r>
            <w:r>
              <w:rPr>
                <w:noProof/>
                <w:webHidden/>
              </w:rPr>
              <w:t>33</w:t>
            </w:r>
            <w:r>
              <w:rPr>
                <w:noProof/>
                <w:webHidden/>
              </w:rPr>
              <w:fldChar w:fldCharType="end"/>
            </w:r>
          </w:hyperlink>
        </w:p>
        <w:p w14:paraId="6E90AFF7" w14:textId="3352C2B1" w:rsidR="00600FE3" w:rsidRDefault="00600FE3">
          <w:pPr>
            <w:pStyle w:val="TOC3"/>
            <w:tabs>
              <w:tab w:val="left" w:pos="1200"/>
              <w:tab w:val="right" w:leader="dot" w:pos="9350"/>
            </w:tabs>
            <w:rPr>
              <w:rFonts w:cstheme="minorBidi"/>
              <w:noProof/>
              <w:sz w:val="24"/>
              <w:lang w:val="en-CA" w:bidi="ar-SA"/>
            </w:rPr>
          </w:pPr>
          <w:hyperlink w:anchor="_Toc29452188" w:history="1">
            <w:r w:rsidRPr="0017683D">
              <w:rPr>
                <w:rStyle w:val="Hyperlink"/>
                <w:noProof/>
              </w:rPr>
              <w:t>6.1.7</w:t>
            </w:r>
            <w:r>
              <w:rPr>
                <w:rFonts w:cstheme="minorBidi"/>
                <w:noProof/>
                <w:sz w:val="24"/>
                <w:lang w:val="en-CA" w:bidi="ar-SA"/>
              </w:rPr>
              <w:tab/>
            </w:r>
            <w:r w:rsidRPr="0017683D">
              <w:rPr>
                <w:rStyle w:val="Hyperlink"/>
                <w:noProof/>
              </w:rPr>
              <w:t>Parthood Ontology</w:t>
            </w:r>
            <w:r>
              <w:rPr>
                <w:noProof/>
                <w:webHidden/>
              </w:rPr>
              <w:tab/>
            </w:r>
            <w:r>
              <w:rPr>
                <w:noProof/>
                <w:webHidden/>
              </w:rPr>
              <w:fldChar w:fldCharType="begin"/>
            </w:r>
            <w:r>
              <w:rPr>
                <w:noProof/>
                <w:webHidden/>
              </w:rPr>
              <w:instrText xml:space="preserve"> PAGEREF _Toc29452188 \h </w:instrText>
            </w:r>
            <w:r>
              <w:rPr>
                <w:noProof/>
                <w:webHidden/>
              </w:rPr>
            </w:r>
            <w:r>
              <w:rPr>
                <w:noProof/>
                <w:webHidden/>
              </w:rPr>
              <w:fldChar w:fldCharType="separate"/>
            </w:r>
            <w:r>
              <w:rPr>
                <w:noProof/>
                <w:webHidden/>
              </w:rPr>
              <w:t>36</w:t>
            </w:r>
            <w:r>
              <w:rPr>
                <w:noProof/>
                <w:webHidden/>
              </w:rPr>
              <w:fldChar w:fldCharType="end"/>
            </w:r>
          </w:hyperlink>
        </w:p>
        <w:p w14:paraId="3FBB7A03" w14:textId="3C118562" w:rsidR="00600FE3" w:rsidRDefault="00600FE3">
          <w:pPr>
            <w:pStyle w:val="TOC3"/>
            <w:tabs>
              <w:tab w:val="left" w:pos="1200"/>
              <w:tab w:val="right" w:leader="dot" w:pos="9350"/>
            </w:tabs>
            <w:rPr>
              <w:rFonts w:cstheme="minorBidi"/>
              <w:noProof/>
              <w:sz w:val="24"/>
              <w:lang w:val="en-CA" w:bidi="ar-SA"/>
            </w:rPr>
          </w:pPr>
          <w:hyperlink w:anchor="_Toc29452189" w:history="1">
            <w:r w:rsidRPr="0017683D">
              <w:rPr>
                <w:rStyle w:val="Hyperlink"/>
                <w:noProof/>
              </w:rPr>
              <w:t>6.1.8</w:t>
            </w:r>
            <w:r>
              <w:rPr>
                <w:rFonts w:cstheme="minorBidi"/>
                <w:noProof/>
                <w:sz w:val="24"/>
                <w:lang w:val="en-CA" w:bidi="ar-SA"/>
              </w:rPr>
              <w:tab/>
            </w:r>
            <w:r w:rsidRPr="0017683D">
              <w:rPr>
                <w:rStyle w:val="Hyperlink"/>
                <w:noProof/>
              </w:rPr>
              <w:t>Units of Measure Ontology</w:t>
            </w:r>
            <w:r>
              <w:rPr>
                <w:noProof/>
                <w:webHidden/>
              </w:rPr>
              <w:tab/>
            </w:r>
            <w:r>
              <w:rPr>
                <w:noProof/>
                <w:webHidden/>
              </w:rPr>
              <w:fldChar w:fldCharType="begin"/>
            </w:r>
            <w:r>
              <w:rPr>
                <w:noProof/>
                <w:webHidden/>
              </w:rPr>
              <w:instrText xml:space="preserve"> PAGEREF _Toc29452189 \h </w:instrText>
            </w:r>
            <w:r>
              <w:rPr>
                <w:noProof/>
                <w:webHidden/>
              </w:rPr>
            </w:r>
            <w:r>
              <w:rPr>
                <w:noProof/>
                <w:webHidden/>
              </w:rPr>
              <w:fldChar w:fldCharType="separate"/>
            </w:r>
            <w:r>
              <w:rPr>
                <w:noProof/>
                <w:webHidden/>
              </w:rPr>
              <w:t>39</w:t>
            </w:r>
            <w:r>
              <w:rPr>
                <w:noProof/>
                <w:webHidden/>
              </w:rPr>
              <w:fldChar w:fldCharType="end"/>
            </w:r>
          </w:hyperlink>
        </w:p>
        <w:p w14:paraId="1644927E" w14:textId="4A92A60C" w:rsidR="00600FE3" w:rsidRDefault="00600FE3">
          <w:pPr>
            <w:pStyle w:val="TOC3"/>
            <w:tabs>
              <w:tab w:val="left" w:pos="1200"/>
              <w:tab w:val="right" w:leader="dot" w:pos="9350"/>
            </w:tabs>
            <w:rPr>
              <w:rFonts w:cstheme="minorBidi"/>
              <w:noProof/>
              <w:sz w:val="24"/>
              <w:lang w:val="en-CA" w:bidi="ar-SA"/>
            </w:rPr>
          </w:pPr>
          <w:hyperlink w:anchor="_Toc29452190" w:history="1">
            <w:r w:rsidRPr="0017683D">
              <w:rPr>
                <w:rStyle w:val="Hyperlink"/>
                <w:noProof/>
              </w:rPr>
              <w:t>6.1.9</w:t>
            </w:r>
            <w:r>
              <w:rPr>
                <w:rFonts w:cstheme="minorBidi"/>
                <w:noProof/>
                <w:sz w:val="24"/>
                <w:lang w:val="en-CA" w:bidi="ar-SA"/>
              </w:rPr>
              <w:tab/>
            </w:r>
            <w:r w:rsidRPr="0017683D">
              <w:rPr>
                <w:rStyle w:val="Hyperlink"/>
                <w:noProof/>
              </w:rPr>
              <w:t>Observations Ontology</w:t>
            </w:r>
            <w:r>
              <w:rPr>
                <w:noProof/>
                <w:webHidden/>
              </w:rPr>
              <w:tab/>
            </w:r>
            <w:r>
              <w:rPr>
                <w:noProof/>
                <w:webHidden/>
              </w:rPr>
              <w:fldChar w:fldCharType="begin"/>
            </w:r>
            <w:r>
              <w:rPr>
                <w:noProof/>
                <w:webHidden/>
              </w:rPr>
              <w:instrText xml:space="preserve"> PAGEREF _Toc29452190 \h </w:instrText>
            </w:r>
            <w:r>
              <w:rPr>
                <w:noProof/>
                <w:webHidden/>
              </w:rPr>
            </w:r>
            <w:r>
              <w:rPr>
                <w:noProof/>
                <w:webHidden/>
              </w:rPr>
              <w:fldChar w:fldCharType="separate"/>
            </w:r>
            <w:r>
              <w:rPr>
                <w:noProof/>
                <w:webHidden/>
              </w:rPr>
              <w:t>44</w:t>
            </w:r>
            <w:r>
              <w:rPr>
                <w:noProof/>
                <w:webHidden/>
              </w:rPr>
              <w:fldChar w:fldCharType="end"/>
            </w:r>
          </w:hyperlink>
        </w:p>
        <w:p w14:paraId="5FB4B799" w14:textId="4BA5F98B" w:rsidR="00600FE3" w:rsidRDefault="00600FE3">
          <w:pPr>
            <w:pStyle w:val="TOC2"/>
            <w:tabs>
              <w:tab w:val="left" w:pos="720"/>
              <w:tab w:val="right" w:leader="dot" w:pos="9350"/>
            </w:tabs>
            <w:rPr>
              <w:rFonts w:cstheme="minorBidi"/>
              <w:noProof/>
              <w:sz w:val="24"/>
              <w:lang w:val="en-CA" w:bidi="ar-SA"/>
            </w:rPr>
          </w:pPr>
          <w:hyperlink w:anchor="_Toc29452191" w:history="1">
            <w:r w:rsidRPr="0017683D">
              <w:rPr>
                <w:rStyle w:val="Hyperlink"/>
                <w:rFonts w:ascii="Times New Roman" w:hAnsi="Times New Roman"/>
                <w:noProof/>
                <w:snapToGrid w:val="0"/>
                <w:w w:val="0"/>
              </w:rPr>
              <w:t>6.2</w:t>
            </w:r>
            <w:r>
              <w:rPr>
                <w:rFonts w:cstheme="minorBidi"/>
                <w:noProof/>
                <w:sz w:val="24"/>
                <w:lang w:val="en-CA" w:bidi="ar-SA"/>
              </w:rPr>
              <w:tab/>
            </w:r>
            <w:r w:rsidRPr="0017683D">
              <w:rPr>
                <w:rStyle w:val="Hyperlink"/>
                <w:noProof/>
              </w:rPr>
              <w:t>Contact Ontology</w:t>
            </w:r>
            <w:r>
              <w:rPr>
                <w:noProof/>
                <w:webHidden/>
              </w:rPr>
              <w:tab/>
            </w:r>
            <w:r>
              <w:rPr>
                <w:noProof/>
                <w:webHidden/>
              </w:rPr>
              <w:fldChar w:fldCharType="begin"/>
            </w:r>
            <w:r>
              <w:rPr>
                <w:noProof/>
                <w:webHidden/>
              </w:rPr>
              <w:instrText xml:space="preserve"> PAGEREF _Toc29452191 \h </w:instrText>
            </w:r>
            <w:r>
              <w:rPr>
                <w:noProof/>
                <w:webHidden/>
              </w:rPr>
            </w:r>
            <w:r>
              <w:rPr>
                <w:noProof/>
                <w:webHidden/>
              </w:rPr>
              <w:fldChar w:fldCharType="separate"/>
            </w:r>
            <w:r>
              <w:rPr>
                <w:noProof/>
                <w:webHidden/>
              </w:rPr>
              <w:t>47</w:t>
            </w:r>
            <w:r>
              <w:rPr>
                <w:noProof/>
                <w:webHidden/>
              </w:rPr>
              <w:fldChar w:fldCharType="end"/>
            </w:r>
          </w:hyperlink>
        </w:p>
        <w:p w14:paraId="32F461E4" w14:textId="0C10925D" w:rsidR="00600FE3" w:rsidRDefault="00600FE3">
          <w:pPr>
            <w:pStyle w:val="TOC2"/>
            <w:tabs>
              <w:tab w:val="left" w:pos="720"/>
              <w:tab w:val="right" w:leader="dot" w:pos="9350"/>
            </w:tabs>
            <w:rPr>
              <w:rFonts w:cstheme="minorBidi"/>
              <w:noProof/>
              <w:sz w:val="24"/>
              <w:lang w:val="en-CA" w:bidi="ar-SA"/>
            </w:rPr>
          </w:pPr>
          <w:hyperlink w:anchor="_Toc29452192" w:history="1">
            <w:r w:rsidRPr="0017683D">
              <w:rPr>
                <w:rStyle w:val="Hyperlink"/>
                <w:rFonts w:ascii="Times New Roman" w:hAnsi="Times New Roman"/>
                <w:noProof/>
                <w:snapToGrid w:val="0"/>
                <w:w w:val="0"/>
              </w:rPr>
              <w:t>6.3</w:t>
            </w:r>
            <w:r>
              <w:rPr>
                <w:rFonts w:cstheme="minorBidi"/>
                <w:noProof/>
                <w:sz w:val="24"/>
                <w:lang w:val="en-CA" w:bidi="ar-SA"/>
              </w:rPr>
              <w:tab/>
            </w:r>
            <w:r w:rsidRPr="0017683D">
              <w:rPr>
                <w:rStyle w:val="Hyperlink"/>
                <w:noProof/>
              </w:rPr>
              <w:t>Person Ontology</w:t>
            </w:r>
            <w:r>
              <w:rPr>
                <w:noProof/>
                <w:webHidden/>
              </w:rPr>
              <w:tab/>
            </w:r>
            <w:r>
              <w:rPr>
                <w:noProof/>
                <w:webHidden/>
              </w:rPr>
              <w:fldChar w:fldCharType="begin"/>
            </w:r>
            <w:r>
              <w:rPr>
                <w:noProof/>
                <w:webHidden/>
              </w:rPr>
              <w:instrText xml:space="preserve"> PAGEREF _Toc29452192 \h </w:instrText>
            </w:r>
            <w:r>
              <w:rPr>
                <w:noProof/>
                <w:webHidden/>
              </w:rPr>
            </w:r>
            <w:r>
              <w:rPr>
                <w:noProof/>
                <w:webHidden/>
              </w:rPr>
              <w:fldChar w:fldCharType="separate"/>
            </w:r>
            <w:r>
              <w:rPr>
                <w:noProof/>
                <w:webHidden/>
              </w:rPr>
              <w:t>48</w:t>
            </w:r>
            <w:r>
              <w:rPr>
                <w:noProof/>
                <w:webHidden/>
              </w:rPr>
              <w:fldChar w:fldCharType="end"/>
            </w:r>
          </w:hyperlink>
        </w:p>
        <w:p w14:paraId="645C4496" w14:textId="3539C0CF" w:rsidR="00600FE3" w:rsidRDefault="00600FE3">
          <w:pPr>
            <w:pStyle w:val="TOC2"/>
            <w:tabs>
              <w:tab w:val="left" w:pos="720"/>
              <w:tab w:val="right" w:leader="dot" w:pos="9350"/>
            </w:tabs>
            <w:rPr>
              <w:rFonts w:cstheme="minorBidi"/>
              <w:noProof/>
              <w:sz w:val="24"/>
              <w:lang w:val="en-CA" w:bidi="ar-SA"/>
            </w:rPr>
          </w:pPr>
          <w:hyperlink w:anchor="_Toc29452193" w:history="1">
            <w:r w:rsidRPr="0017683D">
              <w:rPr>
                <w:rStyle w:val="Hyperlink"/>
                <w:rFonts w:ascii="Times New Roman" w:hAnsi="Times New Roman"/>
                <w:noProof/>
                <w:snapToGrid w:val="0"/>
                <w:w w:val="0"/>
              </w:rPr>
              <w:t>6.4</w:t>
            </w:r>
            <w:r>
              <w:rPr>
                <w:rFonts w:cstheme="minorBidi"/>
                <w:noProof/>
                <w:sz w:val="24"/>
                <w:lang w:val="en-CA" w:bidi="ar-SA"/>
              </w:rPr>
              <w:tab/>
            </w:r>
            <w:r w:rsidRPr="0017683D">
              <w:rPr>
                <w:rStyle w:val="Hyperlink"/>
                <w:noProof/>
              </w:rPr>
              <w:t>Household Ontology</w:t>
            </w:r>
            <w:r>
              <w:rPr>
                <w:noProof/>
                <w:webHidden/>
              </w:rPr>
              <w:tab/>
            </w:r>
            <w:r>
              <w:rPr>
                <w:noProof/>
                <w:webHidden/>
              </w:rPr>
              <w:fldChar w:fldCharType="begin"/>
            </w:r>
            <w:r>
              <w:rPr>
                <w:noProof/>
                <w:webHidden/>
              </w:rPr>
              <w:instrText xml:space="preserve"> PAGEREF _Toc29452193 \h </w:instrText>
            </w:r>
            <w:r>
              <w:rPr>
                <w:noProof/>
                <w:webHidden/>
              </w:rPr>
            </w:r>
            <w:r>
              <w:rPr>
                <w:noProof/>
                <w:webHidden/>
              </w:rPr>
              <w:fldChar w:fldCharType="separate"/>
            </w:r>
            <w:r>
              <w:rPr>
                <w:noProof/>
                <w:webHidden/>
              </w:rPr>
              <w:t>49</w:t>
            </w:r>
            <w:r>
              <w:rPr>
                <w:noProof/>
                <w:webHidden/>
              </w:rPr>
              <w:fldChar w:fldCharType="end"/>
            </w:r>
          </w:hyperlink>
        </w:p>
        <w:p w14:paraId="42C029C0" w14:textId="2AE0A640" w:rsidR="00600FE3" w:rsidRDefault="00600FE3">
          <w:pPr>
            <w:pStyle w:val="TOC2"/>
            <w:tabs>
              <w:tab w:val="left" w:pos="720"/>
              <w:tab w:val="right" w:leader="dot" w:pos="9350"/>
            </w:tabs>
            <w:rPr>
              <w:rFonts w:cstheme="minorBidi"/>
              <w:noProof/>
              <w:sz w:val="24"/>
              <w:lang w:val="en-CA" w:bidi="ar-SA"/>
            </w:rPr>
          </w:pPr>
          <w:hyperlink w:anchor="_Toc29452194" w:history="1">
            <w:r w:rsidRPr="0017683D">
              <w:rPr>
                <w:rStyle w:val="Hyperlink"/>
                <w:rFonts w:ascii="Times New Roman" w:hAnsi="Times New Roman"/>
                <w:noProof/>
                <w:snapToGrid w:val="0"/>
                <w:w w:val="0"/>
              </w:rPr>
              <w:t>6.5</w:t>
            </w:r>
            <w:r>
              <w:rPr>
                <w:rFonts w:cstheme="minorBidi"/>
                <w:noProof/>
                <w:sz w:val="24"/>
                <w:lang w:val="en-CA" w:bidi="ar-SA"/>
              </w:rPr>
              <w:tab/>
            </w:r>
            <w:r w:rsidRPr="0017683D">
              <w:rPr>
                <w:rStyle w:val="Hyperlink"/>
                <w:noProof/>
              </w:rPr>
              <w:t>Organization Ontology</w:t>
            </w:r>
            <w:r>
              <w:rPr>
                <w:noProof/>
                <w:webHidden/>
              </w:rPr>
              <w:tab/>
            </w:r>
            <w:r>
              <w:rPr>
                <w:noProof/>
                <w:webHidden/>
              </w:rPr>
              <w:fldChar w:fldCharType="begin"/>
            </w:r>
            <w:r>
              <w:rPr>
                <w:noProof/>
                <w:webHidden/>
              </w:rPr>
              <w:instrText xml:space="preserve"> PAGEREF _Toc29452194 \h </w:instrText>
            </w:r>
            <w:r>
              <w:rPr>
                <w:noProof/>
                <w:webHidden/>
              </w:rPr>
            </w:r>
            <w:r>
              <w:rPr>
                <w:noProof/>
                <w:webHidden/>
              </w:rPr>
              <w:fldChar w:fldCharType="separate"/>
            </w:r>
            <w:r>
              <w:rPr>
                <w:noProof/>
                <w:webHidden/>
              </w:rPr>
              <w:t>51</w:t>
            </w:r>
            <w:r>
              <w:rPr>
                <w:noProof/>
                <w:webHidden/>
              </w:rPr>
              <w:fldChar w:fldCharType="end"/>
            </w:r>
          </w:hyperlink>
        </w:p>
        <w:p w14:paraId="610E7CDF" w14:textId="76712B08" w:rsidR="00600FE3" w:rsidRDefault="00600FE3">
          <w:pPr>
            <w:pStyle w:val="TOC2"/>
            <w:tabs>
              <w:tab w:val="left" w:pos="720"/>
              <w:tab w:val="right" w:leader="dot" w:pos="9350"/>
            </w:tabs>
            <w:rPr>
              <w:rFonts w:cstheme="minorBidi"/>
              <w:noProof/>
              <w:sz w:val="24"/>
              <w:lang w:val="en-CA" w:bidi="ar-SA"/>
            </w:rPr>
          </w:pPr>
          <w:hyperlink w:anchor="_Toc29452195" w:history="1">
            <w:r w:rsidRPr="0017683D">
              <w:rPr>
                <w:rStyle w:val="Hyperlink"/>
                <w:rFonts w:ascii="Times New Roman" w:hAnsi="Times New Roman"/>
                <w:noProof/>
                <w:snapToGrid w:val="0"/>
                <w:w w:val="0"/>
              </w:rPr>
              <w:t>6.6</w:t>
            </w:r>
            <w:r>
              <w:rPr>
                <w:rFonts w:cstheme="minorBidi"/>
                <w:noProof/>
                <w:sz w:val="24"/>
                <w:lang w:val="en-CA" w:bidi="ar-SA"/>
              </w:rPr>
              <w:tab/>
            </w:r>
            <w:r w:rsidRPr="0017683D">
              <w:rPr>
                <w:rStyle w:val="Hyperlink"/>
                <w:noProof/>
              </w:rPr>
              <w:t>Building Ontology</w:t>
            </w:r>
            <w:r>
              <w:rPr>
                <w:noProof/>
                <w:webHidden/>
              </w:rPr>
              <w:tab/>
            </w:r>
            <w:r>
              <w:rPr>
                <w:noProof/>
                <w:webHidden/>
              </w:rPr>
              <w:fldChar w:fldCharType="begin"/>
            </w:r>
            <w:r>
              <w:rPr>
                <w:noProof/>
                <w:webHidden/>
              </w:rPr>
              <w:instrText xml:space="preserve"> PAGEREF _Toc29452195 \h </w:instrText>
            </w:r>
            <w:r>
              <w:rPr>
                <w:noProof/>
                <w:webHidden/>
              </w:rPr>
            </w:r>
            <w:r>
              <w:rPr>
                <w:noProof/>
                <w:webHidden/>
              </w:rPr>
              <w:fldChar w:fldCharType="separate"/>
            </w:r>
            <w:r>
              <w:rPr>
                <w:noProof/>
                <w:webHidden/>
              </w:rPr>
              <w:t>55</w:t>
            </w:r>
            <w:r>
              <w:rPr>
                <w:noProof/>
                <w:webHidden/>
              </w:rPr>
              <w:fldChar w:fldCharType="end"/>
            </w:r>
          </w:hyperlink>
        </w:p>
        <w:p w14:paraId="03D953DA" w14:textId="50469528" w:rsidR="00600FE3" w:rsidRDefault="00600FE3">
          <w:pPr>
            <w:pStyle w:val="TOC2"/>
            <w:tabs>
              <w:tab w:val="left" w:pos="720"/>
              <w:tab w:val="right" w:leader="dot" w:pos="9350"/>
            </w:tabs>
            <w:rPr>
              <w:rFonts w:cstheme="minorBidi"/>
              <w:noProof/>
              <w:sz w:val="24"/>
              <w:lang w:val="en-CA" w:bidi="ar-SA"/>
            </w:rPr>
          </w:pPr>
          <w:hyperlink w:anchor="_Toc29452196" w:history="1">
            <w:r w:rsidRPr="0017683D">
              <w:rPr>
                <w:rStyle w:val="Hyperlink"/>
                <w:rFonts w:ascii="Times New Roman" w:hAnsi="Times New Roman"/>
                <w:noProof/>
                <w:snapToGrid w:val="0"/>
                <w:w w:val="0"/>
              </w:rPr>
              <w:t>6.7</w:t>
            </w:r>
            <w:r>
              <w:rPr>
                <w:rFonts w:cstheme="minorBidi"/>
                <w:noProof/>
                <w:sz w:val="24"/>
                <w:lang w:val="en-CA" w:bidi="ar-SA"/>
              </w:rPr>
              <w:tab/>
            </w:r>
            <w:r w:rsidRPr="0017683D">
              <w:rPr>
                <w:rStyle w:val="Hyperlink"/>
                <w:noProof/>
              </w:rPr>
              <w:t>Vehicle Ontology</w:t>
            </w:r>
            <w:r>
              <w:rPr>
                <w:noProof/>
                <w:webHidden/>
              </w:rPr>
              <w:tab/>
            </w:r>
            <w:r>
              <w:rPr>
                <w:noProof/>
                <w:webHidden/>
              </w:rPr>
              <w:fldChar w:fldCharType="begin"/>
            </w:r>
            <w:r>
              <w:rPr>
                <w:noProof/>
                <w:webHidden/>
              </w:rPr>
              <w:instrText xml:space="preserve"> PAGEREF _Toc29452196 \h </w:instrText>
            </w:r>
            <w:r>
              <w:rPr>
                <w:noProof/>
                <w:webHidden/>
              </w:rPr>
            </w:r>
            <w:r>
              <w:rPr>
                <w:noProof/>
                <w:webHidden/>
              </w:rPr>
              <w:fldChar w:fldCharType="separate"/>
            </w:r>
            <w:r>
              <w:rPr>
                <w:noProof/>
                <w:webHidden/>
              </w:rPr>
              <w:t>57</w:t>
            </w:r>
            <w:r>
              <w:rPr>
                <w:noProof/>
                <w:webHidden/>
              </w:rPr>
              <w:fldChar w:fldCharType="end"/>
            </w:r>
          </w:hyperlink>
        </w:p>
        <w:p w14:paraId="437287B2" w14:textId="708D3343" w:rsidR="00600FE3" w:rsidRDefault="00600FE3">
          <w:pPr>
            <w:pStyle w:val="TOC2"/>
            <w:tabs>
              <w:tab w:val="left" w:pos="720"/>
              <w:tab w:val="right" w:leader="dot" w:pos="9350"/>
            </w:tabs>
            <w:rPr>
              <w:rFonts w:cstheme="minorBidi"/>
              <w:noProof/>
              <w:sz w:val="24"/>
              <w:lang w:val="en-CA" w:bidi="ar-SA"/>
            </w:rPr>
          </w:pPr>
          <w:hyperlink w:anchor="_Toc29452197" w:history="1">
            <w:r w:rsidRPr="0017683D">
              <w:rPr>
                <w:rStyle w:val="Hyperlink"/>
                <w:rFonts w:ascii="Times New Roman" w:hAnsi="Times New Roman"/>
                <w:noProof/>
                <w:snapToGrid w:val="0"/>
                <w:w w:val="0"/>
              </w:rPr>
              <w:t>6.8</w:t>
            </w:r>
            <w:r>
              <w:rPr>
                <w:rFonts w:cstheme="minorBidi"/>
                <w:noProof/>
                <w:sz w:val="24"/>
                <w:lang w:val="en-CA" w:bidi="ar-SA"/>
              </w:rPr>
              <w:tab/>
            </w:r>
            <w:r w:rsidRPr="0017683D">
              <w:rPr>
                <w:rStyle w:val="Hyperlink"/>
                <w:noProof/>
              </w:rPr>
              <w:t>Transportation System Ontology</w:t>
            </w:r>
            <w:r>
              <w:rPr>
                <w:noProof/>
                <w:webHidden/>
              </w:rPr>
              <w:tab/>
            </w:r>
            <w:r>
              <w:rPr>
                <w:noProof/>
                <w:webHidden/>
              </w:rPr>
              <w:fldChar w:fldCharType="begin"/>
            </w:r>
            <w:r>
              <w:rPr>
                <w:noProof/>
                <w:webHidden/>
              </w:rPr>
              <w:instrText xml:space="preserve"> PAGEREF _Toc29452197 \h </w:instrText>
            </w:r>
            <w:r>
              <w:rPr>
                <w:noProof/>
                <w:webHidden/>
              </w:rPr>
            </w:r>
            <w:r>
              <w:rPr>
                <w:noProof/>
                <w:webHidden/>
              </w:rPr>
              <w:fldChar w:fldCharType="separate"/>
            </w:r>
            <w:r>
              <w:rPr>
                <w:noProof/>
                <w:webHidden/>
              </w:rPr>
              <w:t>59</w:t>
            </w:r>
            <w:r>
              <w:rPr>
                <w:noProof/>
                <w:webHidden/>
              </w:rPr>
              <w:fldChar w:fldCharType="end"/>
            </w:r>
          </w:hyperlink>
        </w:p>
        <w:p w14:paraId="1BCC85AB" w14:textId="73E7BB11" w:rsidR="00600FE3" w:rsidRDefault="00600FE3">
          <w:pPr>
            <w:pStyle w:val="TOC3"/>
            <w:tabs>
              <w:tab w:val="left" w:pos="1200"/>
              <w:tab w:val="right" w:leader="dot" w:pos="9350"/>
            </w:tabs>
            <w:rPr>
              <w:rFonts w:cstheme="minorBidi"/>
              <w:noProof/>
              <w:sz w:val="24"/>
              <w:lang w:val="en-CA" w:bidi="ar-SA"/>
            </w:rPr>
          </w:pPr>
          <w:hyperlink w:anchor="_Toc29452198" w:history="1">
            <w:r w:rsidRPr="0017683D">
              <w:rPr>
                <w:rStyle w:val="Hyperlink"/>
                <w:noProof/>
              </w:rPr>
              <w:t>6.8.1</w:t>
            </w:r>
            <w:r>
              <w:rPr>
                <w:rFonts w:cstheme="minorBidi"/>
                <w:noProof/>
                <w:sz w:val="24"/>
                <w:lang w:val="en-CA" w:bidi="ar-SA"/>
              </w:rPr>
              <w:tab/>
            </w:r>
            <w:r w:rsidRPr="0017683D">
              <w:rPr>
                <w:rStyle w:val="Hyperlink"/>
                <w:noProof/>
              </w:rPr>
              <w:t>Travel Costs</w:t>
            </w:r>
            <w:r>
              <w:rPr>
                <w:noProof/>
                <w:webHidden/>
              </w:rPr>
              <w:tab/>
            </w:r>
            <w:r>
              <w:rPr>
                <w:noProof/>
                <w:webHidden/>
              </w:rPr>
              <w:fldChar w:fldCharType="begin"/>
            </w:r>
            <w:r>
              <w:rPr>
                <w:noProof/>
                <w:webHidden/>
              </w:rPr>
              <w:instrText xml:space="preserve"> PAGEREF _Toc29452198 \h </w:instrText>
            </w:r>
            <w:r>
              <w:rPr>
                <w:noProof/>
                <w:webHidden/>
              </w:rPr>
            </w:r>
            <w:r>
              <w:rPr>
                <w:noProof/>
                <w:webHidden/>
              </w:rPr>
              <w:fldChar w:fldCharType="separate"/>
            </w:r>
            <w:r>
              <w:rPr>
                <w:noProof/>
                <w:webHidden/>
              </w:rPr>
              <w:t>67</w:t>
            </w:r>
            <w:r>
              <w:rPr>
                <w:noProof/>
                <w:webHidden/>
              </w:rPr>
              <w:fldChar w:fldCharType="end"/>
            </w:r>
          </w:hyperlink>
        </w:p>
        <w:p w14:paraId="1030A7F9" w14:textId="25AE0E18" w:rsidR="00600FE3" w:rsidRDefault="00600FE3">
          <w:pPr>
            <w:pStyle w:val="TOC2"/>
            <w:tabs>
              <w:tab w:val="left" w:pos="720"/>
              <w:tab w:val="right" w:leader="dot" w:pos="9350"/>
            </w:tabs>
            <w:rPr>
              <w:rFonts w:cstheme="minorBidi"/>
              <w:noProof/>
              <w:sz w:val="24"/>
              <w:lang w:val="en-CA" w:bidi="ar-SA"/>
            </w:rPr>
          </w:pPr>
          <w:hyperlink w:anchor="_Toc29452199" w:history="1">
            <w:r w:rsidRPr="0017683D">
              <w:rPr>
                <w:rStyle w:val="Hyperlink"/>
                <w:rFonts w:ascii="Times New Roman" w:hAnsi="Times New Roman"/>
                <w:noProof/>
                <w:snapToGrid w:val="0"/>
                <w:w w:val="0"/>
              </w:rPr>
              <w:t>6.9</w:t>
            </w:r>
            <w:r>
              <w:rPr>
                <w:rFonts w:cstheme="minorBidi"/>
                <w:noProof/>
                <w:sz w:val="24"/>
                <w:lang w:val="en-CA" w:bidi="ar-SA"/>
              </w:rPr>
              <w:tab/>
            </w:r>
            <w:r w:rsidRPr="0017683D">
              <w:rPr>
                <w:rStyle w:val="Hyperlink"/>
                <w:noProof/>
              </w:rPr>
              <w:t>Parking Ontology</w:t>
            </w:r>
            <w:r>
              <w:rPr>
                <w:noProof/>
                <w:webHidden/>
              </w:rPr>
              <w:tab/>
            </w:r>
            <w:r>
              <w:rPr>
                <w:noProof/>
                <w:webHidden/>
              </w:rPr>
              <w:fldChar w:fldCharType="begin"/>
            </w:r>
            <w:r>
              <w:rPr>
                <w:noProof/>
                <w:webHidden/>
              </w:rPr>
              <w:instrText xml:space="preserve"> PAGEREF _Toc29452199 \h </w:instrText>
            </w:r>
            <w:r>
              <w:rPr>
                <w:noProof/>
                <w:webHidden/>
              </w:rPr>
            </w:r>
            <w:r>
              <w:rPr>
                <w:noProof/>
                <w:webHidden/>
              </w:rPr>
              <w:fldChar w:fldCharType="separate"/>
            </w:r>
            <w:r>
              <w:rPr>
                <w:noProof/>
                <w:webHidden/>
              </w:rPr>
              <w:t>68</w:t>
            </w:r>
            <w:r>
              <w:rPr>
                <w:noProof/>
                <w:webHidden/>
              </w:rPr>
              <w:fldChar w:fldCharType="end"/>
            </w:r>
          </w:hyperlink>
        </w:p>
        <w:p w14:paraId="35A8AD6F" w14:textId="6E2DBD64" w:rsidR="00600FE3" w:rsidRDefault="00600FE3">
          <w:pPr>
            <w:pStyle w:val="TOC2"/>
            <w:tabs>
              <w:tab w:val="left" w:pos="960"/>
              <w:tab w:val="right" w:leader="dot" w:pos="9350"/>
            </w:tabs>
            <w:rPr>
              <w:rFonts w:cstheme="minorBidi"/>
              <w:noProof/>
              <w:sz w:val="24"/>
              <w:lang w:val="en-CA" w:bidi="ar-SA"/>
            </w:rPr>
          </w:pPr>
          <w:hyperlink w:anchor="_Toc29452200" w:history="1">
            <w:r w:rsidRPr="0017683D">
              <w:rPr>
                <w:rStyle w:val="Hyperlink"/>
                <w:rFonts w:ascii="Times New Roman" w:hAnsi="Times New Roman"/>
                <w:noProof/>
                <w:snapToGrid w:val="0"/>
                <w:w w:val="0"/>
              </w:rPr>
              <w:t>6.10</w:t>
            </w:r>
            <w:r>
              <w:rPr>
                <w:rFonts w:cstheme="minorBidi"/>
                <w:noProof/>
                <w:sz w:val="24"/>
                <w:lang w:val="en-CA" w:bidi="ar-SA"/>
              </w:rPr>
              <w:tab/>
            </w:r>
            <w:r w:rsidRPr="0017683D">
              <w:rPr>
                <w:rStyle w:val="Hyperlink"/>
                <w:noProof/>
              </w:rPr>
              <w:t>Public Transit Ontology</w:t>
            </w:r>
            <w:r>
              <w:rPr>
                <w:noProof/>
                <w:webHidden/>
              </w:rPr>
              <w:tab/>
            </w:r>
            <w:r>
              <w:rPr>
                <w:noProof/>
                <w:webHidden/>
              </w:rPr>
              <w:fldChar w:fldCharType="begin"/>
            </w:r>
            <w:r>
              <w:rPr>
                <w:noProof/>
                <w:webHidden/>
              </w:rPr>
              <w:instrText xml:space="preserve"> PAGEREF _Toc29452200 \h </w:instrText>
            </w:r>
            <w:r>
              <w:rPr>
                <w:noProof/>
                <w:webHidden/>
              </w:rPr>
            </w:r>
            <w:r>
              <w:rPr>
                <w:noProof/>
                <w:webHidden/>
              </w:rPr>
              <w:fldChar w:fldCharType="separate"/>
            </w:r>
            <w:r>
              <w:rPr>
                <w:noProof/>
                <w:webHidden/>
              </w:rPr>
              <w:t>72</w:t>
            </w:r>
            <w:r>
              <w:rPr>
                <w:noProof/>
                <w:webHidden/>
              </w:rPr>
              <w:fldChar w:fldCharType="end"/>
            </w:r>
          </w:hyperlink>
        </w:p>
        <w:p w14:paraId="23125B16" w14:textId="3220AB7F" w:rsidR="00600FE3" w:rsidRDefault="00600FE3">
          <w:pPr>
            <w:pStyle w:val="TOC2"/>
            <w:tabs>
              <w:tab w:val="left" w:pos="960"/>
              <w:tab w:val="right" w:leader="dot" w:pos="9350"/>
            </w:tabs>
            <w:rPr>
              <w:rFonts w:cstheme="minorBidi"/>
              <w:noProof/>
              <w:sz w:val="24"/>
              <w:lang w:val="en-CA" w:bidi="ar-SA"/>
            </w:rPr>
          </w:pPr>
          <w:hyperlink w:anchor="_Toc29452201" w:history="1">
            <w:r w:rsidRPr="0017683D">
              <w:rPr>
                <w:rStyle w:val="Hyperlink"/>
                <w:rFonts w:ascii="Times New Roman" w:hAnsi="Times New Roman"/>
                <w:noProof/>
                <w:snapToGrid w:val="0"/>
                <w:w w:val="0"/>
              </w:rPr>
              <w:t>6.11</w:t>
            </w:r>
            <w:r>
              <w:rPr>
                <w:rFonts w:cstheme="minorBidi"/>
                <w:noProof/>
                <w:sz w:val="24"/>
                <w:lang w:val="en-CA" w:bidi="ar-SA"/>
              </w:rPr>
              <w:tab/>
            </w:r>
            <w:r w:rsidRPr="0017683D">
              <w:rPr>
                <w:rStyle w:val="Hyperlink"/>
                <w:noProof/>
              </w:rPr>
              <w:t>Land Use Ontology</w:t>
            </w:r>
            <w:r>
              <w:rPr>
                <w:noProof/>
                <w:webHidden/>
              </w:rPr>
              <w:tab/>
            </w:r>
            <w:r>
              <w:rPr>
                <w:noProof/>
                <w:webHidden/>
              </w:rPr>
              <w:fldChar w:fldCharType="begin"/>
            </w:r>
            <w:r>
              <w:rPr>
                <w:noProof/>
                <w:webHidden/>
              </w:rPr>
              <w:instrText xml:space="preserve"> PAGEREF _Toc29452201 \h </w:instrText>
            </w:r>
            <w:r>
              <w:rPr>
                <w:noProof/>
                <w:webHidden/>
              </w:rPr>
            </w:r>
            <w:r>
              <w:rPr>
                <w:noProof/>
                <w:webHidden/>
              </w:rPr>
              <w:fldChar w:fldCharType="separate"/>
            </w:r>
            <w:r>
              <w:rPr>
                <w:noProof/>
                <w:webHidden/>
              </w:rPr>
              <w:t>76</w:t>
            </w:r>
            <w:r>
              <w:rPr>
                <w:noProof/>
                <w:webHidden/>
              </w:rPr>
              <w:fldChar w:fldCharType="end"/>
            </w:r>
          </w:hyperlink>
        </w:p>
        <w:p w14:paraId="123D13B7" w14:textId="16FE058F" w:rsidR="00600FE3" w:rsidRDefault="00600FE3">
          <w:pPr>
            <w:pStyle w:val="TOC2"/>
            <w:tabs>
              <w:tab w:val="left" w:pos="960"/>
              <w:tab w:val="right" w:leader="dot" w:pos="9350"/>
            </w:tabs>
            <w:rPr>
              <w:rFonts w:cstheme="minorBidi"/>
              <w:noProof/>
              <w:sz w:val="24"/>
              <w:lang w:val="en-CA" w:bidi="ar-SA"/>
            </w:rPr>
          </w:pPr>
          <w:hyperlink w:anchor="_Toc29452202" w:history="1">
            <w:r w:rsidRPr="0017683D">
              <w:rPr>
                <w:rStyle w:val="Hyperlink"/>
                <w:rFonts w:ascii="Times New Roman" w:hAnsi="Times New Roman"/>
                <w:noProof/>
                <w:snapToGrid w:val="0"/>
                <w:w w:val="0"/>
              </w:rPr>
              <w:t>6.12</w:t>
            </w:r>
            <w:r>
              <w:rPr>
                <w:rFonts w:cstheme="minorBidi"/>
                <w:noProof/>
                <w:sz w:val="24"/>
                <w:lang w:val="en-CA" w:bidi="ar-SA"/>
              </w:rPr>
              <w:tab/>
            </w:r>
            <w:r w:rsidRPr="0017683D">
              <w:rPr>
                <w:rStyle w:val="Hyperlink"/>
                <w:noProof/>
              </w:rPr>
              <w:t>Trip Ontology</w:t>
            </w:r>
            <w:r>
              <w:rPr>
                <w:noProof/>
                <w:webHidden/>
              </w:rPr>
              <w:tab/>
            </w:r>
            <w:r>
              <w:rPr>
                <w:noProof/>
                <w:webHidden/>
              </w:rPr>
              <w:fldChar w:fldCharType="begin"/>
            </w:r>
            <w:r>
              <w:rPr>
                <w:noProof/>
                <w:webHidden/>
              </w:rPr>
              <w:instrText xml:space="preserve"> PAGEREF _Toc29452202 \h </w:instrText>
            </w:r>
            <w:r>
              <w:rPr>
                <w:noProof/>
                <w:webHidden/>
              </w:rPr>
            </w:r>
            <w:r>
              <w:rPr>
                <w:noProof/>
                <w:webHidden/>
              </w:rPr>
              <w:fldChar w:fldCharType="separate"/>
            </w:r>
            <w:r>
              <w:rPr>
                <w:noProof/>
                <w:webHidden/>
              </w:rPr>
              <w:t>80</w:t>
            </w:r>
            <w:r>
              <w:rPr>
                <w:noProof/>
                <w:webHidden/>
              </w:rPr>
              <w:fldChar w:fldCharType="end"/>
            </w:r>
          </w:hyperlink>
        </w:p>
        <w:p w14:paraId="4C2A1A36" w14:textId="389AD4DD" w:rsidR="00600FE3" w:rsidRDefault="00600FE3">
          <w:pPr>
            <w:pStyle w:val="TOC3"/>
            <w:tabs>
              <w:tab w:val="left" w:pos="1200"/>
              <w:tab w:val="right" w:leader="dot" w:pos="9350"/>
            </w:tabs>
            <w:rPr>
              <w:rFonts w:cstheme="minorBidi"/>
              <w:noProof/>
              <w:sz w:val="24"/>
              <w:lang w:val="en-CA" w:bidi="ar-SA"/>
            </w:rPr>
          </w:pPr>
          <w:hyperlink w:anchor="_Toc29452203" w:history="1">
            <w:r w:rsidRPr="0017683D">
              <w:rPr>
                <w:rStyle w:val="Hyperlink"/>
                <w:noProof/>
              </w:rPr>
              <w:t>6.12.1</w:t>
            </w:r>
            <w:r>
              <w:rPr>
                <w:rFonts w:cstheme="minorBidi"/>
                <w:noProof/>
                <w:sz w:val="24"/>
                <w:lang w:val="en-CA" w:bidi="ar-SA"/>
              </w:rPr>
              <w:tab/>
            </w:r>
            <w:r w:rsidRPr="0017683D">
              <w:rPr>
                <w:rStyle w:val="Hyperlink"/>
                <w:noProof/>
              </w:rPr>
              <w:t>Trip Costs</w:t>
            </w:r>
            <w:r>
              <w:rPr>
                <w:noProof/>
                <w:webHidden/>
              </w:rPr>
              <w:tab/>
            </w:r>
            <w:r>
              <w:rPr>
                <w:noProof/>
                <w:webHidden/>
              </w:rPr>
              <w:fldChar w:fldCharType="begin"/>
            </w:r>
            <w:r>
              <w:rPr>
                <w:noProof/>
                <w:webHidden/>
              </w:rPr>
              <w:instrText xml:space="preserve"> PAGEREF _Toc29452203 \h </w:instrText>
            </w:r>
            <w:r>
              <w:rPr>
                <w:noProof/>
                <w:webHidden/>
              </w:rPr>
            </w:r>
            <w:r>
              <w:rPr>
                <w:noProof/>
                <w:webHidden/>
              </w:rPr>
              <w:fldChar w:fldCharType="separate"/>
            </w:r>
            <w:r>
              <w:rPr>
                <w:noProof/>
                <w:webHidden/>
              </w:rPr>
              <w:t>81</w:t>
            </w:r>
            <w:r>
              <w:rPr>
                <w:noProof/>
                <w:webHidden/>
              </w:rPr>
              <w:fldChar w:fldCharType="end"/>
            </w:r>
          </w:hyperlink>
        </w:p>
        <w:p w14:paraId="063C7571" w14:textId="12023C80" w:rsidR="00600FE3" w:rsidRDefault="00600FE3">
          <w:pPr>
            <w:pStyle w:val="TOC2"/>
            <w:tabs>
              <w:tab w:val="left" w:pos="960"/>
              <w:tab w:val="right" w:leader="dot" w:pos="9350"/>
            </w:tabs>
            <w:rPr>
              <w:rFonts w:cstheme="minorBidi"/>
              <w:noProof/>
              <w:sz w:val="24"/>
              <w:lang w:val="en-CA" w:bidi="ar-SA"/>
            </w:rPr>
          </w:pPr>
          <w:hyperlink w:anchor="_Toc29452204" w:history="1">
            <w:r w:rsidRPr="0017683D">
              <w:rPr>
                <w:rStyle w:val="Hyperlink"/>
                <w:rFonts w:ascii="Times New Roman" w:hAnsi="Times New Roman"/>
                <w:noProof/>
                <w:snapToGrid w:val="0"/>
                <w:w w:val="0"/>
              </w:rPr>
              <w:t>6.13</w:t>
            </w:r>
            <w:r>
              <w:rPr>
                <w:rFonts w:cstheme="minorBidi"/>
                <w:noProof/>
                <w:sz w:val="24"/>
                <w:lang w:val="en-CA" w:bidi="ar-SA"/>
              </w:rPr>
              <w:tab/>
            </w:r>
            <w:r w:rsidRPr="0017683D">
              <w:rPr>
                <w:rStyle w:val="Hyperlink"/>
                <w:noProof/>
              </w:rPr>
              <w:t>Urban System Ontology</w:t>
            </w:r>
            <w:r>
              <w:rPr>
                <w:noProof/>
                <w:webHidden/>
              </w:rPr>
              <w:tab/>
            </w:r>
            <w:r>
              <w:rPr>
                <w:noProof/>
                <w:webHidden/>
              </w:rPr>
              <w:fldChar w:fldCharType="begin"/>
            </w:r>
            <w:r>
              <w:rPr>
                <w:noProof/>
                <w:webHidden/>
              </w:rPr>
              <w:instrText xml:space="preserve"> PAGEREF _Toc29452204 \h </w:instrText>
            </w:r>
            <w:r>
              <w:rPr>
                <w:noProof/>
                <w:webHidden/>
              </w:rPr>
            </w:r>
            <w:r>
              <w:rPr>
                <w:noProof/>
                <w:webHidden/>
              </w:rPr>
              <w:fldChar w:fldCharType="separate"/>
            </w:r>
            <w:r>
              <w:rPr>
                <w:noProof/>
                <w:webHidden/>
              </w:rPr>
              <w:t>82</w:t>
            </w:r>
            <w:r>
              <w:rPr>
                <w:noProof/>
                <w:webHidden/>
              </w:rPr>
              <w:fldChar w:fldCharType="end"/>
            </w:r>
          </w:hyperlink>
        </w:p>
        <w:p w14:paraId="58723223" w14:textId="503354B0" w:rsidR="00600FE3" w:rsidRDefault="00600FE3">
          <w:pPr>
            <w:pStyle w:val="TOC1"/>
            <w:tabs>
              <w:tab w:val="left" w:pos="400"/>
              <w:tab w:val="right" w:leader="dot" w:pos="9350"/>
            </w:tabs>
            <w:rPr>
              <w:rFonts w:cstheme="minorBidi"/>
              <w:noProof/>
              <w:sz w:val="24"/>
              <w:lang w:val="en-CA" w:bidi="ar-SA"/>
            </w:rPr>
          </w:pPr>
          <w:hyperlink w:anchor="_Toc29452205" w:history="1">
            <w:r w:rsidRPr="0017683D">
              <w:rPr>
                <w:rStyle w:val="Hyperlink"/>
                <w:noProof/>
              </w:rPr>
              <w:t>7</w:t>
            </w:r>
            <w:r>
              <w:rPr>
                <w:rFonts w:cstheme="minorBidi"/>
                <w:noProof/>
                <w:sz w:val="24"/>
                <w:lang w:val="en-CA" w:bidi="ar-SA"/>
              </w:rPr>
              <w:tab/>
            </w:r>
            <w:r w:rsidRPr="0017683D">
              <w:rPr>
                <w:rStyle w:val="Hyperlink"/>
                <w:noProof/>
              </w:rPr>
              <w:t>Extra-logical Design Practices</w:t>
            </w:r>
            <w:r>
              <w:rPr>
                <w:noProof/>
                <w:webHidden/>
              </w:rPr>
              <w:tab/>
            </w:r>
            <w:r>
              <w:rPr>
                <w:noProof/>
                <w:webHidden/>
              </w:rPr>
              <w:fldChar w:fldCharType="begin"/>
            </w:r>
            <w:r>
              <w:rPr>
                <w:noProof/>
                <w:webHidden/>
              </w:rPr>
              <w:instrText xml:space="preserve"> PAGEREF _Toc29452205 \h </w:instrText>
            </w:r>
            <w:r>
              <w:rPr>
                <w:noProof/>
                <w:webHidden/>
              </w:rPr>
            </w:r>
            <w:r>
              <w:rPr>
                <w:noProof/>
                <w:webHidden/>
              </w:rPr>
              <w:fldChar w:fldCharType="separate"/>
            </w:r>
            <w:r>
              <w:rPr>
                <w:noProof/>
                <w:webHidden/>
              </w:rPr>
              <w:t>84</w:t>
            </w:r>
            <w:r>
              <w:rPr>
                <w:noProof/>
                <w:webHidden/>
              </w:rPr>
              <w:fldChar w:fldCharType="end"/>
            </w:r>
          </w:hyperlink>
        </w:p>
        <w:p w14:paraId="2FFA4A7F" w14:textId="18B5D982" w:rsidR="00600FE3" w:rsidRDefault="00600FE3">
          <w:pPr>
            <w:pStyle w:val="TOC1"/>
            <w:tabs>
              <w:tab w:val="left" w:pos="400"/>
              <w:tab w:val="right" w:leader="dot" w:pos="9350"/>
            </w:tabs>
            <w:rPr>
              <w:rFonts w:cstheme="minorBidi"/>
              <w:noProof/>
              <w:sz w:val="24"/>
              <w:lang w:val="en-CA" w:bidi="ar-SA"/>
            </w:rPr>
          </w:pPr>
          <w:hyperlink w:anchor="_Toc29452206" w:history="1">
            <w:r w:rsidRPr="0017683D">
              <w:rPr>
                <w:rStyle w:val="Hyperlink"/>
                <w:noProof/>
              </w:rPr>
              <w:t>8</w:t>
            </w:r>
            <w:r>
              <w:rPr>
                <w:rFonts w:cstheme="minorBidi"/>
                <w:noProof/>
                <w:sz w:val="24"/>
                <w:lang w:val="en-CA" w:bidi="ar-SA"/>
              </w:rPr>
              <w:tab/>
            </w:r>
            <w:r w:rsidRPr="0017683D">
              <w:rPr>
                <w:rStyle w:val="Hyperlink"/>
                <w:noProof/>
              </w:rPr>
              <w:t>Evaluation</w:t>
            </w:r>
            <w:r>
              <w:rPr>
                <w:noProof/>
                <w:webHidden/>
              </w:rPr>
              <w:tab/>
            </w:r>
            <w:r>
              <w:rPr>
                <w:noProof/>
                <w:webHidden/>
              </w:rPr>
              <w:fldChar w:fldCharType="begin"/>
            </w:r>
            <w:r>
              <w:rPr>
                <w:noProof/>
                <w:webHidden/>
              </w:rPr>
              <w:instrText xml:space="preserve"> PAGEREF _Toc29452206 \h </w:instrText>
            </w:r>
            <w:r>
              <w:rPr>
                <w:noProof/>
                <w:webHidden/>
              </w:rPr>
            </w:r>
            <w:r>
              <w:rPr>
                <w:noProof/>
                <w:webHidden/>
              </w:rPr>
              <w:fldChar w:fldCharType="separate"/>
            </w:r>
            <w:r>
              <w:rPr>
                <w:noProof/>
                <w:webHidden/>
              </w:rPr>
              <w:t>85</w:t>
            </w:r>
            <w:r>
              <w:rPr>
                <w:noProof/>
                <w:webHidden/>
              </w:rPr>
              <w:fldChar w:fldCharType="end"/>
            </w:r>
          </w:hyperlink>
        </w:p>
        <w:p w14:paraId="3008C58D" w14:textId="6D84B130" w:rsidR="00600FE3" w:rsidRDefault="00600FE3">
          <w:pPr>
            <w:pStyle w:val="TOC2"/>
            <w:tabs>
              <w:tab w:val="left" w:pos="720"/>
              <w:tab w:val="right" w:leader="dot" w:pos="9350"/>
            </w:tabs>
            <w:rPr>
              <w:rFonts w:cstheme="minorBidi"/>
              <w:noProof/>
              <w:sz w:val="24"/>
              <w:lang w:val="en-CA" w:bidi="ar-SA"/>
            </w:rPr>
          </w:pPr>
          <w:hyperlink w:anchor="_Toc29452207" w:history="1">
            <w:r w:rsidRPr="0017683D">
              <w:rPr>
                <w:rStyle w:val="Hyperlink"/>
                <w:rFonts w:ascii="Times New Roman" w:hAnsi="Times New Roman"/>
                <w:noProof/>
                <w:snapToGrid w:val="0"/>
                <w:w w:val="0"/>
              </w:rPr>
              <w:t>8.1</w:t>
            </w:r>
            <w:r>
              <w:rPr>
                <w:rFonts w:cstheme="minorBidi"/>
                <w:noProof/>
                <w:sz w:val="24"/>
                <w:lang w:val="en-CA" w:bidi="ar-SA"/>
              </w:rPr>
              <w:tab/>
            </w:r>
            <w:r w:rsidRPr="0017683D">
              <w:rPr>
                <w:rStyle w:val="Hyperlink"/>
                <w:noProof/>
              </w:rPr>
              <w:t>Consistency</w:t>
            </w:r>
            <w:r>
              <w:rPr>
                <w:noProof/>
                <w:webHidden/>
              </w:rPr>
              <w:tab/>
            </w:r>
            <w:r>
              <w:rPr>
                <w:noProof/>
                <w:webHidden/>
              </w:rPr>
              <w:fldChar w:fldCharType="begin"/>
            </w:r>
            <w:r>
              <w:rPr>
                <w:noProof/>
                <w:webHidden/>
              </w:rPr>
              <w:instrText xml:space="preserve"> PAGEREF _Toc29452207 \h </w:instrText>
            </w:r>
            <w:r>
              <w:rPr>
                <w:noProof/>
                <w:webHidden/>
              </w:rPr>
            </w:r>
            <w:r>
              <w:rPr>
                <w:noProof/>
                <w:webHidden/>
              </w:rPr>
              <w:fldChar w:fldCharType="separate"/>
            </w:r>
            <w:r>
              <w:rPr>
                <w:noProof/>
                <w:webHidden/>
              </w:rPr>
              <w:t>85</w:t>
            </w:r>
            <w:r>
              <w:rPr>
                <w:noProof/>
                <w:webHidden/>
              </w:rPr>
              <w:fldChar w:fldCharType="end"/>
            </w:r>
          </w:hyperlink>
        </w:p>
        <w:p w14:paraId="5B8F7CC6" w14:textId="04349AD4" w:rsidR="00600FE3" w:rsidRDefault="00600FE3">
          <w:pPr>
            <w:pStyle w:val="TOC2"/>
            <w:tabs>
              <w:tab w:val="left" w:pos="720"/>
              <w:tab w:val="right" w:leader="dot" w:pos="9350"/>
            </w:tabs>
            <w:rPr>
              <w:rFonts w:cstheme="minorBidi"/>
              <w:noProof/>
              <w:sz w:val="24"/>
              <w:lang w:val="en-CA" w:bidi="ar-SA"/>
            </w:rPr>
          </w:pPr>
          <w:hyperlink w:anchor="_Toc29452208" w:history="1">
            <w:r w:rsidRPr="0017683D">
              <w:rPr>
                <w:rStyle w:val="Hyperlink"/>
                <w:rFonts w:ascii="Times New Roman" w:hAnsi="Times New Roman"/>
                <w:noProof/>
                <w:snapToGrid w:val="0"/>
                <w:w w:val="0"/>
              </w:rPr>
              <w:t>8.2</w:t>
            </w:r>
            <w:r>
              <w:rPr>
                <w:rFonts w:cstheme="minorBidi"/>
                <w:noProof/>
                <w:sz w:val="24"/>
                <w:lang w:val="en-CA" w:bidi="ar-SA"/>
              </w:rPr>
              <w:tab/>
            </w:r>
            <w:r w:rsidRPr="0017683D">
              <w:rPr>
                <w:rStyle w:val="Hyperlink"/>
                <w:noProof/>
              </w:rPr>
              <w:t>Competency</w:t>
            </w:r>
            <w:r>
              <w:rPr>
                <w:noProof/>
                <w:webHidden/>
              </w:rPr>
              <w:tab/>
            </w:r>
            <w:r>
              <w:rPr>
                <w:noProof/>
                <w:webHidden/>
              </w:rPr>
              <w:fldChar w:fldCharType="begin"/>
            </w:r>
            <w:r>
              <w:rPr>
                <w:noProof/>
                <w:webHidden/>
              </w:rPr>
              <w:instrText xml:space="preserve"> PAGEREF _Toc29452208 \h </w:instrText>
            </w:r>
            <w:r>
              <w:rPr>
                <w:noProof/>
                <w:webHidden/>
              </w:rPr>
            </w:r>
            <w:r>
              <w:rPr>
                <w:noProof/>
                <w:webHidden/>
              </w:rPr>
              <w:fldChar w:fldCharType="separate"/>
            </w:r>
            <w:r>
              <w:rPr>
                <w:noProof/>
                <w:webHidden/>
              </w:rPr>
              <w:t>86</w:t>
            </w:r>
            <w:r>
              <w:rPr>
                <w:noProof/>
                <w:webHidden/>
              </w:rPr>
              <w:fldChar w:fldCharType="end"/>
            </w:r>
          </w:hyperlink>
        </w:p>
        <w:p w14:paraId="2AB2ADDE" w14:textId="66E622EA" w:rsidR="00600FE3" w:rsidRDefault="00600FE3">
          <w:pPr>
            <w:pStyle w:val="TOC3"/>
            <w:tabs>
              <w:tab w:val="left" w:pos="1200"/>
              <w:tab w:val="right" w:leader="dot" w:pos="9350"/>
            </w:tabs>
            <w:rPr>
              <w:rFonts w:cstheme="minorBidi"/>
              <w:noProof/>
              <w:sz w:val="24"/>
              <w:lang w:val="en-CA" w:bidi="ar-SA"/>
            </w:rPr>
          </w:pPr>
          <w:hyperlink w:anchor="_Toc29452209" w:history="1">
            <w:r w:rsidRPr="0017683D">
              <w:rPr>
                <w:rStyle w:val="Hyperlink"/>
                <w:noProof/>
              </w:rPr>
              <w:t>8.2.1</w:t>
            </w:r>
            <w:r>
              <w:rPr>
                <w:rFonts w:cstheme="minorBidi"/>
                <w:noProof/>
                <w:sz w:val="24"/>
                <w:lang w:val="en-CA" w:bidi="ar-SA"/>
              </w:rPr>
              <w:tab/>
            </w:r>
            <w:r w:rsidRPr="0017683D">
              <w:rPr>
                <w:rStyle w:val="Hyperlink"/>
                <w:noProof/>
              </w:rPr>
              <w:t>CQs for Land Use and Transportation Simulation</w:t>
            </w:r>
            <w:r>
              <w:rPr>
                <w:noProof/>
                <w:webHidden/>
              </w:rPr>
              <w:tab/>
            </w:r>
            <w:r>
              <w:rPr>
                <w:noProof/>
                <w:webHidden/>
              </w:rPr>
              <w:fldChar w:fldCharType="begin"/>
            </w:r>
            <w:r>
              <w:rPr>
                <w:noProof/>
                <w:webHidden/>
              </w:rPr>
              <w:instrText xml:space="preserve"> PAGEREF _Toc29452209 \h </w:instrText>
            </w:r>
            <w:r>
              <w:rPr>
                <w:noProof/>
                <w:webHidden/>
              </w:rPr>
            </w:r>
            <w:r>
              <w:rPr>
                <w:noProof/>
                <w:webHidden/>
              </w:rPr>
              <w:fldChar w:fldCharType="separate"/>
            </w:r>
            <w:r>
              <w:rPr>
                <w:noProof/>
                <w:webHidden/>
              </w:rPr>
              <w:t>87</w:t>
            </w:r>
            <w:r>
              <w:rPr>
                <w:noProof/>
                <w:webHidden/>
              </w:rPr>
              <w:fldChar w:fldCharType="end"/>
            </w:r>
          </w:hyperlink>
        </w:p>
        <w:p w14:paraId="23C4F3BE" w14:textId="0ED4F384" w:rsidR="00600FE3" w:rsidRDefault="00600FE3">
          <w:pPr>
            <w:pStyle w:val="TOC3"/>
            <w:tabs>
              <w:tab w:val="left" w:pos="1200"/>
              <w:tab w:val="right" w:leader="dot" w:pos="9350"/>
            </w:tabs>
            <w:rPr>
              <w:rFonts w:cstheme="minorBidi"/>
              <w:noProof/>
              <w:sz w:val="24"/>
              <w:lang w:val="en-CA" w:bidi="ar-SA"/>
            </w:rPr>
          </w:pPr>
          <w:hyperlink w:anchor="_Toc29452210" w:history="1">
            <w:r w:rsidRPr="0017683D">
              <w:rPr>
                <w:rStyle w:val="Hyperlink"/>
                <w:noProof/>
              </w:rPr>
              <w:t>8.2.2</w:t>
            </w:r>
            <w:r>
              <w:rPr>
                <w:rFonts w:cstheme="minorBidi"/>
                <w:noProof/>
                <w:sz w:val="24"/>
                <w:lang w:val="en-CA" w:bidi="ar-SA"/>
              </w:rPr>
              <w:tab/>
            </w:r>
            <w:r w:rsidRPr="0017683D">
              <w:rPr>
                <w:rStyle w:val="Hyperlink"/>
                <w:noProof/>
              </w:rPr>
              <w:t>CQs for Transit Research</w:t>
            </w:r>
            <w:r>
              <w:rPr>
                <w:noProof/>
                <w:webHidden/>
              </w:rPr>
              <w:tab/>
            </w:r>
            <w:r>
              <w:rPr>
                <w:noProof/>
                <w:webHidden/>
              </w:rPr>
              <w:fldChar w:fldCharType="begin"/>
            </w:r>
            <w:r>
              <w:rPr>
                <w:noProof/>
                <w:webHidden/>
              </w:rPr>
              <w:instrText xml:space="preserve"> PAGEREF _Toc29452210 \h </w:instrText>
            </w:r>
            <w:r>
              <w:rPr>
                <w:noProof/>
                <w:webHidden/>
              </w:rPr>
            </w:r>
            <w:r>
              <w:rPr>
                <w:noProof/>
                <w:webHidden/>
              </w:rPr>
              <w:fldChar w:fldCharType="separate"/>
            </w:r>
            <w:r>
              <w:rPr>
                <w:noProof/>
                <w:webHidden/>
              </w:rPr>
              <w:t>89</w:t>
            </w:r>
            <w:r>
              <w:rPr>
                <w:noProof/>
                <w:webHidden/>
              </w:rPr>
              <w:fldChar w:fldCharType="end"/>
            </w:r>
          </w:hyperlink>
        </w:p>
        <w:p w14:paraId="55C78E8C" w14:textId="78793817" w:rsidR="00600FE3" w:rsidRDefault="00600FE3">
          <w:pPr>
            <w:pStyle w:val="TOC3"/>
            <w:tabs>
              <w:tab w:val="left" w:pos="1200"/>
              <w:tab w:val="right" w:leader="dot" w:pos="9350"/>
            </w:tabs>
            <w:rPr>
              <w:rFonts w:cstheme="minorBidi"/>
              <w:noProof/>
              <w:sz w:val="24"/>
              <w:lang w:val="en-CA" w:bidi="ar-SA"/>
            </w:rPr>
          </w:pPr>
          <w:hyperlink w:anchor="_Toc29452211" w:history="1">
            <w:r w:rsidRPr="0017683D">
              <w:rPr>
                <w:rStyle w:val="Hyperlink"/>
                <w:noProof/>
              </w:rPr>
              <w:t>8.2.3</w:t>
            </w:r>
            <w:r>
              <w:rPr>
                <w:rFonts w:cstheme="minorBidi"/>
                <w:noProof/>
                <w:sz w:val="24"/>
                <w:lang w:val="en-CA" w:bidi="ar-SA"/>
              </w:rPr>
              <w:tab/>
            </w:r>
            <w:r w:rsidRPr="0017683D">
              <w:rPr>
                <w:rStyle w:val="Hyperlink"/>
                <w:noProof/>
              </w:rPr>
              <w:t>CQs for Smart Parking Applications</w:t>
            </w:r>
            <w:r>
              <w:rPr>
                <w:noProof/>
                <w:webHidden/>
              </w:rPr>
              <w:tab/>
            </w:r>
            <w:r>
              <w:rPr>
                <w:noProof/>
                <w:webHidden/>
              </w:rPr>
              <w:fldChar w:fldCharType="begin"/>
            </w:r>
            <w:r>
              <w:rPr>
                <w:noProof/>
                <w:webHidden/>
              </w:rPr>
              <w:instrText xml:space="preserve"> PAGEREF _Toc29452211 \h </w:instrText>
            </w:r>
            <w:r>
              <w:rPr>
                <w:noProof/>
                <w:webHidden/>
              </w:rPr>
            </w:r>
            <w:r>
              <w:rPr>
                <w:noProof/>
                <w:webHidden/>
              </w:rPr>
              <w:fldChar w:fldCharType="separate"/>
            </w:r>
            <w:r>
              <w:rPr>
                <w:noProof/>
                <w:webHidden/>
              </w:rPr>
              <w:t>90</w:t>
            </w:r>
            <w:r>
              <w:rPr>
                <w:noProof/>
                <w:webHidden/>
              </w:rPr>
              <w:fldChar w:fldCharType="end"/>
            </w:r>
          </w:hyperlink>
        </w:p>
        <w:p w14:paraId="63B4787C" w14:textId="43D7CBB2" w:rsidR="00600FE3" w:rsidRDefault="00600FE3">
          <w:pPr>
            <w:pStyle w:val="TOC3"/>
            <w:tabs>
              <w:tab w:val="left" w:pos="1200"/>
              <w:tab w:val="right" w:leader="dot" w:pos="9350"/>
            </w:tabs>
            <w:rPr>
              <w:rFonts w:cstheme="minorBidi"/>
              <w:noProof/>
              <w:sz w:val="24"/>
              <w:lang w:val="en-CA" w:bidi="ar-SA"/>
            </w:rPr>
          </w:pPr>
          <w:hyperlink w:anchor="_Toc29452212" w:history="1">
            <w:r w:rsidRPr="0017683D">
              <w:rPr>
                <w:rStyle w:val="Hyperlink"/>
                <w:noProof/>
              </w:rPr>
              <w:t>8.2.4</w:t>
            </w:r>
            <w:r>
              <w:rPr>
                <w:rFonts w:cstheme="minorBidi"/>
                <w:noProof/>
                <w:sz w:val="24"/>
                <w:lang w:val="en-CA" w:bidi="ar-SA"/>
              </w:rPr>
              <w:tab/>
            </w:r>
            <w:r w:rsidRPr="0017683D">
              <w:rPr>
                <w:rStyle w:val="Hyperlink"/>
                <w:noProof/>
              </w:rPr>
              <w:t>CQs for ATIS via IT-SoS</w:t>
            </w:r>
            <w:r>
              <w:rPr>
                <w:noProof/>
                <w:webHidden/>
              </w:rPr>
              <w:tab/>
            </w:r>
            <w:r>
              <w:rPr>
                <w:noProof/>
                <w:webHidden/>
              </w:rPr>
              <w:fldChar w:fldCharType="begin"/>
            </w:r>
            <w:r>
              <w:rPr>
                <w:noProof/>
                <w:webHidden/>
              </w:rPr>
              <w:instrText xml:space="preserve"> PAGEREF _Toc29452212 \h </w:instrText>
            </w:r>
            <w:r>
              <w:rPr>
                <w:noProof/>
                <w:webHidden/>
              </w:rPr>
            </w:r>
            <w:r>
              <w:rPr>
                <w:noProof/>
                <w:webHidden/>
              </w:rPr>
              <w:fldChar w:fldCharType="separate"/>
            </w:r>
            <w:r>
              <w:rPr>
                <w:noProof/>
                <w:webHidden/>
              </w:rPr>
              <w:t>90</w:t>
            </w:r>
            <w:r>
              <w:rPr>
                <w:noProof/>
                <w:webHidden/>
              </w:rPr>
              <w:fldChar w:fldCharType="end"/>
            </w:r>
          </w:hyperlink>
        </w:p>
        <w:p w14:paraId="1D7F0EE8" w14:textId="0AEEA680" w:rsidR="00600FE3" w:rsidRDefault="00600FE3">
          <w:pPr>
            <w:pStyle w:val="TOC3"/>
            <w:tabs>
              <w:tab w:val="left" w:pos="1200"/>
              <w:tab w:val="right" w:leader="dot" w:pos="9350"/>
            </w:tabs>
            <w:rPr>
              <w:rFonts w:cstheme="minorBidi"/>
              <w:noProof/>
              <w:sz w:val="24"/>
              <w:lang w:val="en-CA" w:bidi="ar-SA"/>
            </w:rPr>
          </w:pPr>
          <w:hyperlink w:anchor="_Toc29452213" w:history="1">
            <w:r w:rsidRPr="0017683D">
              <w:rPr>
                <w:rStyle w:val="Hyperlink"/>
                <w:noProof/>
              </w:rPr>
              <w:t>8.2.5</w:t>
            </w:r>
            <w:r>
              <w:rPr>
                <w:rFonts w:cstheme="minorBidi"/>
                <w:noProof/>
                <w:sz w:val="24"/>
                <w:lang w:val="en-CA" w:bidi="ar-SA"/>
              </w:rPr>
              <w:tab/>
            </w:r>
            <w:r w:rsidRPr="0017683D">
              <w:rPr>
                <w:rStyle w:val="Hyperlink"/>
                <w:noProof/>
              </w:rPr>
              <w:t>CQs for ArcGIS Query Support</w:t>
            </w:r>
            <w:r>
              <w:rPr>
                <w:noProof/>
                <w:webHidden/>
              </w:rPr>
              <w:tab/>
            </w:r>
            <w:r>
              <w:rPr>
                <w:noProof/>
                <w:webHidden/>
              </w:rPr>
              <w:fldChar w:fldCharType="begin"/>
            </w:r>
            <w:r>
              <w:rPr>
                <w:noProof/>
                <w:webHidden/>
              </w:rPr>
              <w:instrText xml:space="preserve"> PAGEREF _Toc29452213 \h </w:instrText>
            </w:r>
            <w:r>
              <w:rPr>
                <w:noProof/>
                <w:webHidden/>
              </w:rPr>
            </w:r>
            <w:r>
              <w:rPr>
                <w:noProof/>
                <w:webHidden/>
              </w:rPr>
              <w:fldChar w:fldCharType="separate"/>
            </w:r>
            <w:r>
              <w:rPr>
                <w:noProof/>
                <w:webHidden/>
              </w:rPr>
              <w:t>90</w:t>
            </w:r>
            <w:r>
              <w:rPr>
                <w:noProof/>
                <w:webHidden/>
              </w:rPr>
              <w:fldChar w:fldCharType="end"/>
            </w:r>
          </w:hyperlink>
        </w:p>
        <w:p w14:paraId="2E6B964D" w14:textId="47CDC2D8" w:rsidR="00600FE3" w:rsidRDefault="00600FE3">
          <w:pPr>
            <w:pStyle w:val="TOC2"/>
            <w:tabs>
              <w:tab w:val="left" w:pos="720"/>
              <w:tab w:val="right" w:leader="dot" w:pos="9350"/>
            </w:tabs>
            <w:rPr>
              <w:rFonts w:cstheme="minorBidi"/>
              <w:noProof/>
              <w:sz w:val="24"/>
              <w:lang w:val="en-CA" w:bidi="ar-SA"/>
            </w:rPr>
          </w:pPr>
          <w:hyperlink w:anchor="_Toc29452214" w:history="1">
            <w:r w:rsidRPr="0017683D">
              <w:rPr>
                <w:rStyle w:val="Hyperlink"/>
                <w:rFonts w:ascii="Times New Roman" w:hAnsi="Times New Roman"/>
                <w:noProof/>
                <w:snapToGrid w:val="0"/>
                <w:w w:val="0"/>
              </w:rPr>
              <w:t>8.3</w:t>
            </w:r>
            <w:r>
              <w:rPr>
                <w:rFonts w:cstheme="minorBidi"/>
                <w:noProof/>
                <w:sz w:val="24"/>
                <w:lang w:val="en-CA" w:bidi="ar-SA"/>
              </w:rPr>
              <w:tab/>
            </w:r>
            <w:r w:rsidRPr="0017683D">
              <w:rPr>
                <w:rStyle w:val="Hyperlink"/>
                <w:noProof/>
              </w:rPr>
              <w:t>Application</w:t>
            </w:r>
            <w:r>
              <w:rPr>
                <w:noProof/>
                <w:webHidden/>
              </w:rPr>
              <w:tab/>
            </w:r>
            <w:r>
              <w:rPr>
                <w:noProof/>
                <w:webHidden/>
              </w:rPr>
              <w:fldChar w:fldCharType="begin"/>
            </w:r>
            <w:r>
              <w:rPr>
                <w:noProof/>
                <w:webHidden/>
              </w:rPr>
              <w:instrText xml:space="preserve"> PAGEREF _Toc29452214 \h </w:instrText>
            </w:r>
            <w:r>
              <w:rPr>
                <w:noProof/>
                <w:webHidden/>
              </w:rPr>
            </w:r>
            <w:r>
              <w:rPr>
                <w:noProof/>
                <w:webHidden/>
              </w:rPr>
              <w:fldChar w:fldCharType="separate"/>
            </w:r>
            <w:r>
              <w:rPr>
                <w:noProof/>
                <w:webHidden/>
              </w:rPr>
              <w:t>91</w:t>
            </w:r>
            <w:r>
              <w:rPr>
                <w:noProof/>
                <w:webHidden/>
              </w:rPr>
              <w:fldChar w:fldCharType="end"/>
            </w:r>
          </w:hyperlink>
        </w:p>
        <w:p w14:paraId="7071CE67" w14:textId="31617DD2" w:rsidR="00600FE3" w:rsidRDefault="00600FE3">
          <w:pPr>
            <w:pStyle w:val="TOC1"/>
            <w:tabs>
              <w:tab w:val="left" w:pos="400"/>
              <w:tab w:val="right" w:leader="dot" w:pos="9350"/>
            </w:tabs>
            <w:rPr>
              <w:rFonts w:cstheme="minorBidi"/>
              <w:noProof/>
              <w:sz w:val="24"/>
              <w:lang w:val="en-CA" w:bidi="ar-SA"/>
            </w:rPr>
          </w:pPr>
          <w:hyperlink w:anchor="_Toc29452215" w:history="1">
            <w:r w:rsidRPr="0017683D">
              <w:rPr>
                <w:rStyle w:val="Hyperlink"/>
                <w:noProof/>
              </w:rPr>
              <w:t>9</w:t>
            </w:r>
            <w:r>
              <w:rPr>
                <w:rFonts w:cstheme="minorBidi"/>
                <w:noProof/>
                <w:sz w:val="24"/>
                <w:lang w:val="en-CA" w:bidi="ar-SA"/>
              </w:rPr>
              <w:tab/>
            </w:r>
            <w:r w:rsidRPr="0017683D">
              <w:rPr>
                <w:rStyle w:val="Hyperlink"/>
                <w:noProof/>
              </w:rPr>
              <w:t>Applications</w:t>
            </w:r>
            <w:r>
              <w:rPr>
                <w:noProof/>
                <w:webHidden/>
              </w:rPr>
              <w:tab/>
            </w:r>
            <w:r>
              <w:rPr>
                <w:noProof/>
                <w:webHidden/>
              </w:rPr>
              <w:fldChar w:fldCharType="begin"/>
            </w:r>
            <w:r>
              <w:rPr>
                <w:noProof/>
                <w:webHidden/>
              </w:rPr>
              <w:instrText xml:space="preserve"> PAGEREF _Toc29452215 \h </w:instrText>
            </w:r>
            <w:r>
              <w:rPr>
                <w:noProof/>
                <w:webHidden/>
              </w:rPr>
            </w:r>
            <w:r>
              <w:rPr>
                <w:noProof/>
                <w:webHidden/>
              </w:rPr>
              <w:fldChar w:fldCharType="separate"/>
            </w:r>
            <w:r>
              <w:rPr>
                <w:noProof/>
                <w:webHidden/>
              </w:rPr>
              <w:t>91</w:t>
            </w:r>
            <w:r>
              <w:rPr>
                <w:noProof/>
                <w:webHidden/>
              </w:rPr>
              <w:fldChar w:fldCharType="end"/>
            </w:r>
          </w:hyperlink>
        </w:p>
        <w:p w14:paraId="59083BBB" w14:textId="1D1498B6" w:rsidR="00600FE3" w:rsidRDefault="00600FE3">
          <w:pPr>
            <w:pStyle w:val="TOC2"/>
            <w:tabs>
              <w:tab w:val="left" w:pos="720"/>
              <w:tab w:val="right" w:leader="dot" w:pos="9350"/>
            </w:tabs>
            <w:rPr>
              <w:rFonts w:cstheme="minorBidi"/>
              <w:noProof/>
              <w:sz w:val="24"/>
              <w:lang w:val="en-CA" w:bidi="ar-SA"/>
            </w:rPr>
          </w:pPr>
          <w:hyperlink w:anchor="_Toc29452216" w:history="1">
            <w:r w:rsidRPr="0017683D">
              <w:rPr>
                <w:rStyle w:val="Hyperlink"/>
                <w:rFonts w:ascii="Times New Roman" w:hAnsi="Times New Roman"/>
                <w:noProof/>
                <w:snapToGrid w:val="0"/>
                <w:w w:val="0"/>
              </w:rPr>
              <w:t>9.1</w:t>
            </w:r>
            <w:r>
              <w:rPr>
                <w:rFonts w:cstheme="minorBidi"/>
                <w:noProof/>
                <w:sz w:val="24"/>
                <w:lang w:val="en-CA" w:bidi="ar-SA"/>
              </w:rPr>
              <w:tab/>
            </w:r>
            <w:r w:rsidRPr="0017683D">
              <w:rPr>
                <w:rStyle w:val="Hyperlink"/>
                <w:noProof/>
              </w:rPr>
              <w:t>Exploration of Travel Model Data</w:t>
            </w:r>
            <w:r>
              <w:rPr>
                <w:noProof/>
                <w:webHidden/>
              </w:rPr>
              <w:tab/>
            </w:r>
            <w:r>
              <w:rPr>
                <w:noProof/>
                <w:webHidden/>
              </w:rPr>
              <w:fldChar w:fldCharType="begin"/>
            </w:r>
            <w:r>
              <w:rPr>
                <w:noProof/>
                <w:webHidden/>
              </w:rPr>
              <w:instrText xml:space="preserve"> PAGEREF _Toc29452216 \h </w:instrText>
            </w:r>
            <w:r>
              <w:rPr>
                <w:noProof/>
                <w:webHidden/>
              </w:rPr>
            </w:r>
            <w:r>
              <w:rPr>
                <w:noProof/>
                <w:webHidden/>
              </w:rPr>
              <w:fldChar w:fldCharType="separate"/>
            </w:r>
            <w:r>
              <w:rPr>
                <w:noProof/>
                <w:webHidden/>
              </w:rPr>
              <w:t>91</w:t>
            </w:r>
            <w:r>
              <w:rPr>
                <w:noProof/>
                <w:webHidden/>
              </w:rPr>
              <w:fldChar w:fldCharType="end"/>
            </w:r>
          </w:hyperlink>
        </w:p>
        <w:p w14:paraId="2BE84795" w14:textId="7316420C" w:rsidR="00600FE3" w:rsidRDefault="00600FE3">
          <w:pPr>
            <w:pStyle w:val="TOC3"/>
            <w:tabs>
              <w:tab w:val="left" w:pos="1200"/>
              <w:tab w:val="right" w:leader="dot" w:pos="9350"/>
            </w:tabs>
            <w:rPr>
              <w:rFonts w:cstheme="minorBidi"/>
              <w:noProof/>
              <w:sz w:val="24"/>
              <w:lang w:val="en-CA" w:bidi="ar-SA"/>
            </w:rPr>
          </w:pPr>
          <w:hyperlink w:anchor="_Toc29452217" w:history="1">
            <w:r w:rsidRPr="0017683D">
              <w:rPr>
                <w:rStyle w:val="Hyperlink"/>
                <w:noProof/>
              </w:rPr>
              <w:t>9.1.1</w:t>
            </w:r>
            <w:r>
              <w:rPr>
                <w:rFonts w:cstheme="minorBidi"/>
                <w:noProof/>
                <w:sz w:val="24"/>
                <w:lang w:val="en-CA" w:bidi="ar-SA"/>
              </w:rPr>
              <w:tab/>
            </w:r>
            <w:r w:rsidRPr="0017683D">
              <w:rPr>
                <w:rStyle w:val="Hyperlink"/>
                <w:noProof/>
              </w:rPr>
              <w:t>Summary of Facets</w:t>
            </w:r>
            <w:r>
              <w:rPr>
                <w:noProof/>
                <w:webHidden/>
              </w:rPr>
              <w:tab/>
            </w:r>
            <w:r>
              <w:rPr>
                <w:noProof/>
                <w:webHidden/>
              </w:rPr>
              <w:fldChar w:fldCharType="begin"/>
            </w:r>
            <w:r>
              <w:rPr>
                <w:noProof/>
                <w:webHidden/>
              </w:rPr>
              <w:instrText xml:space="preserve"> PAGEREF _Toc29452217 \h </w:instrText>
            </w:r>
            <w:r>
              <w:rPr>
                <w:noProof/>
                <w:webHidden/>
              </w:rPr>
            </w:r>
            <w:r>
              <w:rPr>
                <w:noProof/>
                <w:webHidden/>
              </w:rPr>
              <w:fldChar w:fldCharType="separate"/>
            </w:r>
            <w:r>
              <w:rPr>
                <w:noProof/>
                <w:webHidden/>
              </w:rPr>
              <w:t>92</w:t>
            </w:r>
            <w:r>
              <w:rPr>
                <w:noProof/>
                <w:webHidden/>
              </w:rPr>
              <w:fldChar w:fldCharType="end"/>
            </w:r>
          </w:hyperlink>
        </w:p>
        <w:p w14:paraId="090EE005" w14:textId="5B59F80E" w:rsidR="00600FE3" w:rsidRDefault="00600FE3">
          <w:pPr>
            <w:pStyle w:val="TOC3"/>
            <w:tabs>
              <w:tab w:val="left" w:pos="1200"/>
              <w:tab w:val="right" w:leader="dot" w:pos="9350"/>
            </w:tabs>
            <w:rPr>
              <w:rFonts w:cstheme="minorBidi"/>
              <w:noProof/>
              <w:sz w:val="24"/>
              <w:lang w:val="en-CA" w:bidi="ar-SA"/>
            </w:rPr>
          </w:pPr>
          <w:hyperlink w:anchor="_Toc29452218" w:history="1">
            <w:r w:rsidRPr="0017683D">
              <w:rPr>
                <w:rStyle w:val="Hyperlink"/>
                <w:noProof/>
              </w:rPr>
              <w:t>9.1.2</w:t>
            </w:r>
            <w:r>
              <w:rPr>
                <w:rFonts w:cstheme="minorBidi"/>
                <w:noProof/>
                <w:sz w:val="24"/>
                <w:lang w:val="en-CA" w:bidi="ar-SA"/>
              </w:rPr>
              <w:tab/>
            </w:r>
            <w:r w:rsidRPr="0017683D">
              <w:rPr>
                <w:rStyle w:val="Hyperlink"/>
                <w:noProof/>
              </w:rPr>
              <w:t>Future Work</w:t>
            </w:r>
            <w:r>
              <w:rPr>
                <w:noProof/>
                <w:webHidden/>
              </w:rPr>
              <w:tab/>
            </w:r>
            <w:r>
              <w:rPr>
                <w:noProof/>
                <w:webHidden/>
              </w:rPr>
              <w:fldChar w:fldCharType="begin"/>
            </w:r>
            <w:r>
              <w:rPr>
                <w:noProof/>
                <w:webHidden/>
              </w:rPr>
              <w:instrText xml:space="preserve"> PAGEREF _Toc29452218 \h </w:instrText>
            </w:r>
            <w:r>
              <w:rPr>
                <w:noProof/>
                <w:webHidden/>
              </w:rPr>
            </w:r>
            <w:r>
              <w:rPr>
                <w:noProof/>
                <w:webHidden/>
              </w:rPr>
              <w:fldChar w:fldCharType="separate"/>
            </w:r>
            <w:r>
              <w:rPr>
                <w:noProof/>
                <w:webHidden/>
              </w:rPr>
              <w:t>93</w:t>
            </w:r>
            <w:r>
              <w:rPr>
                <w:noProof/>
                <w:webHidden/>
              </w:rPr>
              <w:fldChar w:fldCharType="end"/>
            </w:r>
          </w:hyperlink>
        </w:p>
        <w:p w14:paraId="1AB4DED5" w14:textId="0E37D7BB" w:rsidR="00600FE3" w:rsidRDefault="00600FE3">
          <w:pPr>
            <w:pStyle w:val="TOC2"/>
            <w:tabs>
              <w:tab w:val="left" w:pos="720"/>
              <w:tab w:val="right" w:leader="dot" w:pos="9350"/>
            </w:tabs>
            <w:rPr>
              <w:rFonts w:cstheme="minorBidi"/>
              <w:noProof/>
              <w:sz w:val="24"/>
              <w:lang w:val="en-CA" w:bidi="ar-SA"/>
            </w:rPr>
          </w:pPr>
          <w:hyperlink w:anchor="_Toc29452219" w:history="1">
            <w:r w:rsidRPr="0017683D">
              <w:rPr>
                <w:rStyle w:val="Hyperlink"/>
                <w:rFonts w:ascii="Times New Roman" w:hAnsi="Times New Roman"/>
                <w:noProof/>
                <w:snapToGrid w:val="0"/>
                <w:w w:val="0"/>
                <w:highlight w:val="yellow"/>
              </w:rPr>
              <w:t>9.2</w:t>
            </w:r>
            <w:r>
              <w:rPr>
                <w:rFonts w:cstheme="minorBidi"/>
                <w:noProof/>
                <w:sz w:val="24"/>
                <w:lang w:val="en-CA" w:bidi="ar-SA"/>
              </w:rPr>
              <w:tab/>
            </w:r>
            <w:r w:rsidRPr="0017683D">
              <w:rPr>
                <w:rStyle w:val="Hyperlink"/>
                <w:noProof/>
              </w:rPr>
              <w:t xml:space="preserve">iCity Ontology for ATIS in the IT-SoS Framework </w:t>
            </w:r>
            <w:r w:rsidRPr="0017683D">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_Toc29452219 \h </w:instrText>
            </w:r>
            <w:r>
              <w:rPr>
                <w:noProof/>
                <w:webHidden/>
              </w:rPr>
            </w:r>
            <w:r>
              <w:rPr>
                <w:noProof/>
                <w:webHidden/>
              </w:rPr>
              <w:fldChar w:fldCharType="separate"/>
            </w:r>
            <w:r>
              <w:rPr>
                <w:noProof/>
                <w:webHidden/>
              </w:rPr>
              <w:t>94</w:t>
            </w:r>
            <w:r>
              <w:rPr>
                <w:noProof/>
                <w:webHidden/>
              </w:rPr>
              <w:fldChar w:fldCharType="end"/>
            </w:r>
          </w:hyperlink>
        </w:p>
        <w:p w14:paraId="27D56201" w14:textId="46E31755" w:rsidR="00600FE3" w:rsidRDefault="00600FE3">
          <w:pPr>
            <w:pStyle w:val="TOC3"/>
            <w:tabs>
              <w:tab w:val="left" w:pos="1200"/>
              <w:tab w:val="right" w:leader="dot" w:pos="9350"/>
            </w:tabs>
            <w:rPr>
              <w:rFonts w:cstheme="minorBidi"/>
              <w:noProof/>
              <w:sz w:val="24"/>
              <w:lang w:val="en-CA" w:bidi="ar-SA"/>
            </w:rPr>
          </w:pPr>
          <w:hyperlink w:anchor="_Toc29452220" w:history="1">
            <w:r w:rsidRPr="0017683D">
              <w:rPr>
                <w:rStyle w:val="Hyperlink"/>
                <w:noProof/>
              </w:rPr>
              <w:t>9.2.1</w:t>
            </w:r>
            <w:r>
              <w:rPr>
                <w:rFonts w:cstheme="minorBidi"/>
                <w:noProof/>
                <w:sz w:val="24"/>
                <w:lang w:val="en-CA" w:bidi="ar-SA"/>
              </w:rPr>
              <w:tab/>
            </w:r>
            <w:r w:rsidRPr="0017683D">
              <w:rPr>
                <w:rStyle w:val="Hyperlink"/>
                <w:noProof/>
              </w:rPr>
              <w:t>Project 1.2: IT-SoS Architecture</w:t>
            </w:r>
            <w:r>
              <w:rPr>
                <w:noProof/>
                <w:webHidden/>
              </w:rPr>
              <w:tab/>
            </w:r>
            <w:r>
              <w:rPr>
                <w:noProof/>
                <w:webHidden/>
              </w:rPr>
              <w:fldChar w:fldCharType="begin"/>
            </w:r>
            <w:r>
              <w:rPr>
                <w:noProof/>
                <w:webHidden/>
              </w:rPr>
              <w:instrText xml:space="preserve"> PAGEREF _Toc29452220 \h </w:instrText>
            </w:r>
            <w:r>
              <w:rPr>
                <w:noProof/>
                <w:webHidden/>
              </w:rPr>
            </w:r>
            <w:r>
              <w:rPr>
                <w:noProof/>
                <w:webHidden/>
              </w:rPr>
              <w:fldChar w:fldCharType="separate"/>
            </w:r>
            <w:r>
              <w:rPr>
                <w:noProof/>
                <w:webHidden/>
              </w:rPr>
              <w:t>94</w:t>
            </w:r>
            <w:r>
              <w:rPr>
                <w:noProof/>
                <w:webHidden/>
              </w:rPr>
              <w:fldChar w:fldCharType="end"/>
            </w:r>
          </w:hyperlink>
        </w:p>
        <w:p w14:paraId="401D84EC" w14:textId="39D4FBAF" w:rsidR="00600FE3" w:rsidRDefault="00600FE3">
          <w:pPr>
            <w:pStyle w:val="TOC3"/>
            <w:tabs>
              <w:tab w:val="left" w:pos="1200"/>
              <w:tab w:val="right" w:leader="dot" w:pos="9350"/>
            </w:tabs>
            <w:rPr>
              <w:rFonts w:cstheme="minorBidi"/>
              <w:noProof/>
              <w:sz w:val="24"/>
              <w:lang w:val="en-CA" w:bidi="ar-SA"/>
            </w:rPr>
          </w:pPr>
          <w:hyperlink w:anchor="_Toc29452221" w:history="1">
            <w:r w:rsidRPr="0017683D">
              <w:rPr>
                <w:rStyle w:val="Hyperlink"/>
                <w:noProof/>
              </w:rPr>
              <w:t>9.2.2</w:t>
            </w:r>
            <w:r>
              <w:rPr>
                <w:rFonts w:cstheme="minorBidi"/>
                <w:noProof/>
                <w:sz w:val="24"/>
                <w:lang w:val="en-CA" w:bidi="ar-SA"/>
              </w:rPr>
              <w:tab/>
            </w:r>
            <w:r w:rsidRPr="0017683D">
              <w:rPr>
                <w:rStyle w:val="Hyperlink"/>
                <w:noProof/>
              </w:rPr>
              <w:t>ATIS Case Study</w:t>
            </w:r>
            <w:r>
              <w:rPr>
                <w:noProof/>
                <w:webHidden/>
              </w:rPr>
              <w:tab/>
            </w:r>
            <w:r>
              <w:rPr>
                <w:noProof/>
                <w:webHidden/>
              </w:rPr>
              <w:fldChar w:fldCharType="begin"/>
            </w:r>
            <w:r>
              <w:rPr>
                <w:noProof/>
                <w:webHidden/>
              </w:rPr>
              <w:instrText xml:space="preserve"> PAGEREF _Toc29452221 \h </w:instrText>
            </w:r>
            <w:r>
              <w:rPr>
                <w:noProof/>
                <w:webHidden/>
              </w:rPr>
            </w:r>
            <w:r>
              <w:rPr>
                <w:noProof/>
                <w:webHidden/>
              </w:rPr>
              <w:fldChar w:fldCharType="separate"/>
            </w:r>
            <w:r>
              <w:rPr>
                <w:noProof/>
                <w:webHidden/>
              </w:rPr>
              <w:t>96</w:t>
            </w:r>
            <w:r>
              <w:rPr>
                <w:noProof/>
                <w:webHidden/>
              </w:rPr>
              <w:fldChar w:fldCharType="end"/>
            </w:r>
          </w:hyperlink>
        </w:p>
        <w:p w14:paraId="4781334A" w14:textId="68C2D380" w:rsidR="00600FE3" w:rsidRDefault="00600FE3">
          <w:pPr>
            <w:pStyle w:val="TOC2"/>
            <w:tabs>
              <w:tab w:val="left" w:pos="720"/>
              <w:tab w:val="right" w:leader="dot" w:pos="9350"/>
            </w:tabs>
            <w:rPr>
              <w:rFonts w:cstheme="minorBidi"/>
              <w:noProof/>
              <w:sz w:val="24"/>
              <w:lang w:val="en-CA" w:bidi="ar-SA"/>
            </w:rPr>
          </w:pPr>
          <w:hyperlink w:anchor="_Toc29452222" w:history="1">
            <w:r w:rsidRPr="0017683D">
              <w:rPr>
                <w:rStyle w:val="Hyperlink"/>
                <w:rFonts w:ascii="Times New Roman" w:hAnsi="Times New Roman"/>
                <w:noProof/>
                <w:snapToGrid w:val="0"/>
                <w:w w:val="0"/>
              </w:rPr>
              <w:t>9.3</w:t>
            </w:r>
            <w:r>
              <w:rPr>
                <w:rFonts w:cstheme="minorBidi"/>
                <w:noProof/>
                <w:sz w:val="24"/>
                <w:lang w:val="en-CA" w:bidi="ar-SA"/>
              </w:rPr>
              <w:tab/>
            </w:r>
            <w:r w:rsidRPr="0017683D">
              <w:rPr>
                <w:rStyle w:val="Hyperlink"/>
                <w:noProof/>
              </w:rPr>
              <w:t>Analysis of TTC Data for Bus Bridging Study</w:t>
            </w:r>
            <w:r>
              <w:rPr>
                <w:noProof/>
                <w:webHidden/>
              </w:rPr>
              <w:tab/>
            </w:r>
            <w:r>
              <w:rPr>
                <w:noProof/>
                <w:webHidden/>
              </w:rPr>
              <w:fldChar w:fldCharType="begin"/>
            </w:r>
            <w:r>
              <w:rPr>
                <w:noProof/>
                <w:webHidden/>
              </w:rPr>
              <w:instrText xml:space="preserve"> PAGEREF _Toc29452222 \h </w:instrText>
            </w:r>
            <w:r>
              <w:rPr>
                <w:noProof/>
                <w:webHidden/>
              </w:rPr>
            </w:r>
            <w:r>
              <w:rPr>
                <w:noProof/>
                <w:webHidden/>
              </w:rPr>
              <w:fldChar w:fldCharType="separate"/>
            </w:r>
            <w:r>
              <w:rPr>
                <w:noProof/>
                <w:webHidden/>
              </w:rPr>
              <w:t>99</w:t>
            </w:r>
            <w:r>
              <w:rPr>
                <w:noProof/>
                <w:webHidden/>
              </w:rPr>
              <w:fldChar w:fldCharType="end"/>
            </w:r>
          </w:hyperlink>
        </w:p>
        <w:p w14:paraId="42998AC1" w14:textId="018D01A1" w:rsidR="00600FE3" w:rsidRDefault="00600FE3">
          <w:pPr>
            <w:pStyle w:val="TOC2"/>
            <w:tabs>
              <w:tab w:val="left" w:pos="720"/>
              <w:tab w:val="right" w:leader="dot" w:pos="9350"/>
            </w:tabs>
            <w:rPr>
              <w:rFonts w:cstheme="minorBidi"/>
              <w:noProof/>
              <w:sz w:val="24"/>
              <w:lang w:val="en-CA" w:bidi="ar-SA"/>
            </w:rPr>
          </w:pPr>
          <w:hyperlink w:anchor="_Toc29452223" w:history="1">
            <w:r w:rsidRPr="0017683D">
              <w:rPr>
                <w:rStyle w:val="Hyperlink"/>
                <w:rFonts w:ascii="Times New Roman" w:hAnsi="Times New Roman"/>
                <w:noProof/>
                <w:snapToGrid w:val="0"/>
                <w:w w:val="0"/>
              </w:rPr>
              <w:t>9.4</w:t>
            </w:r>
            <w:r>
              <w:rPr>
                <w:rFonts w:cstheme="minorBidi"/>
                <w:noProof/>
                <w:sz w:val="24"/>
                <w:lang w:val="en-CA" w:bidi="ar-SA"/>
              </w:rPr>
              <w:tab/>
            </w:r>
            <w:r w:rsidRPr="0017683D">
              <w:rPr>
                <w:rStyle w:val="Hyperlink"/>
                <w:noProof/>
              </w:rPr>
              <w:t>Integration with ArcGIS</w:t>
            </w:r>
            <w:r>
              <w:rPr>
                <w:noProof/>
                <w:webHidden/>
              </w:rPr>
              <w:tab/>
            </w:r>
            <w:r>
              <w:rPr>
                <w:noProof/>
                <w:webHidden/>
              </w:rPr>
              <w:fldChar w:fldCharType="begin"/>
            </w:r>
            <w:r>
              <w:rPr>
                <w:noProof/>
                <w:webHidden/>
              </w:rPr>
              <w:instrText xml:space="preserve"> PAGEREF _Toc29452223 \h </w:instrText>
            </w:r>
            <w:r>
              <w:rPr>
                <w:noProof/>
                <w:webHidden/>
              </w:rPr>
            </w:r>
            <w:r>
              <w:rPr>
                <w:noProof/>
                <w:webHidden/>
              </w:rPr>
              <w:fldChar w:fldCharType="separate"/>
            </w:r>
            <w:r>
              <w:rPr>
                <w:noProof/>
                <w:webHidden/>
              </w:rPr>
              <w:t>100</w:t>
            </w:r>
            <w:r>
              <w:rPr>
                <w:noProof/>
                <w:webHidden/>
              </w:rPr>
              <w:fldChar w:fldCharType="end"/>
            </w:r>
          </w:hyperlink>
        </w:p>
        <w:p w14:paraId="176CE508" w14:textId="0B6B4145" w:rsidR="00600FE3" w:rsidRDefault="00600FE3">
          <w:pPr>
            <w:pStyle w:val="TOC3"/>
            <w:tabs>
              <w:tab w:val="left" w:pos="1200"/>
              <w:tab w:val="right" w:leader="dot" w:pos="9350"/>
            </w:tabs>
            <w:rPr>
              <w:rFonts w:cstheme="minorBidi"/>
              <w:noProof/>
              <w:sz w:val="24"/>
              <w:lang w:val="en-CA" w:bidi="ar-SA"/>
            </w:rPr>
          </w:pPr>
          <w:hyperlink w:anchor="_Toc29452224" w:history="1">
            <w:r w:rsidRPr="0017683D">
              <w:rPr>
                <w:rStyle w:val="Hyperlink"/>
                <w:noProof/>
              </w:rPr>
              <w:t>9.4.1</w:t>
            </w:r>
            <w:r>
              <w:rPr>
                <w:rFonts w:cstheme="minorBidi"/>
                <w:noProof/>
                <w:sz w:val="24"/>
                <w:lang w:val="en-CA" w:bidi="ar-SA"/>
              </w:rPr>
              <w:tab/>
            </w:r>
            <w:r w:rsidRPr="0017683D">
              <w:rPr>
                <w:rStyle w:val="Hyperlink"/>
                <w:noProof/>
              </w:rPr>
              <w:t>Data Mapping</w:t>
            </w:r>
            <w:r>
              <w:rPr>
                <w:noProof/>
                <w:webHidden/>
              </w:rPr>
              <w:tab/>
            </w:r>
            <w:r>
              <w:rPr>
                <w:noProof/>
                <w:webHidden/>
              </w:rPr>
              <w:fldChar w:fldCharType="begin"/>
            </w:r>
            <w:r>
              <w:rPr>
                <w:noProof/>
                <w:webHidden/>
              </w:rPr>
              <w:instrText xml:space="preserve"> PAGEREF _Toc29452224 \h </w:instrText>
            </w:r>
            <w:r>
              <w:rPr>
                <w:noProof/>
                <w:webHidden/>
              </w:rPr>
            </w:r>
            <w:r>
              <w:rPr>
                <w:noProof/>
                <w:webHidden/>
              </w:rPr>
              <w:fldChar w:fldCharType="separate"/>
            </w:r>
            <w:r>
              <w:rPr>
                <w:noProof/>
                <w:webHidden/>
              </w:rPr>
              <w:t>100</w:t>
            </w:r>
            <w:r>
              <w:rPr>
                <w:noProof/>
                <w:webHidden/>
              </w:rPr>
              <w:fldChar w:fldCharType="end"/>
            </w:r>
          </w:hyperlink>
        </w:p>
        <w:p w14:paraId="479B325B" w14:textId="17B4FEC7" w:rsidR="00600FE3" w:rsidRDefault="00600FE3">
          <w:pPr>
            <w:pStyle w:val="TOC3"/>
            <w:tabs>
              <w:tab w:val="left" w:pos="1200"/>
              <w:tab w:val="right" w:leader="dot" w:pos="9350"/>
            </w:tabs>
            <w:rPr>
              <w:rFonts w:cstheme="minorBidi"/>
              <w:noProof/>
              <w:sz w:val="24"/>
              <w:lang w:val="en-CA" w:bidi="ar-SA"/>
            </w:rPr>
          </w:pPr>
          <w:hyperlink w:anchor="_Toc29452225" w:history="1">
            <w:r w:rsidRPr="0017683D">
              <w:rPr>
                <w:rStyle w:val="Hyperlink"/>
                <w:noProof/>
              </w:rPr>
              <w:t>9.4.2</w:t>
            </w:r>
            <w:r>
              <w:rPr>
                <w:rFonts w:cstheme="minorBidi"/>
                <w:noProof/>
                <w:sz w:val="24"/>
                <w:lang w:val="en-CA" w:bidi="ar-SA"/>
              </w:rPr>
              <w:tab/>
            </w:r>
            <w:r w:rsidRPr="0017683D">
              <w:rPr>
                <w:rStyle w:val="Hyperlink"/>
                <w:noProof/>
              </w:rPr>
              <w:t>Data Storage</w:t>
            </w:r>
            <w:r>
              <w:rPr>
                <w:noProof/>
                <w:webHidden/>
              </w:rPr>
              <w:tab/>
            </w:r>
            <w:r>
              <w:rPr>
                <w:noProof/>
                <w:webHidden/>
              </w:rPr>
              <w:fldChar w:fldCharType="begin"/>
            </w:r>
            <w:r>
              <w:rPr>
                <w:noProof/>
                <w:webHidden/>
              </w:rPr>
              <w:instrText xml:space="preserve"> PAGEREF _Toc29452225 \h </w:instrText>
            </w:r>
            <w:r>
              <w:rPr>
                <w:noProof/>
                <w:webHidden/>
              </w:rPr>
            </w:r>
            <w:r>
              <w:rPr>
                <w:noProof/>
                <w:webHidden/>
              </w:rPr>
              <w:fldChar w:fldCharType="separate"/>
            </w:r>
            <w:r>
              <w:rPr>
                <w:noProof/>
                <w:webHidden/>
              </w:rPr>
              <w:t>100</w:t>
            </w:r>
            <w:r>
              <w:rPr>
                <w:noProof/>
                <w:webHidden/>
              </w:rPr>
              <w:fldChar w:fldCharType="end"/>
            </w:r>
          </w:hyperlink>
        </w:p>
        <w:p w14:paraId="27E7ADB8" w14:textId="61F25777" w:rsidR="00600FE3" w:rsidRDefault="00600FE3">
          <w:pPr>
            <w:pStyle w:val="TOC3"/>
            <w:tabs>
              <w:tab w:val="left" w:pos="1200"/>
              <w:tab w:val="right" w:leader="dot" w:pos="9350"/>
            </w:tabs>
            <w:rPr>
              <w:rFonts w:cstheme="minorBidi"/>
              <w:noProof/>
              <w:sz w:val="24"/>
              <w:lang w:val="en-CA" w:bidi="ar-SA"/>
            </w:rPr>
          </w:pPr>
          <w:hyperlink w:anchor="_Toc29452226" w:history="1">
            <w:r w:rsidRPr="0017683D">
              <w:rPr>
                <w:rStyle w:val="Hyperlink"/>
                <w:noProof/>
              </w:rPr>
              <w:t>9.4.3</w:t>
            </w:r>
            <w:r>
              <w:rPr>
                <w:rFonts w:cstheme="minorBidi"/>
                <w:noProof/>
                <w:sz w:val="24"/>
                <w:lang w:val="en-CA" w:bidi="ar-SA"/>
              </w:rPr>
              <w:tab/>
            </w:r>
            <w:r w:rsidRPr="0017683D">
              <w:rPr>
                <w:rStyle w:val="Hyperlink"/>
                <w:noProof/>
              </w:rPr>
              <w:t>Application Architecture</w:t>
            </w:r>
            <w:r>
              <w:rPr>
                <w:noProof/>
                <w:webHidden/>
              </w:rPr>
              <w:tab/>
            </w:r>
            <w:r>
              <w:rPr>
                <w:noProof/>
                <w:webHidden/>
              </w:rPr>
              <w:fldChar w:fldCharType="begin"/>
            </w:r>
            <w:r>
              <w:rPr>
                <w:noProof/>
                <w:webHidden/>
              </w:rPr>
              <w:instrText xml:space="preserve"> PAGEREF _Toc29452226 \h </w:instrText>
            </w:r>
            <w:r>
              <w:rPr>
                <w:noProof/>
                <w:webHidden/>
              </w:rPr>
            </w:r>
            <w:r>
              <w:rPr>
                <w:noProof/>
                <w:webHidden/>
              </w:rPr>
              <w:fldChar w:fldCharType="separate"/>
            </w:r>
            <w:r>
              <w:rPr>
                <w:noProof/>
                <w:webHidden/>
              </w:rPr>
              <w:t>100</w:t>
            </w:r>
            <w:r>
              <w:rPr>
                <w:noProof/>
                <w:webHidden/>
              </w:rPr>
              <w:fldChar w:fldCharType="end"/>
            </w:r>
          </w:hyperlink>
        </w:p>
        <w:p w14:paraId="7E002B74" w14:textId="31891A93" w:rsidR="00600FE3" w:rsidRDefault="00600FE3">
          <w:pPr>
            <w:pStyle w:val="TOC3"/>
            <w:tabs>
              <w:tab w:val="left" w:pos="1200"/>
              <w:tab w:val="right" w:leader="dot" w:pos="9350"/>
            </w:tabs>
            <w:rPr>
              <w:rFonts w:cstheme="minorBidi"/>
              <w:noProof/>
              <w:sz w:val="24"/>
              <w:lang w:val="en-CA" w:bidi="ar-SA"/>
            </w:rPr>
          </w:pPr>
          <w:hyperlink w:anchor="_Toc29452227" w:history="1">
            <w:r w:rsidRPr="0017683D">
              <w:rPr>
                <w:rStyle w:val="Hyperlink"/>
                <w:noProof/>
              </w:rPr>
              <w:t>9.4.4</w:t>
            </w:r>
            <w:r>
              <w:rPr>
                <w:rFonts w:cstheme="minorBidi"/>
                <w:noProof/>
                <w:sz w:val="24"/>
                <w:lang w:val="en-CA" w:bidi="ar-SA"/>
              </w:rPr>
              <w:tab/>
            </w:r>
            <w:r w:rsidRPr="0017683D">
              <w:rPr>
                <w:rStyle w:val="Hyperlink"/>
                <w:noProof/>
              </w:rPr>
              <w:t>Initial Implementation</w:t>
            </w:r>
            <w:r>
              <w:rPr>
                <w:noProof/>
                <w:webHidden/>
              </w:rPr>
              <w:tab/>
            </w:r>
            <w:r>
              <w:rPr>
                <w:noProof/>
                <w:webHidden/>
              </w:rPr>
              <w:fldChar w:fldCharType="begin"/>
            </w:r>
            <w:r>
              <w:rPr>
                <w:noProof/>
                <w:webHidden/>
              </w:rPr>
              <w:instrText xml:space="preserve"> PAGEREF _Toc29452227 \h </w:instrText>
            </w:r>
            <w:r>
              <w:rPr>
                <w:noProof/>
                <w:webHidden/>
              </w:rPr>
            </w:r>
            <w:r>
              <w:rPr>
                <w:noProof/>
                <w:webHidden/>
              </w:rPr>
              <w:fldChar w:fldCharType="separate"/>
            </w:r>
            <w:r>
              <w:rPr>
                <w:noProof/>
                <w:webHidden/>
              </w:rPr>
              <w:t>100</w:t>
            </w:r>
            <w:r>
              <w:rPr>
                <w:noProof/>
                <w:webHidden/>
              </w:rPr>
              <w:fldChar w:fldCharType="end"/>
            </w:r>
          </w:hyperlink>
        </w:p>
        <w:p w14:paraId="67900982" w14:textId="157751F3" w:rsidR="00600FE3" w:rsidRDefault="00600FE3">
          <w:pPr>
            <w:pStyle w:val="TOC1"/>
            <w:tabs>
              <w:tab w:val="left" w:pos="720"/>
              <w:tab w:val="right" w:leader="dot" w:pos="9350"/>
            </w:tabs>
            <w:rPr>
              <w:rFonts w:cstheme="minorBidi"/>
              <w:noProof/>
              <w:sz w:val="24"/>
              <w:lang w:val="en-CA" w:bidi="ar-SA"/>
            </w:rPr>
          </w:pPr>
          <w:hyperlink w:anchor="_Toc29452228" w:history="1">
            <w:r w:rsidRPr="0017683D">
              <w:rPr>
                <w:rStyle w:val="Hyperlink"/>
                <w:noProof/>
              </w:rPr>
              <w:t>10</w:t>
            </w:r>
            <w:r>
              <w:rPr>
                <w:rFonts w:cstheme="minorBidi"/>
                <w:noProof/>
                <w:sz w:val="24"/>
                <w:lang w:val="en-CA" w:bidi="ar-SA"/>
              </w:rPr>
              <w:tab/>
            </w:r>
            <w:r w:rsidRPr="0017683D">
              <w:rPr>
                <w:rStyle w:val="Hyperlink"/>
                <w:noProof/>
              </w:rPr>
              <w:t>Workflows (in progress)</w:t>
            </w:r>
            <w:r>
              <w:rPr>
                <w:noProof/>
                <w:webHidden/>
              </w:rPr>
              <w:tab/>
            </w:r>
            <w:r>
              <w:rPr>
                <w:noProof/>
                <w:webHidden/>
              </w:rPr>
              <w:fldChar w:fldCharType="begin"/>
            </w:r>
            <w:r>
              <w:rPr>
                <w:noProof/>
                <w:webHidden/>
              </w:rPr>
              <w:instrText xml:space="preserve"> PAGEREF _Toc29452228 \h </w:instrText>
            </w:r>
            <w:r>
              <w:rPr>
                <w:noProof/>
                <w:webHidden/>
              </w:rPr>
            </w:r>
            <w:r>
              <w:rPr>
                <w:noProof/>
                <w:webHidden/>
              </w:rPr>
              <w:fldChar w:fldCharType="separate"/>
            </w:r>
            <w:r>
              <w:rPr>
                <w:noProof/>
                <w:webHidden/>
              </w:rPr>
              <w:t>101</w:t>
            </w:r>
            <w:r>
              <w:rPr>
                <w:noProof/>
                <w:webHidden/>
              </w:rPr>
              <w:fldChar w:fldCharType="end"/>
            </w:r>
          </w:hyperlink>
        </w:p>
        <w:p w14:paraId="1BC9B08C" w14:textId="10109AFD" w:rsidR="00600FE3" w:rsidRDefault="00600FE3">
          <w:pPr>
            <w:pStyle w:val="TOC2"/>
            <w:tabs>
              <w:tab w:val="left" w:pos="960"/>
              <w:tab w:val="right" w:leader="dot" w:pos="9350"/>
            </w:tabs>
            <w:rPr>
              <w:rFonts w:cstheme="minorBidi"/>
              <w:noProof/>
              <w:sz w:val="24"/>
              <w:lang w:val="en-CA" w:bidi="ar-SA"/>
            </w:rPr>
          </w:pPr>
          <w:hyperlink w:anchor="_Toc29452229" w:history="1">
            <w:r w:rsidRPr="0017683D">
              <w:rPr>
                <w:rStyle w:val="Hyperlink"/>
                <w:rFonts w:ascii="Times New Roman" w:hAnsi="Times New Roman"/>
                <w:noProof/>
                <w:snapToGrid w:val="0"/>
                <w:w w:val="0"/>
              </w:rPr>
              <w:t>10.1</w:t>
            </w:r>
            <w:r>
              <w:rPr>
                <w:rFonts w:cstheme="minorBidi"/>
                <w:noProof/>
                <w:sz w:val="24"/>
                <w:lang w:val="en-CA" w:bidi="ar-SA"/>
              </w:rPr>
              <w:tab/>
            </w:r>
            <w:r w:rsidRPr="0017683D">
              <w:rPr>
                <w:rStyle w:val="Hyperlink"/>
                <w:noProof/>
              </w:rPr>
              <w:t>Data Mapping</w:t>
            </w:r>
            <w:r>
              <w:rPr>
                <w:noProof/>
                <w:webHidden/>
              </w:rPr>
              <w:tab/>
            </w:r>
            <w:r>
              <w:rPr>
                <w:noProof/>
                <w:webHidden/>
              </w:rPr>
              <w:fldChar w:fldCharType="begin"/>
            </w:r>
            <w:r>
              <w:rPr>
                <w:noProof/>
                <w:webHidden/>
              </w:rPr>
              <w:instrText xml:space="preserve"> PAGEREF _Toc29452229 \h </w:instrText>
            </w:r>
            <w:r>
              <w:rPr>
                <w:noProof/>
                <w:webHidden/>
              </w:rPr>
            </w:r>
            <w:r>
              <w:rPr>
                <w:noProof/>
                <w:webHidden/>
              </w:rPr>
              <w:fldChar w:fldCharType="separate"/>
            </w:r>
            <w:r>
              <w:rPr>
                <w:noProof/>
                <w:webHidden/>
              </w:rPr>
              <w:t>101</w:t>
            </w:r>
            <w:r>
              <w:rPr>
                <w:noProof/>
                <w:webHidden/>
              </w:rPr>
              <w:fldChar w:fldCharType="end"/>
            </w:r>
          </w:hyperlink>
        </w:p>
        <w:p w14:paraId="2386A90D" w14:textId="3A2930C5" w:rsidR="00600FE3" w:rsidRDefault="00600FE3">
          <w:pPr>
            <w:pStyle w:val="TOC3"/>
            <w:tabs>
              <w:tab w:val="left" w:pos="1200"/>
              <w:tab w:val="right" w:leader="dot" w:pos="9350"/>
            </w:tabs>
            <w:rPr>
              <w:rFonts w:cstheme="minorBidi"/>
              <w:noProof/>
              <w:sz w:val="24"/>
              <w:lang w:val="en-CA" w:bidi="ar-SA"/>
            </w:rPr>
          </w:pPr>
          <w:hyperlink w:anchor="_Toc29452230" w:history="1">
            <w:r w:rsidRPr="0017683D">
              <w:rPr>
                <w:rStyle w:val="Hyperlink"/>
                <w:noProof/>
              </w:rPr>
              <w:t>10.1.1</w:t>
            </w:r>
            <w:r>
              <w:rPr>
                <w:rFonts w:cstheme="minorBidi"/>
                <w:noProof/>
                <w:sz w:val="24"/>
                <w:lang w:val="en-CA" w:bidi="ar-SA"/>
              </w:rPr>
              <w:tab/>
            </w:r>
            <w:r w:rsidRPr="0017683D">
              <w:rPr>
                <w:rStyle w:val="Hyperlink"/>
                <w:noProof/>
              </w:rPr>
              <w:t>Alternative approaches</w:t>
            </w:r>
            <w:r>
              <w:rPr>
                <w:noProof/>
                <w:webHidden/>
              </w:rPr>
              <w:tab/>
            </w:r>
            <w:r>
              <w:rPr>
                <w:noProof/>
                <w:webHidden/>
              </w:rPr>
              <w:fldChar w:fldCharType="begin"/>
            </w:r>
            <w:r>
              <w:rPr>
                <w:noProof/>
                <w:webHidden/>
              </w:rPr>
              <w:instrText xml:space="preserve"> PAGEREF _Toc29452230 \h </w:instrText>
            </w:r>
            <w:r>
              <w:rPr>
                <w:noProof/>
                <w:webHidden/>
              </w:rPr>
            </w:r>
            <w:r>
              <w:rPr>
                <w:noProof/>
                <w:webHidden/>
              </w:rPr>
              <w:fldChar w:fldCharType="separate"/>
            </w:r>
            <w:r>
              <w:rPr>
                <w:noProof/>
                <w:webHidden/>
              </w:rPr>
              <w:t>101</w:t>
            </w:r>
            <w:r>
              <w:rPr>
                <w:noProof/>
                <w:webHidden/>
              </w:rPr>
              <w:fldChar w:fldCharType="end"/>
            </w:r>
          </w:hyperlink>
        </w:p>
        <w:p w14:paraId="0010286D" w14:textId="2555E1D8" w:rsidR="00600FE3" w:rsidRDefault="00600FE3">
          <w:pPr>
            <w:pStyle w:val="TOC3"/>
            <w:tabs>
              <w:tab w:val="left" w:pos="1200"/>
              <w:tab w:val="right" w:leader="dot" w:pos="9350"/>
            </w:tabs>
            <w:rPr>
              <w:rFonts w:cstheme="minorBidi"/>
              <w:noProof/>
              <w:sz w:val="24"/>
              <w:lang w:val="en-CA" w:bidi="ar-SA"/>
            </w:rPr>
          </w:pPr>
          <w:hyperlink w:anchor="_Toc29452231" w:history="1">
            <w:r w:rsidRPr="0017683D">
              <w:rPr>
                <w:rStyle w:val="Hyperlink"/>
                <w:noProof/>
              </w:rPr>
              <w:t>10.1.2</w:t>
            </w:r>
            <w:r>
              <w:rPr>
                <w:rFonts w:cstheme="minorBidi"/>
                <w:noProof/>
                <w:sz w:val="24"/>
                <w:lang w:val="en-CA" w:bidi="ar-SA"/>
              </w:rPr>
              <w:tab/>
            </w:r>
            <w:r w:rsidRPr="0017683D">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_Toc29452231 \h </w:instrText>
            </w:r>
            <w:r>
              <w:rPr>
                <w:noProof/>
                <w:webHidden/>
              </w:rPr>
            </w:r>
            <w:r>
              <w:rPr>
                <w:noProof/>
                <w:webHidden/>
              </w:rPr>
              <w:fldChar w:fldCharType="separate"/>
            </w:r>
            <w:r>
              <w:rPr>
                <w:noProof/>
                <w:webHidden/>
              </w:rPr>
              <w:t>101</w:t>
            </w:r>
            <w:r>
              <w:rPr>
                <w:noProof/>
                <w:webHidden/>
              </w:rPr>
              <w:fldChar w:fldCharType="end"/>
            </w:r>
          </w:hyperlink>
        </w:p>
        <w:p w14:paraId="06EB82C4" w14:textId="4A7E5071" w:rsidR="00600FE3" w:rsidRDefault="00600FE3">
          <w:pPr>
            <w:pStyle w:val="TOC3"/>
            <w:tabs>
              <w:tab w:val="left" w:pos="1200"/>
              <w:tab w:val="right" w:leader="dot" w:pos="9350"/>
            </w:tabs>
            <w:rPr>
              <w:rFonts w:cstheme="minorBidi"/>
              <w:noProof/>
              <w:sz w:val="24"/>
              <w:lang w:val="en-CA" w:bidi="ar-SA"/>
            </w:rPr>
          </w:pPr>
          <w:hyperlink w:anchor="_Toc29452232" w:history="1">
            <w:r w:rsidRPr="0017683D">
              <w:rPr>
                <w:rStyle w:val="Hyperlink"/>
                <w:noProof/>
              </w:rPr>
              <w:t>10.1.3</w:t>
            </w:r>
            <w:r>
              <w:rPr>
                <w:rFonts w:cstheme="minorBidi"/>
                <w:noProof/>
                <w:sz w:val="24"/>
                <w:lang w:val="en-CA" w:bidi="ar-SA"/>
              </w:rPr>
              <w:tab/>
            </w:r>
            <w:r w:rsidRPr="0017683D">
              <w:rPr>
                <w:rStyle w:val="Hyperlink"/>
                <w:noProof/>
              </w:rPr>
              <w:t>Repeat Data Mappings</w:t>
            </w:r>
            <w:r>
              <w:rPr>
                <w:noProof/>
                <w:webHidden/>
              </w:rPr>
              <w:tab/>
            </w:r>
            <w:r>
              <w:rPr>
                <w:noProof/>
                <w:webHidden/>
              </w:rPr>
              <w:fldChar w:fldCharType="begin"/>
            </w:r>
            <w:r>
              <w:rPr>
                <w:noProof/>
                <w:webHidden/>
              </w:rPr>
              <w:instrText xml:space="preserve"> PAGEREF _Toc29452232 \h </w:instrText>
            </w:r>
            <w:r>
              <w:rPr>
                <w:noProof/>
                <w:webHidden/>
              </w:rPr>
            </w:r>
            <w:r>
              <w:rPr>
                <w:noProof/>
                <w:webHidden/>
              </w:rPr>
              <w:fldChar w:fldCharType="separate"/>
            </w:r>
            <w:r>
              <w:rPr>
                <w:noProof/>
                <w:webHidden/>
              </w:rPr>
              <w:t>102</w:t>
            </w:r>
            <w:r>
              <w:rPr>
                <w:noProof/>
                <w:webHidden/>
              </w:rPr>
              <w:fldChar w:fldCharType="end"/>
            </w:r>
          </w:hyperlink>
        </w:p>
        <w:p w14:paraId="14045048" w14:textId="79665D9A" w:rsidR="00600FE3" w:rsidRDefault="00600FE3">
          <w:pPr>
            <w:pStyle w:val="TOC3"/>
            <w:tabs>
              <w:tab w:val="left" w:pos="1200"/>
              <w:tab w:val="right" w:leader="dot" w:pos="9350"/>
            </w:tabs>
            <w:rPr>
              <w:rFonts w:cstheme="minorBidi"/>
              <w:noProof/>
              <w:sz w:val="24"/>
              <w:lang w:val="en-CA" w:bidi="ar-SA"/>
            </w:rPr>
          </w:pPr>
          <w:hyperlink w:anchor="_Toc29452233" w:history="1">
            <w:r w:rsidRPr="0017683D">
              <w:rPr>
                <w:rStyle w:val="Hyperlink"/>
                <w:rFonts w:eastAsia="Times New Roman"/>
                <w:noProof/>
                <w:bdr w:val="none" w:sz="0" w:space="0" w:color="auto" w:frame="1"/>
                <w:lang w:eastAsia="en-CA"/>
              </w:rPr>
              <w:t>10.1.4</w:t>
            </w:r>
            <w:r>
              <w:rPr>
                <w:rFonts w:cstheme="minorBidi"/>
                <w:noProof/>
                <w:sz w:val="24"/>
                <w:lang w:val="en-CA" w:bidi="ar-SA"/>
              </w:rPr>
              <w:tab/>
            </w:r>
            <w:r w:rsidRPr="0017683D">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_Toc29452233 \h </w:instrText>
            </w:r>
            <w:r>
              <w:rPr>
                <w:noProof/>
                <w:webHidden/>
              </w:rPr>
            </w:r>
            <w:r>
              <w:rPr>
                <w:noProof/>
                <w:webHidden/>
              </w:rPr>
              <w:fldChar w:fldCharType="separate"/>
            </w:r>
            <w:r>
              <w:rPr>
                <w:noProof/>
                <w:webHidden/>
              </w:rPr>
              <w:t>103</w:t>
            </w:r>
            <w:r>
              <w:rPr>
                <w:noProof/>
                <w:webHidden/>
              </w:rPr>
              <w:fldChar w:fldCharType="end"/>
            </w:r>
          </w:hyperlink>
        </w:p>
        <w:p w14:paraId="04888856" w14:textId="72259912" w:rsidR="00600FE3" w:rsidRDefault="00600FE3">
          <w:pPr>
            <w:pStyle w:val="TOC2"/>
            <w:tabs>
              <w:tab w:val="left" w:pos="960"/>
              <w:tab w:val="right" w:leader="dot" w:pos="9350"/>
            </w:tabs>
            <w:rPr>
              <w:rFonts w:cstheme="minorBidi"/>
              <w:noProof/>
              <w:sz w:val="24"/>
              <w:lang w:val="en-CA" w:bidi="ar-SA"/>
            </w:rPr>
          </w:pPr>
          <w:hyperlink w:anchor="_Toc29452234" w:history="1">
            <w:r w:rsidRPr="0017683D">
              <w:rPr>
                <w:rStyle w:val="Hyperlink"/>
                <w:rFonts w:ascii="Times New Roman" w:hAnsi="Times New Roman"/>
                <w:noProof/>
                <w:snapToGrid w:val="0"/>
                <w:w w:val="0"/>
              </w:rPr>
              <w:t>10.2</w:t>
            </w:r>
            <w:r>
              <w:rPr>
                <w:rFonts w:cstheme="minorBidi"/>
                <w:noProof/>
                <w:sz w:val="24"/>
                <w:lang w:val="en-CA" w:bidi="ar-SA"/>
              </w:rPr>
              <w:tab/>
            </w:r>
            <w:r w:rsidRPr="0017683D">
              <w:rPr>
                <w:rStyle w:val="Hyperlink"/>
                <w:noProof/>
              </w:rPr>
              <w:t>Data Storage</w:t>
            </w:r>
            <w:r>
              <w:rPr>
                <w:noProof/>
                <w:webHidden/>
              </w:rPr>
              <w:tab/>
            </w:r>
            <w:r>
              <w:rPr>
                <w:noProof/>
                <w:webHidden/>
              </w:rPr>
              <w:fldChar w:fldCharType="begin"/>
            </w:r>
            <w:r>
              <w:rPr>
                <w:noProof/>
                <w:webHidden/>
              </w:rPr>
              <w:instrText xml:space="preserve"> PAGEREF _Toc29452234 \h </w:instrText>
            </w:r>
            <w:r>
              <w:rPr>
                <w:noProof/>
                <w:webHidden/>
              </w:rPr>
            </w:r>
            <w:r>
              <w:rPr>
                <w:noProof/>
                <w:webHidden/>
              </w:rPr>
              <w:fldChar w:fldCharType="separate"/>
            </w:r>
            <w:r>
              <w:rPr>
                <w:noProof/>
                <w:webHidden/>
              </w:rPr>
              <w:t>103</w:t>
            </w:r>
            <w:r>
              <w:rPr>
                <w:noProof/>
                <w:webHidden/>
              </w:rPr>
              <w:fldChar w:fldCharType="end"/>
            </w:r>
          </w:hyperlink>
        </w:p>
        <w:p w14:paraId="04E2F2AD" w14:textId="7306D2E2" w:rsidR="00600FE3" w:rsidRDefault="00600FE3">
          <w:pPr>
            <w:pStyle w:val="TOC3"/>
            <w:tabs>
              <w:tab w:val="left" w:pos="1200"/>
              <w:tab w:val="right" w:leader="dot" w:pos="9350"/>
            </w:tabs>
            <w:rPr>
              <w:rFonts w:cstheme="minorBidi"/>
              <w:noProof/>
              <w:sz w:val="24"/>
              <w:lang w:val="en-CA" w:bidi="ar-SA"/>
            </w:rPr>
          </w:pPr>
          <w:hyperlink w:anchor="_Toc29452235" w:history="1">
            <w:r w:rsidRPr="0017683D">
              <w:rPr>
                <w:rStyle w:val="Hyperlink"/>
                <w:noProof/>
              </w:rPr>
              <w:t>10.2.1</w:t>
            </w:r>
            <w:r>
              <w:rPr>
                <w:rFonts w:cstheme="minorBidi"/>
                <w:noProof/>
                <w:sz w:val="24"/>
                <w:lang w:val="en-CA" w:bidi="ar-SA"/>
              </w:rPr>
              <w:tab/>
            </w:r>
            <w:r w:rsidRPr="0017683D">
              <w:rPr>
                <w:rStyle w:val="Hyperlink"/>
                <w:noProof/>
              </w:rPr>
              <w:t>Upload to triplestore</w:t>
            </w:r>
            <w:r>
              <w:rPr>
                <w:noProof/>
                <w:webHidden/>
              </w:rPr>
              <w:tab/>
            </w:r>
            <w:r>
              <w:rPr>
                <w:noProof/>
                <w:webHidden/>
              </w:rPr>
              <w:fldChar w:fldCharType="begin"/>
            </w:r>
            <w:r>
              <w:rPr>
                <w:noProof/>
                <w:webHidden/>
              </w:rPr>
              <w:instrText xml:space="preserve"> PAGEREF _Toc29452235 \h </w:instrText>
            </w:r>
            <w:r>
              <w:rPr>
                <w:noProof/>
                <w:webHidden/>
              </w:rPr>
            </w:r>
            <w:r>
              <w:rPr>
                <w:noProof/>
                <w:webHidden/>
              </w:rPr>
              <w:fldChar w:fldCharType="separate"/>
            </w:r>
            <w:r>
              <w:rPr>
                <w:noProof/>
                <w:webHidden/>
              </w:rPr>
              <w:t>104</w:t>
            </w:r>
            <w:r>
              <w:rPr>
                <w:noProof/>
                <w:webHidden/>
              </w:rPr>
              <w:fldChar w:fldCharType="end"/>
            </w:r>
          </w:hyperlink>
        </w:p>
        <w:p w14:paraId="1184974F" w14:textId="472705CC" w:rsidR="00600FE3" w:rsidRDefault="00600FE3">
          <w:pPr>
            <w:pStyle w:val="TOC1"/>
            <w:tabs>
              <w:tab w:val="left" w:pos="720"/>
              <w:tab w:val="right" w:leader="dot" w:pos="9350"/>
            </w:tabs>
            <w:rPr>
              <w:rFonts w:cstheme="minorBidi"/>
              <w:noProof/>
              <w:sz w:val="24"/>
              <w:lang w:val="en-CA" w:bidi="ar-SA"/>
            </w:rPr>
          </w:pPr>
          <w:hyperlink w:anchor="_Toc29452236" w:history="1">
            <w:r w:rsidRPr="0017683D">
              <w:rPr>
                <w:rStyle w:val="Hyperlink"/>
                <w:noProof/>
              </w:rPr>
              <w:t>11</w:t>
            </w:r>
            <w:r>
              <w:rPr>
                <w:rFonts w:cstheme="minorBidi"/>
                <w:noProof/>
                <w:sz w:val="24"/>
                <w:lang w:val="en-CA" w:bidi="ar-SA"/>
              </w:rPr>
              <w:tab/>
            </w:r>
            <w:r w:rsidRPr="0017683D">
              <w:rPr>
                <w:rStyle w:val="Hyperlink"/>
                <w:noProof/>
              </w:rPr>
              <w:t>Future Work</w:t>
            </w:r>
            <w:r>
              <w:rPr>
                <w:noProof/>
                <w:webHidden/>
              </w:rPr>
              <w:tab/>
            </w:r>
            <w:r>
              <w:rPr>
                <w:noProof/>
                <w:webHidden/>
              </w:rPr>
              <w:fldChar w:fldCharType="begin"/>
            </w:r>
            <w:r>
              <w:rPr>
                <w:noProof/>
                <w:webHidden/>
              </w:rPr>
              <w:instrText xml:space="preserve"> PAGEREF _Toc29452236 \h </w:instrText>
            </w:r>
            <w:r>
              <w:rPr>
                <w:noProof/>
                <w:webHidden/>
              </w:rPr>
            </w:r>
            <w:r>
              <w:rPr>
                <w:noProof/>
                <w:webHidden/>
              </w:rPr>
              <w:fldChar w:fldCharType="separate"/>
            </w:r>
            <w:r>
              <w:rPr>
                <w:noProof/>
                <w:webHidden/>
              </w:rPr>
              <w:t>104</w:t>
            </w:r>
            <w:r>
              <w:rPr>
                <w:noProof/>
                <w:webHidden/>
              </w:rPr>
              <w:fldChar w:fldCharType="end"/>
            </w:r>
          </w:hyperlink>
        </w:p>
        <w:p w14:paraId="26AD656C" w14:textId="62F0EAEB" w:rsidR="00600FE3" w:rsidRDefault="00600FE3">
          <w:pPr>
            <w:pStyle w:val="TOC2"/>
            <w:tabs>
              <w:tab w:val="left" w:pos="960"/>
              <w:tab w:val="right" w:leader="dot" w:pos="9350"/>
            </w:tabs>
            <w:rPr>
              <w:rFonts w:cstheme="minorBidi"/>
              <w:noProof/>
              <w:sz w:val="24"/>
              <w:lang w:val="en-CA" w:bidi="ar-SA"/>
            </w:rPr>
          </w:pPr>
          <w:hyperlink w:anchor="_Toc29452237" w:history="1">
            <w:r w:rsidRPr="0017683D">
              <w:rPr>
                <w:rStyle w:val="Hyperlink"/>
                <w:rFonts w:ascii="Times New Roman" w:hAnsi="Times New Roman"/>
                <w:noProof/>
                <w:snapToGrid w:val="0"/>
                <w:w w:val="0"/>
              </w:rPr>
              <w:t>11.1</w:t>
            </w:r>
            <w:r>
              <w:rPr>
                <w:rFonts w:cstheme="minorBidi"/>
                <w:noProof/>
                <w:sz w:val="24"/>
                <w:lang w:val="en-CA" w:bidi="ar-SA"/>
              </w:rPr>
              <w:tab/>
            </w:r>
            <w:r w:rsidRPr="0017683D">
              <w:rPr>
                <w:rStyle w:val="Hyperlink"/>
                <w:noProof/>
              </w:rPr>
              <w:t>Research</w:t>
            </w:r>
            <w:r>
              <w:rPr>
                <w:noProof/>
                <w:webHidden/>
              </w:rPr>
              <w:tab/>
            </w:r>
            <w:r>
              <w:rPr>
                <w:noProof/>
                <w:webHidden/>
              </w:rPr>
              <w:fldChar w:fldCharType="begin"/>
            </w:r>
            <w:r>
              <w:rPr>
                <w:noProof/>
                <w:webHidden/>
              </w:rPr>
              <w:instrText xml:space="preserve"> PAGEREF _Toc29452237 \h </w:instrText>
            </w:r>
            <w:r>
              <w:rPr>
                <w:noProof/>
                <w:webHidden/>
              </w:rPr>
            </w:r>
            <w:r>
              <w:rPr>
                <w:noProof/>
                <w:webHidden/>
              </w:rPr>
              <w:fldChar w:fldCharType="separate"/>
            </w:r>
            <w:r>
              <w:rPr>
                <w:noProof/>
                <w:webHidden/>
              </w:rPr>
              <w:t>104</w:t>
            </w:r>
            <w:r>
              <w:rPr>
                <w:noProof/>
                <w:webHidden/>
              </w:rPr>
              <w:fldChar w:fldCharType="end"/>
            </w:r>
          </w:hyperlink>
        </w:p>
        <w:p w14:paraId="65189899" w14:textId="5B5CF9D4" w:rsidR="00600FE3" w:rsidRDefault="00600FE3">
          <w:pPr>
            <w:pStyle w:val="TOC2"/>
            <w:tabs>
              <w:tab w:val="left" w:pos="960"/>
              <w:tab w:val="right" w:leader="dot" w:pos="9350"/>
            </w:tabs>
            <w:rPr>
              <w:rFonts w:cstheme="minorBidi"/>
              <w:noProof/>
              <w:sz w:val="24"/>
              <w:lang w:val="en-CA" w:bidi="ar-SA"/>
            </w:rPr>
          </w:pPr>
          <w:hyperlink w:anchor="_Toc29452238" w:history="1">
            <w:r w:rsidRPr="0017683D">
              <w:rPr>
                <w:rStyle w:val="Hyperlink"/>
                <w:rFonts w:ascii="Times New Roman" w:hAnsi="Times New Roman"/>
                <w:noProof/>
                <w:snapToGrid w:val="0"/>
                <w:w w:val="0"/>
              </w:rPr>
              <w:t>11.2</w:t>
            </w:r>
            <w:r>
              <w:rPr>
                <w:rFonts w:cstheme="minorBidi"/>
                <w:noProof/>
                <w:sz w:val="24"/>
                <w:lang w:val="en-CA" w:bidi="ar-SA"/>
              </w:rPr>
              <w:tab/>
            </w:r>
            <w:r w:rsidRPr="0017683D">
              <w:rPr>
                <w:rStyle w:val="Hyperlink"/>
                <w:noProof/>
              </w:rPr>
              <w:t>Extensions for iCity Applications</w:t>
            </w:r>
            <w:r>
              <w:rPr>
                <w:noProof/>
                <w:webHidden/>
              </w:rPr>
              <w:tab/>
            </w:r>
            <w:r>
              <w:rPr>
                <w:noProof/>
                <w:webHidden/>
              </w:rPr>
              <w:fldChar w:fldCharType="begin"/>
            </w:r>
            <w:r>
              <w:rPr>
                <w:noProof/>
                <w:webHidden/>
              </w:rPr>
              <w:instrText xml:space="preserve"> PAGEREF _Toc29452238 \h </w:instrText>
            </w:r>
            <w:r>
              <w:rPr>
                <w:noProof/>
                <w:webHidden/>
              </w:rPr>
            </w:r>
            <w:r>
              <w:rPr>
                <w:noProof/>
                <w:webHidden/>
              </w:rPr>
              <w:fldChar w:fldCharType="separate"/>
            </w:r>
            <w:r>
              <w:rPr>
                <w:noProof/>
                <w:webHidden/>
              </w:rPr>
              <w:t>105</w:t>
            </w:r>
            <w:r>
              <w:rPr>
                <w:noProof/>
                <w:webHidden/>
              </w:rPr>
              <w:fldChar w:fldCharType="end"/>
            </w:r>
          </w:hyperlink>
        </w:p>
        <w:p w14:paraId="7BA30E54" w14:textId="419F85D0" w:rsidR="00600FE3" w:rsidRDefault="00600FE3">
          <w:pPr>
            <w:pStyle w:val="TOC3"/>
            <w:tabs>
              <w:tab w:val="left" w:pos="1200"/>
              <w:tab w:val="right" w:leader="dot" w:pos="9350"/>
            </w:tabs>
            <w:rPr>
              <w:rFonts w:cstheme="minorBidi"/>
              <w:noProof/>
              <w:sz w:val="24"/>
              <w:lang w:val="en-CA" w:bidi="ar-SA"/>
            </w:rPr>
          </w:pPr>
          <w:hyperlink w:anchor="_Toc29452239" w:history="1">
            <w:r w:rsidRPr="0017683D">
              <w:rPr>
                <w:rStyle w:val="Hyperlink"/>
                <w:noProof/>
              </w:rPr>
              <w:t>11.2.1</w:t>
            </w:r>
            <w:r>
              <w:rPr>
                <w:rFonts w:cstheme="minorBidi"/>
                <w:noProof/>
                <w:sz w:val="24"/>
                <w:lang w:val="en-CA" w:bidi="ar-SA"/>
              </w:rPr>
              <w:tab/>
            </w:r>
            <w:r w:rsidRPr="0017683D">
              <w:rPr>
                <w:rStyle w:val="Hyperlink"/>
                <w:noProof/>
              </w:rPr>
              <w:t>Data Collection</w:t>
            </w:r>
            <w:r>
              <w:rPr>
                <w:noProof/>
                <w:webHidden/>
              </w:rPr>
              <w:tab/>
            </w:r>
            <w:r>
              <w:rPr>
                <w:noProof/>
                <w:webHidden/>
              </w:rPr>
              <w:fldChar w:fldCharType="begin"/>
            </w:r>
            <w:r>
              <w:rPr>
                <w:noProof/>
                <w:webHidden/>
              </w:rPr>
              <w:instrText xml:space="preserve"> PAGEREF _Toc29452239 \h </w:instrText>
            </w:r>
            <w:r>
              <w:rPr>
                <w:noProof/>
                <w:webHidden/>
              </w:rPr>
            </w:r>
            <w:r>
              <w:rPr>
                <w:noProof/>
                <w:webHidden/>
              </w:rPr>
              <w:fldChar w:fldCharType="separate"/>
            </w:r>
            <w:r>
              <w:rPr>
                <w:noProof/>
                <w:webHidden/>
              </w:rPr>
              <w:t>106</w:t>
            </w:r>
            <w:r>
              <w:rPr>
                <w:noProof/>
                <w:webHidden/>
              </w:rPr>
              <w:fldChar w:fldCharType="end"/>
            </w:r>
          </w:hyperlink>
        </w:p>
        <w:p w14:paraId="3969AA2C" w14:textId="31A89BCB" w:rsidR="00600FE3" w:rsidRDefault="00600FE3">
          <w:pPr>
            <w:pStyle w:val="TOC3"/>
            <w:tabs>
              <w:tab w:val="left" w:pos="1200"/>
              <w:tab w:val="right" w:leader="dot" w:pos="9350"/>
            </w:tabs>
            <w:rPr>
              <w:rFonts w:cstheme="minorBidi"/>
              <w:noProof/>
              <w:sz w:val="24"/>
              <w:lang w:val="en-CA" w:bidi="ar-SA"/>
            </w:rPr>
          </w:pPr>
          <w:hyperlink w:anchor="_Toc29452240" w:history="1">
            <w:r w:rsidRPr="0017683D">
              <w:rPr>
                <w:rStyle w:val="Hyperlink"/>
                <w:noProof/>
              </w:rPr>
              <w:t>11.2.2</w:t>
            </w:r>
            <w:r>
              <w:rPr>
                <w:rFonts w:cstheme="minorBidi"/>
                <w:noProof/>
                <w:sz w:val="24"/>
                <w:lang w:val="en-CA" w:bidi="ar-SA"/>
              </w:rPr>
              <w:tab/>
            </w:r>
            <w:r w:rsidRPr="0017683D">
              <w:rPr>
                <w:rStyle w:val="Hyperlink"/>
                <w:noProof/>
              </w:rPr>
              <w:t>Simulation of Urban Systems</w:t>
            </w:r>
            <w:r>
              <w:rPr>
                <w:noProof/>
                <w:webHidden/>
              </w:rPr>
              <w:tab/>
            </w:r>
            <w:r>
              <w:rPr>
                <w:noProof/>
                <w:webHidden/>
              </w:rPr>
              <w:fldChar w:fldCharType="begin"/>
            </w:r>
            <w:r>
              <w:rPr>
                <w:noProof/>
                <w:webHidden/>
              </w:rPr>
              <w:instrText xml:space="preserve"> PAGEREF _Toc29452240 \h </w:instrText>
            </w:r>
            <w:r>
              <w:rPr>
                <w:noProof/>
                <w:webHidden/>
              </w:rPr>
            </w:r>
            <w:r>
              <w:rPr>
                <w:noProof/>
                <w:webHidden/>
              </w:rPr>
              <w:fldChar w:fldCharType="separate"/>
            </w:r>
            <w:r>
              <w:rPr>
                <w:noProof/>
                <w:webHidden/>
              </w:rPr>
              <w:t>107</w:t>
            </w:r>
            <w:r>
              <w:rPr>
                <w:noProof/>
                <w:webHidden/>
              </w:rPr>
              <w:fldChar w:fldCharType="end"/>
            </w:r>
          </w:hyperlink>
        </w:p>
        <w:p w14:paraId="25B224FD" w14:textId="4CBCE9BE" w:rsidR="00600FE3" w:rsidRDefault="00600FE3">
          <w:pPr>
            <w:pStyle w:val="TOC1"/>
            <w:tabs>
              <w:tab w:val="right" w:leader="dot" w:pos="9350"/>
            </w:tabs>
            <w:rPr>
              <w:rFonts w:cstheme="minorBidi"/>
              <w:noProof/>
              <w:sz w:val="24"/>
              <w:lang w:val="en-CA" w:bidi="ar-SA"/>
            </w:rPr>
          </w:pPr>
          <w:hyperlink w:anchor="_Toc29452241" w:history="1">
            <w:r w:rsidRPr="0017683D">
              <w:rPr>
                <w:rStyle w:val="Hyperlink"/>
                <w:noProof/>
              </w:rPr>
              <w:t>Acknowledgements</w:t>
            </w:r>
            <w:r>
              <w:rPr>
                <w:noProof/>
                <w:webHidden/>
              </w:rPr>
              <w:tab/>
            </w:r>
            <w:r>
              <w:rPr>
                <w:noProof/>
                <w:webHidden/>
              </w:rPr>
              <w:fldChar w:fldCharType="begin"/>
            </w:r>
            <w:r>
              <w:rPr>
                <w:noProof/>
                <w:webHidden/>
              </w:rPr>
              <w:instrText xml:space="preserve"> PAGEREF _Toc29452241 \h </w:instrText>
            </w:r>
            <w:r>
              <w:rPr>
                <w:noProof/>
                <w:webHidden/>
              </w:rPr>
            </w:r>
            <w:r>
              <w:rPr>
                <w:noProof/>
                <w:webHidden/>
              </w:rPr>
              <w:fldChar w:fldCharType="separate"/>
            </w:r>
            <w:r>
              <w:rPr>
                <w:noProof/>
                <w:webHidden/>
              </w:rPr>
              <w:t>108</w:t>
            </w:r>
            <w:r>
              <w:rPr>
                <w:noProof/>
                <w:webHidden/>
              </w:rPr>
              <w:fldChar w:fldCharType="end"/>
            </w:r>
          </w:hyperlink>
        </w:p>
        <w:p w14:paraId="3E41D0EE" w14:textId="35DA374E" w:rsidR="00600FE3" w:rsidRDefault="00600FE3">
          <w:pPr>
            <w:pStyle w:val="TOC1"/>
            <w:tabs>
              <w:tab w:val="right" w:leader="dot" w:pos="9350"/>
            </w:tabs>
            <w:rPr>
              <w:rFonts w:cstheme="minorBidi"/>
              <w:noProof/>
              <w:sz w:val="24"/>
              <w:lang w:val="en-CA" w:bidi="ar-SA"/>
            </w:rPr>
          </w:pPr>
          <w:hyperlink w:anchor="_Toc29452242" w:history="1">
            <w:r w:rsidRPr="0017683D">
              <w:rPr>
                <w:rStyle w:val="Hyperlink"/>
                <w:noProof/>
              </w:rPr>
              <w:t>Bibliography</w:t>
            </w:r>
            <w:r>
              <w:rPr>
                <w:noProof/>
                <w:webHidden/>
              </w:rPr>
              <w:tab/>
            </w:r>
            <w:r>
              <w:rPr>
                <w:noProof/>
                <w:webHidden/>
              </w:rPr>
              <w:fldChar w:fldCharType="begin"/>
            </w:r>
            <w:r>
              <w:rPr>
                <w:noProof/>
                <w:webHidden/>
              </w:rPr>
              <w:instrText xml:space="preserve"> PAGEREF _Toc29452242 \h </w:instrText>
            </w:r>
            <w:r>
              <w:rPr>
                <w:noProof/>
                <w:webHidden/>
              </w:rPr>
            </w:r>
            <w:r>
              <w:rPr>
                <w:noProof/>
                <w:webHidden/>
              </w:rPr>
              <w:fldChar w:fldCharType="separate"/>
            </w:r>
            <w:r>
              <w:rPr>
                <w:noProof/>
                <w:webHidden/>
              </w:rPr>
              <w:t>109</w:t>
            </w:r>
            <w:r>
              <w:rPr>
                <w:noProof/>
                <w:webHidden/>
              </w:rPr>
              <w:fldChar w:fldCharType="end"/>
            </w:r>
          </w:hyperlink>
        </w:p>
        <w:p w14:paraId="7DF91E30" w14:textId="62935A99" w:rsidR="00600FE3" w:rsidRDefault="00600FE3">
          <w:pPr>
            <w:pStyle w:val="TOC1"/>
            <w:tabs>
              <w:tab w:val="left" w:pos="1440"/>
              <w:tab w:val="right" w:leader="dot" w:pos="9350"/>
            </w:tabs>
            <w:rPr>
              <w:rFonts w:cstheme="minorBidi"/>
              <w:noProof/>
              <w:sz w:val="24"/>
              <w:lang w:val="en-CA" w:bidi="ar-SA"/>
            </w:rPr>
          </w:pPr>
          <w:hyperlink w:anchor="_Toc29452243" w:history="1">
            <w:r w:rsidRPr="0017683D">
              <w:rPr>
                <w:rStyle w:val="Hyperlink"/>
                <w:noProof/>
              </w:rPr>
              <w:t>Appendix A.</w:t>
            </w:r>
            <w:r>
              <w:rPr>
                <w:rFonts w:cstheme="minorBidi"/>
                <w:noProof/>
                <w:sz w:val="24"/>
                <w:lang w:val="en-CA" w:bidi="ar-SA"/>
              </w:rPr>
              <w:tab/>
            </w:r>
            <w:r w:rsidRPr="0017683D">
              <w:rPr>
                <w:rStyle w:val="Hyperlink"/>
                <w:noProof/>
              </w:rPr>
              <w:t>TASHA Data Mapping:</w:t>
            </w:r>
            <w:r>
              <w:rPr>
                <w:noProof/>
                <w:webHidden/>
              </w:rPr>
              <w:tab/>
            </w:r>
            <w:r>
              <w:rPr>
                <w:noProof/>
                <w:webHidden/>
              </w:rPr>
              <w:fldChar w:fldCharType="begin"/>
            </w:r>
            <w:r>
              <w:rPr>
                <w:noProof/>
                <w:webHidden/>
              </w:rPr>
              <w:instrText xml:space="preserve"> PAGEREF _Toc29452243 \h </w:instrText>
            </w:r>
            <w:r>
              <w:rPr>
                <w:noProof/>
                <w:webHidden/>
              </w:rPr>
            </w:r>
            <w:r>
              <w:rPr>
                <w:noProof/>
                <w:webHidden/>
              </w:rPr>
              <w:fldChar w:fldCharType="separate"/>
            </w:r>
            <w:r>
              <w:rPr>
                <w:noProof/>
                <w:webHidden/>
              </w:rPr>
              <w:t>111</w:t>
            </w:r>
            <w:r>
              <w:rPr>
                <w:noProof/>
                <w:webHidden/>
              </w:rPr>
              <w:fldChar w:fldCharType="end"/>
            </w:r>
          </w:hyperlink>
        </w:p>
        <w:p w14:paraId="59080E93" w14:textId="4DC1399D" w:rsidR="00600FE3" w:rsidRDefault="00600FE3">
          <w:pPr>
            <w:pStyle w:val="TOC2"/>
            <w:tabs>
              <w:tab w:val="right" w:leader="dot" w:pos="9350"/>
            </w:tabs>
            <w:rPr>
              <w:rFonts w:cstheme="minorBidi"/>
              <w:noProof/>
              <w:sz w:val="24"/>
              <w:lang w:val="en-CA" w:bidi="ar-SA"/>
            </w:rPr>
          </w:pPr>
          <w:hyperlink w:anchor="_Toc29452244" w:history="1">
            <w:r w:rsidRPr="0017683D">
              <w:rPr>
                <w:rStyle w:val="Hyperlink"/>
                <w:noProof/>
              </w:rPr>
              <w:t>Mapping</w:t>
            </w:r>
            <w:r>
              <w:rPr>
                <w:noProof/>
                <w:webHidden/>
              </w:rPr>
              <w:tab/>
            </w:r>
            <w:r>
              <w:rPr>
                <w:noProof/>
                <w:webHidden/>
              </w:rPr>
              <w:fldChar w:fldCharType="begin"/>
            </w:r>
            <w:r>
              <w:rPr>
                <w:noProof/>
                <w:webHidden/>
              </w:rPr>
              <w:instrText xml:space="preserve"> PAGEREF _Toc29452244 \h </w:instrText>
            </w:r>
            <w:r>
              <w:rPr>
                <w:noProof/>
                <w:webHidden/>
              </w:rPr>
            </w:r>
            <w:r>
              <w:rPr>
                <w:noProof/>
                <w:webHidden/>
              </w:rPr>
              <w:fldChar w:fldCharType="separate"/>
            </w:r>
            <w:r>
              <w:rPr>
                <w:noProof/>
                <w:webHidden/>
              </w:rPr>
              <w:t>111</w:t>
            </w:r>
            <w:r>
              <w:rPr>
                <w:noProof/>
                <w:webHidden/>
              </w:rPr>
              <w:fldChar w:fldCharType="end"/>
            </w:r>
          </w:hyperlink>
        </w:p>
        <w:p w14:paraId="2523F00D" w14:textId="4DA79C54" w:rsidR="00600FE3" w:rsidRDefault="00600FE3">
          <w:pPr>
            <w:pStyle w:val="TOC3"/>
            <w:tabs>
              <w:tab w:val="right" w:leader="dot" w:pos="9350"/>
            </w:tabs>
            <w:rPr>
              <w:rFonts w:cstheme="minorBidi"/>
              <w:noProof/>
              <w:sz w:val="24"/>
              <w:lang w:val="en-CA" w:bidi="ar-SA"/>
            </w:rPr>
          </w:pPr>
          <w:hyperlink w:anchor="_Toc29452245" w:history="1">
            <w:r w:rsidRPr="0017683D">
              <w:rPr>
                <w:rStyle w:val="Hyperlink"/>
                <w:noProof/>
              </w:rPr>
              <w:t>Simulation Metadata</w:t>
            </w:r>
            <w:r>
              <w:rPr>
                <w:noProof/>
                <w:webHidden/>
              </w:rPr>
              <w:tab/>
            </w:r>
            <w:r>
              <w:rPr>
                <w:noProof/>
                <w:webHidden/>
              </w:rPr>
              <w:fldChar w:fldCharType="begin"/>
            </w:r>
            <w:r>
              <w:rPr>
                <w:noProof/>
                <w:webHidden/>
              </w:rPr>
              <w:instrText xml:space="preserve"> PAGEREF _Toc29452245 \h </w:instrText>
            </w:r>
            <w:r>
              <w:rPr>
                <w:noProof/>
                <w:webHidden/>
              </w:rPr>
            </w:r>
            <w:r>
              <w:rPr>
                <w:noProof/>
                <w:webHidden/>
              </w:rPr>
              <w:fldChar w:fldCharType="separate"/>
            </w:r>
            <w:r>
              <w:rPr>
                <w:noProof/>
                <w:webHidden/>
              </w:rPr>
              <w:t>111</w:t>
            </w:r>
            <w:r>
              <w:rPr>
                <w:noProof/>
                <w:webHidden/>
              </w:rPr>
              <w:fldChar w:fldCharType="end"/>
            </w:r>
          </w:hyperlink>
        </w:p>
        <w:p w14:paraId="6EBCE39C" w14:textId="3DD90E01" w:rsidR="00600FE3" w:rsidRDefault="00600FE3">
          <w:pPr>
            <w:pStyle w:val="TOC3"/>
            <w:tabs>
              <w:tab w:val="right" w:leader="dot" w:pos="9350"/>
            </w:tabs>
            <w:rPr>
              <w:rFonts w:cstheme="minorBidi"/>
              <w:noProof/>
              <w:sz w:val="24"/>
              <w:lang w:val="en-CA" w:bidi="ar-SA"/>
            </w:rPr>
          </w:pPr>
          <w:hyperlink w:anchor="_Toc29452246" w:history="1">
            <w:r w:rsidRPr="0017683D">
              <w:rPr>
                <w:rStyle w:val="Hyperlink"/>
                <w:noProof/>
              </w:rPr>
              <w:t>Mississauga Zones</w:t>
            </w:r>
            <w:r>
              <w:rPr>
                <w:noProof/>
                <w:webHidden/>
              </w:rPr>
              <w:tab/>
            </w:r>
            <w:r>
              <w:rPr>
                <w:noProof/>
                <w:webHidden/>
              </w:rPr>
              <w:fldChar w:fldCharType="begin"/>
            </w:r>
            <w:r>
              <w:rPr>
                <w:noProof/>
                <w:webHidden/>
              </w:rPr>
              <w:instrText xml:space="preserve"> PAGEREF _Toc29452246 \h </w:instrText>
            </w:r>
            <w:r>
              <w:rPr>
                <w:noProof/>
                <w:webHidden/>
              </w:rPr>
            </w:r>
            <w:r>
              <w:rPr>
                <w:noProof/>
                <w:webHidden/>
              </w:rPr>
              <w:fldChar w:fldCharType="separate"/>
            </w:r>
            <w:r>
              <w:rPr>
                <w:noProof/>
                <w:webHidden/>
              </w:rPr>
              <w:t>112</w:t>
            </w:r>
            <w:r>
              <w:rPr>
                <w:noProof/>
                <w:webHidden/>
              </w:rPr>
              <w:fldChar w:fldCharType="end"/>
            </w:r>
          </w:hyperlink>
        </w:p>
        <w:p w14:paraId="5F74BD0C" w14:textId="1B8C6225" w:rsidR="00600FE3" w:rsidRDefault="00600FE3">
          <w:pPr>
            <w:pStyle w:val="TOC3"/>
            <w:tabs>
              <w:tab w:val="right" w:leader="dot" w:pos="9350"/>
            </w:tabs>
            <w:rPr>
              <w:rFonts w:cstheme="minorBidi"/>
              <w:noProof/>
              <w:sz w:val="24"/>
              <w:lang w:val="en-CA" w:bidi="ar-SA"/>
            </w:rPr>
          </w:pPr>
          <w:hyperlink w:anchor="_Toc29452247" w:history="1">
            <w:r w:rsidRPr="0017683D">
              <w:rPr>
                <w:rStyle w:val="Hyperlink"/>
                <w:noProof/>
              </w:rPr>
              <w:t>persons.csv</w:t>
            </w:r>
            <w:r>
              <w:rPr>
                <w:noProof/>
                <w:webHidden/>
              </w:rPr>
              <w:tab/>
            </w:r>
            <w:r>
              <w:rPr>
                <w:noProof/>
                <w:webHidden/>
              </w:rPr>
              <w:fldChar w:fldCharType="begin"/>
            </w:r>
            <w:r>
              <w:rPr>
                <w:noProof/>
                <w:webHidden/>
              </w:rPr>
              <w:instrText xml:space="preserve"> PAGEREF _Toc29452247 \h </w:instrText>
            </w:r>
            <w:r>
              <w:rPr>
                <w:noProof/>
                <w:webHidden/>
              </w:rPr>
            </w:r>
            <w:r>
              <w:rPr>
                <w:noProof/>
                <w:webHidden/>
              </w:rPr>
              <w:fldChar w:fldCharType="separate"/>
            </w:r>
            <w:r>
              <w:rPr>
                <w:noProof/>
                <w:webHidden/>
              </w:rPr>
              <w:t>112</w:t>
            </w:r>
            <w:r>
              <w:rPr>
                <w:noProof/>
                <w:webHidden/>
              </w:rPr>
              <w:fldChar w:fldCharType="end"/>
            </w:r>
          </w:hyperlink>
        </w:p>
        <w:p w14:paraId="1C856C6C" w14:textId="76C64190" w:rsidR="00600FE3" w:rsidRDefault="00600FE3">
          <w:pPr>
            <w:pStyle w:val="TOC3"/>
            <w:tabs>
              <w:tab w:val="right" w:leader="dot" w:pos="9350"/>
            </w:tabs>
            <w:rPr>
              <w:rFonts w:cstheme="minorBidi"/>
              <w:noProof/>
              <w:sz w:val="24"/>
              <w:lang w:val="en-CA" w:bidi="ar-SA"/>
            </w:rPr>
          </w:pPr>
          <w:hyperlink w:anchor="_Toc29452248" w:history="1">
            <w:r w:rsidRPr="0017683D">
              <w:rPr>
                <w:rStyle w:val="Hyperlink"/>
                <w:noProof/>
              </w:rPr>
              <w:t>trips.csv</w:t>
            </w:r>
            <w:r>
              <w:rPr>
                <w:noProof/>
                <w:webHidden/>
              </w:rPr>
              <w:tab/>
            </w:r>
            <w:r>
              <w:rPr>
                <w:noProof/>
                <w:webHidden/>
              </w:rPr>
              <w:fldChar w:fldCharType="begin"/>
            </w:r>
            <w:r>
              <w:rPr>
                <w:noProof/>
                <w:webHidden/>
              </w:rPr>
              <w:instrText xml:space="preserve"> PAGEREF _Toc29452248 \h </w:instrText>
            </w:r>
            <w:r>
              <w:rPr>
                <w:noProof/>
                <w:webHidden/>
              </w:rPr>
            </w:r>
            <w:r>
              <w:rPr>
                <w:noProof/>
                <w:webHidden/>
              </w:rPr>
              <w:fldChar w:fldCharType="separate"/>
            </w:r>
            <w:r>
              <w:rPr>
                <w:noProof/>
                <w:webHidden/>
              </w:rPr>
              <w:t>115</w:t>
            </w:r>
            <w:r>
              <w:rPr>
                <w:noProof/>
                <w:webHidden/>
              </w:rPr>
              <w:fldChar w:fldCharType="end"/>
            </w:r>
          </w:hyperlink>
        </w:p>
        <w:p w14:paraId="459D36C3" w14:textId="0B34515C" w:rsidR="00600FE3" w:rsidRDefault="00600FE3">
          <w:pPr>
            <w:pStyle w:val="TOC3"/>
            <w:tabs>
              <w:tab w:val="right" w:leader="dot" w:pos="9350"/>
            </w:tabs>
            <w:rPr>
              <w:rFonts w:cstheme="minorBidi"/>
              <w:noProof/>
              <w:sz w:val="24"/>
              <w:lang w:val="en-CA" w:bidi="ar-SA"/>
            </w:rPr>
          </w:pPr>
          <w:hyperlink w:anchor="_Toc29452249" w:history="1">
            <w:r w:rsidRPr="0017683D">
              <w:rPr>
                <w:rStyle w:val="Hyperlink"/>
                <w:noProof/>
              </w:rPr>
              <w:t>trip_modes.csv</w:t>
            </w:r>
            <w:r>
              <w:rPr>
                <w:noProof/>
                <w:webHidden/>
              </w:rPr>
              <w:tab/>
            </w:r>
            <w:r>
              <w:rPr>
                <w:noProof/>
                <w:webHidden/>
              </w:rPr>
              <w:fldChar w:fldCharType="begin"/>
            </w:r>
            <w:r>
              <w:rPr>
                <w:noProof/>
                <w:webHidden/>
              </w:rPr>
              <w:instrText xml:space="preserve"> PAGEREF _Toc29452249 \h </w:instrText>
            </w:r>
            <w:r>
              <w:rPr>
                <w:noProof/>
                <w:webHidden/>
              </w:rPr>
            </w:r>
            <w:r>
              <w:rPr>
                <w:noProof/>
                <w:webHidden/>
              </w:rPr>
              <w:fldChar w:fldCharType="separate"/>
            </w:r>
            <w:r>
              <w:rPr>
                <w:noProof/>
                <w:webHidden/>
              </w:rPr>
              <w:t>117</w:t>
            </w:r>
            <w:r>
              <w:rPr>
                <w:noProof/>
                <w:webHidden/>
              </w:rPr>
              <w:fldChar w:fldCharType="end"/>
            </w:r>
          </w:hyperlink>
        </w:p>
        <w:p w14:paraId="3B4AB447" w14:textId="0ED8507D" w:rsidR="00600FE3" w:rsidRDefault="00600FE3">
          <w:pPr>
            <w:pStyle w:val="TOC3"/>
            <w:tabs>
              <w:tab w:val="right" w:leader="dot" w:pos="9350"/>
            </w:tabs>
            <w:rPr>
              <w:rFonts w:cstheme="minorBidi"/>
              <w:noProof/>
              <w:sz w:val="24"/>
              <w:lang w:val="en-CA" w:bidi="ar-SA"/>
            </w:rPr>
          </w:pPr>
          <w:hyperlink w:anchor="_Toc29452250" w:history="1">
            <w:r w:rsidRPr="0017683D">
              <w:rPr>
                <w:rStyle w:val="Hyperlink"/>
                <w:noProof/>
              </w:rPr>
              <w:t>trip_stations.csv</w:t>
            </w:r>
            <w:r>
              <w:rPr>
                <w:noProof/>
                <w:webHidden/>
              </w:rPr>
              <w:tab/>
            </w:r>
            <w:r>
              <w:rPr>
                <w:noProof/>
                <w:webHidden/>
              </w:rPr>
              <w:fldChar w:fldCharType="begin"/>
            </w:r>
            <w:r>
              <w:rPr>
                <w:noProof/>
                <w:webHidden/>
              </w:rPr>
              <w:instrText xml:space="preserve"> PAGEREF _Toc29452250 \h </w:instrText>
            </w:r>
            <w:r>
              <w:rPr>
                <w:noProof/>
                <w:webHidden/>
              </w:rPr>
            </w:r>
            <w:r>
              <w:rPr>
                <w:noProof/>
                <w:webHidden/>
              </w:rPr>
              <w:fldChar w:fldCharType="separate"/>
            </w:r>
            <w:r>
              <w:rPr>
                <w:noProof/>
                <w:webHidden/>
              </w:rPr>
              <w:t>118</w:t>
            </w:r>
            <w:r>
              <w:rPr>
                <w:noProof/>
                <w:webHidden/>
              </w:rPr>
              <w:fldChar w:fldCharType="end"/>
            </w:r>
          </w:hyperlink>
        </w:p>
        <w:p w14:paraId="3BF2CEAD" w14:textId="41F5B0C1" w:rsidR="00600FE3" w:rsidRDefault="00600FE3">
          <w:pPr>
            <w:pStyle w:val="TOC3"/>
            <w:tabs>
              <w:tab w:val="right" w:leader="dot" w:pos="9350"/>
            </w:tabs>
            <w:rPr>
              <w:rFonts w:cstheme="minorBidi"/>
              <w:noProof/>
              <w:sz w:val="24"/>
              <w:lang w:val="en-CA" w:bidi="ar-SA"/>
            </w:rPr>
          </w:pPr>
          <w:hyperlink w:anchor="_Toc29452251" w:history="1">
            <w:r w:rsidRPr="0017683D">
              <w:rPr>
                <w:rStyle w:val="Hyperlink"/>
                <w:noProof/>
              </w:rPr>
              <w:t>facilitate_passenger.csv</w:t>
            </w:r>
            <w:r>
              <w:rPr>
                <w:noProof/>
                <w:webHidden/>
              </w:rPr>
              <w:tab/>
            </w:r>
            <w:r>
              <w:rPr>
                <w:noProof/>
                <w:webHidden/>
              </w:rPr>
              <w:fldChar w:fldCharType="begin"/>
            </w:r>
            <w:r>
              <w:rPr>
                <w:noProof/>
                <w:webHidden/>
              </w:rPr>
              <w:instrText xml:space="preserve"> PAGEREF _Toc29452251 \h </w:instrText>
            </w:r>
            <w:r>
              <w:rPr>
                <w:noProof/>
                <w:webHidden/>
              </w:rPr>
            </w:r>
            <w:r>
              <w:rPr>
                <w:noProof/>
                <w:webHidden/>
              </w:rPr>
              <w:fldChar w:fldCharType="separate"/>
            </w:r>
            <w:r>
              <w:rPr>
                <w:noProof/>
                <w:webHidden/>
              </w:rPr>
              <w:t>119</w:t>
            </w:r>
            <w:r>
              <w:rPr>
                <w:noProof/>
                <w:webHidden/>
              </w:rPr>
              <w:fldChar w:fldCharType="end"/>
            </w:r>
          </w:hyperlink>
        </w:p>
        <w:p w14:paraId="6CEF963E" w14:textId="259FB941" w:rsidR="00600FE3" w:rsidRDefault="00600FE3">
          <w:pPr>
            <w:pStyle w:val="TOC2"/>
            <w:tabs>
              <w:tab w:val="left" w:pos="960"/>
              <w:tab w:val="right" w:leader="dot" w:pos="9350"/>
            </w:tabs>
            <w:rPr>
              <w:rFonts w:cstheme="minorBidi"/>
              <w:noProof/>
              <w:sz w:val="24"/>
              <w:lang w:val="en-CA" w:bidi="ar-SA"/>
            </w:rPr>
          </w:pPr>
          <w:hyperlink w:anchor="_Toc29452252" w:history="1">
            <w:r w:rsidRPr="0017683D">
              <w:rPr>
                <w:rStyle w:val="Hyperlink"/>
                <w:rFonts w:ascii="Times New Roman" w:hAnsi="Times New Roman"/>
                <w:noProof/>
                <w:snapToGrid w:val="0"/>
                <w:w w:val="0"/>
              </w:rPr>
              <w:t>11.3</w:t>
            </w:r>
            <w:r>
              <w:rPr>
                <w:rFonts w:cstheme="minorBidi"/>
                <w:noProof/>
                <w:sz w:val="24"/>
                <w:lang w:val="en-CA" w:bidi="ar-SA"/>
              </w:rPr>
              <w:tab/>
            </w:r>
            <w:r w:rsidRPr="0017683D">
              <w:rPr>
                <w:rStyle w:val="Hyperlink"/>
                <w:noProof/>
              </w:rPr>
              <w:t>Future Work</w:t>
            </w:r>
            <w:r>
              <w:rPr>
                <w:noProof/>
                <w:webHidden/>
              </w:rPr>
              <w:tab/>
            </w:r>
            <w:r>
              <w:rPr>
                <w:noProof/>
                <w:webHidden/>
              </w:rPr>
              <w:fldChar w:fldCharType="begin"/>
            </w:r>
            <w:r>
              <w:rPr>
                <w:noProof/>
                <w:webHidden/>
              </w:rPr>
              <w:instrText xml:space="preserve"> PAGEREF _Toc29452252 \h </w:instrText>
            </w:r>
            <w:r>
              <w:rPr>
                <w:noProof/>
                <w:webHidden/>
              </w:rPr>
            </w:r>
            <w:r>
              <w:rPr>
                <w:noProof/>
                <w:webHidden/>
              </w:rPr>
              <w:fldChar w:fldCharType="separate"/>
            </w:r>
            <w:r>
              <w:rPr>
                <w:noProof/>
                <w:webHidden/>
              </w:rPr>
              <w:t>120</w:t>
            </w:r>
            <w:r>
              <w:rPr>
                <w:noProof/>
                <w:webHidden/>
              </w:rPr>
              <w:fldChar w:fldCharType="end"/>
            </w:r>
          </w:hyperlink>
        </w:p>
        <w:p w14:paraId="3E63A8BB" w14:textId="7D4BAF46" w:rsidR="00600FE3" w:rsidRDefault="00600FE3">
          <w:pPr>
            <w:pStyle w:val="TOC1"/>
            <w:tabs>
              <w:tab w:val="left" w:pos="1440"/>
              <w:tab w:val="right" w:leader="dot" w:pos="9350"/>
            </w:tabs>
            <w:rPr>
              <w:rFonts w:cstheme="minorBidi"/>
              <w:noProof/>
              <w:sz w:val="24"/>
              <w:lang w:val="en-CA" w:bidi="ar-SA"/>
            </w:rPr>
          </w:pPr>
          <w:hyperlink w:anchor="_Toc29452253" w:history="1">
            <w:r w:rsidRPr="0017683D">
              <w:rPr>
                <w:rStyle w:val="Hyperlink"/>
                <w:noProof/>
              </w:rPr>
              <w:t>Appendix B.</w:t>
            </w:r>
            <w:r>
              <w:rPr>
                <w:rFonts w:cstheme="minorBidi"/>
                <w:noProof/>
                <w:sz w:val="24"/>
                <w:lang w:val="en-CA" w:bidi="ar-SA"/>
              </w:rPr>
              <w:tab/>
            </w:r>
            <w:r w:rsidRPr="0017683D">
              <w:rPr>
                <w:rStyle w:val="Hyperlink"/>
                <w:noProof/>
              </w:rPr>
              <w:t>Transit Data Mapping</w:t>
            </w:r>
            <w:r>
              <w:rPr>
                <w:noProof/>
                <w:webHidden/>
              </w:rPr>
              <w:tab/>
            </w:r>
            <w:r>
              <w:rPr>
                <w:noProof/>
                <w:webHidden/>
              </w:rPr>
              <w:fldChar w:fldCharType="begin"/>
            </w:r>
            <w:r>
              <w:rPr>
                <w:noProof/>
                <w:webHidden/>
              </w:rPr>
              <w:instrText xml:space="preserve"> PAGEREF _Toc29452253 \h </w:instrText>
            </w:r>
            <w:r>
              <w:rPr>
                <w:noProof/>
                <w:webHidden/>
              </w:rPr>
            </w:r>
            <w:r>
              <w:rPr>
                <w:noProof/>
                <w:webHidden/>
              </w:rPr>
              <w:fldChar w:fldCharType="separate"/>
            </w:r>
            <w:r>
              <w:rPr>
                <w:noProof/>
                <w:webHidden/>
              </w:rPr>
              <w:t>121</w:t>
            </w:r>
            <w:r>
              <w:rPr>
                <w:noProof/>
                <w:webHidden/>
              </w:rPr>
              <w:fldChar w:fldCharType="end"/>
            </w:r>
          </w:hyperlink>
        </w:p>
        <w:p w14:paraId="104CF078" w14:textId="67686FCF" w:rsidR="00600FE3" w:rsidRDefault="00600FE3">
          <w:pPr>
            <w:pStyle w:val="TOC2"/>
            <w:tabs>
              <w:tab w:val="right" w:leader="dot" w:pos="9350"/>
            </w:tabs>
            <w:rPr>
              <w:rFonts w:cstheme="minorBidi"/>
              <w:noProof/>
              <w:sz w:val="24"/>
              <w:lang w:val="en-CA" w:bidi="ar-SA"/>
            </w:rPr>
          </w:pPr>
          <w:hyperlink w:anchor="_Toc29452254" w:history="1">
            <w:r w:rsidRPr="0017683D">
              <w:rPr>
                <w:rStyle w:val="Hyperlink"/>
                <w:noProof/>
              </w:rPr>
              <w:t>Subway &amp; SRT Logs (December 2018)</w:t>
            </w:r>
            <w:r>
              <w:rPr>
                <w:noProof/>
                <w:webHidden/>
              </w:rPr>
              <w:tab/>
            </w:r>
            <w:r>
              <w:rPr>
                <w:noProof/>
                <w:webHidden/>
              </w:rPr>
              <w:fldChar w:fldCharType="begin"/>
            </w:r>
            <w:r>
              <w:rPr>
                <w:noProof/>
                <w:webHidden/>
              </w:rPr>
              <w:instrText xml:space="preserve"> PAGEREF _Toc29452254 \h </w:instrText>
            </w:r>
            <w:r>
              <w:rPr>
                <w:noProof/>
                <w:webHidden/>
              </w:rPr>
            </w:r>
            <w:r>
              <w:rPr>
                <w:noProof/>
                <w:webHidden/>
              </w:rPr>
              <w:fldChar w:fldCharType="separate"/>
            </w:r>
            <w:r>
              <w:rPr>
                <w:noProof/>
                <w:webHidden/>
              </w:rPr>
              <w:t>121</w:t>
            </w:r>
            <w:r>
              <w:rPr>
                <w:noProof/>
                <w:webHidden/>
              </w:rPr>
              <w:fldChar w:fldCharType="end"/>
            </w:r>
          </w:hyperlink>
        </w:p>
        <w:p w14:paraId="72B1D999" w14:textId="2FE6023E" w:rsidR="00600FE3" w:rsidRDefault="00600FE3">
          <w:pPr>
            <w:pStyle w:val="TOC2"/>
            <w:tabs>
              <w:tab w:val="right" w:leader="dot" w:pos="9350"/>
            </w:tabs>
            <w:rPr>
              <w:rFonts w:cstheme="minorBidi"/>
              <w:noProof/>
              <w:sz w:val="24"/>
              <w:lang w:val="en-CA" w:bidi="ar-SA"/>
            </w:rPr>
          </w:pPr>
          <w:hyperlink w:anchor="_Toc29452255" w:history="1">
            <w:r w:rsidRPr="0017683D">
              <w:rPr>
                <w:rStyle w:val="Hyperlink"/>
                <w:noProof/>
              </w:rPr>
              <w:t>AVL Data (TTC NVAS XML Feed)</w:t>
            </w:r>
            <w:r>
              <w:rPr>
                <w:noProof/>
                <w:webHidden/>
              </w:rPr>
              <w:tab/>
            </w:r>
            <w:r>
              <w:rPr>
                <w:noProof/>
                <w:webHidden/>
              </w:rPr>
              <w:fldChar w:fldCharType="begin"/>
            </w:r>
            <w:r>
              <w:rPr>
                <w:noProof/>
                <w:webHidden/>
              </w:rPr>
              <w:instrText xml:space="preserve"> PAGEREF _Toc29452255 \h </w:instrText>
            </w:r>
            <w:r>
              <w:rPr>
                <w:noProof/>
                <w:webHidden/>
              </w:rPr>
            </w:r>
            <w:r>
              <w:rPr>
                <w:noProof/>
                <w:webHidden/>
              </w:rPr>
              <w:fldChar w:fldCharType="separate"/>
            </w:r>
            <w:r>
              <w:rPr>
                <w:noProof/>
                <w:webHidden/>
              </w:rPr>
              <w:t>122</w:t>
            </w:r>
            <w:r>
              <w:rPr>
                <w:noProof/>
                <w:webHidden/>
              </w:rPr>
              <w:fldChar w:fldCharType="end"/>
            </w:r>
          </w:hyperlink>
        </w:p>
        <w:p w14:paraId="2BF5B0A7" w14:textId="5644AD11" w:rsidR="00600FE3" w:rsidRDefault="00600FE3">
          <w:pPr>
            <w:pStyle w:val="TOC2"/>
            <w:tabs>
              <w:tab w:val="right" w:leader="dot" w:pos="9350"/>
            </w:tabs>
            <w:rPr>
              <w:rFonts w:cstheme="minorBidi"/>
              <w:noProof/>
              <w:sz w:val="24"/>
              <w:lang w:val="en-CA" w:bidi="ar-SA"/>
            </w:rPr>
          </w:pPr>
          <w:hyperlink w:anchor="_Toc29452256" w:history="1">
            <w:r w:rsidRPr="0017683D">
              <w:rPr>
                <w:rStyle w:val="Hyperlink"/>
                <w:noProof/>
              </w:rPr>
              <w:t>TTC Routes &amp; Schedules (gtfs)</w:t>
            </w:r>
            <w:r>
              <w:rPr>
                <w:noProof/>
                <w:webHidden/>
              </w:rPr>
              <w:tab/>
            </w:r>
            <w:r>
              <w:rPr>
                <w:noProof/>
                <w:webHidden/>
              </w:rPr>
              <w:fldChar w:fldCharType="begin"/>
            </w:r>
            <w:r>
              <w:rPr>
                <w:noProof/>
                <w:webHidden/>
              </w:rPr>
              <w:instrText xml:space="preserve"> PAGEREF _Toc29452256 \h </w:instrText>
            </w:r>
            <w:r>
              <w:rPr>
                <w:noProof/>
                <w:webHidden/>
              </w:rPr>
            </w:r>
            <w:r>
              <w:rPr>
                <w:noProof/>
                <w:webHidden/>
              </w:rPr>
              <w:fldChar w:fldCharType="separate"/>
            </w:r>
            <w:r>
              <w:rPr>
                <w:noProof/>
                <w:webHidden/>
              </w:rPr>
              <w:t>124</w:t>
            </w:r>
            <w:r>
              <w:rPr>
                <w:noProof/>
                <w:webHidden/>
              </w:rPr>
              <w:fldChar w:fldCharType="end"/>
            </w:r>
          </w:hyperlink>
        </w:p>
        <w:p w14:paraId="0B86CA11" w14:textId="54FFCAE3" w:rsidR="00600FE3" w:rsidRDefault="00600FE3">
          <w:pPr>
            <w:pStyle w:val="TOC3"/>
            <w:tabs>
              <w:tab w:val="right" w:leader="dot" w:pos="9350"/>
            </w:tabs>
            <w:rPr>
              <w:rFonts w:cstheme="minorBidi"/>
              <w:noProof/>
              <w:sz w:val="24"/>
              <w:lang w:val="en-CA" w:bidi="ar-SA"/>
            </w:rPr>
          </w:pPr>
          <w:hyperlink w:anchor="_Toc29452257" w:history="1">
            <w:r w:rsidRPr="0017683D">
              <w:rPr>
                <w:rStyle w:val="Hyperlink"/>
                <w:noProof/>
                <w:lang w:val="en-CA"/>
              </w:rPr>
              <w:t>agency.txt</w:t>
            </w:r>
            <w:r>
              <w:rPr>
                <w:noProof/>
                <w:webHidden/>
              </w:rPr>
              <w:tab/>
            </w:r>
            <w:r>
              <w:rPr>
                <w:noProof/>
                <w:webHidden/>
              </w:rPr>
              <w:fldChar w:fldCharType="begin"/>
            </w:r>
            <w:r>
              <w:rPr>
                <w:noProof/>
                <w:webHidden/>
              </w:rPr>
              <w:instrText xml:space="preserve"> PAGEREF _Toc29452257 \h </w:instrText>
            </w:r>
            <w:r>
              <w:rPr>
                <w:noProof/>
                <w:webHidden/>
              </w:rPr>
            </w:r>
            <w:r>
              <w:rPr>
                <w:noProof/>
                <w:webHidden/>
              </w:rPr>
              <w:fldChar w:fldCharType="separate"/>
            </w:r>
            <w:r>
              <w:rPr>
                <w:noProof/>
                <w:webHidden/>
              </w:rPr>
              <w:t>124</w:t>
            </w:r>
            <w:r>
              <w:rPr>
                <w:noProof/>
                <w:webHidden/>
              </w:rPr>
              <w:fldChar w:fldCharType="end"/>
            </w:r>
          </w:hyperlink>
        </w:p>
        <w:p w14:paraId="4D02A805" w14:textId="1B670532" w:rsidR="00600FE3" w:rsidRDefault="00600FE3">
          <w:pPr>
            <w:pStyle w:val="TOC3"/>
            <w:tabs>
              <w:tab w:val="right" w:leader="dot" w:pos="9350"/>
            </w:tabs>
            <w:rPr>
              <w:rFonts w:cstheme="minorBidi"/>
              <w:noProof/>
              <w:sz w:val="24"/>
              <w:lang w:val="en-CA" w:bidi="ar-SA"/>
            </w:rPr>
          </w:pPr>
          <w:hyperlink w:anchor="_Toc29452258" w:history="1">
            <w:r w:rsidRPr="0017683D">
              <w:rPr>
                <w:rStyle w:val="Hyperlink"/>
                <w:noProof/>
                <w:lang w:val="en-CA"/>
              </w:rPr>
              <w:t>calendar_dates.txt</w:t>
            </w:r>
            <w:r>
              <w:rPr>
                <w:noProof/>
                <w:webHidden/>
              </w:rPr>
              <w:tab/>
            </w:r>
            <w:r>
              <w:rPr>
                <w:noProof/>
                <w:webHidden/>
              </w:rPr>
              <w:fldChar w:fldCharType="begin"/>
            </w:r>
            <w:r>
              <w:rPr>
                <w:noProof/>
                <w:webHidden/>
              </w:rPr>
              <w:instrText xml:space="preserve"> PAGEREF _Toc29452258 \h </w:instrText>
            </w:r>
            <w:r>
              <w:rPr>
                <w:noProof/>
                <w:webHidden/>
              </w:rPr>
            </w:r>
            <w:r>
              <w:rPr>
                <w:noProof/>
                <w:webHidden/>
              </w:rPr>
              <w:fldChar w:fldCharType="separate"/>
            </w:r>
            <w:r>
              <w:rPr>
                <w:noProof/>
                <w:webHidden/>
              </w:rPr>
              <w:t>125</w:t>
            </w:r>
            <w:r>
              <w:rPr>
                <w:noProof/>
                <w:webHidden/>
              </w:rPr>
              <w:fldChar w:fldCharType="end"/>
            </w:r>
          </w:hyperlink>
        </w:p>
        <w:p w14:paraId="79F4AA58" w14:textId="589B4E31" w:rsidR="00600FE3" w:rsidRDefault="00600FE3">
          <w:pPr>
            <w:pStyle w:val="TOC3"/>
            <w:tabs>
              <w:tab w:val="right" w:leader="dot" w:pos="9350"/>
            </w:tabs>
            <w:rPr>
              <w:rFonts w:cstheme="minorBidi"/>
              <w:noProof/>
              <w:sz w:val="24"/>
              <w:lang w:val="en-CA" w:bidi="ar-SA"/>
            </w:rPr>
          </w:pPr>
          <w:hyperlink w:anchor="_Toc29452259" w:history="1">
            <w:r w:rsidRPr="0017683D">
              <w:rPr>
                <w:rStyle w:val="Hyperlink"/>
                <w:noProof/>
                <w:lang w:val="en-CA"/>
              </w:rPr>
              <w:t>calendar.txt</w:t>
            </w:r>
            <w:r>
              <w:rPr>
                <w:noProof/>
                <w:webHidden/>
              </w:rPr>
              <w:tab/>
            </w:r>
            <w:r>
              <w:rPr>
                <w:noProof/>
                <w:webHidden/>
              </w:rPr>
              <w:fldChar w:fldCharType="begin"/>
            </w:r>
            <w:r>
              <w:rPr>
                <w:noProof/>
                <w:webHidden/>
              </w:rPr>
              <w:instrText xml:space="preserve"> PAGEREF _Toc29452259 \h </w:instrText>
            </w:r>
            <w:r>
              <w:rPr>
                <w:noProof/>
                <w:webHidden/>
              </w:rPr>
            </w:r>
            <w:r>
              <w:rPr>
                <w:noProof/>
                <w:webHidden/>
              </w:rPr>
              <w:fldChar w:fldCharType="separate"/>
            </w:r>
            <w:r>
              <w:rPr>
                <w:noProof/>
                <w:webHidden/>
              </w:rPr>
              <w:t>125</w:t>
            </w:r>
            <w:r>
              <w:rPr>
                <w:noProof/>
                <w:webHidden/>
              </w:rPr>
              <w:fldChar w:fldCharType="end"/>
            </w:r>
          </w:hyperlink>
        </w:p>
        <w:p w14:paraId="3A37ECB4" w14:textId="1222F027" w:rsidR="00600FE3" w:rsidRDefault="00600FE3">
          <w:pPr>
            <w:pStyle w:val="TOC3"/>
            <w:tabs>
              <w:tab w:val="right" w:leader="dot" w:pos="9350"/>
            </w:tabs>
            <w:rPr>
              <w:rFonts w:cstheme="minorBidi"/>
              <w:noProof/>
              <w:sz w:val="24"/>
              <w:lang w:val="en-CA" w:bidi="ar-SA"/>
            </w:rPr>
          </w:pPr>
          <w:hyperlink w:anchor="_Toc29452260" w:history="1">
            <w:r w:rsidRPr="0017683D">
              <w:rPr>
                <w:rStyle w:val="Hyperlink"/>
                <w:noProof/>
                <w:lang w:val="en-CA"/>
              </w:rPr>
              <w:t>routes.txt</w:t>
            </w:r>
            <w:r>
              <w:rPr>
                <w:noProof/>
                <w:webHidden/>
              </w:rPr>
              <w:tab/>
            </w:r>
            <w:r>
              <w:rPr>
                <w:noProof/>
                <w:webHidden/>
              </w:rPr>
              <w:fldChar w:fldCharType="begin"/>
            </w:r>
            <w:r>
              <w:rPr>
                <w:noProof/>
                <w:webHidden/>
              </w:rPr>
              <w:instrText xml:space="preserve"> PAGEREF _Toc29452260 \h </w:instrText>
            </w:r>
            <w:r>
              <w:rPr>
                <w:noProof/>
                <w:webHidden/>
              </w:rPr>
            </w:r>
            <w:r>
              <w:rPr>
                <w:noProof/>
                <w:webHidden/>
              </w:rPr>
              <w:fldChar w:fldCharType="separate"/>
            </w:r>
            <w:r>
              <w:rPr>
                <w:noProof/>
                <w:webHidden/>
              </w:rPr>
              <w:t>126</w:t>
            </w:r>
            <w:r>
              <w:rPr>
                <w:noProof/>
                <w:webHidden/>
              </w:rPr>
              <w:fldChar w:fldCharType="end"/>
            </w:r>
          </w:hyperlink>
        </w:p>
        <w:p w14:paraId="0E807D40" w14:textId="764CA1D9" w:rsidR="00600FE3" w:rsidRDefault="00600FE3">
          <w:pPr>
            <w:pStyle w:val="TOC3"/>
            <w:tabs>
              <w:tab w:val="right" w:leader="dot" w:pos="9350"/>
            </w:tabs>
            <w:rPr>
              <w:rFonts w:cstheme="minorBidi"/>
              <w:noProof/>
              <w:sz w:val="24"/>
              <w:lang w:val="en-CA" w:bidi="ar-SA"/>
            </w:rPr>
          </w:pPr>
          <w:hyperlink w:anchor="_Toc29452261" w:history="1">
            <w:r w:rsidRPr="0017683D">
              <w:rPr>
                <w:rStyle w:val="Hyperlink"/>
                <w:noProof/>
                <w:lang w:val="en-CA"/>
              </w:rPr>
              <w:t>shapes.txt</w:t>
            </w:r>
            <w:r>
              <w:rPr>
                <w:noProof/>
                <w:webHidden/>
              </w:rPr>
              <w:tab/>
            </w:r>
            <w:r>
              <w:rPr>
                <w:noProof/>
                <w:webHidden/>
              </w:rPr>
              <w:fldChar w:fldCharType="begin"/>
            </w:r>
            <w:r>
              <w:rPr>
                <w:noProof/>
                <w:webHidden/>
              </w:rPr>
              <w:instrText xml:space="preserve"> PAGEREF _Toc29452261 \h </w:instrText>
            </w:r>
            <w:r>
              <w:rPr>
                <w:noProof/>
                <w:webHidden/>
              </w:rPr>
            </w:r>
            <w:r>
              <w:rPr>
                <w:noProof/>
                <w:webHidden/>
              </w:rPr>
              <w:fldChar w:fldCharType="separate"/>
            </w:r>
            <w:r>
              <w:rPr>
                <w:noProof/>
                <w:webHidden/>
              </w:rPr>
              <w:t>126</w:t>
            </w:r>
            <w:r>
              <w:rPr>
                <w:noProof/>
                <w:webHidden/>
              </w:rPr>
              <w:fldChar w:fldCharType="end"/>
            </w:r>
          </w:hyperlink>
        </w:p>
        <w:p w14:paraId="7251BB24" w14:textId="3D043934" w:rsidR="00600FE3" w:rsidRDefault="00600FE3">
          <w:pPr>
            <w:pStyle w:val="TOC3"/>
            <w:tabs>
              <w:tab w:val="right" w:leader="dot" w:pos="9350"/>
            </w:tabs>
            <w:rPr>
              <w:rFonts w:cstheme="minorBidi"/>
              <w:noProof/>
              <w:sz w:val="24"/>
              <w:lang w:val="en-CA" w:bidi="ar-SA"/>
            </w:rPr>
          </w:pPr>
          <w:hyperlink w:anchor="_Toc29452262" w:history="1">
            <w:r w:rsidRPr="0017683D">
              <w:rPr>
                <w:rStyle w:val="Hyperlink"/>
                <w:noProof/>
                <w:lang w:val="en-CA"/>
              </w:rPr>
              <w:t>stop_times.txt</w:t>
            </w:r>
            <w:r>
              <w:rPr>
                <w:noProof/>
                <w:webHidden/>
              </w:rPr>
              <w:tab/>
            </w:r>
            <w:r>
              <w:rPr>
                <w:noProof/>
                <w:webHidden/>
              </w:rPr>
              <w:fldChar w:fldCharType="begin"/>
            </w:r>
            <w:r>
              <w:rPr>
                <w:noProof/>
                <w:webHidden/>
              </w:rPr>
              <w:instrText xml:space="preserve"> PAGEREF _Toc29452262 \h </w:instrText>
            </w:r>
            <w:r>
              <w:rPr>
                <w:noProof/>
                <w:webHidden/>
              </w:rPr>
            </w:r>
            <w:r>
              <w:rPr>
                <w:noProof/>
                <w:webHidden/>
              </w:rPr>
              <w:fldChar w:fldCharType="separate"/>
            </w:r>
            <w:r>
              <w:rPr>
                <w:noProof/>
                <w:webHidden/>
              </w:rPr>
              <w:t>128</w:t>
            </w:r>
            <w:r>
              <w:rPr>
                <w:noProof/>
                <w:webHidden/>
              </w:rPr>
              <w:fldChar w:fldCharType="end"/>
            </w:r>
          </w:hyperlink>
        </w:p>
        <w:p w14:paraId="44854B70" w14:textId="35A8235C" w:rsidR="00600FE3" w:rsidRDefault="00600FE3">
          <w:pPr>
            <w:pStyle w:val="TOC3"/>
            <w:tabs>
              <w:tab w:val="right" w:leader="dot" w:pos="9350"/>
            </w:tabs>
            <w:rPr>
              <w:rFonts w:cstheme="minorBidi"/>
              <w:noProof/>
              <w:sz w:val="24"/>
              <w:lang w:val="en-CA" w:bidi="ar-SA"/>
            </w:rPr>
          </w:pPr>
          <w:hyperlink w:anchor="_Toc29452263" w:history="1">
            <w:r w:rsidRPr="0017683D">
              <w:rPr>
                <w:rStyle w:val="Hyperlink"/>
                <w:noProof/>
                <w:lang w:val="en-CA"/>
              </w:rPr>
              <w:t>stops.txt</w:t>
            </w:r>
            <w:r>
              <w:rPr>
                <w:noProof/>
                <w:webHidden/>
              </w:rPr>
              <w:tab/>
            </w:r>
            <w:r>
              <w:rPr>
                <w:noProof/>
                <w:webHidden/>
              </w:rPr>
              <w:fldChar w:fldCharType="begin"/>
            </w:r>
            <w:r>
              <w:rPr>
                <w:noProof/>
                <w:webHidden/>
              </w:rPr>
              <w:instrText xml:space="preserve"> PAGEREF _Toc29452263 \h </w:instrText>
            </w:r>
            <w:r>
              <w:rPr>
                <w:noProof/>
                <w:webHidden/>
              </w:rPr>
            </w:r>
            <w:r>
              <w:rPr>
                <w:noProof/>
                <w:webHidden/>
              </w:rPr>
              <w:fldChar w:fldCharType="separate"/>
            </w:r>
            <w:r>
              <w:rPr>
                <w:noProof/>
                <w:webHidden/>
              </w:rPr>
              <w:t>129</w:t>
            </w:r>
            <w:r>
              <w:rPr>
                <w:noProof/>
                <w:webHidden/>
              </w:rPr>
              <w:fldChar w:fldCharType="end"/>
            </w:r>
          </w:hyperlink>
        </w:p>
        <w:p w14:paraId="48ABEF2A" w14:textId="555F5CDA" w:rsidR="00600FE3" w:rsidRDefault="00600FE3">
          <w:pPr>
            <w:pStyle w:val="TOC3"/>
            <w:tabs>
              <w:tab w:val="right" w:leader="dot" w:pos="9350"/>
            </w:tabs>
            <w:rPr>
              <w:rFonts w:cstheme="minorBidi"/>
              <w:noProof/>
              <w:sz w:val="24"/>
              <w:lang w:val="en-CA" w:bidi="ar-SA"/>
            </w:rPr>
          </w:pPr>
          <w:hyperlink w:anchor="_Toc29452264" w:history="1">
            <w:r w:rsidRPr="0017683D">
              <w:rPr>
                <w:rStyle w:val="Hyperlink"/>
                <w:noProof/>
                <w:lang w:val="en-CA"/>
              </w:rPr>
              <w:t>trips.txt</w:t>
            </w:r>
            <w:r>
              <w:rPr>
                <w:noProof/>
                <w:webHidden/>
              </w:rPr>
              <w:tab/>
            </w:r>
            <w:r>
              <w:rPr>
                <w:noProof/>
                <w:webHidden/>
              </w:rPr>
              <w:fldChar w:fldCharType="begin"/>
            </w:r>
            <w:r>
              <w:rPr>
                <w:noProof/>
                <w:webHidden/>
              </w:rPr>
              <w:instrText xml:space="preserve"> PAGEREF _Toc29452264 \h </w:instrText>
            </w:r>
            <w:r>
              <w:rPr>
                <w:noProof/>
                <w:webHidden/>
              </w:rPr>
            </w:r>
            <w:r>
              <w:rPr>
                <w:noProof/>
                <w:webHidden/>
              </w:rPr>
              <w:fldChar w:fldCharType="separate"/>
            </w:r>
            <w:r>
              <w:rPr>
                <w:noProof/>
                <w:webHidden/>
              </w:rPr>
              <w:t>130</w:t>
            </w:r>
            <w:r>
              <w:rPr>
                <w:noProof/>
                <w:webHidden/>
              </w:rPr>
              <w:fldChar w:fldCharType="end"/>
            </w:r>
          </w:hyperlink>
        </w:p>
        <w:p w14:paraId="6D1DC623" w14:textId="5D4A5261"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945217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3"/>
      <w:r w:rsidR="00552456">
        <w:t xml:space="preserve"> iCity ontolog</w:t>
      </w:r>
      <w:r w:rsidR="00677C22">
        <w:t>ies</w:t>
      </w:r>
      <w:commentRangeEnd w:id="33"/>
      <w:r w:rsidR="00C94D04">
        <w:rPr>
          <w:rStyle w:val="CommentReference"/>
          <w:rFonts w:asciiTheme="minorHAnsi" w:eastAsiaTheme="minorEastAsia" w:hAnsiTheme="minorHAnsi"/>
          <w:lang w:val="en-US" w:bidi="en-US"/>
        </w:rPr>
        <w:commentReference w:id="33"/>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4" w:name="_Toc29452171"/>
      <w:r w:rsidRPr="004D2842">
        <w:t>Scope</w:t>
      </w:r>
      <w:bookmarkEnd w:id="34"/>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5" w:name="_Toc29452172"/>
      <w:r w:rsidRPr="009B6F55">
        <w:t>Role of the Ontology</w:t>
      </w:r>
      <w:bookmarkEnd w:id="35"/>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w:t>
      </w:r>
      <w:r w:rsidR="00FD590F">
        <w:lastRenderedPageBreak/>
        <w:t xml:space="preserve">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6"/>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7" w:name="_Ref462673081"/>
      <w:bookmarkStart w:id="38" w:name="_Toc29452173"/>
      <w:r>
        <w:t xml:space="preserve">Development </w:t>
      </w:r>
      <w:r w:rsidR="00A0372F">
        <w:t>Approach</w:t>
      </w:r>
      <w:bookmarkEnd w:id="38"/>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7517AF">
      <w:pPr>
        <w:pStyle w:val="ListParagraph"/>
        <w:numPr>
          <w:ilvl w:val="0"/>
          <w:numId w:val="30"/>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7517AF">
      <w:pPr>
        <w:pStyle w:val="ListParagraph"/>
        <w:numPr>
          <w:ilvl w:val="0"/>
          <w:numId w:val="30"/>
        </w:numPr>
      </w:pPr>
      <w:bookmarkStart w:id="39" w:name="_Ref21706188"/>
      <w:bookmarkStart w:id="40" w:name="_Ref21707177"/>
      <w:bookmarkStart w:id="41"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7517AF">
      <w:pPr>
        <w:pStyle w:val="ListParagraph"/>
        <w:numPr>
          <w:ilvl w:val="1"/>
          <w:numId w:val="30"/>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2" w:name="_Toc29452174"/>
      <w:r>
        <w:t>Requirements</w:t>
      </w:r>
      <w:bookmarkEnd w:id="39"/>
      <w:bookmarkEnd w:id="40"/>
      <w:bookmarkEnd w:id="41"/>
      <w:bookmarkEnd w:id="42"/>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3" w:name="_Ref19780482"/>
      <w:r>
        <w:t xml:space="preserve">Table </w:t>
      </w:r>
      <w:fldSimple w:instr=" SEQ Table \* ARABIC ">
        <w:r w:rsidR="00C65CEA">
          <w:rPr>
            <w:noProof/>
          </w:rPr>
          <w:t>1</w:t>
        </w:r>
      </w:fldSimple>
      <w:bookmarkEnd w:id="43"/>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4" w:name="_Toc29452175"/>
      <w:r>
        <w:t>Motivating Scenario</w:t>
      </w:r>
      <w:r w:rsidR="006B41BB">
        <w:t>: Land Use and Transportation Simulation</w:t>
      </w:r>
      <w:bookmarkEnd w:id="44"/>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lastRenderedPageBreak/>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5" w:name="_Toc29452176"/>
      <w:r>
        <w:t>Motivating Scenario: Transit Research</w:t>
      </w:r>
      <w:bookmarkEnd w:id="45"/>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6" w:name="_Toc29452177"/>
      <w:r>
        <w:t>Motivating Scenario: Smart Parking Applications</w:t>
      </w:r>
      <w:bookmarkEnd w:id="46"/>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w:t>
      </w:r>
      <w:r w:rsidR="00C76514">
        <w:rPr>
          <w:lang w:val="en-US" w:bidi="en-US"/>
        </w:rPr>
        <w:lastRenderedPageBreak/>
        <w:t xml:space="preserve">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7" w:name="_Toc29452178"/>
      <w:r>
        <w:t xml:space="preserve">Motivating Scenario: </w:t>
      </w:r>
      <w:r w:rsidR="002358F6">
        <w:t xml:space="preserve">ATIS via </w:t>
      </w:r>
      <w:r>
        <w:t>IT-SoS</w:t>
      </w:r>
      <w:bookmarkEnd w:id="47"/>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 xml:space="preserve">In general, the range of queries required to support the IT-SoS architecture will vary greatly as a function of the ITS application(s) to be supported. In the iCity-ORF project (1.2), the IT-SoS architecture was demonstrated by way of the Advanced Traveler Information System (ATIS). To </w:t>
      </w:r>
      <w:r>
        <w:rPr>
          <w:lang w:val="en-US" w:bidi="en-US"/>
        </w:rPr>
        <w:lastRenderedPageBreak/>
        <w:t>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8" w:name="_Toc29452179"/>
      <w:r>
        <w:t>Motivating Scenario: ArcGIS Query Support</w:t>
      </w:r>
      <w:bookmarkEnd w:id="48"/>
    </w:p>
    <w:p w14:paraId="12C2A1E2" w14:textId="77777777"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basemap of Canada that is created by integrating data from various municipalities and other regions. Central to this initiative is the GeoFoundation Exchange (GFX), an effort to collect, unify, and publish basemap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lastRenderedPageBreak/>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49" w:name="_Toc29452180"/>
      <w:r>
        <w:t>Urban System Characteristics and Behaviour</w:t>
      </w:r>
      <w:bookmarkEnd w:id="37"/>
      <w:bookmarkEnd w:id="4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0" w:name="_Toc29452181"/>
      <w:r>
        <w:lastRenderedPageBreak/>
        <w:t>Foundational Ontolog</w:t>
      </w:r>
      <w:r w:rsidR="0073758C">
        <w:t>ies</w:t>
      </w:r>
      <w:bookmarkEnd w:id="50"/>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1" w:name="_Toc29452182"/>
      <w:r>
        <w:t xml:space="preserve">Location </w:t>
      </w:r>
      <w:r w:rsidR="00520123">
        <w:t>Ontology</w:t>
      </w:r>
      <w:bookmarkEnd w:id="5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xml:space="preserve">, are largely made up of topological relations between Feature objects. In addition, the ontology specifies the property hasLocation to capture the relationship </w:t>
      </w:r>
      <w:r>
        <w:lastRenderedPageBreak/>
        <w:t>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2" w:name="_Ref11759283"/>
      <w:r>
        <w:t xml:space="preserve">Table </w:t>
      </w:r>
      <w:fldSimple w:instr=" SEQ Table \* ARABIC ">
        <w:r w:rsidR="00C65CEA">
          <w:rPr>
            <w:noProof/>
          </w:rPr>
          <w:t>2</w:t>
        </w:r>
      </w:fldSimple>
      <w:bookmarkEnd w:id="52"/>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484782CC" w:rsidR="0081005F" w:rsidRDefault="0081005F" w:rsidP="0081005F">
      <w:pPr>
        <w:pStyle w:val="Caption"/>
        <w:keepNext/>
        <w:spacing w:after="120"/>
      </w:pPr>
      <w:bookmarkStart w:id="53" w:name="_Ref11762225"/>
      <w:r>
        <w:t xml:space="preserve">Table </w:t>
      </w:r>
      <w:fldSimple w:instr=" SEQ Table \* ARABIC ">
        <w:r w:rsidR="00C65CEA">
          <w:rPr>
            <w:noProof/>
          </w:rPr>
          <w:t>3</w:t>
        </w:r>
      </w:fldSimple>
      <w:bookmarkEnd w:id="53"/>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lastRenderedPageBreak/>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8B5CC9"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w:t>
      </w:r>
      <w:r>
        <w:lastRenderedPageBreak/>
        <w:t>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4" w:name="_Ref23939652"/>
      <w:r>
        <w:t xml:space="preserve">Figure </w:t>
      </w:r>
      <w:fldSimple w:instr=" SEQ Figure \* ARABIC ">
        <w:r w:rsidR="00E640E5">
          <w:rPr>
            <w:noProof/>
          </w:rPr>
          <w:t>2</w:t>
        </w:r>
      </w:fldSimple>
      <w:bookmarkEnd w:id="54"/>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5" w:name="_Toc519507734"/>
      <w:bookmarkStart w:id="56" w:name="_Toc520703198"/>
      <w:bookmarkStart w:id="57" w:name="_Toc520725402"/>
      <w:bookmarkStart w:id="58" w:name="_Toc519507735"/>
      <w:bookmarkStart w:id="59" w:name="_Toc520703199"/>
      <w:bookmarkStart w:id="60" w:name="_Toc520725403"/>
      <w:bookmarkStart w:id="61" w:name="_Toc519507736"/>
      <w:bookmarkStart w:id="62" w:name="_Toc520703200"/>
      <w:bookmarkStart w:id="63" w:name="_Toc520725404"/>
      <w:bookmarkStart w:id="64" w:name="_Toc519507737"/>
      <w:bookmarkStart w:id="65" w:name="_Toc520703201"/>
      <w:bookmarkStart w:id="66" w:name="_Toc520725405"/>
      <w:bookmarkStart w:id="67" w:name="_Toc519507738"/>
      <w:bookmarkStart w:id="68" w:name="_Toc520703202"/>
      <w:bookmarkStart w:id="69" w:name="_Toc520725406"/>
      <w:bookmarkStart w:id="70" w:name="_Toc2945218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Time Ontology</w:t>
      </w:r>
      <w:bookmarkEnd w:id="70"/>
    </w:p>
    <w:p w14:paraId="2AAB4AC9" w14:textId="0F70FC9B" w:rsidR="007978A3" w:rsidRDefault="008B5CC9"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t>
      </w:r>
      <w:r>
        <w:lastRenderedPageBreak/>
        <w:t xml:space="preserve">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1" w:name="_Ref11827256"/>
      <w:r>
        <w:lastRenderedPageBreak/>
        <w:t xml:space="preserve">Table </w:t>
      </w:r>
      <w:fldSimple w:instr=" SEQ Table \* ARABIC ">
        <w:r w:rsidR="00C65CEA">
          <w:rPr>
            <w:noProof/>
          </w:rPr>
          <w:t>4</w:t>
        </w:r>
      </w:fldSimple>
      <w:bookmarkEnd w:id="71"/>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2" w:name="_Ref11831393"/>
      <w:r>
        <w:t xml:space="preserve">Figure </w:t>
      </w:r>
      <w:fldSimple w:instr=" SEQ Figure \* ARABIC ">
        <w:r w:rsidR="00E640E5">
          <w:rPr>
            <w:noProof/>
          </w:rPr>
          <w:t>3</w:t>
        </w:r>
      </w:fldSimple>
      <w:r>
        <w:t>: Example use of the Time Ontology</w:t>
      </w:r>
      <w:bookmarkEnd w:id="72"/>
    </w:p>
    <w:p w14:paraId="58B390E3" w14:textId="77777777" w:rsidR="00D22EE2" w:rsidRDefault="00D22EE2" w:rsidP="00EA354A">
      <w:pPr>
        <w:rPr>
          <w:b/>
        </w:rPr>
      </w:pPr>
    </w:p>
    <w:p w14:paraId="6B947F47" w14:textId="29590F7A" w:rsidR="00520123" w:rsidRPr="00EA354A" w:rsidRDefault="009A36FB" w:rsidP="00EA354A">
      <w:pPr>
        <w:rPr>
          <w:b/>
        </w:rPr>
      </w:pPr>
      <w:r>
        <w:rPr>
          <w:b/>
        </w:rPr>
        <w:lastRenderedPageBreak/>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3" w:name="_Toc29452184"/>
      <w:r>
        <w:t>Change Ontology</w:t>
      </w:r>
      <w:bookmarkEnd w:id="73"/>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w:t>
      </w:r>
      <w:r w:rsidR="00667E7F">
        <w:lastRenderedPageBreak/>
        <w:t xml:space="preserve">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pPr>
    </w:p>
    <w:p w14:paraId="6ABF2A0D" w14:textId="130EDFDC" w:rsidR="001D2538" w:rsidRDefault="00A62F41" w:rsidP="001D2538">
      <w:pPr>
        <w:pStyle w:val="Caption"/>
        <w:keepNext/>
        <w:spacing w:after="120"/>
      </w:pPr>
      <w:r>
        <w:fldChar w:fldCharType="end"/>
      </w:r>
      <w:bookmarkStart w:id="74" w:name="_Ref11834761"/>
      <w:bookmarkStart w:id="75"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74"/>
    <w:bookmarkEnd w:id="75"/>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pPr>
      <w:r>
        <w:t xml:space="preserve">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w:t>
      </w:r>
      <w:r>
        <w:lastRenderedPageBreak/>
        <w:t>a property of the TimeVaryingConcept (a class typically denoted with “</w:t>
      </w:r>
      <w:commentRangeStart w:id="76"/>
      <w:r>
        <w:t>PD</w:t>
      </w:r>
      <w:commentRangeEnd w:id="76"/>
      <w:r w:rsidR="00FF06FB">
        <w:rPr>
          <w:rStyle w:val="CommentReference"/>
          <w:rFonts w:asciiTheme="minorHAnsi" w:eastAsiaTheme="minorEastAsia" w:hAnsiTheme="minorHAnsi"/>
          <w:lang w:val="en-US" w:bidi="en-US"/>
        </w:rPr>
        <w:commentReference w:id="76"/>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7" w:name="_Ref11834852"/>
      <w:bookmarkStart w:id="78" w:name="_Ref11834838"/>
      <w:r>
        <w:t xml:space="preserve">Figure </w:t>
      </w:r>
      <w:fldSimple w:instr=" SEQ Figure \* ARABIC ">
        <w:r w:rsidR="00E640E5">
          <w:rPr>
            <w:noProof/>
          </w:rPr>
          <w:t>4</w:t>
        </w:r>
      </w:fldSimple>
      <w:bookmarkEnd w:id="77"/>
      <w:r>
        <w:t>: Example use of the Change Ontology</w:t>
      </w:r>
      <w:bookmarkEnd w:id="78"/>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lastRenderedPageBreak/>
        <w:t>Future Work</w:t>
      </w:r>
    </w:p>
    <w:p w14:paraId="1ED0A640" w14:textId="404331D1"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w:t>
      </w:r>
      <w:r w:rsidR="00600FE3">
        <w:t xml:space="preserve">[ref] </w:t>
      </w:r>
      <w:r>
        <w:t xml:space="preserve">or BFO </w:t>
      </w:r>
      <w:r w:rsidR="00600FE3">
        <w:t xml:space="preserve">[ref] </w:t>
      </w:r>
      <w:bookmarkStart w:id="79" w:name="_GoBack"/>
      <w:bookmarkEnd w:id="79"/>
      <w:r>
        <w:t xml:space="preserve">in order to make these commitments explicit. </w:t>
      </w:r>
    </w:p>
    <w:p w14:paraId="4586A384" w14:textId="77777777" w:rsidR="00471164" w:rsidRDefault="00471164" w:rsidP="00471164">
      <w:pPr>
        <w:pStyle w:val="Heading3"/>
      </w:pPr>
      <w:bookmarkStart w:id="80" w:name="_Toc29452185"/>
      <w:r>
        <w:t>Activity Ontology</w:t>
      </w:r>
      <w:bookmarkEnd w:id="80"/>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 xml:space="preserve">it consists of an </w:t>
      </w:r>
      <w:r w:rsidRPr="00CD7C65">
        <w:lastRenderedPageBreak/>
        <w:t>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81"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81"/>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lastRenderedPageBreak/>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lastRenderedPageBreak/>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2" w:name="_Ref12516765"/>
      <w:r>
        <w:t xml:space="preserve">Table </w:t>
      </w:r>
      <w:fldSimple w:instr=" SEQ Table \* ARABIC ">
        <w:r w:rsidR="00C65CEA">
          <w:rPr>
            <w:noProof/>
          </w:rPr>
          <w:t>7</w:t>
        </w:r>
      </w:fldSimple>
      <w:bookmarkEnd w:id="82"/>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lastRenderedPageBreak/>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3" w:name="_Ref15389805"/>
      <w:r>
        <w:t xml:space="preserve">Figure </w:t>
      </w:r>
      <w:fldSimple w:instr=" SEQ Figure \* ARABIC ">
        <w:r w:rsidR="00E640E5">
          <w:rPr>
            <w:noProof/>
          </w:rPr>
          <w:t>6</w:t>
        </w:r>
      </w:fldSimple>
      <w:bookmarkEnd w:id="83"/>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rPr>
          <w:lang w:val="en-CA"/>
        </w:rPr>
      </w:pPr>
      <w:bookmarkStart w:id="84" w:name="_Ref15390281"/>
      <w:r>
        <w:t xml:space="preserve">Figure </w:t>
      </w:r>
      <w:fldSimple w:instr=" SEQ Figure \* ARABIC ">
        <w:r w:rsidR="00E640E5">
          <w:rPr>
            <w:noProof/>
          </w:rPr>
          <w:t>7</w:t>
        </w:r>
      </w:fldSimple>
      <w:bookmarkEnd w:id="84"/>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5" w:name="_Ref12516943"/>
      <w:r>
        <w:t xml:space="preserve">Figure </w:t>
      </w:r>
      <w:fldSimple w:instr=" SEQ Figure \* ARABIC ">
        <w:r w:rsidR="00E640E5">
          <w:rPr>
            <w:noProof/>
          </w:rPr>
          <w:t>8</w:t>
        </w:r>
      </w:fldSimple>
      <w:bookmarkEnd w:id="85"/>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86" w:name="_Toc29452186"/>
      <w:r w:rsidRPr="00733EB6">
        <w:t xml:space="preserve">Recurring </w:t>
      </w:r>
      <w:r>
        <w:t>E</w:t>
      </w:r>
      <w:r w:rsidRPr="00733EB6">
        <w:t>vent ontology</w:t>
      </w:r>
      <w:bookmarkEnd w:id="86"/>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7" w:name="_Ref12533493"/>
      <w:r>
        <w:t xml:space="preserve">Table </w:t>
      </w:r>
      <w:fldSimple w:instr=" SEQ Table \* ARABIC ">
        <w:r w:rsidR="00C65CEA">
          <w:rPr>
            <w:noProof/>
          </w:rPr>
          <w:t>8</w:t>
        </w:r>
      </w:fldSimple>
      <w:bookmarkEnd w:id="87"/>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jc w:val="center"/>
        <w:rPr>
          <w:lang w:val="en-CA"/>
        </w:rPr>
      </w:pPr>
      <w:bookmarkStart w:id="88" w:name="_Ref12533514"/>
      <w:r>
        <w:t xml:space="preserve">Figure </w:t>
      </w:r>
      <w:fldSimple w:instr=" SEQ Figure \* ARABIC ">
        <w:r w:rsidR="00E640E5">
          <w:rPr>
            <w:noProof/>
          </w:rPr>
          <w:t>9</w:t>
        </w:r>
      </w:fldSimple>
      <w:bookmarkEnd w:id="88"/>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rPr>
          <w:lang w:val="en-CA"/>
        </w:rPr>
      </w:pPr>
      <w:bookmarkStart w:id="89" w:name="_Ref12536225"/>
      <w:r>
        <w:t xml:space="preserve">Figure </w:t>
      </w:r>
      <w:fldSimple w:instr=" SEQ Figure \* ARABIC ">
        <w:r w:rsidR="00E640E5">
          <w:rPr>
            <w:noProof/>
          </w:rPr>
          <w:t>10</w:t>
        </w:r>
      </w:fldSimple>
      <w:bookmarkEnd w:id="89"/>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0" w:name="_Toc29452187"/>
      <w:r>
        <w:t>Resource</w:t>
      </w:r>
      <w:r w:rsidR="00BD7FA8">
        <w:t xml:space="preserve"> </w:t>
      </w:r>
      <w:r w:rsidR="00520123">
        <w:t>Ontology</w:t>
      </w:r>
      <w:bookmarkEnd w:id="9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1" w:name="_Ref13049166"/>
      <w:r>
        <w:t xml:space="preserve">Table </w:t>
      </w:r>
      <w:fldSimple w:instr=" SEQ Table \* ARABIC ">
        <w:r w:rsidR="00C65CEA">
          <w:rPr>
            <w:noProof/>
          </w:rPr>
          <w:t>9</w:t>
        </w:r>
      </w:fldSimple>
      <w:bookmarkEnd w:id="91"/>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2" w:name="_Ref13048704"/>
      <w:r>
        <w:t xml:space="preserve">Figure </w:t>
      </w:r>
      <w:fldSimple w:instr=" SEQ Figure \* ARABIC ">
        <w:r w:rsidR="00E640E5">
          <w:rPr>
            <w:noProof/>
          </w:rPr>
          <w:t>11</w:t>
        </w:r>
      </w:fldSimple>
      <w:bookmarkEnd w:id="92"/>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3" w:name="_Toc29452188"/>
      <w:r>
        <w:t>Part</w:t>
      </w:r>
      <w:r w:rsidR="00034B8F">
        <w:t>hood</w:t>
      </w:r>
      <w:r w:rsidR="00896202" w:rsidRPr="00BB05EE">
        <w:t xml:space="preserve"> Ontology</w:t>
      </w:r>
      <w:bookmarkEnd w:id="93"/>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E6BC182"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parthod</w:t>
      </w:r>
      <w:r>
        <w:t xml:space="preserve">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12E04D1"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09010C96"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w:t>
      </w:r>
      <w:r>
        <w:lastRenderedPageBreak/>
        <w:t>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4" w:name="_Ref13049603"/>
      <w:r>
        <w:t xml:space="preserve">Table </w:t>
      </w:r>
      <w:fldSimple w:instr=" SEQ Table \* ARABIC ">
        <w:r w:rsidR="00C65CEA">
          <w:rPr>
            <w:noProof/>
          </w:rPr>
          <w:t>10</w:t>
        </w:r>
      </w:fldSimple>
      <w:bookmarkEnd w:id="94"/>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598ED30D" w:rsidR="008A7BC9" w:rsidRPr="00DB1ED8" w:rsidRDefault="008A7BC9" w:rsidP="008A7BC9">
      <w:pPr>
        <w:pStyle w:val="Caption"/>
        <w:spacing w:after="120"/>
        <w:rPr>
          <w:lang w:val="en-CA"/>
        </w:rPr>
      </w:pPr>
      <w:bookmarkStart w:id="95" w:name="_Ref13053357"/>
      <w:r>
        <w:t xml:space="preserve">Figure </w:t>
      </w:r>
      <w:fldSimple w:instr=" SEQ Figure \* ARABIC ">
        <w:r w:rsidR="00E640E5">
          <w:rPr>
            <w:noProof/>
          </w:rPr>
          <w:t>12</w:t>
        </w:r>
      </w:fldSimple>
      <w:bookmarkEnd w:id="95"/>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 w14:paraId="5860CC8B" w14:textId="7DEE4C3B" w:rsidR="00C355FA" w:rsidRPr="007736F9" w:rsidRDefault="00C355FA" w:rsidP="007517AF">
      <w:pPr>
        <w:pStyle w:val="ListParagraph"/>
        <w:numPr>
          <w:ilvl w:val="0"/>
          <w:numId w:val="34"/>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7517AF">
      <w:pPr>
        <w:pStyle w:val="ListParagraph"/>
        <w:numPr>
          <w:ilvl w:val="0"/>
          <w:numId w:val="34"/>
        </w:numPr>
      </w:pPr>
      <w:r w:rsidRPr="007736F9">
        <w:t>Map the relations to GeoSPARQL properties</w:t>
      </w:r>
    </w:p>
    <w:p w14:paraId="3B8434EF" w14:textId="59EF7B7B" w:rsidR="00810AC1" w:rsidRPr="007736F9" w:rsidRDefault="00810AC1" w:rsidP="007517AF">
      <w:pPr>
        <w:pStyle w:val="ListParagraph"/>
        <w:numPr>
          <w:ilvl w:val="0"/>
          <w:numId w:val="34"/>
        </w:numPr>
      </w:pPr>
      <w:r w:rsidRPr="007736F9">
        <w:t>Extend with a first-order formalization or mereology</w:t>
      </w:r>
    </w:p>
    <w:p w14:paraId="213C1208" w14:textId="2222977F" w:rsidR="004053E0" w:rsidRDefault="004053E0" w:rsidP="004053E0">
      <w:pPr>
        <w:pStyle w:val="Heading3"/>
      </w:pPr>
      <w:bookmarkStart w:id="96" w:name="_Toc29452189"/>
      <w:r w:rsidRPr="00216E9F">
        <w:t>Units of Measure</w:t>
      </w:r>
      <w:r w:rsidR="00253AFA">
        <w:t xml:space="preserve"> Ontology</w:t>
      </w:r>
      <w:bookmarkEnd w:id="96"/>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7" w:name="_Ref13130816"/>
      <w:r>
        <w:t xml:space="preserve">Table </w:t>
      </w:r>
      <w:fldSimple w:instr=" SEQ Table \* ARABIC ">
        <w:r w:rsidR="00C65CEA">
          <w:rPr>
            <w:noProof/>
          </w:rPr>
          <w:t>11</w:t>
        </w:r>
      </w:fldSimple>
      <w:bookmarkEnd w:id="97"/>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8" w:name="_Ref13130894"/>
      <w:r>
        <w:t xml:space="preserve">Figure </w:t>
      </w:r>
      <w:fldSimple w:instr=" SEQ Figure \* ARABIC ">
        <w:r w:rsidR="00E640E5">
          <w:rPr>
            <w:noProof/>
          </w:rPr>
          <w:t>13</w:t>
        </w:r>
      </w:fldSimple>
      <w:bookmarkEnd w:id="98"/>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9"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9"/>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0" w:name="_Toc29452190"/>
      <w:r>
        <w:t>Observations</w:t>
      </w:r>
      <w:r w:rsidR="00E72AD2" w:rsidRPr="00E72AD2">
        <w:t xml:space="preserve"> </w:t>
      </w:r>
      <w:r w:rsidR="004F1D87" w:rsidRPr="00E72AD2">
        <w:t>Ontology</w:t>
      </w:r>
      <w:bookmarkEnd w:id="100"/>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1" w:name="_Ref13136457"/>
      <w:r>
        <w:t xml:space="preserve">Table </w:t>
      </w:r>
      <w:fldSimple w:instr=" SEQ Table \* ARABIC ">
        <w:r w:rsidR="00C65CEA">
          <w:rPr>
            <w:noProof/>
          </w:rPr>
          <w:t>12</w:t>
        </w:r>
      </w:fldSimple>
      <w:bookmarkEnd w:id="101"/>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2"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2"/>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3" w:name="_Toc29452191"/>
      <w:r>
        <w:t>Contact Ontology</w:t>
      </w:r>
      <w:bookmarkEnd w:id="10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4" w:name="_Toc29452192"/>
      <w:r w:rsidRPr="00EC4B04">
        <w:t>Person</w:t>
      </w:r>
      <w:r w:rsidRPr="00956273">
        <w:t xml:space="preserve"> Ontology</w:t>
      </w:r>
      <w:bookmarkEnd w:id="10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5" w:name="_Toc29452193"/>
      <w:r>
        <w:t>Household Ontology</w:t>
      </w:r>
      <w:bookmarkEnd w:id="10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6" w:name="_Toc29452194"/>
      <w:r>
        <w:t>Organization Ontology</w:t>
      </w:r>
      <w:bookmarkEnd w:id="10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7" w:name="_Toc29452195"/>
      <w:r>
        <w:t>Building Ontology</w:t>
      </w:r>
      <w:bookmarkEnd w:id="10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8" w:name="_Toc29452196"/>
      <w:r>
        <w:t>Vehicle Ontology</w:t>
      </w:r>
      <w:bookmarkEnd w:id="10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9" w:name="_Toc29452197"/>
      <w:r>
        <w:t>Transportation System Ontology</w:t>
      </w:r>
      <w:bookmarkEnd w:id="10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0" w:author="Megan Katsumi [2]" w:date="2018-11-14T08:39:00Z">
              <w:r>
                <w:t>LoopDetector</w:t>
              </w:r>
            </w:ins>
          </w:p>
        </w:tc>
        <w:tc>
          <w:tcPr>
            <w:tcW w:w="2310" w:type="dxa"/>
          </w:tcPr>
          <w:p w14:paraId="39B665CE" w14:textId="768C97D5" w:rsidR="00F92DE6" w:rsidRDefault="00F92DE6" w:rsidP="00F92DE6">
            <w:ins w:id="111" w:author="Megan Katsumi [2]" w:date="2018-11-14T09:12:00Z">
              <w:r>
                <w:t>sosa:</w:t>
              </w:r>
            </w:ins>
            <w:ins w:id="112" w:author="Megan Katsumi [2]" w:date="2018-11-14T10:30:00Z">
              <w:r>
                <w:t>detects</w:t>
              </w:r>
            </w:ins>
          </w:p>
        </w:tc>
        <w:tc>
          <w:tcPr>
            <w:tcW w:w="4293" w:type="dxa"/>
          </w:tcPr>
          <w:p w14:paraId="256C6CC0" w14:textId="2E4DF2A3" w:rsidR="00F92DE6" w:rsidRDefault="00F92DE6" w:rsidP="00F92DE6">
            <w:pPr>
              <w:tabs>
                <w:tab w:val="center" w:pos="2335"/>
              </w:tabs>
            </w:pPr>
            <w:ins w:id="113"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4" w:author="Megan Katsumi [2]" w:date="2018-11-14T10:30:00Z">
              <w:r>
                <w:t>sosa:observes</w:t>
              </w:r>
            </w:ins>
          </w:p>
        </w:tc>
        <w:tc>
          <w:tcPr>
            <w:tcW w:w="4293" w:type="dxa"/>
          </w:tcPr>
          <w:p w14:paraId="34D9286A" w14:textId="443F730D" w:rsidR="00F92DE6" w:rsidRDefault="00F92DE6" w:rsidP="00F92DE6">
            <w:pPr>
              <w:tabs>
                <w:tab w:val="center" w:pos="2335"/>
              </w:tabs>
            </w:pPr>
            <w:ins w:id="115"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6" w:author="Megan Katsumi [2]" w:date="2018-11-14T10:32:00Z">
              <w:r>
                <w:t>sosa:observes</w:t>
              </w:r>
            </w:ins>
          </w:p>
        </w:tc>
        <w:tc>
          <w:tcPr>
            <w:tcW w:w="4293" w:type="dxa"/>
          </w:tcPr>
          <w:p w14:paraId="45D6BFE2" w14:textId="6B215E2F" w:rsidR="00F92DE6" w:rsidRDefault="00F92DE6" w:rsidP="00F92DE6">
            <w:pPr>
              <w:tabs>
                <w:tab w:val="center" w:pos="2335"/>
              </w:tabs>
            </w:pPr>
            <w:ins w:id="117"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8" w:author="Megan Katsumi [2]" w:date="2018-11-14T10:32:00Z">
              <w:r>
                <w:t>sosa:observes</w:t>
              </w:r>
            </w:ins>
          </w:p>
        </w:tc>
        <w:tc>
          <w:tcPr>
            <w:tcW w:w="4293" w:type="dxa"/>
          </w:tcPr>
          <w:p w14:paraId="6B904044" w14:textId="4B4711CD" w:rsidR="00F92DE6" w:rsidRDefault="00F92DE6" w:rsidP="00F92DE6">
            <w:pPr>
              <w:tabs>
                <w:tab w:val="center" w:pos="2335"/>
              </w:tabs>
            </w:pPr>
            <w:ins w:id="119" w:author="Megan Katsumi [2]" w:date="2018-11-14T10:32:00Z">
              <w:r>
                <w:t>{</w:t>
              </w:r>
            </w:ins>
            <w:ins w:id="120" w:author="Megan Katsumi [2]" w:date="2018-11-14T10:33:00Z">
              <w:r>
                <w:t>mean_</w:t>
              </w:r>
            </w:ins>
            <w:ins w:id="121" w:author="Megan Katsumi [2]" w:date="2018-11-14T11:14:00Z">
              <w:r>
                <w:t>travel_</w:t>
              </w:r>
            </w:ins>
            <w:ins w:id="122"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3" w:author="Megan Katsumi [2]" w:date="2018-11-14T09:25:00Z">
              <w:r>
                <w:t>sosa:madeObservation</w:t>
              </w:r>
            </w:ins>
          </w:p>
        </w:tc>
        <w:tc>
          <w:tcPr>
            <w:tcW w:w="4293" w:type="dxa"/>
          </w:tcPr>
          <w:p w14:paraId="0EBFD551" w14:textId="3211FBD3" w:rsidR="00F92DE6" w:rsidRDefault="00F92DE6" w:rsidP="00F92DE6">
            <w:pPr>
              <w:tabs>
                <w:tab w:val="center" w:pos="2335"/>
              </w:tabs>
            </w:pPr>
            <w:ins w:id="124" w:author="Megan Katsumi [2]" w:date="2018-11-14T09:25:00Z">
              <w:r>
                <w:t>only (sosa:Observation and sosa:hasFeatureOfInterest</w:t>
              </w:r>
            </w:ins>
            <w:ins w:id="125" w:author="Megan Katsumi [2]" w:date="2018-11-14T09:26:00Z">
              <w:r>
                <w:t xml:space="preserve"> only transport:</w:t>
              </w:r>
            </w:ins>
            <w:ins w:id="126" w:author="Megan Katsumi [2]" w:date="2018-11-14T10:27:00Z">
              <w:r>
                <w:t>Arc</w:t>
              </w:r>
            </w:ins>
            <w:ins w:id="127" w:author="Megan Katsumi [2]" w:date="2018-11-14T10:35:00Z">
              <w:r>
                <w:t xml:space="preserve"> and sosa:</w:t>
              </w:r>
            </w:ins>
            <w:ins w:id="128" w:author="Megan Katsumi [2]" w:date="2018-11-14T12:23:00Z">
              <w:r>
                <w:t>wasO</w:t>
              </w:r>
            </w:ins>
            <w:ins w:id="129" w:author="Megan Katsumi [2]" w:date="2018-11-14T10:35:00Z">
              <w:r>
                <w:t>riginatedBy {vehicle</w:t>
              </w:r>
            </w:ins>
            <w:ins w:id="130" w:author="Megan Katsumi [2]" w:date="2018-11-14T10:36:00Z">
              <w:r>
                <w:t>_presence}</w:t>
              </w:r>
            </w:ins>
            <w:r>
              <w:t xml:space="preserve"> and </w:t>
            </w:r>
            <w:r w:rsidRPr="009C34EF">
              <w:rPr>
                <w:highlight w:val="yellow"/>
              </w:rPr>
              <w:t>sosa:hasResult RoadOccupancy or VehicleVolume or MeanTravelSpeed</w:t>
            </w:r>
            <w:ins w:id="131"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2"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3"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4"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5" w:author="Megan Katsumi [2]" w:date="2018-11-14T10:32:00Z">
              <w:r w:rsidRPr="009C34EF">
                <w:t>{</w:t>
              </w:r>
            </w:ins>
            <w:ins w:id="136" w:author="Megan Katsumi [2]" w:date="2018-11-14T10:33:00Z">
              <w:r w:rsidRPr="009C34EF">
                <w:t>mean_</w:t>
              </w:r>
            </w:ins>
            <w:ins w:id="137" w:author="Megan Katsumi [2]" w:date="2018-11-14T11:14:00Z">
              <w:r w:rsidRPr="009C34EF">
                <w:t>travel_</w:t>
              </w:r>
            </w:ins>
            <w:ins w:id="138"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9" w:name="_Toc29452198"/>
      <w:r>
        <w:t xml:space="preserve">Travel </w:t>
      </w:r>
      <w:r w:rsidR="00E91E39">
        <w:t>Costs</w:t>
      </w:r>
      <w:bookmarkEnd w:id="13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0" w:name="_Toc29452199"/>
      <w:r>
        <w:t>Parking Ontology</w:t>
      </w:r>
      <w:bookmarkEnd w:id="14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1" w:name="_Toc29452200"/>
      <w:r>
        <w:t>Public</w:t>
      </w:r>
      <w:r w:rsidR="00BD7C89">
        <w:t xml:space="preserve"> Transit Ontology</w:t>
      </w:r>
      <w:bookmarkEnd w:id="141"/>
    </w:p>
    <w:p w14:paraId="6A7EE14B" w14:textId="07F0684A" w:rsidR="00D479C9" w:rsidRDefault="008B5CC9"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2" w:name="_Toc29452201"/>
      <w:r>
        <w:t>Land Use</w:t>
      </w:r>
      <w:r w:rsidR="00BA1ACD">
        <w:t xml:space="preserve"> Ontology</w:t>
      </w:r>
      <w:bookmarkEnd w:id="14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lastRenderedPageBreak/>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lastRenderedPageBreak/>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3" w:name="_Toc29452202"/>
      <w:r>
        <w:t>Trip</w:t>
      </w:r>
      <w:r w:rsidR="00BA1ACD">
        <w:t xml:space="preserve"> Ontology</w:t>
      </w:r>
      <w:bookmarkEnd w:id="14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r>
      <w:r w:rsidR="00B524F8">
        <w:lastRenderedPageBreak/>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4" w:name="_Toc29452203"/>
      <w:r>
        <w:t>Trip Costs</w:t>
      </w:r>
      <w:bookmarkEnd w:id="14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5" w:name="_Toc29452204"/>
      <w:r>
        <w:t>Urban System Ontology</w:t>
      </w:r>
      <w:bookmarkEnd w:id="14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lastRenderedPageBreak/>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7"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8" w:name="_Toc29452205"/>
      <w:r>
        <w:t>Extra-logical Design Practices</w:t>
      </w:r>
      <w:bookmarkEnd w:id="148"/>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lastRenderedPageBreak/>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9" w:name="_Toc29452206"/>
      <w:r>
        <w:t>Evaluation</w:t>
      </w:r>
      <w:bookmarkEnd w:id="149"/>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7517AF">
      <w:pPr>
        <w:pStyle w:val="ListParagraph"/>
        <w:numPr>
          <w:ilvl w:val="0"/>
          <w:numId w:val="33"/>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7517AF">
      <w:pPr>
        <w:pStyle w:val="ListParagraph"/>
        <w:numPr>
          <w:ilvl w:val="1"/>
          <w:numId w:val="33"/>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7517AF">
      <w:pPr>
        <w:pStyle w:val="ListParagraph"/>
        <w:numPr>
          <w:ilvl w:val="1"/>
          <w:numId w:val="33"/>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7517AF">
      <w:pPr>
        <w:pStyle w:val="ListParagraph"/>
        <w:numPr>
          <w:ilvl w:val="1"/>
          <w:numId w:val="33"/>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50" w:name="_Toc29452207"/>
      <w:r>
        <w:t>Consistency</w:t>
      </w:r>
      <w:bookmarkEnd w:id="150"/>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1" w:name="_Toc29452208"/>
      <w:r>
        <w:t>Competency</w:t>
      </w:r>
      <w:bookmarkEnd w:id="151"/>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2"/>
      <w:r w:rsidR="00315993">
        <w:rPr>
          <w:lang w:val="en-US" w:bidi="en-US"/>
        </w:rPr>
        <w:t>section</w:t>
      </w:r>
      <w:commentRangeEnd w:id="152"/>
      <w:r w:rsidR="00535EDF">
        <w:rPr>
          <w:rStyle w:val="CommentReference"/>
          <w:rFonts w:asciiTheme="minorHAnsi" w:eastAsiaTheme="minorEastAsia" w:hAnsiTheme="minorHAnsi"/>
          <w:lang w:val="en-US" w:bidi="en-US"/>
        </w:rPr>
        <w:commentReference w:id="152"/>
      </w:r>
      <w:r w:rsidR="00315993">
        <w:rPr>
          <w:lang w:val="en-US" w:bidi="en-US"/>
        </w:rPr>
        <w:t>:</w:t>
      </w:r>
    </w:p>
    <w:p w14:paraId="30508B0F" w14:textId="48B9BA4C" w:rsidR="00315993" w:rsidRDefault="00315993" w:rsidP="007517AF">
      <w:pPr>
        <w:pStyle w:val="ListParagraph"/>
        <w:numPr>
          <w:ilvl w:val="0"/>
          <w:numId w:val="35"/>
        </w:numPr>
      </w:pPr>
      <w:r>
        <w:t>rdf:</w:t>
      </w:r>
    </w:p>
    <w:p w14:paraId="2A470F5B" w14:textId="62B80725" w:rsidR="00315993" w:rsidRDefault="00315993" w:rsidP="007517AF">
      <w:pPr>
        <w:pStyle w:val="ListParagraph"/>
        <w:numPr>
          <w:ilvl w:val="0"/>
          <w:numId w:val="35"/>
        </w:numPr>
      </w:pPr>
      <w:r>
        <w:t>rdfs:</w:t>
      </w:r>
    </w:p>
    <w:p w14:paraId="3E41BAED" w14:textId="074C01C2" w:rsidR="00315993" w:rsidRDefault="00315993" w:rsidP="007517AF">
      <w:pPr>
        <w:pStyle w:val="ListParagraph"/>
        <w:numPr>
          <w:ilvl w:val="0"/>
          <w:numId w:val="35"/>
        </w:numPr>
      </w:pPr>
      <w:r>
        <w:t>owl:</w:t>
      </w:r>
    </w:p>
    <w:p w14:paraId="7324B17C"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7517AF">
      <w:pPr>
        <w:pStyle w:val="ListParagraph"/>
        <w:numPr>
          <w:ilvl w:val="0"/>
          <w:numId w:val="35"/>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3" w:name="_Toc29452209"/>
      <w:r>
        <w:lastRenderedPageBreak/>
        <w:t>CQs for Land Use and Transportation Simulation</w:t>
      </w:r>
      <w:bookmarkEnd w:id="153"/>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lastRenderedPageBreak/>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4" w:name="_Toc29452210"/>
      <w:r>
        <w:t xml:space="preserve">CQs for </w:t>
      </w:r>
      <w:r w:rsidR="00FE1FC4">
        <w:t>Transit Research</w:t>
      </w:r>
      <w:bookmarkEnd w:id="154"/>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lastRenderedPageBreak/>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5" w:name="_Toc29452211"/>
      <w:r>
        <w:t xml:space="preserve">CQs for </w:t>
      </w:r>
      <w:r w:rsidR="00FE1FC4">
        <w:t>Smart Parking Applications</w:t>
      </w:r>
      <w:bookmarkEnd w:id="155"/>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6" w:name="_Toc29452212"/>
      <w:r>
        <w:t xml:space="preserve">CQs for </w:t>
      </w:r>
      <w:r w:rsidR="00FE1FC4">
        <w:t>ATIS via IT-SoS</w:t>
      </w:r>
      <w:bookmarkEnd w:id="156"/>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7" w:name="_Toc29452213"/>
      <w:r>
        <w:t xml:space="preserve">CQs for </w:t>
      </w:r>
      <w:r w:rsidR="00FE1FC4">
        <w:t>ArcGIS Query Support</w:t>
      </w:r>
      <w:bookmarkEnd w:id="157"/>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8" w:name="_Toc29452214"/>
      <w:r>
        <w:lastRenderedPageBreak/>
        <w:t>Application</w:t>
      </w:r>
      <w:bookmarkEnd w:id="158"/>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9" w:name="_Ref20730202"/>
      <w:bookmarkStart w:id="160" w:name="_Toc29452215"/>
      <w:r>
        <w:t>Applications</w:t>
      </w:r>
      <w:bookmarkEnd w:id="147"/>
      <w:bookmarkEnd w:id="159"/>
      <w:bookmarkEnd w:id="160"/>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1" w:name="_Toc29452216"/>
      <w:r>
        <w:t>Exploration of Travel Model Data</w:t>
      </w:r>
      <w:bookmarkEnd w:id="161"/>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2" w:name="_Ref23932608"/>
      <w:r>
        <w:t xml:space="preserve">Figure </w:t>
      </w:r>
      <w:fldSimple w:instr=" SEQ Figure \* ARABIC ">
        <w:r>
          <w:rPr>
            <w:noProof/>
          </w:rPr>
          <w:t>17</w:t>
        </w:r>
      </w:fldSimple>
      <w:bookmarkEnd w:id="162"/>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3" w:name="_Ref23927063"/>
      <w:r>
        <w:t xml:space="preserve">Figure </w:t>
      </w:r>
      <w:fldSimple w:instr=" SEQ Figure \* ARABIC ">
        <w:r w:rsidR="00E640E5">
          <w:rPr>
            <w:noProof/>
          </w:rPr>
          <w:t>18</w:t>
        </w:r>
      </w:fldSimple>
      <w:bookmarkEnd w:id="163"/>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4" w:name="_Toc29452217"/>
      <w:r>
        <w:t>Summary of Facets</w:t>
      </w:r>
      <w:bookmarkEnd w:id="164"/>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7517AF">
      <w:pPr>
        <w:pStyle w:val="ListParagraph"/>
        <w:numPr>
          <w:ilvl w:val="0"/>
          <w:numId w:val="49"/>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7517AF">
      <w:pPr>
        <w:pStyle w:val="ListParagraph"/>
        <w:numPr>
          <w:ilvl w:val="0"/>
          <w:numId w:val="49"/>
        </w:numPr>
      </w:pPr>
      <w:r>
        <w:t>Start zone ID, End zone ID: display the zone IDs of the trips’ origins and destinations.</w:t>
      </w:r>
    </w:p>
    <w:p w14:paraId="4337B6DD" w14:textId="77777777" w:rsidR="007B4B5D" w:rsidRDefault="007B4B5D" w:rsidP="007517AF">
      <w:pPr>
        <w:pStyle w:val="ListParagraph"/>
        <w:numPr>
          <w:ilvl w:val="0"/>
          <w:numId w:val="49"/>
        </w:numPr>
      </w:pPr>
      <w:r>
        <w:t>Start time, End time: displays the start and end times of a trip, encoded in xsd:dateTimeStamp format. The times are assigned a default date of 01-01-2019.</w:t>
      </w:r>
    </w:p>
    <w:p w14:paraId="4B6F0903" w14:textId="77777777" w:rsidR="007B4B5D" w:rsidRDefault="007B4B5D" w:rsidP="007517AF">
      <w:pPr>
        <w:pStyle w:val="ListParagraph"/>
        <w:numPr>
          <w:ilvl w:val="0"/>
          <w:numId w:val="49"/>
        </w:numPr>
      </w:pPr>
      <w:r>
        <w:t>Trip Mode: displays the mode type used for the trip.</w:t>
      </w:r>
    </w:p>
    <w:p w14:paraId="7DB991ED" w14:textId="77777777" w:rsidR="007B4B5D" w:rsidRDefault="007B4B5D" w:rsidP="007517AF">
      <w:pPr>
        <w:pStyle w:val="ListParagraph"/>
        <w:numPr>
          <w:ilvl w:val="0"/>
          <w:numId w:val="49"/>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7517AF">
      <w:pPr>
        <w:pStyle w:val="ListParagraph"/>
        <w:numPr>
          <w:ilvl w:val="0"/>
          <w:numId w:val="49"/>
        </w:numPr>
      </w:pPr>
      <w:r>
        <w:t>Traveler Type: displays the type (class) of person who performed the trip.</w:t>
      </w:r>
    </w:p>
    <w:p w14:paraId="13D6D6E5" w14:textId="77777777" w:rsidR="007B4B5D" w:rsidRDefault="007B4B5D" w:rsidP="007517AF">
      <w:pPr>
        <w:pStyle w:val="ListParagraph"/>
        <w:numPr>
          <w:ilvl w:val="0"/>
          <w:numId w:val="49"/>
        </w:numPr>
      </w:pPr>
      <w:r>
        <w:t>Traveler Age: displays the age of the person who performed the trip.</w:t>
      </w:r>
    </w:p>
    <w:p w14:paraId="33FEC4FE" w14:textId="77777777" w:rsidR="007B4B5D" w:rsidRDefault="007B4B5D" w:rsidP="007517AF">
      <w:pPr>
        <w:pStyle w:val="ListParagraph"/>
        <w:numPr>
          <w:ilvl w:val="0"/>
          <w:numId w:val="49"/>
        </w:numPr>
      </w:pPr>
      <w:r>
        <w:t>Traveler has transit pass: a boolean value indicating whether the person who performed the trip has a transit pass.</w:t>
      </w:r>
    </w:p>
    <w:p w14:paraId="4FD807C8" w14:textId="77777777" w:rsidR="007B4B5D" w:rsidRDefault="007B4B5D" w:rsidP="007517AF">
      <w:pPr>
        <w:pStyle w:val="ListParagraph"/>
        <w:numPr>
          <w:ilvl w:val="0"/>
          <w:numId w:val="49"/>
        </w:numPr>
      </w:pPr>
      <w:r>
        <w:t>Traveler’s school zone: displays the zone id of the school where the person performing the trip is enrolled (if applicable).</w:t>
      </w:r>
    </w:p>
    <w:p w14:paraId="2DAF76BF" w14:textId="77777777" w:rsidR="007B4B5D" w:rsidRDefault="007B4B5D" w:rsidP="007517AF">
      <w:pPr>
        <w:pStyle w:val="ListParagraph"/>
        <w:numPr>
          <w:ilvl w:val="0"/>
          <w:numId w:val="49"/>
        </w:numPr>
      </w:pPr>
      <w:r>
        <w:t>Traveler’s work zone: displays the zone id of the location where the person performing the trip is employed (if applicable).</w:t>
      </w:r>
    </w:p>
    <w:p w14:paraId="3F6B573A" w14:textId="77777777" w:rsidR="007B4B5D" w:rsidRPr="002C4107" w:rsidRDefault="007B4B5D" w:rsidP="007517AF">
      <w:pPr>
        <w:pStyle w:val="ListParagraph"/>
        <w:numPr>
          <w:ilvl w:val="0"/>
          <w:numId w:val="49"/>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7517AF">
      <w:pPr>
        <w:pStyle w:val="ListParagraph"/>
        <w:numPr>
          <w:ilvl w:val="0"/>
          <w:numId w:val="50"/>
        </w:numPr>
      </w:pPr>
      <w:r>
        <w:t>Age: displays the age range of persons in the TASHA output.</w:t>
      </w:r>
    </w:p>
    <w:p w14:paraId="0B4EDB0E" w14:textId="77777777" w:rsidR="007B4B5D" w:rsidRDefault="007B4B5D" w:rsidP="007517AF">
      <w:pPr>
        <w:pStyle w:val="ListParagraph"/>
        <w:numPr>
          <w:ilvl w:val="0"/>
          <w:numId w:val="50"/>
        </w:numPr>
      </w:pPr>
      <w:r>
        <w:t>Transit pass: displays a Boolean value indicating the number of persons with (true) and without (false) transit passes.</w:t>
      </w:r>
    </w:p>
    <w:p w14:paraId="6B364DB3" w14:textId="77777777" w:rsidR="007B4B5D" w:rsidRDefault="007B4B5D" w:rsidP="007517AF">
      <w:pPr>
        <w:pStyle w:val="ListParagraph"/>
        <w:numPr>
          <w:ilvl w:val="0"/>
          <w:numId w:val="50"/>
        </w:numPr>
      </w:pPr>
      <w:r>
        <w:t>School zone ID: displays the distribution of the zone ids of the schools where people are enrolled.</w:t>
      </w:r>
    </w:p>
    <w:p w14:paraId="1D4FACE9" w14:textId="77777777" w:rsidR="007B4B5D" w:rsidRDefault="007B4B5D" w:rsidP="007517AF">
      <w:pPr>
        <w:pStyle w:val="ListParagraph"/>
        <w:numPr>
          <w:ilvl w:val="0"/>
          <w:numId w:val="50"/>
        </w:numPr>
      </w:pPr>
      <w:r>
        <w:t>Work zone ID: displays the distribution of zone id of the locations where people are employed.</w:t>
      </w:r>
    </w:p>
    <w:p w14:paraId="14A93B3E" w14:textId="77777777" w:rsidR="007B4B5D" w:rsidRDefault="007B4B5D" w:rsidP="007517AF">
      <w:pPr>
        <w:pStyle w:val="ListParagraph"/>
        <w:numPr>
          <w:ilvl w:val="0"/>
          <w:numId w:val="50"/>
        </w:numPr>
      </w:pPr>
      <w:r>
        <w:t>Occupation: displays the distribution of occupation types for people in the simulation.</w:t>
      </w:r>
    </w:p>
    <w:p w14:paraId="3B526FC6" w14:textId="77777777" w:rsidR="007B4B5D" w:rsidRDefault="007B4B5D" w:rsidP="007517AF">
      <w:pPr>
        <w:pStyle w:val="ListParagraph"/>
        <w:numPr>
          <w:ilvl w:val="0"/>
          <w:numId w:val="50"/>
        </w:numPr>
      </w:pPr>
      <w:r>
        <w:t>Travels from zone, Travels to zone (map view): displays a map view of the zones where the selected persons travel from and to.</w:t>
      </w:r>
    </w:p>
    <w:p w14:paraId="6496C5E3" w14:textId="77777777" w:rsidR="007B4B5D" w:rsidRDefault="007B4B5D" w:rsidP="007517AF">
      <w:pPr>
        <w:pStyle w:val="ListParagraph"/>
        <w:numPr>
          <w:ilvl w:val="0"/>
          <w:numId w:val="50"/>
        </w:numPr>
      </w:pPr>
      <w:r>
        <w:t>Travels from zone ID, Travels to zone ID: displays the distribution of zone IDs of the locations where the selected persons travel to and from.</w:t>
      </w:r>
    </w:p>
    <w:p w14:paraId="07326FD5" w14:textId="77777777" w:rsidR="007B4B5D" w:rsidRDefault="007B4B5D" w:rsidP="007517AF">
      <w:pPr>
        <w:pStyle w:val="ListParagraph"/>
        <w:numPr>
          <w:ilvl w:val="0"/>
          <w:numId w:val="50"/>
        </w:numPr>
      </w:pPr>
      <w:r>
        <w:t>Trip start times, Trip end times: displays the distribution of trip start times and end times for trips performed by the selected persons.</w:t>
      </w:r>
    </w:p>
    <w:p w14:paraId="34F8F41A" w14:textId="77777777" w:rsidR="007B4B5D" w:rsidRDefault="007B4B5D" w:rsidP="007517AF">
      <w:pPr>
        <w:pStyle w:val="ListParagraph"/>
        <w:numPr>
          <w:ilvl w:val="0"/>
          <w:numId w:val="50"/>
        </w:numPr>
      </w:pPr>
      <w:r>
        <w:t>Travels via mode: displays the mode of travel for trips performed by the selected persons</w:t>
      </w:r>
    </w:p>
    <w:p w14:paraId="4DB96C5A" w14:textId="77777777" w:rsidR="007B4B5D" w:rsidRDefault="007B4B5D" w:rsidP="007B4B5D">
      <w:pPr>
        <w:pStyle w:val="Heading3"/>
      </w:pPr>
      <w:bookmarkStart w:id="165" w:name="_Toc29452218"/>
      <w:r>
        <w:t>Future Work</w:t>
      </w:r>
      <w:bookmarkEnd w:id="165"/>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6" w:name="_Toc29452219"/>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6"/>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7" w:name="_Toc29452220"/>
      <w:r>
        <w:t>Project 1.2: IT-SoS Architecture</w:t>
      </w:r>
      <w:bookmarkEnd w:id="167"/>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7517AF">
      <w:pPr>
        <w:pStyle w:val="ListParagraph"/>
        <w:numPr>
          <w:ilvl w:val="0"/>
          <w:numId w:val="28"/>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7517AF">
      <w:pPr>
        <w:pStyle w:val="ListParagraph"/>
        <w:numPr>
          <w:ilvl w:val="0"/>
          <w:numId w:val="28"/>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7517AF">
      <w:pPr>
        <w:pStyle w:val="ListParagraph"/>
        <w:numPr>
          <w:ilvl w:val="0"/>
          <w:numId w:val="28"/>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7517AF">
      <w:pPr>
        <w:pStyle w:val="ListParagraph"/>
        <w:numPr>
          <w:ilvl w:val="0"/>
          <w:numId w:val="28"/>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7517AF">
      <w:pPr>
        <w:pStyle w:val="ListParagraph"/>
        <w:numPr>
          <w:ilvl w:val="0"/>
          <w:numId w:val="28"/>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8" w:name="_Ref20547299"/>
      <w:r>
        <w:t xml:space="preserve">Figure </w:t>
      </w:r>
      <w:fldSimple w:instr=" SEQ Figure \* ARABIC ">
        <w:r w:rsidR="00E640E5">
          <w:rPr>
            <w:noProof/>
          </w:rPr>
          <w:t>19</w:t>
        </w:r>
      </w:fldSimple>
      <w:bookmarkEnd w:id="168"/>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9" w:name="_Ref13129582"/>
      <w:r>
        <w:t>Figure 3</w:t>
      </w:r>
      <w:bookmarkEnd w:id="169"/>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70" w:name="_Toc29452221"/>
      <w:r>
        <w:t>ATIS Case Study</w:t>
      </w:r>
      <w:bookmarkEnd w:id="170"/>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1" w:name="_Ref13653957"/>
      <w:r>
        <w:t xml:space="preserve">Figure </w:t>
      </w:r>
      <w:fldSimple w:instr=" SEQ Figure \* ARABIC ">
        <w:r w:rsidR="00E640E5">
          <w:rPr>
            <w:noProof/>
          </w:rPr>
          <w:t>20</w:t>
        </w:r>
      </w:fldSimple>
      <w:bookmarkEnd w:id="171"/>
      <w:r>
        <w:t>: Mapping the data values into TPSO concepts. Data values are depicted in boldface blue and the ontology concepts are illustrated with the lines and rectangles.</w:t>
      </w:r>
    </w:p>
    <w:p w14:paraId="7BFAC325" w14:textId="711262E7" w:rsidR="00A00EF7" w:rsidRDefault="00A00EF7" w:rsidP="00D72AC0">
      <w:pPr>
        <w:pStyle w:val="Heading2"/>
      </w:pPr>
      <w:bookmarkStart w:id="172" w:name="_Toc29452222"/>
      <w:r>
        <w:t>Analysis of TTC Data for Bus Bridging Study</w:t>
      </w:r>
      <w:bookmarkEnd w:id="172"/>
    </w:p>
    <w:p w14:paraId="0DF4949E" w14:textId="1422E2D1"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R2RML[</w:t>
      </w:r>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196425FF" w14:textId="77777777" w:rsidR="00F012B6" w:rsidRDefault="00F012B6" w:rsidP="002A5B2F">
      <w:pPr>
        <w:rPr>
          <w:lang w:val="en-US" w:bidi="en-US"/>
        </w:rPr>
      </w:pPr>
    </w:p>
    <w:p w14:paraId="1BF81B3E" w14:textId="74DADB31" w:rsidR="00B36292" w:rsidRPr="00B36292" w:rsidRDefault="00B36292" w:rsidP="00A03E2D">
      <w:r>
        <w:rPr>
          <w:b/>
        </w:rPr>
        <w:t xml:space="preserve">A note on the use of GeoSPARQL functions: </w:t>
      </w:r>
      <w:r>
        <w:t>The CQs identified for this application involve spatial relationships</w:t>
      </w:r>
      <w:r w:rsidR="00F012B6">
        <w:t>, defined by GeoSPARQL,</w:t>
      </w:r>
      <w:r>
        <w:t xml:space="preserve"> between various spatial regions. Two</w:t>
      </w:r>
      <w:r w:rsidR="00F012B6">
        <w:t xml:space="preserve"> approaches are possible to obtain the desired result: (1) the spatial relationships might be pre-computed by </w:t>
      </w:r>
      <w:r w:rsidR="00F012B6">
        <w:lastRenderedPageBreak/>
        <w:t xml:space="preserve">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in Section </w:t>
      </w:r>
      <w:r w:rsidR="00F012B6" w:rsidRPr="00C07C8D">
        <w:rPr>
          <w:highlight w:val="yellow"/>
        </w:rPr>
        <w:t>[ref],</w:t>
      </w:r>
      <w:r w:rsidR="00F012B6">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w:t>
      </w:r>
      <w:r w:rsidR="00C07C8D">
        <w:t xml:space="preserve"> The application and CQs described in this report are specific to the Virtuoso triple store, and would require revision for implementation with other triple stores.</w:t>
      </w:r>
    </w:p>
    <w:p w14:paraId="3FFD7359" w14:textId="09CFCB8D" w:rsidR="00382AA3" w:rsidRDefault="00382AA3" w:rsidP="00B36292">
      <w:pPr>
        <w:pStyle w:val="Heading2"/>
      </w:pPr>
      <w:bookmarkStart w:id="173" w:name="_Toc29452223"/>
      <w:r>
        <w:t>Integration with ArcGIS</w:t>
      </w:r>
      <w:bookmarkEnd w:id="173"/>
    </w:p>
    <w:p w14:paraId="1E3CCE6D" w14:textId="77777777" w:rsidR="000B4A16" w:rsidRDefault="00201527" w:rsidP="00382AA3">
      <w:pPr>
        <w:rPr>
          <w:lang w:val="en-US" w:bidi="en-US"/>
        </w:rPr>
      </w:pPr>
      <w:r>
        <w:rPr>
          <w:lang w:val="en-US" w:bidi="en-US"/>
        </w:rPr>
        <w:t>A prototype application was developed t</w:t>
      </w:r>
      <w:r w:rsidR="00FD5AE0">
        <w:rPr>
          <w:lang w:val="en-US" w:bidi="en-US"/>
        </w:rPr>
        <w:t>o investigate the potential use of ontologies to support semantic integration of</w:t>
      </w:r>
      <w:r>
        <w:rPr>
          <w:lang w:val="en-US" w:bidi="en-US"/>
        </w:rPr>
        <w:t xml:space="preserve"> data in ArcGIS. The application functions as a simple shortest path finder that is augmented with contextual information about the resulting route. A subset of GFX data is mapped into RDF using 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p>
    <w:p w14:paraId="342AE789" w14:textId="77777777" w:rsidR="000B4A16" w:rsidRDefault="000B4A16" w:rsidP="000B4A16">
      <w:pPr>
        <w:pStyle w:val="Heading3"/>
      </w:pPr>
      <w:bookmarkStart w:id="174" w:name="_Toc29452224"/>
      <w:r>
        <w:t>Data Mapping</w:t>
      </w:r>
      <w:bookmarkEnd w:id="174"/>
    </w:p>
    <w:p w14:paraId="1E7DB6A2" w14:textId="307FA18D" w:rsidR="00FD5AE0" w:rsidRDefault="000B4A16" w:rsidP="000B4A16">
      <w:r>
        <w:t>The scope of the initial prototype was restricted to five key GFX</w:t>
      </w:r>
      <w:r w:rsidR="00201527">
        <w:t xml:space="preserve"> </w:t>
      </w:r>
      <w:r>
        <w:t>datasets, and focused only on a subset of the fields in each:</w:t>
      </w:r>
    </w:p>
    <w:p w14:paraId="0D685210" w14:textId="77777777" w:rsidR="000B4A16" w:rsidRDefault="000B4A16" w:rsidP="007517AF">
      <w:pPr>
        <w:pStyle w:val="ListParagraph"/>
        <w:numPr>
          <w:ilvl w:val="0"/>
          <w:numId w:val="65"/>
        </w:numPr>
        <w:rPr>
          <w:lang w:val="en-CA"/>
        </w:rPr>
      </w:pPr>
      <w:r>
        <w:rPr>
          <w:lang w:val="en-CA"/>
        </w:rPr>
        <w:t>Neighbourhood</w:t>
      </w:r>
    </w:p>
    <w:p w14:paraId="7620E469" w14:textId="77777777" w:rsidR="000B4A16" w:rsidRDefault="000B4A16" w:rsidP="007517AF">
      <w:pPr>
        <w:pStyle w:val="ListParagraph"/>
        <w:numPr>
          <w:ilvl w:val="0"/>
          <w:numId w:val="65"/>
        </w:numPr>
        <w:rPr>
          <w:lang w:val="en-CA"/>
        </w:rPr>
      </w:pPr>
      <w:r>
        <w:rPr>
          <w:lang w:val="en-CA"/>
        </w:rPr>
        <w:t>Land Use</w:t>
      </w:r>
    </w:p>
    <w:p w14:paraId="66E77D9D" w14:textId="77777777" w:rsidR="000B4A16" w:rsidRDefault="000B4A16" w:rsidP="007517AF">
      <w:pPr>
        <w:pStyle w:val="ListParagraph"/>
        <w:numPr>
          <w:ilvl w:val="0"/>
          <w:numId w:val="65"/>
        </w:numPr>
        <w:rPr>
          <w:lang w:val="en-CA"/>
        </w:rPr>
      </w:pPr>
      <w:r>
        <w:rPr>
          <w:lang w:val="en-CA"/>
        </w:rPr>
        <w:t>Land Cover</w:t>
      </w:r>
    </w:p>
    <w:p w14:paraId="59CAD869" w14:textId="77777777" w:rsidR="000B4A16" w:rsidRDefault="000B4A16" w:rsidP="007517AF">
      <w:pPr>
        <w:pStyle w:val="ListParagraph"/>
        <w:numPr>
          <w:ilvl w:val="0"/>
          <w:numId w:val="65"/>
        </w:numPr>
        <w:rPr>
          <w:lang w:val="en-CA"/>
        </w:rPr>
      </w:pPr>
      <w:r>
        <w:rPr>
          <w:lang w:val="en-CA"/>
        </w:rPr>
        <w:t>Point of Interest</w:t>
      </w:r>
    </w:p>
    <w:p w14:paraId="55DD0EF5" w14:textId="3BB7AC23" w:rsidR="000B4A16" w:rsidRDefault="000B4A16" w:rsidP="007517AF">
      <w:pPr>
        <w:pStyle w:val="ListParagraph"/>
        <w:numPr>
          <w:ilvl w:val="0"/>
          <w:numId w:val="65"/>
        </w:numPr>
        <w:rPr>
          <w:lang w:val="en-CA"/>
        </w:rPr>
      </w:pPr>
      <w:r>
        <w:rPr>
          <w:lang w:val="en-CA"/>
        </w:rPr>
        <w:t>Road Segment</w:t>
      </w:r>
    </w:p>
    <w:p w14:paraId="10538BF1" w14:textId="772D87B9" w:rsidR="000B4A16" w:rsidRDefault="000B4A16" w:rsidP="000B4A16">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28BCB4D3" w14:textId="6EB80676" w:rsidR="000B4A16" w:rsidRDefault="000B4A16" w:rsidP="000B4A16">
      <w:r>
        <w:t>The resulting datasets were mapped into RDF using the Ontop OBDA tool. The mappings are described in [</w:t>
      </w:r>
      <w:r w:rsidRPr="000B4A16">
        <w:rPr>
          <w:highlight w:val="yellow"/>
        </w:rPr>
        <w:t>Appendix X</w:t>
      </w:r>
      <w:r>
        <w:t>]; the Ontop files are available online at [</w:t>
      </w:r>
      <w:r w:rsidRPr="000B4A16">
        <w:rPr>
          <w:highlight w:val="yellow"/>
        </w:rPr>
        <w:t>github ref</w:t>
      </w:r>
      <w:r>
        <w:t>].</w:t>
      </w:r>
    </w:p>
    <w:p w14:paraId="24DCD97A" w14:textId="77777777" w:rsidR="008D51F5" w:rsidRPr="000B4A16" w:rsidRDefault="008D51F5" w:rsidP="000B4A16"/>
    <w:p w14:paraId="45873B9A" w14:textId="478FD37E" w:rsidR="000B4A16" w:rsidRDefault="000B4A16" w:rsidP="000B4A16">
      <w:r>
        <w:t>Each dataset contains a large number of fields. Future work on this project shall explore the inclusion of additional fields and datasets.</w:t>
      </w:r>
    </w:p>
    <w:p w14:paraId="66495999" w14:textId="0C492B78" w:rsidR="001517C5" w:rsidRDefault="001517C5" w:rsidP="008D51F5">
      <w:pPr>
        <w:pStyle w:val="Heading3"/>
      </w:pPr>
      <w:bookmarkStart w:id="175" w:name="_Toc29452225"/>
      <w:r>
        <w:t>Data Storage</w:t>
      </w:r>
      <w:bookmarkEnd w:id="175"/>
    </w:p>
    <w:p w14:paraId="6E155B41" w14:textId="1F5F2038" w:rsidR="001517C5" w:rsidRPr="001517C5" w:rsidRDefault="001517C5" w:rsidP="001517C5">
      <w:pPr>
        <w:rPr>
          <w:lang w:val="en-US" w:bidi="en-US"/>
        </w:rPr>
      </w:pPr>
      <w:r>
        <w:rPr>
          <w:lang w:val="en-US" w:bidi="en-US"/>
        </w:rPr>
        <w:t>RDF data was stored and accessed using Owlready2</w:t>
      </w:r>
      <w:r>
        <w:rPr>
          <w:rStyle w:val="FootnoteReference"/>
          <w:lang w:val="en-US" w:bidi="en-US"/>
        </w:rPr>
        <w:footnoteReference w:id="29"/>
      </w:r>
      <w:r>
        <w:rPr>
          <w:lang w:val="en-US" w:bidi="en-US"/>
        </w:rPr>
        <w:t>, a Python library developed to support “ontology-oriented” programming.</w:t>
      </w:r>
    </w:p>
    <w:p w14:paraId="73B16F1F" w14:textId="23EA158C" w:rsidR="008D51F5" w:rsidRDefault="008D51F5" w:rsidP="008D51F5">
      <w:pPr>
        <w:pStyle w:val="Heading3"/>
      </w:pPr>
      <w:bookmarkStart w:id="176" w:name="_Toc29452226"/>
      <w:r>
        <w:t>Application Architecture</w:t>
      </w:r>
      <w:bookmarkEnd w:id="176"/>
    </w:p>
    <w:p w14:paraId="13EE02EF" w14:textId="05E0F4E4" w:rsidR="008D51F5" w:rsidRDefault="00053538" w:rsidP="00053538">
      <w:pPr>
        <w:pStyle w:val="Heading3"/>
      </w:pPr>
      <w:bookmarkStart w:id="177" w:name="_Toc29452227"/>
      <w:r>
        <w:t>Initial Implementation</w:t>
      </w:r>
      <w:bookmarkEnd w:id="177"/>
    </w:p>
    <w:p w14:paraId="221F7664" w14:textId="514F09FC" w:rsidR="00053538" w:rsidRDefault="00053538" w:rsidP="00053538">
      <w:pPr>
        <w:rPr>
          <w:lang w:val="en-US" w:bidi="en-US"/>
        </w:rPr>
      </w:pPr>
      <w:r>
        <w:rPr>
          <w:lang w:val="en-US" w:bidi="en-US"/>
        </w:rPr>
        <w:t>At the time of this report, the first stage of prototype implementation has been completed and development is ongoing.</w:t>
      </w:r>
    </w:p>
    <w:p w14:paraId="603EEE00" w14:textId="0888E76B" w:rsidR="00CD6741" w:rsidRDefault="00CD6741" w:rsidP="00053538">
      <w:pPr>
        <w:rPr>
          <w:lang w:val="en-US" w:bidi="en-US"/>
        </w:rPr>
      </w:pPr>
      <w:r>
        <w:rPr>
          <w:lang w:val="en-US" w:bidi="en-US"/>
        </w:rPr>
        <w:lastRenderedPageBreak/>
        <w:t>Look at initial set of CQs and expand for different perspective on results</w:t>
      </w:r>
    </w:p>
    <w:p w14:paraId="07229BD0" w14:textId="77777777" w:rsidR="00CD6741" w:rsidRPr="00053538" w:rsidRDefault="00CD6741" w:rsidP="00053538">
      <w:pPr>
        <w:rPr>
          <w:lang w:val="en-US" w:bidi="en-US"/>
        </w:rPr>
      </w:pPr>
    </w:p>
    <w:p w14:paraId="765F49F6" w14:textId="17F7DF12" w:rsidR="000050A4" w:rsidRDefault="00A33FE2" w:rsidP="002016ED">
      <w:pPr>
        <w:pStyle w:val="Heading1"/>
      </w:pPr>
      <w:bookmarkStart w:id="178" w:name="_Toc29452228"/>
      <w:r>
        <w:t>Workflows</w:t>
      </w:r>
      <w:r w:rsidR="00414E85">
        <w:t xml:space="preserve"> (in </w:t>
      </w:r>
      <w:commentRangeStart w:id="179"/>
      <w:r w:rsidR="00414E85">
        <w:t>progress</w:t>
      </w:r>
      <w:commentRangeEnd w:id="179"/>
      <w:r w:rsidR="00BC33DD">
        <w:rPr>
          <w:rStyle w:val="CommentReference"/>
          <w:rFonts w:asciiTheme="minorHAnsi" w:eastAsiaTheme="minorEastAsia" w:hAnsiTheme="minorHAnsi"/>
          <w:b w:val="0"/>
          <w:bCs w:val="0"/>
          <w:kern w:val="0"/>
        </w:rPr>
        <w:commentReference w:id="179"/>
      </w:r>
      <w:r w:rsidR="00414E85">
        <w:t>)</w:t>
      </w:r>
      <w:bookmarkEnd w:id="178"/>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80" w:name="_Toc29452229"/>
      <w:r>
        <w:t>Data Mapping</w:t>
      </w:r>
      <w:bookmarkEnd w:id="180"/>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into, or accessed with Semantic Web technologies through an approach referred to as Ontology Based Data Access (OBDA) [ref].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30"/>
      </w:r>
      <w:r w:rsidR="00053538">
        <w:t xml:space="preserve">. </w:t>
      </w:r>
      <w:r w:rsidR="00D62A38">
        <w:t xml:space="preserve"> </w:t>
      </w:r>
    </w:p>
    <w:p w14:paraId="2AEF121D" w14:textId="77777777" w:rsidR="0015597C" w:rsidRDefault="0015597C" w:rsidP="0015597C">
      <w:pPr>
        <w:pStyle w:val="Heading3"/>
      </w:pPr>
      <w:bookmarkStart w:id="181" w:name="_Toc29452230"/>
      <w:r>
        <w:t>Alternative approaches</w:t>
      </w:r>
      <w:bookmarkEnd w:id="181"/>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31"/>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2CE1E147" w14:textId="77777777" w:rsidR="0015597C" w:rsidRPr="005A2D07" w:rsidRDefault="0015597C" w:rsidP="005A2D07"/>
    <w:p w14:paraId="708C3456" w14:textId="77777777" w:rsidR="0015597C" w:rsidRDefault="0015597C" w:rsidP="0015597C">
      <w:pPr>
        <w:pStyle w:val="Heading3"/>
      </w:pPr>
      <w:bookmarkStart w:id="182" w:name="_Toc29452231"/>
      <w:r>
        <w:t>Basic data mapping/import workflow with Karma and Virtuoso:</w:t>
      </w:r>
      <w:bookmarkEnd w:id="182"/>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lastRenderedPageBreak/>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83" w:name="_Toc29452232"/>
      <w:r>
        <w:t>Repeat Data Mappings</w:t>
      </w:r>
      <w:bookmarkEnd w:id="183"/>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2"/>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4" w:name="_Toc29452233"/>
      <w:r>
        <w:rPr>
          <w:rFonts w:eastAsia="Times New Roman"/>
          <w:bdr w:val="none" w:sz="0" w:space="0" w:color="auto" w:frame="1"/>
          <w:lang w:eastAsia="en-CA"/>
        </w:rPr>
        <w:lastRenderedPageBreak/>
        <w:t>Offline Batch Mapping</w:t>
      </w:r>
      <w:bookmarkEnd w:id="184"/>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5" w:name="_Toc29452234"/>
      <w:r w:rsidR="00BC5E3C">
        <w:t>Data Storage</w:t>
      </w:r>
      <w:bookmarkEnd w:id="185"/>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lastRenderedPageBreak/>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6" w:name="_Toc29452235"/>
      <w:r>
        <w:t>Upload to triplestore</w:t>
      </w:r>
      <w:bookmarkEnd w:id="186"/>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7" w:name="_Toc29452236"/>
      <w:r>
        <w:t>Future Work</w:t>
      </w:r>
      <w:bookmarkEnd w:id="146"/>
      <w:bookmarkEnd w:id="187"/>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77777777" w:rsidR="00CA13A3" w:rsidRPr="00CA13A3" w:rsidRDefault="00CA13A3" w:rsidP="007517AF">
      <w:pPr>
        <w:pStyle w:val="ListParagraph"/>
        <w:numPr>
          <w:ilvl w:val="0"/>
          <w:numId w:val="32"/>
        </w:numPr>
      </w:pPr>
      <w:r>
        <w:t>Naming conventions for individuals (to be incorporated into mappings)</w:t>
      </w:r>
    </w:p>
    <w:p w14:paraId="29758A84" w14:textId="77777777" w:rsidR="00CA13A3" w:rsidRDefault="00CA13A3" w:rsidP="00CA13A3">
      <w:pPr>
        <w:pStyle w:val="Heading2"/>
      </w:pPr>
      <w:bookmarkStart w:id="188" w:name="_Toc29452237"/>
      <w:r>
        <w:t>Research</w:t>
      </w:r>
      <w:bookmarkEnd w:id="188"/>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lastRenderedPageBreak/>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9" w:name="_Ref468171904"/>
      <w:bookmarkStart w:id="190" w:name="_Toc29452238"/>
      <w:r>
        <w:t>Extensions for iCity Applications</w:t>
      </w:r>
      <w:bookmarkEnd w:id="189"/>
      <w:bookmarkEnd w:id="190"/>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91"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91"/>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92" w:name="_Ref462673109"/>
      <w:bookmarkStart w:id="193" w:name="_Toc29452239"/>
      <w:r w:rsidRPr="006E670F">
        <w:t>Data</w:t>
      </w:r>
      <w:r>
        <w:t xml:space="preserve"> Collection</w:t>
      </w:r>
      <w:bookmarkEnd w:id="192"/>
      <w:bookmarkEnd w:id="193"/>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xml:space="preserve">) of Collection Activity: Survey Activity, Sensor </w:t>
      </w:r>
      <w:r w:rsidRPr="00E80D3C">
        <w:lastRenderedPageBreak/>
        <w:t>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4" w:name="_Ref462673142"/>
      <w:bookmarkStart w:id="195" w:name="_Toc29452240"/>
      <w:r w:rsidRPr="00DB0856">
        <w:t>Simulation of Urban Systems</w:t>
      </w:r>
      <w:bookmarkEnd w:id="194"/>
      <w:bookmarkEnd w:id="195"/>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6" w:name="_Toc29452241"/>
      <w:r w:rsidRPr="00045329">
        <w:lastRenderedPageBreak/>
        <w:t>Acknowledgements</w:t>
      </w:r>
      <w:bookmarkEnd w:id="19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7" w:name="_Toc2945224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7517AF">
      <w:pPr>
        <w:pStyle w:val="Heading1"/>
        <w:numPr>
          <w:ilvl w:val="0"/>
          <w:numId w:val="64"/>
        </w:numPr>
      </w:pPr>
      <w:r>
        <w:lastRenderedPageBreak/>
        <w:fldChar w:fldCharType="end"/>
      </w:r>
      <w:bookmarkStart w:id="198" w:name="_Toc29452243"/>
      <w:r w:rsidR="00DE663F">
        <w:t>TASHA Data Mapping:</w:t>
      </w:r>
      <w:bookmarkEnd w:id="198"/>
    </w:p>
    <w:p w14:paraId="7EB61062" w14:textId="77777777" w:rsidR="00DE663F" w:rsidRDefault="00DE663F" w:rsidP="007517AF">
      <w:pPr>
        <w:pStyle w:val="ListParagraph"/>
        <w:numPr>
          <w:ilvl w:val="0"/>
          <w:numId w:val="36"/>
        </w:numPr>
        <w:rPr>
          <w:lang w:val="en-CA"/>
        </w:rPr>
      </w:pPr>
      <w:r>
        <w:rPr>
          <w:lang w:val="en-CA"/>
        </w:rPr>
        <w:t>Currently looking at modeling “microsim” output from TASHA</w:t>
      </w:r>
    </w:p>
    <w:p w14:paraId="299F83C7" w14:textId="77777777" w:rsidR="00DE663F" w:rsidRDefault="00DE663F" w:rsidP="007517AF">
      <w:pPr>
        <w:pStyle w:val="ListParagraph"/>
        <w:numPr>
          <w:ilvl w:val="0"/>
          <w:numId w:val="36"/>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199" w:name="_Toc29452244"/>
      <w:r>
        <w:t>Mapping</w:t>
      </w:r>
      <w:bookmarkEnd w:id="199"/>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7517AF">
      <w:pPr>
        <w:pStyle w:val="ListParagraph"/>
        <w:numPr>
          <w:ilvl w:val="0"/>
          <w:numId w:val="37"/>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7517AF">
      <w:pPr>
        <w:pStyle w:val="ListParagraph"/>
        <w:numPr>
          <w:ilvl w:val="0"/>
          <w:numId w:val="37"/>
        </w:numPr>
      </w:pPr>
      <w:r>
        <w:t>Propose</w:t>
      </w:r>
      <w:r w:rsidR="007F61ED">
        <w:t xml:space="preserve"> an</w:t>
      </w:r>
      <w:r>
        <w:t xml:space="preserve"> extension of UrbanSystem.owl: UrbanSystemSimulation.owl</w:t>
      </w:r>
    </w:p>
    <w:p w14:paraId="70428924" w14:textId="77777777" w:rsidR="00DE663F" w:rsidRDefault="00DE663F" w:rsidP="007517AF">
      <w:pPr>
        <w:pStyle w:val="ListParagraph"/>
        <w:numPr>
          <w:ilvl w:val="1"/>
          <w:numId w:val="37"/>
        </w:numPr>
      </w:pPr>
      <w:r>
        <w:t>Introduce classes: model, simulation run etc…</w:t>
      </w:r>
    </w:p>
    <w:p w14:paraId="43940EA2" w14:textId="77777777" w:rsidR="00DE663F" w:rsidRDefault="00DE663F" w:rsidP="007517AF">
      <w:pPr>
        <w:pStyle w:val="ListParagraph"/>
        <w:numPr>
          <w:ilvl w:val="1"/>
          <w:numId w:val="37"/>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00" w:name="_Toc29452245"/>
      <w:r>
        <w:t>Simulation Metadata</w:t>
      </w:r>
      <w:bookmarkEnd w:id="200"/>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7517AF">
      <w:pPr>
        <w:pStyle w:val="ListParagraph"/>
        <w:numPr>
          <w:ilvl w:val="0"/>
          <w:numId w:val="46"/>
        </w:numPr>
      </w:pPr>
      <w:r>
        <w:t>Determine whether output files of the simulation metadata exist (if not, request output of some basic metadata, e.g. date run, etc?).</w:t>
      </w:r>
    </w:p>
    <w:p w14:paraId="32032BA9" w14:textId="36537F8C" w:rsidR="007F61ED" w:rsidRPr="007F61ED" w:rsidRDefault="007F61ED" w:rsidP="007517AF">
      <w:pPr>
        <w:pStyle w:val="ListParagraph"/>
        <w:numPr>
          <w:ilvl w:val="1"/>
          <w:numId w:val="46"/>
        </w:numPr>
      </w:pPr>
      <w:r>
        <w:t>&lt;_:simulation_id&gt; a sim:Simulation; hasRunDateTime…</w:t>
      </w:r>
    </w:p>
    <w:p w14:paraId="0EB51D26" w14:textId="77777777" w:rsidR="00DE663F" w:rsidRDefault="00DE663F" w:rsidP="002660E6">
      <w:pPr>
        <w:pStyle w:val="Heading3"/>
        <w:numPr>
          <w:ilvl w:val="0"/>
          <w:numId w:val="0"/>
        </w:numPr>
      </w:pPr>
      <w:bookmarkStart w:id="201" w:name="_Toc29452246"/>
      <w:r>
        <w:lastRenderedPageBreak/>
        <w:t>Mississauga Zones</w:t>
      </w:r>
      <w:bookmarkEnd w:id="201"/>
    </w:p>
    <w:p w14:paraId="552BF9E5" w14:textId="4552D7C4" w:rsidR="00DE663F" w:rsidRDefault="00DE663F" w:rsidP="007517AF">
      <w:pPr>
        <w:pStyle w:val="ListParagraph"/>
        <w:numPr>
          <w:ilvl w:val="0"/>
          <w:numId w:val="40"/>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7517AF">
      <w:pPr>
        <w:pStyle w:val="ListParagraph"/>
        <w:numPr>
          <w:ilvl w:val="0"/>
          <w:numId w:val="40"/>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7517AF">
      <w:pPr>
        <w:pStyle w:val="ListParagraph"/>
        <w:numPr>
          <w:ilvl w:val="0"/>
          <w:numId w:val="40"/>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02" w:name="_Toc29452247"/>
      <w:r>
        <w:t>persons.csv</w:t>
      </w:r>
      <w:bookmarkEnd w:id="202"/>
    </w:p>
    <w:p w14:paraId="0B393B86" w14:textId="77777777" w:rsidR="00DE663F" w:rsidRDefault="00DE663F" w:rsidP="007517AF">
      <w:pPr>
        <w:pStyle w:val="ListParagraph"/>
        <w:numPr>
          <w:ilvl w:val="0"/>
          <w:numId w:val="37"/>
        </w:numPr>
      </w:pPr>
      <w:r>
        <w:t>-&gt; add &lt;simulation_id&gt; attribute; default value “dummy_sim_iri”</w:t>
      </w:r>
    </w:p>
    <w:p w14:paraId="2DAD4252" w14:textId="77777777" w:rsidR="00DE663F" w:rsidRDefault="00DE663F" w:rsidP="007517AF">
      <w:pPr>
        <w:pStyle w:val="ListParagraph"/>
        <w:numPr>
          <w:ilvl w:val="0"/>
          <w:numId w:val="37"/>
        </w:numPr>
      </w:pPr>
      <w:r>
        <w:t>Household_id:</w:t>
      </w:r>
      <w:r>
        <w:br/>
        <w:t>-&gt; &lt;household_id&gt; a household:HouseholdPD; sim:outputOfSimulation &lt;_:simulation_id&gt;</w:t>
      </w:r>
    </w:p>
    <w:p w14:paraId="6AD617EE" w14:textId="77777777" w:rsidR="00DE663F" w:rsidRDefault="00DE663F" w:rsidP="007517AF">
      <w:pPr>
        <w:pStyle w:val="ListParagraph"/>
        <w:numPr>
          <w:ilvl w:val="0"/>
          <w:numId w:val="37"/>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7517AF">
      <w:pPr>
        <w:pStyle w:val="ListParagraph"/>
        <w:numPr>
          <w:ilvl w:val="0"/>
          <w:numId w:val="37"/>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7517AF">
      <w:pPr>
        <w:pStyle w:val="ListParagraph"/>
        <w:numPr>
          <w:ilvl w:val="0"/>
          <w:numId w:val="37"/>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7517AF">
      <w:pPr>
        <w:pStyle w:val="ListParagraph"/>
        <w:numPr>
          <w:ilvl w:val="0"/>
          <w:numId w:val="37"/>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7517AF">
      <w:pPr>
        <w:pStyle w:val="ListParagraph"/>
        <w:numPr>
          <w:ilvl w:val="0"/>
          <w:numId w:val="37"/>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r>
      <w:r>
        <w:lastRenderedPageBreak/>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7517AF">
      <w:pPr>
        <w:pStyle w:val="ListParagraph"/>
        <w:numPr>
          <w:ilvl w:val="0"/>
          <w:numId w:val="37"/>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7517AF">
      <w:pPr>
        <w:pStyle w:val="ListParagraph"/>
        <w:numPr>
          <w:ilvl w:val="0"/>
          <w:numId w:val="37"/>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7517AF">
      <w:pPr>
        <w:pStyle w:val="ListParagraph"/>
        <w:numPr>
          <w:ilvl w:val="0"/>
          <w:numId w:val="37"/>
        </w:numPr>
      </w:pPr>
      <w:r>
        <w:lastRenderedPageBreak/>
        <w:t>Free_parking (Boolean)</w:t>
      </w:r>
      <w:r>
        <w:rPr>
          <w:rStyle w:val="FootnoteReference"/>
        </w:rPr>
        <w:footnoteReference w:id="33"/>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7517AF">
      <w:pPr>
        <w:pStyle w:val="ListParagraph"/>
        <w:numPr>
          <w:ilvl w:val="0"/>
          <w:numId w:val="37"/>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7517AF">
      <w:pPr>
        <w:pStyle w:val="ListParagraph"/>
        <w:numPr>
          <w:ilvl w:val="0"/>
          <w:numId w:val="37"/>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7517AF">
      <w:pPr>
        <w:pStyle w:val="ListParagraph"/>
        <w:numPr>
          <w:ilvl w:val="0"/>
          <w:numId w:val="37"/>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7517AF">
      <w:pPr>
        <w:pStyle w:val="ListParagraph"/>
        <w:numPr>
          <w:ilvl w:val="0"/>
          <w:numId w:val="37"/>
        </w:numPr>
      </w:pPr>
      <w:r>
        <w:t>Weight: omitted</w:t>
      </w:r>
    </w:p>
    <w:p w14:paraId="3EE84284" w14:textId="77777777" w:rsidR="00DE663F" w:rsidRDefault="00DE663F" w:rsidP="007517AF">
      <w:pPr>
        <w:pStyle w:val="ListParagraph"/>
        <w:numPr>
          <w:ilvl w:val="0"/>
          <w:numId w:val="37"/>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r>
      <w:r>
        <w:lastRenderedPageBreak/>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7517AF">
      <w:pPr>
        <w:pStyle w:val="ListParagraph"/>
        <w:numPr>
          <w:ilvl w:val="0"/>
          <w:numId w:val="37"/>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7517AF">
      <w:pPr>
        <w:pStyle w:val="ListParagraph"/>
        <w:numPr>
          <w:ilvl w:val="1"/>
          <w:numId w:val="37"/>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7517AF">
      <w:pPr>
        <w:pStyle w:val="ListParagraph"/>
        <w:numPr>
          <w:ilvl w:val="1"/>
          <w:numId w:val="37"/>
        </w:numPr>
      </w:pPr>
      <w:r>
        <w:t>Feature1 (work loc)</w:t>
      </w:r>
    </w:p>
    <w:p w14:paraId="7423DB84" w14:textId="77777777" w:rsidR="00DE663F" w:rsidRDefault="00DE663F" w:rsidP="007517AF">
      <w:pPr>
        <w:pStyle w:val="ListParagraph"/>
        <w:numPr>
          <w:ilvl w:val="1"/>
          <w:numId w:val="37"/>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7517AF">
      <w:pPr>
        <w:pStyle w:val="ListParagraph"/>
        <w:numPr>
          <w:ilvl w:val="0"/>
          <w:numId w:val="38"/>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03" w:name="_Toc29452248"/>
      <w:r>
        <w:t>trips.csv</w:t>
      </w:r>
      <w:bookmarkEnd w:id="203"/>
    </w:p>
    <w:p w14:paraId="4E1E3105" w14:textId="77777777" w:rsidR="00DE663F" w:rsidRDefault="00DE663F" w:rsidP="007517AF">
      <w:pPr>
        <w:pStyle w:val="ListParagraph"/>
        <w:numPr>
          <w:ilvl w:val="0"/>
          <w:numId w:val="39"/>
        </w:numPr>
      </w:pPr>
      <w:r>
        <w:t>-&gt; add &lt;simulation_id&gt; attribute; default value “dummy_sim_iri”</w:t>
      </w:r>
    </w:p>
    <w:p w14:paraId="774B6E4C" w14:textId="77777777" w:rsidR="00DE663F" w:rsidRDefault="00DE663F" w:rsidP="007517AF">
      <w:pPr>
        <w:pStyle w:val="ListParagraph"/>
        <w:numPr>
          <w:ilvl w:val="0"/>
          <w:numId w:val="39"/>
        </w:numPr>
      </w:pPr>
      <w:r>
        <w:t>Household_id:</w:t>
      </w:r>
      <w:r>
        <w:br/>
        <w:t>-&gt; &lt;household_id&gt; a household:HouseholdPD; sim:outputOfSimulation &lt;_:simulation_id&gt;</w:t>
      </w:r>
    </w:p>
    <w:p w14:paraId="23D33F84" w14:textId="77777777" w:rsidR="00DE663F" w:rsidRDefault="00DE663F" w:rsidP="007517AF">
      <w:pPr>
        <w:pStyle w:val="ListParagraph"/>
        <w:numPr>
          <w:ilvl w:val="0"/>
          <w:numId w:val="39"/>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7517AF">
      <w:pPr>
        <w:pStyle w:val="ListParagraph"/>
        <w:numPr>
          <w:ilvl w:val="0"/>
          <w:numId w:val="39"/>
        </w:numPr>
        <w:rPr>
          <w:lang w:val="en-CA"/>
        </w:rPr>
      </w:pPr>
      <w:r>
        <w:rPr>
          <w:lang w:val="en-CA"/>
        </w:rPr>
        <w:t>Trip_id:</w:t>
      </w:r>
      <w:r>
        <w:rPr>
          <w:lang w:val="en-CA"/>
        </w:rPr>
        <w:br/>
      </w:r>
      <w:r w:rsidRPr="00645337">
        <w:rPr>
          <w:highlight w:val="yellow"/>
          <w:lang w:val="en-CA"/>
        </w:rPr>
        <w:t>todo</w:t>
      </w:r>
      <w:r>
        <w:rPr>
          <w:lang w:val="en-CA"/>
        </w:rPr>
        <w:t xml:space="preserve">: consider whether a more specific type of participation (e.g. ‘performedBy’) should </w:t>
      </w:r>
      <w:r>
        <w:rPr>
          <w:lang w:val="en-CA"/>
        </w:rPr>
        <w:lastRenderedPageBreak/>
        <w:t>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7517AF">
      <w:pPr>
        <w:pStyle w:val="ListParagraph"/>
        <w:numPr>
          <w:ilvl w:val="0"/>
          <w:numId w:val="39"/>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7517AF">
      <w:pPr>
        <w:pStyle w:val="ListParagraph"/>
        <w:numPr>
          <w:ilvl w:val="0"/>
          <w:numId w:val="39"/>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7517AF">
      <w:pPr>
        <w:pStyle w:val="ListParagraph"/>
        <w:numPr>
          <w:ilvl w:val="0"/>
          <w:numId w:val="39"/>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7517AF">
      <w:pPr>
        <w:pStyle w:val="ListParagraph"/>
        <w:numPr>
          <w:ilvl w:val="0"/>
          <w:numId w:val="39"/>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7517AF">
      <w:pPr>
        <w:pStyle w:val="ListParagraph"/>
        <w:numPr>
          <w:ilvl w:val="0"/>
          <w:numId w:val="39"/>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7517AF">
      <w:pPr>
        <w:pStyle w:val="ListParagraph"/>
        <w:numPr>
          <w:ilvl w:val="0"/>
          <w:numId w:val="38"/>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 xml:space="preserve">An activity occursBefore another if its endOf instant is before the beginOf instant of the other activity; the occursBefore relation is transitive. An activity occursDirectlyBefore another if it occursAt an interval that meets the interval of the other activity. We cannot </w:t>
      </w:r>
      <w:r>
        <w:rPr>
          <w:lang w:val="en-CA"/>
        </w:rPr>
        <w:lastRenderedPageBreak/>
        <w:t>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04" w:name="_Toc29452249"/>
      <w:r>
        <w:t>trip_modes.csv</w:t>
      </w:r>
      <w:bookmarkEnd w:id="204"/>
    </w:p>
    <w:p w14:paraId="457768C4" w14:textId="3D4EA6A5" w:rsidR="00DE663F" w:rsidRDefault="009C262E" w:rsidP="007517AF">
      <w:pPr>
        <w:pStyle w:val="ListParagraph"/>
        <w:numPr>
          <w:ilvl w:val="0"/>
          <w:numId w:val="41"/>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4"/>
      </w:r>
      <w:r w:rsidR="00DE663F">
        <w:rPr>
          <w:lang w:val="en-CA"/>
        </w:rPr>
        <w:t xml:space="preserve"> &lt;_person@t&gt;.</w:t>
      </w:r>
    </w:p>
    <w:p w14:paraId="10FAF163" w14:textId="77777777" w:rsidR="00DE663F" w:rsidRDefault="00DE663F" w:rsidP="007517AF">
      <w:pPr>
        <w:pStyle w:val="ListParagraph"/>
        <w:numPr>
          <w:ilvl w:val="0"/>
          <w:numId w:val="41"/>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7517AF">
      <w:pPr>
        <w:pStyle w:val="ListParagraph"/>
        <w:numPr>
          <w:ilvl w:val="0"/>
          <w:numId w:val="41"/>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7517AF">
      <w:pPr>
        <w:pStyle w:val="ListParagraph"/>
        <w:numPr>
          <w:ilvl w:val="0"/>
          <w:numId w:val="45"/>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7517AF">
      <w:pPr>
        <w:pStyle w:val="ListParagraph"/>
        <w:numPr>
          <w:ilvl w:val="0"/>
          <w:numId w:val="41"/>
        </w:numPr>
        <w:rPr>
          <w:lang w:val="en-CA"/>
        </w:rPr>
      </w:pPr>
      <w:r>
        <w:rPr>
          <w:lang w:val="en-CA"/>
        </w:rPr>
        <w:lastRenderedPageBreak/>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7517AF">
      <w:pPr>
        <w:pStyle w:val="ListParagraph"/>
        <w:numPr>
          <w:ilvl w:val="0"/>
          <w:numId w:val="44"/>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7517AF">
      <w:pPr>
        <w:pStyle w:val="ListParagraph"/>
        <w:numPr>
          <w:ilvl w:val="1"/>
          <w:numId w:val="44"/>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7517AF">
      <w:pPr>
        <w:pStyle w:val="ListParagraph"/>
        <w:numPr>
          <w:ilvl w:val="0"/>
          <w:numId w:val="44"/>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05" w:name="_Toc29452250"/>
      <w:r>
        <w:t>trip_stations.csv</w:t>
      </w:r>
      <w:bookmarkEnd w:id="205"/>
    </w:p>
    <w:p w14:paraId="36776BFC" w14:textId="2558555A" w:rsidR="00DE663F" w:rsidRDefault="00DE663F" w:rsidP="007517AF">
      <w:pPr>
        <w:pStyle w:val="ListParagraph"/>
        <w:numPr>
          <w:ilvl w:val="0"/>
          <w:numId w:val="42"/>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7517AF">
      <w:pPr>
        <w:pStyle w:val="ListParagraph"/>
        <w:numPr>
          <w:ilvl w:val="0"/>
          <w:numId w:val="42"/>
        </w:numPr>
      </w:pPr>
      <w:r>
        <w:t>Household_id:</w:t>
      </w:r>
      <w:r>
        <w:br/>
        <w:t>-&gt;omitted</w:t>
      </w:r>
    </w:p>
    <w:p w14:paraId="403E8E47" w14:textId="77777777" w:rsidR="00DE663F" w:rsidRDefault="00DE663F" w:rsidP="007517AF">
      <w:pPr>
        <w:pStyle w:val="ListParagraph"/>
        <w:numPr>
          <w:ilvl w:val="0"/>
          <w:numId w:val="42"/>
        </w:numPr>
      </w:pPr>
      <w:r>
        <w:t>Person_id:</w:t>
      </w:r>
      <w:r>
        <w:br/>
        <w:t>-&gt; omitted</w:t>
      </w:r>
    </w:p>
    <w:p w14:paraId="6B56690B" w14:textId="77777777" w:rsidR="00561E84" w:rsidRDefault="00DE663F" w:rsidP="007517AF">
      <w:pPr>
        <w:pStyle w:val="ListParagraph"/>
        <w:numPr>
          <w:ilvl w:val="0"/>
          <w:numId w:val="42"/>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7517AF">
      <w:pPr>
        <w:pStyle w:val="ListParagraph"/>
        <w:numPr>
          <w:ilvl w:val="0"/>
          <w:numId w:val="42"/>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r>
      <w:r w:rsidRPr="00561E84">
        <w:rPr>
          <w:lang w:val="en-CA"/>
        </w:rPr>
        <w:lastRenderedPageBreak/>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7517AF">
      <w:pPr>
        <w:pStyle w:val="ListParagraph"/>
        <w:numPr>
          <w:ilvl w:val="0"/>
          <w:numId w:val="42"/>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7517AF">
      <w:pPr>
        <w:pStyle w:val="ListParagraph"/>
        <w:numPr>
          <w:ilvl w:val="0"/>
          <w:numId w:val="42"/>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06" w:name="_Toc29452251"/>
      <w:r>
        <w:t>facilitate_passenger.csv</w:t>
      </w:r>
      <w:bookmarkEnd w:id="206"/>
    </w:p>
    <w:p w14:paraId="31226480" w14:textId="77777777" w:rsidR="00DE663F" w:rsidRDefault="00DE663F" w:rsidP="007517AF">
      <w:pPr>
        <w:pStyle w:val="ListParagraph"/>
        <w:numPr>
          <w:ilvl w:val="0"/>
          <w:numId w:val="43"/>
        </w:numPr>
        <w:rPr>
          <w:lang w:val="en-CA"/>
        </w:rPr>
      </w:pPr>
      <w:r>
        <w:rPr>
          <w:lang w:val="en-CA"/>
        </w:rPr>
        <w:t>Household_id: omitted (relationship captured in other data sources)</w:t>
      </w:r>
    </w:p>
    <w:p w14:paraId="0F765A8B" w14:textId="77777777" w:rsidR="00DE663F" w:rsidRDefault="00DE663F" w:rsidP="007517AF">
      <w:pPr>
        <w:pStyle w:val="ListParagraph"/>
        <w:numPr>
          <w:ilvl w:val="0"/>
          <w:numId w:val="43"/>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7517AF">
      <w:pPr>
        <w:pStyle w:val="ListParagraph"/>
        <w:numPr>
          <w:ilvl w:val="0"/>
          <w:numId w:val="43"/>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7517AF">
      <w:pPr>
        <w:pStyle w:val="ListParagraph"/>
        <w:numPr>
          <w:ilvl w:val="0"/>
          <w:numId w:val="43"/>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7517AF">
      <w:pPr>
        <w:pStyle w:val="ListParagraph"/>
        <w:numPr>
          <w:ilvl w:val="0"/>
          <w:numId w:val="43"/>
        </w:numPr>
        <w:rPr>
          <w:lang w:val="en-CA"/>
        </w:rPr>
      </w:pPr>
      <w:r>
        <w:rPr>
          <w:lang w:val="en-CA"/>
        </w:rPr>
        <w:t>Driver_trip_id</w:t>
      </w:r>
      <w:r>
        <w:rPr>
          <w:lang w:val="en-CA"/>
        </w:rPr>
        <w:br/>
        <w:t>-&gt; transform to create unique identifier:</w:t>
      </w:r>
      <w:r>
        <w:rPr>
          <w:lang w:val="en-CA"/>
        </w:rPr>
        <w:br/>
      </w:r>
      <w:r w:rsidRPr="000211ED">
        <w:rPr>
          <w:lang w:val="en-CA"/>
        </w:rPr>
        <w:lastRenderedPageBreak/>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7517AF">
      <w:pPr>
        <w:pStyle w:val="ListParagraph"/>
        <w:numPr>
          <w:ilvl w:val="0"/>
          <w:numId w:val="43"/>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07" w:name="_Toc29452252"/>
      <w:r>
        <w:t>Futur</w:t>
      </w:r>
      <w:r w:rsidR="004E3418">
        <w:t>e Work</w:t>
      </w:r>
      <w:bookmarkEnd w:id="207"/>
    </w:p>
    <w:p w14:paraId="2AD4A731" w14:textId="3842C11C" w:rsidR="009C262E" w:rsidRDefault="009C262E" w:rsidP="007517AF">
      <w:pPr>
        <w:pStyle w:val="ListParagraph"/>
        <w:numPr>
          <w:ilvl w:val="0"/>
          <w:numId w:val="48"/>
        </w:numPr>
      </w:pPr>
      <w:r>
        <w:t>Determine whether it’s possible to retrieve the intended simulation date</w:t>
      </w:r>
      <w:r>
        <w:rPr>
          <w:lang w:val="en-CA"/>
        </w:rPr>
        <w:t xml:space="preserve"> from the simulation metadata</w:t>
      </w:r>
    </w:p>
    <w:p w14:paraId="7190F77C" w14:textId="32AF58DC" w:rsidR="004E3418" w:rsidRDefault="004E3418" w:rsidP="007517AF">
      <w:pPr>
        <w:pStyle w:val="ListParagraph"/>
        <w:numPr>
          <w:ilvl w:val="0"/>
          <w:numId w:val="48"/>
        </w:numPr>
      </w:pPr>
      <w:r>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7517AF">
      <w:pPr>
        <w:pStyle w:val="ListParagraph"/>
        <w:numPr>
          <w:ilvl w:val="1"/>
          <w:numId w:val="48"/>
        </w:numPr>
        <w:rPr>
          <w:lang w:val="en-CA"/>
        </w:rPr>
      </w:pPr>
      <w:r>
        <w:rPr>
          <w:lang w:val="en-CA"/>
        </w:rPr>
        <w:t>Centroid_2016 (or Centroid_2011?)</w:t>
      </w:r>
    </w:p>
    <w:p w14:paraId="1FCEF984" w14:textId="77777777" w:rsidR="004E3418" w:rsidRDefault="004E3418" w:rsidP="007517AF">
      <w:pPr>
        <w:pStyle w:val="ListParagraph"/>
        <w:numPr>
          <w:ilvl w:val="1"/>
          <w:numId w:val="48"/>
        </w:numPr>
        <w:rPr>
          <w:lang w:val="en-CA"/>
        </w:rPr>
      </w:pPr>
      <w:r>
        <w:rPr>
          <w:lang w:val="en-CA"/>
        </w:rPr>
        <w:t>GTA2001Zone</w:t>
      </w:r>
    </w:p>
    <w:p w14:paraId="589CFE8D" w14:textId="18177128" w:rsidR="00ED58E7" w:rsidRDefault="00DE663F" w:rsidP="007517AF">
      <w:pPr>
        <w:pStyle w:val="ListParagraph"/>
        <w:numPr>
          <w:ilvl w:val="0"/>
          <w:numId w:val="47"/>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7517AF">
      <w:pPr>
        <w:pStyle w:val="Heading1"/>
        <w:numPr>
          <w:ilvl w:val="0"/>
          <w:numId w:val="64"/>
        </w:numPr>
      </w:pPr>
      <w:bookmarkStart w:id="208" w:name="_Toc29452253"/>
      <w:commentRangeStart w:id="209"/>
      <w:r>
        <w:lastRenderedPageBreak/>
        <w:t>Transit</w:t>
      </w:r>
      <w:commentRangeEnd w:id="209"/>
      <w:r w:rsidR="00663AFE">
        <w:rPr>
          <w:rStyle w:val="CommentReference"/>
          <w:rFonts w:asciiTheme="minorHAnsi" w:eastAsiaTheme="minorEastAsia" w:hAnsiTheme="minorHAnsi"/>
          <w:b w:val="0"/>
          <w:bCs w:val="0"/>
          <w:kern w:val="0"/>
        </w:rPr>
        <w:commentReference w:id="209"/>
      </w:r>
      <w:r>
        <w:t xml:space="preserve"> Data Mapping</w:t>
      </w:r>
      <w:bookmarkEnd w:id="208"/>
    </w:p>
    <w:p w14:paraId="77FE896A" w14:textId="77777777" w:rsidR="000E5600" w:rsidRDefault="000E5600" w:rsidP="002660E6">
      <w:r>
        <w:t>Overview of datasets:</w:t>
      </w:r>
    </w:p>
    <w:p w14:paraId="7C719F90" w14:textId="77777777" w:rsidR="000E5600" w:rsidRDefault="000E5600" w:rsidP="007517AF">
      <w:pPr>
        <w:pStyle w:val="ListParagraph"/>
        <w:numPr>
          <w:ilvl w:val="0"/>
          <w:numId w:val="63"/>
        </w:numPr>
      </w:pPr>
      <w:r>
        <w:t>Subway delay data</w:t>
      </w:r>
    </w:p>
    <w:p w14:paraId="2E035305" w14:textId="77777777" w:rsidR="000E5600" w:rsidRDefault="000E5600" w:rsidP="007517AF">
      <w:pPr>
        <w:pStyle w:val="ListParagraph"/>
        <w:numPr>
          <w:ilvl w:val="0"/>
          <w:numId w:val="63"/>
        </w:numPr>
      </w:pPr>
      <w:r>
        <w:t>TTC schedule data (gtfs)</w:t>
      </w:r>
    </w:p>
    <w:p w14:paraId="5094BC75" w14:textId="77777777" w:rsidR="000E5600" w:rsidRPr="00092BFA" w:rsidRDefault="000E5600" w:rsidP="007517AF">
      <w:pPr>
        <w:pStyle w:val="ListParagraph"/>
        <w:numPr>
          <w:ilvl w:val="0"/>
          <w:numId w:val="63"/>
        </w:numPr>
      </w:pPr>
      <w:r>
        <w:t>Vehicle location data (nextbus / other)</w:t>
      </w:r>
    </w:p>
    <w:p w14:paraId="1ECCBDC6" w14:textId="56C25332" w:rsidR="002660E6" w:rsidRDefault="002660E6" w:rsidP="00EC2F24">
      <w:pPr>
        <w:pStyle w:val="Heading2"/>
        <w:numPr>
          <w:ilvl w:val="0"/>
          <w:numId w:val="0"/>
        </w:numPr>
      </w:pPr>
      <w:r>
        <w:br/>
      </w:r>
      <w:bookmarkStart w:id="210" w:name="_Toc29452254"/>
      <w:r>
        <w:t>Subway &amp; SRT Logs (December 2018)</w:t>
      </w:r>
      <w:bookmarkEnd w:id="210"/>
    </w:p>
    <w:p w14:paraId="2F9920C2" w14:textId="77777777" w:rsidR="002660E6" w:rsidRDefault="002660E6" w:rsidP="002660E6">
      <w:r>
        <w:t>To do: match the Station and Line values with the identifiers defined in gtfs.</w:t>
      </w:r>
    </w:p>
    <w:p w14:paraId="208A856D" w14:textId="77777777" w:rsidR="002660E6" w:rsidRDefault="002660E6" w:rsidP="007517AF">
      <w:pPr>
        <w:pStyle w:val="ListParagraph"/>
        <w:numPr>
          <w:ilvl w:val="0"/>
          <w:numId w:val="61"/>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7517AF">
      <w:pPr>
        <w:pStyle w:val="ListParagraph"/>
        <w:numPr>
          <w:ilvl w:val="0"/>
          <w:numId w:val="61"/>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7517AF">
      <w:pPr>
        <w:pStyle w:val="ListParagraph"/>
        <w:numPr>
          <w:ilvl w:val="0"/>
          <w:numId w:val="61"/>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7517AF">
      <w:pPr>
        <w:pStyle w:val="ListParagraph"/>
        <w:numPr>
          <w:ilvl w:val="0"/>
          <w:numId w:val="61"/>
        </w:numPr>
      </w:pPr>
      <w:r>
        <w:t>Code</w:t>
      </w:r>
      <w:r>
        <w:br/>
        <w:t>-&gt; &lt;_incident&gt; transit:hasIncidentCode &lt;code&gt;</w:t>
      </w:r>
    </w:p>
    <w:p w14:paraId="2548CE26" w14:textId="77777777" w:rsidR="002660E6" w:rsidRDefault="002660E6" w:rsidP="007517AF">
      <w:pPr>
        <w:pStyle w:val="ListParagraph"/>
        <w:numPr>
          <w:ilvl w:val="0"/>
          <w:numId w:val="61"/>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7517AF">
      <w:pPr>
        <w:pStyle w:val="ListParagraph"/>
        <w:numPr>
          <w:ilvl w:val="0"/>
          <w:numId w:val="61"/>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7517AF">
      <w:pPr>
        <w:pStyle w:val="ListParagraph"/>
        <w:numPr>
          <w:ilvl w:val="0"/>
          <w:numId w:val="61"/>
        </w:numPr>
      </w:pPr>
      <w:commentRangeStart w:id="211"/>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11"/>
      <w:r>
        <w:rPr>
          <w:rStyle w:val="CommentReference"/>
          <w:rFonts w:ascii="Times New Roman" w:eastAsia="Times New Roman" w:hAnsi="Times New Roman"/>
          <w:lang w:val="en-CA"/>
        </w:rPr>
        <w:commentReference w:id="211"/>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7517AF">
      <w:pPr>
        <w:pStyle w:val="ListParagraph"/>
        <w:numPr>
          <w:ilvl w:val="0"/>
          <w:numId w:val="61"/>
        </w:numPr>
      </w:pPr>
      <w:r>
        <w:lastRenderedPageBreak/>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7517AF">
      <w:pPr>
        <w:pStyle w:val="ListParagraph"/>
        <w:numPr>
          <w:ilvl w:val="0"/>
          <w:numId w:val="61"/>
        </w:numPr>
      </w:pPr>
      <w:r>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7517AF">
      <w:pPr>
        <w:pStyle w:val="ListParagraph"/>
        <w:numPr>
          <w:ilvl w:val="0"/>
          <w:numId w:val="51"/>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7517AF">
      <w:pPr>
        <w:pStyle w:val="ListParagraph"/>
        <w:numPr>
          <w:ilvl w:val="0"/>
          <w:numId w:val="51"/>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12" w:name="_Toc29452255"/>
      <w:r w:rsidRPr="00EC2F24">
        <w:t>AVL Data (TTC NVAS XML Feed)</w:t>
      </w:r>
      <w:bookmarkEnd w:id="212"/>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For example, a subway delay of 40 minutes occurred on May 1, 2018 at 10:05 AM. Therefore to begin examining vehicle locations of interest, we can request data specifying the corresponding t parameter (latest time of update) by, let’s say 10 minutes later (May 1, 2018 at 10:15AM) in epoch time: t=</w:t>
      </w:r>
      <w:r w:rsidRPr="00A530EF">
        <w:t>1525184100</w:t>
      </w:r>
      <w:r>
        <w:t>.</w:t>
      </w:r>
    </w:p>
    <w:p w14:paraId="7FF24A2F" w14:textId="77777777" w:rsidR="002660E6" w:rsidRDefault="008B5CC9" w:rsidP="002660E6">
      <w:pPr>
        <w:ind w:left="360"/>
      </w:pPr>
      <w:hyperlink r:id="rId54"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5"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7517AF">
      <w:pPr>
        <w:pStyle w:val="ListParagraph"/>
        <w:numPr>
          <w:ilvl w:val="0"/>
          <w:numId w:val="60"/>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7517AF">
      <w:pPr>
        <w:pStyle w:val="ListParagraph"/>
        <w:numPr>
          <w:ilvl w:val="0"/>
          <w:numId w:val="60"/>
        </w:numPr>
      </w:pPr>
      <w:r>
        <w:t>vehicle id</w:t>
      </w:r>
      <w:r>
        <w:br/>
        <w:t>-&gt; &lt;vehicle_id&gt; a &lt;transit:TransitVehiclePD&gt;; change:hasManifesation [a transit:TransitVehicle&gt;</w:t>
      </w:r>
    </w:p>
    <w:p w14:paraId="44B88AEE" w14:textId="77777777" w:rsidR="002660E6" w:rsidRDefault="002660E6" w:rsidP="007517AF">
      <w:pPr>
        <w:pStyle w:val="ListParagraph"/>
        <w:numPr>
          <w:ilvl w:val="0"/>
          <w:numId w:val="60"/>
        </w:numPr>
      </w:pPr>
      <w:r>
        <w:t>vehicle dirTag: omitted</w:t>
      </w:r>
    </w:p>
    <w:p w14:paraId="76B6A88B" w14:textId="77777777" w:rsidR="002660E6" w:rsidRDefault="002660E6" w:rsidP="007517AF">
      <w:pPr>
        <w:pStyle w:val="ListParagraph"/>
        <w:numPr>
          <w:ilvl w:val="0"/>
          <w:numId w:val="60"/>
        </w:numPr>
      </w:pPr>
      <w:r>
        <w:t>vehicle heading: omitted</w:t>
      </w:r>
      <w:r>
        <w:br/>
      </w:r>
      <w:r w:rsidRPr="00335DBB">
        <w:rPr>
          <w:highlight w:val="yellow"/>
        </w:rPr>
        <w:t>to discuss: include direction information in ontology? dirTag, heading?</w:t>
      </w:r>
    </w:p>
    <w:p w14:paraId="586CE5C3" w14:textId="77777777" w:rsidR="002660E6" w:rsidRDefault="002660E6" w:rsidP="007517AF">
      <w:pPr>
        <w:pStyle w:val="ListParagraph"/>
        <w:numPr>
          <w:ilvl w:val="0"/>
          <w:numId w:val="60"/>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7517AF">
      <w:pPr>
        <w:pStyle w:val="ListParagraph"/>
        <w:numPr>
          <w:ilvl w:val="0"/>
          <w:numId w:val="60"/>
        </w:numPr>
      </w:pPr>
      <w:r>
        <w:t>predictable</w:t>
      </w:r>
      <w:r>
        <w:br/>
        <w:t>(omitted)</w:t>
      </w:r>
    </w:p>
    <w:p w14:paraId="77544BA1" w14:textId="77777777" w:rsidR="002660E6" w:rsidRDefault="002660E6" w:rsidP="007517AF">
      <w:pPr>
        <w:pStyle w:val="ListParagraph"/>
        <w:numPr>
          <w:ilvl w:val="0"/>
          <w:numId w:val="60"/>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7517AF">
      <w:pPr>
        <w:pStyle w:val="ListParagraph"/>
        <w:numPr>
          <w:ilvl w:val="0"/>
          <w:numId w:val="60"/>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lastRenderedPageBreak/>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13" w:name="_Toc29452256"/>
      <w:r w:rsidRPr="00EC2F24">
        <w:t>TTC Routes &amp; Schedules (gtfs)</w:t>
      </w:r>
      <w:bookmarkEnd w:id="213"/>
    </w:p>
    <w:p w14:paraId="153A6387" w14:textId="77777777" w:rsidR="002660E6" w:rsidRDefault="002660E6" w:rsidP="002660E6">
      <w:r>
        <w:t xml:space="preserve">Note: see </w:t>
      </w:r>
      <w:hyperlink r:id="rId56"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7517AF">
      <w:pPr>
        <w:pStyle w:val="ListParagraph"/>
        <w:numPr>
          <w:ilvl w:val="0"/>
          <w:numId w:val="62"/>
        </w:numPr>
      </w:pPr>
      <w:r>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7517AF">
      <w:pPr>
        <w:pStyle w:val="ListParagraph"/>
        <w:numPr>
          <w:ilvl w:val="0"/>
          <w:numId w:val="62"/>
        </w:numPr>
      </w:pPr>
      <w:r>
        <w:t>Required addition of location datatype</w:t>
      </w:r>
      <w:r>
        <w:rPr>
          <w:rStyle w:val="FootnoteReference"/>
        </w:rPr>
        <w:footnoteReference w:id="35"/>
      </w:r>
      <w:r>
        <w:t xml:space="preserve"> to accommodate AllegroGraph’s geospatial reasoning properties</w:t>
      </w:r>
      <w:r>
        <w:rPr>
          <w:rStyle w:val="FootnoteReference"/>
        </w:rPr>
        <w:footnoteReference w:id="36"/>
      </w:r>
      <w:r>
        <w:t>.</w:t>
      </w:r>
    </w:p>
    <w:p w14:paraId="5980CA00" w14:textId="77777777" w:rsidR="002660E6" w:rsidRDefault="002660E6" w:rsidP="002660E6">
      <w:pPr>
        <w:ind w:left="720"/>
      </w:pPr>
      <w:r>
        <w:t xml:space="preserve">Datatype generated from AGraph’s N-Dimensional Geospatial Datatype Designer: </w:t>
      </w:r>
      <w:hyperlink r:id="rId57"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14" w:name="_Toc29452257"/>
      <w:r>
        <w:rPr>
          <w:lang w:val="en-CA"/>
        </w:rPr>
        <w:t>agency.txt</w:t>
      </w:r>
      <w:bookmarkEnd w:id="214"/>
    </w:p>
    <w:p w14:paraId="294A0BD0" w14:textId="77777777" w:rsidR="002660E6" w:rsidRPr="00983F7E" w:rsidRDefault="002660E6" w:rsidP="002660E6">
      <w:r>
        <w:t>Describes the organization responsible for a particular route.</w:t>
      </w:r>
    </w:p>
    <w:p w14:paraId="18B3ED67" w14:textId="77777777" w:rsidR="002660E6" w:rsidRDefault="002660E6" w:rsidP="007517AF">
      <w:pPr>
        <w:pStyle w:val="ListParagraph"/>
        <w:numPr>
          <w:ilvl w:val="0"/>
          <w:numId w:val="59"/>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7517AF">
      <w:pPr>
        <w:pStyle w:val="ListParagraph"/>
        <w:numPr>
          <w:ilvl w:val="0"/>
          <w:numId w:val="59"/>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7517AF">
      <w:pPr>
        <w:pStyle w:val="ListParagraph"/>
        <w:numPr>
          <w:ilvl w:val="0"/>
          <w:numId w:val="59"/>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7517AF">
      <w:pPr>
        <w:pStyle w:val="ListParagraph"/>
        <w:numPr>
          <w:ilvl w:val="0"/>
          <w:numId w:val="59"/>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7517AF">
      <w:pPr>
        <w:pStyle w:val="ListParagraph"/>
        <w:numPr>
          <w:ilvl w:val="0"/>
          <w:numId w:val="59"/>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7517AF">
      <w:pPr>
        <w:pStyle w:val="ListParagraph"/>
        <w:numPr>
          <w:ilvl w:val="0"/>
          <w:numId w:val="59"/>
        </w:numPr>
        <w:rPr>
          <w:lang w:val="en-CA"/>
        </w:rPr>
      </w:pPr>
      <w:r w:rsidRPr="00EC34F0">
        <w:rPr>
          <w:lang w:val="en-CA"/>
        </w:rPr>
        <w:t>agency_lang</w:t>
      </w:r>
      <w:r>
        <w:rPr>
          <w:lang w:val="en-CA"/>
        </w:rPr>
        <w:br/>
        <w:t>(omitted)</w:t>
      </w:r>
    </w:p>
    <w:p w14:paraId="245FDD45" w14:textId="77777777" w:rsidR="002660E6" w:rsidRDefault="002660E6" w:rsidP="007517AF">
      <w:pPr>
        <w:pStyle w:val="ListParagraph"/>
        <w:numPr>
          <w:ilvl w:val="0"/>
          <w:numId w:val="59"/>
        </w:numPr>
        <w:rPr>
          <w:lang w:val="en-CA"/>
        </w:rPr>
      </w:pPr>
      <w:r w:rsidRPr="00EC34F0">
        <w:rPr>
          <w:lang w:val="en-CA"/>
        </w:rPr>
        <w:lastRenderedPageBreak/>
        <w:t>agency_phone</w:t>
      </w:r>
      <w:r>
        <w:rPr>
          <w:lang w:val="en-CA"/>
        </w:rPr>
        <w:br/>
        <w:t>-&gt; &lt;agency_id_manifestation&gt; icontact:hasPhoneNumber &lt;agency_phone&gt;</w:t>
      </w:r>
    </w:p>
    <w:p w14:paraId="0CB86D05" w14:textId="77777777" w:rsidR="002660E6" w:rsidRPr="00EC34F0" w:rsidRDefault="002660E6" w:rsidP="007517AF">
      <w:pPr>
        <w:pStyle w:val="ListParagraph"/>
        <w:numPr>
          <w:ilvl w:val="0"/>
          <w:numId w:val="59"/>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15" w:name="_Toc29452258"/>
      <w:r>
        <w:rPr>
          <w:lang w:val="en-CA"/>
        </w:rPr>
        <w:t>calendar_dates.txt</w:t>
      </w:r>
      <w:bookmarkEnd w:id="215"/>
    </w:p>
    <w:p w14:paraId="57F6FA41" w14:textId="77777777" w:rsidR="002660E6" w:rsidRDefault="002660E6" w:rsidP="002660E6">
      <w:r>
        <w:t>Defines exceptions to service definitions in calendar.txt</w:t>
      </w:r>
    </w:p>
    <w:p w14:paraId="38EB79A3" w14:textId="77777777" w:rsidR="002660E6" w:rsidRPr="005C5DC1" w:rsidRDefault="002660E6" w:rsidP="007517AF">
      <w:pPr>
        <w:pStyle w:val="ListParagraph"/>
        <w:numPr>
          <w:ilvl w:val="0"/>
          <w:numId w:val="57"/>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7517AF">
      <w:pPr>
        <w:pStyle w:val="ListParagraph"/>
        <w:numPr>
          <w:ilvl w:val="0"/>
          <w:numId w:val="57"/>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7517AF">
      <w:pPr>
        <w:pStyle w:val="ListParagraph"/>
        <w:numPr>
          <w:ilvl w:val="0"/>
          <w:numId w:val="57"/>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16" w:name="_Toc29452259"/>
      <w:r>
        <w:rPr>
          <w:lang w:val="en-CA"/>
        </w:rPr>
        <w:t>calendar.txt</w:t>
      </w:r>
      <w:bookmarkEnd w:id="216"/>
    </w:p>
    <w:p w14:paraId="2E0A37C2" w14:textId="77777777" w:rsidR="002660E6" w:rsidRPr="00917749" w:rsidRDefault="002660E6" w:rsidP="002660E6">
      <w:r>
        <w:t>Defines dates for service availability; a weekly recurring event(s).</w:t>
      </w:r>
    </w:p>
    <w:p w14:paraId="5909E764" w14:textId="77777777" w:rsidR="002660E6" w:rsidRDefault="002660E6" w:rsidP="007517AF">
      <w:pPr>
        <w:pStyle w:val="ListParagraph"/>
        <w:numPr>
          <w:ilvl w:val="0"/>
          <w:numId w:val="56"/>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7517AF">
      <w:pPr>
        <w:pStyle w:val="ListParagraph"/>
        <w:numPr>
          <w:ilvl w:val="0"/>
          <w:numId w:val="56"/>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7517AF">
      <w:pPr>
        <w:pStyle w:val="ListParagraph"/>
        <w:numPr>
          <w:ilvl w:val="0"/>
          <w:numId w:val="56"/>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7517AF">
      <w:pPr>
        <w:pStyle w:val="ListParagraph"/>
        <w:numPr>
          <w:ilvl w:val="0"/>
          <w:numId w:val="56"/>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7517AF">
      <w:pPr>
        <w:pStyle w:val="ListParagraph"/>
        <w:numPr>
          <w:ilvl w:val="0"/>
          <w:numId w:val="56"/>
        </w:numPr>
        <w:rPr>
          <w:lang w:val="en-CA"/>
        </w:rPr>
      </w:pPr>
      <w:r>
        <w:rPr>
          <w:lang w:val="en-CA"/>
        </w:rPr>
        <w:lastRenderedPageBreak/>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7517AF">
      <w:pPr>
        <w:pStyle w:val="ListParagraph"/>
        <w:numPr>
          <w:ilvl w:val="0"/>
          <w:numId w:val="56"/>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17" w:name="_Toc29452260"/>
      <w:r>
        <w:rPr>
          <w:lang w:val="en-CA"/>
        </w:rPr>
        <w:t>routes.txt</w:t>
      </w:r>
      <w:bookmarkEnd w:id="217"/>
    </w:p>
    <w:p w14:paraId="0020034B" w14:textId="77777777" w:rsidR="002660E6" w:rsidRDefault="002660E6" w:rsidP="007517AF">
      <w:pPr>
        <w:pStyle w:val="ListParagraph"/>
        <w:numPr>
          <w:ilvl w:val="0"/>
          <w:numId w:val="54"/>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7517AF">
      <w:pPr>
        <w:pStyle w:val="ListParagraph"/>
        <w:numPr>
          <w:ilvl w:val="0"/>
          <w:numId w:val="54"/>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7517AF">
      <w:pPr>
        <w:pStyle w:val="ListParagraph"/>
        <w:numPr>
          <w:ilvl w:val="0"/>
          <w:numId w:val="54"/>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7517AF">
      <w:pPr>
        <w:pStyle w:val="ListParagraph"/>
        <w:numPr>
          <w:ilvl w:val="0"/>
          <w:numId w:val="54"/>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7517AF">
      <w:pPr>
        <w:pStyle w:val="ListParagraph"/>
        <w:numPr>
          <w:ilvl w:val="0"/>
          <w:numId w:val="54"/>
        </w:numPr>
        <w:rPr>
          <w:lang w:val="en-CA"/>
        </w:rPr>
      </w:pPr>
      <w:r w:rsidRPr="003A1BCD">
        <w:rPr>
          <w:lang w:val="en-CA"/>
        </w:rPr>
        <w:t>route_desc (not filled)</w:t>
      </w:r>
    </w:p>
    <w:p w14:paraId="27795633" w14:textId="77777777" w:rsidR="002660E6" w:rsidRPr="003A1BCD" w:rsidRDefault="002660E6" w:rsidP="007517AF">
      <w:pPr>
        <w:pStyle w:val="ListParagraph"/>
        <w:numPr>
          <w:ilvl w:val="0"/>
          <w:numId w:val="54"/>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7517AF">
      <w:pPr>
        <w:pStyle w:val="ListParagraph"/>
        <w:numPr>
          <w:ilvl w:val="0"/>
          <w:numId w:val="54"/>
        </w:numPr>
        <w:rPr>
          <w:lang w:val="en-CA"/>
        </w:rPr>
      </w:pPr>
      <w:r w:rsidRPr="003A1BCD">
        <w:rPr>
          <w:lang w:val="en-CA"/>
        </w:rPr>
        <w:t>route_url (not filled)</w:t>
      </w:r>
    </w:p>
    <w:p w14:paraId="37626693" w14:textId="77777777" w:rsidR="002660E6" w:rsidRDefault="002660E6" w:rsidP="007517AF">
      <w:pPr>
        <w:pStyle w:val="ListParagraph"/>
        <w:numPr>
          <w:ilvl w:val="0"/>
          <w:numId w:val="54"/>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7517AF">
      <w:pPr>
        <w:pStyle w:val="ListParagraph"/>
        <w:numPr>
          <w:ilvl w:val="0"/>
          <w:numId w:val="54"/>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18" w:name="_Toc29452261"/>
      <w:r>
        <w:rPr>
          <w:lang w:val="en-CA"/>
        </w:rPr>
        <w:t>shapes.txt</w:t>
      </w:r>
      <w:bookmarkEnd w:id="218"/>
    </w:p>
    <w:p w14:paraId="04B3CE67" w14:textId="77777777" w:rsidR="002660E6" w:rsidRPr="00C70A9A" w:rsidRDefault="002660E6" w:rsidP="002660E6">
      <w:r>
        <w:t>Describes the shape and location of a particular trip.</w:t>
      </w:r>
    </w:p>
    <w:p w14:paraId="0101F42D" w14:textId="77777777" w:rsidR="002660E6" w:rsidRDefault="002660E6" w:rsidP="007517AF">
      <w:pPr>
        <w:pStyle w:val="ListParagraph"/>
        <w:numPr>
          <w:ilvl w:val="0"/>
          <w:numId w:val="58"/>
        </w:numPr>
        <w:rPr>
          <w:lang w:val="en-CA"/>
        </w:rPr>
      </w:pPr>
      <w:r w:rsidRPr="00D7411F">
        <w:rPr>
          <w:lang w:val="en-CA"/>
        </w:rPr>
        <w:lastRenderedPageBreak/>
        <w:t>shape_id</w:t>
      </w:r>
      <w:r>
        <w:rPr>
          <w:lang w:val="en-CA"/>
        </w:rPr>
        <w:br/>
        <w:t>-&gt; &lt;shape_id&gt; a spatial_loc:LineString</w:t>
      </w:r>
    </w:p>
    <w:p w14:paraId="43012303" w14:textId="77777777" w:rsidR="002660E6" w:rsidRPr="00F71C02" w:rsidRDefault="002660E6" w:rsidP="007517AF">
      <w:pPr>
        <w:pStyle w:val="ListParagraph"/>
        <w:numPr>
          <w:ilvl w:val="0"/>
          <w:numId w:val="58"/>
        </w:numPr>
        <w:rPr>
          <w:strike/>
          <w:lang w:val="en-CA"/>
        </w:rPr>
      </w:pPr>
      <w:r w:rsidRPr="002201AB">
        <w:rPr>
          <w:strike/>
          <w:lang w:val="en-CA"/>
        </w:rPr>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7"/>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7517AF">
      <w:pPr>
        <w:pStyle w:val="ListParagraph"/>
        <w:numPr>
          <w:ilvl w:val="0"/>
          <w:numId w:val="58"/>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58"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lastRenderedPageBreak/>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7517AF">
      <w:pPr>
        <w:pStyle w:val="ListParagraph"/>
        <w:numPr>
          <w:ilvl w:val="0"/>
          <w:numId w:val="58"/>
        </w:numPr>
        <w:rPr>
          <w:lang w:val="en-CA"/>
        </w:rPr>
      </w:pPr>
      <w:r>
        <w:rPr>
          <w:lang w:val="en-CA"/>
        </w:rPr>
        <w:t>shape_dist_traveled: omitted</w:t>
      </w:r>
    </w:p>
    <w:p w14:paraId="258D49C0" w14:textId="77777777" w:rsidR="002660E6" w:rsidRDefault="002660E6" w:rsidP="007517AF">
      <w:pPr>
        <w:pStyle w:val="ListParagraph"/>
        <w:numPr>
          <w:ilvl w:val="0"/>
          <w:numId w:val="58"/>
        </w:numPr>
        <w:rPr>
          <w:lang w:val="en-CA"/>
        </w:rPr>
      </w:pPr>
      <w:r>
        <w:rPr>
          <w:lang w:val="en-CA"/>
        </w:rPr>
        <w:t>point_iri: unique ID for point object</w:t>
      </w:r>
      <w:r>
        <w:rPr>
          <w:lang w:val="en-CA"/>
        </w:rPr>
        <w:br/>
      </w:r>
    </w:p>
    <w:p w14:paraId="38532171" w14:textId="77777777" w:rsidR="002660E6" w:rsidRDefault="002660E6" w:rsidP="007517AF">
      <w:pPr>
        <w:pStyle w:val="ListParagraph"/>
        <w:numPr>
          <w:ilvl w:val="0"/>
          <w:numId w:val="58"/>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7517AF">
      <w:pPr>
        <w:pStyle w:val="ListParagraph"/>
        <w:numPr>
          <w:ilvl w:val="1"/>
          <w:numId w:val="58"/>
        </w:numPr>
        <w:rPr>
          <w:lang w:val="en-CA"/>
        </w:rPr>
      </w:pPr>
      <w:r>
        <w:rPr>
          <w:lang w:val="en-CA"/>
        </w:rPr>
        <w:t>How can we create a mapping between rows in Karma, without modifying the input file?</w:t>
      </w:r>
    </w:p>
    <w:p w14:paraId="5EB7C481" w14:textId="77777777" w:rsidR="002660E6" w:rsidRDefault="002660E6" w:rsidP="007517AF">
      <w:pPr>
        <w:pStyle w:val="ListParagraph"/>
        <w:numPr>
          <w:ilvl w:val="1"/>
          <w:numId w:val="58"/>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7517AF">
      <w:pPr>
        <w:pStyle w:val="ListParagraph"/>
        <w:numPr>
          <w:ilvl w:val="1"/>
          <w:numId w:val="58"/>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19" w:name="_Toc29452262"/>
      <w:r>
        <w:rPr>
          <w:lang w:val="en-CA"/>
        </w:rPr>
        <w:t>stop_times.txt</w:t>
      </w:r>
      <w:bookmarkEnd w:id="219"/>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7517AF">
      <w:pPr>
        <w:pStyle w:val="ListParagraph"/>
        <w:numPr>
          <w:ilvl w:val="0"/>
          <w:numId w:val="53"/>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7517AF">
      <w:pPr>
        <w:pStyle w:val="ListParagraph"/>
        <w:numPr>
          <w:ilvl w:val="0"/>
          <w:numId w:val="53"/>
        </w:numPr>
        <w:rPr>
          <w:lang w:val="en-CA"/>
        </w:rPr>
      </w:pPr>
      <w:r w:rsidRPr="002C4558">
        <w:rPr>
          <w:lang w:val="en-CA"/>
        </w:rPr>
        <w:t>arrival_time</w:t>
      </w:r>
      <w:r>
        <w:rPr>
          <w:lang w:val="en-CA"/>
        </w:rPr>
        <w:t>: not used</w:t>
      </w:r>
    </w:p>
    <w:p w14:paraId="7F071C4C" w14:textId="77777777" w:rsidR="002660E6" w:rsidRPr="00DF17D9" w:rsidRDefault="002660E6" w:rsidP="007517AF">
      <w:pPr>
        <w:pStyle w:val="ListParagraph"/>
        <w:numPr>
          <w:ilvl w:val="0"/>
          <w:numId w:val="53"/>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7517AF">
      <w:pPr>
        <w:pStyle w:val="ListParagraph"/>
        <w:numPr>
          <w:ilvl w:val="0"/>
          <w:numId w:val="53"/>
        </w:numPr>
        <w:rPr>
          <w:lang w:val="en-CA"/>
        </w:rPr>
      </w:pPr>
      <w:r w:rsidRPr="005C3FBB">
        <w:rPr>
          <w:lang w:val="en-CA"/>
        </w:rPr>
        <w:lastRenderedPageBreak/>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7517AF">
      <w:pPr>
        <w:pStyle w:val="ListParagraph"/>
        <w:numPr>
          <w:ilvl w:val="0"/>
          <w:numId w:val="53"/>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7517AF">
      <w:pPr>
        <w:pStyle w:val="ListParagraph"/>
        <w:numPr>
          <w:ilvl w:val="0"/>
          <w:numId w:val="53"/>
        </w:numPr>
        <w:rPr>
          <w:lang w:val="en-CA"/>
        </w:rPr>
      </w:pPr>
      <w:r w:rsidRPr="005C3FBB">
        <w:rPr>
          <w:lang w:val="en-CA"/>
        </w:rPr>
        <w:t>stop_headsign</w:t>
      </w:r>
      <w:r>
        <w:rPr>
          <w:lang w:val="en-CA"/>
        </w:rPr>
        <w:t>: not in use</w:t>
      </w:r>
    </w:p>
    <w:p w14:paraId="14BD84BF" w14:textId="77777777" w:rsidR="002660E6" w:rsidRPr="00906056" w:rsidRDefault="002660E6" w:rsidP="007517AF">
      <w:pPr>
        <w:pStyle w:val="ListParagraph"/>
        <w:numPr>
          <w:ilvl w:val="0"/>
          <w:numId w:val="53"/>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7517AF">
      <w:pPr>
        <w:pStyle w:val="ListParagraph"/>
        <w:numPr>
          <w:ilvl w:val="0"/>
          <w:numId w:val="53"/>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7517AF">
      <w:pPr>
        <w:pStyle w:val="ListParagraph"/>
        <w:numPr>
          <w:ilvl w:val="0"/>
          <w:numId w:val="53"/>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20" w:name="_Toc29452263"/>
      <w:r>
        <w:rPr>
          <w:lang w:val="en-CA"/>
        </w:rPr>
        <w:t>stops.txt</w:t>
      </w:r>
      <w:bookmarkEnd w:id="220"/>
    </w:p>
    <w:p w14:paraId="750A8E1C" w14:textId="77777777" w:rsidR="002660E6" w:rsidRDefault="002660E6" w:rsidP="007517AF">
      <w:pPr>
        <w:pStyle w:val="ListParagraph"/>
        <w:numPr>
          <w:ilvl w:val="0"/>
          <w:numId w:val="52"/>
        </w:numPr>
        <w:rPr>
          <w:lang w:val="en-CA"/>
        </w:rPr>
      </w:pPr>
      <w:r w:rsidRPr="00CE00BC">
        <w:rPr>
          <w:lang w:val="en-CA"/>
        </w:rPr>
        <w:t>stop_id</w:t>
      </w:r>
      <w:r>
        <w:rPr>
          <w:lang w:val="en-CA"/>
        </w:rPr>
        <w:br/>
        <w:t>-&gt; &lt;stop_id&gt; a transit:StopPoint</w:t>
      </w:r>
    </w:p>
    <w:p w14:paraId="30FACD9F" w14:textId="77777777" w:rsidR="002660E6" w:rsidRDefault="002660E6" w:rsidP="007517AF">
      <w:pPr>
        <w:pStyle w:val="ListParagraph"/>
        <w:numPr>
          <w:ilvl w:val="0"/>
          <w:numId w:val="52"/>
        </w:numPr>
        <w:rPr>
          <w:lang w:val="en-CA"/>
        </w:rPr>
      </w:pPr>
      <w:r w:rsidRPr="00CE00BC">
        <w:rPr>
          <w:lang w:val="en-CA"/>
        </w:rPr>
        <w:t>stop_code</w:t>
      </w:r>
      <w:r>
        <w:rPr>
          <w:lang w:val="en-CA"/>
        </w:rPr>
        <w:br/>
        <w:t>-&gt; &lt;stop_id&gt; transit:hasStopCode &lt;stop_code&gt;</w:t>
      </w:r>
    </w:p>
    <w:p w14:paraId="20AF1392" w14:textId="77777777" w:rsidR="002660E6" w:rsidRDefault="002660E6" w:rsidP="007517AF">
      <w:pPr>
        <w:pStyle w:val="ListParagraph"/>
        <w:numPr>
          <w:ilvl w:val="0"/>
          <w:numId w:val="52"/>
        </w:numPr>
        <w:rPr>
          <w:lang w:val="en-CA"/>
        </w:rPr>
      </w:pPr>
      <w:r w:rsidRPr="00CE00BC">
        <w:rPr>
          <w:lang w:val="en-CA"/>
        </w:rPr>
        <w:t>stop_name</w:t>
      </w:r>
      <w:r>
        <w:rPr>
          <w:lang w:val="en-CA"/>
        </w:rPr>
        <w:br/>
        <w:t>-&gt; &lt;stop_id&gt; foaf:name &lt;stop_name&gt;</w:t>
      </w:r>
    </w:p>
    <w:p w14:paraId="778E9476" w14:textId="77777777" w:rsidR="002660E6" w:rsidRDefault="002660E6" w:rsidP="007517AF">
      <w:pPr>
        <w:pStyle w:val="ListParagraph"/>
        <w:numPr>
          <w:ilvl w:val="0"/>
          <w:numId w:val="52"/>
        </w:numPr>
        <w:rPr>
          <w:lang w:val="en-CA"/>
        </w:rPr>
      </w:pPr>
      <w:r w:rsidRPr="00E520B7">
        <w:rPr>
          <w:lang w:val="en-CA"/>
        </w:rPr>
        <w:t>stop_desc (not filled)</w:t>
      </w:r>
    </w:p>
    <w:p w14:paraId="33E27D8F" w14:textId="77777777" w:rsidR="002660E6" w:rsidRDefault="002660E6" w:rsidP="007517AF">
      <w:pPr>
        <w:pStyle w:val="ListParagraph"/>
        <w:numPr>
          <w:ilvl w:val="0"/>
          <w:numId w:val="52"/>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r>
      <w:r w:rsidRPr="00C81602">
        <w:lastRenderedPageBreak/>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7517AF">
      <w:pPr>
        <w:pStyle w:val="ListParagraph"/>
        <w:numPr>
          <w:ilvl w:val="0"/>
          <w:numId w:val="52"/>
        </w:numPr>
        <w:rPr>
          <w:lang w:val="en-CA"/>
        </w:rPr>
      </w:pPr>
      <w:r w:rsidRPr="00E520B7">
        <w:rPr>
          <w:lang w:val="en-CA"/>
        </w:rPr>
        <w:t>zone_id</w:t>
      </w:r>
      <w:r>
        <w:rPr>
          <w:lang w:val="en-CA"/>
        </w:rPr>
        <w:t xml:space="preserve"> (not filled)</w:t>
      </w:r>
    </w:p>
    <w:p w14:paraId="1B926DE9" w14:textId="77777777" w:rsidR="002660E6" w:rsidRDefault="002660E6" w:rsidP="007517AF">
      <w:pPr>
        <w:pStyle w:val="ListParagraph"/>
        <w:numPr>
          <w:ilvl w:val="0"/>
          <w:numId w:val="52"/>
        </w:numPr>
        <w:rPr>
          <w:lang w:val="en-CA"/>
        </w:rPr>
      </w:pPr>
      <w:r w:rsidRPr="00E520B7">
        <w:rPr>
          <w:lang w:val="en-CA"/>
        </w:rPr>
        <w:t>stop_url</w:t>
      </w:r>
      <w:r>
        <w:rPr>
          <w:lang w:val="en-CA"/>
        </w:rPr>
        <w:t xml:space="preserve"> (not filled)</w:t>
      </w:r>
    </w:p>
    <w:p w14:paraId="5B8F3D30" w14:textId="77777777" w:rsidR="002660E6" w:rsidRDefault="002660E6" w:rsidP="007517AF">
      <w:pPr>
        <w:pStyle w:val="ListParagraph"/>
        <w:numPr>
          <w:ilvl w:val="0"/>
          <w:numId w:val="52"/>
        </w:numPr>
        <w:rPr>
          <w:lang w:val="en-CA"/>
        </w:rPr>
      </w:pPr>
      <w:r>
        <w:rPr>
          <w:lang w:val="en-CA"/>
        </w:rPr>
        <w:t>location_type (not filled)</w:t>
      </w:r>
    </w:p>
    <w:p w14:paraId="212B4776" w14:textId="77777777" w:rsidR="002660E6" w:rsidRDefault="002660E6" w:rsidP="007517AF">
      <w:pPr>
        <w:pStyle w:val="ListParagraph"/>
        <w:numPr>
          <w:ilvl w:val="0"/>
          <w:numId w:val="52"/>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21" w:name="_Toc29452264"/>
      <w:r>
        <w:rPr>
          <w:lang w:val="en-CA"/>
        </w:rPr>
        <w:t>trips.txt</w:t>
      </w:r>
      <w:bookmarkEnd w:id="221"/>
    </w:p>
    <w:p w14:paraId="2CFB546B" w14:textId="77777777" w:rsidR="002660E6" w:rsidRDefault="002660E6" w:rsidP="007517AF">
      <w:pPr>
        <w:pStyle w:val="ListParagraph"/>
        <w:numPr>
          <w:ilvl w:val="0"/>
          <w:numId w:val="55"/>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7517AF">
      <w:pPr>
        <w:pStyle w:val="ListParagraph"/>
        <w:numPr>
          <w:ilvl w:val="0"/>
          <w:numId w:val="55"/>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w:t>
      </w:r>
      <w:r>
        <w:rPr>
          <w:lang w:val="en-CA"/>
        </w:rPr>
        <w:lastRenderedPageBreak/>
        <w:t>represents the days during which the trip is provided. The properties of the service_id may be used to define the recurring days for the &lt;trip_id&gt;. In order to capture this, we’ll 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7517AF">
      <w:pPr>
        <w:pStyle w:val="ListParagraph"/>
        <w:numPr>
          <w:ilvl w:val="0"/>
          <w:numId w:val="55"/>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7517AF">
      <w:pPr>
        <w:pStyle w:val="ListParagraph"/>
        <w:numPr>
          <w:ilvl w:val="0"/>
          <w:numId w:val="55"/>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7517AF">
      <w:pPr>
        <w:pStyle w:val="ListParagraph"/>
        <w:numPr>
          <w:ilvl w:val="0"/>
          <w:numId w:val="55"/>
        </w:numPr>
        <w:rPr>
          <w:lang w:val="en-CA"/>
        </w:rPr>
      </w:pPr>
      <w:r w:rsidRPr="006438B9">
        <w:rPr>
          <w:lang w:val="en-CA"/>
        </w:rPr>
        <w:t>trip_short_name</w:t>
      </w:r>
      <w:r>
        <w:rPr>
          <w:lang w:val="en-CA"/>
        </w:rPr>
        <w:t xml:space="preserve"> (not filled)</w:t>
      </w:r>
    </w:p>
    <w:p w14:paraId="018F1604" w14:textId="77777777" w:rsidR="002660E6" w:rsidRDefault="002660E6" w:rsidP="007517AF">
      <w:pPr>
        <w:pStyle w:val="ListParagraph"/>
        <w:numPr>
          <w:ilvl w:val="0"/>
          <w:numId w:val="55"/>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t xml:space="preserve">    return "false"</w:t>
      </w:r>
    </w:p>
    <w:p w14:paraId="66109929" w14:textId="77777777" w:rsidR="002660E6" w:rsidRDefault="002660E6" w:rsidP="007517AF">
      <w:pPr>
        <w:pStyle w:val="ListParagraph"/>
        <w:numPr>
          <w:ilvl w:val="0"/>
          <w:numId w:val="55"/>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7517AF">
      <w:pPr>
        <w:pStyle w:val="ListParagraph"/>
        <w:numPr>
          <w:ilvl w:val="0"/>
          <w:numId w:val="55"/>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7517AF">
      <w:pPr>
        <w:pStyle w:val="ListParagraph"/>
        <w:numPr>
          <w:ilvl w:val="0"/>
          <w:numId w:val="55"/>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w:t>
      </w:r>
      <w:r>
        <w:rPr>
          <w:lang w:val="en-CA"/>
        </w:rPr>
        <w:lastRenderedPageBreak/>
        <w:t xml:space="preserve">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7517AF">
      <w:pPr>
        <w:pStyle w:val="ListParagraph"/>
        <w:numPr>
          <w:ilvl w:val="0"/>
          <w:numId w:val="55"/>
        </w:numPr>
        <w:rPr>
          <w:lang w:val="en-CA"/>
        </w:rPr>
      </w:pPr>
      <w:r>
        <w:rPr>
          <w:lang w:val="en-CA"/>
        </w:rPr>
        <w:t>bikes_allowed (not filled)</w:t>
      </w:r>
      <w:r>
        <w:rPr>
          <w:lang w:val="en-CA"/>
        </w:rPr>
        <w:br/>
        <w:t>may be addressed similar to wheelchair_accessible</w:t>
      </w:r>
    </w:p>
    <w:p w14:paraId="5C05828B" w14:textId="481D1573" w:rsidR="0040754B" w:rsidRPr="00E17349" w:rsidRDefault="0040754B" w:rsidP="002660E6">
      <w:pPr>
        <w:spacing w:after="200" w:line="276" w:lineRule="auto"/>
      </w:pPr>
    </w:p>
    <w:sectPr w:rsidR="0040754B" w:rsidRPr="00E17349" w:rsidSect="002C59C9">
      <w:footerReference w:type="default" r:id="rId59"/>
      <w:footerReference w:type="first" r:id="rId6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Megan Katsumi" w:date="2019-11-26T17:06:00Z" w:initials="MK">
    <w:p w14:paraId="3F962004" w14:textId="0813E663" w:rsidR="008B5CC9" w:rsidRDefault="008B5CC9">
      <w:pPr>
        <w:pStyle w:val="CommentText"/>
      </w:pPr>
      <w:r>
        <w:rPr>
          <w:rStyle w:val="CommentReference"/>
        </w:rPr>
        <w:annotationRef/>
      </w:r>
      <w:r>
        <w:t>TPSO</w:t>
      </w:r>
    </w:p>
  </w:comment>
  <w:comment w:id="76" w:author="Megan Katsumi [2]" w:date="2019-09-27T13:03:00Z" w:initials="MK">
    <w:p w14:paraId="166ED15F" w14:textId="7D34C0C4" w:rsidR="008B5CC9" w:rsidRDefault="008B5CC9">
      <w:pPr>
        <w:pStyle w:val="CommentText"/>
      </w:pPr>
      <w:r>
        <w:rPr>
          <w:rStyle w:val="CommentReference"/>
        </w:rPr>
        <w:annotationRef/>
      </w:r>
      <w:r>
        <w:t>Revise to “-S” for static</w:t>
      </w:r>
    </w:p>
  </w:comment>
  <w:comment w:id="152" w:author="Megan Katsumi [2]" w:date="2019-10-28T14:17:00Z" w:initials="MK">
    <w:p w14:paraId="60A28637" w14:textId="5FDB5FB4" w:rsidR="008B5CC9" w:rsidRDefault="008B5CC9">
      <w:pPr>
        <w:pStyle w:val="CommentText"/>
      </w:pPr>
      <w:r>
        <w:rPr>
          <w:rStyle w:val="CommentReference"/>
        </w:rPr>
        <w:annotationRef/>
      </w:r>
      <w:r>
        <w:t>Review &amp; confirm namespaces defined for ontologies</w:t>
      </w:r>
    </w:p>
  </w:comment>
  <w:comment w:id="179" w:author="Megan Katsumi [2]" w:date="2019-10-25T14:04:00Z" w:initials="MK">
    <w:p w14:paraId="1B357E72" w14:textId="41F241BF" w:rsidR="008B5CC9" w:rsidRDefault="008B5CC9">
      <w:pPr>
        <w:pStyle w:val="CommentText"/>
      </w:pPr>
      <w:r>
        <w:rPr>
          <w:rStyle w:val="CommentReference"/>
        </w:rPr>
        <w:annotationRef/>
      </w:r>
      <w:r>
        <w:t>Maybe put this in an appendix</w:t>
      </w:r>
    </w:p>
  </w:comment>
  <w:comment w:id="209" w:author="Megan Katsumi" w:date="2019-11-26T14:33:00Z" w:initials="MK">
    <w:p w14:paraId="5ECF906D" w14:textId="1F011E41" w:rsidR="008B5CC9" w:rsidRDefault="008B5CC9">
      <w:pPr>
        <w:pStyle w:val="CommentText"/>
      </w:pPr>
      <w:r>
        <w:rPr>
          <w:rStyle w:val="CommentReference"/>
        </w:rPr>
        <w:annotationRef/>
      </w:r>
      <w:r>
        <w:t>Update to include both Allegrograph &amp; Virtuoso mappings</w:t>
      </w:r>
    </w:p>
  </w:comment>
  <w:comment w:id="211" w:author="Megan Katsumi" w:date="2019-03-15T08:25:00Z" w:initials="MK">
    <w:p w14:paraId="49F03101" w14:textId="77777777" w:rsidR="008B5CC9" w:rsidRDefault="008B5CC9" w:rsidP="002660E6">
      <w:pPr>
        <w:pStyle w:val="CommentText"/>
      </w:pPr>
      <w:r>
        <w:rPr>
          <w:rStyle w:val="CommentReference"/>
        </w:rPr>
        <w:annotationRef/>
      </w:r>
      <w:r>
        <w:t>Q: do gtfs routes distinguish between input and outbound?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62004" w15:done="0"/>
  <w15:commentEx w15:paraId="166ED15F" w15:done="0"/>
  <w15:commentEx w15:paraId="60A28637" w15:done="0"/>
  <w15:commentEx w15:paraId="1B357E72" w15:done="0"/>
  <w15:commentEx w15:paraId="5ECF906D" w15:done="0"/>
  <w15:commentEx w15:paraId="49F03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62004" w16cid:durableId="2187DA0C"/>
  <w16cid:commentId w16cid:paraId="166ED15F" w16cid:durableId="2138870C"/>
  <w16cid:commentId w16cid:paraId="60A28637" w16cid:durableId="21617704"/>
  <w16cid:commentId w16cid:paraId="1B357E72" w16cid:durableId="215D7F54"/>
  <w16cid:commentId w16cid:paraId="5ECF906D" w16cid:durableId="2187B621"/>
  <w16cid:commentId w16cid:paraId="49F03101" w16cid:durableId="2035E0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39184" w14:textId="77777777" w:rsidR="001425D7" w:rsidRDefault="001425D7" w:rsidP="00EA354A">
      <w:r>
        <w:separator/>
      </w:r>
    </w:p>
  </w:endnote>
  <w:endnote w:type="continuationSeparator" w:id="0">
    <w:p w14:paraId="45B67138" w14:textId="77777777" w:rsidR="001425D7" w:rsidRDefault="001425D7"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8B5CC9" w:rsidRDefault="008B5CC9">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8B5CC9" w:rsidRPr="0032583C" w:rsidRDefault="008B5CC9">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8B5CC9" w14:paraId="2B76F3B3" w14:textId="77777777" w:rsidTr="00967D94">
      <w:tc>
        <w:tcPr>
          <w:tcW w:w="6947" w:type="dxa"/>
        </w:tcPr>
        <w:p w14:paraId="07DEE8C9" w14:textId="77777777" w:rsidR="008B5CC9" w:rsidRDefault="008B5CC9"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8B5CC9" w:rsidRDefault="008B5CC9"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8B5CC9" w:rsidRDefault="008B5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5582B" w14:textId="77777777" w:rsidR="001425D7" w:rsidRDefault="001425D7" w:rsidP="00EA354A">
      <w:r>
        <w:separator/>
      </w:r>
    </w:p>
  </w:footnote>
  <w:footnote w:type="continuationSeparator" w:id="0">
    <w:p w14:paraId="37CB6CF5" w14:textId="77777777" w:rsidR="001425D7" w:rsidRDefault="001425D7" w:rsidP="00EA354A">
      <w:r>
        <w:continuationSeparator/>
      </w:r>
    </w:p>
  </w:footnote>
  <w:footnote w:id="1">
    <w:p w14:paraId="005D8B98" w14:textId="5699BB61" w:rsidR="008B5CC9" w:rsidRPr="00FF4EA6" w:rsidRDefault="008B5CC9">
      <w:pPr>
        <w:pStyle w:val="FootnoteText"/>
        <w:rPr>
          <w:lang w:val="en-CA"/>
        </w:rPr>
      </w:pPr>
      <w:r>
        <w:rPr>
          <w:rStyle w:val="FootnoteReference"/>
        </w:rPr>
        <w:footnoteRef/>
      </w:r>
      <w:r>
        <w:t xml:space="preserve"> </w:t>
      </w:r>
      <w:r w:rsidRPr="00FF4EA6">
        <w:t>https://github.com/dgarijo/Widoco</w:t>
      </w:r>
    </w:p>
  </w:footnote>
  <w:footnote w:id="2">
    <w:p w14:paraId="2A27582E" w14:textId="72F030AB" w:rsidR="008B5CC9" w:rsidRPr="008C1769" w:rsidRDefault="008B5CC9"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8B5CC9" w:rsidRDefault="008B5CC9">
      <w:pPr>
        <w:pStyle w:val="FootnoteText"/>
      </w:pPr>
      <w:r>
        <w:rPr>
          <w:rStyle w:val="FootnoteReference"/>
        </w:rPr>
        <w:footnoteRef/>
      </w:r>
      <w:r>
        <w:t xml:space="preserve"> </w:t>
      </w:r>
      <w:r w:rsidRPr="009A36FB">
        <w:t>https://www.w3.org/TR/owl-time/</w:t>
      </w:r>
    </w:p>
  </w:footnote>
  <w:footnote w:id="4">
    <w:p w14:paraId="2926F4D4" w14:textId="77777777" w:rsidR="008B5CC9" w:rsidRDefault="008B5CC9"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8B5CC9" w:rsidRPr="00FE13B1" w:rsidRDefault="008B5CC9">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8B5CC9" w:rsidRPr="008E7C02" w:rsidRDefault="008B5CC9"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8B5CC9" w:rsidRPr="00BD4EF4" w:rsidRDefault="008B5CC9" w:rsidP="00E80D3C">
      <w:r>
        <w:rPr>
          <w:rStyle w:val="FootnoteReference"/>
        </w:rPr>
        <w:footnoteRef/>
      </w:r>
      <w:r>
        <w:t xml:space="preserve"> </w:t>
      </w:r>
      <w:r w:rsidRPr="00B74DA0">
        <w:rPr>
          <w:sz w:val="20"/>
        </w:rPr>
        <w:t>http://ontology.eil.utoronto.ca/GCI/Foundation/GCI-Foundation-v2.owl#</w:t>
      </w:r>
    </w:p>
    <w:p w14:paraId="4AE1EB08" w14:textId="6D90AB37" w:rsidR="008B5CC9" w:rsidRPr="00E80D3C" w:rsidRDefault="008B5CC9">
      <w:pPr>
        <w:pStyle w:val="FootnoteText"/>
        <w:rPr>
          <w:lang w:val="en-CA"/>
        </w:rPr>
      </w:pPr>
    </w:p>
  </w:footnote>
  <w:footnote w:id="8">
    <w:p w14:paraId="717C987B" w14:textId="77777777" w:rsidR="008B5CC9" w:rsidRPr="008B5808" w:rsidRDefault="008B5CC9"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8B5CC9" w:rsidRPr="00046E73" w:rsidRDefault="008B5CC9">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8B5CC9" w:rsidRDefault="008B5CC9">
      <w:pPr>
        <w:pStyle w:val="FootnoteText"/>
      </w:pPr>
      <w:r>
        <w:rPr>
          <w:rStyle w:val="FootnoteReference"/>
        </w:rPr>
        <w:footnoteRef/>
      </w:r>
      <w:r>
        <w:t xml:space="preserve"> </w:t>
      </w:r>
      <w:r w:rsidRPr="00827DD8">
        <w:t>http://schema.org/</w:t>
      </w:r>
    </w:p>
  </w:footnote>
  <w:footnote w:id="11">
    <w:p w14:paraId="4E061129" w14:textId="77777777" w:rsidR="008B5CC9" w:rsidRDefault="008B5CC9">
      <w:pPr>
        <w:pStyle w:val="FootnoteText"/>
      </w:pPr>
      <w:r>
        <w:rPr>
          <w:rStyle w:val="FootnoteReference"/>
        </w:rPr>
        <w:footnoteRef/>
      </w:r>
      <w:r>
        <w:t xml:space="preserve"> </w:t>
      </w:r>
      <w:r w:rsidRPr="00827DD8">
        <w:t>http://ontology.eil.utoronto.ca/GCI/Shelters/GCI-Shelters.html</w:t>
      </w:r>
    </w:p>
  </w:footnote>
  <w:footnote w:id="12">
    <w:p w14:paraId="59CD3014" w14:textId="77777777" w:rsidR="008B5CC9" w:rsidRDefault="008B5CC9">
      <w:pPr>
        <w:pStyle w:val="FootnoteText"/>
      </w:pPr>
      <w:r>
        <w:rPr>
          <w:rStyle w:val="FootnoteReference"/>
        </w:rPr>
        <w:footnoteRef/>
      </w:r>
      <w:r>
        <w:t xml:space="preserve"> </w:t>
      </w:r>
      <w:r w:rsidRPr="005B2B4C">
        <w:t>http://ontology.eil.utoronto.ca/tove/organization.html</w:t>
      </w:r>
    </w:p>
  </w:footnote>
  <w:footnote w:id="13">
    <w:p w14:paraId="2EAE6E34" w14:textId="77777777" w:rsidR="008B5CC9" w:rsidRDefault="008B5CC9"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8B5CC9" w:rsidRPr="001A792D" w:rsidRDefault="008B5CC9">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8B5CC9" w:rsidRDefault="008B5CC9">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8B5CC9" w:rsidRPr="00461993" w:rsidRDefault="008B5CC9" w:rsidP="00461993">
      <w:r>
        <w:rPr>
          <w:rStyle w:val="FootnoteReference"/>
        </w:rPr>
        <w:footnoteRef/>
      </w:r>
      <w:r>
        <w:t xml:space="preserve"> </w:t>
      </w:r>
      <w:r w:rsidRPr="00461993">
        <w:t>http://www.w3.org/2006/time#January</w:t>
      </w:r>
    </w:p>
  </w:footnote>
  <w:footnote w:id="17">
    <w:p w14:paraId="511019FB" w14:textId="31BE8285" w:rsidR="008B5CC9" w:rsidRPr="00A84A0A" w:rsidRDefault="008B5CC9">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8B5CC9" w:rsidRPr="00FE42D1" w:rsidRDefault="008B5CC9">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8B5CC9" w:rsidRPr="005A5BC5" w:rsidRDefault="008B5CC9">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8B5CC9" w:rsidRPr="00020C6E" w:rsidRDefault="008B5CC9">
      <w:pPr>
        <w:pStyle w:val="FootnoteText"/>
        <w:rPr>
          <w:lang w:val="en-CA"/>
        </w:rPr>
      </w:pPr>
      <w:r>
        <w:rPr>
          <w:rStyle w:val="FootnoteReference"/>
        </w:rPr>
        <w:footnoteRef/>
      </w:r>
      <w:r>
        <w:t xml:space="preserve"> </w:t>
      </w:r>
      <w:r w:rsidRPr="00020C6E">
        <w:t>http://ld-r.org</w:t>
      </w:r>
    </w:p>
  </w:footnote>
  <w:footnote w:id="21">
    <w:p w14:paraId="33DA1B45" w14:textId="77777777" w:rsidR="008B5CC9" w:rsidRPr="00FB098B" w:rsidRDefault="008B5CC9"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8B5CC9" w:rsidRPr="00FE081C" w:rsidRDefault="008B5CC9"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8B5CC9" w:rsidRPr="00115140" w:rsidRDefault="008B5CC9"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8B5CC9" w:rsidRPr="00115140" w:rsidRDefault="008B5CC9"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8B5CC9" w:rsidRPr="00714E46" w:rsidRDefault="008B5CC9"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8B5CC9" w:rsidRPr="006860B9" w:rsidRDefault="008B5CC9"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8B5CC9" w:rsidRPr="008D50E3" w:rsidRDefault="008B5CC9"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8B5CC9" w:rsidRPr="00C25E66" w:rsidRDefault="008B5CC9" w:rsidP="0024077A">
      <w:pPr>
        <w:pStyle w:val="FootnoteText"/>
        <w:rPr>
          <w:lang w:val="en-CA"/>
        </w:rPr>
      </w:pPr>
      <w:r>
        <w:rPr>
          <w:rStyle w:val="FootnoteReference"/>
        </w:rPr>
        <w:footnoteRef/>
      </w:r>
      <w:r>
        <w:t xml:space="preserve"> </w:t>
      </w:r>
      <w:r w:rsidRPr="006860B9">
        <w:t>http://ontology.eil.utoronto.ca/icity/</w:t>
      </w:r>
      <w:r>
        <w:t>Time</w:t>
      </w:r>
    </w:p>
  </w:footnote>
  <w:footnote w:id="29">
    <w:p w14:paraId="1F63CB87" w14:textId="4B7616D0" w:rsidR="008B5CC9" w:rsidRPr="001517C5" w:rsidRDefault="008B5CC9">
      <w:pPr>
        <w:pStyle w:val="FootnoteText"/>
        <w:rPr>
          <w:lang w:val="en-CA"/>
        </w:rPr>
      </w:pPr>
      <w:r>
        <w:rPr>
          <w:rStyle w:val="FootnoteReference"/>
        </w:rPr>
        <w:footnoteRef/>
      </w:r>
      <w:r>
        <w:t xml:space="preserve"> </w:t>
      </w:r>
      <w:r w:rsidRPr="001517C5">
        <w:t>https://owlready2.readthedocs.io/en/latest/</w:t>
      </w:r>
    </w:p>
  </w:footnote>
  <w:footnote w:id="30">
    <w:p w14:paraId="22C94C61" w14:textId="120EAD93" w:rsidR="008B5CC9" w:rsidRPr="00053538" w:rsidRDefault="008B5CC9">
      <w:pPr>
        <w:pStyle w:val="FootnoteText"/>
        <w:rPr>
          <w:lang w:val="en-CA"/>
        </w:rPr>
      </w:pPr>
      <w:r>
        <w:rPr>
          <w:rStyle w:val="FootnoteReference"/>
        </w:rPr>
        <w:footnoteRef/>
      </w:r>
      <w:r>
        <w:t xml:space="preserve"> </w:t>
      </w:r>
      <w:r w:rsidRPr="00053538">
        <w:t>https://www.w3.org/TR/r2rml/</w:t>
      </w:r>
    </w:p>
  </w:footnote>
  <w:footnote w:id="31">
    <w:p w14:paraId="5F58FA41" w14:textId="77777777" w:rsidR="008B5CC9" w:rsidRPr="00846739" w:rsidRDefault="008B5CC9" w:rsidP="0015597C">
      <w:pPr>
        <w:pStyle w:val="FootnoteText"/>
        <w:rPr>
          <w:lang w:val="en-CA"/>
        </w:rPr>
      </w:pPr>
      <w:r>
        <w:rPr>
          <w:rStyle w:val="FootnoteReference"/>
        </w:rPr>
        <w:footnoteRef/>
      </w:r>
      <w:r>
        <w:t xml:space="preserve"> </w:t>
      </w:r>
      <w:r w:rsidRPr="00846739">
        <w:t>http://usc-isi-i2.github.io/karma/</w:t>
      </w:r>
    </w:p>
  </w:footnote>
  <w:footnote w:id="32">
    <w:p w14:paraId="73856734" w14:textId="77777777" w:rsidR="008B5CC9" w:rsidRPr="00E9694B" w:rsidRDefault="008B5CC9" w:rsidP="0015597C">
      <w:r>
        <w:rPr>
          <w:rStyle w:val="FootnoteReference"/>
        </w:rPr>
        <w:footnoteRef/>
      </w:r>
      <w:r>
        <w:t xml:space="preserve"> </w:t>
      </w:r>
      <w:r w:rsidRPr="00E9694B">
        <w:t>https://github.com/usc-isi-i2/Web-Karma/wiki/Batch-Mode-for-RDF-Generation</w:t>
      </w:r>
    </w:p>
    <w:p w14:paraId="5FD51CB1" w14:textId="77777777" w:rsidR="008B5CC9" w:rsidRPr="00E9694B" w:rsidRDefault="008B5CC9" w:rsidP="0015597C">
      <w:pPr>
        <w:pStyle w:val="FootnoteText"/>
        <w:rPr>
          <w:lang w:val="en-CA"/>
        </w:rPr>
      </w:pPr>
    </w:p>
  </w:footnote>
  <w:footnote w:id="33">
    <w:p w14:paraId="34B59A19" w14:textId="77777777" w:rsidR="008B5CC9" w:rsidRPr="009B3C10" w:rsidRDefault="008B5CC9" w:rsidP="00DE663F">
      <w:pPr>
        <w:pStyle w:val="FootnoteText"/>
        <w:rPr>
          <w:lang w:val="en-CA"/>
        </w:rPr>
      </w:pPr>
      <w:r>
        <w:rPr>
          <w:rStyle w:val="FootnoteReference"/>
        </w:rPr>
        <w:footnoteRef/>
      </w:r>
      <w:r>
        <w:t xml:space="preserve"> </w:t>
      </w:r>
    </w:p>
  </w:footnote>
  <w:footnote w:id="34">
    <w:p w14:paraId="728995B4" w14:textId="32478919" w:rsidR="008B5CC9" w:rsidRPr="0046391E" w:rsidRDefault="008B5CC9">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5">
    <w:p w14:paraId="1E94CA35" w14:textId="77777777" w:rsidR="008B5CC9" w:rsidRPr="002569AE" w:rsidRDefault="008B5CC9"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6">
    <w:p w14:paraId="4D1E1ABC" w14:textId="77777777" w:rsidR="008B5CC9" w:rsidRPr="00747A61" w:rsidRDefault="008B5CC9" w:rsidP="002660E6">
      <w:pPr>
        <w:pStyle w:val="FootnoteText"/>
        <w:rPr>
          <w:lang w:val="en-CA"/>
        </w:rPr>
      </w:pPr>
      <w:r>
        <w:rPr>
          <w:rStyle w:val="FootnoteReference"/>
        </w:rPr>
        <w:footnoteRef/>
      </w:r>
      <w:r>
        <w:t xml:space="preserve"> </w:t>
      </w:r>
      <w:r w:rsidRPr="00747A61">
        <w:t>http://gruff.allegrograph.com:10035/doc/magic-properties.html</w:t>
      </w:r>
    </w:p>
  </w:footnote>
  <w:footnote w:id="37">
    <w:p w14:paraId="16F48314" w14:textId="77777777" w:rsidR="008B5CC9" w:rsidRPr="00CC6A63" w:rsidRDefault="008B5CC9"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5223"/>
    <w:multiLevelType w:val="hybridMultilevel"/>
    <w:tmpl w:val="1E421A2A"/>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4"/>
  </w:num>
  <w:num w:numId="4">
    <w:abstractNumId w:val="18"/>
  </w:num>
  <w:num w:numId="5">
    <w:abstractNumId w:val="48"/>
  </w:num>
  <w:num w:numId="6">
    <w:abstractNumId w:val="63"/>
  </w:num>
  <w:num w:numId="7">
    <w:abstractNumId w:val="35"/>
  </w:num>
  <w:num w:numId="8">
    <w:abstractNumId w:val="59"/>
  </w:num>
  <w:num w:numId="9">
    <w:abstractNumId w:val="62"/>
  </w:num>
  <w:num w:numId="10">
    <w:abstractNumId w:val="13"/>
  </w:num>
  <w:num w:numId="11">
    <w:abstractNumId w:val="23"/>
  </w:num>
  <w:num w:numId="12">
    <w:abstractNumId w:val="22"/>
  </w:num>
  <w:num w:numId="13">
    <w:abstractNumId w:val="43"/>
  </w:num>
  <w:num w:numId="14">
    <w:abstractNumId w:val="57"/>
  </w:num>
  <w:num w:numId="15">
    <w:abstractNumId w:val="42"/>
  </w:num>
  <w:num w:numId="16">
    <w:abstractNumId w:val="0"/>
  </w:num>
  <w:num w:numId="17">
    <w:abstractNumId w:val="16"/>
  </w:num>
  <w:num w:numId="18">
    <w:abstractNumId w:val="5"/>
  </w:num>
  <w:num w:numId="19">
    <w:abstractNumId w:val="25"/>
  </w:num>
  <w:num w:numId="20">
    <w:abstractNumId w:val="47"/>
  </w:num>
  <w:num w:numId="21">
    <w:abstractNumId w:val="38"/>
  </w:num>
  <w:num w:numId="22">
    <w:abstractNumId w:val="45"/>
  </w:num>
  <w:num w:numId="23">
    <w:abstractNumId w:val="15"/>
  </w:num>
  <w:num w:numId="24">
    <w:abstractNumId w:val="17"/>
  </w:num>
  <w:num w:numId="25">
    <w:abstractNumId w:val="32"/>
  </w:num>
  <w:num w:numId="26">
    <w:abstractNumId w:val="19"/>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6"/>
  </w:num>
  <w:num w:numId="29">
    <w:abstractNumId w:val="53"/>
  </w:num>
  <w:num w:numId="30">
    <w:abstractNumId w:val="37"/>
  </w:num>
  <w:num w:numId="31">
    <w:abstractNumId w:val="20"/>
  </w:num>
  <w:num w:numId="32">
    <w:abstractNumId w:val="54"/>
  </w:num>
  <w:num w:numId="33">
    <w:abstractNumId w:val="61"/>
  </w:num>
  <w:num w:numId="34">
    <w:abstractNumId w:val="3"/>
  </w:num>
  <w:num w:numId="35">
    <w:abstractNumId w:val="12"/>
  </w:num>
  <w:num w:numId="36">
    <w:abstractNumId w:val="31"/>
  </w:num>
  <w:num w:numId="37">
    <w:abstractNumId w:val="29"/>
  </w:num>
  <w:num w:numId="38">
    <w:abstractNumId w:val="7"/>
  </w:num>
  <w:num w:numId="39">
    <w:abstractNumId w:val="44"/>
  </w:num>
  <w:num w:numId="40">
    <w:abstractNumId w:val="21"/>
  </w:num>
  <w:num w:numId="41">
    <w:abstractNumId w:val="10"/>
  </w:num>
  <w:num w:numId="42">
    <w:abstractNumId w:val="9"/>
  </w:num>
  <w:num w:numId="43">
    <w:abstractNumId w:val="1"/>
  </w:num>
  <w:num w:numId="44">
    <w:abstractNumId w:val="46"/>
  </w:num>
  <w:num w:numId="45">
    <w:abstractNumId w:val="24"/>
  </w:num>
  <w:num w:numId="46">
    <w:abstractNumId w:val="11"/>
  </w:num>
  <w:num w:numId="47">
    <w:abstractNumId w:val="50"/>
  </w:num>
  <w:num w:numId="48">
    <w:abstractNumId w:val="36"/>
  </w:num>
  <w:num w:numId="49">
    <w:abstractNumId w:val="2"/>
  </w:num>
  <w:num w:numId="50">
    <w:abstractNumId w:val="58"/>
  </w:num>
  <w:num w:numId="51">
    <w:abstractNumId w:val="26"/>
  </w:num>
  <w:num w:numId="52">
    <w:abstractNumId w:val="28"/>
  </w:num>
  <w:num w:numId="53">
    <w:abstractNumId w:val="41"/>
  </w:num>
  <w:num w:numId="54">
    <w:abstractNumId w:val="51"/>
  </w:num>
  <w:num w:numId="55">
    <w:abstractNumId w:val="27"/>
  </w:num>
  <w:num w:numId="56">
    <w:abstractNumId w:val="40"/>
  </w:num>
  <w:num w:numId="57">
    <w:abstractNumId w:val="52"/>
  </w:num>
  <w:num w:numId="58">
    <w:abstractNumId w:val="60"/>
  </w:num>
  <w:num w:numId="59">
    <w:abstractNumId w:val="39"/>
  </w:num>
  <w:num w:numId="60">
    <w:abstractNumId w:val="6"/>
  </w:num>
  <w:num w:numId="61">
    <w:abstractNumId w:val="30"/>
  </w:num>
  <w:num w:numId="62">
    <w:abstractNumId w:val="8"/>
  </w:num>
  <w:num w:numId="63">
    <w:abstractNumId w:val="14"/>
  </w:num>
  <w:num w:numId="64">
    <w:abstractNumId w:val="33"/>
  </w:num>
  <w:num w:numId="65">
    <w:abstractNumId w:val="49"/>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25D7"/>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263"/>
    <w:rsid w:val="005F67F8"/>
    <w:rsid w:val="005F681C"/>
    <w:rsid w:val="005F7459"/>
    <w:rsid w:val="005F7DA5"/>
    <w:rsid w:val="006009F8"/>
    <w:rsid w:val="00600FE3"/>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4D04"/>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hyperlink" Target="http://www.nextbus.com/xmlFeedDocs/NextBusXMLFeed.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hyperlink" Target="http://franz.com/ns/allegrograph/5.0/geo/n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hyperlink" Target="https://www.nature.com/articles/sdata201889" TargetMode="External"/><Relationship Id="rId8" Type="http://schemas.openxmlformats.org/officeDocument/2006/relationships/comments" Target="comments.xml"/><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hyperlink" Target="http://webservices.nextbus.com/service/publicXMLFeed?command=vehicleLocations&amp;a=ttc&amp;r=501&amp;t=1525184100000"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openxmlformats.org/officeDocument/2006/relationships/hyperlink" Target="http://franz.com/ns/allegrograph/5.0/geo/nd"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 Id="rId60"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973100D-350B-DF4D-BD98-6264F1FA7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132</Pages>
  <Words>42610</Words>
  <Characters>242880</Characters>
  <Application>Microsoft Office Word</Application>
  <DocSecurity>0</DocSecurity>
  <Lines>2024</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113</cp:revision>
  <cp:lastPrinted>2019-09-27T21:05:00Z</cp:lastPrinted>
  <dcterms:created xsi:type="dcterms:W3CDTF">2019-10-24T14:37:00Z</dcterms:created>
  <dcterms:modified xsi:type="dcterms:W3CDTF">2020-01-09T13:50:00Z</dcterms:modified>
</cp:coreProperties>
</file>