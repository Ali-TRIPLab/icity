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C0D6115" w14:textId="5DFCB5D0" w:rsidR="006E31E4"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3939424" w:history="1">
            <w:r w:rsidR="006E31E4" w:rsidRPr="001A189B">
              <w:rPr>
                <w:rStyle w:val="Hyperlink"/>
                <w:noProof/>
              </w:rPr>
              <w:t>1</w:t>
            </w:r>
            <w:r w:rsidR="006E31E4">
              <w:rPr>
                <w:rFonts w:cstheme="minorBidi"/>
                <w:noProof/>
                <w:sz w:val="24"/>
                <w:lang w:val="en-CA" w:bidi="ar-SA"/>
              </w:rPr>
              <w:tab/>
            </w:r>
            <w:r w:rsidR="006E31E4" w:rsidRPr="001A189B">
              <w:rPr>
                <w:rStyle w:val="Hyperlink"/>
                <w:noProof/>
              </w:rPr>
              <w:t>Purpose</w:t>
            </w:r>
            <w:r w:rsidR="006E31E4">
              <w:rPr>
                <w:noProof/>
                <w:webHidden/>
              </w:rPr>
              <w:tab/>
            </w:r>
            <w:r w:rsidR="006E31E4">
              <w:rPr>
                <w:noProof/>
                <w:webHidden/>
              </w:rPr>
              <w:fldChar w:fldCharType="begin"/>
            </w:r>
            <w:r w:rsidR="006E31E4">
              <w:rPr>
                <w:noProof/>
                <w:webHidden/>
              </w:rPr>
              <w:instrText xml:space="preserve"> PAGEREF _Toc23939424 \h </w:instrText>
            </w:r>
            <w:r w:rsidR="006E31E4">
              <w:rPr>
                <w:noProof/>
                <w:webHidden/>
              </w:rPr>
            </w:r>
            <w:r w:rsidR="006E31E4">
              <w:rPr>
                <w:noProof/>
                <w:webHidden/>
              </w:rPr>
              <w:fldChar w:fldCharType="separate"/>
            </w:r>
            <w:r w:rsidR="006E31E4">
              <w:rPr>
                <w:noProof/>
                <w:webHidden/>
              </w:rPr>
              <w:t>5</w:t>
            </w:r>
            <w:r w:rsidR="006E31E4">
              <w:rPr>
                <w:noProof/>
                <w:webHidden/>
              </w:rPr>
              <w:fldChar w:fldCharType="end"/>
            </w:r>
          </w:hyperlink>
        </w:p>
        <w:p w14:paraId="0852441D" w14:textId="41A343E2" w:rsidR="006E31E4" w:rsidRDefault="006E31E4">
          <w:pPr>
            <w:pStyle w:val="TOC1"/>
            <w:tabs>
              <w:tab w:val="left" w:pos="400"/>
              <w:tab w:val="right" w:leader="dot" w:pos="9350"/>
            </w:tabs>
            <w:rPr>
              <w:rFonts w:cstheme="minorBidi"/>
              <w:noProof/>
              <w:sz w:val="24"/>
              <w:lang w:val="en-CA" w:bidi="ar-SA"/>
            </w:rPr>
          </w:pPr>
          <w:hyperlink w:anchor="_Toc23939425" w:history="1">
            <w:r w:rsidRPr="001A189B">
              <w:rPr>
                <w:rStyle w:val="Hyperlink"/>
                <w:noProof/>
              </w:rPr>
              <w:t>2</w:t>
            </w:r>
            <w:r>
              <w:rPr>
                <w:rFonts w:cstheme="minorBidi"/>
                <w:noProof/>
                <w:sz w:val="24"/>
                <w:lang w:val="en-CA" w:bidi="ar-SA"/>
              </w:rPr>
              <w:tab/>
            </w:r>
            <w:r w:rsidRPr="001A189B">
              <w:rPr>
                <w:rStyle w:val="Hyperlink"/>
                <w:noProof/>
              </w:rPr>
              <w:t>Scope</w:t>
            </w:r>
            <w:r>
              <w:rPr>
                <w:noProof/>
                <w:webHidden/>
              </w:rPr>
              <w:tab/>
            </w:r>
            <w:r>
              <w:rPr>
                <w:noProof/>
                <w:webHidden/>
              </w:rPr>
              <w:fldChar w:fldCharType="begin"/>
            </w:r>
            <w:r>
              <w:rPr>
                <w:noProof/>
                <w:webHidden/>
              </w:rPr>
              <w:instrText xml:space="preserve"> PAGEREF _Toc23939425 \h </w:instrText>
            </w:r>
            <w:r>
              <w:rPr>
                <w:noProof/>
                <w:webHidden/>
              </w:rPr>
            </w:r>
            <w:r>
              <w:rPr>
                <w:noProof/>
                <w:webHidden/>
              </w:rPr>
              <w:fldChar w:fldCharType="separate"/>
            </w:r>
            <w:r>
              <w:rPr>
                <w:noProof/>
                <w:webHidden/>
              </w:rPr>
              <w:t>5</w:t>
            </w:r>
            <w:r>
              <w:rPr>
                <w:noProof/>
                <w:webHidden/>
              </w:rPr>
              <w:fldChar w:fldCharType="end"/>
            </w:r>
          </w:hyperlink>
        </w:p>
        <w:p w14:paraId="570BCC13" w14:textId="7437956F" w:rsidR="006E31E4" w:rsidRDefault="006E31E4">
          <w:pPr>
            <w:pStyle w:val="TOC1"/>
            <w:tabs>
              <w:tab w:val="left" w:pos="400"/>
              <w:tab w:val="right" w:leader="dot" w:pos="9350"/>
            </w:tabs>
            <w:rPr>
              <w:rFonts w:cstheme="minorBidi"/>
              <w:noProof/>
              <w:sz w:val="24"/>
              <w:lang w:val="en-CA" w:bidi="ar-SA"/>
            </w:rPr>
          </w:pPr>
          <w:hyperlink w:anchor="_Toc23939426" w:history="1">
            <w:r w:rsidRPr="001A189B">
              <w:rPr>
                <w:rStyle w:val="Hyperlink"/>
                <w:noProof/>
              </w:rPr>
              <w:t>3</w:t>
            </w:r>
            <w:r>
              <w:rPr>
                <w:rFonts w:cstheme="minorBidi"/>
                <w:noProof/>
                <w:sz w:val="24"/>
                <w:lang w:val="en-CA" w:bidi="ar-SA"/>
              </w:rPr>
              <w:tab/>
            </w:r>
            <w:r w:rsidRPr="001A189B">
              <w:rPr>
                <w:rStyle w:val="Hyperlink"/>
                <w:noProof/>
              </w:rPr>
              <w:t>Role of the Ontology</w:t>
            </w:r>
            <w:r>
              <w:rPr>
                <w:noProof/>
                <w:webHidden/>
              </w:rPr>
              <w:tab/>
            </w:r>
            <w:r>
              <w:rPr>
                <w:noProof/>
                <w:webHidden/>
              </w:rPr>
              <w:fldChar w:fldCharType="begin"/>
            </w:r>
            <w:r>
              <w:rPr>
                <w:noProof/>
                <w:webHidden/>
              </w:rPr>
              <w:instrText xml:space="preserve"> PAGEREF _Toc23939426 \h </w:instrText>
            </w:r>
            <w:r>
              <w:rPr>
                <w:noProof/>
                <w:webHidden/>
              </w:rPr>
            </w:r>
            <w:r>
              <w:rPr>
                <w:noProof/>
                <w:webHidden/>
              </w:rPr>
              <w:fldChar w:fldCharType="separate"/>
            </w:r>
            <w:r>
              <w:rPr>
                <w:noProof/>
                <w:webHidden/>
              </w:rPr>
              <w:t>5</w:t>
            </w:r>
            <w:r>
              <w:rPr>
                <w:noProof/>
                <w:webHidden/>
              </w:rPr>
              <w:fldChar w:fldCharType="end"/>
            </w:r>
          </w:hyperlink>
        </w:p>
        <w:p w14:paraId="7AA0CFF0" w14:textId="604F2F67" w:rsidR="006E31E4" w:rsidRDefault="006E31E4">
          <w:pPr>
            <w:pStyle w:val="TOC1"/>
            <w:tabs>
              <w:tab w:val="left" w:pos="400"/>
              <w:tab w:val="right" w:leader="dot" w:pos="9350"/>
            </w:tabs>
            <w:rPr>
              <w:rFonts w:cstheme="minorBidi"/>
              <w:noProof/>
              <w:sz w:val="24"/>
              <w:lang w:val="en-CA" w:bidi="ar-SA"/>
            </w:rPr>
          </w:pPr>
          <w:hyperlink w:anchor="_Toc23939427" w:history="1">
            <w:r w:rsidRPr="001A189B">
              <w:rPr>
                <w:rStyle w:val="Hyperlink"/>
                <w:noProof/>
              </w:rPr>
              <w:t>4</w:t>
            </w:r>
            <w:r>
              <w:rPr>
                <w:rFonts w:cstheme="minorBidi"/>
                <w:noProof/>
                <w:sz w:val="24"/>
                <w:lang w:val="en-CA" w:bidi="ar-SA"/>
              </w:rPr>
              <w:tab/>
            </w:r>
            <w:r w:rsidRPr="001A189B">
              <w:rPr>
                <w:rStyle w:val="Hyperlink"/>
                <w:noProof/>
              </w:rPr>
              <w:t>Development Approach</w:t>
            </w:r>
            <w:r>
              <w:rPr>
                <w:noProof/>
                <w:webHidden/>
              </w:rPr>
              <w:tab/>
            </w:r>
            <w:r>
              <w:rPr>
                <w:noProof/>
                <w:webHidden/>
              </w:rPr>
              <w:fldChar w:fldCharType="begin"/>
            </w:r>
            <w:r>
              <w:rPr>
                <w:noProof/>
                <w:webHidden/>
              </w:rPr>
              <w:instrText xml:space="preserve"> PAGEREF _Toc23939427 \h </w:instrText>
            </w:r>
            <w:r>
              <w:rPr>
                <w:noProof/>
                <w:webHidden/>
              </w:rPr>
            </w:r>
            <w:r>
              <w:rPr>
                <w:noProof/>
                <w:webHidden/>
              </w:rPr>
              <w:fldChar w:fldCharType="separate"/>
            </w:r>
            <w:r>
              <w:rPr>
                <w:noProof/>
                <w:webHidden/>
              </w:rPr>
              <w:t>6</w:t>
            </w:r>
            <w:r>
              <w:rPr>
                <w:noProof/>
                <w:webHidden/>
              </w:rPr>
              <w:fldChar w:fldCharType="end"/>
            </w:r>
          </w:hyperlink>
        </w:p>
        <w:p w14:paraId="06561EA1" w14:textId="38858493" w:rsidR="006E31E4" w:rsidRDefault="006E31E4">
          <w:pPr>
            <w:pStyle w:val="TOC1"/>
            <w:tabs>
              <w:tab w:val="left" w:pos="400"/>
              <w:tab w:val="right" w:leader="dot" w:pos="9350"/>
            </w:tabs>
            <w:rPr>
              <w:rFonts w:cstheme="minorBidi"/>
              <w:noProof/>
              <w:sz w:val="24"/>
              <w:lang w:val="en-CA" w:bidi="ar-SA"/>
            </w:rPr>
          </w:pPr>
          <w:hyperlink w:anchor="_Toc23939428" w:history="1">
            <w:r w:rsidRPr="001A189B">
              <w:rPr>
                <w:rStyle w:val="Hyperlink"/>
                <w:noProof/>
              </w:rPr>
              <w:t>5</w:t>
            </w:r>
            <w:r>
              <w:rPr>
                <w:rFonts w:cstheme="minorBidi"/>
                <w:noProof/>
                <w:sz w:val="24"/>
                <w:lang w:val="en-CA" w:bidi="ar-SA"/>
              </w:rPr>
              <w:tab/>
            </w:r>
            <w:r w:rsidRPr="001A189B">
              <w:rPr>
                <w:rStyle w:val="Hyperlink"/>
                <w:noProof/>
              </w:rPr>
              <w:t>Requirements</w:t>
            </w:r>
            <w:r>
              <w:rPr>
                <w:noProof/>
                <w:webHidden/>
              </w:rPr>
              <w:tab/>
            </w:r>
            <w:r>
              <w:rPr>
                <w:noProof/>
                <w:webHidden/>
              </w:rPr>
              <w:fldChar w:fldCharType="begin"/>
            </w:r>
            <w:r>
              <w:rPr>
                <w:noProof/>
                <w:webHidden/>
              </w:rPr>
              <w:instrText xml:space="preserve"> PAGEREF _Toc23939428 \h </w:instrText>
            </w:r>
            <w:r>
              <w:rPr>
                <w:noProof/>
                <w:webHidden/>
              </w:rPr>
            </w:r>
            <w:r>
              <w:rPr>
                <w:noProof/>
                <w:webHidden/>
              </w:rPr>
              <w:fldChar w:fldCharType="separate"/>
            </w:r>
            <w:r>
              <w:rPr>
                <w:noProof/>
                <w:webHidden/>
              </w:rPr>
              <w:t>7</w:t>
            </w:r>
            <w:r>
              <w:rPr>
                <w:noProof/>
                <w:webHidden/>
              </w:rPr>
              <w:fldChar w:fldCharType="end"/>
            </w:r>
          </w:hyperlink>
        </w:p>
        <w:p w14:paraId="30E1C475" w14:textId="7D466BEB" w:rsidR="006E31E4" w:rsidRDefault="006E31E4">
          <w:pPr>
            <w:pStyle w:val="TOC2"/>
            <w:tabs>
              <w:tab w:val="left" w:pos="720"/>
              <w:tab w:val="right" w:leader="dot" w:pos="9350"/>
            </w:tabs>
            <w:rPr>
              <w:rFonts w:cstheme="minorBidi"/>
              <w:noProof/>
              <w:sz w:val="24"/>
              <w:lang w:val="en-CA" w:bidi="ar-SA"/>
            </w:rPr>
          </w:pPr>
          <w:hyperlink w:anchor="_Toc23939429" w:history="1">
            <w:r w:rsidRPr="001A189B">
              <w:rPr>
                <w:rStyle w:val="Hyperlink"/>
                <w:rFonts w:ascii="Times New Roman" w:hAnsi="Times New Roman"/>
                <w:noProof/>
                <w:snapToGrid w:val="0"/>
                <w:w w:val="0"/>
              </w:rPr>
              <w:t>5.1</w:t>
            </w:r>
            <w:r>
              <w:rPr>
                <w:rFonts w:cstheme="minorBidi"/>
                <w:noProof/>
                <w:sz w:val="24"/>
                <w:lang w:val="en-CA" w:bidi="ar-SA"/>
              </w:rPr>
              <w:tab/>
            </w:r>
            <w:r w:rsidRPr="001A189B">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_Toc23939429 \h </w:instrText>
            </w:r>
            <w:r>
              <w:rPr>
                <w:noProof/>
                <w:webHidden/>
              </w:rPr>
            </w:r>
            <w:r>
              <w:rPr>
                <w:noProof/>
                <w:webHidden/>
              </w:rPr>
              <w:fldChar w:fldCharType="separate"/>
            </w:r>
            <w:r>
              <w:rPr>
                <w:noProof/>
                <w:webHidden/>
              </w:rPr>
              <w:t>8</w:t>
            </w:r>
            <w:r>
              <w:rPr>
                <w:noProof/>
                <w:webHidden/>
              </w:rPr>
              <w:fldChar w:fldCharType="end"/>
            </w:r>
          </w:hyperlink>
        </w:p>
        <w:p w14:paraId="603A784C" w14:textId="5A38CD45" w:rsidR="006E31E4" w:rsidRDefault="006E31E4">
          <w:pPr>
            <w:pStyle w:val="TOC2"/>
            <w:tabs>
              <w:tab w:val="left" w:pos="720"/>
              <w:tab w:val="right" w:leader="dot" w:pos="9350"/>
            </w:tabs>
            <w:rPr>
              <w:rFonts w:cstheme="minorBidi"/>
              <w:noProof/>
              <w:sz w:val="24"/>
              <w:lang w:val="en-CA" w:bidi="ar-SA"/>
            </w:rPr>
          </w:pPr>
          <w:hyperlink w:anchor="_Toc23939430" w:history="1">
            <w:r w:rsidRPr="001A189B">
              <w:rPr>
                <w:rStyle w:val="Hyperlink"/>
                <w:rFonts w:ascii="Times New Roman" w:hAnsi="Times New Roman"/>
                <w:noProof/>
                <w:snapToGrid w:val="0"/>
                <w:w w:val="0"/>
              </w:rPr>
              <w:t>5.2</w:t>
            </w:r>
            <w:r>
              <w:rPr>
                <w:rFonts w:cstheme="minorBidi"/>
                <w:noProof/>
                <w:sz w:val="24"/>
                <w:lang w:val="en-CA" w:bidi="ar-SA"/>
              </w:rPr>
              <w:tab/>
            </w:r>
            <w:r w:rsidRPr="001A189B">
              <w:rPr>
                <w:rStyle w:val="Hyperlink"/>
                <w:noProof/>
              </w:rPr>
              <w:t>Motivating Scenario: Transit Research</w:t>
            </w:r>
            <w:r>
              <w:rPr>
                <w:noProof/>
                <w:webHidden/>
              </w:rPr>
              <w:tab/>
            </w:r>
            <w:r>
              <w:rPr>
                <w:noProof/>
                <w:webHidden/>
              </w:rPr>
              <w:fldChar w:fldCharType="begin"/>
            </w:r>
            <w:r>
              <w:rPr>
                <w:noProof/>
                <w:webHidden/>
              </w:rPr>
              <w:instrText xml:space="preserve"> PAGEREF _Toc23939430 \h </w:instrText>
            </w:r>
            <w:r>
              <w:rPr>
                <w:noProof/>
                <w:webHidden/>
              </w:rPr>
            </w:r>
            <w:r>
              <w:rPr>
                <w:noProof/>
                <w:webHidden/>
              </w:rPr>
              <w:fldChar w:fldCharType="separate"/>
            </w:r>
            <w:r>
              <w:rPr>
                <w:noProof/>
                <w:webHidden/>
              </w:rPr>
              <w:t>9</w:t>
            </w:r>
            <w:r>
              <w:rPr>
                <w:noProof/>
                <w:webHidden/>
              </w:rPr>
              <w:fldChar w:fldCharType="end"/>
            </w:r>
          </w:hyperlink>
        </w:p>
        <w:p w14:paraId="3E25D380" w14:textId="4C0EDFB7" w:rsidR="006E31E4" w:rsidRDefault="006E31E4">
          <w:pPr>
            <w:pStyle w:val="TOC2"/>
            <w:tabs>
              <w:tab w:val="left" w:pos="720"/>
              <w:tab w:val="right" w:leader="dot" w:pos="9350"/>
            </w:tabs>
            <w:rPr>
              <w:rFonts w:cstheme="minorBidi"/>
              <w:noProof/>
              <w:sz w:val="24"/>
              <w:lang w:val="en-CA" w:bidi="ar-SA"/>
            </w:rPr>
          </w:pPr>
          <w:hyperlink w:anchor="_Toc23939431" w:history="1">
            <w:r w:rsidRPr="001A189B">
              <w:rPr>
                <w:rStyle w:val="Hyperlink"/>
                <w:rFonts w:ascii="Times New Roman" w:hAnsi="Times New Roman"/>
                <w:noProof/>
                <w:snapToGrid w:val="0"/>
                <w:w w:val="0"/>
              </w:rPr>
              <w:t>5.3</w:t>
            </w:r>
            <w:r>
              <w:rPr>
                <w:rFonts w:cstheme="minorBidi"/>
                <w:noProof/>
                <w:sz w:val="24"/>
                <w:lang w:val="en-CA" w:bidi="ar-SA"/>
              </w:rPr>
              <w:tab/>
            </w:r>
            <w:r w:rsidRPr="001A189B">
              <w:rPr>
                <w:rStyle w:val="Hyperlink"/>
                <w:noProof/>
              </w:rPr>
              <w:t>Motivating Scenario: Smart Parking Applications</w:t>
            </w:r>
            <w:r>
              <w:rPr>
                <w:noProof/>
                <w:webHidden/>
              </w:rPr>
              <w:tab/>
            </w:r>
            <w:r>
              <w:rPr>
                <w:noProof/>
                <w:webHidden/>
              </w:rPr>
              <w:fldChar w:fldCharType="begin"/>
            </w:r>
            <w:r>
              <w:rPr>
                <w:noProof/>
                <w:webHidden/>
              </w:rPr>
              <w:instrText xml:space="preserve"> PAGEREF _Toc23939431 \h </w:instrText>
            </w:r>
            <w:r>
              <w:rPr>
                <w:noProof/>
                <w:webHidden/>
              </w:rPr>
            </w:r>
            <w:r>
              <w:rPr>
                <w:noProof/>
                <w:webHidden/>
              </w:rPr>
              <w:fldChar w:fldCharType="separate"/>
            </w:r>
            <w:r>
              <w:rPr>
                <w:noProof/>
                <w:webHidden/>
              </w:rPr>
              <w:t>9</w:t>
            </w:r>
            <w:r>
              <w:rPr>
                <w:noProof/>
                <w:webHidden/>
              </w:rPr>
              <w:fldChar w:fldCharType="end"/>
            </w:r>
          </w:hyperlink>
        </w:p>
        <w:p w14:paraId="4C2FB1D0" w14:textId="6AAEAB35" w:rsidR="006E31E4" w:rsidRDefault="006E31E4">
          <w:pPr>
            <w:pStyle w:val="TOC2"/>
            <w:tabs>
              <w:tab w:val="left" w:pos="720"/>
              <w:tab w:val="right" w:leader="dot" w:pos="9350"/>
            </w:tabs>
            <w:rPr>
              <w:rFonts w:cstheme="minorBidi"/>
              <w:noProof/>
              <w:sz w:val="24"/>
              <w:lang w:val="en-CA" w:bidi="ar-SA"/>
            </w:rPr>
          </w:pPr>
          <w:hyperlink w:anchor="_Toc23939432" w:history="1">
            <w:r w:rsidRPr="001A189B">
              <w:rPr>
                <w:rStyle w:val="Hyperlink"/>
                <w:rFonts w:ascii="Times New Roman" w:hAnsi="Times New Roman"/>
                <w:noProof/>
                <w:snapToGrid w:val="0"/>
                <w:w w:val="0"/>
              </w:rPr>
              <w:t>5.4</w:t>
            </w:r>
            <w:r>
              <w:rPr>
                <w:rFonts w:cstheme="minorBidi"/>
                <w:noProof/>
                <w:sz w:val="24"/>
                <w:lang w:val="en-CA" w:bidi="ar-SA"/>
              </w:rPr>
              <w:tab/>
            </w:r>
            <w:r w:rsidRPr="001A189B">
              <w:rPr>
                <w:rStyle w:val="Hyperlink"/>
                <w:noProof/>
              </w:rPr>
              <w:t>Motivating Scenario: ATIS via IT-SoS</w:t>
            </w:r>
            <w:r>
              <w:rPr>
                <w:noProof/>
                <w:webHidden/>
              </w:rPr>
              <w:tab/>
            </w:r>
            <w:r>
              <w:rPr>
                <w:noProof/>
                <w:webHidden/>
              </w:rPr>
              <w:fldChar w:fldCharType="begin"/>
            </w:r>
            <w:r>
              <w:rPr>
                <w:noProof/>
                <w:webHidden/>
              </w:rPr>
              <w:instrText xml:space="preserve"> PAGEREF _Toc23939432 \h </w:instrText>
            </w:r>
            <w:r>
              <w:rPr>
                <w:noProof/>
                <w:webHidden/>
              </w:rPr>
            </w:r>
            <w:r>
              <w:rPr>
                <w:noProof/>
                <w:webHidden/>
              </w:rPr>
              <w:fldChar w:fldCharType="separate"/>
            </w:r>
            <w:r>
              <w:rPr>
                <w:noProof/>
                <w:webHidden/>
              </w:rPr>
              <w:t>10</w:t>
            </w:r>
            <w:r>
              <w:rPr>
                <w:noProof/>
                <w:webHidden/>
              </w:rPr>
              <w:fldChar w:fldCharType="end"/>
            </w:r>
          </w:hyperlink>
        </w:p>
        <w:p w14:paraId="5CC54A02" w14:textId="63CA665E" w:rsidR="006E31E4" w:rsidRDefault="006E31E4">
          <w:pPr>
            <w:pStyle w:val="TOC2"/>
            <w:tabs>
              <w:tab w:val="left" w:pos="720"/>
              <w:tab w:val="right" w:leader="dot" w:pos="9350"/>
            </w:tabs>
            <w:rPr>
              <w:rFonts w:cstheme="minorBidi"/>
              <w:noProof/>
              <w:sz w:val="24"/>
              <w:lang w:val="en-CA" w:bidi="ar-SA"/>
            </w:rPr>
          </w:pPr>
          <w:hyperlink w:anchor="_Toc23939433" w:history="1">
            <w:r w:rsidRPr="001A189B">
              <w:rPr>
                <w:rStyle w:val="Hyperlink"/>
                <w:rFonts w:ascii="Times New Roman" w:hAnsi="Times New Roman"/>
                <w:noProof/>
                <w:snapToGrid w:val="0"/>
                <w:w w:val="0"/>
              </w:rPr>
              <w:t>5.5</w:t>
            </w:r>
            <w:r>
              <w:rPr>
                <w:rFonts w:cstheme="minorBidi"/>
                <w:noProof/>
                <w:sz w:val="24"/>
                <w:lang w:val="en-CA" w:bidi="ar-SA"/>
              </w:rPr>
              <w:tab/>
            </w:r>
            <w:r w:rsidRPr="001A189B">
              <w:rPr>
                <w:rStyle w:val="Hyperlink"/>
                <w:noProof/>
              </w:rPr>
              <w:t>Motivating Scenario: ArcGIS Query Support</w:t>
            </w:r>
            <w:r>
              <w:rPr>
                <w:noProof/>
                <w:webHidden/>
              </w:rPr>
              <w:tab/>
            </w:r>
            <w:r>
              <w:rPr>
                <w:noProof/>
                <w:webHidden/>
              </w:rPr>
              <w:fldChar w:fldCharType="begin"/>
            </w:r>
            <w:r>
              <w:rPr>
                <w:noProof/>
                <w:webHidden/>
              </w:rPr>
              <w:instrText xml:space="preserve"> PAGEREF _Toc23939433 \h </w:instrText>
            </w:r>
            <w:r>
              <w:rPr>
                <w:noProof/>
                <w:webHidden/>
              </w:rPr>
            </w:r>
            <w:r>
              <w:rPr>
                <w:noProof/>
                <w:webHidden/>
              </w:rPr>
              <w:fldChar w:fldCharType="separate"/>
            </w:r>
            <w:r>
              <w:rPr>
                <w:noProof/>
                <w:webHidden/>
              </w:rPr>
              <w:t>10</w:t>
            </w:r>
            <w:r>
              <w:rPr>
                <w:noProof/>
                <w:webHidden/>
              </w:rPr>
              <w:fldChar w:fldCharType="end"/>
            </w:r>
          </w:hyperlink>
        </w:p>
        <w:p w14:paraId="17B51994" w14:textId="33CD8234" w:rsidR="006E31E4" w:rsidRDefault="006E31E4">
          <w:pPr>
            <w:pStyle w:val="TOC1"/>
            <w:tabs>
              <w:tab w:val="left" w:pos="400"/>
              <w:tab w:val="right" w:leader="dot" w:pos="9350"/>
            </w:tabs>
            <w:rPr>
              <w:rFonts w:cstheme="minorBidi"/>
              <w:noProof/>
              <w:sz w:val="24"/>
              <w:lang w:val="en-CA" w:bidi="ar-SA"/>
            </w:rPr>
          </w:pPr>
          <w:hyperlink w:anchor="_Toc23939434" w:history="1">
            <w:r w:rsidRPr="001A189B">
              <w:rPr>
                <w:rStyle w:val="Hyperlink"/>
                <w:noProof/>
              </w:rPr>
              <w:t>6</w:t>
            </w:r>
            <w:r>
              <w:rPr>
                <w:rFonts w:cstheme="minorBidi"/>
                <w:noProof/>
                <w:sz w:val="24"/>
                <w:lang w:val="en-CA" w:bidi="ar-SA"/>
              </w:rPr>
              <w:tab/>
            </w:r>
            <w:r w:rsidRPr="001A189B">
              <w:rPr>
                <w:rStyle w:val="Hyperlink"/>
                <w:noProof/>
              </w:rPr>
              <w:t>Urban System Characteristics and Behaviour</w:t>
            </w:r>
            <w:r>
              <w:rPr>
                <w:noProof/>
                <w:webHidden/>
              </w:rPr>
              <w:tab/>
            </w:r>
            <w:r>
              <w:rPr>
                <w:noProof/>
                <w:webHidden/>
              </w:rPr>
              <w:fldChar w:fldCharType="begin"/>
            </w:r>
            <w:r>
              <w:rPr>
                <w:noProof/>
                <w:webHidden/>
              </w:rPr>
              <w:instrText xml:space="preserve"> PAGEREF _Toc23939434 \h </w:instrText>
            </w:r>
            <w:r>
              <w:rPr>
                <w:noProof/>
                <w:webHidden/>
              </w:rPr>
            </w:r>
            <w:r>
              <w:rPr>
                <w:noProof/>
                <w:webHidden/>
              </w:rPr>
              <w:fldChar w:fldCharType="separate"/>
            </w:r>
            <w:r>
              <w:rPr>
                <w:noProof/>
                <w:webHidden/>
              </w:rPr>
              <w:t>11</w:t>
            </w:r>
            <w:r>
              <w:rPr>
                <w:noProof/>
                <w:webHidden/>
              </w:rPr>
              <w:fldChar w:fldCharType="end"/>
            </w:r>
          </w:hyperlink>
        </w:p>
        <w:p w14:paraId="19A2F6FE" w14:textId="78A551EA" w:rsidR="006E31E4" w:rsidRDefault="006E31E4">
          <w:pPr>
            <w:pStyle w:val="TOC2"/>
            <w:tabs>
              <w:tab w:val="left" w:pos="720"/>
              <w:tab w:val="right" w:leader="dot" w:pos="9350"/>
            </w:tabs>
            <w:rPr>
              <w:rFonts w:cstheme="minorBidi"/>
              <w:noProof/>
              <w:sz w:val="24"/>
              <w:lang w:val="en-CA" w:bidi="ar-SA"/>
            </w:rPr>
          </w:pPr>
          <w:hyperlink w:anchor="_Toc23939435" w:history="1">
            <w:r w:rsidRPr="001A189B">
              <w:rPr>
                <w:rStyle w:val="Hyperlink"/>
                <w:rFonts w:ascii="Times New Roman" w:hAnsi="Times New Roman"/>
                <w:noProof/>
                <w:snapToGrid w:val="0"/>
                <w:w w:val="0"/>
              </w:rPr>
              <w:t>6.1</w:t>
            </w:r>
            <w:r>
              <w:rPr>
                <w:rFonts w:cstheme="minorBidi"/>
                <w:noProof/>
                <w:sz w:val="24"/>
                <w:lang w:val="en-CA" w:bidi="ar-SA"/>
              </w:rPr>
              <w:tab/>
            </w:r>
            <w:r w:rsidRPr="001A189B">
              <w:rPr>
                <w:rStyle w:val="Hyperlink"/>
                <w:noProof/>
              </w:rPr>
              <w:t>Foundational Ontologies</w:t>
            </w:r>
            <w:r>
              <w:rPr>
                <w:noProof/>
                <w:webHidden/>
              </w:rPr>
              <w:tab/>
            </w:r>
            <w:r>
              <w:rPr>
                <w:noProof/>
                <w:webHidden/>
              </w:rPr>
              <w:fldChar w:fldCharType="begin"/>
            </w:r>
            <w:r>
              <w:rPr>
                <w:noProof/>
                <w:webHidden/>
              </w:rPr>
              <w:instrText xml:space="preserve"> PAGEREF _Toc23939435 \h </w:instrText>
            </w:r>
            <w:r>
              <w:rPr>
                <w:noProof/>
                <w:webHidden/>
              </w:rPr>
            </w:r>
            <w:r>
              <w:rPr>
                <w:noProof/>
                <w:webHidden/>
              </w:rPr>
              <w:fldChar w:fldCharType="separate"/>
            </w:r>
            <w:r>
              <w:rPr>
                <w:noProof/>
                <w:webHidden/>
              </w:rPr>
              <w:t>11</w:t>
            </w:r>
            <w:r>
              <w:rPr>
                <w:noProof/>
                <w:webHidden/>
              </w:rPr>
              <w:fldChar w:fldCharType="end"/>
            </w:r>
          </w:hyperlink>
        </w:p>
        <w:p w14:paraId="1BEA38E8" w14:textId="5B53981A" w:rsidR="006E31E4" w:rsidRDefault="006E31E4">
          <w:pPr>
            <w:pStyle w:val="TOC3"/>
            <w:tabs>
              <w:tab w:val="left" w:pos="1200"/>
              <w:tab w:val="right" w:leader="dot" w:pos="9350"/>
            </w:tabs>
            <w:rPr>
              <w:rFonts w:cstheme="minorBidi"/>
              <w:noProof/>
              <w:sz w:val="24"/>
              <w:lang w:val="en-CA" w:bidi="ar-SA"/>
            </w:rPr>
          </w:pPr>
          <w:hyperlink w:anchor="_Toc23939436" w:history="1">
            <w:r w:rsidRPr="001A189B">
              <w:rPr>
                <w:rStyle w:val="Hyperlink"/>
                <w:noProof/>
              </w:rPr>
              <w:t>6.1.1</w:t>
            </w:r>
            <w:r>
              <w:rPr>
                <w:rFonts w:cstheme="minorBidi"/>
                <w:noProof/>
                <w:sz w:val="24"/>
                <w:lang w:val="en-CA" w:bidi="ar-SA"/>
              </w:rPr>
              <w:tab/>
            </w:r>
            <w:r w:rsidRPr="001A189B">
              <w:rPr>
                <w:rStyle w:val="Hyperlink"/>
                <w:noProof/>
              </w:rPr>
              <w:t>Location</w:t>
            </w:r>
            <w:r w:rsidRPr="001A189B">
              <w:rPr>
                <w:rStyle w:val="Hyperlink"/>
                <w:noProof/>
              </w:rPr>
              <w:t xml:space="preserve"> </w:t>
            </w:r>
            <w:r w:rsidRPr="001A189B">
              <w:rPr>
                <w:rStyle w:val="Hyperlink"/>
                <w:noProof/>
              </w:rPr>
              <w:t>O</w:t>
            </w:r>
            <w:r w:rsidRPr="001A189B">
              <w:rPr>
                <w:rStyle w:val="Hyperlink"/>
                <w:noProof/>
              </w:rPr>
              <w:t>ntology</w:t>
            </w:r>
            <w:r>
              <w:rPr>
                <w:noProof/>
                <w:webHidden/>
              </w:rPr>
              <w:tab/>
            </w:r>
            <w:r>
              <w:rPr>
                <w:noProof/>
                <w:webHidden/>
              </w:rPr>
              <w:fldChar w:fldCharType="begin"/>
            </w:r>
            <w:r>
              <w:rPr>
                <w:noProof/>
                <w:webHidden/>
              </w:rPr>
              <w:instrText xml:space="preserve"> PAGEREF _Toc23939436 \h </w:instrText>
            </w:r>
            <w:r>
              <w:rPr>
                <w:noProof/>
                <w:webHidden/>
              </w:rPr>
            </w:r>
            <w:r>
              <w:rPr>
                <w:noProof/>
                <w:webHidden/>
              </w:rPr>
              <w:fldChar w:fldCharType="separate"/>
            </w:r>
            <w:r>
              <w:rPr>
                <w:noProof/>
                <w:webHidden/>
              </w:rPr>
              <w:t>11</w:t>
            </w:r>
            <w:r>
              <w:rPr>
                <w:noProof/>
                <w:webHidden/>
              </w:rPr>
              <w:fldChar w:fldCharType="end"/>
            </w:r>
          </w:hyperlink>
        </w:p>
        <w:p w14:paraId="0395CC77" w14:textId="34A2AA5B" w:rsidR="006E31E4" w:rsidRDefault="006E31E4">
          <w:pPr>
            <w:pStyle w:val="TOC3"/>
            <w:tabs>
              <w:tab w:val="left" w:pos="1200"/>
              <w:tab w:val="right" w:leader="dot" w:pos="9350"/>
            </w:tabs>
            <w:rPr>
              <w:rFonts w:cstheme="minorBidi"/>
              <w:noProof/>
              <w:sz w:val="24"/>
              <w:lang w:val="en-CA" w:bidi="ar-SA"/>
            </w:rPr>
          </w:pPr>
          <w:hyperlink w:anchor="_Toc23939437" w:history="1">
            <w:r w:rsidRPr="001A189B">
              <w:rPr>
                <w:rStyle w:val="Hyperlink"/>
                <w:noProof/>
              </w:rPr>
              <w:t>6.1.2</w:t>
            </w:r>
            <w:r>
              <w:rPr>
                <w:rFonts w:cstheme="minorBidi"/>
                <w:noProof/>
                <w:sz w:val="24"/>
                <w:lang w:val="en-CA" w:bidi="ar-SA"/>
              </w:rPr>
              <w:tab/>
            </w:r>
            <w:r w:rsidRPr="001A189B">
              <w:rPr>
                <w:rStyle w:val="Hyperlink"/>
                <w:noProof/>
              </w:rPr>
              <w:t>Time Ontology</w:t>
            </w:r>
            <w:r>
              <w:rPr>
                <w:noProof/>
                <w:webHidden/>
              </w:rPr>
              <w:tab/>
            </w:r>
            <w:r>
              <w:rPr>
                <w:noProof/>
                <w:webHidden/>
              </w:rPr>
              <w:fldChar w:fldCharType="begin"/>
            </w:r>
            <w:r>
              <w:rPr>
                <w:noProof/>
                <w:webHidden/>
              </w:rPr>
              <w:instrText xml:space="preserve"> PAGEREF _Toc23939437 \h </w:instrText>
            </w:r>
            <w:r>
              <w:rPr>
                <w:noProof/>
                <w:webHidden/>
              </w:rPr>
            </w:r>
            <w:r>
              <w:rPr>
                <w:noProof/>
                <w:webHidden/>
              </w:rPr>
              <w:fldChar w:fldCharType="separate"/>
            </w:r>
            <w:r>
              <w:rPr>
                <w:noProof/>
                <w:webHidden/>
              </w:rPr>
              <w:t>14</w:t>
            </w:r>
            <w:r>
              <w:rPr>
                <w:noProof/>
                <w:webHidden/>
              </w:rPr>
              <w:fldChar w:fldCharType="end"/>
            </w:r>
          </w:hyperlink>
        </w:p>
        <w:p w14:paraId="24D19CD7" w14:textId="06F9728C" w:rsidR="006E31E4" w:rsidRDefault="006E31E4">
          <w:pPr>
            <w:pStyle w:val="TOC3"/>
            <w:tabs>
              <w:tab w:val="left" w:pos="1200"/>
              <w:tab w:val="right" w:leader="dot" w:pos="9350"/>
            </w:tabs>
            <w:rPr>
              <w:rFonts w:cstheme="minorBidi"/>
              <w:noProof/>
              <w:sz w:val="24"/>
              <w:lang w:val="en-CA" w:bidi="ar-SA"/>
            </w:rPr>
          </w:pPr>
          <w:hyperlink w:anchor="_Toc23939438" w:history="1">
            <w:r w:rsidRPr="001A189B">
              <w:rPr>
                <w:rStyle w:val="Hyperlink"/>
                <w:noProof/>
              </w:rPr>
              <w:t>6.1.3</w:t>
            </w:r>
            <w:r>
              <w:rPr>
                <w:rFonts w:cstheme="minorBidi"/>
                <w:noProof/>
                <w:sz w:val="24"/>
                <w:lang w:val="en-CA" w:bidi="ar-SA"/>
              </w:rPr>
              <w:tab/>
            </w:r>
            <w:r w:rsidRPr="001A189B">
              <w:rPr>
                <w:rStyle w:val="Hyperlink"/>
                <w:noProof/>
              </w:rPr>
              <w:t>Change Ontology</w:t>
            </w:r>
            <w:r>
              <w:rPr>
                <w:noProof/>
                <w:webHidden/>
              </w:rPr>
              <w:tab/>
            </w:r>
            <w:r>
              <w:rPr>
                <w:noProof/>
                <w:webHidden/>
              </w:rPr>
              <w:fldChar w:fldCharType="begin"/>
            </w:r>
            <w:r>
              <w:rPr>
                <w:noProof/>
                <w:webHidden/>
              </w:rPr>
              <w:instrText xml:space="preserve"> PAGEREF _Toc23939438 \h </w:instrText>
            </w:r>
            <w:r>
              <w:rPr>
                <w:noProof/>
                <w:webHidden/>
              </w:rPr>
            </w:r>
            <w:r>
              <w:rPr>
                <w:noProof/>
                <w:webHidden/>
              </w:rPr>
              <w:fldChar w:fldCharType="separate"/>
            </w:r>
            <w:r>
              <w:rPr>
                <w:noProof/>
                <w:webHidden/>
              </w:rPr>
              <w:t>17</w:t>
            </w:r>
            <w:r>
              <w:rPr>
                <w:noProof/>
                <w:webHidden/>
              </w:rPr>
              <w:fldChar w:fldCharType="end"/>
            </w:r>
          </w:hyperlink>
        </w:p>
        <w:p w14:paraId="187AB302" w14:textId="10C21C69" w:rsidR="006E31E4" w:rsidRDefault="006E31E4">
          <w:pPr>
            <w:pStyle w:val="TOC3"/>
            <w:tabs>
              <w:tab w:val="left" w:pos="1200"/>
              <w:tab w:val="right" w:leader="dot" w:pos="9350"/>
            </w:tabs>
            <w:rPr>
              <w:rFonts w:cstheme="minorBidi"/>
              <w:noProof/>
              <w:sz w:val="24"/>
              <w:lang w:val="en-CA" w:bidi="ar-SA"/>
            </w:rPr>
          </w:pPr>
          <w:hyperlink w:anchor="_Toc23939439" w:history="1">
            <w:r w:rsidRPr="001A189B">
              <w:rPr>
                <w:rStyle w:val="Hyperlink"/>
                <w:noProof/>
              </w:rPr>
              <w:t>6.1.4</w:t>
            </w:r>
            <w:r>
              <w:rPr>
                <w:rFonts w:cstheme="minorBidi"/>
                <w:noProof/>
                <w:sz w:val="24"/>
                <w:lang w:val="en-CA" w:bidi="ar-SA"/>
              </w:rPr>
              <w:tab/>
            </w:r>
            <w:r w:rsidRPr="001A189B">
              <w:rPr>
                <w:rStyle w:val="Hyperlink"/>
                <w:noProof/>
              </w:rPr>
              <w:t>Activity Ontology</w:t>
            </w:r>
            <w:r>
              <w:rPr>
                <w:noProof/>
                <w:webHidden/>
              </w:rPr>
              <w:tab/>
            </w:r>
            <w:r>
              <w:rPr>
                <w:noProof/>
                <w:webHidden/>
              </w:rPr>
              <w:fldChar w:fldCharType="begin"/>
            </w:r>
            <w:r>
              <w:rPr>
                <w:noProof/>
                <w:webHidden/>
              </w:rPr>
              <w:instrText xml:space="preserve"> PAGEREF _Toc23939439 \h </w:instrText>
            </w:r>
            <w:r>
              <w:rPr>
                <w:noProof/>
                <w:webHidden/>
              </w:rPr>
            </w:r>
            <w:r>
              <w:rPr>
                <w:noProof/>
                <w:webHidden/>
              </w:rPr>
              <w:fldChar w:fldCharType="separate"/>
            </w:r>
            <w:r>
              <w:rPr>
                <w:noProof/>
                <w:webHidden/>
              </w:rPr>
              <w:t>21</w:t>
            </w:r>
            <w:r>
              <w:rPr>
                <w:noProof/>
                <w:webHidden/>
              </w:rPr>
              <w:fldChar w:fldCharType="end"/>
            </w:r>
          </w:hyperlink>
        </w:p>
        <w:p w14:paraId="36321178" w14:textId="0A4CEEED" w:rsidR="006E31E4" w:rsidRDefault="006E31E4">
          <w:pPr>
            <w:pStyle w:val="TOC3"/>
            <w:tabs>
              <w:tab w:val="left" w:pos="1200"/>
              <w:tab w:val="right" w:leader="dot" w:pos="9350"/>
            </w:tabs>
            <w:rPr>
              <w:rFonts w:cstheme="minorBidi"/>
              <w:noProof/>
              <w:sz w:val="24"/>
              <w:lang w:val="en-CA" w:bidi="ar-SA"/>
            </w:rPr>
          </w:pPr>
          <w:hyperlink w:anchor="_Toc23939440" w:history="1">
            <w:r w:rsidRPr="001A189B">
              <w:rPr>
                <w:rStyle w:val="Hyperlink"/>
                <w:noProof/>
              </w:rPr>
              <w:t>6.1.5</w:t>
            </w:r>
            <w:r>
              <w:rPr>
                <w:rFonts w:cstheme="minorBidi"/>
                <w:noProof/>
                <w:sz w:val="24"/>
                <w:lang w:val="en-CA" w:bidi="ar-SA"/>
              </w:rPr>
              <w:tab/>
            </w:r>
            <w:r w:rsidRPr="001A189B">
              <w:rPr>
                <w:rStyle w:val="Hyperlink"/>
                <w:noProof/>
              </w:rPr>
              <w:t>Recurring Event ontology</w:t>
            </w:r>
            <w:r>
              <w:rPr>
                <w:noProof/>
                <w:webHidden/>
              </w:rPr>
              <w:tab/>
            </w:r>
            <w:r>
              <w:rPr>
                <w:noProof/>
                <w:webHidden/>
              </w:rPr>
              <w:fldChar w:fldCharType="begin"/>
            </w:r>
            <w:r>
              <w:rPr>
                <w:noProof/>
                <w:webHidden/>
              </w:rPr>
              <w:instrText xml:space="preserve"> PAGEREF _Toc23939440 \h </w:instrText>
            </w:r>
            <w:r>
              <w:rPr>
                <w:noProof/>
                <w:webHidden/>
              </w:rPr>
            </w:r>
            <w:r>
              <w:rPr>
                <w:noProof/>
                <w:webHidden/>
              </w:rPr>
              <w:fldChar w:fldCharType="separate"/>
            </w:r>
            <w:r>
              <w:rPr>
                <w:noProof/>
                <w:webHidden/>
              </w:rPr>
              <w:t>28</w:t>
            </w:r>
            <w:r>
              <w:rPr>
                <w:noProof/>
                <w:webHidden/>
              </w:rPr>
              <w:fldChar w:fldCharType="end"/>
            </w:r>
          </w:hyperlink>
        </w:p>
        <w:p w14:paraId="39D4F5D8" w14:textId="051AF71E" w:rsidR="006E31E4" w:rsidRDefault="006E31E4">
          <w:pPr>
            <w:pStyle w:val="TOC3"/>
            <w:tabs>
              <w:tab w:val="left" w:pos="1200"/>
              <w:tab w:val="right" w:leader="dot" w:pos="9350"/>
            </w:tabs>
            <w:rPr>
              <w:rFonts w:cstheme="minorBidi"/>
              <w:noProof/>
              <w:sz w:val="24"/>
              <w:lang w:val="en-CA" w:bidi="ar-SA"/>
            </w:rPr>
          </w:pPr>
          <w:hyperlink w:anchor="_Toc23939441" w:history="1">
            <w:r w:rsidRPr="001A189B">
              <w:rPr>
                <w:rStyle w:val="Hyperlink"/>
                <w:noProof/>
              </w:rPr>
              <w:t>6.1.6</w:t>
            </w:r>
            <w:r>
              <w:rPr>
                <w:rFonts w:cstheme="minorBidi"/>
                <w:noProof/>
                <w:sz w:val="24"/>
                <w:lang w:val="en-CA" w:bidi="ar-SA"/>
              </w:rPr>
              <w:tab/>
            </w:r>
            <w:r w:rsidRPr="001A189B">
              <w:rPr>
                <w:rStyle w:val="Hyperlink"/>
                <w:noProof/>
              </w:rPr>
              <w:t>Resource Ontology</w:t>
            </w:r>
            <w:r>
              <w:rPr>
                <w:noProof/>
                <w:webHidden/>
              </w:rPr>
              <w:tab/>
            </w:r>
            <w:r>
              <w:rPr>
                <w:noProof/>
                <w:webHidden/>
              </w:rPr>
              <w:fldChar w:fldCharType="begin"/>
            </w:r>
            <w:r>
              <w:rPr>
                <w:noProof/>
                <w:webHidden/>
              </w:rPr>
              <w:instrText xml:space="preserve"> PAGEREF _Toc23939441 \h </w:instrText>
            </w:r>
            <w:r>
              <w:rPr>
                <w:noProof/>
                <w:webHidden/>
              </w:rPr>
            </w:r>
            <w:r>
              <w:rPr>
                <w:noProof/>
                <w:webHidden/>
              </w:rPr>
              <w:fldChar w:fldCharType="separate"/>
            </w:r>
            <w:r>
              <w:rPr>
                <w:noProof/>
                <w:webHidden/>
              </w:rPr>
              <w:t>33</w:t>
            </w:r>
            <w:r>
              <w:rPr>
                <w:noProof/>
                <w:webHidden/>
              </w:rPr>
              <w:fldChar w:fldCharType="end"/>
            </w:r>
          </w:hyperlink>
        </w:p>
        <w:p w14:paraId="39E843B9" w14:textId="1BD03C58" w:rsidR="006E31E4" w:rsidRDefault="006E31E4">
          <w:pPr>
            <w:pStyle w:val="TOC3"/>
            <w:tabs>
              <w:tab w:val="left" w:pos="1200"/>
              <w:tab w:val="right" w:leader="dot" w:pos="9350"/>
            </w:tabs>
            <w:rPr>
              <w:rFonts w:cstheme="minorBidi"/>
              <w:noProof/>
              <w:sz w:val="24"/>
              <w:lang w:val="en-CA" w:bidi="ar-SA"/>
            </w:rPr>
          </w:pPr>
          <w:hyperlink w:anchor="_Toc23939442" w:history="1">
            <w:r w:rsidRPr="001A189B">
              <w:rPr>
                <w:rStyle w:val="Hyperlink"/>
                <w:noProof/>
              </w:rPr>
              <w:t>6.1.7</w:t>
            </w:r>
            <w:r>
              <w:rPr>
                <w:rFonts w:cstheme="minorBidi"/>
                <w:noProof/>
                <w:sz w:val="24"/>
                <w:lang w:val="en-CA" w:bidi="ar-SA"/>
              </w:rPr>
              <w:tab/>
            </w:r>
            <w:r w:rsidRPr="001A189B">
              <w:rPr>
                <w:rStyle w:val="Hyperlink"/>
                <w:noProof/>
              </w:rPr>
              <w:t>Mereology Ontology</w:t>
            </w:r>
            <w:r>
              <w:rPr>
                <w:noProof/>
                <w:webHidden/>
              </w:rPr>
              <w:tab/>
            </w:r>
            <w:r>
              <w:rPr>
                <w:noProof/>
                <w:webHidden/>
              </w:rPr>
              <w:fldChar w:fldCharType="begin"/>
            </w:r>
            <w:r>
              <w:rPr>
                <w:noProof/>
                <w:webHidden/>
              </w:rPr>
              <w:instrText xml:space="preserve"> PAGEREF _Toc23939442 \h </w:instrText>
            </w:r>
            <w:r>
              <w:rPr>
                <w:noProof/>
                <w:webHidden/>
              </w:rPr>
            </w:r>
            <w:r>
              <w:rPr>
                <w:noProof/>
                <w:webHidden/>
              </w:rPr>
              <w:fldChar w:fldCharType="separate"/>
            </w:r>
            <w:r>
              <w:rPr>
                <w:noProof/>
                <w:webHidden/>
              </w:rPr>
              <w:t>36</w:t>
            </w:r>
            <w:r>
              <w:rPr>
                <w:noProof/>
                <w:webHidden/>
              </w:rPr>
              <w:fldChar w:fldCharType="end"/>
            </w:r>
          </w:hyperlink>
        </w:p>
        <w:p w14:paraId="1E7AEB66" w14:textId="72622C30" w:rsidR="006E31E4" w:rsidRDefault="006E31E4">
          <w:pPr>
            <w:pStyle w:val="TOC3"/>
            <w:tabs>
              <w:tab w:val="left" w:pos="1200"/>
              <w:tab w:val="right" w:leader="dot" w:pos="9350"/>
            </w:tabs>
            <w:rPr>
              <w:rFonts w:cstheme="minorBidi"/>
              <w:noProof/>
              <w:sz w:val="24"/>
              <w:lang w:val="en-CA" w:bidi="ar-SA"/>
            </w:rPr>
          </w:pPr>
          <w:hyperlink w:anchor="_Toc23939443" w:history="1">
            <w:r w:rsidRPr="001A189B">
              <w:rPr>
                <w:rStyle w:val="Hyperlink"/>
                <w:noProof/>
              </w:rPr>
              <w:t>6.1.8</w:t>
            </w:r>
            <w:r>
              <w:rPr>
                <w:rFonts w:cstheme="minorBidi"/>
                <w:noProof/>
                <w:sz w:val="24"/>
                <w:lang w:val="en-CA" w:bidi="ar-SA"/>
              </w:rPr>
              <w:tab/>
            </w:r>
            <w:r w:rsidRPr="001A189B">
              <w:rPr>
                <w:rStyle w:val="Hyperlink"/>
                <w:noProof/>
              </w:rPr>
              <w:t>Ontology of Units of Measure</w:t>
            </w:r>
            <w:r>
              <w:rPr>
                <w:noProof/>
                <w:webHidden/>
              </w:rPr>
              <w:tab/>
            </w:r>
            <w:r>
              <w:rPr>
                <w:noProof/>
                <w:webHidden/>
              </w:rPr>
              <w:fldChar w:fldCharType="begin"/>
            </w:r>
            <w:r>
              <w:rPr>
                <w:noProof/>
                <w:webHidden/>
              </w:rPr>
              <w:instrText xml:space="preserve"> PAGEREF _Toc23939443 \h </w:instrText>
            </w:r>
            <w:r>
              <w:rPr>
                <w:noProof/>
                <w:webHidden/>
              </w:rPr>
            </w:r>
            <w:r>
              <w:rPr>
                <w:noProof/>
                <w:webHidden/>
              </w:rPr>
              <w:fldChar w:fldCharType="separate"/>
            </w:r>
            <w:r>
              <w:rPr>
                <w:noProof/>
                <w:webHidden/>
              </w:rPr>
              <w:t>39</w:t>
            </w:r>
            <w:r>
              <w:rPr>
                <w:noProof/>
                <w:webHidden/>
              </w:rPr>
              <w:fldChar w:fldCharType="end"/>
            </w:r>
          </w:hyperlink>
        </w:p>
        <w:p w14:paraId="6CA55DB3" w14:textId="3095FD63" w:rsidR="006E31E4" w:rsidRDefault="006E31E4">
          <w:pPr>
            <w:pStyle w:val="TOC3"/>
            <w:tabs>
              <w:tab w:val="left" w:pos="1200"/>
              <w:tab w:val="right" w:leader="dot" w:pos="9350"/>
            </w:tabs>
            <w:rPr>
              <w:rFonts w:cstheme="minorBidi"/>
              <w:noProof/>
              <w:sz w:val="24"/>
              <w:lang w:val="en-CA" w:bidi="ar-SA"/>
            </w:rPr>
          </w:pPr>
          <w:hyperlink w:anchor="_Toc23939444" w:history="1">
            <w:r w:rsidRPr="001A189B">
              <w:rPr>
                <w:rStyle w:val="Hyperlink"/>
                <w:noProof/>
              </w:rPr>
              <w:t>6.1.9</w:t>
            </w:r>
            <w:r>
              <w:rPr>
                <w:rFonts w:cstheme="minorBidi"/>
                <w:noProof/>
                <w:sz w:val="24"/>
                <w:lang w:val="en-CA" w:bidi="ar-SA"/>
              </w:rPr>
              <w:tab/>
            </w:r>
            <w:r w:rsidRPr="001A189B">
              <w:rPr>
                <w:rStyle w:val="Hyperlink"/>
                <w:noProof/>
              </w:rPr>
              <w:t>Observations Ontology</w:t>
            </w:r>
            <w:r>
              <w:rPr>
                <w:noProof/>
                <w:webHidden/>
              </w:rPr>
              <w:tab/>
            </w:r>
            <w:r>
              <w:rPr>
                <w:noProof/>
                <w:webHidden/>
              </w:rPr>
              <w:fldChar w:fldCharType="begin"/>
            </w:r>
            <w:r>
              <w:rPr>
                <w:noProof/>
                <w:webHidden/>
              </w:rPr>
              <w:instrText xml:space="preserve"> PAGEREF _Toc23939444 \h </w:instrText>
            </w:r>
            <w:r>
              <w:rPr>
                <w:noProof/>
                <w:webHidden/>
              </w:rPr>
            </w:r>
            <w:r>
              <w:rPr>
                <w:noProof/>
                <w:webHidden/>
              </w:rPr>
              <w:fldChar w:fldCharType="separate"/>
            </w:r>
            <w:r>
              <w:rPr>
                <w:noProof/>
                <w:webHidden/>
              </w:rPr>
              <w:t>45</w:t>
            </w:r>
            <w:r>
              <w:rPr>
                <w:noProof/>
                <w:webHidden/>
              </w:rPr>
              <w:fldChar w:fldCharType="end"/>
            </w:r>
          </w:hyperlink>
        </w:p>
        <w:p w14:paraId="1F089E54" w14:textId="26BDEFE4" w:rsidR="006E31E4" w:rsidRDefault="006E31E4">
          <w:pPr>
            <w:pStyle w:val="TOC2"/>
            <w:tabs>
              <w:tab w:val="left" w:pos="720"/>
              <w:tab w:val="right" w:leader="dot" w:pos="9350"/>
            </w:tabs>
            <w:rPr>
              <w:rFonts w:cstheme="minorBidi"/>
              <w:noProof/>
              <w:sz w:val="24"/>
              <w:lang w:val="en-CA" w:bidi="ar-SA"/>
            </w:rPr>
          </w:pPr>
          <w:hyperlink w:anchor="_Toc23939445" w:history="1">
            <w:r w:rsidRPr="001A189B">
              <w:rPr>
                <w:rStyle w:val="Hyperlink"/>
                <w:rFonts w:ascii="Times New Roman" w:hAnsi="Times New Roman"/>
                <w:noProof/>
                <w:snapToGrid w:val="0"/>
                <w:w w:val="0"/>
              </w:rPr>
              <w:t>6.2</w:t>
            </w:r>
            <w:r>
              <w:rPr>
                <w:rFonts w:cstheme="minorBidi"/>
                <w:noProof/>
                <w:sz w:val="24"/>
                <w:lang w:val="en-CA" w:bidi="ar-SA"/>
              </w:rPr>
              <w:tab/>
            </w:r>
            <w:r w:rsidRPr="001A189B">
              <w:rPr>
                <w:rStyle w:val="Hyperlink"/>
                <w:noProof/>
              </w:rPr>
              <w:t>Contact Ontology</w:t>
            </w:r>
            <w:r>
              <w:rPr>
                <w:noProof/>
                <w:webHidden/>
              </w:rPr>
              <w:tab/>
            </w:r>
            <w:r>
              <w:rPr>
                <w:noProof/>
                <w:webHidden/>
              </w:rPr>
              <w:fldChar w:fldCharType="begin"/>
            </w:r>
            <w:r>
              <w:rPr>
                <w:noProof/>
                <w:webHidden/>
              </w:rPr>
              <w:instrText xml:space="preserve"> PAGEREF _Toc23939445 \h </w:instrText>
            </w:r>
            <w:r>
              <w:rPr>
                <w:noProof/>
                <w:webHidden/>
              </w:rPr>
            </w:r>
            <w:r>
              <w:rPr>
                <w:noProof/>
                <w:webHidden/>
              </w:rPr>
              <w:fldChar w:fldCharType="separate"/>
            </w:r>
            <w:r>
              <w:rPr>
                <w:noProof/>
                <w:webHidden/>
              </w:rPr>
              <w:t>47</w:t>
            </w:r>
            <w:r>
              <w:rPr>
                <w:noProof/>
                <w:webHidden/>
              </w:rPr>
              <w:fldChar w:fldCharType="end"/>
            </w:r>
          </w:hyperlink>
        </w:p>
        <w:p w14:paraId="28AED190" w14:textId="6051B0B2" w:rsidR="006E31E4" w:rsidRDefault="006E31E4">
          <w:pPr>
            <w:pStyle w:val="TOC2"/>
            <w:tabs>
              <w:tab w:val="left" w:pos="720"/>
              <w:tab w:val="right" w:leader="dot" w:pos="9350"/>
            </w:tabs>
            <w:rPr>
              <w:rFonts w:cstheme="minorBidi"/>
              <w:noProof/>
              <w:sz w:val="24"/>
              <w:lang w:val="en-CA" w:bidi="ar-SA"/>
            </w:rPr>
          </w:pPr>
          <w:hyperlink w:anchor="_Toc23939446" w:history="1">
            <w:r w:rsidRPr="001A189B">
              <w:rPr>
                <w:rStyle w:val="Hyperlink"/>
                <w:rFonts w:ascii="Times New Roman" w:hAnsi="Times New Roman"/>
                <w:noProof/>
                <w:snapToGrid w:val="0"/>
                <w:w w:val="0"/>
              </w:rPr>
              <w:t>6.3</w:t>
            </w:r>
            <w:r>
              <w:rPr>
                <w:rFonts w:cstheme="minorBidi"/>
                <w:noProof/>
                <w:sz w:val="24"/>
                <w:lang w:val="en-CA" w:bidi="ar-SA"/>
              </w:rPr>
              <w:tab/>
            </w:r>
            <w:r w:rsidRPr="001A189B">
              <w:rPr>
                <w:rStyle w:val="Hyperlink"/>
                <w:noProof/>
              </w:rPr>
              <w:t>Person Ontology</w:t>
            </w:r>
            <w:r>
              <w:rPr>
                <w:noProof/>
                <w:webHidden/>
              </w:rPr>
              <w:tab/>
            </w:r>
            <w:r>
              <w:rPr>
                <w:noProof/>
                <w:webHidden/>
              </w:rPr>
              <w:fldChar w:fldCharType="begin"/>
            </w:r>
            <w:r>
              <w:rPr>
                <w:noProof/>
                <w:webHidden/>
              </w:rPr>
              <w:instrText xml:space="preserve"> PAGEREF _Toc23939446 \h </w:instrText>
            </w:r>
            <w:r>
              <w:rPr>
                <w:noProof/>
                <w:webHidden/>
              </w:rPr>
            </w:r>
            <w:r>
              <w:rPr>
                <w:noProof/>
                <w:webHidden/>
              </w:rPr>
              <w:fldChar w:fldCharType="separate"/>
            </w:r>
            <w:r>
              <w:rPr>
                <w:noProof/>
                <w:webHidden/>
              </w:rPr>
              <w:t>48</w:t>
            </w:r>
            <w:r>
              <w:rPr>
                <w:noProof/>
                <w:webHidden/>
              </w:rPr>
              <w:fldChar w:fldCharType="end"/>
            </w:r>
          </w:hyperlink>
        </w:p>
        <w:p w14:paraId="55AA3B02" w14:textId="26DBB96D" w:rsidR="006E31E4" w:rsidRDefault="006E31E4">
          <w:pPr>
            <w:pStyle w:val="TOC2"/>
            <w:tabs>
              <w:tab w:val="left" w:pos="720"/>
              <w:tab w:val="right" w:leader="dot" w:pos="9350"/>
            </w:tabs>
            <w:rPr>
              <w:rFonts w:cstheme="minorBidi"/>
              <w:noProof/>
              <w:sz w:val="24"/>
              <w:lang w:val="en-CA" w:bidi="ar-SA"/>
            </w:rPr>
          </w:pPr>
          <w:hyperlink w:anchor="_Toc23939447" w:history="1">
            <w:r w:rsidRPr="001A189B">
              <w:rPr>
                <w:rStyle w:val="Hyperlink"/>
                <w:rFonts w:ascii="Times New Roman" w:hAnsi="Times New Roman"/>
                <w:noProof/>
                <w:snapToGrid w:val="0"/>
                <w:w w:val="0"/>
              </w:rPr>
              <w:t>6.4</w:t>
            </w:r>
            <w:r>
              <w:rPr>
                <w:rFonts w:cstheme="minorBidi"/>
                <w:noProof/>
                <w:sz w:val="24"/>
                <w:lang w:val="en-CA" w:bidi="ar-SA"/>
              </w:rPr>
              <w:tab/>
            </w:r>
            <w:r w:rsidRPr="001A189B">
              <w:rPr>
                <w:rStyle w:val="Hyperlink"/>
                <w:noProof/>
              </w:rPr>
              <w:t>Household Ontology</w:t>
            </w:r>
            <w:r>
              <w:rPr>
                <w:noProof/>
                <w:webHidden/>
              </w:rPr>
              <w:tab/>
            </w:r>
            <w:r>
              <w:rPr>
                <w:noProof/>
                <w:webHidden/>
              </w:rPr>
              <w:fldChar w:fldCharType="begin"/>
            </w:r>
            <w:r>
              <w:rPr>
                <w:noProof/>
                <w:webHidden/>
              </w:rPr>
              <w:instrText xml:space="preserve"> PAGEREF _Toc23939447 \h </w:instrText>
            </w:r>
            <w:r>
              <w:rPr>
                <w:noProof/>
                <w:webHidden/>
              </w:rPr>
            </w:r>
            <w:r>
              <w:rPr>
                <w:noProof/>
                <w:webHidden/>
              </w:rPr>
              <w:fldChar w:fldCharType="separate"/>
            </w:r>
            <w:r>
              <w:rPr>
                <w:noProof/>
                <w:webHidden/>
              </w:rPr>
              <w:t>49</w:t>
            </w:r>
            <w:r>
              <w:rPr>
                <w:noProof/>
                <w:webHidden/>
              </w:rPr>
              <w:fldChar w:fldCharType="end"/>
            </w:r>
          </w:hyperlink>
        </w:p>
        <w:p w14:paraId="7EA69051" w14:textId="13EDBF1C" w:rsidR="006E31E4" w:rsidRDefault="006E31E4">
          <w:pPr>
            <w:pStyle w:val="TOC2"/>
            <w:tabs>
              <w:tab w:val="left" w:pos="720"/>
              <w:tab w:val="right" w:leader="dot" w:pos="9350"/>
            </w:tabs>
            <w:rPr>
              <w:rFonts w:cstheme="minorBidi"/>
              <w:noProof/>
              <w:sz w:val="24"/>
              <w:lang w:val="en-CA" w:bidi="ar-SA"/>
            </w:rPr>
          </w:pPr>
          <w:hyperlink w:anchor="_Toc23939448" w:history="1">
            <w:r w:rsidRPr="001A189B">
              <w:rPr>
                <w:rStyle w:val="Hyperlink"/>
                <w:rFonts w:ascii="Times New Roman" w:hAnsi="Times New Roman"/>
                <w:noProof/>
                <w:snapToGrid w:val="0"/>
                <w:w w:val="0"/>
              </w:rPr>
              <w:t>6.5</w:t>
            </w:r>
            <w:r>
              <w:rPr>
                <w:rFonts w:cstheme="minorBidi"/>
                <w:noProof/>
                <w:sz w:val="24"/>
                <w:lang w:val="en-CA" w:bidi="ar-SA"/>
              </w:rPr>
              <w:tab/>
            </w:r>
            <w:r w:rsidRPr="001A189B">
              <w:rPr>
                <w:rStyle w:val="Hyperlink"/>
                <w:noProof/>
              </w:rPr>
              <w:t>Organization Ontology</w:t>
            </w:r>
            <w:r>
              <w:rPr>
                <w:noProof/>
                <w:webHidden/>
              </w:rPr>
              <w:tab/>
            </w:r>
            <w:r>
              <w:rPr>
                <w:noProof/>
                <w:webHidden/>
              </w:rPr>
              <w:fldChar w:fldCharType="begin"/>
            </w:r>
            <w:r>
              <w:rPr>
                <w:noProof/>
                <w:webHidden/>
              </w:rPr>
              <w:instrText xml:space="preserve"> PAGEREF _Toc23939448 \h </w:instrText>
            </w:r>
            <w:r>
              <w:rPr>
                <w:noProof/>
                <w:webHidden/>
              </w:rPr>
            </w:r>
            <w:r>
              <w:rPr>
                <w:noProof/>
                <w:webHidden/>
              </w:rPr>
              <w:fldChar w:fldCharType="separate"/>
            </w:r>
            <w:r>
              <w:rPr>
                <w:noProof/>
                <w:webHidden/>
              </w:rPr>
              <w:t>52</w:t>
            </w:r>
            <w:r>
              <w:rPr>
                <w:noProof/>
                <w:webHidden/>
              </w:rPr>
              <w:fldChar w:fldCharType="end"/>
            </w:r>
          </w:hyperlink>
        </w:p>
        <w:p w14:paraId="56FB7666" w14:textId="7344EF11" w:rsidR="006E31E4" w:rsidRDefault="006E31E4">
          <w:pPr>
            <w:pStyle w:val="TOC2"/>
            <w:tabs>
              <w:tab w:val="left" w:pos="720"/>
              <w:tab w:val="right" w:leader="dot" w:pos="9350"/>
            </w:tabs>
            <w:rPr>
              <w:rFonts w:cstheme="minorBidi"/>
              <w:noProof/>
              <w:sz w:val="24"/>
              <w:lang w:val="en-CA" w:bidi="ar-SA"/>
            </w:rPr>
          </w:pPr>
          <w:hyperlink w:anchor="_Toc23939449" w:history="1">
            <w:r w:rsidRPr="001A189B">
              <w:rPr>
                <w:rStyle w:val="Hyperlink"/>
                <w:rFonts w:ascii="Times New Roman" w:hAnsi="Times New Roman"/>
                <w:noProof/>
                <w:snapToGrid w:val="0"/>
                <w:w w:val="0"/>
              </w:rPr>
              <w:t>6.6</w:t>
            </w:r>
            <w:r>
              <w:rPr>
                <w:rFonts w:cstheme="minorBidi"/>
                <w:noProof/>
                <w:sz w:val="24"/>
                <w:lang w:val="en-CA" w:bidi="ar-SA"/>
              </w:rPr>
              <w:tab/>
            </w:r>
            <w:r w:rsidRPr="001A189B">
              <w:rPr>
                <w:rStyle w:val="Hyperlink"/>
                <w:noProof/>
              </w:rPr>
              <w:t>Building Ont</w:t>
            </w:r>
            <w:r w:rsidRPr="001A189B">
              <w:rPr>
                <w:rStyle w:val="Hyperlink"/>
                <w:noProof/>
              </w:rPr>
              <w:t>o</w:t>
            </w:r>
            <w:r w:rsidRPr="001A189B">
              <w:rPr>
                <w:rStyle w:val="Hyperlink"/>
                <w:noProof/>
              </w:rPr>
              <w:t>logy</w:t>
            </w:r>
            <w:r>
              <w:rPr>
                <w:noProof/>
                <w:webHidden/>
              </w:rPr>
              <w:tab/>
            </w:r>
            <w:r>
              <w:rPr>
                <w:noProof/>
                <w:webHidden/>
              </w:rPr>
              <w:fldChar w:fldCharType="begin"/>
            </w:r>
            <w:r>
              <w:rPr>
                <w:noProof/>
                <w:webHidden/>
              </w:rPr>
              <w:instrText xml:space="preserve"> PAGEREF _Toc23939449 \h </w:instrText>
            </w:r>
            <w:r>
              <w:rPr>
                <w:noProof/>
                <w:webHidden/>
              </w:rPr>
            </w:r>
            <w:r>
              <w:rPr>
                <w:noProof/>
                <w:webHidden/>
              </w:rPr>
              <w:fldChar w:fldCharType="separate"/>
            </w:r>
            <w:r>
              <w:rPr>
                <w:noProof/>
                <w:webHidden/>
              </w:rPr>
              <w:t>55</w:t>
            </w:r>
            <w:r>
              <w:rPr>
                <w:noProof/>
                <w:webHidden/>
              </w:rPr>
              <w:fldChar w:fldCharType="end"/>
            </w:r>
          </w:hyperlink>
        </w:p>
        <w:p w14:paraId="07FA1461" w14:textId="2AA31928" w:rsidR="006E31E4" w:rsidRDefault="006E31E4">
          <w:pPr>
            <w:pStyle w:val="TOC2"/>
            <w:tabs>
              <w:tab w:val="left" w:pos="720"/>
              <w:tab w:val="right" w:leader="dot" w:pos="9350"/>
            </w:tabs>
            <w:rPr>
              <w:rFonts w:cstheme="minorBidi"/>
              <w:noProof/>
              <w:sz w:val="24"/>
              <w:lang w:val="en-CA" w:bidi="ar-SA"/>
            </w:rPr>
          </w:pPr>
          <w:hyperlink w:anchor="_Toc23939450" w:history="1">
            <w:r w:rsidRPr="001A189B">
              <w:rPr>
                <w:rStyle w:val="Hyperlink"/>
                <w:rFonts w:ascii="Times New Roman" w:hAnsi="Times New Roman"/>
                <w:noProof/>
                <w:snapToGrid w:val="0"/>
                <w:w w:val="0"/>
              </w:rPr>
              <w:t>6.7</w:t>
            </w:r>
            <w:r>
              <w:rPr>
                <w:rFonts w:cstheme="minorBidi"/>
                <w:noProof/>
                <w:sz w:val="24"/>
                <w:lang w:val="en-CA" w:bidi="ar-SA"/>
              </w:rPr>
              <w:tab/>
            </w:r>
            <w:r w:rsidRPr="001A189B">
              <w:rPr>
                <w:rStyle w:val="Hyperlink"/>
                <w:noProof/>
              </w:rPr>
              <w:t>Vehicle Ontology</w:t>
            </w:r>
            <w:r>
              <w:rPr>
                <w:noProof/>
                <w:webHidden/>
              </w:rPr>
              <w:tab/>
            </w:r>
            <w:r>
              <w:rPr>
                <w:noProof/>
                <w:webHidden/>
              </w:rPr>
              <w:fldChar w:fldCharType="begin"/>
            </w:r>
            <w:r>
              <w:rPr>
                <w:noProof/>
                <w:webHidden/>
              </w:rPr>
              <w:instrText xml:space="preserve"> PAGEREF _Toc23939450 \h </w:instrText>
            </w:r>
            <w:r>
              <w:rPr>
                <w:noProof/>
                <w:webHidden/>
              </w:rPr>
            </w:r>
            <w:r>
              <w:rPr>
                <w:noProof/>
                <w:webHidden/>
              </w:rPr>
              <w:fldChar w:fldCharType="separate"/>
            </w:r>
            <w:r>
              <w:rPr>
                <w:noProof/>
                <w:webHidden/>
              </w:rPr>
              <w:t>57</w:t>
            </w:r>
            <w:r>
              <w:rPr>
                <w:noProof/>
                <w:webHidden/>
              </w:rPr>
              <w:fldChar w:fldCharType="end"/>
            </w:r>
          </w:hyperlink>
        </w:p>
        <w:p w14:paraId="1FEC813E" w14:textId="6E36E890" w:rsidR="006E31E4" w:rsidRDefault="006E31E4">
          <w:pPr>
            <w:pStyle w:val="TOC2"/>
            <w:tabs>
              <w:tab w:val="left" w:pos="720"/>
              <w:tab w:val="right" w:leader="dot" w:pos="9350"/>
            </w:tabs>
            <w:rPr>
              <w:rFonts w:cstheme="minorBidi"/>
              <w:noProof/>
              <w:sz w:val="24"/>
              <w:lang w:val="en-CA" w:bidi="ar-SA"/>
            </w:rPr>
          </w:pPr>
          <w:hyperlink w:anchor="_Toc23939451" w:history="1">
            <w:r w:rsidRPr="001A189B">
              <w:rPr>
                <w:rStyle w:val="Hyperlink"/>
                <w:rFonts w:ascii="Times New Roman" w:hAnsi="Times New Roman"/>
                <w:noProof/>
                <w:snapToGrid w:val="0"/>
                <w:w w:val="0"/>
              </w:rPr>
              <w:t>6.8</w:t>
            </w:r>
            <w:r>
              <w:rPr>
                <w:rFonts w:cstheme="minorBidi"/>
                <w:noProof/>
                <w:sz w:val="24"/>
                <w:lang w:val="en-CA" w:bidi="ar-SA"/>
              </w:rPr>
              <w:tab/>
            </w:r>
            <w:r w:rsidRPr="001A189B">
              <w:rPr>
                <w:rStyle w:val="Hyperlink"/>
                <w:noProof/>
              </w:rPr>
              <w:t>Transportation System Ontology</w:t>
            </w:r>
            <w:r>
              <w:rPr>
                <w:noProof/>
                <w:webHidden/>
              </w:rPr>
              <w:tab/>
            </w:r>
            <w:r>
              <w:rPr>
                <w:noProof/>
                <w:webHidden/>
              </w:rPr>
              <w:fldChar w:fldCharType="begin"/>
            </w:r>
            <w:r>
              <w:rPr>
                <w:noProof/>
                <w:webHidden/>
              </w:rPr>
              <w:instrText xml:space="preserve"> PAGEREF _Toc23939451 \h </w:instrText>
            </w:r>
            <w:r>
              <w:rPr>
                <w:noProof/>
                <w:webHidden/>
              </w:rPr>
            </w:r>
            <w:r>
              <w:rPr>
                <w:noProof/>
                <w:webHidden/>
              </w:rPr>
              <w:fldChar w:fldCharType="separate"/>
            </w:r>
            <w:r>
              <w:rPr>
                <w:noProof/>
                <w:webHidden/>
              </w:rPr>
              <w:t>59</w:t>
            </w:r>
            <w:r>
              <w:rPr>
                <w:noProof/>
                <w:webHidden/>
              </w:rPr>
              <w:fldChar w:fldCharType="end"/>
            </w:r>
          </w:hyperlink>
        </w:p>
        <w:p w14:paraId="4F26DD3F" w14:textId="1029A763" w:rsidR="006E31E4" w:rsidRDefault="006E31E4">
          <w:pPr>
            <w:pStyle w:val="TOC3"/>
            <w:tabs>
              <w:tab w:val="left" w:pos="1200"/>
              <w:tab w:val="right" w:leader="dot" w:pos="9350"/>
            </w:tabs>
            <w:rPr>
              <w:rFonts w:cstheme="minorBidi"/>
              <w:noProof/>
              <w:sz w:val="24"/>
              <w:lang w:val="en-CA" w:bidi="ar-SA"/>
            </w:rPr>
          </w:pPr>
          <w:hyperlink w:anchor="_Toc23939452" w:history="1">
            <w:r w:rsidRPr="001A189B">
              <w:rPr>
                <w:rStyle w:val="Hyperlink"/>
                <w:noProof/>
              </w:rPr>
              <w:t>6.8.1</w:t>
            </w:r>
            <w:r>
              <w:rPr>
                <w:rFonts w:cstheme="minorBidi"/>
                <w:noProof/>
                <w:sz w:val="24"/>
                <w:lang w:val="en-CA" w:bidi="ar-SA"/>
              </w:rPr>
              <w:tab/>
            </w:r>
            <w:r w:rsidRPr="001A189B">
              <w:rPr>
                <w:rStyle w:val="Hyperlink"/>
                <w:noProof/>
              </w:rPr>
              <w:t>Travel Costs</w:t>
            </w:r>
            <w:r>
              <w:rPr>
                <w:noProof/>
                <w:webHidden/>
              </w:rPr>
              <w:tab/>
            </w:r>
            <w:r>
              <w:rPr>
                <w:noProof/>
                <w:webHidden/>
              </w:rPr>
              <w:fldChar w:fldCharType="begin"/>
            </w:r>
            <w:r>
              <w:rPr>
                <w:noProof/>
                <w:webHidden/>
              </w:rPr>
              <w:instrText xml:space="preserve"> PAGEREF _Toc23939452 \h </w:instrText>
            </w:r>
            <w:r>
              <w:rPr>
                <w:noProof/>
                <w:webHidden/>
              </w:rPr>
            </w:r>
            <w:r>
              <w:rPr>
                <w:noProof/>
                <w:webHidden/>
              </w:rPr>
              <w:fldChar w:fldCharType="separate"/>
            </w:r>
            <w:r>
              <w:rPr>
                <w:noProof/>
                <w:webHidden/>
              </w:rPr>
              <w:t>67</w:t>
            </w:r>
            <w:r>
              <w:rPr>
                <w:noProof/>
                <w:webHidden/>
              </w:rPr>
              <w:fldChar w:fldCharType="end"/>
            </w:r>
          </w:hyperlink>
        </w:p>
        <w:p w14:paraId="21029CCB" w14:textId="2D49A27D" w:rsidR="006E31E4" w:rsidRDefault="006E31E4">
          <w:pPr>
            <w:pStyle w:val="TOC2"/>
            <w:tabs>
              <w:tab w:val="left" w:pos="720"/>
              <w:tab w:val="right" w:leader="dot" w:pos="9350"/>
            </w:tabs>
            <w:rPr>
              <w:rFonts w:cstheme="minorBidi"/>
              <w:noProof/>
              <w:sz w:val="24"/>
              <w:lang w:val="en-CA" w:bidi="ar-SA"/>
            </w:rPr>
          </w:pPr>
          <w:hyperlink w:anchor="_Toc23939453" w:history="1">
            <w:r w:rsidRPr="001A189B">
              <w:rPr>
                <w:rStyle w:val="Hyperlink"/>
                <w:rFonts w:ascii="Times New Roman" w:hAnsi="Times New Roman"/>
                <w:noProof/>
                <w:snapToGrid w:val="0"/>
                <w:w w:val="0"/>
              </w:rPr>
              <w:t>6.9</w:t>
            </w:r>
            <w:r>
              <w:rPr>
                <w:rFonts w:cstheme="minorBidi"/>
                <w:noProof/>
                <w:sz w:val="24"/>
                <w:lang w:val="en-CA" w:bidi="ar-SA"/>
              </w:rPr>
              <w:tab/>
            </w:r>
            <w:r w:rsidRPr="001A189B">
              <w:rPr>
                <w:rStyle w:val="Hyperlink"/>
                <w:noProof/>
              </w:rPr>
              <w:t>Parking Ontology</w:t>
            </w:r>
            <w:r>
              <w:rPr>
                <w:noProof/>
                <w:webHidden/>
              </w:rPr>
              <w:tab/>
            </w:r>
            <w:r>
              <w:rPr>
                <w:noProof/>
                <w:webHidden/>
              </w:rPr>
              <w:fldChar w:fldCharType="begin"/>
            </w:r>
            <w:r>
              <w:rPr>
                <w:noProof/>
                <w:webHidden/>
              </w:rPr>
              <w:instrText xml:space="preserve"> PAGEREF _Toc23939453 \h </w:instrText>
            </w:r>
            <w:r>
              <w:rPr>
                <w:noProof/>
                <w:webHidden/>
              </w:rPr>
            </w:r>
            <w:r>
              <w:rPr>
                <w:noProof/>
                <w:webHidden/>
              </w:rPr>
              <w:fldChar w:fldCharType="separate"/>
            </w:r>
            <w:r>
              <w:rPr>
                <w:noProof/>
                <w:webHidden/>
              </w:rPr>
              <w:t>68</w:t>
            </w:r>
            <w:r>
              <w:rPr>
                <w:noProof/>
                <w:webHidden/>
              </w:rPr>
              <w:fldChar w:fldCharType="end"/>
            </w:r>
          </w:hyperlink>
        </w:p>
        <w:p w14:paraId="7C45E897" w14:textId="1D4EB154" w:rsidR="006E31E4" w:rsidRDefault="006E31E4">
          <w:pPr>
            <w:pStyle w:val="TOC2"/>
            <w:tabs>
              <w:tab w:val="left" w:pos="960"/>
              <w:tab w:val="right" w:leader="dot" w:pos="9350"/>
            </w:tabs>
            <w:rPr>
              <w:rFonts w:cstheme="minorBidi"/>
              <w:noProof/>
              <w:sz w:val="24"/>
              <w:lang w:val="en-CA" w:bidi="ar-SA"/>
            </w:rPr>
          </w:pPr>
          <w:hyperlink w:anchor="_Toc23939454" w:history="1">
            <w:r w:rsidRPr="001A189B">
              <w:rPr>
                <w:rStyle w:val="Hyperlink"/>
                <w:rFonts w:ascii="Times New Roman" w:hAnsi="Times New Roman"/>
                <w:noProof/>
                <w:snapToGrid w:val="0"/>
                <w:w w:val="0"/>
              </w:rPr>
              <w:t>6.10</w:t>
            </w:r>
            <w:r>
              <w:rPr>
                <w:rFonts w:cstheme="minorBidi"/>
                <w:noProof/>
                <w:sz w:val="24"/>
                <w:lang w:val="en-CA" w:bidi="ar-SA"/>
              </w:rPr>
              <w:tab/>
            </w:r>
            <w:r w:rsidRPr="001A189B">
              <w:rPr>
                <w:rStyle w:val="Hyperlink"/>
                <w:noProof/>
              </w:rPr>
              <w:t>Public Transit Ontology</w:t>
            </w:r>
            <w:r>
              <w:rPr>
                <w:noProof/>
                <w:webHidden/>
              </w:rPr>
              <w:tab/>
            </w:r>
            <w:r>
              <w:rPr>
                <w:noProof/>
                <w:webHidden/>
              </w:rPr>
              <w:fldChar w:fldCharType="begin"/>
            </w:r>
            <w:r>
              <w:rPr>
                <w:noProof/>
                <w:webHidden/>
              </w:rPr>
              <w:instrText xml:space="preserve"> PAGEREF _Toc23939454 \h </w:instrText>
            </w:r>
            <w:r>
              <w:rPr>
                <w:noProof/>
                <w:webHidden/>
              </w:rPr>
            </w:r>
            <w:r>
              <w:rPr>
                <w:noProof/>
                <w:webHidden/>
              </w:rPr>
              <w:fldChar w:fldCharType="separate"/>
            </w:r>
            <w:r>
              <w:rPr>
                <w:noProof/>
                <w:webHidden/>
              </w:rPr>
              <w:t>72</w:t>
            </w:r>
            <w:r>
              <w:rPr>
                <w:noProof/>
                <w:webHidden/>
              </w:rPr>
              <w:fldChar w:fldCharType="end"/>
            </w:r>
          </w:hyperlink>
        </w:p>
        <w:p w14:paraId="20F8E8AF" w14:textId="5ED1F6E0" w:rsidR="006E31E4" w:rsidRDefault="006E31E4">
          <w:pPr>
            <w:pStyle w:val="TOC2"/>
            <w:tabs>
              <w:tab w:val="left" w:pos="960"/>
              <w:tab w:val="right" w:leader="dot" w:pos="9350"/>
            </w:tabs>
            <w:rPr>
              <w:rFonts w:cstheme="minorBidi"/>
              <w:noProof/>
              <w:sz w:val="24"/>
              <w:lang w:val="en-CA" w:bidi="ar-SA"/>
            </w:rPr>
          </w:pPr>
          <w:hyperlink w:anchor="_Toc23939455" w:history="1">
            <w:r w:rsidRPr="001A189B">
              <w:rPr>
                <w:rStyle w:val="Hyperlink"/>
                <w:rFonts w:ascii="Times New Roman" w:hAnsi="Times New Roman"/>
                <w:noProof/>
                <w:snapToGrid w:val="0"/>
                <w:w w:val="0"/>
              </w:rPr>
              <w:t>6.11</w:t>
            </w:r>
            <w:r>
              <w:rPr>
                <w:rFonts w:cstheme="minorBidi"/>
                <w:noProof/>
                <w:sz w:val="24"/>
                <w:lang w:val="en-CA" w:bidi="ar-SA"/>
              </w:rPr>
              <w:tab/>
            </w:r>
            <w:r w:rsidRPr="001A189B">
              <w:rPr>
                <w:rStyle w:val="Hyperlink"/>
                <w:noProof/>
              </w:rPr>
              <w:t>Land Use Ontology</w:t>
            </w:r>
            <w:r>
              <w:rPr>
                <w:noProof/>
                <w:webHidden/>
              </w:rPr>
              <w:tab/>
            </w:r>
            <w:r>
              <w:rPr>
                <w:noProof/>
                <w:webHidden/>
              </w:rPr>
              <w:fldChar w:fldCharType="begin"/>
            </w:r>
            <w:r>
              <w:rPr>
                <w:noProof/>
                <w:webHidden/>
              </w:rPr>
              <w:instrText xml:space="preserve"> PAGEREF _Toc23939455 \h </w:instrText>
            </w:r>
            <w:r>
              <w:rPr>
                <w:noProof/>
                <w:webHidden/>
              </w:rPr>
            </w:r>
            <w:r>
              <w:rPr>
                <w:noProof/>
                <w:webHidden/>
              </w:rPr>
              <w:fldChar w:fldCharType="separate"/>
            </w:r>
            <w:r>
              <w:rPr>
                <w:noProof/>
                <w:webHidden/>
              </w:rPr>
              <w:t>76</w:t>
            </w:r>
            <w:r>
              <w:rPr>
                <w:noProof/>
                <w:webHidden/>
              </w:rPr>
              <w:fldChar w:fldCharType="end"/>
            </w:r>
          </w:hyperlink>
        </w:p>
        <w:p w14:paraId="080356EC" w14:textId="65176853" w:rsidR="006E31E4" w:rsidRDefault="006E31E4">
          <w:pPr>
            <w:pStyle w:val="TOC2"/>
            <w:tabs>
              <w:tab w:val="left" w:pos="960"/>
              <w:tab w:val="right" w:leader="dot" w:pos="9350"/>
            </w:tabs>
            <w:rPr>
              <w:rFonts w:cstheme="minorBidi"/>
              <w:noProof/>
              <w:sz w:val="24"/>
              <w:lang w:val="en-CA" w:bidi="ar-SA"/>
            </w:rPr>
          </w:pPr>
          <w:hyperlink w:anchor="_Toc23939456" w:history="1">
            <w:r w:rsidRPr="001A189B">
              <w:rPr>
                <w:rStyle w:val="Hyperlink"/>
                <w:rFonts w:ascii="Times New Roman" w:hAnsi="Times New Roman"/>
                <w:noProof/>
                <w:snapToGrid w:val="0"/>
                <w:w w:val="0"/>
              </w:rPr>
              <w:t>6.12</w:t>
            </w:r>
            <w:r>
              <w:rPr>
                <w:rFonts w:cstheme="minorBidi"/>
                <w:noProof/>
                <w:sz w:val="24"/>
                <w:lang w:val="en-CA" w:bidi="ar-SA"/>
              </w:rPr>
              <w:tab/>
            </w:r>
            <w:r w:rsidRPr="001A189B">
              <w:rPr>
                <w:rStyle w:val="Hyperlink"/>
                <w:noProof/>
              </w:rPr>
              <w:t>Trip Ontology</w:t>
            </w:r>
            <w:r>
              <w:rPr>
                <w:noProof/>
                <w:webHidden/>
              </w:rPr>
              <w:tab/>
            </w:r>
            <w:r>
              <w:rPr>
                <w:noProof/>
                <w:webHidden/>
              </w:rPr>
              <w:fldChar w:fldCharType="begin"/>
            </w:r>
            <w:r>
              <w:rPr>
                <w:noProof/>
                <w:webHidden/>
              </w:rPr>
              <w:instrText xml:space="preserve"> PAGEREF _Toc23939456 \h </w:instrText>
            </w:r>
            <w:r>
              <w:rPr>
                <w:noProof/>
                <w:webHidden/>
              </w:rPr>
            </w:r>
            <w:r>
              <w:rPr>
                <w:noProof/>
                <w:webHidden/>
              </w:rPr>
              <w:fldChar w:fldCharType="separate"/>
            </w:r>
            <w:r>
              <w:rPr>
                <w:noProof/>
                <w:webHidden/>
              </w:rPr>
              <w:t>80</w:t>
            </w:r>
            <w:r>
              <w:rPr>
                <w:noProof/>
                <w:webHidden/>
              </w:rPr>
              <w:fldChar w:fldCharType="end"/>
            </w:r>
          </w:hyperlink>
        </w:p>
        <w:p w14:paraId="032A4AF1" w14:textId="335A3710" w:rsidR="006E31E4" w:rsidRDefault="006E31E4">
          <w:pPr>
            <w:pStyle w:val="TOC3"/>
            <w:tabs>
              <w:tab w:val="left" w:pos="1200"/>
              <w:tab w:val="right" w:leader="dot" w:pos="9350"/>
            </w:tabs>
            <w:rPr>
              <w:rFonts w:cstheme="minorBidi"/>
              <w:noProof/>
              <w:sz w:val="24"/>
              <w:lang w:val="en-CA" w:bidi="ar-SA"/>
            </w:rPr>
          </w:pPr>
          <w:hyperlink w:anchor="_Toc23939457" w:history="1">
            <w:r w:rsidRPr="001A189B">
              <w:rPr>
                <w:rStyle w:val="Hyperlink"/>
                <w:noProof/>
              </w:rPr>
              <w:t>6.12.1</w:t>
            </w:r>
            <w:r>
              <w:rPr>
                <w:rFonts w:cstheme="minorBidi"/>
                <w:noProof/>
                <w:sz w:val="24"/>
                <w:lang w:val="en-CA" w:bidi="ar-SA"/>
              </w:rPr>
              <w:tab/>
            </w:r>
            <w:r w:rsidRPr="001A189B">
              <w:rPr>
                <w:rStyle w:val="Hyperlink"/>
                <w:noProof/>
              </w:rPr>
              <w:t>Trip Costs</w:t>
            </w:r>
            <w:r>
              <w:rPr>
                <w:noProof/>
                <w:webHidden/>
              </w:rPr>
              <w:tab/>
            </w:r>
            <w:r>
              <w:rPr>
                <w:noProof/>
                <w:webHidden/>
              </w:rPr>
              <w:fldChar w:fldCharType="begin"/>
            </w:r>
            <w:r>
              <w:rPr>
                <w:noProof/>
                <w:webHidden/>
              </w:rPr>
              <w:instrText xml:space="preserve"> PAGEREF _Toc23939457 \h </w:instrText>
            </w:r>
            <w:r>
              <w:rPr>
                <w:noProof/>
                <w:webHidden/>
              </w:rPr>
            </w:r>
            <w:r>
              <w:rPr>
                <w:noProof/>
                <w:webHidden/>
              </w:rPr>
              <w:fldChar w:fldCharType="separate"/>
            </w:r>
            <w:r>
              <w:rPr>
                <w:noProof/>
                <w:webHidden/>
              </w:rPr>
              <w:t>82</w:t>
            </w:r>
            <w:r>
              <w:rPr>
                <w:noProof/>
                <w:webHidden/>
              </w:rPr>
              <w:fldChar w:fldCharType="end"/>
            </w:r>
          </w:hyperlink>
        </w:p>
        <w:p w14:paraId="0889C3AA" w14:textId="7C194065" w:rsidR="006E31E4" w:rsidRDefault="006E31E4">
          <w:pPr>
            <w:pStyle w:val="TOC2"/>
            <w:tabs>
              <w:tab w:val="left" w:pos="960"/>
              <w:tab w:val="right" w:leader="dot" w:pos="9350"/>
            </w:tabs>
            <w:rPr>
              <w:rFonts w:cstheme="minorBidi"/>
              <w:noProof/>
              <w:sz w:val="24"/>
              <w:lang w:val="en-CA" w:bidi="ar-SA"/>
            </w:rPr>
          </w:pPr>
          <w:hyperlink w:anchor="_Toc23939458" w:history="1">
            <w:r w:rsidRPr="001A189B">
              <w:rPr>
                <w:rStyle w:val="Hyperlink"/>
                <w:rFonts w:ascii="Times New Roman" w:hAnsi="Times New Roman"/>
                <w:noProof/>
                <w:snapToGrid w:val="0"/>
                <w:w w:val="0"/>
              </w:rPr>
              <w:t>6.13</w:t>
            </w:r>
            <w:r>
              <w:rPr>
                <w:rFonts w:cstheme="minorBidi"/>
                <w:noProof/>
                <w:sz w:val="24"/>
                <w:lang w:val="en-CA" w:bidi="ar-SA"/>
              </w:rPr>
              <w:tab/>
            </w:r>
            <w:r w:rsidRPr="001A189B">
              <w:rPr>
                <w:rStyle w:val="Hyperlink"/>
                <w:noProof/>
              </w:rPr>
              <w:t>Urban System Ontology</w:t>
            </w:r>
            <w:r>
              <w:rPr>
                <w:noProof/>
                <w:webHidden/>
              </w:rPr>
              <w:tab/>
            </w:r>
            <w:r>
              <w:rPr>
                <w:noProof/>
                <w:webHidden/>
              </w:rPr>
              <w:fldChar w:fldCharType="begin"/>
            </w:r>
            <w:r>
              <w:rPr>
                <w:noProof/>
                <w:webHidden/>
              </w:rPr>
              <w:instrText xml:space="preserve"> PAGEREF _Toc23939458 \h </w:instrText>
            </w:r>
            <w:r>
              <w:rPr>
                <w:noProof/>
                <w:webHidden/>
              </w:rPr>
            </w:r>
            <w:r>
              <w:rPr>
                <w:noProof/>
                <w:webHidden/>
              </w:rPr>
              <w:fldChar w:fldCharType="separate"/>
            </w:r>
            <w:r>
              <w:rPr>
                <w:noProof/>
                <w:webHidden/>
              </w:rPr>
              <w:t>82</w:t>
            </w:r>
            <w:r>
              <w:rPr>
                <w:noProof/>
                <w:webHidden/>
              </w:rPr>
              <w:fldChar w:fldCharType="end"/>
            </w:r>
          </w:hyperlink>
        </w:p>
        <w:p w14:paraId="28240882" w14:textId="78B39387" w:rsidR="006E31E4" w:rsidRDefault="006E31E4">
          <w:pPr>
            <w:pStyle w:val="TOC1"/>
            <w:tabs>
              <w:tab w:val="left" w:pos="400"/>
              <w:tab w:val="right" w:leader="dot" w:pos="9350"/>
            </w:tabs>
            <w:rPr>
              <w:rFonts w:cstheme="minorBidi"/>
              <w:noProof/>
              <w:sz w:val="24"/>
              <w:lang w:val="en-CA" w:bidi="ar-SA"/>
            </w:rPr>
          </w:pPr>
          <w:hyperlink w:anchor="_Toc23939459" w:history="1">
            <w:r w:rsidRPr="001A189B">
              <w:rPr>
                <w:rStyle w:val="Hyperlink"/>
                <w:noProof/>
              </w:rPr>
              <w:t>7</w:t>
            </w:r>
            <w:r>
              <w:rPr>
                <w:rFonts w:cstheme="minorBidi"/>
                <w:noProof/>
                <w:sz w:val="24"/>
                <w:lang w:val="en-CA" w:bidi="ar-SA"/>
              </w:rPr>
              <w:tab/>
            </w:r>
            <w:r w:rsidRPr="001A189B">
              <w:rPr>
                <w:rStyle w:val="Hyperlink"/>
                <w:noProof/>
              </w:rPr>
              <w:t>Extra-logical Design Practices</w:t>
            </w:r>
            <w:r>
              <w:rPr>
                <w:noProof/>
                <w:webHidden/>
              </w:rPr>
              <w:tab/>
            </w:r>
            <w:r>
              <w:rPr>
                <w:noProof/>
                <w:webHidden/>
              </w:rPr>
              <w:fldChar w:fldCharType="begin"/>
            </w:r>
            <w:r>
              <w:rPr>
                <w:noProof/>
                <w:webHidden/>
              </w:rPr>
              <w:instrText xml:space="preserve"> PAGEREF _Toc23939459 \h </w:instrText>
            </w:r>
            <w:r>
              <w:rPr>
                <w:noProof/>
                <w:webHidden/>
              </w:rPr>
            </w:r>
            <w:r>
              <w:rPr>
                <w:noProof/>
                <w:webHidden/>
              </w:rPr>
              <w:fldChar w:fldCharType="separate"/>
            </w:r>
            <w:r>
              <w:rPr>
                <w:noProof/>
                <w:webHidden/>
              </w:rPr>
              <w:t>85</w:t>
            </w:r>
            <w:r>
              <w:rPr>
                <w:noProof/>
                <w:webHidden/>
              </w:rPr>
              <w:fldChar w:fldCharType="end"/>
            </w:r>
          </w:hyperlink>
        </w:p>
        <w:p w14:paraId="09673318" w14:textId="7146DF52" w:rsidR="006E31E4" w:rsidRDefault="006E31E4">
          <w:pPr>
            <w:pStyle w:val="TOC1"/>
            <w:tabs>
              <w:tab w:val="left" w:pos="400"/>
              <w:tab w:val="right" w:leader="dot" w:pos="9350"/>
            </w:tabs>
            <w:rPr>
              <w:rFonts w:cstheme="minorBidi"/>
              <w:noProof/>
              <w:sz w:val="24"/>
              <w:lang w:val="en-CA" w:bidi="ar-SA"/>
            </w:rPr>
          </w:pPr>
          <w:hyperlink w:anchor="_Toc23939460" w:history="1">
            <w:r w:rsidRPr="001A189B">
              <w:rPr>
                <w:rStyle w:val="Hyperlink"/>
                <w:noProof/>
              </w:rPr>
              <w:t>8</w:t>
            </w:r>
            <w:r>
              <w:rPr>
                <w:rFonts w:cstheme="minorBidi"/>
                <w:noProof/>
                <w:sz w:val="24"/>
                <w:lang w:val="en-CA" w:bidi="ar-SA"/>
              </w:rPr>
              <w:tab/>
            </w:r>
            <w:r w:rsidRPr="001A189B">
              <w:rPr>
                <w:rStyle w:val="Hyperlink"/>
                <w:noProof/>
              </w:rPr>
              <w:t>Evaluation</w:t>
            </w:r>
            <w:r>
              <w:rPr>
                <w:noProof/>
                <w:webHidden/>
              </w:rPr>
              <w:tab/>
            </w:r>
            <w:r>
              <w:rPr>
                <w:noProof/>
                <w:webHidden/>
              </w:rPr>
              <w:fldChar w:fldCharType="begin"/>
            </w:r>
            <w:r>
              <w:rPr>
                <w:noProof/>
                <w:webHidden/>
              </w:rPr>
              <w:instrText xml:space="preserve"> PAGEREF _Toc23939460 \h </w:instrText>
            </w:r>
            <w:r>
              <w:rPr>
                <w:noProof/>
                <w:webHidden/>
              </w:rPr>
            </w:r>
            <w:r>
              <w:rPr>
                <w:noProof/>
                <w:webHidden/>
              </w:rPr>
              <w:fldChar w:fldCharType="separate"/>
            </w:r>
            <w:r>
              <w:rPr>
                <w:noProof/>
                <w:webHidden/>
              </w:rPr>
              <w:t>85</w:t>
            </w:r>
            <w:r>
              <w:rPr>
                <w:noProof/>
                <w:webHidden/>
              </w:rPr>
              <w:fldChar w:fldCharType="end"/>
            </w:r>
          </w:hyperlink>
        </w:p>
        <w:p w14:paraId="571FDC13" w14:textId="3EEF5987" w:rsidR="006E31E4" w:rsidRDefault="006E31E4">
          <w:pPr>
            <w:pStyle w:val="TOC2"/>
            <w:tabs>
              <w:tab w:val="left" w:pos="720"/>
              <w:tab w:val="right" w:leader="dot" w:pos="9350"/>
            </w:tabs>
            <w:rPr>
              <w:rFonts w:cstheme="minorBidi"/>
              <w:noProof/>
              <w:sz w:val="24"/>
              <w:lang w:val="en-CA" w:bidi="ar-SA"/>
            </w:rPr>
          </w:pPr>
          <w:hyperlink w:anchor="_Toc23939461" w:history="1">
            <w:r w:rsidRPr="001A189B">
              <w:rPr>
                <w:rStyle w:val="Hyperlink"/>
                <w:rFonts w:ascii="Times New Roman" w:hAnsi="Times New Roman"/>
                <w:noProof/>
                <w:snapToGrid w:val="0"/>
                <w:w w:val="0"/>
              </w:rPr>
              <w:t>8.1</w:t>
            </w:r>
            <w:r>
              <w:rPr>
                <w:rFonts w:cstheme="minorBidi"/>
                <w:noProof/>
                <w:sz w:val="24"/>
                <w:lang w:val="en-CA" w:bidi="ar-SA"/>
              </w:rPr>
              <w:tab/>
            </w:r>
            <w:r w:rsidRPr="001A189B">
              <w:rPr>
                <w:rStyle w:val="Hyperlink"/>
                <w:noProof/>
              </w:rPr>
              <w:t>Consistency</w:t>
            </w:r>
            <w:r>
              <w:rPr>
                <w:noProof/>
                <w:webHidden/>
              </w:rPr>
              <w:tab/>
            </w:r>
            <w:r>
              <w:rPr>
                <w:noProof/>
                <w:webHidden/>
              </w:rPr>
              <w:fldChar w:fldCharType="begin"/>
            </w:r>
            <w:r>
              <w:rPr>
                <w:noProof/>
                <w:webHidden/>
              </w:rPr>
              <w:instrText xml:space="preserve"> PAGEREF _Toc23939461 \h </w:instrText>
            </w:r>
            <w:r>
              <w:rPr>
                <w:noProof/>
                <w:webHidden/>
              </w:rPr>
            </w:r>
            <w:r>
              <w:rPr>
                <w:noProof/>
                <w:webHidden/>
              </w:rPr>
              <w:fldChar w:fldCharType="separate"/>
            </w:r>
            <w:r>
              <w:rPr>
                <w:noProof/>
                <w:webHidden/>
              </w:rPr>
              <w:t>85</w:t>
            </w:r>
            <w:r>
              <w:rPr>
                <w:noProof/>
                <w:webHidden/>
              </w:rPr>
              <w:fldChar w:fldCharType="end"/>
            </w:r>
          </w:hyperlink>
        </w:p>
        <w:p w14:paraId="7C4A9782" w14:textId="15A42387" w:rsidR="006E31E4" w:rsidRDefault="006E31E4">
          <w:pPr>
            <w:pStyle w:val="TOC2"/>
            <w:tabs>
              <w:tab w:val="left" w:pos="720"/>
              <w:tab w:val="right" w:leader="dot" w:pos="9350"/>
            </w:tabs>
            <w:rPr>
              <w:rFonts w:cstheme="minorBidi"/>
              <w:noProof/>
              <w:sz w:val="24"/>
              <w:lang w:val="en-CA" w:bidi="ar-SA"/>
            </w:rPr>
          </w:pPr>
          <w:hyperlink w:anchor="_Toc23939462" w:history="1">
            <w:r w:rsidRPr="001A189B">
              <w:rPr>
                <w:rStyle w:val="Hyperlink"/>
                <w:rFonts w:ascii="Times New Roman" w:hAnsi="Times New Roman"/>
                <w:noProof/>
                <w:snapToGrid w:val="0"/>
                <w:w w:val="0"/>
              </w:rPr>
              <w:t>8.2</w:t>
            </w:r>
            <w:r>
              <w:rPr>
                <w:rFonts w:cstheme="minorBidi"/>
                <w:noProof/>
                <w:sz w:val="24"/>
                <w:lang w:val="en-CA" w:bidi="ar-SA"/>
              </w:rPr>
              <w:tab/>
            </w:r>
            <w:r w:rsidRPr="001A189B">
              <w:rPr>
                <w:rStyle w:val="Hyperlink"/>
                <w:noProof/>
              </w:rPr>
              <w:t>Competency</w:t>
            </w:r>
            <w:r>
              <w:rPr>
                <w:noProof/>
                <w:webHidden/>
              </w:rPr>
              <w:tab/>
            </w:r>
            <w:r>
              <w:rPr>
                <w:noProof/>
                <w:webHidden/>
              </w:rPr>
              <w:fldChar w:fldCharType="begin"/>
            </w:r>
            <w:r>
              <w:rPr>
                <w:noProof/>
                <w:webHidden/>
              </w:rPr>
              <w:instrText xml:space="preserve"> PAGEREF _Toc23939462 \h </w:instrText>
            </w:r>
            <w:r>
              <w:rPr>
                <w:noProof/>
                <w:webHidden/>
              </w:rPr>
            </w:r>
            <w:r>
              <w:rPr>
                <w:noProof/>
                <w:webHidden/>
              </w:rPr>
              <w:fldChar w:fldCharType="separate"/>
            </w:r>
            <w:r>
              <w:rPr>
                <w:noProof/>
                <w:webHidden/>
              </w:rPr>
              <w:t>86</w:t>
            </w:r>
            <w:r>
              <w:rPr>
                <w:noProof/>
                <w:webHidden/>
              </w:rPr>
              <w:fldChar w:fldCharType="end"/>
            </w:r>
          </w:hyperlink>
        </w:p>
        <w:p w14:paraId="54A34D36" w14:textId="06DB182C" w:rsidR="006E31E4" w:rsidRDefault="006E31E4">
          <w:pPr>
            <w:pStyle w:val="TOC3"/>
            <w:tabs>
              <w:tab w:val="left" w:pos="1200"/>
              <w:tab w:val="right" w:leader="dot" w:pos="9350"/>
            </w:tabs>
            <w:rPr>
              <w:rFonts w:cstheme="minorBidi"/>
              <w:noProof/>
              <w:sz w:val="24"/>
              <w:lang w:val="en-CA" w:bidi="ar-SA"/>
            </w:rPr>
          </w:pPr>
          <w:hyperlink w:anchor="_Toc23939463" w:history="1">
            <w:r w:rsidRPr="001A189B">
              <w:rPr>
                <w:rStyle w:val="Hyperlink"/>
                <w:noProof/>
              </w:rPr>
              <w:t>8.2.1</w:t>
            </w:r>
            <w:r>
              <w:rPr>
                <w:rFonts w:cstheme="minorBidi"/>
                <w:noProof/>
                <w:sz w:val="24"/>
                <w:lang w:val="en-CA" w:bidi="ar-SA"/>
              </w:rPr>
              <w:tab/>
            </w:r>
            <w:r w:rsidRPr="001A189B">
              <w:rPr>
                <w:rStyle w:val="Hyperlink"/>
                <w:noProof/>
              </w:rPr>
              <w:t>CQs for Land Use and Transportation Simulation</w:t>
            </w:r>
            <w:r>
              <w:rPr>
                <w:noProof/>
                <w:webHidden/>
              </w:rPr>
              <w:tab/>
            </w:r>
            <w:r>
              <w:rPr>
                <w:noProof/>
                <w:webHidden/>
              </w:rPr>
              <w:fldChar w:fldCharType="begin"/>
            </w:r>
            <w:r>
              <w:rPr>
                <w:noProof/>
                <w:webHidden/>
              </w:rPr>
              <w:instrText xml:space="preserve"> PAGEREF _Toc23939463 \h </w:instrText>
            </w:r>
            <w:r>
              <w:rPr>
                <w:noProof/>
                <w:webHidden/>
              </w:rPr>
            </w:r>
            <w:r>
              <w:rPr>
                <w:noProof/>
                <w:webHidden/>
              </w:rPr>
              <w:fldChar w:fldCharType="separate"/>
            </w:r>
            <w:r>
              <w:rPr>
                <w:noProof/>
                <w:webHidden/>
              </w:rPr>
              <w:t>86</w:t>
            </w:r>
            <w:r>
              <w:rPr>
                <w:noProof/>
                <w:webHidden/>
              </w:rPr>
              <w:fldChar w:fldCharType="end"/>
            </w:r>
          </w:hyperlink>
        </w:p>
        <w:p w14:paraId="17D5FB8B" w14:textId="095FD121" w:rsidR="006E31E4" w:rsidRDefault="006E31E4">
          <w:pPr>
            <w:pStyle w:val="TOC3"/>
            <w:tabs>
              <w:tab w:val="left" w:pos="1200"/>
              <w:tab w:val="right" w:leader="dot" w:pos="9350"/>
            </w:tabs>
            <w:rPr>
              <w:rFonts w:cstheme="minorBidi"/>
              <w:noProof/>
              <w:sz w:val="24"/>
              <w:lang w:val="en-CA" w:bidi="ar-SA"/>
            </w:rPr>
          </w:pPr>
          <w:hyperlink w:anchor="_Toc23939464" w:history="1">
            <w:r w:rsidRPr="001A189B">
              <w:rPr>
                <w:rStyle w:val="Hyperlink"/>
                <w:noProof/>
              </w:rPr>
              <w:t>8.2.2</w:t>
            </w:r>
            <w:r>
              <w:rPr>
                <w:rFonts w:cstheme="minorBidi"/>
                <w:noProof/>
                <w:sz w:val="24"/>
                <w:lang w:val="en-CA" w:bidi="ar-SA"/>
              </w:rPr>
              <w:tab/>
            </w:r>
            <w:r w:rsidRPr="001A189B">
              <w:rPr>
                <w:rStyle w:val="Hyperlink"/>
                <w:noProof/>
              </w:rPr>
              <w:t>CQs for Transit Research</w:t>
            </w:r>
            <w:r>
              <w:rPr>
                <w:noProof/>
                <w:webHidden/>
              </w:rPr>
              <w:tab/>
            </w:r>
            <w:r>
              <w:rPr>
                <w:noProof/>
                <w:webHidden/>
              </w:rPr>
              <w:fldChar w:fldCharType="begin"/>
            </w:r>
            <w:r>
              <w:rPr>
                <w:noProof/>
                <w:webHidden/>
              </w:rPr>
              <w:instrText xml:space="preserve"> PAGEREF _Toc23939464 \h </w:instrText>
            </w:r>
            <w:r>
              <w:rPr>
                <w:noProof/>
                <w:webHidden/>
              </w:rPr>
            </w:r>
            <w:r>
              <w:rPr>
                <w:noProof/>
                <w:webHidden/>
              </w:rPr>
              <w:fldChar w:fldCharType="separate"/>
            </w:r>
            <w:r>
              <w:rPr>
                <w:noProof/>
                <w:webHidden/>
              </w:rPr>
              <w:t>89</w:t>
            </w:r>
            <w:r>
              <w:rPr>
                <w:noProof/>
                <w:webHidden/>
              </w:rPr>
              <w:fldChar w:fldCharType="end"/>
            </w:r>
          </w:hyperlink>
        </w:p>
        <w:p w14:paraId="071FBEB1" w14:textId="05F165A0" w:rsidR="006E31E4" w:rsidRDefault="006E31E4">
          <w:pPr>
            <w:pStyle w:val="TOC3"/>
            <w:tabs>
              <w:tab w:val="left" w:pos="1200"/>
              <w:tab w:val="right" w:leader="dot" w:pos="9350"/>
            </w:tabs>
            <w:rPr>
              <w:rFonts w:cstheme="minorBidi"/>
              <w:noProof/>
              <w:sz w:val="24"/>
              <w:lang w:val="en-CA" w:bidi="ar-SA"/>
            </w:rPr>
          </w:pPr>
          <w:hyperlink w:anchor="_Toc23939465" w:history="1">
            <w:r w:rsidRPr="001A189B">
              <w:rPr>
                <w:rStyle w:val="Hyperlink"/>
                <w:noProof/>
              </w:rPr>
              <w:t>8.2.3</w:t>
            </w:r>
            <w:r>
              <w:rPr>
                <w:rFonts w:cstheme="minorBidi"/>
                <w:noProof/>
                <w:sz w:val="24"/>
                <w:lang w:val="en-CA" w:bidi="ar-SA"/>
              </w:rPr>
              <w:tab/>
            </w:r>
            <w:r w:rsidRPr="001A189B">
              <w:rPr>
                <w:rStyle w:val="Hyperlink"/>
                <w:noProof/>
              </w:rPr>
              <w:t>CQs for Smart Parking Applications</w:t>
            </w:r>
            <w:r>
              <w:rPr>
                <w:noProof/>
                <w:webHidden/>
              </w:rPr>
              <w:tab/>
            </w:r>
            <w:r>
              <w:rPr>
                <w:noProof/>
                <w:webHidden/>
              </w:rPr>
              <w:fldChar w:fldCharType="begin"/>
            </w:r>
            <w:r>
              <w:rPr>
                <w:noProof/>
                <w:webHidden/>
              </w:rPr>
              <w:instrText xml:space="preserve"> PAGEREF _Toc23939465 \h </w:instrText>
            </w:r>
            <w:r>
              <w:rPr>
                <w:noProof/>
                <w:webHidden/>
              </w:rPr>
            </w:r>
            <w:r>
              <w:rPr>
                <w:noProof/>
                <w:webHidden/>
              </w:rPr>
              <w:fldChar w:fldCharType="separate"/>
            </w:r>
            <w:r>
              <w:rPr>
                <w:noProof/>
                <w:webHidden/>
              </w:rPr>
              <w:t>89</w:t>
            </w:r>
            <w:r>
              <w:rPr>
                <w:noProof/>
                <w:webHidden/>
              </w:rPr>
              <w:fldChar w:fldCharType="end"/>
            </w:r>
          </w:hyperlink>
        </w:p>
        <w:p w14:paraId="67E352CE" w14:textId="3BAFA0D5" w:rsidR="006E31E4" w:rsidRDefault="006E31E4">
          <w:pPr>
            <w:pStyle w:val="TOC3"/>
            <w:tabs>
              <w:tab w:val="left" w:pos="1200"/>
              <w:tab w:val="right" w:leader="dot" w:pos="9350"/>
            </w:tabs>
            <w:rPr>
              <w:rFonts w:cstheme="minorBidi"/>
              <w:noProof/>
              <w:sz w:val="24"/>
              <w:lang w:val="en-CA" w:bidi="ar-SA"/>
            </w:rPr>
          </w:pPr>
          <w:hyperlink w:anchor="_Toc23939466" w:history="1">
            <w:r w:rsidRPr="001A189B">
              <w:rPr>
                <w:rStyle w:val="Hyperlink"/>
                <w:noProof/>
              </w:rPr>
              <w:t>8.2.4</w:t>
            </w:r>
            <w:r>
              <w:rPr>
                <w:rFonts w:cstheme="minorBidi"/>
                <w:noProof/>
                <w:sz w:val="24"/>
                <w:lang w:val="en-CA" w:bidi="ar-SA"/>
              </w:rPr>
              <w:tab/>
            </w:r>
            <w:r w:rsidRPr="001A189B">
              <w:rPr>
                <w:rStyle w:val="Hyperlink"/>
                <w:noProof/>
              </w:rPr>
              <w:t>CQs for ATIS via IT-SoS</w:t>
            </w:r>
            <w:r>
              <w:rPr>
                <w:noProof/>
                <w:webHidden/>
              </w:rPr>
              <w:tab/>
            </w:r>
            <w:r>
              <w:rPr>
                <w:noProof/>
                <w:webHidden/>
              </w:rPr>
              <w:fldChar w:fldCharType="begin"/>
            </w:r>
            <w:r>
              <w:rPr>
                <w:noProof/>
                <w:webHidden/>
              </w:rPr>
              <w:instrText xml:space="preserve"> PAGEREF _Toc23939466 \h </w:instrText>
            </w:r>
            <w:r>
              <w:rPr>
                <w:noProof/>
                <w:webHidden/>
              </w:rPr>
            </w:r>
            <w:r>
              <w:rPr>
                <w:noProof/>
                <w:webHidden/>
              </w:rPr>
              <w:fldChar w:fldCharType="separate"/>
            </w:r>
            <w:r>
              <w:rPr>
                <w:noProof/>
                <w:webHidden/>
              </w:rPr>
              <w:t>89</w:t>
            </w:r>
            <w:r>
              <w:rPr>
                <w:noProof/>
                <w:webHidden/>
              </w:rPr>
              <w:fldChar w:fldCharType="end"/>
            </w:r>
          </w:hyperlink>
        </w:p>
        <w:p w14:paraId="16ECA61E" w14:textId="02A977CC" w:rsidR="006E31E4" w:rsidRDefault="006E31E4">
          <w:pPr>
            <w:pStyle w:val="TOC3"/>
            <w:tabs>
              <w:tab w:val="left" w:pos="1200"/>
              <w:tab w:val="right" w:leader="dot" w:pos="9350"/>
            </w:tabs>
            <w:rPr>
              <w:rFonts w:cstheme="minorBidi"/>
              <w:noProof/>
              <w:sz w:val="24"/>
              <w:lang w:val="en-CA" w:bidi="ar-SA"/>
            </w:rPr>
          </w:pPr>
          <w:hyperlink w:anchor="_Toc23939467" w:history="1">
            <w:r w:rsidRPr="001A189B">
              <w:rPr>
                <w:rStyle w:val="Hyperlink"/>
                <w:noProof/>
              </w:rPr>
              <w:t>8.2.5</w:t>
            </w:r>
            <w:r>
              <w:rPr>
                <w:rFonts w:cstheme="minorBidi"/>
                <w:noProof/>
                <w:sz w:val="24"/>
                <w:lang w:val="en-CA" w:bidi="ar-SA"/>
              </w:rPr>
              <w:tab/>
            </w:r>
            <w:r w:rsidRPr="001A189B">
              <w:rPr>
                <w:rStyle w:val="Hyperlink"/>
                <w:noProof/>
              </w:rPr>
              <w:t>CQs for ArcGIS Query Support</w:t>
            </w:r>
            <w:r>
              <w:rPr>
                <w:noProof/>
                <w:webHidden/>
              </w:rPr>
              <w:tab/>
            </w:r>
            <w:r>
              <w:rPr>
                <w:noProof/>
                <w:webHidden/>
              </w:rPr>
              <w:fldChar w:fldCharType="begin"/>
            </w:r>
            <w:r>
              <w:rPr>
                <w:noProof/>
                <w:webHidden/>
              </w:rPr>
              <w:instrText xml:space="preserve"> PAGEREF _Toc23939467 \h </w:instrText>
            </w:r>
            <w:r>
              <w:rPr>
                <w:noProof/>
                <w:webHidden/>
              </w:rPr>
            </w:r>
            <w:r>
              <w:rPr>
                <w:noProof/>
                <w:webHidden/>
              </w:rPr>
              <w:fldChar w:fldCharType="separate"/>
            </w:r>
            <w:r>
              <w:rPr>
                <w:noProof/>
                <w:webHidden/>
              </w:rPr>
              <w:t>89</w:t>
            </w:r>
            <w:r>
              <w:rPr>
                <w:noProof/>
                <w:webHidden/>
              </w:rPr>
              <w:fldChar w:fldCharType="end"/>
            </w:r>
          </w:hyperlink>
        </w:p>
        <w:p w14:paraId="0FAD9B5A" w14:textId="5602D52D" w:rsidR="006E31E4" w:rsidRDefault="006E31E4">
          <w:pPr>
            <w:pStyle w:val="TOC2"/>
            <w:tabs>
              <w:tab w:val="left" w:pos="720"/>
              <w:tab w:val="right" w:leader="dot" w:pos="9350"/>
            </w:tabs>
            <w:rPr>
              <w:rFonts w:cstheme="minorBidi"/>
              <w:noProof/>
              <w:sz w:val="24"/>
              <w:lang w:val="en-CA" w:bidi="ar-SA"/>
            </w:rPr>
          </w:pPr>
          <w:hyperlink w:anchor="_Toc23939468" w:history="1">
            <w:r w:rsidRPr="001A189B">
              <w:rPr>
                <w:rStyle w:val="Hyperlink"/>
                <w:rFonts w:ascii="Times New Roman" w:hAnsi="Times New Roman"/>
                <w:noProof/>
                <w:snapToGrid w:val="0"/>
                <w:w w:val="0"/>
              </w:rPr>
              <w:t>8.3</w:t>
            </w:r>
            <w:r>
              <w:rPr>
                <w:rFonts w:cstheme="minorBidi"/>
                <w:noProof/>
                <w:sz w:val="24"/>
                <w:lang w:val="en-CA" w:bidi="ar-SA"/>
              </w:rPr>
              <w:tab/>
            </w:r>
            <w:r w:rsidRPr="001A189B">
              <w:rPr>
                <w:rStyle w:val="Hyperlink"/>
                <w:noProof/>
              </w:rPr>
              <w:t>Application</w:t>
            </w:r>
            <w:r>
              <w:rPr>
                <w:noProof/>
                <w:webHidden/>
              </w:rPr>
              <w:tab/>
            </w:r>
            <w:r>
              <w:rPr>
                <w:noProof/>
                <w:webHidden/>
              </w:rPr>
              <w:fldChar w:fldCharType="begin"/>
            </w:r>
            <w:r>
              <w:rPr>
                <w:noProof/>
                <w:webHidden/>
              </w:rPr>
              <w:instrText xml:space="preserve"> PAGEREF _Toc23939468 \h </w:instrText>
            </w:r>
            <w:r>
              <w:rPr>
                <w:noProof/>
                <w:webHidden/>
              </w:rPr>
            </w:r>
            <w:r>
              <w:rPr>
                <w:noProof/>
                <w:webHidden/>
              </w:rPr>
              <w:fldChar w:fldCharType="separate"/>
            </w:r>
            <w:r>
              <w:rPr>
                <w:noProof/>
                <w:webHidden/>
              </w:rPr>
              <w:t>89</w:t>
            </w:r>
            <w:r>
              <w:rPr>
                <w:noProof/>
                <w:webHidden/>
              </w:rPr>
              <w:fldChar w:fldCharType="end"/>
            </w:r>
          </w:hyperlink>
        </w:p>
        <w:p w14:paraId="122D85FE" w14:textId="0356818B" w:rsidR="006E31E4" w:rsidRDefault="006E31E4">
          <w:pPr>
            <w:pStyle w:val="TOC1"/>
            <w:tabs>
              <w:tab w:val="left" w:pos="400"/>
              <w:tab w:val="right" w:leader="dot" w:pos="9350"/>
            </w:tabs>
            <w:rPr>
              <w:rFonts w:cstheme="minorBidi"/>
              <w:noProof/>
              <w:sz w:val="24"/>
              <w:lang w:val="en-CA" w:bidi="ar-SA"/>
            </w:rPr>
          </w:pPr>
          <w:hyperlink w:anchor="_Toc23939469" w:history="1">
            <w:r w:rsidRPr="001A189B">
              <w:rPr>
                <w:rStyle w:val="Hyperlink"/>
                <w:noProof/>
              </w:rPr>
              <w:t>9</w:t>
            </w:r>
            <w:r>
              <w:rPr>
                <w:rFonts w:cstheme="minorBidi"/>
                <w:noProof/>
                <w:sz w:val="24"/>
                <w:lang w:val="en-CA" w:bidi="ar-SA"/>
              </w:rPr>
              <w:tab/>
            </w:r>
            <w:r w:rsidRPr="001A189B">
              <w:rPr>
                <w:rStyle w:val="Hyperlink"/>
                <w:noProof/>
              </w:rPr>
              <w:t>Applications</w:t>
            </w:r>
            <w:r>
              <w:rPr>
                <w:noProof/>
                <w:webHidden/>
              </w:rPr>
              <w:tab/>
            </w:r>
            <w:r>
              <w:rPr>
                <w:noProof/>
                <w:webHidden/>
              </w:rPr>
              <w:fldChar w:fldCharType="begin"/>
            </w:r>
            <w:r>
              <w:rPr>
                <w:noProof/>
                <w:webHidden/>
              </w:rPr>
              <w:instrText xml:space="preserve"> PAGEREF _Toc23939469 \h </w:instrText>
            </w:r>
            <w:r>
              <w:rPr>
                <w:noProof/>
                <w:webHidden/>
              </w:rPr>
            </w:r>
            <w:r>
              <w:rPr>
                <w:noProof/>
                <w:webHidden/>
              </w:rPr>
              <w:fldChar w:fldCharType="separate"/>
            </w:r>
            <w:r>
              <w:rPr>
                <w:noProof/>
                <w:webHidden/>
              </w:rPr>
              <w:t>90</w:t>
            </w:r>
            <w:r>
              <w:rPr>
                <w:noProof/>
                <w:webHidden/>
              </w:rPr>
              <w:fldChar w:fldCharType="end"/>
            </w:r>
          </w:hyperlink>
        </w:p>
        <w:p w14:paraId="777A20E2" w14:textId="36C76B9B" w:rsidR="006E31E4" w:rsidRDefault="006E31E4">
          <w:pPr>
            <w:pStyle w:val="TOC2"/>
            <w:tabs>
              <w:tab w:val="left" w:pos="720"/>
              <w:tab w:val="right" w:leader="dot" w:pos="9350"/>
            </w:tabs>
            <w:rPr>
              <w:rFonts w:cstheme="minorBidi"/>
              <w:noProof/>
              <w:sz w:val="24"/>
              <w:lang w:val="en-CA" w:bidi="ar-SA"/>
            </w:rPr>
          </w:pPr>
          <w:hyperlink w:anchor="_Toc23939470" w:history="1">
            <w:r w:rsidRPr="001A189B">
              <w:rPr>
                <w:rStyle w:val="Hyperlink"/>
                <w:rFonts w:ascii="Times New Roman" w:hAnsi="Times New Roman"/>
                <w:noProof/>
                <w:snapToGrid w:val="0"/>
                <w:w w:val="0"/>
              </w:rPr>
              <w:t>9.1</w:t>
            </w:r>
            <w:r>
              <w:rPr>
                <w:rFonts w:cstheme="minorBidi"/>
                <w:noProof/>
                <w:sz w:val="24"/>
                <w:lang w:val="en-CA" w:bidi="ar-SA"/>
              </w:rPr>
              <w:tab/>
            </w:r>
            <w:r w:rsidRPr="001A189B">
              <w:rPr>
                <w:rStyle w:val="Hyperlink"/>
                <w:noProof/>
              </w:rPr>
              <w:t>Exploration of Travel Model Data</w:t>
            </w:r>
            <w:r>
              <w:rPr>
                <w:noProof/>
                <w:webHidden/>
              </w:rPr>
              <w:tab/>
            </w:r>
            <w:r>
              <w:rPr>
                <w:noProof/>
                <w:webHidden/>
              </w:rPr>
              <w:fldChar w:fldCharType="begin"/>
            </w:r>
            <w:r>
              <w:rPr>
                <w:noProof/>
                <w:webHidden/>
              </w:rPr>
              <w:instrText xml:space="preserve"> PAGEREF _Toc23939470 \h </w:instrText>
            </w:r>
            <w:r>
              <w:rPr>
                <w:noProof/>
                <w:webHidden/>
              </w:rPr>
            </w:r>
            <w:r>
              <w:rPr>
                <w:noProof/>
                <w:webHidden/>
              </w:rPr>
              <w:fldChar w:fldCharType="separate"/>
            </w:r>
            <w:r>
              <w:rPr>
                <w:noProof/>
                <w:webHidden/>
              </w:rPr>
              <w:t>90</w:t>
            </w:r>
            <w:r>
              <w:rPr>
                <w:noProof/>
                <w:webHidden/>
              </w:rPr>
              <w:fldChar w:fldCharType="end"/>
            </w:r>
          </w:hyperlink>
        </w:p>
        <w:p w14:paraId="234C8679" w14:textId="10FCDDA8" w:rsidR="006E31E4" w:rsidRDefault="006E31E4">
          <w:pPr>
            <w:pStyle w:val="TOC3"/>
            <w:tabs>
              <w:tab w:val="left" w:pos="1200"/>
              <w:tab w:val="right" w:leader="dot" w:pos="9350"/>
            </w:tabs>
            <w:rPr>
              <w:rFonts w:cstheme="minorBidi"/>
              <w:noProof/>
              <w:sz w:val="24"/>
              <w:lang w:val="en-CA" w:bidi="ar-SA"/>
            </w:rPr>
          </w:pPr>
          <w:hyperlink w:anchor="_Toc23939471" w:history="1">
            <w:r w:rsidRPr="001A189B">
              <w:rPr>
                <w:rStyle w:val="Hyperlink"/>
                <w:noProof/>
              </w:rPr>
              <w:t>9.1.1</w:t>
            </w:r>
            <w:r>
              <w:rPr>
                <w:rFonts w:cstheme="minorBidi"/>
                <w:noProof/>
                <w:sz w:val="24"/>
                <w:lang w:val="en-CA" w:bidi="ar-SA"/>
              </w:rPr>
              <w:tab/>
            </w:r>
            <w:r w:rsidRPr="001A189B">
              <w:rPr>
                <w:rStyle w:val="Hyperlink"/>
                <w:noProof/>
              </w:rPr>
              <w:t>Summary of Facets</w:t>
            </w:r>
            <w:r>
              <w:rPr>
                <w:noProof/>
                <w:webHidden/>
              </w:rPr>
              <w:tab/>
            </w:r>
            <w:r>
              <w:rPr>
                <w:noProof/>
                <w:webHidden/>
              </w:rPr>
              <w:fldChar w:fldCharType="begin"/>
            </w:r>
            <w:r>
              <w:rPr>
                <w:noProof/>
                <w:webHidden/>
              </w:rPr>
              <w:instrText xml:space="preserve"> PAGEREF _Toc23939471 \h </w:instrText>
            </w:r>
            <w:r>
              <w:rPr>
                <w:noProof/>
                <w:webHidden/>
              </w:rPr>
            </w:r>
            <w:r>
              <w:rPr>
                <w:noProof/>
                <w:webHidden/>
              </w:rPr>
              <w:fldChar w:fldCharType="separate"/>
            </w:r>
            <w:r>
              <w:rPr>
                <w:noProof/>
                <w:webHidden/>
              </w:rPr>
              <w:t>91</w:t>
            </w:r>
            <w:r>
              <w:rPr>
                <w:noProof/>
                <w:webHidden/>
              </w:rPr>
              <w:fldChar w:fldCharType="end"/>
            </w:r>
          </w:hyperlink>
        </w:p>
        <w:p w14:paraId="49CF99E9" w14:textId="617467C8" w:rsidR="006E31E4" w:rsidRDefault="006E31E4">
          <w:pPr>
            <w:pStyle w:val="TOC3"/>
            <w:tabs>
              <w:tab w:val="left" w:pos="1200"/>
              <w:tab w:val="right" w:leader="dot" w:pos="9350"/>
            </w:tabs>
            <w:rPr>
              <w:rFonts w:cstheme="minorBidi"/>
              <w:noProof/>
              <w:sz w:val="24"/>
              <w:lang w:val="en-CA" w:bidi="ar-SA"/>
            </w:rPr>
          </w:pPr>
          <w:hyperlink w:anchor="_Toc23939472" w:history="1">
            <w:r w:rsidRPr="001A189B">
              <w:rPr>
                <w:rStyle w:val="Hyperlink"/>
                <w:noProof/>
              </w:rPr>
              <w:t>9.1.2</w:t>
            </w:r>
            <w:r>
              <w:rPr>
                <w:rFonts w:cstheme="minorBidi"/>
                <w:noProof/>
                <w:sz w:val="24"/>
                <w:lang w:val="en-CA" w:bidi="ar-SA"/>
              </w:rPr>
              <w:tab/>
            </w:r>
            <w:r w:rsidRPr="001A189B">
              <w:rPr>
                <w:rStyle w:val="Hyperlink"/>
                <w:noProof/>
              </w:rPr>
              <w:t>Future Work</w:t>
            </w:r>
            <w:r>
              <w:rPr>
                <w:noProof/>
                <w:webHidden/>
              </w:rPr>
              <w:tab/>
            </w:r>
            <w:r>
              <w:rPr>
                <w:noProof/>
                <w:webHidden/>
              </w:rPr>
              <w:fldChar w:fldCharType="begin"/>
            </w:r>
            <w:r>
              <w:rPr>
                <w:noProof/>
                <w:webHidden/>
              </w:rPr>
              <w:instrText xml:space="preserve"> PAGEREF _Toc23939472 \h </w:instrText>
            </w:r>
            <w:r>
              <w:rPr>
                <w:noProof/>
                <w:webHidden/>
              </w:rPr>
            </w:r>
            <w:r>
              <w:rPr>
                <w:noProof/>
                <w:webHidden/>
              </w:rPr>
              <w:fldChar w:fldCharType="separate"/>
            </w:r>
            <w:r>
              <w:rPr>
                <w:noProof/>
                <w:webHidden/>
              </w:rPr>
              <w:t>92</w:t>
            </w:r>
            <w:r>
              <w:rPr>
                <w:noProof/>
                <w:webHidden/>
              </w:rPr>
              <w:fldChar w:fldCharType="end"/>
            </w:r>
          </w:hyperlink>
        </w:p>
        <w:p w14:paraId="3C506433" w14:textId="10031BFE" w:rsidR="006E31E4" w:rsidRDefault="006E31E4">
          <w:pPr>
            <w:pStyle w:val="TOC2"/>
            <w:tabs>
              <w:tab w:val="left" w:pos="720"/>
              <w:tab w:val="right" w:leader="dot" w:pos="9350"/>
            </w:tabs>
            <w:rPr>
              <w:rFonts w:cstheme="minorBidi"/>
              <w:noProof/>
              <w:sz w:val="24"/>
              <w:lang w:val="en-CA" w:bidi="ar-SA"/>
            </w:rPr>
          </w:pPr>
          <w:hyperlink w:anchor="_Toc23939473" w:history="1">
            <w:r w:rsidRPr="001A189B">
              <w:rPr>
                <w:rStyle w:val="Hyperlink"/>
                <w:rFonts w:ascii="Times New Roman" w:hAnsi="Times New Roman"/>
                <w:noProof/>
                <w:snapToGrid w:val="0"/>
                <w:w w:val="0"/>
                <w:highlight w:val="yellow"/>
              </w:rPr>
              <w:t>9.2</w:t>
            </w:r>
            <w:r>
              <w:rPr>
                <w:rFonts w:cstheme="minorBidi"/>
                <w:noProof/>
                <w:sz w:val="24"/>
                <w:lang w:val="en-CA" w:bidi="ar-SA"/>
              </w:rPr>
              <w:tab/>
            </w:r>
            <w:r w:rsidRPr="001A189B">
              <w:rPr>
                <w:rStyle w:val="Hyperlink"/>
                <w:noProof/>
              </w:rPr>
              <w:t xml:space="preserve">iCity Ontology for ATIS in the IT-SoS Framework </w:t>
            </w:r>
            <w:r w:rsidRPr="001A189B">
              <w:rPr>
                <w:rStyle w:val="Hyperlink"/>
                <w:noProof/>
                <w:highlight w:val="yellow"/>
              </w:rPr>
              <w:t>(to revise based on revisions to project 1.2)</w:t>
            </w:r>
            <w:r>
              <w:rPr>
                <w:noProof/>
                <w:webHidden/>
              </w:rPr>
              <w:tab/>
            </w:r>
            <w:r>
              <w:rPr>
                <w:noProof/>
                <w:webHidden/>
              </w:rPr>
              <w:fldChar w:fldCharType="begin"/>
            </w:r>
            <w:r>
              <w:rPr>
                <w:noProof/>
                <w:webHidden/>
              </w:rPr>
              <w:instrText xml:space="preserve"> PAGEREF _Toc23939473 \h </w:instrText>
            </w:r>
            <w:r>
              <w:rPr>
                <w:noProof/>
                <w:webHidden/>
              </w:rPr>
            </w:r>
            <w:r>
              <w:rPr>
                <w:noProof/>
                <w:webHidden/>
              </w:rPr>
              <w:fldChar w:fldCharType="separate"/>
            </w:r>
            <w:r>
              <w:rPr>
                <w:noProof/>
                <w:webHidden/>
              </w:rPr>
              <w:t>93</w:t>
            </w:r>
            <w:r>
              <w:rPr>
                <w:noProof/>
                <w:webHidden/>
              </w:rPr>
              <w:fldChar w:fldCharType="end"/>
            </w:r>
          </w:hyperlink>
        </w:p>
        <w:p w14:paraId="7320C939" w14:textId="6D3C1D9F" w:rsidR="006E31E4" w:rsidRDefault="006E31E4">
          <w:pPr>
            <w:pStyle w:val="TOC3"/>
            <w:tabs>
              <w:tab w:val="left" w:pos="1200"/>
              <w:tab w:val="right" w:leader="dot" w:pos="9350"/>
            </w:tabs>
            <w:rPr>
              <w:rFonts w:cstheme="minorBidi"/>
              <w:noProof/>
              <w:sz w:val="24"/>
              <w:lang w:val="en-CA" w:bidi="ar-SA"/>
            </w:rPr>
          </w:pPr>
          <w:hyperlink w:anchor="_Toc23939474" w:history="1">
            <w:r w:rsidRPr="001A189B">
              <w:rPr>
                <w:rStyle w:val="Hyperlink"/>
                <w:noProof/>
              </w:rPr>
              <w:t>9.2.1</w:t>
            </w:r>
            <w:r>
              <w:rPr>
                <w:rFonts w:cstheme="minorBidi"/>
                <w:noProof/>
                <w:sz w:val="24"/>
                <w:lang w:val="en-CA" w:bidi="ar-SA"/>
              </w:rPr>
              <w:tab/>
            </w:r>
            <w:r w:rsidRPr="001A189B">
              <w:rPr>
                <w:rStyle w:val="Hyperlink"/>
                <w:noProof/>
              </w:rPr>
              <w:t>Project 1.2: IT-SoS Architecture</w:t>
            </w:r>
            <w:r>
              <w:rPr>
                <w:noProof/>
                <w:webHidden/>
              </w:rPr>
              <w:tab/>
            </w:r>
            <w:r>
              <w:rPr>
                <w:noProof/>
                <w:webHidden/>
              </w:rPr>
              <w:fldChar w:fldCharType="begin"/>
            </w:r>
            <w:r>
              <w:rPr>
                <w:noProof/>
                <w:webHidden/>
              </w:rPr>
              <w:instrText xml:space="preserve"> PAGEREF _Toc23939474 \h </w:instrText>
            </w:r>
            <w:r>
              <w:rPr>
                <w:noProof/>
                <w:webHidden/>
              </w:rPr>
            </w:r>
            <w:r>
              <w:rPr>
                <w:noProof/>
                <w:webHidden/>
              </w:rPr>
              <w:fldChar w:fldCharType="separate"/>
            </w:r>
            <w:r>
              <w:rPr>
                <w:noProof/>
                <w:webHidden/>
              </w:rPr>
              <w:t>93</w:t>
            </w:r>
            <w:r>
              <w:rPr>
                <w:noProof/>
                <w:webHidden/>
              </w:rPr>
              <w:fldChar w:fldCharType="end"/>
            </w:r>
          </w:hyperlink>
        </w:p>
        <w:p w14:paraId="4BD48199" w14:textId="3E38F486" w:rsidR="006E31E4" w:rsidRDefault="006E31E4">
          <w:pPr>
            <w:pStyle w:val="TOC3"/>
            <w:tabs>
              <w:tab w:val="left" w:pos="1200"/>
              <w:tab w:val="right" w:leader="dot" w:pos="9350"/>
            </w:tabs>
            <w:rPr>
              <w:rFonts w:cstheme="minorBidi"/>
              <w:noProof/>
              <w:sz w:val="24"/>
              <w:lang w:val="en-CA" w:bidi="ar-SA"/>
            </w:rPr>
          </w:pPr>
          <w:hyperlink w:anchor="_Toc23939475" w:history="1">
            <w:r w:rsidRPr="001A189B">
              <w:rPr>
                <w:rStyle w:val="Hyperlink"/>
                <w:noProof/>
              </w:rPr>
              <w:t>9.2.2</w:t>
            </w:r>
            <w:r>
              <w:rPr>
                <w:rFonts w:cstheme="minorBidi"/>
                <w:noProof/>
                <w:sz w:val="24"/>
                <w:lang w:val="en-CA" w:bidi="ar-SA"/>
              </w:rPr>
              <w:tab/>
            </w:r>
            <w:r w:rsidRPr="001A189B">
              <w:rPr>
                <w:rStyle w:val="Hyperlink"/>
                <w:noProof/>
              </w:rPr>
              <w:t>ATIS Case Study</w:t>
            </w:r>
            <w:r>
              <w:rPr>
                <w:noProof/>
                <w:webHidden/>
              </w:rPr>
              <w:tab/>
            </w:r>
            <w:r>
              <w:rPr>
                <w:noProof/>
                <w:webHidden/>
              </w:rPr>
              <w:fldChar w:fldCharType="begin"/>
            </w:r>
            <w:r>
              <w:rPr>
                <w:noProof/>
                <w:webHidden/>
              </w:rPr>
              <w:instrText xml:space="preserve"> PAGEREF _Toc23939475 \h </w:instrText>
            </w:r>
            <w:r>
              <w:rPr>
                <w:noProof/>
                <w:webHidden/>
              </w:rPr>
            </w:r>
            <w:r>
              <w:rPr>
                <w:noProof/>
                <w:webHidden/>
              </w:rPr>
              <w:fldChar w:fldCharType="separate"/>
            </w:r>
            <w:r>
              <w:rPr>
                <w:noProof/>
                <w:webHidden/>
              </w:rPr>
              <w:t>95</w:t>
            </w:r>
            <w:r>
              <w:rPr>
                <w:noProof/>
                <w:webHidden/>
              </w:rPr>
              <w:fldChar w:fldCharType="end"/>
            </w:r>
          </w:hyperlink>
        </w:p>
        <w:p w14:paraId="327CA805" w14:textId="1CBF4B26" w:rsidR="006E31E4" w:rsidRDefault="006E31E4">
          <w:pPr>
            <w:pStyle w:val="TOC2"/>
            <w:tabs>
              <w:tab w:val="left" w:pos="720"/>
              <w:tab w:val="right" w:leader="dot" w:pos="9350"/>
            </w:tabs>
            <w:rPr>
              <w:rFonts w:cstheme="minorBidi"/>
              <w:noProof/>
              <w:sz w:val="24"/>
              <w:lang w:val="en-CA" w:bidi="ar-SA"/>
            </w:rPr>
          </w:pPr>
          <w:hyperlink w:anchor="_Toc23939476" w:history="1">
            <w:r w:rsidRPr="001A189B">
              <w:rPr>
                <w:rStyle w:val="Hyperlink"/>
                <w:rFonts w:ascii="Times New Roman" w:hAnsi="Times New Roman"/>
                <w:noProof/>
                <w:snapToGrid w:val="0"/>
                <w:w w:val="0"/>
              </w:rPr>
              <w:t>9.3</w:t>
            </w:r>
            <w:r>
              <w:rPr>
                <w:rFonts w:cstheme="minorBidi"/>
                <w:noProof/>
                <w:sz w:val="24"/>
                <w:lang w:val="en-CA" w:bidi="ar-SA"/>
              </w:rPr>
              <w:tab/>
            </w:r>
            <w:r w:rsidRPr="001A189B">
              <w:rPr>
                <w:rStyle w:val="Hyperlink"/>
                <w:noProof/>
              </w:rPr>
              <w:t>Analysis of TTC Data for Bus Bridging Study</w:t>
            </w:r>
            <w:r>
              <w:rPr>
                <w:noProof/>
                <w:webHidden/>
              </w:rPr>
              <w:tab/>
            </w:r>
            <w:r>
              <w:rPr>
                <w:noProof/>
                <w:webHidden/>
              </w:rPr>
              <w:fldChar w:fldCharType="begin"/>
            </w:r>
            <w:r>
              <w:rPr>
                <w:noProof/>
                <w:webHidden/>
              </w:rPr>
              <w:instrText xml:space="preserve"> PAGEREF _Toc23939476 \h </w:instrText>
            </w:r>
            <w:r>
              <w:rPr>
                <w:noProof/>
                <w:webHidden/>
              </w:rPr>
            </w:r>
            <w:r>
              <w:rPr>
                <w:noProof/>
                <w:webHidden/>
              </w:rPr>
              <w:fldChar w:fldCharType="separate"/>
            </w:r>
            <w:r>
              <w:rPr>
                <w:noProof/>
                <w:webHidden/>
              </w:rPr>
              <w:t>98</w:t>
            </w:r>
            <w:r>
              <w:rPr>
                <w:noProof/>
                <w:webHidden/>
              </w:rPr>
              <w:fldChar w:fldCharType="end"/>
            </w:r>
          </w:hyperlink>
        </w:p>
        <w:p w14:paraId="73468EB2" w14:textId="72E71CEB" w:rsidR="006E31E4" w:rsidRDefault="006E31E4">
          <w:pPr>
            <w:pStyle w:val="TOC1"/>
            <w:tabs>
              <w:tab w:val="left" w:pos="720"/>
              <w:tab w:val="right" w:leader="dot" w:pos="9350"/>
            </w:tabs>
            <w:rPr>
              <w:rFonts w:cstheme="minorBidi"/>
              <w:noProof/>
              <w:sz w:val="24"/>
              <w:lang w:val="en-CA" w:bidi="ar-SA"/>
            </w:rPr>
          </w:pPr>
          <w:hyperlink w:anchor="_Toc23939477" w:history="1">
            <w:r w:rsidRPr="001A189B">
              <w:rPr>
                <w:rStyle w:val="Hyperlink"/>
                <w:noProof/>
              </w:rPr>
              <w:t>10</w:t>
            </w:r>
            <w:r>
              <w:rPr>
                <w:rFonts w:cstheme="minorBidi"/>
                <w:noProof/>
                <w:sz w:val="24"/>
                <w:lang w:val="en-CA" w:bidi="ar-SA"/>
              </w:rPr>
              <w:tab/>
            </w:r>
            <w:r w:rsidRPr="001A189B">
              <w:rPr>
                <w:rStyle w:val="Hyperlink"/>
                <w:noProof/>
              </w:rPr>
              <w:t>Integration with ArcGIS</w:t>
            </w:r>
            <w:r>
              <w:rPr>
                <w:noProof/>
                <w:webHidden/>
              </w:rPr>
              <w:tab/>
            </w:r>
            <w:r>
              <w:rPr>
                <w:noProof/>
                <w:webHidden/>
              </w:rPr>
              <w:fldChar w:fldCharType="begin"/>
            </w:r>
            <w:r>
              <w:rPr>
                <w:noProof/>
                <w:webHidden/>
              </w:rPr>
              <w:instrText xml:space="preserve"> PAGEREF _Toc23939477 \h </w:instrText>
            </w:r>
            <w:r>
              <w:rPr>
                <w:noProof/>
                <w:webHidden/>
              </w:rPr>
            </w:r>
            <w:r>
              <w:rPr>
                <w:noProof/>
                <w:webHidden/>
              </w:rPr>
              <w:fldChar w:fldCharType="separate"/>
            </w:r>
            <w:r>
              <w:rPr>
                <w:noProof/>
                <w:webHidden/>
              </w:rPr>
              <w:t>98</w:t>
            </w:r>
            <w:r>
              <w:rPr>
                <w:noProof/>
                <w:webHidden/>
              </w:rPr>
              <w:fldChar w:fldCharType="end"/>
            </w:r>
          </w:hyperlink>
        </w:p>
        <w:p w14:paraId="74DD3C6B" w14:textId="17B1D8D6" w:rsidR="006E31E4" w:rsidRDefault="006E31E4">
          <w:pPr>
            <w:pStyle w:val="TOC1"/>
            <w:tabs>
              <w:tab w:val="left" w:pos="720"/>
              <w:tab w:val="right" w:leader="dot" w:pos="9350"/>
            </w:tabs>
            <w:rPr>
              <w:rFonts w:cstheme="minorBidi"/>
              <w:noProof/>
              <w:sz w:val="24"/>
              <w:lang w:val="en-CA" w:bidi="ar-SA"/>
            </w:rPr>
          </w:pPr>
          <w:hyperlink w:anchor="_Toc23939478" w:history="1">
            <w:r w:rsidRPr="001A189B">
              <w:rPr>
                <w:rStyle w:val="Hyperlink"/>
                <w:noProof/>
              </w:rPr>
              <w:t>11</w:t>
            </w:r>
            <w:r>
              <w:rPr>
                <w:rFonts w:cstheme="minorBidi"/>
                <w:noProof/>
                <w:sz w:val="24"/>
                <w:lang w:val="en-CA" w:bidi="ar-SA"/>
              </w:rPr>
              <w:tab/>
            </w:r>
            <w:r w:rsidRPr="001A189B">
              <w:rPr>
                <w:rStyle w:val="Hyperlink"/>
                <w:noProof/>
              </w:rPr>
              <w:t>Workflows (in progress)</w:t>
            </w:r>
            <w:r>
              <w:rPr>
                <w:noProof/>
                <w:webHidden/>
              </w:rPr>
              <w:tab/>
            </w:r>
            <w:r>
              <w:rPr>
                <w:noProof/>
                <w:webHidden/>
              </w:rPr>
              <w:fldChar w:fldCharType="begin"/>
            </w:r>
            <w:r>
              <w:rPr>
                <w:noProof/>
                <w:webHidden/>
              </w:rPr>
              <w:instrText xml:space="preserve"> PAGEREF _Toc23939478 \h </w:instrText>
            </w:r>
            <w:r>
              <w:rPr>
                <w:noProof/>
                <w:webHidden/>
              </w:rPr>
            </w:r>
            <w:r>
              <w:rPr>
                <w:noProof/>
                <w:webHidden/>
              </w:rPr>
              <w:fldChar w:fldCharType="separate"/>
            </w:r>
            <w:r>
              <w:rPr>
                <w:noProof/>
                <w:webHidden/>
              </w:rPr>
              <w:t>98</w:t>
            </w:r>
            <w:r>
              <w:rPr>
                <w:noProof/>
                <w:webHidden/>
              </w:rPr>
              <w:fldChar w:fldCharType="end"/>
            </w:r>
          </w:hyperlink>
        </w:p>
        <w:p w14:paraId="6663DB84" w14:textId="4835891F" w:rsidR="006E31E4" w:rsidRDefault="006E31E4">
          <w:pPr>
            <w:pStyle w:val="TOC2"/>
            <w:tabs>
              <w:tab w:val="left" w:pos="960"/>
              <w:tab w:val="right" w:leader="dot" w:pos="9350"/>
            </w:tabs>
            <w:rPr>
              <w:rFonts w:cstheme="minorBidi"/>
              <w:noProof/>
              <w:sz w:val="24"/>
              <w:lang w:val="en-CA" w:bidi="ar-SA"/>
            </w:rPr>
          </w:pPr>
          <w:hyperlink w:anchor="_Toc23939479" w:history="1">
            <w:r w:rsidRPr="001A189B">
              <w:rPr>
                <w:rStyle w:val="Hyperlink"/>
                <w:rFonts w:ascii="Times New Roman" w:hAnsi="Times New Roman"/>
                <w:noProof/>
                <w:snapToGrid w:val="0"/>
                <w:w w:val="0"/>
              </w:rPr>
              <w:t>11.1</w:t>
            </w:r>
            <w:r>
              <w:rPr>
                <w:rFonts w:cstheme="minorBidi"/>
                <w:noProof/>
                <w:sz w:val="24"/>
                <w:lang w:val="en-CA" w:bidi="ar-SA"/>
              </w:rPr>
              <w:tab/>
            </w:r>
            <w:r w:rsidRPr="001A189B">
              <w:rPr>
                <w:rStyle w:val="Hyperlink"/>
                <w:noProof/>
              </w:rPr>
              <w:t>Data Mapping</w:t>
            </w:r>
            <w:r>
              <w:rPr>
                <w:noProof/>
                <w:webHidden/>
              </w:rPr>
              <w:tab/>
            </w:r>
            <w:r>
              <w:rPr>
                <w:noProof/>
                <w:webHidden/>
              </w:rPr>
              <w:fldChar w:fldCharType="begin"/>
            </w:r>
            <w:r>
              <w:rPr>
                <w:noProof/>
                <w:webHidden/>
              </w:rPr>
              <w:instrText xml:space="preserve"> PAGEREF _Toc23939479 \h </w:instrText>
            </w:r>
            <w:r>
              <w:rPr>
                <w:noProof/>
                <w:webHidden/>
              </w:rPr>
            </w:r>
            <w:r>
              <w:rPr>
                <w:noProof/>
                <w:webHidden/>
              </w:rPr>
              <w:fldChar w:fldCharType="separate"/>
            </w:r>
            <w:r>
              <w:rPr>
                <w:noProof/>
                <w:webHidden/>
              </w:rPr>
              <w:t>99</w:t>
            </w:r>
            <w:r>
              <w:rPr>
                <w:noProof/>
                <w:webHidden/>
              </w:rPr>
              <w:fldChar w:fldCharType="end"/>
            </w:r>
          </w:hyperlink>
        </w:p>
        <w:p w14:paraId="1FE94088" w14:textId="6CE9FFB5" w:rsidR="006E31E4" w:rsidRDefault="006E31E4">
          <w:pPr>
            <w:pStyle w:val="TOC3"/>
            <w:tabs>
              <w:tab w:val="left" w:pos="1200"/>
              <w:tab w:val="right" w:leader="dot" w:pos="9350"/>
            </w:tabs>
            <w:rPr>
              <w:rFonts w:cstheme="minorBidi"/>
              <w:noProof/>
              <w:sz w:val="24"/>
              <w:lang w:val="en-CA" w:bidi="ar-SA"/>
            </w:rPr>
          </w:pPr>
          <w:hyperlink w:anchor="_Toc23939480" w:history="1">
            <w:r w:rsidRPr="001A189B">
              <w:rPr>
                <w:rStyle w:val="Hyperlink"/>
                <w:noProof/>
              </w:rPr>
              <w:t>11.1.1</w:t>
            </w:r>
            <w:r>
              <w:rPr>
                <w:rFonts w:cstheme="minorBidi"/>
                <w:noProof/>
                <w:sz w:val="24"/>
                <w:lang w:val="en-CA" w:bidi="ar-SA"/>
              </w:rPr>
              <w:tab/>
            </w:r>
            <w:r w:rsidRPr="001A189B">
              <w:rPr>
                <w:rStyle w:val="Hyperlink"/>
                <w:noProof/>
              </w:rPr>
              <w:t>Alternative approaches</w:t>
            </w:r>
            <w:r>
              <w:rPr>
                <w:noProof/>
                <w:webHidden/>
              </w:rPr>
              <w:tab/>
            </w:r>
            <w:r>
              <w:rPr>
                <w:noProof/>
                <w:webHidden/>
              </w:rPr>
              <w:fldChar w:fldCharType="begin"/>
            </w:r>
            <w:r>
              <w:rPr>
                <w:noProof/>
                <w:webHidden/>
              </w:rPr>
              <w:instrText xml:space="preserve"> PAGEREF _Toc23939480 \h </w:instrText>
            </w:r>
            <w:r>
              <w:rPr>
                <w:noProof/>
                <w:webHidden/>
              </w:rPr>
            </w:r>
            <w:r>
              <w:rPr>
                <w:noProof/>
                <w:webHidden/>
              </w:rPr>
              <w:fldChar w:fldCharType="separate"/>
            </w:r>
            <w:r>
              <w:rPr>
                <w:noProof/>
                <w:webHidden/>
              </w:rPr>
              <w:t>99</w:t>
            </w:r>
            <w:r>
              <w:rPr>
                <w:noProof/>
                <w:webHidden/>
              </w:rPr>
              <w:fldChar w:fldCharType="end"/>
            </w:r>
          </w:hyperlink>
        </w:p>
        <w:p w14:paraId="525D5242" w14:textId="1E562DD2" w:rsidR="006E31E4" w:rsidRDefault="006E31E4">
          <w:pPr>
            <w:pStyle w:val="TOC3"/>
            <w:tabs>
              <w:tab w:val="left" w:pos="1200"/>
              <w:tab w:val="right" w:leader="dot" w:pos="9350"/>
            </w:tabs>
            <w:rPr>
              <w:rFonts w:cstheme="minorBidi"/>
              <w:noProof/>
              <w:sz w:val="24"/>
              <w:lang w:val="en-CA" w:bidi="ar-SA"/>
            </w:rPr>
          </w:pPr>
          <w:hyperlink w:anchor="_Toc23939481" w:history="1">
            <w:r w:rsidRPr="001A189B">
              <w:rPr>
                <w:rStyle w:val="Hyperlink"/>
                <w:noProof/>
              </w:rPr>
              <w:t>11.1.2</w:t>
            </w:r>
            <w:r>
              <w:rPr>
                <w:rFonts w:cstheme="minorBidi"/>
                <w:noProof/>
                <w:sz w:val="24"/>
                <w:lang w:val="en-CA" w:bidi="ar-SA"/>
              </w:rPr>
              <w:tab/>
            </w:r>
            <w:r w:rsidRPr="001A189B">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_Toc23939481 \h </w:instrText>
            </w:r>
            <w:r>
              <w:rPr>
                <w:noProof/>
                <w:webHidden/>
              </w:rPr>
            </w:r>
            <w:r>
              <w:rPr>
                <w:noProof/>
                <w:webHidden/>
              </w:rPr>
              <w:fldChar w:fldCharType="separate"/>
            </w:r>
            <w:r>
              <w:rPr>
                <w:noProof/>
                <w:webHidden/>
              </w:rPr>
              <w:t>99</w:t>
            </w:r>
            <w:r>
              <w:rPr>
                <w:noProof/>
                <w:webHidden/>
              </w:rPr>
              <w:fldChar w:fldCharType="end"/>
            </w:r>
          </w:hyperlink>
        </w:p>
        <w:p w14:paraId="6129984C" w14:textId="4BF9F1E8" w:rsidR="006E31E4" w:rsidRDefault="006E31E4">
          <w:pPr>
            <w:pStyle w:val="TOC3"/>
            <w:tabs>
              <w:tab w:val="left" w:pos="1200"/>
              <w:tab w:val="right" w:leader="dot" w:pos="9350"/>
            </w:tabs>
            <w:rPr>
              <w:rFonts w:cstheme="minorBidi"/>
              <w:noProof/>
              <w:sz w:val="24"/>
              <w:lang w:val="en-CA" w:bidi="ar-SA"/>
            </w:rPr>
          </w:pPr>
          <w:hyperlink w:anchor="_Toc23939482" w:history="1">
            <w:r w:rsidRPr="001A189B">
              <w:rPr>
                <w:rStyle w:val="Hyperlink"/>
                <w:noProof/>
              </w:rPr>
              <w:t>11.1.3</w:t>
            </w:r>
            <w:r>
              <w:rPr>
                <w:rFonts w:cstheme="minorBidi"/>
                <w:noProof/>
                <w:sz w:val="24"/>
                <w:lang w:val="en-CA" w:bidi="ar-SA"/>
              </w:rPr>
              <w:tab/>
            </w:r>
            <w:r w:rsidRPr="001A189B">
              <w:rPr>
                <w:rStyle w:val="Hyperlink"/>
                <w:noProof/>
              </w:rPr>
              <w:t>Repeat Data Mappings</w:t>
            </w:r>
            <w:r>
              <w:rPr>
                <w:noProof/>
                <w:webHidden/>
              </w:rPr>
              <w:tab/>
            </w:r>
            <w:r>
              <w:rPr>
                <w:noProof/>
                <w:webHidden/>
              </w:rPr>
              <w:fldChar w:fldCharType="begin"/>
            </w:r>
            <w:r>
              <w:rPr>
                <w:noProof/>
                <w:webHidden/>
              </w:rPr>
              <w:instrText xml:space="preserve"> PAGEREF _Toc23939482 \h </w:instrText>
            </w:r>
            <w:r>
              <w:rPr>
                <w:noProof/>
                <w:webHidden/>
              </w:rPr>
            </w:r>
            <w:r>
              <w:rPr>
                <w:noProof/>
                <w:webHidden/>
              </w:rPr>
              <w:fldChar w:fldCharType="separate"/>
            </w:r>
            <w:r>
              <w:rPr>
                <w:noProof/>
                <w:webHidden/>
              </w:rPr>
              <w:t>100</w:t>
            </w:r>
            <w:r>
              <w:rPr>
                <w:noProof/>
                <w:webHidden/>
              </w:rPr>
              <w:fldChar w:fldCharType="end"/>
            </w:r>
          </w:hyperlink>
        </w:p>
        <w:p w14:paraId="13C49226" w14:textId="26E9CAE8" w:rsidR="006E31E4" w:rsidRDefault="006E31E4">
          <w:pPr>
            <w:pStyle w:val="TOC3"/>
            <w:tabs>
              <w:tab w:val="left" w:pos="1200"/>
              <w:tab w:val="right" w:leader="dot" w:pos="9350"/>
            </w:tabs>
            <w:rPr>
              <w:rFonts w:cstheme="minorBidi"/>
              <w:noProof/>
              <w:sz w:val="24"/>
              <w:lang w:val="en-CA" w:bidi="ar-SA"/>
            </w:rPr>
          </w:pPr>
          <w:hyperlink w:anchor="_Toc23939483" w:history="1">
            <w:r w:rsidRPr="001A189B">
              <w:rPr>
                <w:rStyle w:val="Hyperlink"/>
                <w:rFonts w:eastAsia="Times New Roman"/>
                <w:noProof/>
                <w:bdr w:val="none" w:sz="0" w:space="0" w:color="auto" w:frame="1"/>
                <w:lang w:eastAsia="en-CA"/>
              </w:rPr>
              <w:t>11.1.4</w:t>
            </w:r>
            <w:r>
              <w:rPr>
                <w:rFonts w:cstheme="minorBidi"/>
                <w:noProof/>
                <w:sz w:val="24"/>
                <w:lang w:val="en-CA" w:bidi="ar-SA"/>
              </w:rPr>
              <w:tab/>
            </w:r>
            <w:r w:rsidRPr="001A189B">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_Toc23939483 \h </w:instrText>
            </w:r>
            <w:r>
              <w:rPr>
                <w:noProof/>
                <w:webHidden/>
              </w:rPr>
            </w:r>
            <w:r>
              <w:rPr>
                <w:noProof/>
                <w:webHidden/>
              </w:rPr>
              <w:fldChar w:fldCharType="separate"/>
            </w:r>
            <w:r>
              <w:rPr>
                <w:noProof/>
                <w:webHidden/>
              </w:rPr>
              <w:t>100</w:t>
            </w:r>
            <w:r>
              <w:rPr>
                <w:noProof/>
                <w:webHidden/>
              </w:rPr>
              <w:fldChar w:fldCharType="end"/>
            </w:r>
          </w:hyperlink>
        </w:p>
        <w:p w14:paraId="77277CEA" w14:textId="31F7213C" w:rsidR="006E31E4" w:rsidRDefault="006E31E4">
          <w:pPr>
            <w:pStyle w:val="TOC2"/>
            <w:tabs>
              <w:tab w:val="left" w:pos="960"/>
              <w:tab w:val="right" w:leader="dot" w:pos="9350"/>
            </w:tabs>
            <w:rPr>
              <w:rFonts w:cstheme="minorBidi"/>
              <w:noProof/>
              <w:sz w:val="24"/>
              <w:lang w:val="en-CA" w:bidi="ar-SA"/>
            </w:rPr>
          </w:pPr>
          <w:hyperlink w:anchor="_Toc23939484" w:history="1">
            <w:r w:rsidRPr="001A189B">
              <w:rPr>
                <w:rStyle w:val="Hyperlink"/>
                <w:rFonts w:ascii="Times New Roman" w:hAnsi="Times New Roman"/>
                <w:noProof/>
                <w:snapToGrid w:val="0"/>
                <w:w w:val="0"/>
              </w:rPr>
              <w:t>11.2</w:t>
            </w:r>
            <w:r>
              <w:rPr>
                <w:rFonts w:cstheme="minorBidi"/>
                <w:noProof/>
                <w:sz w:val="24"/>
                <w:lang w:val="en-CA" w:bidi="ar-SA"/>
              </w:rPr>
              <w:tab/>
            </w:r>
            <w:r w:rsidRPr="001A189B">
              <w:rPr>
                <w:rStyle w:val="Hyperlink"/>
                <w:noProof/>
              </w:rPr>
              <w:t>Data Storage</w:t>
            </w:r>
            <w:r>
              <w:rPr>
                <w:noProof/>
                <w:webHidden/>
              </w:rPr>
              <w:tab/>
            </w:r>
            <w:r>
              <w:rPr>
                <w:noProof/>
                <w:webHidden/>
              </w:rPr>
              <w:fldChar w:fldCharType="begin"/>
            </w:r>
            <w:r>
              <w:rPr>
                <w:noProof/>
                <w:webHidden/>
              </w:rPr>
              <w:instrText xml:space="preserve"> PAGEREF _Toc23939484 \h </w:instrText>
            </w:r>
            <w:r>
              <w:rPr>
                <w:noProof/>
                <w:webHidden/>
              </w:rPr>
            </w:r>
            <w:r>
              <w:rPr>
                <w:noProof/>
                <w:webHidden/>
              </w:rPr>
              <w:fldChar w:fldCharType="separate"/>
            </w:r>
            <w:r>
              <w:rPr>
                <w:noProof/>
                <w:webHidden/>
              </w:rPr>
              <w:t>101</w:t>
            </w:r>
            <w:r>
              <w:rPr>
                <w:noProof/>
                <w:webHidden/>
              </w:rPr>
              <w:fldChar w:fldCharType="end"/>
            </w:r>
          </w:hyperlink>
        </w:p>
        <w:p w14:paraId="40F0174B" w14:textId="76B1A562" w:rsidR="006E31E4" w:rsidRDefault="006E31E4">
          <w:pPr>
            <w:pStyle w:val="TOC3"/>
            <w:tabs>
              <w:tab w:val="left" w:pos="1200"/>
              <w:tab w:val="right" w:leader="dot" w:pos="9350"/>
            </w:tabs>
            <w:rPr>
              <w:rFonts w:cstheme="minorBidi"/>
              <w:noProof/>
              <w:sz w:val="24"/>
              <w:lang w:val="en-CA" w:bidi="ar-SA"/>
            </w:rPr>
          </w:pPr>
          <w:hyperlink w:anchor="_Toc23939485" w:history="1">
            <w:r w:rsidRPr="001A189B">
              <w:rPr>
                <w:rStyle w:val="Hyperlink"/>
                <w:noProof/>
              </w:rPr>
              <w:t>11.2.1</w:t>
            </w:r>
            <w:r>
              <w:rPr>
                <w:rFonts w:cstheme="minorBidi"/>
                <w:noProof/>
                <w:sz w:val="24"/>
                <w:lang w:val="en-CA" w:bidi="ar-SA"/>
              </w:rPr>
              <w:tab/>
            </w:r>
            <w:r w:rsidRPr="001A189B">
              <w:rPr>
                <w:rStyle w:val="Hyperlink"/>
                <w:noProof/>
              </w:rPr>
              <w:t>Upload to triplestore</w:t>
            </w:r>
            <w:r>
              <w:rPr>
                <w:noProof/>
                <w:webHidden/>
              </w:rPr>
              <w:tab/>
            </w:r>
            <w:r>
              <w:rPr>
                <w:noProof/>
                <w:webHidden/>
              </w:rPr>
              <w:fldChar w:fldCharType="begin"/>
            </w:r>
            <w:r>
              <w:rPr>
                <w:noProof/>
                <w:webHidden/>
              </w:rPr>
              <w:instrText xml:space="preserve"> PAGEREF _Toc23939485 \h </w:instrText>
            </w:r>
            <w:r>
              <w:rPr>
                <w:noProof/>
                <w:webHidden/>
              </w:rPr>
            </w:r>
            <w:r>
              <w:rPr>
                <w:noProof/>
                <w:webHidden/>
              </w:rPr>
              <w:fldChar w:fldCharType="separate"/>
            </w:r>
            <w:r>
              <w:rPr>
                <w:noProof/>
                <w:webHidden/>
              </w:rPr>
              <w:t>101</w:t>
            </w:r>
            <w:r>
              <w:rPr>
                <w:noProof/>
                <w:webHidden/>
              </w:rPr>
              <w:fldChar w:fldCharType="end"/>
            </w:r>
          </w:hyperlink>
        </w:p>
        <w:p w14:paraId="55BA5C81" w14:textId="483F7C0E" w:rsidR="006E31E4" w:rsidRDefault="006E31E4">
          <w:pPr>
            <w:pStyle w:val="TOC1"/>
            <w:tabs>
              <w:tab w:val="left" w:pos="720"/>
              <w:tab w:val="right" w:leader="dot" w:pos="9350"/>
            </w:tabs>
            <w:rPr>
              <w:rFonts w:cstheme="minorBidi"/>
              <w:noProof/>
              <w:sz w:val="24"/>
              <w:lang w:val="en-CA" w:bidi="ar-SA"/>
            </w:rPr>
          </w:pPr>
          <w:hyperlink w:anchor="_Toc23939486" w:history="1">
            <w:r w:rsidRPr="001A189B">
              <w:rPr>
                <w:rStyle w:val="Hyperlink"/>
                <w:noProof/>
              </w:rPr>
              <w:t>12</w:t>
            </w:r>
            <w:r>
              <w:rPr>
                <w:rFonts w:cstheme="minorBidi"/>
                <w:noProof/>
                <w:sz w:val="24"/>
                <w:lang w:val="en-CA" w:bidi="ar-SA"/>
              </w:rPr>
              <w:tab/>
            </w:r>
            <w:r w:rsidRPr="001A189B">
              <w:rPr>
                <w:rStyle w:val="Hyperlink"/>
                <w:noProof/>
              </w:rPr>
              <w:t>Future Work</w:t>
            </w:r>
            <w:r>
              <w:rPr>
                <w:noProof/>
                <w:webHidden/>
              </w:rPr>
              <w:tab/>
            </w:r>
            <w:r>
              <w:rPr>
                <w:noProof/>
                <w:webHidden/>
              </w:rPr>
              <w:fldChar w:fldCharType="begin"/>
            </w:r>
            <w:r>
              <w:rPr>
                <w:noProof/>
                <w:webHidden/>
              </w:rPr>
              <w:instrText xml:space="preserve"> PAGEREF _Toc23939486 \h </w:instrText>
            </w:r>
            <w:r>
              <w:rPr>
                <w:noProof/>
                <w:webHidden/>
              </w:rPr>
            </w:r>
            <w:r>
              <w:rPr>
                <w:noProof/>
                <w:webHidden/>
              </w:rPr>
              <w:fldChar w:fldCharType="separate"/>
            </w:r>
            <w:r>
              <w:rPr>
                <w:noProof/>
                <w:webHidden/>
              </w:rPr>
              <w:t>102</w:t>
            </w:r>
            <w:r>
              <w:rPr>
                <w:noProof/>
                <w:webHidden/>
              </w:rPr>
              <w:fldChar w:fldCharType="end"/>
            </w:r>
          </w:hyperlink>
        </w:p>
        <w:p w14:paraId="697BACE8" w14:textId="71B6CCED" w:rsidR="006E31E4" w:rsidRDefault="006E31E4">
          <w:pPr>
            <w:pStyle w:val="TOC2"/>
            <w:tabs>
              <w:tab w:val="left" w:pos="960"/>
              <w:tab w:val="right" w:leader="dot" w:pos="9350"/>
            </w:tabs>
            <w:rPr>
              <w:rFonts w:cstheme="minorBidi"/>
              <w:noProof/>
              <w:sz w:val="24"/>
              <w:lang w:val="en-CA" w:bidi="ar-SA"/>
            </w:rPr>
          </w:pPr>
          <w:hyperlink w:anchor="_Toc23939487" w:history="1">
            <w:r w:rsidRPr="001A189B">
              <w:rPr>
                <w:rStyle w:val="Hyperlink"/>
                <w:rFonts w:ascii="Times New Roman" w:hAnsi="Times New Roman"/>
                <w:noProof/>
                <w:snapToGrid w:val="0"/>
                <w:w w:val="0"/>
              </w:rPr>
              <w:t>12.1</w:t>
            </w:r>
            <w:r>
              <w:rPr>
                <w:rFonts w:cstheme="minorBidi"/>
                <w:noProof/>
                <w:sz w:val="24"/>
                <w:lang w:val="en-CA" w:bidi="ar-SA"/>
              </w:rPr>
              <w:tab/>
            </w:r>
            <w:r w:rsidRPr="001A189B">
              <w:rPr>
                <w:rStyle w:val="Hyperlink"/>
                <w:noProof/>
              </w:rPr>
              <w:t>Research</w:t>
            </w:r>
            <w:r>
              <w:rPr>
                <w:noProof/>
                <w:webHidden/>
              </w:rPr>
              <w:tab/>
            </w:r>
            <w:r>
              <w:rPr>
                <w:noProof/>
                <w:webHidden/>
              </w:rPr>
              <w:fldChar w:fldCharType="begin"/>
            </w:r>
            <w:r>
              <w:rPr>
                <w:noProof/>
                <w:webHidden/>
              </w:rPr>
              <w:instrText xml:space="preserve"> PAGEREF _Toc23939487 \h </w:instrText>
            </w:r>
            <w:r>
              <w:rPr>
                <w:noProof/>
                <w:webHidden/>
              </w:rPr>
            </w:r>
            <w:r>
              <w:rPr>
                <w:noProof/>
                <w:webHidden/>
              </w:rPr>
              <w:fldChar w:fldCharType="separate"/>
            </w:r>
            <w:r>
              <w:rPr>
                <w:noProof/>
                <w:webHidden/>
              </w:rPr>
              <w:t>102</w:t>
            </w:r>
            <w:r>
              <w:rPr>
                <w:noProof/>
                <w:webHidden/>
              </w:rPr>
              <w:fldChar w:fldCharType="end"/>
            </w:r>
          </w:hyperlink>
        </w:p>
        <w:p w14:paraId="48A53DA3" w14:textId="33ED076A" w:rsidR="006E31E4" w:rsidRDefault="006E31E4">
          <w:pPr>
            <w:pStyle w:val="TOC2"/>
            <w:tabs>
              <w:tab w:val="left" w:pos="960"/>
              <w:tab w:val="right" w:leader="dot" w:pos="9350"/>
            </w:tabs>
            <w:rPr>
              <w:rFonts w:cstheme="minorBidi"/>
              <w:noProof/>
              <w:sz w:val="24"/>
              <w:lang w:val="en-CA" w:bidi="ar-SA"/>
            </w:rPr>
          </w:pPr>
          <w:hyperlink w:anchor="_Toc23939488" w:history="1">
            <w:r w:rsidRPr="001A189B">
              <w:rPr>
                <w:rStyle w:val="Hyperlink"/>
                <w:rFonts w:ascii="Times New Roman" w:hAnsi="Times New Roman"/>
                <w:noProof/>
                <w:snapToGrid w:val="0"/>
                <w:w w:val="0"/>
              </w:rPr>
              <w:t>12.2</w:t>
            </w:r>
            <w:r>
              <w:rPr>
                <w:rFonts w:cstheme="minorBidi"/>
                <w:noProof/>
                <w:sz w:val="24"/>
                <w:lang w:val="en-CA" w:bidi="ar-SA"/>
              </w:rPr>
              <w:tab/>
            </w:r>
            <w:r w:rsidRPr="001A189B">
              <w:rPr>
                <w:rStyle w:val="Hyperlink"/>
                <w:noProof/>
              </w:rPr>
              <w:t>Extensions for iCity Applications</w:t>
            </w:r>
            <w:r>
              <w:rPr>
                <w:noProof/>
                <w:webHidden/>
              </w:rPr>
              <w:tab/>
            </w:r>
            <w:r>
              <w:rPr>
                <w:noProof/>
                <w:webHidden/>
              </w:rPr>
              <w:fldChar w:fldCharType="begin"/>
            </w:r>
            <w:r>
              <w:rPr>
                <w:noProof/>
                <w:webHidden/>
              </w:rPr>
              <w:instrText xml:space="preserve"> PAGEREF _Toc23939488 \h </w:instrText>
            </w:r>
            <w:r>
              <w:rPr>
                <w:noProof/>
                <w:webHidden/>
              </w:rPr>
            </w:r>
            <w:r>
              <w:rPr>
                <w:noProof/>
                <w:webHidden/>
              </w:rPr>
              <w:fldChar w:fldCharType="separate"/>
            </w:r>
            <w:r>
              <w:rPr>
                <w:noProof/>
                <w:webHidden/>
              </w:rPr>
              <w:t>103</w:t>
            </w:r>
            <w:r>
              <w:rPr>
                <w:noProof/>
                <w:webHidden/>
              </w:rPr>
              <w:fldChar w:fldCharType="end"/>
            </w:r>
          </w:hyperlink>
        </w:p>
        <w:p w14:paraId="063A6BA3" w14:textId="441620C8" w:rsidR="006E31E4" w:rsidRDefault="006E31E4">
          <w:pPr>
            <w:pStyle w:val="TOC3"/>
            <w:tabs>
              <w:tab w:val="left" w:pos="1200"/>
              <w:tab w:val="right" w:leader="dot" w:pos="9350"/>
            </w:tabs>
            <w:rPr>
              <w:rFonts w:cstheme="minorBidi"/>
              <w:noProof/>
              <w:sz w:val="24"/>
              <w:lang w:val="en-CA" w:bidi="ar-SA"/>
            </w:rPr>
          </w:pPr>
          <w:hyperlink w:anchor="_Toc23939489" w:history="1">
            <w:r w:rsidRPr="001A189B">
              <w:rPr>
                <w:rStyle w:val="Hyperlink"/>
                <w:noProof/>
              </w:rPr>
              <w:t>12.2.1</w:t>
            </w:r>
            <w:r>
              <w:rPr>
                <w:rFonts w:cstheme="minorBidi"/>
                <w:noProof/>
                <w:sz w:val="24"/>
                <w:lang w:val="en-CA" w:bidi="ar-SA"/>
              </w:rPr>
              <w:tab/>
            </w:r>
            <w:r w:rsidRPr="001A189B">
              <w:rPr>
                <w:rStyle w:val="Hyperlink"/>
                <w:noProof/>
              </w:rPr>
              <w:t>Data Collection</w:t>
            </w:r>
            <w:r>
              <w:rPr>
                <w:noProof/>
                <w:webHidden/>
              </w:rPr>
              <w:tab/>
            </w:r>
            <w:r>
              <w:rPr>
                <w:noProof/>
                <w:webHidden/>
              </w:rPr>
              <w:fldChar w:fldCharType="begin"/>
            </w:r>
            <w:r>
              <w:rPr>
                <w:noProof/>
                <w:webHidden/>
              </w:rPr>
              <w:instrText xml:space="preserve"> PAGEREF _Toc23939489 \h </w:instrText>
            </w:r>
            <w:r>
              <w:rPr>
                <w:noProof/>
                <w:webHidden/>
              </w:rPr>
            </w:r>
            <w:r>
              <w:rPr>
                <w:noProof/>
                <w:webHidden/>
              </w:rPr>
              <w:fldChar w:fldCharType="separate"/>
            </w:r>
            <w:r>
              <w:rPr>
                <w:noProof/>
                <w:webHidden/>
              </w:rPr>
              <w:t>104</w:t>
            </w:r>
            <w:r>
              <w:rPr>
                <w:noProof/>
                <w:webHidden/>
              </w:rPr>
              <w:fldChar w:fldCharType="end"/>
            </w:r>
          </w:hyperlink>
        </w:p>
        <w:p w14:paraId="0A400264" w14:textId="0AD7BF25" w:rsidR="006E31E4" w:rsidRDefault="006E31E4">
          <w:pPr>
            <w:pStyle w:val="TOC3"/>
            <w:tabs>
              <w:tab w:val="left" w:pos="1200"/>
              <w:tab w:val="right" w:leader="dot" w:pos="9350"/>
            </w:tabs>
            <w:rPr>
              <w:rFonts w:cstheme="minorBidi"/>
              <w:noProof/>
              <w:sz w:val="24"/>
              <w:lang w:val="en-CA" w:bidi="ar-SA"/>
            </w:rPr>
          </w:pPr>
          <w:hyperlink w:anchor="_Toc23939490" w:history="1">
            <w:r w:rsidRPr="001A189B">
              <w:rPr>
                <w:rStyle w:val="Hyperlink"/>
                <w:noProof/>
              </w:rPr>
              <w:t>12.2.2</w:t>
            </w:r>
            <w:r>
              <w:rPr>
                <w:rFonts w:cstheme="minorBidi"/>
                <w:noProof/>
                <w:sz w:val="24"/>
                <w:lang w:val="en-CA" w:bidi="ar-SA"/>
              </w:rPr>
              <w:tab/>
            </w:r>
            <w:r w:rsidRPr="001A189B">
              <w:rPr>
                <w:rStyle w:val="Hyperlink"/>
                <w:noProof/>
              </w:rPr>
              <w:t>Simulation of Urban Systems</w:t>
            </w:r>
            <w:r>
              <w:rPr>
                <w:noProof/>
                <w:webHidden/>
              </w:rPr>
              <w:tab/>
            </w:r>
            <w:r>
              <w:rPr>
                <w:noProof/>
                <w:webHidden/>
              </w:rPr>
              <w:fldChar w:fldCharType="begin"/>
            </w:r>
            <w:r>
              <w:rPr>
                <w:noProof/>
                <w:webHidden/>
              </w:rPr>
              <w:instrText xml:space="preserve"> PAGEREF _Toc23939490 \h </w:instrText>
            </w:r>
            <w:r>
              <w:rPr>
                <w:noProof/>
                <w:webHidden/>
              </w:rPr>
            </w:r>
            <w:r>
              <w:rPr>
                <w:noProof/>
                <w:webHidden/>
              </w:rPr>
              <w:fldChar w:fldCharType="separate"/>
            </w:r>
            <w:r>
              <w:rPr>
                <w:noProof/>
                <w:webHidden/>
              </w:rPr>
              <w:t>104</w:t>
            </w:r>
            <w:r>
              <w:rPr>
                <w:noProof/>
                <w:webHidden/>
              </w:rPr>
              <w:fldChar w:fldCharType="end"/>
            </w:r>
          </w:hyperlink>
        </w:p>
        <w:p w14:paraId="54A87651" w14:textId="30E79E62" w:rsidR="006E31E4" w:rsidRDefault="006E31E4">
          <w:pPr>
            <w:pStyle w:val="TOC1"/>
            <w:tabs>
              <w:tab w:val="right" w:leader="dot" w:pos="9350"/>
            </w:tabs>
            <w:rPr>
              <w:rFonts w:cstheme="minorBidi"/>
              <w:noProof/>
              <w:sz w:val="24"/>
              <w:lang w:val="en-CA" w:bidi="ar-SA"/>
            </w:rPr>
          </w:pPr>
          <w:hyperlink w:anchor="_Toc23939491" w:history="1">
            <w:r w:rsidRPr="001A189B">
              <w:rPr>
                <w:rStyle w:val="Hyperlink"/>
                <w:noProof/>
              </w:rPr>
              <w:t>Acknowledgements</w:t>
            </w:r>
            <w:r>
              <w:rPr>
                <w:noProof/>
                <w:webHidden/>
              </w:rPr>
              <w:tab/>
            </w:r>
            <w:r>
              <w:rPr>
                <w:noProof/>
                <w:webHidden/>
              </w:rPr>
              <w:fldChar w:fldCharType="begin"/>
            </w:r>
            <w:r>
              <w:rPr>
                <w:noProof/>
                <w:webHidden/>
              </w:rPr>
              <w:instrText xml:space="preserve"> PAGEREF _Toc23939491 \h </w:instrText>
            </w:r>
            <w:r>
              <w:rPr>
                <w:noProof/>
                <w:webHidden/>
              </w:rPr>
            </w:r>
            <w:r>
              <w:rPr>
                <w:noProof/>
                <w:webHidden/>
              </w:rPr>
              <w:fldChar w:fldCharType="separate"/>
            </w:r>
            <w:r>
              <w:rPr>
                <w:noProof/>
                <w:webHidden/>
              </w:rPr>
              <w:t>105</w:t>
            </w:r>
            <w:r>
              <w:rPr>
                <w:noProof/>
                <w:webHidden/>
              </w:rPr>
              <w:fldChar w:fldCharType="end"/>
            </w:r>
          </w:hyperlink>
        </w:p>
        <w:p w14:paraId="5DCFDFE9" w14:textId="341178CD" w:rsidR="006E31E4" w:rsidRDefault="006E31E4">
          <w:pPr>
            <w:pStyle w:val="TOC1"/>
            <w:tabs>
              <w:tab w:val="right" w:leader="dot" w:pos="9350"/>
            </w:tabs>
            <w:rPr>
              <w:rFonts w:cstheme="minorBidi"/>
              <w:noProof/>
              <w:sz w:val="24"/>
              <w:lang w:val="en-CA" w:bidi="ar-SA"/>
            </w:rPr>
          </w:pPr>
          <w:hyperlink w:anchor="_Toc23939492" w:history="1">
            <w:r w:rsidRPr="001A189B">
              <w:rPr>
                <w:rStyle w:val="Hyperlink"/>
                <w:noProof/>
              </w:rPr>
              <w:t>Bibliography</w:t>
            </w:r>
            <w:r>
              <w:rPr>
                <w:noProof/>
                <w:webHidden/>
              </w:rPr>
              <w:tab/>
            </w:r>
            <w:r>
              <w:rPr>
                <w:noProof/>
                <w:webHidden/>
              </w:rPr>
              <w:fldChar w:fldCharType="begin"/>
            </w:r>
            <w:r>
              <w:rPr>
                <w:noProof/>
                <w:webHidden/>
              </w:rPr>
              <w:instrText xml:space="preserve"> PAGEREF _Toc23939492 \h </w:instrText>
            </w:r>
            <w:r>
              <w:rPr>
                <w:noProof/>
                <w:webHidden/>
              </w:rPr>
            </w:r>
            <w:r>
              <w:rPr>
                <w:noProof/>
                <w:webHidden/>
              </w:rPr>
              <w:fldChar w:fldCharType="separate"/>
            </w:r>
            <w:r>
              <w:rPr>
                <w:noProof/>
                <w:webHidden/>
              </w:rPr>
              <w:t>106</w:t>
            </w:r>
            <w:r>
              <w:rPr>
                <w:noProof/>
                <w:webHidden/>
              </w:rPr>
              <w:fldChar w:fldCharType="end"/>
            </w:r>
          </w:hyperlink>
        </w:p>
        <w:p w14:paraId="0ACDC95C" w14:textId="615DE065" w:rsidR="006E31E4" w:rsidRDefault="006E31E4">
          <w:pPr>
            <w:pStyle w:val="TOC1"/>
            <w:tabs>
              <w:tab w:val="right" w:leader="dot" w:pos="9350"/>
            </w:tabs>
            <w:rPr>
              <w:rFonts w:cstheme="minorBidi"/>
              <w:noProof/>
              <w:sz w:val="24"/>
              <w:lang w:val="en-CA" w:bidi="ar-SA"/>
            </w:rPr>
          </w:pPr>
          <w:hyperlink w:anchor="_Toc23939493" w:history="1">
            <w:r w:rsidRPr="001A189B">
              <w:rPr>
                <w:rStyle w:val="Hyperlink"/>
                <w:noProof/>
              </w:rPr>
              <w:t>Appendix A TASHA Data Mapping:</w:t>
            </w:r>
            <w:r>
              <w:rPr>
                <w:noProof/>
                <w:webHidden/>
              </w:rPr>
              <w:tab/>
            </w:r>
            <w:r>
              <w:rPr>
                <w:noProof/>
                <w:webHidden/>
              </w:rPr>
              <w:fldChar w:fldCharType="begin"/>
            </w:r>
            <w:r>
              <w:rPr>
                <w:noProof/>
                <w:webHidden/>
              </w:rPr>
              <w:instrText xml:space="preserve"> PAGEREF _Toc23939493 \h </w:instrText>
            </w:r>
            <w:r>
              <w:rPr>
                <w:noProof/>
                <w:webHidden/>
              </w:rPr>
            </w:r>
            <w:r>
              <w:rPr>
                <w:noProof/>
                <w:webHidden/>
              </w:rPr>
              <w:fldChar w:fldCharType="separate"/>
            </w:r>
            <w:r>
              <w:rPr>
                <w:noProof/>
                <w:webHidden/>
              </w:rPr>
              <w:t>108</w:t>
            </w:r>
            <w:r>
              <w:rPr>
                <w:noProof/>
                <w:webHidden/>
              </w:rPr>
              <w:fldChar w:fldCharType="end"/>
            </w:r>
          </w:hyperlink>
        </w:p>
        <w:p w14:paraId="13B28E7D" w14:textId="212748B2" w:rsidR="006E31E4" w:rsidRDefault="006E31E4">
          <w:pPr>
            <w:pStyle w:val="TOC2"/>
            <w:tabs>
              <w:tab w:val="left" w:pos="960"/>
              <w:tab w:val="right" w:leader="dot" w:pos="9350"/>
            </w:tabs>
            <w:rPr>
              <w:rFonts w:cstheme="minorBidi"/>
              <w:noProof/>
              <w:sz w:val="24"/>
              <w:lang w:val="en-CA" w:bidi="ar-SA"/>
            </w:rPr>
          </w:pPr>
          <w:hyperlink w:anchor="_Toc23939494" w:history="1">
            <w:r w:rsidRPr="001A189B">
              <w:rPr>
                <w:rStyle w:val="Hyperlink"/>
                <w:rFonts w:ascii="Times New Roman" w:hAnsi="Times New Roman"/>
                <w:noProof/>
                <w:snapToGrid w:val="0"/>
                <w:w w:val="0"/>
              </w:rPr>
              <w:t>12.3</w:t>
            </w:r>
            <w:r>
              <w:rPr>
                <w:rFonts w:cstheme="minorBidi"/>
                <w:noProof/>
                <w:sz w:val="24"/>
                <w:lang w:val="en-CA" w:bidi="ar-SA"/>
              </w:rPr>
              <w:tab/>
            </w:r>
            <w:r w:rsidRPr="001A189B">
              <w:rPr>
                <w:rStyle w:val="Hyperlink"/>
                <w:noProof/>
              </w:rPr>
              <w:t>Mapping</w:t>
            </w:r>
            <w:r>
              <w:rPr>
                <w:noProof/>
                <w:webHidden/>
              </w:rPr>
              <w:tab/>
            </w:r>
            <w:r>
              <w:rPr>
                <w:noProof/>
                <w:webHidden/>
              </w:rPr>
              <w:fldChar w:fldCharType="begin"/>
            </w:r>
            <w:r>
              <w:rPr>
                <w:noProof/>
                <w:webHidden/>
              </w:rPr>
              <w:instrText xml:space="preserve"> PAGEREF _Toc23939494 \h </w:instrText>
            </w:r>
            <w:r>
              <w:rPr>
                <w:noProof/>
                <w:webHidden/>
              </w:rPr>
            </w:r>
            <w:r>
              <w:rPr>
                <w:noProof/>
                <w:webHidden/>
              </w:rPr>
              <w:fldChar w:fldCharType="separate"/>
            </w:r>
            <w:r>
              <w:rPr>
                <w:noProof/>
                <w:webHidden/>
              </w:rPr>
              <w:t>108</w:t>
            </w:r>
            <w:r>
              <w:rPr>
                <w:noProof/>
                <w:webHidden/>
              </w:rPr>
              <w:fldChar w:fldCharType="end"/>
            </w:r>
          </w:hyperlink>
        </w:p>
        <w:p w14:paraId="44111080" w14:textId="63E0D411" w:rsidR="006E31E4" w:rsidRDefault="006E31E4">
          <w:pPr>
            <w:pStyle w:val="TOC3"/>
            <w:tabs>
              <w:tab w:val="left" w:pos="1200"/>
              <w:tab w:val="right" w:leader="dot" w:pos="9350"/>
            </w:tabs>
            <w:rPr>
              <w:rFonts w:cstheme="minorBidi"/>
              <w:noProof/>
              <w:sz w:val="24"/>
              <w:lang w:val="en-CA" w:bidi="ar-SA"/>
            </w:rPr>
          </w:pPr>
          <w:hyperlink w:anchor="_Toc23939495" w:history="1">
            <w:r w:rsidRPr="001A189B">
              <w:rPr>
                <w:rStyle w:val="Hyperlink"/>
                <w:noProof/>
              </w:rPr>
              <w:t>12.3.1</w:t>
            </w:r>
            <w:r>
              <w:rPr>
                <w:rFonts w:cstheme="minorBidi"/>
                <w:noProof/>
                <w:sz w:val="24"/>
                <w:lang w:val="en-CA" w:bidi="ar-SA"/>
              </w:rPr>
              <w:tab/>
            </w:r>
            <w:r w:rsidRPr="001A189B">
              <w:rPr>
                <w:rStyle w:val="Hyperlink"/>
                <w:noProof/>
              </w:rPr>
              <w:t>Simulation Metadata</w:t>
            </w:r>
            <w:r>
              <w:rPr>
                <w:noProof/>
                <w:webHidden/>
              </w:rPr>
              <w:tab/>
            </w:r>
            <w:r>
              <w:rPr>
                <w:noProof/>
                <w:webHidden/>
              </w:rPr>
              <w:fldChar w:fldCharType="begin"/>
            </w:r>
            <w:r>
              <w:rPr>
                <w:noProof/>
                <w:webHidden/>
              </w:rPr>
              <w:instrText xml:space="preserve"> PAGEREF _Toc23939495 \h </w:instrText>
            </w:r>
            <w:r>
              <w:rPr>
                <w:noProof/>
                <w:webHidden/>
              </w:rPr>
            </w:r>
            <w:r>
              <w:rPr>
                <w:noProof/>
                <w:webHidden/>
              </w:rPr>
              <w:fldChar w:fldCharType="separate"/>
            </w:r>
            <w:r>
              <w:rPr>
                <w:noProof/>
                <w:webHidden/>
              </w:rPr>
              <w:t>109</w:t>
            </w:r>
            <w:r>
              <w:rPr>
                <w:noProof/>
                <w:webHidden/>
              </w:rPr>
              <w:fldChar w:fldCharType="end"/>
            </w:r>
          </w:hyperlink>
        </w:p>
        <w:p w14:paraId="5DB2D617" w14:textId="13549D59" w:rsidR="006E31E4" w:rsidRDefault="006E31E4">
          <w:pPr>
            <w:pStyle w:val="TOC3"/>
            <w:tabs>
              <w:tab w:val="left" w:pos="1200"/>
              <w:tab w:val="right" w:leader="dot" w:pos="9350"/>
            </w:tabs>
            <w:rPr>
              <w:rFonts w:cstheme="minorBidi"/>
              <w:noProof/>
              <w:sz w:val="24"/>
              <w:lang w:val="en-CA" w:bidi="ar-SA"/>
            </w:rPr>
          </w:pPr>
          <w:hyperlink w:anchor="_Toc23939496" w:history="1">
            <w:r w:rsidRPr="001A189B">
              <w:rPr>
                <w:rStyle w:val="Hyperlink"/>
                <w:noProof/>
              </w:rPr>
              <w:t>12.3.2</w:t>
            </w:r>
            <w:r>
              <w:rPr>
                <w:rFonts w:cstheme="minorBidi"/>
                <w:noProof/>
                <w:sz w:val="24"/>
                <w:lang w:val="en-CA" w:bidi="ar-SA"/>
              </w:rPr>
              <w:tab/>
            </w:r>
            <w:r w:rsidRPr="001A189B">
              <w:rPr>
                <w:rStyle w:val="Hyperlink"/>
                <w:noProof/>
              </w:rPr>
              <w:t>Mississauga Zones</w:t>
            </w:r>
            <w:r>
              <w:rPr>
                <w:noProof/>
                <w:webHidden/>
              </w:rPr>
              <w:tab/>
            </w:r>
            <w:r>
              <w:rPr>
                <w:noProof/>
                <w:webHidden/>
              </w:rPr>
              <w:fldChar w:fldCharType="begin"/>
            </w:r>
            <w:r>
              <w:rPr>
                <w:noProof/>
                <w:webHidden/>
              </w:rPr>
              <w:instrText xml:space="preserve"> PAGEREF _Toc23939496 \h </w:instrText>
            </w:r>
            <w:r>
              <w:rPr>
                <w:noProof/>
                <w:webHidden/>
              </w:rPr>
            </w:r>
            <w:r>
              <w:rPr>
                <w:noProof/>
                <w:webHidden/>
              </w:rPr>
              <w:fldChar w:fldCharType="separate"/>
            </w:r>
            <w:r>
              <w:rPr>
                <w:noProof/>
                <w:webHidden/>
              </w:rPr>
              <w:t>109</w:t>
            </w:r>
            <w:r>
              <w:rPr>
                <w:noProof/>
                <w:webHidden/>
              </w:rPr>
              <w:fldChar w:fldCharType="end"/>
            </w:r>
          </w:hyperlink>
        </w:p>
        <w:p w14:paraId="30CC1729" w14:textId="118ECF0B" w:rsidR="006E31E4" w:rsidRDefault="006E31E4">
          <w:pPr>
            <w:pStyle w:val="TOC3"/>
            <w:tabs>
              <w:tab w:val="left" w:pos="1200"/>
              <w:tab w:val="right" w:leader="dot" w:pos="9350"/>
            </w:tabs>
            <w:rPr>
              <w:rFonts w:cstheme="minorBidi"/>
              <w:noProof/>
              <w:sz w:val="24"/>
              <w:lang w:val="en-CA" w:bidi="ar-SA"/>
            </w:rPr>
          </w:pPr>
          <w:hyperlink w:anchor="_Toc23939497" w:history="1">
            <w:r w:rsidRPr="001A189B">
              <w:rPr>
                <w:rStyle w:val="Hyperlink"/>
                <w:noProof/>
              </w:rPr>
              <w:t>12.3.3</w:t>
            </w:r>
            <w:r>
              <w:rPr>
                <w:rFonts w:cstheme="minorBidi"/>
                <w:noProof/>
                <w:sz w:val="24"/>
                <w:lang w:val="en-CA" w:bidi="ar-SA"/>
              </w:rPr>
              <w:tab/>
            </w:r>
            <w:r w:rsidRPr="001A189B">
              <w:rPr>
                <w:rStyle w:val="Hyperlink"/>
                <w:noProof/>
              </w:rPr>
              <w:t>persons.csv</w:t>
            </w:r>
            <w:r>
              <w:rPr>
                <w:noProof/>
                <w:webHidden/>
              </w:rPr>
              <w:tab/>
            </w:r>
            <w:r>
              <w:rPr>
                <w:noProof/>
                <w:webHidden/>
              </w:rPr>
              <w:fldChar w:fldCharType="begin"/>
            </w:r>
            <w:r>
              <w:rPr>
                <w:noProof/>
                <w:webHidden/>
              </w:rPr>
              <w:instrText xml:space="preserve"> PAGEREF _Toc23939497 \h </w:instrText>
            </w:r>
            <w:r>
              <w:rPr>
                <w:noProof/>
                <w:webHidden/>
              </w:rPr>
            </w:r>
            <w:r>
              <w:rPr>
                <w:noProof/>
                <w:webHidden/>
              </w:rPr>
              <w:fldChar w:fldCharType="separate"/>
            </w:r>
            <w:r>
              <w:rPr>
                <w:noProof/>
                <w:webHidden/>
              </w:rPr>
              <w:t>109</w:t>
            </w:r>
            <w:r>
              <w:rPr>
                <w:noProof/>
                <w:webHidden/>
              </w:rPr>
              <w:fldChar w:fldCharType="end"/>
            </w:r>
          </w:hyperlink>
        </w:p>
        <w:p w14:paraId="20A13B77" w14:textId="02122A5F" w:rsidR="006E31E4" w:rsidRDefault="006E31E4">
          <w:pPr>
            <w:pStyle w:val="TOC3"/>
            <w:tabs>
              <w:tab w:val="left" w:pos="1200"/>
              <w:tab w:val="right" w:leader="dot" w:pos="9350"/>
            </w:tabs>
            <w:rPr>
              <w:rFonts w:cstheme="minorBidi"/>
              <w:noProof/>
              <w:sz w:val="24"/>
              <w:lang w:val="en-CA" w:bidi="ar-SA"/>
            </w:rPr>
          </w:pPr>
          <w:hyperlink w:anchor="_Toc23939498" w:history="1">
            <w:r w:rsidRPr="001A189B">
              <w:rPr>
                <w:rStyle w:val="Hyperlink"/>
                <w:noProof/>
              </w:rPr>
              <w:t>12.3.4</w:t>
            </w:r>
            <w:r>
              <w:rPr>
                <w:rFonts w:cstheme="minorBidi"/>
                <w:noProof/>
                <w:sz w:val="24"/>
                <w:lang w:val="en-CA" w:bidi="ar-SA"/>
              </w:rPr>
              <w:tab/>
            </w:r>
            <w:r w:rsidRPr="001A189B">
              <w:rPr>
                <w:rStyle w:val="Hyperlink"/>
                <w:noProof/>
              </w:rPr>
              <w:t>trips.csv</w:t>
            </w:r>
            <w:r>
              <w:rPr>
                <w:noProof/>
                <w:webHidden/>
              </w:rPr>
              <w:tab/>
            </w:r>
            <w:r>
              <w:rPr>
                <w:noProof/>
                <w:webHidden/>
              </w:rPr>
              <w:fldChar w:fldCharType="begin"/>
            </w:r>
            <w:r>
              <w:rPr>
                <w:noProof/>
                <w:webHidden/>
              </w:rPr>
              <w:instrText xml:space="preserve"> PAGEREF _Toc23939498 \h </w:instrText>
            </w:r>
            <w:r>
              <w:rPr>
                <w:noProof/>
                <w:webHidden/>
              </w:rPr>
            </w:r>
            <w:r>
              <w:rPr>
                <w:noProof/>
                <w:webHidden/>
              </w:rPr>
              <w:fldChar w:fldCharType="separate"/>
            </w:r>
            <w:r>
              <w:rPr>
                <w:noProof/>
                <w:webHidden/>
              </w:rPr>
              <w:t>112</w:t>
            </w:r>
            <w:r>
              <w:rPr>
                <w:noProof/>
                <w:webHidden/>
              </w:rPr>
              <w:fldChar w:fldCharType="end"/>
            </w:r>
          </w:hyperlink>
        </w:p>
        <w:p w14:paraId="64730737" w14:textId="20D02DBC" w:rsidR="006E31E4" w:rsidRDefault="006E31E4">
          <w:pPr>
            <w:pStyle w:val="TOC3"/>
            <w:tabs>
              <w:tab w:val="left" w:pos="1200"/>
              <w:tab w:val="right" w:leader="dot" w:pos="9350"/>
            </w:tabs>
            <w:rPr>
              <w:rFonts w:cstheme="minorBidi"/>
              <w:noProof/>
              <w:sz w:val="24"/>
              <w:lang w:val="en-CA" w:bidi="ar-SA"/>
            </w:rPr>
          </w:pPr>
          <w:hyperlink w:anchor="_Toc23939499" w:history="1">
            <w:r w:rsidRPr="001A189B">
              <w:rPr>
                <w:rStyle w:val="Hyperlink"/>
                <w:noProof/>
              </w:rPr>
              <w:t>12.3.5</w:t>
            </w:r>
            <w:r>
              <w:rPr>
                <w:rFonts w:cstheme="minorBidi"/>
                <w:noProof/>
                <w:sz w:val="24"/>
                <w:lang w:val="en-CA" w:bidi="ar-SA"/>
              </w:rPr>
              <w:tab/>
            </w:r>
            <w:r w:rsidRPr="001A189B">
              <w:rPr>
                <w:rStyle w:val="Hyperlink"/>
                <w:noProof/>
              </w:rPr>
              <w:t>trip_modes.csv</w:t>
            </w:r>
            <w:r>
              <w:rPr>
                <w:noProof/>
                <w:webHidden/>
              </w:rPr>
              <w:tab/>
            </w:r>
            <w:r>
              <w:rPr>
                <w:noProof/>
                <w:webHidden/>
              </w:rPr>
              <w:fldChar w:fldCharType="begin"/>
            </w:r>
            <w:r>
              <w:rPr>
                <w:noProof/>
                <w:webHidden/>
              </w:rPr>
              <w:instrText xml:space="preserve"> PAGEREF _Toc23939499 \h </w:instrText>
            </w:r>
            <w:r>
              <w:rPr>
                <w:noProof/>
                <w:webHidden/>
              </w:rPr>
            </w:r>
            <w:r>
              <w:rPr>
                <w:noProof/>
                <w:webHidden/>
              </w:rPr>
              <w:fldChar w:fldCharType="separate"/>
            </w:r>
            <w:r>
              <w:rPr>
                <w:noProof/>
                <w:webHidden/>
              </w:rPr>
              <w:t>114</w:t>
            </w:r>
            <w:r>
              <w:rPr>
                <w:noProof/>
                <w:webHidden/>
              </w:rPr>
              <w:fldChar w:fldCharType="end"/>
            </w:r>
          </w:hyperlink>
        </w:p>
        <w:p w14:paraId="2BE8B1A8" w14:textId="703AE5DA" w:rsidR="006E31E4" w:rsidRDefault="006E31E4">
          <w:pPr>
            <w:pStyle w:val="TOC3"/>
            <w:tabs>
              <w:tab w:val="left" w:pos="1200"/>
              <w:tab w:val="right" w:leader="dot" w:pos="9350"/>
            </w:tabs>
            <w:rPr>
              <w:rFonts w:cstheme="minorBidi"/>
              <w:noProof/>
              <w:sz w:val="24"/>
              <w:lang w:val="en-CA" w:bidi="ar-SA"/>
            </w:rPr>
          </w:pPr>
          <w:hyperlink w:anchor="_Toc23939500" w:history="1">
            <w:r w:rsidRPr="001A189B">
              <w:rPr>
                <w:rStyle w:val="Hyperlink"/>
                <w:noProof/>
              </w:rPr>
              <w:t>12.3.6</w:t>
            </w:r>
            <w:r>
              <w:rPr>
                <w:rFonts w:cstheme="minorBidi"/>
                <w:noProof/>
                <w:sz w:val="24"/>
                <w:lang w:val="en-CA" w:bidi="ar-SA"/>
              </w:rPr>
              <w:tab/>
            </w:r>
            <w:r w:rsidRPr="001A189B">
              <w:rPr>
                <w:rStyle w:val="Hyperlink"/>
                <w:noProof/>
              </w:rPr>
              <w:t>trip_stations.csv</w:t>
            </w:r>
            <w:r>
              <w:rPr>
                <w:noProof/>
                <w:webHidden/>
              </w:rPr>
              <w:tab/>
            </w:r>
            <w:r>
              <w:rPr>
                <w:noProof/>
                <w:webHidden/>
              </w:rPr>
              <w:fldChar w:fldCharType="begin"/>
            </w:r>
            <w:r>
              <w:rPr>
                <w:noProof/>
                <w:webHidden/>
              </w:rPr>
              <w:instrText xml:space="preserve"> PAGEREF _Toc23939500 \h </w:instrText>
            </w:r>
            <w:r>
              <w:rPr>
                <w:noProof/>
                <w:webHidden/>
              </w:rPr>
            </w:r>
            <w:r>
              <w:rPr>
                <w:noProof/>
                <w:webHidden/>
              </w:rPr>
              <w:fldChar w:fldCharType="separate"/>
            </w:r>
            <w:r>
              <w:rPr>
                <w:noProof/>
                <w:webHidden/>
              </w:rPr>
              <w:t>115</w:t>
            </w:r>
            <w:r>
              <w:rPr>
                <w:noProof/>
                <w:webHidden/>
              </w:rPr>
              <w:fldChar w:fldCharType="end"/>
            </w:r>
          </w:hyperlink>
        </w:p>
        <w:p w14:paraId="18F44A5B" w14:textId="038AED2F" w:rsidR="006E31E4" w:rsidRDefault="006E31E4">
          <w:pPr>
            <w:pStyle w:val="TOC3"/>
            <w:tabs>
              <w:tab w:val="left" w:pos="1200"/>
              <w:tab w:val="right" w:leader="dot" w:pos="9350"/>
            </w:tabs>
            <w:rPr>
              <w:rFonts w:cstheme="minorBidi"/>
              <w:noProof/>
              <w:sz w:val="24"/>
              <w:lang w:val="en-CA" w:bidi="ar-SA"/>
            </w:rPr>
          </w:pPr>
          <w:hyperlink w:anchor="_Toc23939501" w:history="1">
            <w:r w:rsidRPr="001A189B">
              <w:rPr>
                <w:rStyle w:val="Hyperlink"/>
                <w:noProof/>
              </w:rPr>
              <w:t>12.3.7</w:t>
            </w:r>
            <w:r>
              <w:rPr>
                <w:rFonts w:cstheme="minorBidi"/>
                <w:noProof/>
                <w:sz w:val="24"/>
                <w:lang w:val="en-CA" w:bidi="ar-SA"/>
              </w:rPr>
              <w:tab/>
            </w:r>
            <w:r w:rsidRPr="001A189B">
              <w:rPr>
                <w:rStyle w:val="Hyperlink"/>
                <w:noProof/>
              </w:rPr>
              <w:t>facilitate_passenger.csv</w:t>
            </w:r>
            <w:r>
              <w:rPr>
                <w:noProof/>
                <w:webHidden/>
              </w:rPr>
              <w:tab/>
            </w:r>
            <w:r>
              <w:rPr>
                <w:noProof/>
                <w:webHidden/>
              </w:rPr>
              <w:fldChar w:fldCharType="begin"/>
            </w:r>
            <w:r>
              <w:rPr>
                <w:noProof/>
                <w:webHidden/>
              </w:rPr>
              <w:instrText xml:space="preserve"> PAGEREF _Toc23939501 \h </w:instrText>
            </w:r>
            <w:r>
              <w:rPr>
                <w:noProof/>
                <w:webHidden/>
              </w:rPr>
            </w:r>
            <w:r>
              <w:rPr>
                <w:noProof/>
                <w:webHidden/>
              </w:rPr>
              <w:fldChar w:fldCharType="separate"/>
            </w:r>
            <w:r>
              <w:rPr>
                <w:noProof/>
                <w:webHidden/>
              </w:rPr>
              <w:t>116</w:t>
            </w:r>
            <w:r>
              <w:rPr>
                <w:noProof/>
                <w:webHidden/>
              </w:rPr>
              <w:fldChar w:fldCharType="end"/>
            </w:r>
          </w:hyperlink>
        </w:p>
        <w:p w14:paraId="6ED5541B" w14:textId="6CD65057" w:rsidR="006E31E4" w:rsidRDefault="006E31E4">
          <w:pPr>
            <w:pStyle w:val="TOC3"/>
            <w:tabs>
              <w:tab w:val="left" w:pos="1200"/>
              <w:tab w:val="right" w:leader="dot" w:pos="9350"/>
            </w:tabs>
            <w:rPr>
              <w:rFonts w:cstheme="minorBidi"/>
              <w:noProof/>
              <w:sz w:val="24"/>
              <w:lang w:val="en-CA" w:bidi="ar-SA"/>
            </w:rPr>
          </w:pPr>
          <w:hyperlink w:anchor="_Toc23939502" w:history="1">
            <w:r w:rsidRPr="001A189B">
              <w:rPr>
                <w:rStyle w:val="Hyperlink"/>
                <w:noProof/>
              </w:rPr>
              <w:t>12.3.8</w:t>
            </w:r>
            <w:r>
              <w:rPr>
                <w:rFonts w:cstheme="minorBidi"/>
                <w:noProof/>
                <w:sz w:val="24"/>
                <w:lang w:val="en-CA" w:bidi="ar-SA"/>
              </w:rPr>
              <w:tab/>
            </w:r>
            <w:r w:rsidRPr="001A189B">
              <w:rPr>
                <w:rStyle w:val="Hyperlink"/>
                <w:noProof/>
              </w:rPr>
              <w:t>Future Work</w:t>
            </w:r>
            <w:r>
              <w:rPr>
                <w:noProof/>
                <w:webHidden/>
              </w:rPr>
              <w:tab/>
            </w:r>
            <w:r>
              <w:rPr>
                <w:noProof/>
                <w:webHidden/>
              </w:rPr>
              <w:fldChar w:fldCharType="begin"/>
            </w:r>
            <w:r>
              <w:rPr>
                <w:noProof/>
                <w:webHidden/>
              </w:rPr>
              <w:instrText xml:space="preserve"> PAGEREF _Toc23939502 \h </w:instrText>
            </w:r>
            <w:r>
              <w:rPr>
                <w:noProof/>
                <w:webHidden/>
              </w:rPr>
            </w:r>
            <w:r>
              <w:rPr>
                <w:noProof/>
                <w:webHidden/>
              </w:rPr>
              <w:fldChar w:fldCharType="separate"/>
            </w:r>
            <w:r>
              <w:rPr>
                <w:noProof/>
                <w:webHidden/>
              </w:rPr>
              <w:t>117</w:t>
            </w:r>
            <w:r>
              <w:rPr>
                <w:noProof/>
                <w:webHidden/>
              </w:rPr>
              <w:fldChar w:fldCharType="end"/>
            </w:r>
          </w:hyperlink>
        </w:p>
        <w:p w14:paraId="6D1DC623" w14:textId="1D51894F"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393942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3939425"/>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3939426"/>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01C18E1E"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Ref462673081"/>
      <w:bookmarkStart w:id="37" w:name="_Toc23939427"/>
      <w:r>
        <w:t xml:space="preserve">Development </w:t>
      </w:r>
      <w:r w:rsidR="00A0372F">
        <w:t>Approach</w:t>
      </w:r>
      <w:bookmarkEnd w:id="37"/>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DF20F5">
      <w:pPr>
        <w:pStyle w:val="ListParagraph"/>
        <w:numPr>
          <w:ilvl w:val="0"/>
          <w:numId w:val="31"/>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DF20F5">
      <w:pPr>
        <w:pStyle w:val="ListParagraph"/>
        <w:numPr>
          <w:ilvl w:val="0"/>
          <w:numId w:val="31"/>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DF20F5">
      <w:pPr>
        <w:pStyle w:val="ListParagraph"/>
        <w:numPr>
          <w:ilvl w:val="0"/>
          <w:numId w:val="31"/>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DF20F5">
      <w:pPr>
        <w:pStyle w:val="ListParagraph"/>
        <w:numPr>
          <w:ilvl w:val="0"/>
          <w:numId w:val="31"/>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DF20F5">
      <w:pPr>
        <w:pStyle w:val="ListParagraph"/>
        <w:numPr>
          <w:ilvl w:val="0"/>
          <w:numId w:val="31"/>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DF20F5">
      <w:pPr>
        <w:pStyle w:val="ListParagraph"/>
        <w:numPr>
          <w:ilvl w:val="1"/>
          <w:numId w:val="31"/>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DF20F5">
      <w:pPr>
        <w:pStyle w:val="ListParagraph"/>
        <w:numPr>
          <w:ilvl w:val="1"/>
          <w:numId w:val="31"/>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DF20F5">
      <w:pPr>
        <w:pStyle w:val="ListParagraph"/>
        <w:numPr>
          <w:ilvl w:val="1"/>
          <w:numId w:val="31"/>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3939428"/>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r w:rsidR="005B6867">
        <w:fldChar w:fldCharType="begin"/>
      </w:r>
      <w:r w:rsidR="005B6867">
        <w:instrText xml:space="preserve"> SEQ Table \* ARABIC </w:instrText>
      </w:r>
      <w:r w:rsidR="005B6867">
        <w:fldChar w:fldCharType="separate"/>
      </w:r>
      <w:r w:rsidR="00C65CEA">
        <w:rPr>
          <w:noProof/>
        </w:rPr>
        <w:t>1</w:t>
      </w:r>
      <w:r w:rsidR="005B6867">
        <w:rPr>
          <w:noProof/>
        </w:rPr>
        <w:fldChar w:fldCharType="end"/>
      </w:r>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DF20F5">
            <w:pPr>
              <w:pStyle w:val="ListParagraph"/>
              <w:numPr>
                <w:ilvl w:val="0"/>
                <w:numId w:val="25"/>
              </w:numPr>
              <w:ind w:left="459" w:hanging="284"/>
            </w:pPr>
            <w:r>
              <w:t>Population:</w:t>
            </w:r>
          </w:p>
          <w:p w14:paraId="2D77E313" w14:textId="77777777" w:rsidR="00B94D2C" w:rsidRDefault="00B94D2C" w:rsidP="00DF20F5">
            <w:pPr>
              <w:pStyle w:val="ListParagraph"/>
              <w:numPr>
                <w:ilvl w:val="1"/>
                <w:numId w:val="25"/>
              </w:numPr>
              <w:ind w:left="742"/>
            </w:pPr>
            <w:r>
              <w:t>People</w:t>
            </w:r>
          </w:p>
          <w:p w14:paraId="6B4F0925" w14:textId="77777777" w:rsidR="00B94D2C" w:rsidRDefault="00B94D2C" w:rsidP="00DF20F5">
            <w:pPr>
              <w:pStyle w:val="ListParagraph"/>
              <w:numPr>
                <w:ilvl w:val="1"/>
                <w:numId w:val="25"/>
              </w:numPr>
              <w:ind w:left="742"/>
            </w:pPr>
            <w:r>
              <w:t>Households</w:t>
            </w:r>
          </w:p>
          <w:p w14:paraId="521EC7F4" w14:textId="77777777" w:rsidR="00B94D2C" w:rsidRDefault="00B94D2C" w:rsidP="00DF20F5">
            <w:pPr>
              <w:pStyle w:val="ListParagraph"/>
              <w:numPr>
                <w:ilvl w:val="1"/>
                <w:numId w:val="25"/>
              </w:numPr>
              <w:ind w:left="742"/>
            </w:pPr>
            <w:r>
              <w:t>Jobs</w:t>
            </w:r>
          </w:p>
          <w:p w14:paraId="01E9AAB2" w14:textId="77777777" w:rsidR="00B94D2C" w:rsidRDefault="00B94D2C" w:rsidP="00DF20F5">
            <w:pPr>
              <w:pStyle w:val="ListParagraph"/>
              <w:numPr>
                <w:ilvl w:val="1"/>
                <w:numId w:val="25"/>
              </w:numPr>
              <w:ind w:left="742"/>
            </w:pPr>
            <w:r>
              <w:t>Schedules</w:t>
            </w:r>
          </w:p>
          <w:p w14:paraId="7C4613FA" w14:textId="77777777" w:rsidR="00B94D2C" w:rsidRDefault="00B94D2C" w:rsidP="00DF20F5">
            <w:pPr>
              <w:pStyle w:val="ListParagraph"/>
              <w:numPr>
                <w:ilvl w:val="1"/>
                <w:numId w:val="25"/>
              </w:numPr>
              <w:ind w:left="742"/>
            </w:pPr>
            <w:r>
              <w:t>Means of travel</w:t>
            </w:r>
          </w:p>
          <w:p w14:paraId="27794932" w14:textId="77777777" w:rsidR="00B94D2C" w:rsidRDefault="00B94D2C" w:rsidP="00DF20F5">
            <w:pPr>
              <w:pStyle w:val="ListParagraph"/>
              <w:numPr>
                <w:ilvl w:val="0"/>
                <w:numId w:val="25"/>
              </w:numPr>
              <w:ind w:left="459" w:hanging="284"/>
            </w:pPr>
            <w:r>
              <w:t>Land Use</w:t>
            </w:r>
          </w:p>
          <w:p w14:paraId="72F9D8CE" w14:textId="77777777" w:rsidR="00B94D2C" w:rsidRDefault="00B94D2C" w:rsidP="00DF20F5">
            <w:pPr>
              <w:pStyle w:val="ListParagraph"/>
              <w:numPr>
                <w:ilvl w:val="1"/>
                <w:numId w:val="25"/>
              </w:numPr>
              <w:ind w:left="742"/>
            </w:pPr>
            <w:r>
              <w:t>Types of land use</w:t>
            </w:r>
          </w:p>
          <w:p w14:paraId="75FF4846" w14:textId="77777777" w:rsidR="00B94D2C" w:rsidRDefault="00B94D2C" w:rsidP="00DF20F5">
            <w:pPr>
              <w:pStyle w:val="ListParagraph"/>
              <w:numPr>
                <w:ilvl w:val="1"/>
                <w:numId w:val="25"/>
              </w:numPr>
              <w:ind w:left="742"/>
            </w:pPr>
            <w:r>
              <w:t>Occupied space</w:t>
            </w:r>
          </w:p>
          <w:p w14:paraId="5D84A5EE" w14:textId="77777777" w:rsidR="00B94D2C" w:rsidRDefault="00B94D2C" w:rsidP="00DF20F5">
            <w:pPr>
              <w:pStyle w:val="ListParagraph"/>
              <w:numPr>
                <w:ilvl w:val="0"/>
                <w:numId w:val="25"/>
              </w:numPr>
              <w:ind w:left="459" w:hanging="284"/>
            </w:pPr>
            <w:r>
              <w:t>Transportation</w:t>
            </w:r>
          </w:p>
          <w:p w14:paraId="44DE8915" w14:textId="77777777" w:rsidR="00B94D2C" w:rsidRDefault="00B94D2C" w:rsidP="00DF20F5">
            <w:pPr>
              <w:pStyle w:val="ListParagraph"/>
              <w:numPr>
                <w:ilvl w:val="1"/>
                <w:numId w:val="25"/>
              </w:numPr>
              <w:ind w:left="742"/>
            </w:pPr>
            <w:r>
              <w:t>Road networks</w:t>
            </w:r>
          </w:p>
          <w:p w14:paraId="283DBA81" w14:textId="77777777" w:rsidR="00B94D2C" w:rsidRDefault="00B94D2C" w:rsidP="00DF20F5">
            <w:pPr>
              <w:pStyle w:val="ListParagraph"/>
              <w:numPr>
                <w:ilvl w:val="1"/>
                <w:numId w:val="25"/>
              </w:numPr>
              <w:ind w:left="742"/>
            </w:pPr>
            <w:r>
              <w:lastRenderedPageBreak/>
              <w:t>Transit networks</w:t>
            </w:r>
          </w:p>
          <w:p w14:paraId="6328B277" w14:textId="77777777" w:rsidR="00B94D2C" w:rsidRDefault="00B94D2C" w:rsidP="00DF20F5">
            <w:pPr>
              <w:pStyle w:val="ListParagraph"/>
              <w:numPr>
                <w:ilvl w:val="1"/>
                <w:numId w:val="25"/>
              </w:numPr>
              <w:ind w:left="742"/>
            </w:pPr>
            <w:r>
              <w:t>Transportation modes and characteristics of (e.g. access points)</w:t>
            </w:r>
          </w:p>
          <w:p w14:paraId="2B5363A3" w14:textId="77777777" w:rsidR="00B94D2C" w:rsidRPr="00C5720F" w:rsidRDefault="00B94D2C" w:rsidP="00DF20F5">
            <w:pPr>
              <w:pStyle w:val="ListParagraph"/>
              <w:numPr>
                <w:ilvl w:val="1"/>
                <w:numId w:val="25"/>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DF20F5">
            <w:pPr>
              <w:pStyle w:val="ListParagraph"/>
              <w:numPr>
                <w:ilvl w:val="0"/>
                <w:numId w:val="25"/>
              </w:numPr>
              <w:ind w:left="459" w:hanging="284"/>
            </w:pPr>
            <w:r w:rsidRPr="002E7B4F">
              <w:t xml:space="preserve">Demographic Update: </w:t>
            </w:r>
            <w:r>
              <w:t>changes to population (people, household structures)</w:t>
            </w:r>
          </w:p>
          <w:p w14:paraId="0A0CE380" w14:textId="77777777" w:rsidR="00B94D2C" w:rsidRPr="002E7B4F" w:rsidRDefault="00B94D2C" w:rsidP="00DF20F5">
            <w:pPr>
              <w:pStyle w:val="ListParagraph"/>
              <w:numPr>
                <w:ilvl w:val="0"/>
                <w:numId w:val="25"/>
              </w:numPr>
              <w:ind w:left="459" w:hanging="284"/>
            </w:pPr>
            <w:r w:rsidRPr="002E7B4F">
              <w:t>Labour Market</w:t>
            </w:r>
            <w:r>
              <w:t>: changes to job situations</w:t>
            </w:r>
          </w:p>
          <w:p w14:paraId="2B805C59" w14:textId="77777777" w:rsidR="00B94D2C" w:rsidRDefault="00B94D2C" w:rsidP="00DF20F5">
            <w:pPr>
              <w:pStyle w:val="ListParagraph"/>
              <w:numPr>
                <w:ilvl w:val="0"/>
                <w:numId w:val="25"/>
              </w:numPr>
              <w:ind w:left="459" w:hanging="284"/>
            </w:pPr>
            <w:r w:rsidRPr="002E7B4F">
              <w:t>Housing Market</w:t>
            </w:r>
            <w:r>
              <w:t>: changes to housing situations</w:t>
            </w:r>
          </w:p>
          <w:p w14:paraId="76639AAB" w14:textId="77777777" w:rsidR="00B94D2C" w:rsidRPr="002E7B4F" w:rsidRDefault="00B94D2C" w:rsidP="00DF20F5">
            <w:pPr>
              <w:pStyle w:val="ListParagraph"/>
              <w:numPr>
                <w:ilvl w:val="0"/>
                <w:numId w:val="25"/>
              </w:numPr>
              <w:ind w:left="459" w:hanging="284"/>
            </w:pPr>
            <w:r w:rsidRPr="002E7B4F">
              <w:t>Auto Ownership</w:t>
            </w:r>
            <w:r>
              <w:t>: changes to auto ownership</w:t>
            </w:r>
          </w:p>
          <w:p w14:paraId="6631983E" w14:textId="77777777" w:rsidR="00B94D2C" w:rsidRDefault="00B94D2C" w:rsidP="00DF20F5">
            <w:pPr>
              <w:pStyle w:val="ListParagraph"/>
              <w:numPr>
                <w:ilvl w:val="0"/>
                <w:numId w:val="25"/>
              </w:numPr>
              <w:ind w:left="459" w:hanging="284"/>
            </w:pPr>
            <w:r>
              <w:t>Activity-Based Daily Travel: activity schedules and associated travel</w:t>
            </w:r>
          </w:p>
          <w:p w14:paraId="17AA61C3" w14:textId="77777777" w:rsidR="00B94D2C" w:rsidRDefault="00B94D2C" w:rsidP="00DF20F5">
            <w:pPr>
              <w:pStyle w:val="ListParagraph"/>
              <w:numPr>
                <w:ilvl w:val="0"/>
                <w:numId w:val="25"/>
              </w:numPr>
              <w:ind w:left="459" w:hanging="284"/>
            </w:pPr>
            <w:r w:rsidRPr="002E7B4F">
              <w:t>Transportation Emissions &amp; Dispersed Pollution Concentrations</w:t>
            </w:r>
          </w:p>
          <w:p w14:paraId="7E752424" w14:textId="77777777" w:rsidR="00B94D2C" w:rsidRPr="00875D9F" w:rsidRDefault="00B94D2C" w:rsidP="00DF20F5">
            <w:pPr>
              <w:pStyle w:val="ListParagraph"/>
              <w:numPr>
                <w:ilvl w:val="0"/>
                <w:numId w:val="25"/>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7EFF4248" w14:textId="77777777" w:rsidR="00C13323" w:rsidRDefault="00C13323" w:rsidP="001546EB"/>
    <w:p w14:paraId="219EB034" w14:textId="5D09F3F4" w:rsidR="00C13323" w:rsidRDefault="00C13323" w:rsidP="001546EB">
      <w:pPr>
        <w:rPr>
          <w:b/>
        </w:rPr>
      </w:pPr>
      <w:r>
        <w:rPr>
          <w:b/>
        </w:rPr>
        <w:t>Note: Requirements beyond motivating scenarios</w:t>
      </w:r>
    </w:p>
    <w:p w14:paraId="30FC42E0" w14:textId="1B1445E3" w:rsidR="00C13323" w:rsidRPr="00C13323" w:rsidRDefault="00C13323" w:rsidP="00D9096C">
      <w:r>
        <w:t xml:space="preserve">The motivating scenarios provided precise, testable requirements and opportunities to apply the ontology in practice. However, scope of the resulting ontology extends considerably beyond the requirements dictated by the motivating scenarios and this should be addressed. This broader scope results from the subject matter interviews conducted with subject-matter experts, and the sample data that was provided at this stage. </w:t>
      </w:r>
      <w:r w:rsidR="00D9096C">
        <w:t xml:space="preserve">The motivating scenarios that were explored in greater detail were selected based on pragmatic criteria such as data availability, the stage of the various research projects. </w:t>
      </w:r>
      <w:r w:rsidR="002532B4">
        <w:t>There</w:t>
      </w:r>
      <w:r w:rsidR="00D9096C">
        <w:t xml:space="preserve"> exist many additional motivating scenarios, both within and beyond the iCity-ORF project that this ontology </w:t>
      </w:r>
      <w:r w:rsidR="00DA4D7B">
        <w:t>is intended to</w:t>
      </w:r>
      <w:r w:rsidR="00D9096C">
        <w:t xml:space="preserve"> support. This should be explored in future work.</w:t>
      </w:r>
    </w:p>
    <w:p w14:paraId="37F9BE91" w14:textId="0CEA5C58" w:rsidR="006F4CAA" w:rsidRDefault="006F4CAA" w:rsidP="00566BCC">
      <w:pPr>
        <w:pStyle w:val="Heading2"/>
      </w:pPr>
      <w:bookmarkStart w:id="43" w:name="_Toc23939429"/>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lastRenderedPageBreak/>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3939430"/>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3939431"/>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 xml:space="preserve">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w:t>
      </w:r>
      <w:r w:rsidR="008D7FC4">
        <w:rPr>
          <w:lang w:val="en-US" w:bidi="en-US"/>
        </w:rPr>
        <w:lastRenderedPageBreak/>
        <w:t>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3939432"/>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3939433"/>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lastRenderedPageBreak/>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3939434"/>
      <w:r>
        <w:t>Urban System Characteristics and Behaviour</w:t>
      </w:r>
      <w:bookmarkEnd w:id="36"/>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3939435"/>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3939436"/>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lastRenderedPageBreak/>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r w:rsidR="005B6867">
        <w:fldChar w:fldCharType="begin"/>
      </w:r>
      <w:r w:rsidR="005B6867">
        <w:instrText xml:space="preserve"> SEQ Table \* ARABIC </w:instrText>
      </w:r>
      <w:r w:rsidR="005B6867">
        <w:fldChar w:fldCharType="separate"/>
      </w:r>
      <w:r w:rsidR="00C65CEA">
        <w:rPr>
          <w:noProof/>
        </w:rPr>
        <w:t>2</w:t>
      </w:r>
      <w:r w:rsidR="005B6867">
        <w:rPr>
          <w:noProof/>
        </w:rPr>
        <w:fldChar w:fldCharType="end"/>
      </w:r>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r>
              <w:t>geo:Feature</w:t>
            </w:r>
          </w:p>
        </w:tc>
        <w:tc>
          <w:tcPr>
            <w:tcW w:w="3022" w:type="dxa"/>
          </w:tcPr>
          <w:p w14:paraId="036D682B" w14:textId="77777777" w:rsidR="0081005F" w:rsidRDefault="0081005F" w:rsidP="00763A5C">
            <w:pPr>
              <w:spacing w:after="120"/>
            </w:pPr>
            <w:r>
              <w:t>rdf:subClassOf</w:t>
            </w:r>
          </w:p>
        </w:tc>
        <w:tc>
          <w:tcPr>
            <w:tcW w:w="3895" w:type="dxa"/>
          </w:tcPr>
          <w:p w14:paraId="1741F38B" w14:textId="77777777" w:rsidR="0081005F" w:rsidRDefault="0081005F" w:rsidP="00763A5C">
            <w:pPr>
              <w:spacing w:after="120"/>
            </w:pPr>
            <w:r>
              <w:t>geo:SpatialObject</w:t>
            </w:r>
          </w:p>
        </w:tc>
      </w:tr>
      <w:tr w:rsidR="0081005F" w14:paraId="21DB4B2E" w14:textId="77777777" w:rsidTr="00763A5C">
        <w:tc>
          <w:tcPr>
            <w:tcW w:w="2433" w:type="dxa"/>
          </w:tcPr>
          <w:p w14:paraId="32F1BD1A" w14:textId="77777777" w:rsidR="0081005F" w:rsidRDefault="0081005F" w:rsidP="00763A5C">
            <w:pPr>
              <w:spacing w:after="120"/>
            </w:pPr>
            <w:r>
              <w:lastRenderedPageBreak/>
              <w:t>geo:Geometry</w:t>
            </w:r>
          </w:p>
        </w:tc>
        <w:tc>
          <w:tcPr>
            <w:tcW w:w="3022" w:type="dxa"/>
          </w:tcPr>
          <w:p w14:paraId="7EF05686" w14:textId="77777777" w:rsidR="0081005F" w:rsidDel="00722F88" w:rsidRDefault="0081005F" w:rsidP="00763A5C">
            <w:pPr>
              <w:spacing w:after="120"/>
            </w:pPr>
            <w:r>
              <w:t>rdf:subClassOf</w:t>
            </w:r>
          </w:p>
        </w:tc>
        <w:tc>
          <w:tcPr>
            <w:tcW w:w="3895" w:type="dxa"/>
          </w:tcPr>
          <w:p w14:paraId="653448D7" w14:textId="77777777" w:rsidR="0081005F" w:rsidDel="00722F88" w:rsidRDefault="0081005F" w:rsidP="00763A5C">
            <w:pPr>
              <w:spacing w:after="120"/>
            </w:pPr>
            <w:r>
              <w:t>geo:SpatialObject</w:t>
            </w:r>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r w:rsidR="005B6867">
        <w:fldChar w:fldCharType="begin"/>
      </w:r>
      <w:r w:rsidR="005B6867">
        <w:instrText xml:space="preserve"> SEQ Table \* ARABIC </w:instrText>
      </w:r>
      <w:r w:rsidR="005B6867">
        <w:fldChar w:fldCharType="separate"/>
      </w:r>
      <w:r w:rsidR="00C65CEA">
        <w:rPr>
          <w:noProof/>
        </w:rPr>
        <w:t>3</w:t>
      </w:r>
      <w:r w:rsidR="005B6867">
        <w:rPr>
          <w:noProof/>
        </w:rPr>
        <w:fldChar w:fldCharType="end"/>
      </w:r>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r>
              <w:t>geo:sfEquals</w:t>
            </w:r>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r>
              <w:t>geo:SpatialObject</w:t>
            </w:r>
          </w:p>
        </w:tc>
      </w:tr>
      <w:tr w:rsidR="0081005F" w14:paraId="7470AEBD" w14:textId="77777777" w:rsidTr="00BF3C2C">
        <w:tc>
          <w:tcPr>
            <w:tcW w:w="2234" w:type="dxa"/>
          </w:tcPr>
          <w:p w14:paraId="1654163D" w14:textId="77777777" w:rsidR="0081005F" w:rsidRDefault="0081005F" w:rsidP="00763A5C">
            <w:pPr>
              <w:spacing w:after="120"/>
            </w:pPr>
            <w:r>
              <w:t>geo:</w:t>
            </w:r>
            <w:r w:rsidRPr="00F51C25">
              <w:t>sfDisjoint</w:t>
            </w:r>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r>
              <w:t>geo:SpatialObject</w:t>
            </w:r>
          </w:p>
        </w:tc>
      </w:tr>
      <w:tr w:rsidR="0081005F" w14:paraId="44D2855B" w14:textId="77777777" w:rsidTr="00BF3C2C">
        <w:tc>
          <w:tcPr>
            <w:tcW w:w="2234" w:type="dxa"/>
          </w:tcPr>
          <w:p w14:paraId="21EC7F0D" w14:textId="77777777" w:rsidR="0081005F" w:rsidRDefault="0081005F" w:rsidP="00763A5C">
            <w:pPr>
              <w:spacing w:after="120"/>
            </w:pPr>
            <w:r w:rsidRPr="00F51C25">
              <w:t>geo:sfIntersects</w:t>
            </w:r>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r>
              <w:t>geo:SpatialObject</w:t>
            </w:r>
          </w:p>
        </w:tc>
      </w:tr>
      <w:tr w:rsidR="0081005F" w14:paraId="0B0E1D9D" w14:textId="77777777" w:rsidTr="00BF3C2C">
        <w:tc>
          <w:tcPr>
            <w:tcW w:w="2234" w:type="dxa"/>
          </w:tcPr>
          <w:p w14:paraId="5B52C0C9" w14:textId="77777777" w:rsidR="0081005F" w:rsidRDefault="0081005F" w:rsidP="00763A5C">
            <w:pPr>
              <w:spacing w:after="120"/>
            </w:pPr>
            <w:r w:rsidRPr="00F51C25">
              <w:t>geo:sfTouches</w:t>
            </w:r>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r>
              <w:t>geo:SpatialObject</w:t>
            </w:r>
          </w:p>
        </w:tc>
      </w:tr>
      <w:tr w:rsidR="0081005F" w14:paraId="5E8DD5BA" w14:textId="77777777" w:rsidTr="00BF3C2C">
        <w:tc>
          <w:tcPr>
            <w:tcW w:w="2234" w:type="dxa"/>
          </w:tcPr>
          <w:p w14:paraId="3792B7E6" w14:textId="77777777" w:rsidR="0081005F" w:rsidRPr="00F51C25" w:rsidRDefault="0081005F" w:rsidP="00763A5C">
            <w:pPr>
              <w:spacing w:after="120"/>
            </w:pPr>
            <w:r w:rsidRPr="00F51C25">
              <w:t>geo:sfWithin</w:t>
            </w:r>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r>
              <w:t>geo:SpatialObject</w:t>
            </w:r>
          </w:p>
        </w:tc>
      </w:tr>
      <w:tr w:rsidR="0081005F" w14:paraId="009E5848" w14:textId="77777777" w:rsidTr="00BF3C2C">
        <w:tc>
          <w:tcPr>
            <w:tcW w:w="2234" w:type="dxa"/>
          </w:tcPr>
          <w:p w14:paraId="024D3B88" w14:textId="77777777" w:rsidR="0081005F" w:rsidRPr="00F51C25" w:rsidRDefault="0081005F" w:rsidP="00763A5C">
            <w:pPr>
              <w:spacing w:after="120"/>
            </w:pPr>
            <w:r w:rsidRPr="00F51C25">
              <w:t>geo:sfContains</w:t>
            </w:r>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r>
              <w:t>geo:SpatialObject</w:t>
            </w:r>
          </w:p>
        </w:tc>
      </w:tr>
      <w:tr w:rsidR="0081005F" w14:paraId="68946199" w14:textId="77777777" w:rsidTr="00BF3C2C">
        <w:tc>
          <w:tcPr>
            <w:tcW w:w="2234" w:type="dxa"/>
          </w:tcPr>
          <w:p w14:paraId="55AD6ED0" w14:textId="77777777" w:rsidR="0081005F" w:rsidRPr="00F51C25" w:rsidRDefault="0081005F" w:rsidP="00763A5C">
            <w:pPr>
              <w:spacing w:after="120"/>
            </w:pPr>
            <w:r w:rsidRPr="00F51C25">
              <w:t>geo:sfOverlaps</w:t>
            </w:r>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r>
              <w:t>geo:SpatialObject</w:t>
            </w:r>
          </w:p>
        </w:tc>
      </w:tr>
      <w:tr w:rsidR="0081005F" w14:paraId="48A42DBF" w14:textId="77777777" w:rsidTr="00BF3C2C">
        <w:tc>
          <w:tcPr>
            <w:tcW w:w="2234" w:type="dxa"/>
          </w:tcPr>
          <w:p w14:paraId="1F712085" w14:textId="77777777" w:rsidR="0081005F" w:rsidRPr="00F51C25" w:rsidRDefault="0081005F" w:rsidP="00763A5C">
            <w:pPr>
              <w:spacing w:after="120"/>
            </w:pPr>
            <w:r w:rsidRPr="00F51C25">
              <w:t>geo:sfCrosses</w:t>
            </w:r>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r>
              <w:t>geo:SpatialObject</w:t>
            </w:r>
          </w:p>
        </w:tc>
      </w:tr>
      <w:tr w:rsidR="0081005F" w14:paraId="44892C6E" w14:textId="77777777" w:rsidTr="00BF3C2C">
        <w:tc>
          <w:tcPr>
            <w:tcW w:w="2234" w:type="dxa"/>
          </w:tcPr>
          <w:p w14:paraId="5D7BDA3E" w14:textId="77777777" w:rsidR="0081005F" w:rsidRPr="00F51C25" w:rsidRDefault="0081005F" w:rsidP="00763A5C">
            <w:pPr>
              <w:spacing w:after="120"/>
            </w:pPr>
            <w:r>
              <w:t>geo:hasGeometry</w:t>
            </w:r>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r>
              <w:t>geo:Feature</w:t>
            </w:r>
          </w:p>
        </w:tc>
      </w:tr>
      <w:tr w:rsidR="0081005F" w14:paraId="018598F1" w14:textId="77777777" w:rsidTr="00BF3C2C">
        <w:tc>
          <w:tcPr>
            <w:tcW w:w="2234" w:type="dxa"/>
          </w:tcPr>
          <w:p w14:paraId="5D7A4A88" w14:textId="77777777" w:rsidR="0081005F" w:rsidRDefault="0081005F" w:rsidP="00763A5C">
            <w:pPr>
              <w:spacing w:after="120"/>
            </w:pPr>
            <w:r>
              <w:t>geo:hasGeometry</w:t>
            </w:r>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r>
              <w:t>geo:Geometry</w:t>
            </w:r>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r>
              <w:t>geo:Feature</w:t>
            </w:r>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r>
              <w:t>geo:Feature</w:t>
            </w:r>
          </w:p>
        </w:tc>
      </w:tr>
      <w:tr w:rsidR="0081005F" w14:paraId="5C5461A8" w14:textId="77777777" w:rsidTr="00BF3C2C">
        <w:tc>
          <w:tcPr>
            <w:tcW w:w="2234" w:type="dxa"/>
          </w:tcPr>
          <w:p w14:paraId="14FC3697" w14:textId="77777777" w:rsidR="0081005F" w:rsidRDefault="0081005F" w:rsidP="00763A5C">
            <w:pPr>
              <w:spacing w:after="120"/>
            </w:pPr>
            <w:r>
              <w:t>geo:asWKT</w:t>
            </w:r>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r>
              <w:t>geo:wktLiteral</w:t>
            </w:r>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r>
              <w:t>geo:Geometry</w:t>
            </w:r>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703EE3"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3D3A5460" w:rsidR="0081005F" w:rsidRDefault="0081005F" w:rsidP="0081005F">
      <w:pPr>
        <w:spacing w:after="120" w:line="360" w:lineRule="auto"/>
      </w:pPr>
      <w:r>
        <w:t>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w:t>
      </w:r>
      <w:r w:rsidR="006E31E4">
        <w:t xml:space="preserve"> </w:t>
      </w:r>
      <w:r w:rsidR="006E31E4">
        <w:fldChar w:fldCharType="begin"/>
      </w:r>
      <w:r w:rsidR="006E31E4">
        <w:instrText xml:space="preserve"> REF _Ref23939652 \h </w:instrText>
      </w:r>
      <w:r w:rsidR="006E31E4">
        <w:fldChar w:fldCharType="separate"/>
      </w:r>
      <w:r w:rsidR="006E31E4">
        <w:t xml:space="preserve">Figure </w:t>
      </w:r>
      <w:r w:rsidR="006E31E4">
        <w:rPr>
          <w:noProof/>
        </w:rPr>
        <w:t>2</w:t>
      </w:r>
      <w:r w:rsidR="006E31E4">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6FBCFE32" w:rsidR="0081005F" w:rsidRDefault="0081005F" w:rsidP="0081005F">
      <w:pPr>
        <w:pStyle w:val="Caption"/>
      </w:pPr>
      <w:bookmarkStart w:id="53" w:name="_Ref23939652"/>
      <w:r>
        <w:t xml:space="preserve">Figure </w:t>
      </w:r>
      <w:r w:rsidR="005B6867">
        <w:fldChar w:fldCharType="begin"/>
      </w:r>
      <w:r w:rsidR="005B6867">
        <w:instrText xml:space="preserve"> SEQ Figure \* ARABIC </w:instrText>
      </w:r>
      <w:r w:rsidR="005B6867">
        <w:fldChar w:fldCharType="separate"/>
      </w:r>
      <w:r w:rsidR="00E640E5">
        <w:rPr>
          <w:noProof/>
        </w:rPr>
        <w:t>2</w:t>
      </w:r>
      <w:r w:rsidR="005B6867">
        <w:rPr>
          <w:noProof/>
        </w:rPr>
        <w:fldChar w:fldCharType="end"/>
      </w:r>
      <w:bookmarkEnd w:id="53"/>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Default="00BF3C2C" w:rsidP="00BF3C2C">
      <w:pPr>
        <w:rPr>
          <w:lang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74D51AA1" w14:textId="0249F65A" w:rsidR="006E31E4" w:rsidRPr="00BF3C2C" w:rsidRDefault="006E31E4" w:rsidP="00BF3C2C">
      <w:pPr>
        <w:rPr>
          <w:lang w:val="en-US" w:bidi="en-US"/>
        </w:rPr>
      </w:pPr>
      <w:r>
        <w:rPr>
          <w:lang w:bidi="en-US"/>
        </w:rPr>
        <w:t>Implicit in the description of a spatial feature and its geometry are its dimensions. In theory, properties such as area, height, and length may be inferred from the geometry of some spatial feature. However, in practice these properties are captured separately. Future work should attempt to formalize the relationship between these properties. If this relationship cannot be precisely captured in OWL, it should at least be represented in the OWL ontology, defined in natural language, and ideally captured in some more expressive extension.</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99345A" w:rsidRDefault="00831D53" w:rsidP="001D3F17">
      <w:pPr>
        <w:pStyle w:val="p1"/>
        <w:numPr>
          <w:ilvl w:val="0"/>
          <w:numId w:val="8"/>
        </w:numPr>
        <w:rPr>
          <w:rFonts w:asciiTheme="minorHAnsi" w:hAnsiTheme="minorHAnsi" w:cstheme="minorHAnsi"/>
          <w:sz w:val="21"/>
        </w:rPr>
      </w:pPr>
      <w:r w:rsidRPr="0099345A">
        <w:rPr>
          <w:rFonts w:asciiTheme="minorHAnsi" w:hAnsiTheme="minorHAnsi" w:cstheme="minorHAnsi"/>
          <w:sz w:val="21"/>
        </w:rPr>
        <w:t>GeoSPARQL</w:t>
      </w:r>
      <w:r w:rsidR="002F6849" w:rsidRPr="0099345A">
        <w:rPr>
          <w:rFonts w:asciiTheme="minorHAnsi" w:hAnsiTheme="minorHAnsi" w:cstheme="minorHAnsi"/>
          <w:sz w:val="21"/>
        </w:rPr>
        <w:t>: http://www.opengis.net/ont/geosparql#</w:t>
      </w:r>
    </w:p>
    <w:p w14:paraId="19B75E59" w14:textId="77777777" w:rsidR="00520123" w:rsidRDefault="00520123" w:rsidP="00EA354A">
      <w:pPr>
        <w:pStyle w:val="Heading3"/>
      </w:pPr>
      <w:bookmarkStart w:id="54" w:name="_Toc519507734"/>
      <w:bookmarkStart w:id="55" w:name="_Toc520703198"/>
      <w:bookmarkStart w:id="56" w:name="_Toc520725402"/>
      <w:bookmarkStart w:id="57" w:name="_Toc519507735"/>
      <w:bookmarkStart w:id="58" w:name="_Toc520703199"/>
      <w:bookmarkStart w:id="59" w:name="_Toc520725403"/>
      <w:bookmarkStart w:id="60" w:name="_Toc519507736"/>
      <w:bookmarkStart w:id="61" w:name="_Toc520703200"/>
      <w:bookmarkStart w:id="62" w:name="_Toc520725404"/>
      <w:bookmarkStart w:id="63" w:name="_Toc519507737"/>
      <w:bookmarkStart w:id="64" w:name="_Toc520703201"/>
      <w:bookmarkStart w:id="65" w:name="_Toc520725405"/>
      <w:bookmarkStart w:id="66" w:name="_Toc519507738"/>
      <w:bookmarkStart w:id="67" w:name="_Toc520703202"/>
      <w:bookmarkStart w:id="68" w:name="_Toc520725406"/>
      <w:bookmarkStart w:id="69" w:name="_Toc239394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Time Ontology</w:t>
      </w:r>
      <w:bookmarkEnd w:id="69"/>
    </w:p>
    <w:p w14:paraId="2AAB4AC9" w14:textId="0F70FC9B" w:rsidR="007978A3" w:rsidRDefault="00703EE3"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lastRenderedPageBreak/>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lastRenderedPageBreak/>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70" w:name="_Ref11827256"/>
      <w:r>
        <w:t xml:space="preserve">Table </w:t>
      </w:r>
      <w:r w:rsidR="005B6867">
        <w:fldChar w:fldCharType="begin"/>
      </w:r>
      <w:r w:rsidR="005B6867">
        <w:instrText xml:space="preserve"> SEQ Table \* ARABIC </w:instrText>
      </w:r>
      <w:r w:rsidR="005B6867">
        <w:fldChar w:fldCharType="separate"/>
      </w:r>
      <w:r w:rsidR="00C65CEA">
        <w:rPr>
          <w:noProof/>
        </w:rPr>
        <w:t>4</w:t>
      </w:r>
      <w:r w:rsidR="005B6867">
        <w:rPr>
          <w:noProof/>
        </w:rPr>
        <w:fldChar w:fldCharType="end"/>
      </w:r>
      <w:bookmarkEnd w:id="70"/>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r>
              <w:t>time:TemporalEntity</w:t>
            </w:r>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r>
              <w:t>time:Instant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r>
              <w:t>time:before</w:t>
            </w:r>
          </w:p>
        </w:tc>
        <w:tc>
          <w:tcPr>
            <w:tcW w:w="3627" w:type="dxa"/>
          </w:tcPr>
          <w:p w14:paraId="49079FBA" w14:textId="77777777" w:rsidR="00D22EE2" w:rsidRDefault="00D22EE2" w:rsidP="00763A5C">
            <w:pPr>
              <w:spacing w:after="120"/>
            </w:pPr>
            <w:r>
              <w:t>only  time:TemporalEntity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r>
              <w:t>time:after</w:t>
            </w:r>
          </w:p>
        </w:tc>
        <w:tc>
          <w:tcPr>
            <w:tcW w:w="3627" w:type="dxa"/>
          </w:tcPr>
          <w:p w14:paraId="04FFE50C" w14:textId="77777777" w:rsidR="00D22EE2" w:rsidRDefault="00D22EE2" w:rsidP="00763A5C">
            <w:pPr>
              <w:spacing w:after="120"/>
            </w:pPr>
            <w:r>
              <w:t>only  time:TemporalEntity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r>
              <w:t>time:hasBeginning</w:t>
            </w:r>
          </w:p>
        </w:tc>
        <w:tc>
          <w:tcPr>
            <w:tcW w:w="3627" w:type="dxa"/>
          </w:tcPr>
          <w:p w14:paraId="5C9209E1" w14:textId="77777777" w:rsidR="00D22EE2" w:rsidRDefault="00D22EE2" w:rsidP="00763A5C">
            <w:pPr>
              <w:spacing w:after="120"/>
            </w:pPr>
            <w:r>
              <w:t>only  time:Instant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r>
              <w:t>time:hasEnding</w:t>
            </w:r>
          </w:p>
        </w:tc>
        <w:tc>
          <w:tcPr>
            <w:tcW w:w="3627" w:type="dxa"/>
          </w:tcPr>
          <w:p w14:paraId="3D1DC544" w14:textId="77777777" w:rsidR="00D22EE2" w:rsidRDefault="00D22EE2" w:rsidP="00763A5C">
            <w:pPr>
              <w:spacing w:after="120"/>
            </w:pPr>
            <w:r>
              <w:t>only  time:Instant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r>
              <w:t>time:hasDuration</w:t>
            </w:r>
          </w:p>
        </w:tc>
        <w:tc>
          <w:tcPr>
            <w:tcW w:w="3627" w:type="dxa"/>
          </w:tcPr>
          <w:p w14:paraId="1B439605" w14:textId="77777777" w:rsidR="00D22EE2" w:rsidRDefault="00D22EE2" w:rsidP="00763A5C">
            <w:pPr>
              <w:spacing w:after="120"/>
            </w:pPr>
            <w:r>
              <w:t>only  time:Duration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r>
              <w:t>time:Instant</w:t>
            </w:r>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r>
              <w:t>time:TemporalEntity</w:t>
            </w:r>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r>
              <w:t>time:inside</w:t>
            </w:r>
          </w:p>
        </w:tc>
        <w:tc>
          <w:tcPr>
            <w:tcW w:w="3627" w:type="dxa"/>
          </w:tcPr>
          <w:p w14:paraId="47A9C338" w14:textId="77777777" w:rsidR="00D22EE2" w:rsidRDefault="00D22EE2" w:rsidP="00763A5C">
            <w:pPr>
              <w:spacing w:after="120"/>
            </w:pPr>
            <w:r>
              <w:t>only  time:Interval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r>
              <w:t>time:inTimePosition</w:t>
            </w:r>
          </w:p>
        </w:tc>
        <w:tc>
          <w:tcPr>
            <w:tcW w:w="3627" w:type="dxa"/>
          </w:tcPr>
          <w:p w14:paraId="3704F770" w14:textId="77777777" w:rsidR="00D22EE2" w:rsidRDefault="00D22EE2" w:rsidP="00763A5C">
            <w:pPr>
              <w:spacing w:after="120"/>
            </w:pPr>
            <w:r>
              <w:t>max 1  time:TimePosition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r>
              <w:t>time:inXSDDateTimeStamp</w:t>
            </w:r>
          </w:p>
        </w:tc>
        <w:tc>
          <w:tcPr>
            <w:tcW w:w="3627" w:type="dxa"/>
          </w:tcPr>
          <w:p w14:paraId="136CC80D" w14:textId="77777777" w:rsidR="00D22EE2" w:rsidRDefault="00D22EE2" w:rsidP="00763A5C">
            <w:pPr>
              <w:spacing w:after="120"/>
            </w:pPr>
            <w:r>
              <w:t>max 1 xsd:DateTimeStamp</w:t>
            </w:r>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r>
              <w:t>time:Interval</w:t>
            </w:r>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r>
              <w:t>time:TemporalEntity</w:t>
            </w:r>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r>
              <w:t>time:meets</w:t>
            </w:r>
          </w:p>
        </w:tc>
        <w:tc>
          <w:tcPr>
            <w:tcW w:w="3627" w:type="dxa"/>
          </w:tcPr>
          <w:p w14:paraId="38A807E0" w14:textId="77777777" w:rsidR="00D22EE2" w:rsidRDefault="00D22EE2" w:rsidP="00763A5C">
            <w:pPr>
              <w:spacing w:after="120"/>
            </w:pPr>
            <w:r>
              <w:t>only  time:Interval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r>
              <w:t>time:overlaps</w:t>
            </w:r>
          </w:p>
        </w:tc>
        <w:tc>
          <w:tcPr>
            <w:tcW w:w="3627" w:type="dxa"/>
          </w:tcPr>
          <w:p w14:paraId="404EA992" w14:textId="77777777" w:rsidR="00D22EE2" w:rsidRDefault="00D22EE2" w:rsidP="00763A5C">
            <w:pPr>
              <w:spacing w:after="120"/>
            </w:pPr>
            <w:r>
              <w:t>only  time:Interval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r>
              <w:t>time:starts</w:t>
            </w:r>
          </w:p>
        </w:tc>
        <w:tc>
          <w:tcPr>
            <w:tcW w:w="3627" w:type="dxa"/>
          </w:tcPr>
          <w:p w14:paraId="20FE504E" w14:textId="77777777" w:rsidR="00D22EE2" w:rsidRDefault="00D22EE2" w:rsidP="00763A5C">
            <w:pPr>
              <w:spacing w:after="120"/>
            </w:pPr>
            <w:r>
              <w:t>only  time:Interval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r>
              <w:t>time:finishes</w:t>
            </w:r>
          </w:p>
        </w:tc>
        <w:tc>
          <w:tcPr>
            <w:tcW w:w="3627" w:type="dxa"/>
          </w:tcPr>
          <w:p w14:paraId="08B65B2A" w14:textId="77777777" w:rsidR="00D22EE2" w:rsidRDefault="00D22EE2" w:rsidP="00763A5C">
            <w:pPr>
              <w:spacing w:after="120"/>
            </w:pPr>
            <w:r>
              <w:t>only  time:Interval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r>
              <w:t>time:during</w:t>
            </w:r>
          </w:p>
        </w:tc>
        <w:tc>
          <w:tcPr>
            <w:tcW w:w="3627" w:type="dxa"/>
          </w:tcPr>
          <w:p w14:paraId="5C0DFFEC" w14:textId="77777777" w:rsidR="00D22EE2" w:rsidRDefault="00D22EE2" w:rsidP="00763A5C">
            <w:pPr>
              <w:spacing w:after="120"/>
            </w:pPr>
            <w:r>
              <w:t>only  time:Interval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r>
              <w:t>time:equals</w:t>
            </w:r>
          </w:p>
        </w:tc>
        <w:tc>
          <w:tcPr>
            <w:tcW w:w="3627" w:type="dxa"/>
          </w:tcPr>
          <w:p w14:paraId="4AF60EC2" w14:textId="77777777" w:rsidR="00D22EE2" w:rsidRDefault="00D22EE2" w:rsidP="00763A5C">
            <w:pPr>
              <w:spacing w:after="120"/>
            </w:pPr>
            <w:r>
              <w:t>only  time:Interval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r>
              <w:t>time:DateTimeDescription</w:t>
            </w:r>
          </w:p>
        </w:tc>
        <w:tc>
          <w:tcPr>
            <w:tcW w:w="3011" w:type="dxa"/>
          </w:tcPr>
          <w:p w14:paraId="327E5EA9" w14:textId="77777777" w:rsidR="00D22EE2" w:rsidRDefault="00D22EE2" w:rsidP="00763A5C">
            <w:pPr>
              <w:spacing w:after="120"/>
            </w:pPr>
            <w:r>
              <w:t>time:day</w:t>
            </w:r>
          </w:p>
        </w:tc>
        <w:tc>
          <w:tcPr>
            <w:tcW w:w="3627" w:type="dxa"/>
          </w:tcPr>
          <w:p w14:paraId="3502581B" w14:textId="77777777" w:rsidR="00D22EE2" w:rsidRDefault="00D22EE2" w:rsidP="00763A5C">
            <w:pPr>
              <w:spacing w:after="120"/>
            </w:pPr>
            <w:r>
              <w:t>max 1 rdfs:Literal</w:t>
            </w:r>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r>
              <w:t>time:dayOfWeek</w:t>
            </w:r>
          </w:p>
        </w:tc>
        <w:tc>
          <w:tcPr>
            <w:tcW w:w="3627" w:type="dxa"/>
          </w:tcPr>
          <w:p w14:paraId="2B0E15BE" w14:textId="77777777" w:rsidR="00D22EE2" w:rsidRDefault="00D22EE2" w:rsidP="00763A5C">
            <w:pPr>
              <w:spacing w:after="120"/>
            </w:pPr>
            <w:r>
              <w:t>max 1 owl:Thing</w:t>
            </w:r>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r>
              <w:t>time:dayOfYear</w:t>
            </w:r>
          </w:p>
        </w:tc>
        <w:tc>
          <w:tcPr>
            <w:tcW w:w="3627" w:type="dxa"/>
          </w:tcPr>
          <w:p w14:paraId="281B3DAA" w14:textId="77777777" w:rsidR="00D22EE2" w:rsidRDefault="00D22EE2" w:rsidP="00763A5C">
            <w:pPr>
              <w:spacing w:after="120"/>
            </w:pPr>
            <w:r>
              <w:t>max 1 rdfs:Literal</w:t>
            </w:r>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r>
              <w:t>time:hour</w:t>
            </w:r>
          </w:p>
        </w:tc>
        <w:tc>
          <w:tcPr>
            <w:tcW w:w="3627" w:type="dxa"/>
          </w:tcPr>
          <w:p w14:paraId="74C92670" w14:textId="77777777" w:rsidR="00D22EE2" w:rsidRDefault="00D22EE2" w:rsidP="00763A5C">
            <w:pPr>
              <w:spacing w:after="120"/>
            </w:pPr>
            <w:r>
              <w:t>max 1 rdfs:Literal</w:t>
            </w:r>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r>
              <w:t>time:minute</w:t>
            </w:r>
          </w:p>
        </w:tc>
        <w:tc>
          <w:tcPr>
            <w:tcW w:w="3627" w:type="dxa"/>
          </w:tcPr>
          <w:p w14:paraId="0DB1466E" w14:textId="77777777" w:rsidR="00D22EE2" w:rsidRDefault="00D22EE2" w:rsidP="00763A5C">
            <w:pPr>
              <w:spacing w:after="120"/>
            </w:pPr>
            <w:r>
              <w:t>max 1 rdfs:Literal</w:t>
            </w:r>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r>
              <w:t>time:month</w:t>
            </w:r>
          </w:p>
        </w:tc>
        <w:tc>
          <w:tcPr>
            <w:tcW w:w="3627" w:type="dxa"/>
          </w:tcPr>
          <w:p w14:paraId="67DE9889" w14:textId="77777777" w:rsidR="00D22EE2" w:rsidRDefault="00D22EE2" w:rsidP="00763A5C">
            <w:pPr>
              <w:spacing w:after="120"/>
            </w:pPr>
            <w:r>
              <w:t>max 1 rdfs:Literal</w:t>
            </w:r>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r>
              <w:t>time:second</w:t>
            </w:r>
          </w:p>
        </w:tc>
        <w:tc>
          <w:tcPr>
            <w:tcW w:w="3627" w:type="dxa"/>
          </w:tcPr>
          <w:p w14:paraId="7F4C70D3" w14:textId="77777777" w:rsidR="00D22EE2" w:rsidRDefault="00D22EE2" w:rsidP="00763A5C">
            <w:pPr>
              <w:spacing w:after="120"/>
            </w:pPr>
            <w:r>
              <w:t>max 1 rdfs:Literal</w:t>
            </w:r>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lastRenderedPageBreak/>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3A4D9A39" w:rsidR="00D22EE2" w:rsidRDefault="00D22EE2" w:rsidP="00D22EE2">
      <w:pPr>
        <w:pStyle w:val="Caption"/>
        <w:spacing w:after="120"/>
        <w:rPr>
          <w:lang w:val="en-CA"/>
        </w:rPr>
      </w:pPr>
      <w:bookmarkStart w:id="71" w:name="_Ref11831393"/>
      <w:r>
        <w:t xml:space="preserve">Figure </w:t>
      </w:r>
      <w:r w:rsidR="005B6867">
        <w:fldChar w:fldCharType="begin"/>
      </w:r>
      <w:r w:rsidR="005B6867">
        <w:instrText xml:space="preserve"> SEQ Figure \* ARABIC </w:instrText>
      </w:r>
      <w:r w:rsidR="005B6867">
        <w:fldChar w:fldCharType="separate"/>
      </w:r>
      <w:r w:rsidR="00E640E5">
        <w:rPr>
          <w:noProof/>
        </w:rPr>
        <w:t>3</w:t>
      </w:r>
      <w:r w:rsidR="005B6867">
        <w:rPr>
          <w:noProof/>
        </w:rPr>
        <w:fldChar w:fldCharType="end"/>
      </w:r>
      <w:r>
        <w:t>: Example use of the Time Ontology</w:t>
      </w:r>
      <w:bookmarkEnd w:id="71"/>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2" w:name="_Toc23939438"/>
      <w:r>
        <w:t>Change Ontology</w:t>
      </w:r>
      <w:bookmarkEnd w:id="72"/>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lastRenderedPageBreak/>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0C72114"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171B3690"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lastRenderedPageBreak/>
        <w:t xml:space="preserve">Change over time plays a role in many domains, and is by no means a new research topic. In fact, several approaches for capturing change in OWL have been proposed </w:t>
      </w:r>
      <w:r>
        <w:rPr>
          <w:noProof/>
        </w:rPr>
        <w:t>[10]</w:t>
      </w:r>
      <w:r>
        <w:t>,</w:t>
      </w:r>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exactly 1  time:Interval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hasManifestation some Manifestation and  hasManifestation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TimeVaryingConcept and  time: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manifestationOf some  TimeVaryingConcept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exactly 1  time:TemporalEntity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r>
              <w:t>time:TemporalEntity</w:t>
            </w:r>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3" w:name="_Ref11834761"/>
      <w:bookmarkStart w:id="74"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lastRenderedPageBreak/>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r>
              <w:t>time:TemporalEntity</w:t>
            </w:r>
          </w:p>
        </w:tc>
      </w:tr>
    </w:tbl>
    <w:p w14:paraId="4E1A86EE" w14:textId="77777777" w:rsidR="001D2538" w:rsidRDefault="001D2538" w:rsidP="001D2538">
      <w:pPr>
        <w:spacing w:after="120" w:line="360" w:lineRule="auto"/>
      </w:pPr>
    </w:p>
    <w:bookmarkEnd w:id="73"/>
    <w:bookmarkEnd w:id="74"/>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5"/>
      <w:r>
        <w:t>PD</w:t>
      </w:r>
      <w:commentRangeEnd w:id="75"/>
      <w:r w:rsidR="00FF06FB">
        <w:rPr>
          <w:rStyle w:val="CommentReference"/>
          <w:rFonts w:asciiTheme="minorHAnsi" w:eastAsiaTheme="minorEastAsia" w:hAnsiTheme="minorHAnsi"/>
          <w:lang w:val="en-US" w:bidi="en-US"/>
        </w:rPr>
        <w:commentReference w:id="75"/>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lastRenderedPageBreak/>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F5FDA07" w:rsidR="00A62F41" w:rsidRDefault="00A62F41" w:rsidP="00A62F41">
      <w:pPr>
        <w:pStyle w:val="Caption"/>
        <w:spacing w:after="120"/>
      </w:pPr>
      <w:bookmarkStart w:id="76" w:name="_Ref11834852"/>
      <w:bookmarkStart w:id="77" w:name="_Ref11834838"/>
      <w:r>
        <w:t xml:space="preserve">Figure </w:t>
      </w:r>
      <w:r w:rsidR="005B6867">
        <w:fldChar w:fldCharType="begin"/>
      </w:r>
      <w:r w:rsidR="005B6867">
        <w:instrText xml:space="preserve"> SEQ Figure \* ARABIC </w:instrText>
      </w:r>
      <w:r w:rsidR="005B6867">
        <w:fldChar w:fldCharType="separate"/>
      </w:r>
      <w:r w:rsidR="00E640E5">
        <w:rPr>
          <w:noProof/>
        </w:rPr>
        <w:t>4</w:t>
      </w:r>
      <w:r w:rsidR="005B6867">
        <w:rPr>
          <w:noProof/>
        </w:rPr>
        <w:fldChar w:fldCharType="end"/>
      </w:r>
      <w:bookmarkEnd w:id="76"/>
      <w:r>
        <w:t>: Example use of the Change Ontology</w:t>
      </w:r>
      <w:bookmarkEnd w:id="77"/>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A368E3" w:rsidRDefault="00FA36DF" w:rsidP="009E4A69">
      <w:pPr>
        <w:pStyle w:val="ListParagraph"/>
        <w:rPr>
          <w:rFonts w:asciiTheme="majorHAnsi" w:eastAsiaTheme="majorEastAsia" w:hAnsiTheme="majorHAnsi"/>
          <w:bCs/>
          <w:szCs w:val="26"/>
        </w:rPr>
      </w:pPr>
      <w:r w:rsidRPr="00FA36DF">
        <w:t>iCity-Time</w:t>
      </w:r>
    </w:p>
    <w:p w14:paraId="627BD3E3" w14:textId="40EB8BF2" w:rsidR="00A368E3" w:rsidRPr="00A368E3" w:rsidRDefault="00A368E3" w:rsidP="008A0F14">
      <w:pPr>
        <w:pStyle w:val="Heading4"/>
        <w:rPr>
          <w:rFonts w:eastAsiaTheme="majorEastAsia"/>
        </w:rPr>
      </w:pPr>
      <w:r>
        <w:rPr>
          <w:rFonts w:eastAsiaTheme="majorEastAsia"/>
        </w:rPr>
        <w:t>Future Work</w:t>
      </w:r>
    </w:p>
    <w:p w14:paraId="1ED0A640" w14:textId="2DE59F7E" w:rsidR="00FA36DF" w:rsidRPr="00FA36DF" w:rsidRDefault="008A0F14" w:rsidP="008A0F14">
      <w:r>
        <w:t>Future work should clarify the distinction between the adoption of the 4-dimensionalist approach to capture change and the adoption of the 4-dimensionalist position. There are many implications in defining a class as a Perdurant (Occurant) or an Endurant (Continuant). Future work should consider alignment of the iCity Ontology to an Upper Ontology [</w:t>
      </w:r>
      <w:r w:rsidRPr="005C2DE5">
        <w:rPr>
          <w:highlight w:val="yellow"/>
        </w:rPr>
        <w:t>ref</w:t>
      </w:r>
      <w:r>
        <w:t xml:space="preserve">] such as DOLCE or BFO in order to make these commitments explicit. </w:t>
      </w:r>
    </w:p>
    <w:p w14:paraId="4586A384" w14:textId="77777777" w:rsidR="00471164" w:rsidRDefault="00471164" w:rsidP="00471164">
      <w:pPr>
        <w:pStyle w:val="Heading3"/>
      </w:pPr>
      <w:bookmarkStart w:id="78" w:name="_Toc23939439"/>
      <w:r>
        <w:t>Activity Ontology</w:t>
      </w:r>
      <w:bookmarkEnd w:id="78"/>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lastRenderedPageBreak/>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2FBCE93D" w:rsidR="00882108" w:rsidRPr="00CD7C65" w:rsidRDefault="00882108" w:rsidP="00882108">
      <w:pPr>
        <w:pStyle w:val="Caption"/>
        <w:spacing w:after="120"/>
        <w:jc w:val="center"/>
        <w:rPr>
          <w:lang w:val="en-CA"/>
        </w:rPr>
      </w:pPr>
      <w:bookmarkStart w:id="79" w:name="_Ref2239297"/>
      <w:r>
        <w:t xml:space="preserve">Figure </w:t>
      </w:r>
      <w:r>
        <w:rPr>
          <w:noProof/>
        </w:rPr>
        <w:fldChar w:fldCharType="begin"/>
      </w:r>
      <w:r>
        <w:rPr>
          <w:noProof/>
        </w:rPr>
        <w:instrText xml:space="preserve"> SEQ Figure \* ARABIC </w:instrText>
      </w:r>
      <w:r>
        <w:rPr>
          <w:noProof/>
        </w:rPr>
        <w:fldChar w:fldCharType="separate"/>
      </w:r>
      <w:r w:rsidR="00E640E5">
        <w:rPr>
          <w:noProof/>
        </w:rPr>
        <w:t>5</w:t>
      </w:r>
      <w:r>
        <w:rPr>
          <w:noProof/>
        </w:rPr>
        <w:fldChar w:fldCharType="end"/>
      </w:r>
      <w:bookmarkEnd w:id="79"/>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lastRenderedPageBreak/>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DF20F5">
      <w:pPr>
        <w:pStyle w:val="ListParagraph"/>
        <w:numPr>
          <w:ilvl w:val="0"/>
          <w:numId w:val="26"/>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DF20F5">
      <w:pPr>
        <w:pStyle w:val="ListParagraph"/>
        <w:numPr>
          <w:ilvl w:val="0"/>
          <w:numId w:val="26"/>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 xml:space="preserve">A terminal state has cannot be decomposed, in other words it has no substates. It corresponds to a particular class of manifestations. A terminal state is achieved at some </w:t>
      </w:r>
      <w:r>
        <w:lastRenderedPageBreak/>
        <w:t>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80" w:name="_Ref12516765"/>
      <w:r>
        <w:t xml:space="preserve">Table </w:t>
      </w:r>
      <w:r w:rsidR="005B6867">
        <w:fldChar w:fldCharType="begin"/>
      </w:r>
      <w:r w:rsidR="005B6867">
        <w:instrText xml:space="preserve"> SEQ Table \* ARABIC </w:instrText>
      </w:r>
      <w:r w:rsidR="005B6867">
        <w:fldChar w:fldCharType="separate"/>
      </w:r>
      <w:r w:rsidR="00C65CEA">
        <w:rPr>
          <w:noProof/>
        </w:rPr>
        <w:t>7</w:t>
      </w:r>
      <w:r w:rsidR="005B6867">
        <w:rPr>
          <w:noProof/>
        </w:rPr>
        <w:fldChar w:fldCharType="end"/>
      </w:r>
      <w:bookmarkEnd w:id="80"/>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some time:Interval</w:t>
            </w:r>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some time:Instant</w:t>
            </w:r>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some time:Instant</w:t>
            </w:r>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spatial_loc:hasLocation</w:t>
            </w:r>
          </w:p>
        </w:tc>
        <w:tc>
          <w:tcPr>
            <w:tcW w:w="4212" w:type="dxa"/>
          </w:tcPr>
          <w:p w14:paraId="076EB9B5" w14:textId="77777777" w:rsidR="00882108" w:rsidRDefault="00882108" w:rsidP="00763A5C">
            <w:pPr>
              <w:spacing w:after="120"/>
            </w:pPr>
            <w:r>
              <w:t>only spatial_loc:SpatialFeature</w:t>
            </w:r>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only change:Manifestation</w:t>
            </w:r>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only time:TemporalEntity</w:t>
            </w:r>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r>
              <w:t>change:Manifestation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597667FB" w:rsidR="00882108" w:rsidRPr="007F7E71" w:rsidRDefault="00882108" w:rsidP="00882108">
      <w:pPr>
        <w:pStyle w:val="Caption"/>
        <w:spacing w:after="120"/>
        <w:rPr>
          <w:lang w:val="en-CA"/>
        </w:rPr>
      </w:pPr>
      <w:bookmarkStart w:id="81" w:name="_Ref15389805"/>
      <w:r>
        <w:t xml:space="preserve">Figure </w:t>
      </w:r>
      <w:r w:rsidR="005B6867">
        <w:fldChar w:fldCharType="begin"/>
      </w:r>
      <w:r w:rsidR="005B6867">
        <w:instrText xml:space="preserve"> SEQ Figure \* ARABIC </w:instrText>
      </w:r>
      <w:r w:rsidR="005B6867">
        <w:fldChar w:fldCharType="separate"/>
      </w:r>
      <w:r w:rsidR="00E640E5">
        <w:rPr>
          <w:noProof/>
        </w:rPr>
        <w:t>6</w:t>
      </w:r>
      <w:r w:rsidR="005B6867">
        <w:rPr>
          <w:noProof/>
        </w:rPr>
        <w:fldChar w:fldCharType="end"/>
      </w:r>
      <w:bookmarkEnd w:id="81"/>
      <w:r>
        <w:t>: Relationship between key classes in the Activity Ontology</w:t>
      </w:r>
    </w:p>
    <w:p w14:paraId="68473683" w14:textId="77777777" w:rsidR="00882108" w:rsidRPr="002C23A9" w:rsidRDefault="00882108" w:rsidP="00FE13B1">
      <w:pPr>
        <w:pStyle w:val="Heading4"/>
      </w:pPr>
      <w:r>
        <w:lastRenderedPageBreak/>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5A37CE82" w:rsidR="00882108" w:rsidRDefault="00882108" w:rsidP="00882108">
      <w:pPr>
        <w:pStyle w:val="Caption"/>
        <w:spacing w:after="120" w:line="360" w:lineRule="auto"/>
        <w:rPr>
          <w:lang w:val="en-CA"/>
        </w:rPr>
      </w:pPr>
      <w:bookmarkStart w:id="82" w:name="_Ref15390281"/>
      <w:r>
        <w:t xml:space="preserve">Figure </w:t>
      </w:r>
      <w:r w:rsidR="005B6867">
        <w:fldChar w:fldCharType="begin"/>
      </w:r>
      <w:r w:rsidR="005B6867">
        <w:instrText xml:space="preserve"> SEQ Figure \* ARABIC </w:instrText>
      </w:r>
      <w:r w:rsidR="005B6867">
        <w:fldChar w:fldCharType="separate"/>
      </w:r>
      <w:r w:rsidR="00E640E5">
        <w:rPr>
          <w:noProof/>
        </w:rPr>
        <w:t>7</w:t>
      </w:r>
      <w:r w:rsidR="005B6867">
        <w:rPr>
          <w:noProof/>
        </w:rPr>
        <w:fldChar w:fldCharType="end"/>
      </w:r>
      <w:bookmarkEnd w:id="82"/>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D29114B" w:rsidR="00882108" w:rsidRPr="00A3354E" w:rsidRDefault="00882108" w:rsidP="00882108">
      <w:pPr>
        <w:pStyle w:val="Caption"/>
        <w:spacing w:after="120"/>
        <w:rPr>
          <w:lang w:val="en-CA"/>
        </w:rPr>
      </w:pPr>
      <w:bookmarkStart w:id="83" w:name="_Ref12516943"/>
      <w:r>
        <w:t xml:space="preserve">Figure </w:t>
      </w:r>
      <w:r w:rsidR="005B6867">
        <w:fldChar w:fldCharType="begin"/>
      </w:r>
      <w:r w:rsidR="005B6867">
        <w:instrText xml:space="preserve"> SEQ Figure \* ARABIC </w:instrText>
      </w:r>
      <w:r w:rsidR="005B6867">
        <w:fldChar w:fldCharType="separate"/>
      </w:r>
      <w:r w:rsidR="00E640E5">
        <w:rPr>
          <w:noProof/>
        </w:rPr>
        <w:t>8</w:t>
      </w:r>
      <w:r w:rsidR="005B6867">
        <w:rPr>
          <w:noProof/>
        </w:rPr>
        <w:fldChar w:fldCharType="end"/>
      </w:r>
      <w:bookmarkEnd w:id="83"/>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4" w:name="_Toc23939440"/>
      <w:r w:rsidRPr="00733EB6">
        <w:t xml:space="preserve">Recurring </w:t>
      </w:r>
      <w:r>
        <w:t>E</w:t>
      </w:r>
      <w:r w:rsidRPr="00733EB6">
        <w:t>vent ontology</w:t>
      </w:r>
      <w:bookmarkEnd w:id="84"/>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DF20F5">
      <w:pPr>
        <w:pStyle w:val="ListParagraph"/>
        <w:numPr>
          <w:ilvl w:val="0"/>
          <w:numId w:val="16"/>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DF20F5">
      <w:pPr>
        <w:pStyle w:val="ListParagraph"/>
        <w:numPr>
          <w:ilvl w:val="0"/>
          <w:numId w:val="16"/>
        </w:numPr>
        <w:spacing w:after="120" w:line="360" w:lineRule="auto"/>
        <w:rPr>
          <w:lang w:val="en-CA"/>
        </w:rPr>
      </w:pPr>
      <w:r w:rsidRPr="00E1766E">
        <w:rPr>
          <w:lang w:val="en-CA"/>
        </w:rPr>
        <w:t>A WeeklyRecurringEvent recurs regularly on the same day of the week, as specified by the schema:dayOfWeek property.</w:t>
      </w:r>
    </w:p>
    <w:p w14:paraId="531AE9B0" w14:textId="77777777" w:rsidR="00E8128A" w:rsidRPr="00E1766E" w:rsidRDefault="00E8128A" w:rsidP="00DF20F5">
      <w:pPr>
        <w:pStyle w:val="ListParagraph"/>
        <w:numPr>
          <w:ilvl w:val="0"/>
          <w:numId w:val="16"/>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DF20F5">
      <w:pPr>
        <w:pStyle w:val="ListParagraph"/>
        <w:numPr>
          <w:ilvl w:val="0"/>
          <w:numId w:val="16"/>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5" w:name="_Ref12533493"/>
      <w:r>
        <w:t xml:space="preserve">Table </w:t>
      </w:r>
      <w:r w:rsidR="005B6867">
        <w:fldChar w:fldCharType="begin"/>
      </w:r>
      <w:r w:rsidR="005B6867">
        <w:instrText xml:space="preserve"> SEQ Table \* ARABIC </w:instrText>
      </w:r>
      <w:r w:rsidR="005B6867">
        <w:fldChar w:fldCharType="separate"/>
      </w:r>
      <w:r w:rsidR="00C65CEA">
        <w:rPr>
          <w:noProof/>
        </w:rPr>
        <w:t>8</w:t>
      </w:r>
      <w:r w:rsidR="005B6867">
        <w:rPr>
          <w:noProof/>
        </w:rPr>
        <w:fldChar w:fldCharType="end"/>
      </w:r>
      <w:bookmarkEnd w:id="85"/>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only activity:Activity</w:t>
            </w:r>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spatial_loc:associatedLocation</w:t>
            </w:r>
          </w:p>
        </w:tc>
        <w:tc>
          <w:tcPr>
            <w:tcW w:w="3352" w:type="dxa"/>
          </w:tcPr>
          <w:p w14:paraId="3BAC0884" w14:textId="77777777" w:rsidR="00E8128A" w:rsidRDefault="00E8128A" w:rsidP="00763A5C">
            <w:pPr>
              <w:spacing w:after="120"/>
            </w:pPr>
            <w:r>
              <w:t>only spatial_loc:Feature</w:t>
            </w:r>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only rec:RecurringEvent</w:t>
            </w:r>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only xsd:time</w:t>
            </w:r>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only xsd:time</w:t>
            </w:r>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r>
              <w:t>schema:dayOfWeek</w:t>
            </w:r>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only rdfs:Literal</w:t>
            </w:r>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only rdfs:Literal</w:t>
            </w:r>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only time:TemporalEntity</w:t>
            </w:r>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only time:TemporalEntity</w:t>
            </w:r>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only time:TemporalEntity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only time:TemporalEntity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max 1 xsd:time</w:t>
            </w:r>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r>
              <w:t>schema:dayOfWeek</w:t>
            </w:r>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exactly 1 rdfs:Literal</w:t>
            </w:r>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exactly 1 rdfs:Literal</w:t>
            </w:r>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7DB3E88B" w:rsidR="00E8128A" w:rsidRPr="00E1766E" w:rsidRDefault="00E8128A" w:rsidP="00E8128A">
      <w:pPr>
        <w:pStyle w:val="Caption"/>
        <w:spacing w:after="120" w:line="360" w:lineRule="auto"/>
        <w:jc w:val="center"/>
        <w:rPr>
          <w:lang w:val="en-CA"/>
        </w:rPr>
      </w:pPr>
      <w:bookmarkStart w:id="86" w:name="_Ref12533514"/>
      <w:r>
        <w:t xml:space="preserve">Figure </w:t>
      </w:r>
      <w:r w:rsidR="005B6867">
        <w:fldChar w:fldCharType="begin"/>
      </w:r>
      <w:r w:rsidR="005B6867">
        <w:instrText xml:space="preserve"> SEQ Figure \* ARABIC </w:instrText>
      </w:r>
      <w:r w:rsidR="005B6867">
        <w:fldChar w:fldCharType="separate"/>
      </w:r>
      <w:r w:rsidR="00E640E5">
        <w:rPr>
          <w:noProof/>
        </w:rPr>
        <w:t>9</w:t>
      </w:r>
      <w:r w:rsidR="005B6867">
        <w:rPr>
          <w:noProof/>
        </w:rPr>
        <w:fldChar w:fldCharType="end"/>
      </w:r>
      <w:bookmarkEnd w:id="86"/>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781135BD" w:rsidR="00E8128A" w:rsidRPr="00A86E8E" w:rsidRDefault="00E8128A" w:rsidP="00E8128A">
      <w:pPr>
        <w:pStyle w:val="Caption"/>
        <w:spacing w:after="120" w:line="360" w:lineRule="auto"/>
        <w:rPr>
          <w:lang w:val="en-CA"/>
        </w:rPr>
      </w:pPr>
      <w:bookmarkStart w:id="87" w:name="_Ref12536225"/>
      <w:r>
        <w:t xml:space="preserve">Figure </w:t>
      </w:r>
      <w:r w:rsidR="005B6867">
        <w:fldChar w:fldCharType="begin"/>
      </w:r>
      <w:r w:rsidR="005B6867">
        <w:instrText xml:space="preserve"> SEQ Figure \* ARABIC </w:instrText>
      </w:r>
      <w:r w:rsidR="005B6867">
        <w:fldChar w:fldCharType="separate"/>
      </w:r>
      <w:r w:rsidR="00E640E5">
        <w:rPr>
          <w:noProof/>
        </w:rPr>
        <w:t>10</w:t>
      </w:r>
      <w:r w:rsidR="005B6867">
        <w:rPr>
          <w:noProof/>
        </w:rPr>
        <w:fldChar w:fldCharType="end"/>
      </w:r>
      <w:bookmarkEnd w:id="87"/>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DF20F5">
      <w:pPr>
        <w:pStyle w:val="ListParagraph"/>
        <w:numPr>
          <w:ilvl w:val="0"/>
          <w:numId w:val="11"/>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DF20F5">
      <w:pPr>
        <w:pStyle w:val="ListParagraph"/>
        <w:numPr>
          <w:ilvl w:val="0"/>
          <w:numId w:val="11"/>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DF20F5">
      <w:pPr>
        <w:pStyle w:val="ListParagraph"/>
        <w:numPr>
          <w:ilvl w:val="0"/>
          <w:numId w:val="11"/>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DF20F5">
      <w:pPr>
        <w:pStyle w:val="ListParagraph"/>
        <w:numPr>
          <w:ilvl w:val="0"/>
          <w:numId w:val="27"/>
        </w:numPr>
      </w:pPr>
      <w:r w:rsidRPr="00A86E8E">
        <w:t>Activity Ontology</w:t>
      </w:r>
    </w:p>
    <w:p w14:paraId="24B68A0B" w14:textId="77777777" w:rsidR="00520123" w:rsidRDefault="00A72D35" w:rsidP="00EA354A">
      <w:pPr>
        <w:pStyle w:val="Heading3"/>
      </w:pPr>
      <w:bookmarkStart w:id="88" w:name="_Toc23939441"/>
      <w:r>
        <w:t>Resource</w:t>
      </w:r>
      <w:r w:rsidR="00BD7FA8">
        <w:t xml:space="preserve"> </w:t>
      </w:r>
      <w:r w:rsidR="00520123">
        <w:t>Ontology</w:t>
      </w:r>
      <w:bookmarkEnd w:id="88"/>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040F7C" w:rsidRDefault="005F0F5A" w:rsidP="00DF20F5">
      <w:pPr>
        <w:pStyle w:val="Heading4"/>
        <w:numPr>
          <w:ilvl w:val="3"/>
          <w:numId w:val="28"/>
        </w:numPr>
        <w:spacing w:after="120"/>
        <w:rPr>
          <w:lang w:val="en-CA"/>
        </w:rPr>
      </w:pPr>
      <w:r w:rsidRPr="00040F7C">
        <w:rPr>
          <w:lang w:val="en-CA"/>
        </w:rPr>
        <w:t>The Ontology</w:t>
      </w:r>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r w:rsidR="005B6867">
        <w:fldChar w:fldCharType="begin"/>
      </w:r>
      <w:r w:rsidR="005B6867">
        <w:instrText xml:space="preserve"> SEQ Table \* ARABIC </w:instrText>
      </w:r>
      <w:r w:rsidR="005B6867">
        <w:fldChar w:fldCharType="separate"/>
      </w:r>
      <w:r w:rsidR="00C65CEA">
        <w:rPr>
          <w:noProof/>
        </w:rPr>
        <w:t>9</w:t>
      </w:r>
      <w:r w:rsidR="005B6867">
        <w:rPr>
          <w:noProof/>
        </w:rPr>
        <w:fldChar w:fldCharType="end"/>
      </w:r>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r>
              <w:t>change:Manifestation</w:t>
            </w:r>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r>
              <w:t>change:existsAt</w:t>
            </w:r>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spatial_loc:hasLocation</w:t>
            </w:r>
          </w:p>
        </w:tc>
        <w:tc>
          <w:tcPr>
            <w:tcW w:w="4207" w:type="dxa"/>
          </w:tcPr>
          <w:p w14:paraId="45FFACC3" w14:textId="77777777" w:rsidR="005F0F5A" w:rsidRDefault="005F0F5A" w:rsidP="00763A5C">
            <w:pPr>
              <w:spacing w:after="120"/>
            </w:pPr>
            <w:r>
              <w:t>only spatial_loc:SpatialFeature</w:t>
            </w:r>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only om:CapacitySize</w:t>
            </w:r>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only om:CapacitySize</w:t>
            </w:r>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r>
              <w:t>activity:participatesIn</w:t>
            </w:r>
          </w:p>
        </w:tc>
        <w:tc>
          <w:tcPr>
            <w:tcW w:w="4207" w:type="dxa"/>
          </w:tcPr>
          <w:p w14:paraId="22532F0A" w14:textId="77777777" w:rsidR="005F0F5A" w:rsidRDefault="005F0F5A" w:rsidP="00763A5C">
            <w:pPr>
              <w:spacing w:after="120"/>
            </w:pPr>
            <w:r>
              <w:t>min 1 activity:Activity</w:t>
            </w:r>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r>
              <w:t>only  activity:Activity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r>
              <w:t>only  activity:Activity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only om:CapacitySize</w:t>
            </w:r>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exactly 1 activity:Activity</w:t>
            </w:r>
          </w:p>
        </w:tc>
      </w:tr>
    </w:tbl>
    <w:p w14:paraId="5CA81886" w14:textId="77777777" w:rsidR="005F0F5A" w:rsidRPr="00B243BC" w:rsidRDefault="005F0F5A" w:rsidP="00040F7C">
      <w:pPr>
        <w:pStyle w:val="Heading4"/>
      </w:pPr>
      <w:r>
        <w:t>An Example</w:t>
      </w:r>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4F8530CE" w:rsidR="005F0F5A" w:rsidRPr="004B447F" w:rsidRDefault="005F0F5A" w:rsidP="005F0F5A">
      <w:pPr>
        <w:pStyle w:val="Caption"/>
        <w:spacing w:after="120"/>
      </w:pPr>
      <w:bookmarkStart w:id="90" w:name="_Ref13048704"/>
      <w:r>
        <w:t xml:space="preserve">Figure </w:t>
      </w:r>
      <w:r w:rsidR="005B6867">
        <w:fldChar w:fldCharType="begin"/>
      </w:r>
      <w:r w:rsidR="005B6867">
        <w:instrText xml:space="preserve"> SEQ Figure \* ARABIC </w:instrText>
      </w:r>
      <w:r w:rsidR="005B6867">
        <w:fldChar w:fldCharType="separate"/>
      </w:r>
      <w:r w:rsidR="00E640E5">
        <w:rPr>
          <w:noProof/>
        </w:rPr>
        <w:t>11</w:t>
      </w:r>
      <w:r w:rsidR="005B6867">
        <w:rPr>
          <w:noProof/>
        </w:rPr>
        <w:fldChar w:fldCharType="end"/>
      </w:r>
      <w:bookmarkEnd w:id="90"/>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1" w:name="_Toc23939442"/>
      <w:r w:rsidRPr="00BB05EE">
        <w:t>Mereology Ontology</w:t>
      </w:r>
      <w:bookmarkEnd w:id="9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51F5A171"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w:t>
      </w:r>
      <w:r w:rsidR="00667138">
        <w:t xml:space="preserve">is intended to </w:t>
      </w:r>
      <w:r w:rsidR="00667138">
        <w:lastRenderedPageBreak/>
        <w:t>capture any generic part-whole relations of interest; thus far, the ontology focuses on the part-of, contained-in, and component-of relations, attempting to make the distinctions between them explicit.</w:t>
      </w:r>
      <w:r>
        <w:t xml:space="preserve">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2" w:name="_Ref13049603"/>
      <w:r>
        <w:t xml:space="preserve">Table </w:t>
      </w:r>
      <w:r w:rsidR="005B6867">
        <w:fldChar w:fldCharType="begin"/>
      </w:r>
      <w:r w:rsidR="005B6867">
        <w:instrText xml:space="preserve"> SEQ Table \* ARABIC </w:instrText>
      </w:r>
      <w:r w:rsidR="005B6867">
        <w:fldChar w:fldCharType="separate"/>
      </w:r>
      <w:r w:rsidR="00C65CEA">
        <w:rPr>
          <w:noProof/>
        </w:rPr>
        <w:t>10</w:t>
      </w:r>
      <w:r w:rsidR="005B6867">
        <w:rPr>
          <w:noProof/>
        </w:rPr>
        <w:fldChar w:fldCharType="end"/>
      </w:r>
      <w:bookmarkEnd w:id="92"/>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180541B1" w:rsidR="008A7BC9" w:rsidRPr="00DB1ED8" w:rsidRDefault="008A7BC9" w:rsidP="008A7BC9">
      <w:pPr>
        <w:pStyle w:val="Caption"/>
        <w:spacing w:after="120"/>
        <w:rPr>
          <w:lang w:val="en-CA"/>
        </w:rPr>
      </w:pPr>
      <w:bookmarkStart w:id="93" w:name="_Ref13053357"/>
      <w:r>
        <w:t xml:space="preserve">Figure </w:t>
      </w:r>
      <w:r w:rsidR="005B6867">
        <w:fldChar w:fldCharType="begin"/>
      </w:r>
      <w:r w:rsidR="005B6867">
        <w:instrText xml:space="preserve"> SEQ Figure \* ARABIC </w:instrText>
      </w:r>
      <w:r w:rsidR="005B6867">
        <w:fldChar w:fldCharType="separate"/>
      </w:r>
      <w:r w:rsidR="00E640E5">
        <w:rPr>
          <w:noProof/>
        </w:rPr>
        <w:t>12</w:t>
      </w:r>
      <w:r w:rsidR="005B6867">
        <w:rPr>
          <w:noProof/>
        </w:rPr>
        <w:fldChar w:fldCharType="end"/>
      </w:r>
      <w:bookmarkEnd w:id="93"/>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5ED4F406" w:rsidR="00EA41E0" w:rsidRDefault="00EA41E0" w:rsidP="0051476C">
      <w:pPr>
        <w:spacing w:line="360" w:lineRule="auto"/>
      </w:pPr>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w:t>
      </w:r>
      <w:r w:rsidR="00667138">
        <w:t xml:space="preserve"> these ontologies</w:t>
      </w:r>
      <w:r>
        <w:t xml:space="preserve"> and other OWL formalisms.</w:t>
      </w:r>
    </w:p>
    <w:p w14:paraId="39EF7EF3" w14:textId="77777777" w:rsidR="00EA41E0" w:rsidRDefault="00EA41E0" w:rsidP="0051476C">
      <w:pPr>
        <w:spacing w:line="360" w:lineRule="auto"/>
      </w:pPr>
    </w:p>
    <w:p w14:paraId="5860CC8B" w14:textId="7DEE4C3B" w:rsidR="00C355FA" w:rsidRPr="007736F9" w:rsidRDefault="00C355FA" w:rsidP="00DF20F5">
      <w:pPr>
        <w:pStyle w:val="ListParagraph"/>
        <w:numPr>
          <w:ilvl w:val="0"/>
          <w:numId w:val="35"/>
        </w:numPr>
        <w:spacing w:line="360" w:lineRule="auto"/>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DF20F5">
      <w:pPr>
        <w:pStyle w:val="ListParagraph"/>
        <w:numPr>
          <w:ilvl w:val="0"/>
          <w:numId w:val="35"/>
        </w:numPr>
        <w:spacing w:line="360" w:lineRule="auto"/>
      </w:pPr>
      <w:r w:rsidRPr="007736F9">
        <w:t>Map the relations to GeoSPARQL properties</w:t>
      </w:r>
    </w:p>
    <w:p w14:paraId="3B8434EF" w14:textId="59EF7B7B" w:rsidR="00810AC1" w:rsidRPr="007736F9" w:rsidRDefault="00810AC1" w:rsidP="00DF20F5">
      <w:pPr>
        <w:pStyle w:val="ListParagraph"/>
        <w:numPr>
          <w:ilvl w:val="0"/>
          <w:numId w:val="35"/>
        </w:numPr>
        <w:spacing w:line="360" w:lineRule="auto"/>
      </w:pPr>
      <w:r w:rsidRPr="007736F9">
        <w:t>Extend with a first-order formalization or mereology</w:t>
      </w:r>
    </w:p>
    <w:p w14:paraId="213C1208" w14:textId="77777777" w:rsidR="004053E0" w:rsidRDefault="004053E0" w:rsidP="004053E0">
      <w:pPr>
        <w:pStyle w:val="Heading3"/>
      </w:pPr>
      <w:bookmarkStart w:id="94" w:name="_Toc23939443"/>
      <w:r w:rsidRPr="00216E9F">
        <w:t>Ontology of Units of Measure</w:t>
      </w:r>
      <w:bookmarkEnd w:id="94"/>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w:t>
      </w:r>
      <w:r>
        <w:lastRenderedPageBreak/>
        <w:t xml:space="preserve">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t>The Ontology</w:t>
      </w:r>
    </w:p>
    <w:p w14:paraId="46ABDBC3" w14:textId="20D557EB"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rsidR="006B06D3">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sidR="006B06D3">
        <w:rPr>
          <w:noProof/>
        </w:rPr>
        <w:t>[19]</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rsidR="006B06D3">
        <w:instrText xml:space="preserve"> ADDIN EN.CITE &lt;EndNote&gt;&lt;Cite&gt;&lt;Author&gt;ISO/IEC&lt;/Author&gt;&lt;IDText&gt;Information technology - An upper level ontology for smart city indicators&lt;/IDText&gt;&lt;DisplayText&gt;[20]&lt;/DisplayText&gt;&lt;record&gt;&lt;urls&gt;&lt;related-urls&gt;&lt;url&gt;https://www.iso.org/standard/72325.html&lt;/url&gt;&lt;/related-urls&gt;&lt;/urls&gt;&lt;titles&gt;&lt;title&gt;Information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sidR="006B06D3">
        <w:rPr>
          <w:noProof/>
        </w:rPr>
        <w:t>[20]</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5" w:name="_Ref13130816"/>
      <w:r>
        <w:t xml:space="preserve">Table </w:t>
      </w:r>
      <w:r w:rsidR="005B6867">
        <w:fldChar w:fldCharType="begin"/>
      </w:r>
      <w:r w:rsidR="005B6867">
        <w:instrText xml:space="preserve"> SEQ Table \* ARABIC </w:instrText>
      </w:r>
      <w:r w:rsidR="005B6867">
        <w:fldChar w:fldCharType="separate"/>
      </w:r>
      <w:r w:rsidR="00C65CEA">
        <w:rPr>
          <w:noProof/>
        </w:rPr>
        <w:t>11</w:t>
      </w:r>
      <w:r w:rsidR="005B6867">
        <w:rPr>
          <w:noProof/>
        </w:rPr>
        <w:fldChar w:fldCharType="end"/>
      </w:r>
      <w:bookmarkEnd w:id="95"/>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77777777" w:rsidR="0017750F" w:rsidRDefault="0017750F" w:rsidP="00763A5C">
            <w:pPr>
              <w:spacing w:after="120"/>
            </w:pPr>
            <w:r>
              <w:t>om-2:Quantity</w:t>
            </w:r>
          </w:p>
        </w:tc>
        <w:tc>
          <w:tcPr>
            <w:tcW w:w="3577" w:type="dxa"/>
          </w:tcPr>
          <w:p w14:paraId="7362AE60" w14:textId="77777777" w:rsidR="0017750F" w:rsidRDefault="0017750F" w:rsidP="00763A5C">
            <w:pPr>
              <w:spacing w:after="120"/>
            </w:pPr>
            <w:r>
              <w:t>om-2:</w:t>
            </w:r>
            <w:r w:rsidRPr="00E80D3C">
              <w:t>hasV</w:t>
            </w:r>
            <w:r w:rsidRPr="00AA4F4A">
              <w:t>alue</w:t>
            </w:r>
          </w:p>
        </w:tc>
        <w:tc>
          <w:tcPr>
            <w:tcW w:w="2817" w:type="dxa"/>
          </w:tcPr>
          <w:p w14:paraId="2BC8921C" w14:textId="77777777" w:rsidR="0017750F" w:rsidRDefault="0017750F" w:rsidP="00763A5C">
            <w:pPr>
              <w:spacing w:after="120"/>
            </w:pPr>
            <w:r>
              <w:t>only om-2:Measure</w:t>
            </w:r>
          </w:p>
        </w:tc>
      </w:tr>
      <w:tr w:rsidR="0017750F" w14:paraId="162FBCF6" w14:textId="77777777" w:rsidTr="00763A5C">
        <w:trPr>
          <w:cantSplit/>
        </w:trPr>
        <w:tc>
          <w:tcPr>
            <w:tcW w:w="2956" w:type="dxa"/>
          </w:tcPr>
          <w:p w14:paraId="59B5C97C" w14:textId="77777777" w:rsidR="0017750F" w:rsidRDefault="0017750F" w:rsidP="00763A5C">
            <w:pPr>
              <w:spacing w:after="120"/>
            </w:pPr>
            <w:r>
              <w:t>om-2:Measure</w:t>
            </w:r>
          </w:p>
        </w:tc>
        <w:tc>
          <w:tcPr>
            <w:tcW w:w="3577" w:type="dxa"/>
          </w:tcPr>
          <w:p w14:paraId="2DFF89EB" w14:textId="77777777" w:rsidR="0017750F" w:rsidRDefault="0017750F" w:rsidP="00763A5C">
            <w:pPr>
              <w:spacing w:after="120"/>
            </w:pPr>
            <w:r>
              <w:t>om-2:hasUnit</w:t>
            </w:r>
          </w:p>
        </w:tc>
        <w:tc>
          <w:tcPr>
            <w:tcW w:w="2817" w:type="dxa"/>
          </w:tcPr>
          <w:p w14:paraId="3F5AB71E" w14:textId="77777777" w:rsidR="0017750F" w:rsidRDefault="0017750F" w:rsidP="00763A5C">
            <w:pPr>
              <w:spacing w:after="120"/>
            </w:pPr>
            <w:r>
              <w:t>only om-2:Unit</w:t>
            </w:r>
          </w:p>
        </w:tc>
      </w:tr>
      <w:tr w:rsidR="0017750F" w14:paraId="2AB176D3" w14:textId="77777777" w:rsidTr="00763A5C">
        <w:trPr>
          <w:cantSplit/>
        </w:trPr>
        <w:tc>
          <w:tcPr>
            <w:tcW w:w="2956" w:type="dxa"/>
          </w:tcPr>
          <w:p w14:paraId="4070F2A6" w14:textId="77777777" w:rsidR="0017750F" w:rsidRDefault="0017750F" w:rsidP="00763A5C">
            <w:pPr>
              <w:spacing w:after="120"/>
            </w:pPr>
            <w:r>
              <w:t>om-2:Speed_unit</w:t>
            </w:r>
          </w:p>
        </w:tc>
        <w:tc>
          <w:tcPr>
            <w:tcW w:w="3577" w:type="dxa"/>
          </w:tcPr>
          <w:p w14:paraId="48199682" w14:textId="77777777" w:rsidR="0017750F" w:rsidRDefault="0017750F" w:rsidP="00763A5C">
            <w:pPr>
              <w:spacing w:after="120"/>
            </w:pPr>
            <w:r>
              <w:t>subClassOf</w:t>
            </w:r>
          </w:p>
        </w:tc>
        <w:tc>
          <w:tcPr>
            <w:tcW w:w="2817" w:type="dxa"/>
          </w:tcPr>
          <w:p w14:paraId="18AFC8A7" w14:textId="77777777" w:rsidR="0017750F" w:rsidRDefault="0017750F" w:rsidP="00763A5C">
            <w:pPr>
              <w:spacing w:after="120"/>
            </w:pPr>
            <w:r>
              <w:t>om-2:Unit</w:t>
            </w:r>
          </w:p>
        </w:tc>
      </w:tr>
      <w:tr w:rsidR="0017750F" w14:paraId="4E2D639E" w14:textId="77777777" w:rsidTr="00763A5C">
        <w:trPr>
          <w:cantSplit/>
        </w:trPr>
        <w:tc>
          <w:tcPr>
            <w:tcW w:w="2956" w:type="dxa"/>
          </w:tcPr>
          <w:p w14:paraId="7528536B" w14:textId="77777777" w:rsidR="0017750F" w:rsidRDefault="0017750F" w:rsidP="00763A5C">
            <w:pPr>
              <w:spacing w:after="120"/>
            </w:pPr>
            <w:r>
              <w:t>om-2:Amount_of_money_unit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77777777" w:rsidR="0017750F" w:rsidRDefault="0017750F" w:rsidP="00763A5C">
            <w:pPr>
              <w:spacing w:after="120"/>
            </w:pPr>
            <w:r>
              <w:t>om-2:Unit</w:t>
            </w:r>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77777777" w:rsidR="0017750F" w:rsidRDefault="0017750F" w:rsidP="00763A5C">
            <w:pPr>
              <w:spacing w:after="120"/>
            </w:pPr>
            <w:r>
              <w:t>om-2:Unit</w:t>
            </w:r>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lastRenderedPageBreak/>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77777777" w:rsidR="0017750F" w:rsidRDefault="0017750F" w:rsidP="00763A5C">
            <w:pPr>
              <w:spacing w:after="120"/>
            </w:pPr>
            <w:r>
              <w:t>om-2:Measure</w:t>
            </w:r>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exactly 1 xsd:gYear</w:t>
            </w:r>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77777777" w:rsidR="0017750F" w:rsidRDefault="0017750F" w:rsidP="00763A5C">
            <w:pPr>
              <w:spacing w:after="120"/>
            </w:pPr>
            <w:r>
              <w:t>om-2:hasUnit</w:t>
            </w:r>
          </w:p>
        </w:tc>
        <w:tc>
          <w:tcPr>
            <w:tcW w:w="2817" w:type="dxa"/>
          </w:tcPr>
          <w:p w14:paraId="14F94B73" w14:textId="77777777" w:rsidR="0017750F" w:rsidRDefault="0017750F" w:rsidP="00763A5C">
            <w:pPr>
              <w:spacing w:after="120"/>
            </w:pPr>
            <w:r>
              <w:t>only om-2:Amount_of_money_unit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77777777" w:rsidR="0017750F" w:rsidRDefault="0017750F" w:rsidP="00763A5C">
            <w:pPr>
              <w:spacing w:after="120"/>
            </w:pPr>
            <w:r>
              <w:t>om-2:Quantity</w:t>
            </w:r>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7777777" w:rsidR="0017750F" w:rsidRDefault="0017750F" w:rsidP="00763A5C">
            <w:pPr>
              <w:spacing w:after="120"/>
            </w:pPr>
            <w:r>
              <w:t>om-2:AmountOfMoney</w:t>
            </w:r>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77777777" w:rsidR="0017750F" w:rsidRDefault="0017750F" w:rsidP="00763A5C">
            <w:pPr>
              <w:spacing w:after="120"/>
            </w:pPr>
            <w:r>
              <w:t>om-2:hasValue</w:t>
            </w:r>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41AAAACD" w:rsidR="0017750F" w:rsidRDefault="0017750F" w:rsidP="0017750F">
      <w:pPr>
        <w:pStyle w:val="Caption"/>
        <w:spacing w:after="120"/>
        <w:rPr>
          <w:lang w:val="en-CA"/>
        </w:rPr>
      </w:pPr>
      <w:bookmarkStart w:id="96" w:name="_Ref13130894"/>
      <w:r>
        <w:t xml:space="preserve">Figure </w:t>
      </w:r>
      <w:r w:rsidR="005B6867">
        <w:fldChar w:fldCharType="begin"/>
      </w:r>
      <w:r w:rsidR="005B6867">
        <w:instrText xml:space="preserve"> SEQ Figure \* ARABIC </w:instrText>
      </w:r>
      <w:r w:rsidR="005B6867">
        <w:fldChar w:fldCharType="separate"/>
      </w:r>
      <w:r w:rsidR="00E640E5">
        <w:rPr>
          <w:noProof/>
        </w:rPr>
        <w:t>13</w:t>
      </w:r>
      <w:r w:rsidR="005B6867">
        <w:rPr>
          <w:noProof/>
        </w:rPr>
        <w:fldChar w:fldCharType="end"/>
      </w:r>
      <w:bookmarkEnd w:id="96"/>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lastRenderedPageBreak/>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6AA79B7C" w:rsidR="00C87610" w:rsidRDefault="00AA1FBD" w:rsidP="00E80D3C">
      <w:pPr>
        <w:pStyle w:val="Caption"/>
      </w:pPr>
      <w:bookmarkStart w:id="97"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E640E5">
        <w:rPr>
          <w:noProof/>
        </w:rPr>
        <w:t>14</w:t>
      </w:r>
      <w:r w:rsidR="00FA06BD">
        <w:rPr>
          <w:noProof/>
        </w:rPr>
        <w:fldChar w:fldCharType="end"/>
      </w:r>
      <w:bookmarkEnd w:id="97"/>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77777777" w:rsidR="0017750F" w:rsidRDefault="0017750F" w:rsidP="00763A5C">
            <w:r>
              <w:t>om-2:Quantity</w:t>
            </w:r>
          </w:p>
        </w:tc>
        <w:tc>
          <w:tcPr>
            <w:tcW w:w="3615" w:type="dxa"/>
          </w:tcPr>
          <w:p w14:paraId="4569A200" w14:textId="77777777" w:rsidR="0017750F" w:rsidRDefault="0017750F" w:rsidP="00763A5C">
            <w:r>
              <w:t>om-2:</w:t>
            </w:r>
            <w:r w:rsidRPr="00E80D3C">
              <w:t>hasV</w:t>
            </w:r>
            <w:r w:rsidRPr="00AA4F4A">
              <w:t>alue</w:t>
            </w:r>
          </w:p>
        </w:tc>
        <w:tc>
          <w:tcPr>
            <w:tcW w:w="2776" w:type="dxa"/>
          </w:tcPr>
          <w:p w14:paraId="0078AE26" w14:textId="77777777" w:rsidR="0017750F" w:rsidRDefault="0017750F" w:rsidP="00763A5C">
            <w:r>
              <w:t>only om-2:Measure</w:t>
            </w:r>
          </w:p>
        </w:tc>
      </w:tr>
      <w:tr w:rsidR="0017750F" w14:paraId="652C6862" w14:textId="77777777" w:rsidTr="00763A5C">
        <w:trPr>
          <w:cantSplit/>
        </w:trPr>
        <w:tc>
          <w:tcPr>
            <w:tcW w:w="2959" w:type="dxa"/>
          </w:tcPr>
          <w:p w14:paraId="74E10BFE" w14:textId="77777777" w:rsidR="0017750F" w:rsidRDefault="0017750F" w:rsidP="00763A5C">
            <w:r>
              <w:t>om-2:Measure</w:t>
            </w:r>
          </w:p>
        </w:tc>
        <w:tc>
          <w:tcPr>
            <w:tcW w:w="3615" w:type="dxa"/>
          </w:tcPr>
          <w:p w14:paraId="7895F2E3" w14:textId="77777777" w:rsidR="0017750F" w:rsidRDefault="0017750F" w:rsidP="00763A5C">
            <w:r>
              <w:t>om-2:hasUnit</w:t>
            </w:r>
          </w:p>
        </w:tc>
        <w:tc>
          <w:tcPr>
            <w:tcW w:w="2776" w:type="dxa"/>
          </w:tcPr>
          <w:p w14:paraId="2B93EE5E" w14:textId="77777777" w:rsidR="0017750F" w:rsidRDefault="0017750F" w:rsidP="00763A5C">
            <w:r>
              <w:t>only om-2:Unit</w:t>
            </w:r>
          </w:p>
        </w:tc>
      </w:tr>
      <w:tr w:rsidR="0017750F" w14:paraId="60DA28ED" w14:textId="77777777" w:rsidTr="00763A5C">
        <w:trPr>
          <w:cantSplit/>
        </w:trPr>
        <w:tc>
          <w:tcPr>
            <w:tcW w:w="2959" w:type="dxa"/>
          </w:tcPr>
          <w:p w14:paraId="73AD6871" w14:textId="77777777" w:rsidR="0017750F" w:rsidRDefault="0017750F" w:rsidP="00763A5C">
            <w:r>
              <w:lastRenderedPageBreak/>
              <w:t>om-2:Length_unit</w:t>
            </w:r>
          </w:p>
        </w:tc>
        <w:tc>
          <w:tcPr>
            <w:tcW w:w="3615" w:type="dxa"/>
          </w:tcPr>
          <w:p w14:paraId="5E8CA605" w14:textId="77777777" w:rsidR="0017750F" w:rsidRDefault="0017750F" w:rsidP="00763A5C">
            <w:r>
              <w:t>subClassOf</w:t>
            </w:r>
          </w:p>
        </w:tc>
        <w:tc>
          <w:tcPr>
            <w:tcW w:w="2776" w:type="dxa"/>
          </w:tcPr>
          <w:p w14:paraId="54C9E81B" w14:textId="77777777" w:rsidR="0017750F" w:rsidRDefault="0017750F" w:rsidP="00763A5C">
            <w:r>
              <w:t>om-2:Unit</w:t>
            </w:r>
          </w:p>
        </w:tc>
      </w:tr>
      <w:tr w:rsidR="0017750F" w14:paraId="70FC5CF9" w14:textId="77777777" w:rsidTr="00763A5C">
        <w:trPr>
          <w:cantSplit/>
        </w:trPr>
        <w:tc>
          <w:tcPr>
            <w:tcW w:w="2959" w:type="dxa"/>
          </w:tcPr>
          <w:p w14:paraId="2C60F320" w14:textId="77777777" w:rsidR="0017750F" w:rsidRDefault="0017750F" w:rsidP="00763A5C">
            <w:r>
              <w:t>om-2:Mass_unit</w:t>
            </w:r>
          </w:p>
        </w:tc>
        <w:tc>
          <w:tcPr>
            <w:tcW w:w="3615" w:type="dxa"/>
          </w:tcPr>
          <w:p w14:paraId="1E5BE31A" w14:textId="77777777" w:rsidR="0017750F" w:rsidRDefault="0017750F" w:rsidP="00763A5C">
            <w:r>
              <w:t>subClassOf</w:t>
            </w:r>
          </w:p>
        </w:tc>
        <w:tc>
          <w:tcPr>
            <w:tcW w:w="2776" w:type="dxa"/>
          </w:tcPr>
          <w:p w14:paraId="46241311" w14:textId="77777777" w:rsidR="0017750F" w:rsidRDefault="0017750F" w:rsidP="00763A5C">
            <w:r>
              <w:t>om-2:Unit</w:t>
            </w:r>
          </w:p>
        </w:tc>
      </w:tr>
      <w:tr w:rsidR="0017750F" w14:paraId="55E56673" w14:textId="77777777" w:rsidTr="00763A5C">
        <w:trPr>
          <w:cantSplit/>
        </w:trPr>
        <w:tc>
          <w:tcPr>
            <w:tcW w:w="2959" w:type="dxa"/>
          </w:tcPr>
          <w:p w14:paraId="1C87A895" w14:textId="77777777" w:rsidR="0017750F" w:rsidRDefault="0017750F" w:rsidP="00763A5C">
            <w:r>
              <w:t>om-2:Area_unit</w:t>
            </w:r>
          </w:p>
        </w:tc>
        <w:tc>
          <w:tcPr>
            <w:tcW w:w="3615" w:type="dxa"/>
          </w:tcPr>
          <w:p w14:paraId="1B5B13CE" w14:textId="77777777" w:rsidR="0017750F" w:rsidRDefault="0017750F" w:rsidP="00763A5C">
            <w:r>
              <w:t>subClassOf</w:t>
            </w:r>
          </w:p>
        </w:tc>
        <w:tc>
          <w:tcPr>
            <w:tcW w:w="2776" w:type="dxa"/>
          </w:tcPr>
          <w:p w14:paraId="101377BE" w14:textId="77777777" w:rsidR="0017750F" w:rsidRDefault="0017750F" w:rsidP="00763A5C">
            <w:r>
              <w:t>om-2:Unit</w:t>
            </w:r>
          </w:p>
        </w:tc>
      </w:tr>
      <w:tr w:rsidR="0017750F" w14:paraId="60768708" w14:textId="77777777" w:rsidTr="00763A5C">
        <w:trPr>
          <w:cantSplit/>
        </w:trPr>
        <w:tc>
          <w:tcPr>
            <w:tcW w:w="2959" w:type="dxa"/>
          </w:tcPr>
          <w:p w14:paraId="5C982CFB" w14:textId="77777777" w:rsidR="0017750F" w:rsidRDefault="0017750F" w:rsidP="00763A5C">
            <w:r>
              <w:t>om-2:Acceleration_unit</w:t>
            </w:r>
          </w:p>
        </w:tc>
        <w:tc>
          <w:tcPr>
            <w:tcW w:w="3615" w:type="dxa"/>
          </w:tcPr>
          <w:p w14:paraId="550285E7" w14:textId="77777777" w:rsidR="0017750F" w:rsidRDefault="0017750F" w:rsidP="00763A5C">
            <w:r>
              <w:t>subClassOf</w:t>
            </w:r>
          </w:p>
        </w:tc>
        <w:tc>
          <w:tcPr>
            <w:tcW w:w="2776" w:type="dxa"/>
          </w:tcPr>
          <w:p w14:paraId="5CD7DE43" w14:textId="77777777" w:rsidR="0017750F" w:rsidRDefault="0017750F" w:rsidP="00763A5C">
            <w:r>
              <w:t>om-2:Unit</w:t>
            </w:r>
          </w:p>
        </w:tc>
      </w:tr>
      <w:tr w:rsidR="0017750F" w14:paraId="29104AE8" w14:textId="77777777" w:rsidTr="00763A5C">
        <w:trPr>
          <w:cantSplit/>
        </w:trPr>
        <w:tc>
          <w:tcPr>
            <w:tcW w:w="2959" w:type="dxa"/>
          </w:tcPr>
          <w:p w14:paraId="3E271DD1" w14:textId="77777777" w:rsidR="0017750F" w:rsidDel="009F6993" w:rsidRDefault="0017750F" w:rsidP="00763A5C">
            <w:r>
              <w:t>om-2:Volume_unit</w:t>
            </w:r>
          </w:p>
        </w:tc>
        <w:tc>
          <w:tcPr>
            <w:tcW w:w="3615" w:type="dxa"/>
          </w:tcPr>
          <w:p w14:paraId="7DAFA194" w14:textId="77777777" w:rsidR="0017750F" w:rsidRDefault="0017750F" w:rsidP="00763A5C">
            <w:r>
              <w:t>subClassOf</w:t>
            </w:r>
          </w:p>
        </w:tc>
        <w:tc>
          <w:tcPr>
            <w:tcW w:w="2776" w:type="dxa"/>
          </w:tcPr>
          <w:p w14:paraId="55D6B5FB" w14:textId="77777777" w:rsidR="0017750F" w:rsidDel="009F6993" w:rsidRDefault="0017750F" w:rsidP="00763A5C">
            <w:r>
              <w:t>om-2:Unit</w:t>
            </w:r>
          </w:p>
        </w:tc>
      </w:tr>
      <w:tr w:rsidR="0017750F" w14:paraId="47335674" w14:textId="77777777" w:rsidTr="00763A5C">
        <w:trPr>
          <w:cantSplit/>
        </w:trPr>
        <w:tc>
          <w:tcPr>
            <w:tcW w:w="2959" w:type="dxa"/>
          </w:tcPr>
          <w:p w14:paraId="71166F42" w14:textId="77777777" w:rsidR="0017750F" w:rsidRDefault="0017750F" w:rsidP="00763A5C">
            <w:r>
              <w:t>om-2:Speed_unit</w:t>
            </w:r>
          </w:p>
        </w:tc>
        <w:tc>
          <w:tcPr>
            <w:tcW w:w="3615" w:type="dxa"/>
          </w:tcPr>
          <w:p w14:paraId="04B73409" w14:textId="77777777" w:rsidR="0017750F" w:rsidRDefault="0017750F" w:rsidP="00763A5C">
            <w:r>
              <w:t>subClassOf</w:t>
            </w:r>
          </w:p>
        </w:tc>
        <w:tc>
          <w:tcPr>
            <w:tcW w:w="2776" w:type="dxa"/>
          </w:tcPr>
          <w:p w14:paraId="0353F6E5" w14:textId="77777777" w:rsidR="0017750F" w:rsidRDefault="0017750F" w:rsidP="00763A5C">
            <w:r>
              <w:t>om-2:Unit</w:t>
            </w:r>
          </w:p>
        </w:tc>
      </w:tr>
      <w:tr w:rsidR="0017750F" w14:paraId="26E28498" w14:textId="77777777" w:rsidTr="00763A5C">
        <w:trPr>
          <w:cantSplit/>
        </w:trPr>
        <w:tc>
          <w:tcPr>
            <w:tcW w:w="2959" w:type="dxa"/>
          </w:tcPr>
          <w:p w14:paraId="178880E1" w14:textId="77777777" w:rsidR="0017750F" w:rsidRDefault="0017750F" w:rsidP="00763A5C">
            <w:r>
              <w:t>om-2:Amount_of_money_unit</w:t>
            </w:r>
          </w:p>
        </w:tc>
        <w:tc>
          <w:tcPr>
            <w:tcW w:w="3615" w:type="dxa"/>
          </w:tcPr>
          <w:p w14:paraId="6AC4EEF5" w14:textId="77777777" w:rsidR="0017750F" w:rsidRDefault="0017750F" w:rsidP="00763A5C">
            <w:r>
              <w:t>subClassOf</w:t>
            </w:r>
          </w:p>
        </w:tc>
        <w:tc>
          <w:tcPr>
            <w:tcW w:w="2776" w:type="dxa"/>
          </w:tcPr>
          <w:p w14:paraId="20102830" w14:textId="77777777" w:rsidR="0017750F" w:rsidRDefault="0017750F" w:rsidP="00763A5C">
            <w:r>
              <w:t>om-2:Unit</w:t>
            </w:r>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77777777" w:rsidR="0017750F" w:rsidRDefault="0017750F" w:rsidP="00763A5C">
            <w:r>
              <w:t>om-2:Unit</w:t>
            </w:r>
          </w:p>
        </w:tc>
      </w:tr>
      <w:tr w:rsidR="0017750F" w14:paraId="345F3BA6" w14:textId="77777777" w:rsidTr="00763A5C">
        <w:trPr>
          <w:cantSplit/>
        </w:trPr>
        <w:tc>
          <w:tcPr>
            <w:tcW w:w="2959" w:type="dxa"/>
          </w:tcPr>
          <w:p w14:paraId="743D3812" w14:textId="77777777" w:rsidR="0017750F" w:rsidRDefault="0017750F" w:rsidP="00763A5C">
            <w:r>
              <w:t>gci:Cardinality_unit</w:t>
            </w:r>
          </w:p>
        </w:tc>
        <w:tc>
          <w:tcPr>
            <w:tcW w:w="3615" w:type="dxa"/>
          </w:tcPr>
          <w:p w14:paraId="6B9CFBE7" w14:textId="77777777" w:rsidR="0017750F" w:rsidRDefault="0017750F" w:rsidP="00763A5C">
            <w:r>
              <w:t>subClassOf</w:t>
            </w:r>
          </w:p>
        </w:tc>
        <w:tc>
          <w:tcPr>
            <w:tcW w:w="2776" w:type="dxa"/>
          </w:tcPr>
          <w:p w14:paraId="0078C662" w14:textId="77777777" w:rsidR="0017750F" w:rsidRDefault="0017750F" w:rsidP="00763A5C">
            <w:r>
              <w:t>om-2:Unit</w:t>
            </w:r>
          </w:p>
        </w:tc>
      </w:tr>
      <w:tr w:rsidR="0017750F" w14:paraId="7FCDDEA5" w14:textId="77777777" w:rsidTr="00763A5C">
        <w:trPr>
          <w:cantSplit/>
        </w:trPr>
        <w:tc>
          <w:tcPr>
            <w:tcW w:w="2959" w:type="dxa"/>
          </w:tcPr>
          <w:p w14:paraId="448022ED" w14:textId="77777777" w:rsidR="0017750F" w:rsidRPr="00E80D3C" w:rsidRDefault="0017750F" w:rsidP="00763A5C">
            <w:r>
              <w:t>om-2:UnitD</w:t>
            </w:r>
            <w:r w:rsidRPr="00E80D3C">
              <w:t>ivision</w:t>
            </w:r>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77777777" w:rsidR="0017750F" w:rsidRDefault="0017750F" w:rsidP="00763A5C">
            <w:pPr>
              <w:rPr>
                <w:highlight w:val="yellow"/>
              </w:rPr>
            </w:pPr>
            <w:r>
              <w:t>om-2:Unit</w:t>
            </w:r>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77777777" w:rsidR="0017750F" w:rsidRDefault="0017750F" w:rsidP="00763A5C">
            <w:pPr>
              <w:rPr>
                <w:highlight w:val="yellow"/>
              </w:rPr>
            </w:pPr>
            <w:r w:rsidRPr="00E80D3C">
              <w:t>om-2:UnitDivision</w:t>
            </w:r>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77777777" w:rsidR="0017750F" w:rsidRPr="00E80D3C" w:rsidRDefault="0017750F" w:rsidP="00763A5C">
            <w:r w:rsidRPr="00E80D3C">
              <w:t>om-2:hasNumerator</w:t>
            </w:r>
          </w:p>
        </w:tc>
        <w:tc>
          <w:tcPr>
            <w:tcW w:w="2776" w:type="dxa"/>
          </w:tcPr>
          <w:p w14:paraId="7656C5B4" w14:textId="77777777" w:rsidR="0017750F" w:rsidRPr="00E80D3C" w:rsidRDefault="0017750F" w:rsidP="00763A5C">
            <w:r w:rsidRPr="00E80D3C">
              <w:t>only gci:Cardinality_unit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77777777" w:rsidR="0017750F" w:rsidRPr="00E80D3C" w:rsidRDefault="0017750F" w:rsidP="00763A5C">
            <w:r w:rsidRPr="00E80D3C">
              <w:t>om-2:hasDenominator</w:t>
            </w:r>
          </w:p>
        </w:tc>
        <w:tc>
          <w:tcPr>
            <w:tcW w:w="2776" w:type="dxa"/>
          </w:tcPr>
          <w:p w14:paraId="3005A301" w14:textId="77777777" w:rsidR="0017750F" w:rsidRPr="00E80D3C" w:rsidRDefault="0017750F" w:rsidP="00763A5C">
            <w:r w:rsidRPr="00E80D3C">
              <w:t>only om-2:TimeUnit</w:t>
            </w:r>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77777777" w:rsidR="0017750F" w:rsidRDefault="0017750F" w:rsidP="00763A5C">
            <w:r>
              <w:t>om-2:Unit_of_measure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77777777" w:rsidR="0017750F" w:rsidRDefault="0017750F" w:rsidP="00763A5C">
            <w:r>
              <w:t>om-2:Measure</w:t>
            </w:r>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exactly 1 xsd:gYear</w:t>
            </w:r>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77777777" w:rsidR="0017750F" w:rsidRDefault="0017750F" w:rsidP="00763A5C">
            <w:r>
              <w:t>om-2:hasUnit</w:t>
            </w:r>
          </w:p>
        </w:tc>
        <w:tc>
          <w:tcPr>
            <w:tcW w:w="2776" w:type="dxa"/>
          </w:tcPr>
          <w:p w14:paraId="03366034" w14:textId="77777777" w:rsidR="0017750F" w:rsidRDefault="0017750F" w:rsidP="00763A5C">
            <w:r>
              <w:t>only om-2:Amount_of_money_unit</w:t>
            </w:r>
          </w:p>
        </w:tc>
      </w:tr>
      <w:tr w:rsidR="0017750F" w14:paraId="513DDAB7" w14:textId="77777777" w:rsidTr="00763A5C">
        <w:trPr>
          <w:cantSplit/>
        </w:trPr>
        <w:tc>
          <w:tcPr>
            <w:tcW w:w="2959" w:type="dxa"/>
            <w:vMerge w:val="restart"/>
          </w:tcPr>
          <w:p w14:paraId="46C98535" w14:textId="77777777" w:rsidR="0017750F" w:rsidRDefault="0017750F" w:rsidP="00763A5C">
            <w:r>
              <w:t>gci:Population_measure</w:t>
            </w:r>
          </w:p>
        </w:tc>
        <w:tc>
          <w:tcPr>
            <w:tcW w:w="3615" w:type="dxa"/>
          </w:tcPr>
          <w:p w14:paraId="3C08174C" w14:textId="77777777" w:rsidR="0017750F" w:rsidRDefault="0017750F" w:rsidP="00763A5C">
            <w:r>
              <w:t>subClassOf</w:t>
            </w:r>
          </w:p>
        </w:tc>
        <w:tc>
          <w:tcPr>
            <w:tcW w:w="2776" w:type="dxa"/>
          </w:tcPr>
          <w:p w14:paraId="1D729EAB" w14:textId="77777777" w:rsidR="0017750F" w:rsidRDefault="0017750F" w:rsidP="00763A5C">
            <w:r>
              <w:t>om-2:Measure</w:t>
            </w:r>
          </w:p>
        </w:tc>
      </w:tr>
      <w:tr w:rsidR="0017750F" w14:paraId="12B93CB5" w14:textId="77777777" w:rsidTr="00763A5C">
        <w:trPr>
          <w:cantSplit/>
        </w:trPr>
        <w:tc>
          <w:tcPr>
            <w:tcW w:w="2959" w:type="dxa"/>
            <w:vMerge/>
          </w:tcPr>
          <w:p w14:paraId="4CFC7B17" w14:textId="77777777" w:rsidR="0017750F" w:rsidRDefault="0017750F" w:rsidP="00763A5C"/>
        </w:tc>
        <w:tc>
          <w:tcPr>
            <w:tcW w:w="3615" w:type="dxa"/>
          </w:tcPr>
          <w:p w14:paraId="0D0B0EAE" w14:textId="77777777" w:rsidR="0017750F" w:rsidRDefault="0017750F" w:rsidP="00763A5C">
            <w:r>
              <w:t>subClassOf</w:t>
            </w:r>
          </w:p>
        </w:tc>
        <w:tc>
          <w:tcPr>
            <w:tcW w:w="2776" w:type="dxa"/>
          </w:tcPr>
          <w:p w14:paraId="7C3EDD35" w14:textId="77777777" w:rsidR="0017750F" w:rsidRDefault="0017750F" w:rsidP="00763A5C">
            <w:r>
              <w:t>CardinalityMeasure</w:t>
            </w:r>
          </w:p>
        </w:tc>
      </w:tr>
      <w:tr w:rsidR="0017750F" w14:paraId="3B57A87E" w14:textId="77777777" w:rsidTr="00763A5C">
        <w:trPr>
          <w:cantSplit/>
        </w:trPr>
        <w:tc>
          <w:tcPr>
            <w:tcW w:w="2959" w:type="dxa"/>
            <w:vMerge w:val="restart"/>
          </w:tcPr>
          <w:p w14:paraId="675AA85E" w14:textId="77777777" w:rsidR="0017750F" w:rsidRDefault="0017750F" w:rsidP="00763A5C">
            <w:r>
              <w:t>CardinalityMeasure</w:t>
            </w:r>
          </w:p>
        </w:tc>
        <w:tc>
          <w:tcPr>
            <w:tcW w:w="3615" w:type="dxa"/>
          </w:tcPr>
          <w:p w14:paraId="1BFA1C55" w14:textId="77777777" w:rsidR="0017750F" w:rsidRDefault="0017750F" w:rsidP="00763A5C">
            <w:r>
              <w:t>subClassOf</w:t>
            </w:r>
          </w:p>
        </w:tc>
        <w:tc>
          <w:tcPr>
            <w:tcW w:w="2776" w:type="dxa"/>
          </w:tcPr>
          <w:p w14:paraId="651D97DB" w14:textId="77777777" w:rsidR="0017750F" w:rsidRDefault="0017750F" w:rsidP="00763A5C">
            <w:r>
              <w:t>om-2:Measure</w:t>
            </w:r>
          </w:p>
        </w:tc>
      </w:tr>
      <w:tr w:rsidR="0017750F" w14:paraId="217ADADE" w14:textId="77777777" w:rsidTr="00763A5C">
        <w:trPr>
          <w:cantSplit/>
        </w:trPr>
        <w:tc>
          <w:tcPr>
            <w:tcW w:w="2959" w:type="dxa"/>
            <w:vMerge/>
          </w:tcPr>
          <w:p w14:paraId="2CE7ADE2" w14:textId="77777777" w:rsidR="0017750F" w:rsidRDefault="0017750F" w:rsidP="00763A5C"/>
        </w:tc>
        <w:tc>
          <w:tcPr>
            <w:tcW w:w="3615" w:type="dxa"/>
          </w:tcPr>
          <w:p w14:paraId="4F069536" w14:textId="77777777" w:rsidR="0017750F" w:rsidRDefault="0017750F" w:rsidP="00763A5C">
            <w:r>
              <w:t>hasUnit</w:t>
            </w:r>
          </w:p>
        </w:tc>
        <w:tc>
          <w:tcPr>
            <w:tcW w:w="2776" w:type="dxa"/>
          </w:tcPr>
          <w:p w14:paraId="4A9717DA" w14:textId="77777777" w:rsidR="0017750F" w:rsidRDefault="0017750F" w:rsidP="00763A5C">
            <w:r>
              <w:t>only gci:Cardinality_unit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77777777" w:rsidR="0017750F" w:rsidRDefault="0017750F" w:rsidP="00763A5C">
            <w:r>
              <w:t>om-2:Quantity</w:t>
            </w:r>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7777777" w:rsidR="0017750F" w:rsidRDefault="0017750F" w:rsidP="00763A5C">
            <w:r>
              <w:t>om-2:AmountOfMoney</w:t>
            </w:r>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7777777" w:rsidR="0017750F" w:rsidRDefault="0017750F" w:rsidP="00763A5C">
            <w:r>
              <w:t>om-2:hasValue</w:t>
            </w:r>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7777777" w:rsidR="0017750F" w:rsidRDefault="0017750F" w:rsidP="00763A5C">
            <w:r>
              <w:t>om-2:Length</w:t>
            </w:r>
          </w:p>
        </w:tc>
        <w:tc>
          <w:tcPr>
            <w:tcW w:w="3615" w:type="dxa"/>
          </w:tcPr>
          <w:p w14:paraId="2EEE9473" w14:textId="77777777" w:rsidR="0017750F" w:rsidRDefault="0017750F" w:rsidP="00763A5C">
            <w:r>
              <w:t>subClassOf</w:t>
            </w:r>
          </w:p>
        </w:tc>
        <w:tc>
          <w:tcPr>
            <w:tcW w:w="2776" w:type="dxa"/>
          </w:tcPr>
          <w:p w14:paraId="11C1CC49" w14:textId="77777777" w:rsidR="0017750F" w:rsidRDefault="0017750F" w:rsidP="00763A5C">
            <w:r>
              <w:t>om-2:Quantity</w:t>
            </w:r>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77777777" w:rsidR="0017750F" w:rsidRDefault="0017750F" w:rsidP="00763A5C">
            <w:r>
              <w:t>om-2:hasValue</w:t>
            </w:r>
          </w:p>
        </w:tc>
        <w:tc>
          <w:tcPr>
            <w:tcW w:w="2776" w:type="dxa"/>
          </w:tcPr>
          <w:p w14:paraId="4993F942" w14:textId="77777777" w:rsidR="0017750F" w:rsidRDefault="0017750F" w:rsidP="00763A5C">
            <w:r>
              <w:t>only (om-2:Measure and om-2:hasUnit only om-2:Length_unit)</w:t>
            </w:r>
          </w:p>
        </w:tc>
      </w:tr>
      <w:tr w:rsidR="0017750F" w14:paraId="79D8CE22" w14:textId="77777777" w:rsidTr="00763A5C">
        <w:trPr>
          <w:cantSplit/>
        </w:trPr>
        <w:tc>
          <w:tcPr>
            <w:tcW w:w="2959" w:type="dxa"/>
            <w:vMerge w:val="restart"/>
          </w:tcPr>
          <w:p w14:paraId="1DDC4976" w14:textId="77777777" w:rsidR="0017750F" w:rsidRDefault="0017750F" w:rsidP="00763A5C">
            <w:r>
              <w:t>gci:PopulationSize</w:t>
            </w:r>
          </w:p>
        </w:tc>
        <w:tc>
          <w:tcPr>
            <w:tcW w:w="3615" w:type="dxa"/>
          </w:tcPr>
          <w:p w14:paraId="26FAFC79" w14:textId="77777777" w:rsidR="0017750F" w:rsidRDefault="0017750F" w:rsidP="00763A5C">
            <w:r>
              <w:t>subClassOf</w:t>
            </w:r>
          </w:p>
        </w:tc>
        <w:tc>
          <w:tcPr>
            <w:tcW w:w="2776" w:type="dxa"/>
          </w:tcPr>
          <w:p w14:paraId="05B4882D" w14:textId="77777777" w:rsidR="0017750F" w:rsidRDefault="0017750F" w:rsidP="00763A5C">
            <w:r>
              <w:t>om-2:Quantity</w:t>
            </w:r>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77777777" w:rsidR="0017750F" w:rsidRDefault="0017750F" w:rsidP="00763A5C">
            <w:r>
              <w:t>om-2:hasValue</w:t>
            </w:r>
          </w:p>
        </w:tc>
        <w:tc>
          <w:tcPr>
            <w:tcW w:w="2776" w:type="dxa"/>
          </w:tcPr>
          <w:p w14:paraId="0C0434D6" w14:textId="77777777" w:rsidR="0017750F" w:rsidRDefault="0017750F" w:rsidP="00763A5C">
            <w:r>
              <w:t>only gci:Population_measure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r>
              <w:t>gci:cardinalityOf</w:t>
            </w:r>
          </w:p>
        </w:tc>
        <w:tc>
          <w:tcPr>
            <w:tcW w:w="2776" w:type="dxa"/>
          </w:tcPr>
          <w:p w14:paraId="4BB14E99" w14:textId="77777777" w:rsidR="0017750F" w:rsidRDefault="0017750F" w:rsidP="00763A5C">
            <w:r>
              <w:t>exactly 1 gci:Population</w:t>
            </w:r>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77777777" w:rsidR="0017750F" w:rsidRDefault="0017750F" w:rsidP="00763A5C">
            <w:r>
              <w:t>om-2:Quantity</w:t>
            </w:r>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77777777" w:rsidR="0017750F" w:rsidRDefault="0017750F" w:rsidP="00763A5C">
            <w:r>
              <w:t>om-2:hasValue</w:t>
            </w:r>
          </w:p>
        </w:tc>
        <w:tc>
          <w:tcPr>
            <w:tcW w:w="2776" w:type="dxa"/>
          </w:tcPr>
          <w:p w14:paraId="07BF08A3" w14:textId="77777777" w:rsidR="0017750F" w:rsidRDefault="0017750F" w:rsidP="00763A5C">
            <w:r>
              <w:t>only gci:Cardinality_measure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r>
              <w:t>gci:cardinalityOf</w:t>
            </w:r>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77777777" w:rsidR="0017750F" w:rsidRDefault="0017750F" w:rsidP="00763A5C">
            <w:r>
              <w:t>om-2:Quantity</w:t>
            </w:r>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77777777" w:rsidR="0017750F" w:rsidRDefault="0017750F" w:rsidP="00763A5C">
            <w:r>
              <w:t>om-2:hasValue</w:t>
            </w:r>
          </w:p>
        </w:tc>
        <w:tc>
          <w:tcPr>
            <w:tcW w:w="2776" w:type="dxa"/>
          </w:tcPr>
          <w:p w14:paraId="53109DC6" w14:textId="77777777" w:rsidR="0017750F" w:rsidRDefault="0017750F" w:rsidP="00763A5C">
            <w:r>
              <w:t>only (om-2:hasU</w:t>
            </w:r>
            <w:r w:rsidRPr="0093359F">
              <w:t>nit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r>
              <w:t>gci:</w:t>
            </w:r>
            <w:r w:rsidRPr="007E76BD">
              <w:t>cardinality_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77777777" w:rsidR="0017750F" w:rsidRPr="00365930" w:rsidRDefault="0017750F" w:rsidP="00763A5C">
            <w:pPr>
              <w:rPr>
                <w:highlight w:val="yellow"/>
              </w:rPr>
            </w:pPr>
            <w:r>
              <w:t>om-2:Mass</w:t>
            </w:r>
          </w:p>
        </w:tc>
        <w:tc>
          <w:tcPr>
            <w:tcW w:w="3615" w:type="dxa"/>
          </w:tcPr>
          <w:p w14:paraId="5B70E925" w14:textId="77777777" w:rsidR="0017750F" w:rsidRDefault="0017750F" w:rsidP="00763A5C">
            <w:r>
              <w:t>subClassOf</w:t>
            </w:r>
          </w:p>
        </w:tc>
        <w:tc>
          <w:tcPr>
            <w:tcW w:w="2776" w:type="dxa"/>
          </w:tcPr>
          <w:p w14:paraId="15AD27CE" w14:textId="77777777" w:rsidR="0017750F" w:rsidRDefault="0017750F" w:rsidP="00763A5C">
            <w:r>
              <w:t>om-2:Quantity</w:t>
            </w:r>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77777777" w:rsidR="0017750F" w:rsidRDefault="0017750F" w:rsidP="00763A5C">
            <w:r>
              <w:t>om-2:hasValue</w:t>
            </w:r>
          </w:p>
        </w:tc>
        <w:tc>
          <w:tcPr>
            <w:tcW w:w="2776" w:type="dxa"/>
          </w:tcPr>
          <w:p w14:paraId="524822DD" w14:textId="77777777" w:rsidR="0017750F" w:rsidRDefault="0017750F" w:rsidP="00763A5C">
            <w:r w:rsidRPr="00365930">
              <w:t>only (</w:t>
            </w:r>
            <w:r>
              <w:t>om-2:hasUnit</w:t>
            </w:r>
            <w:r w:rsidRPr="00365930">
              <w:t xml:space="preserve"> only </w:t>
            </w:r>
            <w:r>
              <w:t>om-2:Mass_unit)</w:t>
            </w:r>
          </w:p>
        </w:tc>
      </w:tr>
      <w:tr w:rsidR="0017750F" w14:paraId="6117CD24" w14:textId="77777777" w:rsidTr="00763A5C">
        <w:trPr>
          <w:cantSplit/>
        </w:trPr>
        <w:tc>
          <w:tcPr>
            <w:tcW w:w="2959" w:type="dxa"/>
            <w:vMerge w:val="restart"/>
          </w:tcPr>
          <w:p w14:paraId="076B4623" w14:textId="77777777" w:rsidR="0017750F" w:rsidRDefault="0017750F" w:rsidP="00763A5C">
            <w:r>
              <w:lastRenderedPageBreak/>
              <w:t>om-2:Area</w:t>
            </w:r>
          </w:p>
        </w:tc>
        <w:tc>
          <w:tcPr>
            <w:tcW w:w="3615" w:type="dxa"/>
          </w:tcPr>
          <w:p w14:paraId="396E6104" w14:textId="77777777" w:rsidR="0017750F" w:rsidRDefault="0017750F" w:rsidP="00763A5C">
            <w:r>
              <w:t>subClassOf</w:t>
            </w:r>
          </w:p>
        </w:tc>
        <w:tc>
          <w:tcPr>
            <w:tcW w:w="2776" w:type="dxa"/>
          </w:tcPr>
          <w:p w14:paraId="5A8CA80C" w14:textId="77777777" w:rsidR="0017750F" w:rsidRDefault="0017750F" w:rsidP="00763A5C">
            <w:pPr>
              <w:tabs>
                <w:tab w:val="right" w:pos="2560"/>
              </w:tabs>
            </w:pPr>
            <w:r>
              <w:t>om-2:Quantity</w:t>
            </w:r>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77777777" w:rsidR="0017750F" w:rsidRDefault="0017750F" w:rsidP="00763A5C">
            <w:r>
              <w:t>om-2:hasValue</w:t>
            </w:r>
          </w:p>
        </w:tc>
        <w:tc>
          <w:tcPr>
            <w:tcW w:w="2776" w:type="dxa"/>
          </w:tcPr>
          <w:p w14:paraId="05E1DE58" w14:textId="77777777" w:rsidR="0017750F" w:rsidRDefault="0017750F" w:rsidP="00763A5C">
            <w:r w:rsidRPr="00365930">
              <w:t>only (</w:t>
            </w:r>
            <w:r>
              <w:t>om-2:hasUnit</w:t>
            </w:r>
            <w:r w:rsidRPr="00365930">
              <w:t xml:space="preserve"> only </w:t>
            </w:r>
            <w:r>
              <w:t>om-2:Area_unit)</w:t>
            </w:r>
          </w:p>
        </w:tc>
      </w:tr>
      <w:tr w:rsidR="0017750F" w14:paraId="0A24EC60" w14:textId="77777777" w:rsidTr="00763A5C">
        <w:trPr>
          <w:cantSplit/>
        </w:trPr>
        <w:tc>
          <w:tcPr>
            <w:tcW w:w="2959" w:type="dxa"/>
            <w:vMerge w:val="restart"/>
          </w:tcPr>
          <w:p w14:paraId="4ADC7E73" w14:textId="77777777" w:rsidR="0017750F" w:rsidRDefault="0017750F" w:rsidP="00763A5C">
            <w:r>
              <w:t>om-2:Volume</w:t>
            </w:r>
          </w:p>
        </w:tc>
        <w:tc>
          <w:tcPr>
            <w:tcW w:w="3615" w:type="dxa"/>
          </w:tcPr>
          <w:p w14:paraId="07EBE4E9" w14:textId="77777777" w:rsidR="0017750F" w:rsidRDefault="0017750F" w:rsidP="00763A5C">
            <w:r>
              <w:t>subClassOf</w:t>
            </w:r>
          </w:p>
        </w:tc>
        <w:tc>
          <w:tcPr>
            <w:tcW w:w="2776" w:type="dxa"/>
          </w:tcPr>
          <w:p w14:paraId="7FB97E08" w14:textId="77777777" w:rsidR="0017750F" w:rsidRPr="00365930" w:rsidRDefault="0017750F" w:rsidP="00763A5C">
            <w:r>
              <w:t>om-2:Quantity</w:t>
            </w:r>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77777777" w:rsidR="0017750F" w:rsidRDefault="0017750F" w:rsidP="00763A5C">
            <w:r>
              <w:t>om-2:hasValue</w:t>
            </w:r>
          </w:p>
        </w:tc>
        <w:tc>
          <w:tcPr>
            <w:tcW w:w="2776" w:type="dxa"/>
          </w:tcPr>
          <w:p w14:paraId="4B312091" w14:textId="77777777" w:rsidR="0017750F" w:rsidRPr="00365930" w:rsidRDefault="0017750F" w:rsidP="00763A5C">
            <w:r w:rsidRPr="00365930">
              <w:t>only (</w:t>
            </w:r>
            <w:r>
              <w:t>om-2:hasUnit</w:t>
            </w:r>
            <w:r w:rsidRPr="00365930">
              <w:t xml:space="preserve"> only </w:t>
            </w:r>
            <w:r>
              <w:t>om-2:Volume_unit)</w:t>
            </w:r>
          </w:p>
        </w:tc>
      </w:tr>
      <w:tr w:rsidR="0017750F" w14:paraId="1D962267" w14:textId="77777777" w:rsidTr="00763A5C">
        <w:trPr>
          <w:cantSplit/>
        </w:trPr>
        <w:tc>
          <w:tcPr>
            <w:tcW w:w="2959" w:type="dxa"/>
            <w:vMerge w:val="restart"/>
          </w:tcPr>
          <w:p w14:paraId="48478D33" w14:textId="77777777" w:rsidR="0017750F" w:rsidRDefault="0017750F" w:rsidP="00763A5C">
            <w:r>
              <w:t>om-2:Acceleration</w:t>
            </w:r>
          </w:p>
        </w:tc>
        <w:tc>
          <w:tcPr>
            <w:tcW w:w="3615" w:type="dxa"/>
          </w:tcPr>
          <w:p w14:paraId="7C00C4A0" w14:textId="77777777" w:rsidR="0017750F" w:rsidRDefault="0017750F" w:rsidP="00763A5C">
            <w:r>
              <w:t>subClassOf</w:t>
            </w:r>
          </w:p>
        </w:tc>
        <w:tc>
          <w:tcPr>
            <w:tcW w:w="2776" w:type="dxa"/>
          </w:tcPr>
          <w:p w14:paraId="44842BEE" w14:textId="77777777" w:rsidR="0017750F" w:rsidRDefault="0017750F" w:rsidP="00763A5C">
            <w:r>
              <w:t>om-2:Quantity</w:t>
            </w:r>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77777777" w:rsidR="0017750F" w:rsidRDefault="0017750F" w:rsidP="00763A5C">
            <w:r>
              <w:t>om-2:hasValue</w:t>
            </w:r>
          </w:p>
        </w:tc>
        <w:tc>
          <w:tcPr>
            <w:tcW w:w="2776" w:type="dxa"/>
          </w:tcPr>
          <w:p w14:paraId="429351AC" w14:textId="77777777" w:rsidR="0017750F" w:rsidRDefault="0017750F" w:rsidP="00763A5C">
            <w:r w:rsidRPr="00365930">
              <w:t>only (</w:t>
            </w:r>
            <w:r>
              <w:t>om-2:hasUnit</w:t>
            </w:r>
            <w:r w:rsidRPr="00365930">
              <w:t xml:space="preserve"> only </w:t>
            </w:r>
            <w:r>
              <w:t>om-2:Acceleration_unit)</w:t>
            </w:r>
          </w:p>
        </w:tc>
      </w:tr>
      <w:tr w:rsidR="0017750F" w14:paraId="2BAA2A47" w14:textId="77777777" w:rsidTr="00763A5C">
        <w:trPr>
          <w:cantSplit/>
        </w:trPr>
        <w:tc>
          <w:tcPr>
            <w:tcW w:w="2959" w:type="dxa"/>
            <w:vMerge w:val="restart"/>
          </w:tcPr>
          <w:p w14:paraId="29D20C6A" w14:textId="77777777" w:rsidR="0017750F" w:rsidRDefault="0017750F" w:rsidP="00763A5C">
            <w:r>
              <w:t>om-2:Speed</w:t>
            </w:r>
          </w:p>
        </w:tc>
        <w:tc>
          <w:tcPr>
            <w:tcW w:w="3615" w:type="dxa"/>
          </w:tcPr>
          <w:p w14:paraId="7A3308E9" w14:textId="77777777" w:rsidR="0017750F" w:rsidRDefault="0017750F" w:rsidP="00763A5C">
            <w:r>
              <w:t>subClassOf</w:t>
            </w:r>
          </w:p>
        </w:tc>
        <w:tc>
          <w:tcPr>
            <w:tcW w:w="2776" w:type="dxa"/>
          </w:tcPr>
          <w:p w14:paraId="12E9BAA6" w14:textId="77777777" w:rsidR="0017750F" w:rsidRDefault="0017750F" w:rsidP="00763A5C">
            <w:r>
              <w:t>om-2:Quantity</w:t>
            </w:r>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77777777" w:rsidR="0017750F" w:rsidRDefault="0017750F" w:rsidP="00763A5C">
            <w:r>
              <w:t>om-2:hasValue</w:t>
            </w:r>
          </w:p>
        </w:tc>
        <w:tc>
          <w:tcPr>
            <w:tcW w:w="2776" w:type="dxa"/>
          </w:tcPr>
          <w:p w14:paraId="67BF04AC" w14:textId="77777777" w:rsidR="0017750F" w:rsidRDefault="0017750F" w:rsidP="00763A5C">
            <w:r w:rsidRPr="00365930">
              <w:t>only (</w:t>
            </w:r>
            <w:r>
              <w:t>om-2:hasUnit</w:t>
            </w:r>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7777777" w:rsidR="0017750F" w:rsidRDefault="0017750F" w:rsidP="00763A5C">
            <w:r>
              <w:t>om-2:hasBaseUnit</w:t>
            </w:r>
          </w:p>
        </w:tc>
        <w:tc>
          <w:tcPr>
            <w:tcW w:w="2431" w:type="dxa"/>
          </w:tcPr>
          <w:p w14:paraId="3BA717A1" w14:textId="77777777" w:rsidR="0017750F" w:rsidRDefault="0017750F" w:rsidP="00763A5C">
            <w:r>
              <w:t>domain</w:t>
            </w:r>
          </w:p>
        </w:tc>
        <w:tc>
          <w:tcPr>
            <w:tcW w:w="4343" w:type="dxa"/>
          </w:tcPr>
          <w:p w14:paraId="144252EF" w14:textId="77777777" w:rsidR="0017750F" w:rsidRDefault="0017750F" w:rsidP="00763A5C">
            <w:r>
              <w:t>om-2:System_of_units</w:t>
            </w:r>
          </w:p>
        </w:tc>
      </w:tr>
      <w:tr w:rsidR="0017750F" w14:paraId="1BBE46C4" w14:textId="77777777" w:rsidTr="00763A5C">
        <w:tc>
          <w:tcPr>
            <w:tcW w:w="2576" w:type="dxa"/>
          </w:tcPr>
          <w:p w14:paraId="3BC75354" w14:textId="77777777" w:rsidR="0017750F" w:rsidRDefault="0017750F" w:rsidP="00763A5C">
            <w:r>
              <w:t>om-2:hasBaseUnit</w:t>
            </w:r>
          </w:p>
        </w:tc>
        <w:tc>
          <w:tcPr>
            <w:tcW w:w="2431" w:type="dxa"/>
          </w:tcPr>
          <w:p w14:paraId="68D47FC0" w14:textId="77777777" w:rsidR="0017750F" w:rsidRDefault="0017750F" w:rsidP="00763A5C">
            <w:r>
              <w:t>range</w:t>
            </w:r>
          </w:p>
        </w:tc>
        <w:tc>
          <w:tcPr>
            <w:tcW w:w="4343" w:type="dxa"/>
          </w:tcPr>
          <w:p w14:paraId="3B35D878" w14:textId="77777777" w:rsidR="0017750F" w:rsidRDefault="0017750F" w:rsidP="00763A5C">
            <w:r>
              <w:t>om-2:Unit</w:t>
            </w:r>
          </w:p>
        </w:tc>
      </w:tr>
      <w:tr w:rsidR="0017750F" w14:paraId="574E4F7A" w14:textId="77777777" w:rsidTr="00763A5C">
        <w:tc>
          <w:tcPr>
            <w:tcW w:w="2576" w:type="dxa"/>
          </w:tcPr>
          <w:p w14:paraId="6DAD9881" w14:textId="77777777" w:rsidR="0017750F" w:rsidRDefault="0017750F" w:rsidP="00763A5C">
            <w:r>
              <w:t>om-2:hasDenominator</w:t>
            </w:r>
          </w:p>
        </w:tc>
        <w:tc>
          <w:tcPr>
            <w:tcW w:w="2431" w:type="dxa"/>
          </w:tcPr>
          <w:p w14:paraId="37C07BC2" w14:textId="77777777" w:rsidR="0017750F" w:rsidRDefault="0017750F" w:rsidP="00763A5C">
            <w:r>
              <w:t>domain</w:t>
            </w:r>
          </w:p>
        </w:tc>
        <w:tc>
          <w:tcPr>
            <w:tcW w:w="4343" w:type="dxa"/>
          </w:tcPr>
          <w:p w14:paraId="6E5894B8" w14:textId="77777777" w:rsidR="0017750F" w:rsidRDefault="0017750F" w:rsidP="00763A5C">
            <w:r>
              <w:t>om-2:UnitDivision</w:t>
            </w:r>
          </w:p>
        </w:tc>
      </w:tr>
      <w:tr w:rsidR="0017750F" w14:paraId="5CF89B5F" w14:textId="77777777" w:rsidTr="00763A5C">
        <w:tc>
          <w:tcPr>
            <w:tcW w:w="2576" w:type="dxa"/>
          </w:tcPr>
          <w:p w14:paraId="724BE63E" w14:textId="77777777" w:rsidR="0017750F" w:rsidRDefault="0017750F" w:rsidP="00763A5C">
            <w:r>
              <w:t>om-2:hasDenominator</w:t>
            </w:r>
          </w:p>
        </w:tc>
        <w:tc>
          <w:tcPr>
            <w:tcW w:w="2431" w:type="dxa"/>
          </w:tcPr>
          <w:p w14:paraId="64CCBA14" w14:textId="77777777" w:rsidR="0017750F" w:rsidRDefault="0017750F" w:rsidP="00763A5C">
            <w:r>
              <w:t>range</w:t>
            </w:r>
          </w:p>
        </w:tc>
        <w:tc>
          <w:tcPr>
            <w:tcW w:w="4343" w:type="dxa"/>
          </w:tcPr>
          <w:p w14:paraId="1D0B7E4A" w14:textId="77777777" w:rsidR="0017750F" w:rsidRDefault="0017750F" w:rsidP="00763A5C">
            <w:r>
              <w:t>om-2:Unit</w:t>
            </w:r>
          </w:p>
        </w:tc>
      </w:tr>
      <w:tr w:rsidR="0017750F" w14:paraId="3132D90D" w14:textId="77777777" w:rsidTr="00763A5C">
        <w:tc>
          <w:tcPr>
            <w:tcW w:w="2576" w:type="dxa"/>
          </w:tcPr>
          <w:p w14:paraId="486D7815" w14:textId="77777777" w:rsidR="0017750F" w:rsidRDefault="0017750F" w:rsidP="00763A5C">
            <w:r>
              <w:t>om-2:hasNumerator</w:t>
            </w:r>
          </w:p>
        </w:tc>
        <w:tc>
          <w:tcPr>
            <w:tcW w:w="2431" w:type="dxa"/>
          </w:tcPr>
          <w:p w14:paraId="2AA49F0A" w14:textId="77777777" w:rsidR="0017750F" w:rsidRDefault="0017750F" w:rsidP="00763A5C">
            <w:r>
              <w:t>domain</w:t>
            </w:r>
          </w:p>
        </w:tc>
        <w:tc>
          <w:tcPr>
            <w:tcW w:w="4343" w:type="dxa"/>
          </w:tcPr>
          <w:p w14:paraId="0875FB35" w14:textId="77777777" w:rsidR="0017750F" w:rsidRDefault="0017750F" w:rsidP="00763A5C">
            <w:r>
              <w:t>om-2:UnitDivision</w:t>
            </w:r>
          </w:p>
        </w:tc>
      </w:tr>
      <w:tr w:rsidR="0017750F" w14:paraId="717F2290" w14:textId="77777777" w:rsidTr="00763A5C">
        <w:tc>
          <w:tcPr>
            <w:tcW w:w="2576" w:type="dxa"/>
          </w:tcPr>
          <w:p w14:paraId="06BD956D" w14:textId="77777777" w:rsidR="0017750F" w:rsidRDefault="0017750F" w:rsidP="00763A5C">
            <w:r>
              <w:t>om-2:hasNumerator</w:t>
            </w:r>
          </w:p>
        </w:tc>
        <w:tc>
          <w:tcPr>
            <w:tcW w:w="2431" w:type="dxa"/>
          </w:tcPr>
          <w:p w14:paraId="321A37F0" w14:textId="77777777" w:rsidR="0017750F" w:rsidRDefault="0017750F" w:rsidP="00763A5C">
            <w:r>
              <w:t>domain</w:t>
            </w:r>
          </w:p>
        </w:tc>
        <w:tc>
          <w:tcPr>
            <w:tcW w:w="4343" w:type="dxa"/>
          </w:tcPr>
          <w:p w14:paraId="32E0B4A6" w14:textId="77777777" w:rsidR="0017750F" w:rsidRDefault="0017750F" w:rsidP="00763A5C">
            <w:r>
              <w:t>om-2:Unit</w:t>
            </w:r>
          </w:p>
        </w:tc>
      </w:tr>
      <w:tr w:rsidR="0017750F" w14:paraId="32B4DA91" w14:textId="77777777" w:rsidTr="00763A5C">
        <w:tc>
          <w:tcPr>
            <w:tcW w:w="2576" w:type="dxa"/>
            <w:vMerge w:val="restart"/>
          </w:tcPr>
          <w:p w14:paraId="355DDB7C" w14:textId="77777777" w:rsidR="0017750F" w:rsidRDefault="0017750F" w:rsidP="00763A5C">
            <w:r>
              <w:t>om-2:hasAggregateFunction</w:t>
            </w:r>
          </w:p>
        </w:tc>
        <w:tc>
          <w:tcPr>
            <w:tcW w:w="2431" w:type="dxa"/>
          </w:tcPr>
          <w:p w14:paraId="6CB9F08C" w14:textId="77777777" w:rsidR="0017750F" w:rsidRDefault="0017750F" w:rsidP="00763A5C">
            <w:r>
              <w:t>domain</w:t>
            </w:r>
          </w:p>
        </w:tc>
        <w:tc>
          <w:tcPr>
            <w:tcW w:w="4343" w:type="dxa"/>
          </w:tcPr>
          <w:p w14:paraId="344E1628" w14:textId="77777777" w:rsidR="0017750F" w:rsidRDefault="0017750F" w:rsidP="00763A5C">
            <w:r>
              <w:t>om-2:Quantity</w:t>
            </w:r>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77777777" w:rsidR="0017750F" w:rsidRDefault="0017750F" w:rsidP="00763A5C">
            <w:r>
              <w:t>om-2:function</w:t>
            </w:r>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7777777" w:rsidR="0017750F" w:rsidRDefault="0017750F" w:rsidP="00763A5C">
            <w:r>
              <w:t>om-2:Quantity</w:t>
            </w:r>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77777777" w:rsidR="0017750F" w:rsidRDefault="0017750F" w:rsidP="00763A5C">
            <w:r>
              <w:t>om-2:Quantity</w:t>
            </w:r>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8" w:name="_Toc23939444"/>
      <w:r>
        <w:lastRenderedPageBreak/>
        <w:t>Observations</w:t>
      </w:r>
      <w:r w:rsidR="00E72AD2" w:rsidRPr="00E72AD2">
        <w:t xml:space="preserve"> </w:t>
      </w:r>
      <w:r w:rsidR="004F1D87" w:rsidRPr="00E72AD2">
        <w:t>Ontology</w:t>
      </w:r>
      <w:bookmarkEnd w:id="98"/>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ssn:Property should be generic (e.g. ex:temperature) or specific to the feature of interest (e.g. ex:mybodytemperature); current documentation suggests that this is a choice for the modeler. On the other hand, the iCity TPSO prescribes a definition of instances of ssn:Property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w:t>
      </w:r>
      <w:r>
        <w:lastRenderedPageBreak/>
        <w:t>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99" w:name="_Ref13136457"/>
      <w:r>
        <w:t xml:space="preserve">Table </w:t>
      </w:r>
      <w:r w:rsidR="005B6867">
        <w:fldChar w:fldCharType="begin"/>
      </w:r>
      <w:r w:rsidR="005B6867">
        <w:instrText xml:space="preserve"> SEQ Table \* ARABIC </w:instrText>
      </w:r>
      <w:r w:rsidR="005B6867">
        <w:fldChar w:fldCharType="separate"/>
      </w:r>
      <w:r w:rsidR="00C65CEA">
        <w:rPr>
          <w:noProof/>
        </w:rPr>
        <w:t>12</w:t>
      </w:r>
      <w:r w:rsidR="005B6867">
        <w:rPr>
          <w:noProof/>
        </w:rPr>
        <w:fldChar w:fldCharType="end"/>
      </w:r>
      <w:bookmarkEnd w:id="99"/>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r>
              <w:t>sosa:Sensor</w:t>
            </w:r>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r>
              <w:t>sosa:madeObservation</w:t>
            </w:r>
          </w:p>
        </w:tc>
        <w:tc>
          <w:tcPr>
            <w:tcW w:w="3628" w:type="dxa"/>
          </w:tcPr>
          <w:p w14:paraId="53FDDFEF" w14:textId="77777777" w:rsidR="008A4F0D" w:rsidRDefault="008A4F0D" w:rsidP="00763A5C">
            <w:pPr>
              <w:spacing w:after="120"/>
            </w:pPr>
            <w:r>
              <w:t>only sosa:Observation</w:t>
            </w:r>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r>
              <w:t>sosa:observes</w:t>
            </w:r>
          </w:p>
        </w:tc>
        <w:tc>
          <w:tcPr>
            <w:tcW w:w="3628" w:type="dxa"/>
          </w:tcPr>
          <w:p w14:paraId="2F18E166" w14:textId="77777777" w:rsidR="008A4F0D" w:rsidRDefault="008A4F0D" w:rsidP="00763A5C">
            <w:pPr>
              <w:spacing w:after="120"/>
            </w:pPr>
            <w:r>
              <w:t>only sosa:ObservableProperty</w:t>
            </w:r>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r>
              <w:t>ssn:detects</w:t>
            </w:r>
          </w:p>
        </w:tc>
        <w:tc>
          <w:tcPr>
            <w:tcW w:w="3628" w:type="dxa"/>
          </w:tcPr>
          <w:p w14:paraId="20A21742" w14:textId="77777777" w:rsidR="008A4F0D" w:rsidRDefault="008A4F0D" w:rsidP="00763A5C">
            <w:pPr>
              <w:spacing w:after="120"/>
            </w:pPr>
            <w:r>
              <w:t>only ssn:Stimulus</w:t>
            </w:r>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r>
              <w:t>sosa:Observation</w:t>
            </w:r>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r>
              <w:t>sosa:madeBySensor</w:t>
            </w:r>
          </w:p>
        </w:tc>
        <w:tc>
          <w:tcPr>
            <w:tcW w:w="3628" w:type="dxa"/>
          </w:tcPr>
          <w:p w14:paraId="0F4EB334" w14:textId="77777777" w:rsidR="008A4F0D" w:rsidRDefault="008A4F0D" w:rsidP="00763A5C">
            <w:pPr>
              <w:spacing w:after="120"/>
            </w:pPr>
            <w:r>
              <w:t>exactly 1 sosa:Sensor</w:t>
            </w:r>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r>
              <w:t>sosa:hasFeatureOfInterest</w:t>
            </w:r>
          </w:p>
        </w:tc>
        <w:tc>
          <w:tcPr>
            <w:tcW w:w="3628" w:type="dxa"/>
          </w:tcPr>
          <w:p w14:paraId="3D836A20" w14:textId="77777777" w:rsidR="008A4F0D" w:rsidRDefault="008A4F0D" w:rsidP="00763A5C">
            <w:pPr>
              <w:spacing w:after="120"/>
            </w:pPr>
            <w:r>
              <w:t>exactly 1 owl:Thing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r>
              <w:t>sosa:hasResult</w:t>
            </w:r>
          </w:p>
        </w:tc>
        <w:tc>
          <w:tcPr>
            <w:tcW w:w="3628" w:type="dxa"/>
          </w:tcPr>
          <w:p w14:paraId="7FF0C265" w14:textId="77777777" w:rsidR="008A4F0D" w:rsidRDefault="008A4F0D" w:rsidP="00763A5C">
            <w:pPr>
              <w:spacing w:after="120"/>
            </w:pPr>
            <w:r>
              <w:t>exactly 1 owl:Thing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r>
              <w:t>sosa:observedProperty</w:t>
            </w:r>
          </w:p>
        </w:tc>
        <w:tc>
          <w:tcPr>
            <w:tcW w:w="3628" w:type="dxa"/>
          </w:tcPr>
          <w:p w14:paraId="19994CBE" w14:textId="77777777" w:rsidR="008A4F0D" w:rsidRDefault="008A4F0D" w:rsidP="00763A5C">
            <w:pPr>
              <w:spacing w:after="120"/>
            </w:pPr>
            <w:r>
              <w:t>exactly 1 owl:Thing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r>
              <w:t>sosa:phenomenonTime</w:t>
            </w:r>
          </w:p>
        </w:tc>
        <w:tc>
          <w:tcPr>
            <w:tcW w:w="3628" w:type="dxa"/>
          </w:tcPr>
          <w:p w14:paraId="1715CA95" w14:textId="77777777" w:rsidR="008A4F0D" w:rsidRDefault="008A4F0D" w:rsidP="00763A5C">
            <w:pPr>
              <w:spacing w:after="120"/>
            </w:pPr>
            <w:r>
              <w:t>exactly 1 owl:Thing</w:t>
            </w:r>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r>
              <w:t>sosa:resultTime</w:t>
            </w:r>
          </w:p>
        </w:tc>
        <w:tc>
          <w:tcPr>
            <w:tcW w:w="3628" w:type="dxa"/>
          </w:tcPr>
          <w:p w14:paraId="03C45925" w14:textId="77777777" w:rsidR="008A4F0D" w:rsidRDefault="008A4F0D" w:rsidP="00763A5C">
            <w:pPr>
              <w:spacing w:after="120"/>
            </w:pPr>
            <w:r>
              <w:t>exactly 1 rdfs:Literal</w:t>
            </w:r>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r>
              <w:t>ssn:wasOriginatedBy</w:t>
            </w:r>
          </w:p>
        </w:tc>
        <w:tc>
          <w:tcPr>
            <w:tcW w:w="3628" w:type="dxa"/>
          </w:tcPr>
          <w:p w14:paraId="6320A30B" w14:textId="77777777" w:rsidR="008A4F0D" w:rsidRDefault="008A4F0D" w:rsidP="00763A5C">
            <w:pPr>
              <w:spacing w:after="120"/>
            </w:pPr>
            <w:r>
              <w:t>exactly 1 owl:Thing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r>
              <w:t>sosa:ObservableProperty</w:t>
            </w:r>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r>
              <w:t>ssn:Property</w:t>
            </w:r>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r>
              <w:t>ssn:</w:t>
            </w:r>
            <w:r w:rsidRPr="00F06DDA">
              <w:t>Stimulus</w:t>
            </w:r>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sosa:</w:t>
            </w:r>
            <w:r w:rsidRPr="00F06DDA">
              <w:t>Observation</w:t>
            </w:r>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r>
              <w:t>sosa:</w:t>
            </w:r>
            <w:r w:rsidRPr="00F06DDA">
              <w:t>Sensor</w:t>
            </w:r>
          </w:p>
        </w:tc>
      </w:tr>
      <w:tr w:rsidR="008A4F0D" w14:paraId="751FBB54" w14:textId="77777777" w:rsidTr="00763A5C">
        <w:trPr>
          <w:trHeight w:val="63"/>
        </w:trPr>
        <w:tc>
          <w:tcPr>
            <w:tcW w:w="2805" w:type="dxa"/>
          </w:tcPr>
          <w:p w14:paraId="1C69E80B" w14:textId="77777777" w:rsidR="008A4F0D" w:rsidRDefault="008A4F0D" w:rsidP="00763A5C">
            <w:pPr>
              <w:spacing w:after="120"/>
            </w:pPr>
            <w:r>
              <w:t>sosa:FeatureOfInterest</w:t>
            </w:r>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min 1 owl:Thing</w:t>
            </w:r>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r>
              <w:t>sosa:Result</w:t>
            </w:r>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min 1 owl:Thing</w:t>
            </w:r>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lastRenderedPageBreak/>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2EB7DE1F" w:rsidR="008A4F0D" w:rsidRPr="004B447F" w:rsidRDefault="008A4F0D" w:rsidP="008A4F0D">
      <w:pPr>
        <w:pStyle w:val="Caption"/>
        <w:spacing w:after="120"/>
        <w:rPr>
          <w:b w:val="0"/>
        </w:rPr>
      </w:pPr>
      <w:bookmarkStart w:id="100" w:name="_Ref14174696"/>
      <w:r>
        <w:t xml:space="preserve">Figure </w:t>
      </w:r>
      <w:r>
        <w:rPr>
          <w:noProof/>
        </w:rPr>
        <w:fldChar w:fldCharType="begin"/>
      </w:r>
      <w:r>
        <w:rPr>
          <w:noProof/>
        </w:rPr>
        <w:instrText xml:space="preserve"> SEQ Figure \* ARABIC </w:instrText>
      </w:r>
      <w:r>
        <w:rPr>
          <w:noProof/>
        </w:rPr>
        <w:fldChar w:fldCharType="separate"/>
      </w:r>
      <w:r w:rsidR="00E640E5">
        <w:rPr>
          <w:noProof/>
        </w:rPr>
        <w:t>15</w:t>
      </w:r>
      <w:r>
        <w:rPr>
          <w:noProof/>
        </w:rPr>
        <w:fldChar w:fldCharType="end"/>
      </w:r>
      <w:bookmarkEnd w:id="100"/>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1" w:name="_Toc23939445"/>
      <w:r>
        <w:t>Contact Ontology</w:t>
      </w:r>
      <w:bookmarkEnd w:id="101"/>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lastRenderedPageBreak/>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102" w:name="_Toc23939446"/>
      <w:r w:rsidRPr="00EC4B04">
        <w:t>Person</w:t>
      </w:r>
      <w:r w:rsidRPr="00956273">
        <w:t xml:space="preserve"> Ontology</w:t>
      </w:r>
      <w:bookmarkEnd w:id="102"/>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lastRenderedPageBreak/>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DF20F5">
      <w:pPr>
        <w:pStyle w:val="ListParagraph"/>
        <w:numPr>
          <w:ilvl w:val="0"/>
          <w:numId w:val="13"/>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3" w:name="_Toc23939447"/>
      <w:r>
        <w:t>Household Ontology</w:t>
      </w:r>
      <w:bookmarkEnd w:id="103"/>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lastRenderedPageBreak/>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residence constitutes a new Household.</w:t>
      </w:r>
      <w:r w:rsidRPr="00C74053">
        <w:br/>
        <w:t xml:space="preserve">Note that a Household, and likely many other classes may have different definitions in different contexts/applications. To address this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DF20F5">
      <w:pPr>
        <w:pStyle w:val="ListParagraph"/>
        <w:numPr>
          <w:ilvl w:val="0"/>
          <w:numId w:val="13"/>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DF20F5">
      <w:pPr>
        <w:pStyle w:val="ListParagraph"/>
        <w:numPr>
          <w:ilvl w:val="1"/>
          <w:numId w:val="13"/>
        </w:numPr>
      </w:pPr>
      <w:r w:rsidRPr="00CA16AC">
        <w:t>hasParent subpropertyOf isRelated</w:t>
      </w:r>
    </w:p>
    <w:p w14:paraId="3C7B8E34" w14:textId="77777777" w:rsidR="00F439E1" w:rsidRPr="00CA16AC" w:rsidRDefault="00F439E1" w:rsidP="00DF20F5">
      <w:pPr>
        <w:pStyle w:val="ListParagraph"/>
        <w:numPr>
          <w:ilvl w:val="1"/>
          <w:numId w:val="13"/>
        </w:numPr>
      </w:pPr>
      <w:r w:rsidRPr="00CA16AC">
        <w:t>hasChild subpropertyOf isRelated</w:t>
      </w:r>
    </w:p>
    <w:p w14:paraId="2837F0D9" w14:textId="77777777" w:rsidR="00F439E1" w:rsidRPr="00CA16AC" w:rsidRDefault="00F439E1" w:rsidP="00DF20F5">
      <w:pPr>
        <w:pStyle w:val="ListParagraph"/>
        <w:numPr>
          <w:ilvl w:val="1"/>
          <w:numId w:val="13"/>
        </w:numPr>
      </w:pPr>
      <w:r w:rsidRPr="00CA16AC">
        <w:t>hasParent o hasChild subpropertyOf isRelated</w:t>
      </w:r>
    </w:p>
    <w:p w14:paraId="26BCADA4" w14:textId="77777777" w:rsidR="00F439E1" w:rsidRPr="00CA16AC" w:rsidRDefault="00F439E1" w:rsidP="00DF20F5">
      <w:pPr>
        <w:pStyle w:val="ListParagraph"/>
        <w:numPr>
          <w:ilvl w:val="1"/>
          <w:numId w:val="13"/>
        </w:numPr>
      </w:pPr>
      <w:r w:rsidRPr="00CA16AC">
        <w:t>hasChild o hasParent subPropertyOf isRelated</w:t>
      </w:r>
    </w:p>
    <w:p w14:paraId="7A2B2C05" w14:textId="74F6CA26" w:rsidR="00CA16AC" w:rsidRPr="00CA16AC" w:rsidRDefault="00F439E1" w:rsidP="00DF20F5">
      <w:pPr>
        <w:pStyle w:val="ListParagraph"/>
        <w:numPr>
          <w:ilvl w:val="1"/>
          <w:numId w:val="13"/>
        </w:numPr>
      </w:pPr>
      <w:r w:rsidRPr="00CA16AC">
        <w:lastRenderedPageBreak/>
        <w:t>hasParent o (hasParent)- subPropertyOf isRelated</w:t>
      </w:r>
    </w:p>
    <w:p w14:paraId="11ACAD0F" w14:textId="10CCA936" w:rsidR="00F439E1" w:rsidRPr="00CA16AC" w:rsidRDefault="00F439E1" w:rsidP="00DF20F5">
      <w:pPr>
        <w:pStyle w:val="ListParagraph"/>
        <w:numPr>
          <w:ilvl w:val="1"/>
          <w:numId w:val="13"/>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r w:rsidRPr="00CA16AC">
        <w:t>mer:Mereology Ontology</w:t>
      </w:r>
    </w:p>
    <w:p w14:paraId="0A77405A" w14:textId="77777777" w:rsidR="008F1630" w:rsidRDefault="008F1630" w:rsidP="00EA354A">
      <w:pPr>
        <w:pStyle w:val="Heading2"/>
      </w:pPr>
      <w:bookmarkStart w:id="104" w:name="_Toc23939448"/>
      <w:r>
        <w:t>Organization Ontology</w:t>
      </w:r>
      <w:bookmarkEnd w:id="104"/>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w:t>
      </w:r>
      <w:r w:rsidRPr="00324747">
        <w:lastRenderedPageBreak/>
        <w:t>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lastRenderedPageBreak/>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DF20F5">
      <w:pPr>
        <w:pStyle w:val="ListParagraph"/>
        <w:numPr>
          <w:ilvl w:val="0"/>
          <w:numId w:val="15"/>
        </w:numPr>
        <w:rPr>
          <w:b/>
        </w:rPr>
      </w:pPr>
      <w:r>
        <w:rPr>
          <w:b/>
        </w:rPr>
        <w:t>hasOrgMember subPropertyOf tove:hasMember</w:t>
      </w:r>
    </w:p>
    <w:p w14:paraId="2C68E780" w14:textId="75ED862D" w:rsidR="00706FA9" w:rsidRPr="00706FA9" w:rsidRDefault="00706FA9" w:rsidP="00DF20F5">
      <w:pPr>
        <w:pStyle w:val="ListParagraph"/>
        <w:numPr>
          <w:ilvl w:val="0"/>
          <w:numId w:val="15"/>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DF20F5">
      <w:pPr>
        <w:pStyle w:val="ListParagraph"/>
        <w:numPr>
          <w:ilvl w:val="0"/>
          <w:numId w:val="13"/>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DF20F5">
      <w:pPr>
        <w:pStyle w:val="ListParagraph"/>
        <w:numPr>
          <w:ilvl w:val="0"/>
          <w:numId w:val="13"/>
        </w:numPr>
      </w:pPr>
      <w:r>
        <w:t>Define part-time /full-time students according to some enrollment criteria</w:t>
      </w:r>
    </w:p>
    <w:p w14:paraId="0745ADF0" w14:textId="77777777" w:rsidR="00D01F8A" w:rsidRDefault="00D01F8A" w:rsidP="00EA354A">
      <w:pPr>
        <w:pStyle w:val="Heading2"/>
      </w:pPr>
      <w:bookmarkStart w:id="105" w:name="_Toc23939449"/>
      <w:r>
        <w:t>Building Ontology</w:t>
      </w:r>
      <w:bookmarkEnd w:id="105"/>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6D54FBD1" w:rsidR="00C850B1" w:rsidRDefault="00D01F8A" w:rsidP="00320FAD">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320FAD">
        <w:br/>
        <w:t xml:space="preserve">A Building has some </w:t>
      </w:r>
      <w:r w:rsidR="00977133">
        <w:t xml:space="preserve">height, some footprint area, and some floor area. The floor area is often greater than the footprint area as it accounts for the area of each floor of the building. However, floor area excludes unoccupied areas such as basements. These </w:t>
      </w:r>
      <w:r w:rsidR="00977133">
        <w:lastRenderedPageBreak/>
        <w:t xml:space="preserve">properties are considered variant as it is possible for a building to undergo construction to </w:t>
      </w:r>
      <w:bookmarkStart w:id="106" w:name="_GoBack"/>
      <w:bookmarkEnd w:id="106"/>
      <w:r w:rsidR="00977133">
        <w:t>increase its dimensions.</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lastRenderedPageBreak/>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DF20F5">
      <w:pPr>
        <w:pStyle w:val="ListParagraph"/>
        <w:numPr>
          <w:ilvl w:val="0"/>
          <w:numId w:val="17"/>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3939450"/>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lastRenderedPageBreak/>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3939451"/>
      <w:r>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lastRenderedPageBreak/>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w:t>
      </w:r>
      <w:r w:rsidRPr="00503161">
        <w:lastRenderedPageBreak/>
        <w:t xml:space="preserve">location, and is associated with (has a feature of interest) the particular part of the transportation network (i.e. a transport:Arc)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lastRenderedPageBreak/>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72CB0E07"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lastRenderedPageBreak/>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spatial_loc</w:t>
            </w:r>
            <w:r w:rsidR="007E298E">
              <w:t>:</w:t>
            </w:r>
            <w:r>
              <w:t>Feature</w:t>
            </w:r>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w:date="2018-11-14T08:39:00Z">
              <w:r>
                <w:t>LoopDetector</w:t>
              </w:r>
            </w:ins>
          </w:p>
        </w:tc>
        <w:tc>
          <w:tcPr>
            <w:tcW w:w="2310" w:type="dxa"/>
          </w:tcPr>
          <w:p w14:paraId="39B665CE" w14:textId="768C97D5" w:rsidR="00F92DE6" w:rsidRDefault="00F92DE6" w:rsidP="00F92DE6">
            <w:ins w:id="110" w:author="Megan Katsumi" w:date="2018-11-14T09:12:00Z">
              <w:r>
                <w:t>sosa:</w:t>
              </w:r>
            </w:ins>
            <w:ins w:id="111" w:author="Megan Katsumi" w:date="2018-11-14T10:30:00Z">
              <w:r>
                <w:t>detects</w:t>
              </w:r>
            </w:ins>
          </w:p>
        </w:tc>
        <w:tc>
          <w:tcPr>
            <w:tcW w:w="4293" w:type="dxa"/>
          </w:tcPr>
          <w:p w14:paraId="256C6CC0" w14:textId="2E4DF2A3" w:rsidR="00F92DE6" w:rsidRDefault="00F92DE6" w:rsidP="00F92DE6">
            <w:pPr>
              <w:tabs>
                <w:tab w:val="center" w:pos="2335"/>
              </w:tabs>
            </w:pPr>
            <w:ins w:id="11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113" w:author="Megan Katsumi" w:date="2018-11-14T10:30:00Z">
              <w:r>
                <w:t>sosa:observes</w:t>
              </w:r>
            </w:ins>
          </w:p>
        </w:tc>
        <w:tc>
          <w:tcPr>
            <w:tcW w:w="4293" w:type="dxa"/>
          </w:tcPr>
          <w:p w14:paraId="34D9286A" w14:textId="443F730D" w:rsidR="00F92DE6" w:rsidRDefault="00F92DE6" w:rsidP="00F92DE6">
            <w:pPr>
              <w:tabs>
                <w:tab w:val="center" w:pos="2335"/>
              </w:tabs>
            </w:pPr>
            <w:ins w:id="11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115" w:author="Megan Katsumi" w:date="2018-11-14T10:32:00Z">
              <w:r>
                <w:t>sosa:observes</w:t>
              </w:r>
            </w:ins>
          </w:p>
        </w:tc>
        <w:tc>
          <w:tcPr>
            <w:tcW w:w="4293" w:type="dxa"/>
          </w:tcPr>
          <w:p w14:paraId="45D6BFE2" w14:textId="6B215E2F" w:rsidR="00F92DE6" w:rsidRDefault="00F92DE6" w:rsidP="00F92DE6">
            <w:pPr>
              <w:tabs>
                <w:tab w:val="center" w:pos="2335"/>
              </w:tabs>
            </w:pPr>
            <w:ins w:id="11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117" w:author="Megan Katsumi" w:date="2018-11-14T10:32:00Z">
              <w:r>
                <w:t>sosa:observes</w:t>
              </w:r>
            </w:ins>
          </w:p>
        </w:tc>
        <w:tc>
          <w:tcPr>
            <w:tcW w:w="4293" w:type="dxa"/>
          </w:tcPr>
          <w:p w14:paraId="6B904044" w14:textId="4B4711CD" w:rsidR="00F92DE6" w:rsidRDefault="00F92DE6" w:rsidP="00F92DE6">
            <w:pPr>
              <w:tabs>
                <w:tab w:val="center" w:pos="2335"/>
              </w:tabs>
            </w:pPr>
            <w:ins w:id="118" w:author="Megan Katsumi" w:date="2018-11-14T10:32:00Z">
              <w:r>
                <w:t>{</w:t>
              </w:r>
            </w:ins>
            <w:ins w:id="119" w:author="Megan Katsumi" w:date="2018-11-14T10:33:00Z">
              <w:r>
                <w:t>mean_</w:t>
              </w:r>
            </w:ins>
            <w:ins w:id="120" w:author="Megan Katsumi" w:date="2018-11-14T11:14:00Z">
              <w:r>
                <w:t>travel_</w:t>
              </w:r>
            </w:ins>
            <w:ins w:id="12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122" w:author="Megan Katsumi" w:date="2018-11-14T09:25:00Z">
              <w:r>
                <w:t>sosa:madeObservation</w:t>
              </w:r>
            </w:ins>
          </w:p>
        </w:tc>
        <w:tc>
          <w:tcPr>
            <w:tcW w:w="4293" w:type="dxa"/>
          </w:tcPr>
          <w:p w14:paraId="0EBFD551" w14:textId="3211FBD3" w:rsidR="00F92DE6" w:rsidRDefault="00F92DE6" w:rsidP="00F92DE6">
            <w:pPr>
              <w:tabs>
                <w:tab w:val="center" w:pos="2335"/>
              </w:tabs>
            </w:pPr>
            <w:ins w:id="123" w:author="Megan Katsumi" w:date="2018-11-14T09:25:00Z">
              <w:r>
                <w:t>only (sosa:Observation and sosa:hasFeatureOfInterest</w:t>
              </w:r>
            </w:ins>
            <w:ins w:id="124" w:author="Megan Katsumi" w:date="2018-11-14T09:26:00Z">
              <w:r>
                <w:t xml:space="preserve"> only </w:t>
              </w:r>
              <w:r>
                <w:lastRenderedPageBreak/>
                <w:t>transport:</w:t>
              </w:r>
            </w:ins>
            <w:ins w:id="125" w:author="Megan Katsumi" w:date="2018-11-14T10:27:00Z">
              <w:r>
                <w:t>Arc</w:t>
              </w:r>
            </w:ins>
            <w:ins w:id="126" w:author="Megan Katsumi" w:date="2018-11-14T10:35:00Z">
              <w:r>
                <w:t xml:space="preserve"> and sosa:</w:t>
              </w:r>
            </w:ins>
            <w:ins w:id="127" w:author="Megan Katsumi" w:date="2018-11-14T12:23:00Z">
              <w:r>
                <w:t>wasO</w:t>
              </w:r>
            </w:ins>
            <w:ins w:id="128" w:author="Megan Katsumi" w:date="2018-11-14T10:35:00Z">
              <w:r>
                <w:t>riginatedBy {vehicle</w:t>
              </w:r>
            </w:ins>
            <w:ins w:id="129" w:author="Megan Katsumi" w:date="2018-11-14T10:36:00Z">
              <w:r>
                <w:t>_presence}</w:t>
              </w:r>
            </w:ins>
            <w:r>
              <w:t xml:space="preserve"> and </w:t>
            </w:r>
            <w:r w:rsidRPr="009C34EF">
              <w:rPr>
                <w:highlight w:val="yellow"/>
              </w:rPr>
              <w:t>sosa:hasResult RoadOccupancy or VehicleVolume or MeanTravelSpeed</w:t>
            </w:r>
            <w:ins w:id="13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w:date="2018-11-14T09:12:00Z">
              <w:r>
                <w:lastRenderedPageBreak/>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w:date="2018-11-14T10:32:00Z">
              <w:r w:rsidRPr="009C34EF">
                <w:t>{</w:t>
              </w:r>
            </w:ins>
            <w:ins w:id="135" w:author="Megan Katsumi" w:date="2018-11-14T10:33:00Z">
              <w:r w:rsidRPr="009C34EF">
                <w:t>mean_</w:t>
              </w:r>
            </w:ins>
            <w:ins w:id="136" w:author="Megan Katsumi" w:date="2018-11-14T11:14:00Z">
              <w:r w:rsidRPr="009C34EF">
                <w:t>travel_</w:t>
              </w:r>
            </w:ins>
            <w:ins w:id="13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om-2:Quantity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om-2:hasValue</w:t>
            </w:r>
          </w:p>
        </w:tc>
        <w:tc>
          <w:tcPr>
            <w:tcW w:w="4293" w:type="dxa"/>
          </w:tcPr>
          <w:p w14:paraId="195746E9" w14:textId="1AE1F14E" w:rsidR="00F92DE6" w:rsidRDefault="00F92DE6" w:rsidP="00F92DE6">
            <w:pPr>
              <w:tabs>
                <w:tab w:val="center" w:pos="2335"/>
              </w:tabs>
            </w:pPr>
            <w:r>
              <w:t>only (om-2:hasU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om-2:Quantity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om-2:hasValue</w:t>
            </w:r>
          </w:p>
        </w:tc>
        <w:tc>
          <w:tcPr>
            <w:tcW w:w="4293" w:type="dxa"/>
          </w:tcPr>
          <w:p w14:paraId="781B9FC3" w14:textId="301F6585" w:rsidR="00F92DE6" w:rsidRDefault="00F92DE6" w:rsidP="00F92DE6">
            <w:pPr>
              <w:tabs>
                <w:tab w:val="center" w:pos="2335"/>
              </w:tabs>
            </w:pPr>
            <w:r>
              <w:t>only (om-2:hasUnit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om-2:UnitDivision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om-2:hasNumerator</w:t>
            </w:r>
          </w:p>
        </w:tc>
        <w:tc>
          <w:tcPr>
            <w:tcW w:w="4293" w:type="dxa"/>
          </w:tcPr>
          <w:p w14:paraId="4A31104F" w14:textId="741E0520" w:rsidR="00F92DE6" w:rsidRDefault="00F92DE6" w:rsidP="00F92DE6">
            <w:pPr>
              <w:tabs>
                <w:tab w:val="center" w:pos="2335"/>
              </w:tabs>
            </w:pPr>
            <w:r w:rsidRPr="00E80D3C">
              <w:t>only om-2:TimeUnit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om-2:hasDenominator</w:t>
            </w:r>
          </w:p>
        </w:tc>
        <w:tc>
          <w:tcPr>
            <w:tcW w:w="4293" w:type="dxa"/>
          </w:tcPr>
          <w:p w14:paraId="589E40DE" w14:textId="5B3CB802" w:rsidR="00F92DE6" w:rsidRPr="00E80D3C" w:rsidRDefault="00F92DE6" w:rsidP="00F92DE6">
            <w:pPr>
              <w:tabs>
                <w:tab w:val="center" w:pos="2335"/>
              </w:tabs>
            </w:pPr>
            <w:r w:rsidRPr="00E80D3C">
              <w:t>only om-2:TimeUnit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om-2:Speed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om-2:hasAggregateFunction</w:t>
            </w:r>
          </w:p>
        </w:tc>
        <w:tc>
          <w:tcPr>
            <w:tcW w:w="4293" w:type="dxa"/>
          </w:tcPr>
          <w:p w14:paraId="390B7ACC" w14:textId="5AE01435" w:rsidR="00F92DE6" w:rsidRDefault="00F92DE6" w:rsidP="00F92DE6">
            <w:pPr>
              <w:tabs>
                <w:tab w:val="center" w:pos="2335"/>
              </w:tabs>
            </w:pPr>
            <w:r>
              <w:t>value {om-2:average}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om-2:Unit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om-2:Unit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DF20F5">
      <w:pPr>
        <w:pStyle w:val="ListParagraph"/>
        <w:numPr>
          <w:ilvl w:val="0"/>
          <w:numId w:val="9"/>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DF20F5">
      <w:pPr>
        <w:pStyle w:val="ListParagraph"/>
        <w:numPr>
          <w:ilvl w:val="0"/>
          <w:numId w:val="9"/>
        </w:numPr>
      </w:pPr>
      <w:r>
        <w:t>Additional semantics of sensors and observations</w:t>
      </w:r>
      <w:r w:rsidR="000274B3">
        <w:t>: temporal restrictions, connection to object properties</w:t>
      </w:r>
    </w:p>
    <w:p w14:paraId="77AA8E08" w14:textId="5294AD06" w:rsidR="007F39F0" w:rsidRDefault="003D14D7" w:rsidP="00DF20F5">
      <w:pPr>
        <w:pStyle w:val="ListParagraph"/>
        <w:numPr>
          <w:ilvl w:val="0"/>
          <w:numId w:val="9"/>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lastRenderedPageBreak/>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3939452"/>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t>
      </w:r>
      <w:r w:rsidR="004519E4">
        <w:lastRenderedPageBreak/>
        <w:t xml:space="preserve">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3939453"/>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lastRenderedPageBreak/>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w:t>
      </w:r>
      <w:r w:rsidR="00A7515E">
        <w:lastRenderedPageBreak/>
        <w:t>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 xml:space="preserve">change:hasManifestation some ParkingLot and  </w:t>
            </w:r>
            <w:r>
              <w:lastRenderedPageBreak/>
              <w:t>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lastRenderedPageBreak/>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lastRenderedPageBreak/>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3939454"/>
      <w:r>
        <w:t>Public</w:t>
      </w:r>
      <w:r w:rsidR="00BD7C89">
        <w:t xml:space="preserve"> Transit Ontology</w:t>
      </w:r>
      <w:bookmarkEnd w:id="140"/>
    </w:p>
    <w:p w14:paraId="6A7EE14B" w14:textId="07F0684A" w:rsidR="00D479C9" w:rsidRDefault="00703EE3"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lastRenderedPageBreak/>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lastRenderedPageBreak/>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lastRenderedPageBreak/>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3939455"/>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w:t>
      </w:r>
      <w:r w:rsidR="00CA0A44">
        <w:lastRenderedPageBreak/>
        <w:t>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lastRenderedPageBreak/>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lastRenderedPageBreak/>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lastRenderedPageBreak/>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3939456"/>
      <w:r>
        <w:lastRenderedPageBreak/>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lastRenderedPageBreak/>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3939457"/>
      <w:r>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3939458"/>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lastRenderedPageBreak/>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lastRenderedPageBreak/>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DF20F5">
      <w:pPr>
        <w:pStyle w:val="ListParagraph"/>
        <w:numPr>
          <w:ilvl w:val="0"/>
          <w:numId w:val="14"/>
        </w:numPr>
      </w:pPr>
      <w:r>
        <w:t>May be useful to add a generalized ‘hasPass’ relationship to capture various possible passes a person may have (transit and otherwise)</w:t>
      </w:r>
    </w:p>
    <w:p w14:paraId="00AF22D6" w14:textId="01874807" w:rsidR="00492B81" w:rsidRPr="00311611" w:rsidRDefault="00492B81" w:rsidP="00DF20F5">
      <w:pPr>
        <w:pStyle w:val="ListParagraph"/>
        <w:numPr>
          <w:ilvl w:val="0"/>
          <w:numId w:val="14"/>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3939459"/>
      <w:r>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DF20F5">
      <w:pPr>
        <w:pStyle w:val="ListParagraph"/>
        <w:numPr>
          <w:ilvl w:val="0"/>
          <w:numId w:val="10"/>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Default="00945639" w:rsidP="00DF20F5">
      <w:pPr>
        <w:pStyle w:val="ListParagraph"/>
        <w:numPr>
          <w:ilvl w:val="0"/>
          <w:numId w:val="10"/>
        </w:numPr>
      </w:pPr>
      <w:r>
        <w:t xml:space="preserve">IRI reference </w:t>
      </w:r>
      <w:r w:rsidR="00286604">
        <w:t xml:space="preserve">instead of import </w:t>
      </w:r>
      <w:r>
        <w:t>for large vocabularies (e.g. schema.org)</w:t>
      </w:r>
    </w:p>
    <w:p w14:paraId="6FD30029" w14:textId="433A77ED" w:rsidR="00F85C4D" w:rsidRPr="00E80D3C" w:rsidRDefault="00F85C4D" w:rsidP="00DF20F5">
      <w:pPr>
        <w:pStyle w:val="ListParagraph"/>
        <w:numPr>
          <w:ilvl w:val="0"/>
          <w:numId w:val="10"/>
        </w:numPr>
      </w:pPr>
      <w:r>
        <w:t xml:space="preserve">View on expressive limitations: </w:t>
      </w:r>
      <w:r w:rsidR="007B2FA7">
        <w:t>if semantics</w:t>
      </w:r>
      <w:r>
        <w:t xml:space="preserve"> cannot be precisely captured in OWL, it should at least be represented in the OWL ontology, defined in natural language, and ideally </w:t>
      </w:r>
      <w:r w:rsidR="007B2FA7">
        <w:t xml:space="preserve">in the future they may be </w:t>
      </w:r>
      <w:r>
        <w:t>captured in some more expressive extension.</w:t>
      </w:r>
    </w:p>
    <w:p w14:paraId="4CC5D477" w14:textId="3DE2EB9E" w:rsidR="007A2834" w:rsidRDefault="007A2834" w:rsidP="002016ED">
      <w:pPr>
        <w:pStyle w:val="Heading1"/>
      </w:pPr>
      <w:bookmarkStart w:id="148" w:name="_Toc23939460"/>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DF20F5">
      <w:pPr>
        <w:pStyle w:val="ListParagraph"/>
        <w:numPr>
          <w:ilvl w:val="0"/>
          <w:numId w:val="34"/>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DF20F5">
      <w:pPr>
        <w:pStyle w:val="ListParagraph"/>
        <w:numPr>
          <w:ilvl w:val="1"/>
          <w:numId w:val="34"/>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DF20F5">
      <w:pPr>
        <w:pStyle w:val="ListParagraph"/>
        <w:numPr>
          <w:ilvl w:val="1"/>
          <w:numId w:val="34"/>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DF20F5">
      <w:pPr>
        <w:pStyle w:val="ListParagraph"/>
        <w:numPr>
          <w:ilvl w:val="1"/>
          <w:numId w:val="34"/>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3939461"/>
      <w:r>
        <w:t>Consistency</w:t>
      </w:r>
      <w:bookmarkEnd w:id="149"/>
    </w:p>
    <w:p w14:paraId="4575D348" w14:textId="55752913" w:rsidR="00492B81" w:rsidRDefault="00492B81" w:rsidP="00492B81">
      <w:pPr>
        <w:rPr>
          <w:lang w:val="en-US" w:bidi="en-US"/>
        </w:rPr>
      </w:pPr>
      <w:r>
        <w:rPr>
          <w:lang w:val="en-US" w:bidi="en-US"/>
        </w:rPr>
        <w:t xml:space="preserve">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w:t>
      </w:r>
      <w:r>
        <w:rPr>
          <w:lang w:val="en-US" w:bidi="en-US"/>
        </w:rPr>
        <w:lastRenderedPageBreak/>
        <w:t>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r w:rsidR="007933E5">
        <w:rPr>
          <w:lang w:val="en-US" w:bidi="en-US"/>
        </w:rPr>
        <w:t>time:January</w:t>
      </w:r>
      <w:r w:rsidR="00461993">
        <w:rPr>
          <w:rStyle w:val="FootnoteReference"/>
          <w:lang w:val="en-US" w:bidi="en-US"/>
        </w:rPr>
        <w:footnoteReference w:id="17"/>
      </w:r>
      <w:r w:rsidR="007933E5">
        <w:rPr>
          <w:lang w:val="en-US" w:bidi="en-US"/>
        </w:rPr>
        <w:t>)</w:t>
      </w:r>
      <w:r w:rsidR="00155060">
        <w:rPr>
          <w:lang w:val="en-US" w:bidi="en-US"/>
        </w:rPr>
        <w:t xml:space="preserve"> is not reused in the 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3939462"/>
      <w:r>
        <w:t>Competency</w:t>
      </w:r>
      <w:bookmarkEnd w:id="150"/>
    </w:p>
    <w:p w14:paraId="5006B956" w14:textId="5AB7F3FB"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w:t>
      </w:r>
      <w:r w:rsidRPr="00FE1FC4">
        <w:rPr>
          <w:highlight w:val="yellow"/>
          <w:lang w:val="en-US" w:bidi="en-US"/>
        </w:rPr>
        <w:t>##</w:t>
      </w:r>
      <w:r>
        <w:rPr>
          <w:lang w:val="en-US" w:bidi="en-US"/>
        </w:rPr>
        <w:t xml:space="preserve">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8"/>
      </w:r>
      <w:r w:rsidR="00A84A0A">
        <w:rPr>
          <w:lang w:val="en-US" w:bidi="en-US"/>
        </w:rPr>
        <w:t xml:space="preserve">. </w:t>
      </w:r>
      <w:r w:rsidR="00131A71">
        <w:rPr>
          <w:lang w:val="en-US" w:bidi="en-US"/>
        </w:rPr>
        <w:t>T</w:t>
      </w:r>
      <w:r w:rsidR="00A84A0A">
        <w:rPr>
          <w:lang w:val="en-US" w:bidi="en-US"/>
        </w:rPr>
        <w:t>herefore</w:t>
      </w:r>
      <w:r w:rsidR="00131A71">
        <w:rPr>
          <w:lang w:val="en-US" w:bidi="en-US"/>
        </w:rPr>
        <w:t xml:space="preserve">, the ontology </w:t>
      </w:r>
      <w:r w:rsidR="00F3106F">
        <w:rPr>
          <w:lang w:val="en-US" w:bidi="en-US"/>
        </w:rPr>
        <w:t>has been</w:t>
      </w:r>
      <w:r w:rsidR="00131A71">
        <w:rPr>
          <w:lang w:val="en-US" w:bidi="en-US"/>
        </w:rPr>
        <w:t xml:space="preserve">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5E17D45A" w14:textId="6570B805" w:rsidR="00F3106F" w:rsidRDefault="00F3106F" w:rsidP="00286604">
      <w:pPr>
        <w:rPr>
          <w:lang w:val="en-US" w:bidi="en-US"/>
        </w:rPr>
      </w:pPr>
      <w:r>
        <w:rPr>
          <w:lang w:val="en-US" w:bidi="en-US"/>
        </w:rPr>
        <w:t xml:space="preserve">In the following, we </w:t>
      </w:r>
      <w:r w:rsidR="00315993">
        <w:rPr>
          <w:lang w:val="en-US" w:bidi="en-US"/>
        </w:rPr>
        <w:t xml:space="preserve">demonstrate the results of evaluation by formalizing each of the identified competency questions in SPARQL. The following namespaces will be used in addition to the namespaces defined in the previous </w:t>
      </w:r>
      <w:commentRangeStart w:id="151"/>
      <w:r w:rsidR="00315993">
        <w:rPr>
          <w:lang w:val="en-US" w:bidi="en-US"/>
        </w:rPr>
        <w:t>section</w:t>
      </w:r>
      <w:commentRangeEnd w:id="151"/>
      <w:r w:rsidR="00535EDF">
        <w:rPr>
          <w:rStyle w:val="CommentReference"/>
          <w:rFonts w:asciiTheme="minorHAnsi" w:eastAsiaTheme="minorEastAsia" w:hAnsiTheme="minorHAnsi"/>
          <w:lang w:val="en-US" w:bidi="en-US"/>
        </w:rPr>
        <w:commentReference w:id="151"/>
      </w:r>
      <w:r w:rsidR="00315993">
        <w:rPr>
          <w:lang w:val="en-US" w:bidi="en-US"/>
        </w:rPr>
        <w:t>:</w:t>
      </w:r>
    </w:p>
    <w:p w14:paraId="30508B0F" w14:textId="48B9BA4C" w:rsidR="00315993" w:rsidRDefault="00315993" w:rsidP="00DF20F5">
      <w:pPr>
        <w:pStyle w:val="ListParagraph"/>
        <w:numPr>
          <w:ilvl w:val="0"/>
          <w:numId w:val="36"/>
        </w:numPr>
      </w:pPr>
      <w:r>
        <w:t>rdf:</w:t>
      </w:r>
    </w:p>
    <w:p w14:paraId="2A470F5B" w14:textId="62B80725" w:rsidR="00315993" w:rsidRDefault="00315993" w:rsidP="00DF20F5">
      <w:pPr>
        <w:pStyle w:val="ListParagraph"/>
        <w:numPr>
          <w:ilvl w:val="0"/>
          <w:numId w:val="36"/>
        </w:numPr>
      </w:pPr>
      <w:r>
        <w:t>rdfs:</w:t>
      </w:r>
    </w:p>
    <w:p w14:paraId="3E41BAED" w14:textId="1B75B119" w:rsidR="00315993" w:rsidRPr="00315993" w:rsidRDefault="00315993" w:rsidP="00DF20F5">
      <w:pPr>
        <w:pStyle w:val="ListParagraph"/>
        <w:numPr>
          <w:ilvl w:val="0"/>
          <w:numId w:val="36"/>
        </w:numPr>
      </w:pPr>
      <w:r>
        <w:t>owl:</w:t>
      </w:r>
    </w:p>
    <w:p w14:paraId="00510207" w14:textId="56CF0F1A" w:rsidR="00315993" w:rsidRDefault="00315993" w:rsidP="00286604">
      <w:pPr>
        <w:rPr>
          <w:lang w:val="en-US" w:bidi="en-US"/>
        </w:rPr>
      </w:pPr>
      <w:r>
        <w:rPr>
          <w:lang w:val="en-US" w:bidi="en-US"/>
        </w:rPr>
        <w:t xml:space="preserve">Many of the competency questions pertain to some given individual of interest (e.g. a particular household or traffic zone). We capture such cases with a placeholder denoted in curly brackets (e.g. {household-1}) to illustrate where the individual or individuals of interest would be substituted.  </w:t>
      </w:r>
    </w:p>
    <w:p w14:paraId="7F5C81E9" w14:textId="77777777" w:rsidR="00703EE3" w:rsidRDefault="00703EE3" w:rsidP="00286604">
      <w:pPr>
        <w:rPr>
          <w:lang w:val="en-US" w:bidi="en-US"/>
        </w:rPr>
      </w:pPr>
    </w:p>
    <w:p w14:paraId="1AF0B5DE" w14:textId="03C572D7" w:rsidR="00703EE3" w:rsidRPr="00703EE3" w:rsidRDefault="00703EE3" w:rsidP="00286604">
      <w:pPr>
        <w:rPr>
          <w:lang w:val="en-US" w:bidi="en-US"/>
        </w:rPr>
      </w:pPr>
      <w:r>
        <w:rPr>
          <w:b/>
          <w:lang w:val="en-US" w:bidi="en-US"/>
        </w:rPr>
        <w:t>On the role of GeoSPARQL Functions:</w:t>
      </w:r>
      <w:r>
        <w:rPr>
          <w:lang w:val="en-US" w:bidi="en-US"/>
        </w:rPr>
        <w:t xml:space="preserve"> In practice, the spatial relationships </w:t>
      </w:r>
      <w:r w:rsidR="008010B8">
        <w:rPr>
          <w:lang w:val="en-US" w:bidi="en-US"/>
        </w:rPr>
        <w:t>between objects may not be encoded in the knowledge base. In such cases, GeoSPARQL functions may be employed</w:t>
      </w:r>
      <w:r w:rsidR="001E661C">
        <w:rPr>
          <w:lang w:val="en-US" w:bidi="en-US"/>
        </w:rPr>
        <w:t xml:space="preserve"> in the query</w:t>
      </w:r>
      <w:r w:rsidR="008010B8">
        <w:rPr>
          <w:lang w:val="en-US" w:bidi="en-US"/>
        </w:rPr>
        <w:t xml:space="preserve"> to compute these relationships using the coordinate data defined for the geo:Geometry objects.</w:t>
      </w:r>
      <w:r w:rsidR="001E661C">
        <w:rPr>
          <w:lang w:val="en-US" w:bidi="en-US"/>
        </w:rPr>
        <w:t xml:space="preserve"> </w:t>
      </w:r>
      <w:r w:rsidR="00986002">
        <w:rPr>
          <w:lang w:val="en-US" w:bidi="en-US"/>
        </w:rPr>
        <w:t>As the implementation of these functions is subject to some variation between triple stores, for the purposes of evaluation we design the queries under the assumption that the spatial relationships between geo:Feature objects are given. This allows us to maintain a consistent, triple store-independent formalization.</w:t>
      </w:r>
    </w:p>
    <w:p w14:paraId="27311F6A" w14:textId="6719AD10" w:rsidR="006C7A40" w:rsidRDefault="00FE1FC4" w:rsidP="006C7A40">
      <w:pPr>
        <w:pStyle w:val="Heading3"/>
      </w:pPr>
      <w:bookmarkStart w:id="152" w:name="_Toc23939463"/>
      <w:r>
        <w:lastRenderedPageBreak/>
        <w:t>CQs for Land Use and Transportation Simulation</w:t>
      </w:r>
      <w:bookmarkEnd w:id="152"/>
    </w:p>
    <w:p w14:paraId="261EE2BC" w14:textId="77F2B821" w:rsidR="00FE1FC4" w:rsidRDefault="00FE1FC4" w:rsidP="00FE1FC4">
      <w:pPr>
        <w:ind w:left="720" w:hanging="360"/>
      </w:pPr>
      <w:r>
        <w:t>CQ</w:t>
      </w:r>
      <w:r w:rsidR="00EB013E">
        <w:t>1-1: What trips originated</w:t>
      </w:r>
      <w:r w:rsidR="00FE42D1">
        <w:t>/ended</w:t>
      </w:r>
      <w:r w:rsidR="00FE42D1">
        <w:rPr>
          <w:rStyle w:val="FootnoteReference"/>
        </w:rPr>
        <w:footnoteReference w:id="19"/>
      </w:r>
      <w:r>
        <w:t xml:space="preserve"> in a given zone? </w:t>
      </w:r>
    </w:p>
    <w:p w14:paraId="196FED38" w14:textId="02E5A546" w:rsidR="00070532" w:rsidRPr="00986002" w:rsidRDefault="00070532" w:rsidP="00986002">
      <w:pPr>
        <w:ind w:left="1080" w:hanging="360"/>
        <w:rPr>
          <w:rFonts w:ascii="Courier" w:hAnsi="Courier"/>
        </w:rPr>
      </w:pPr>
      <w:r w:rsidRPr="00986002">
        <w:rPr>
          <w:rFonts w:ascii="Courier" w:hAnsi="Courier"/>
        </w:rPr>
        <w:t>SELECT ?trip WHERE {</w:t>
      </w:r>
    </w:p>
    <w:p w14:paraId="75EC3CCE" w14:textId="22202DF8" w:rsidR="00070532" w:rsidRPr="00986002" w:rsidRDefault="00070532" w:rsidP="00986002">
      <w:pPr>
        <w:ind w:left="1080" w:hanging="360"/>
        <w:rPr>
          <w:rFonts w:ascii="Courier" w:hAnsi="Courier"/>
        </w:rPr>
      </w:pPr>
      <w:r w:rsidRPr="00986002">
        <w:rPr>
          <w:rFonts w:ascii="Courier" w:hAnsi="Courier"/>
        </w:rPr>
        <w:t>?trip rdf:type trip:Trip.</w:t>
      </w:r>
    </w:p>
    <w:p w14:paraId="7D489993" w14:textId="77777777" w:rsidR="00703EE3" w:rsidRPr="00986002" w:rsidRDefault="00070532" w:rsidP="00986002">
      <w:pPr>
        <w:ind w:left="1080" w:hanging="360"/>
        <w:rPr>
          <w:rFonts w:ascii="Courier" w:hAnsi="Courier"/>
        </w:rPr>
      </w:pPr>
      <w:r w:rsidRPr="00986002">
        <w:rPr>
          <w:rFonts w:ascii="Courier" w:hAnsi="Courier"/>
        </w:rPr>
        <w:t>?trip trip:startLoc</w:t>
      </w:r>
      <w:r w:rsidR="00703EE3" w:rsidRPr="00986002">
        <w:rPr>
          <w:rFonts w:ascii="Courier" w:hAnsi="Courier"/>
        </w:rPr>
        <w:t xml:space="preserve"> ?sloc.</w:t>
      </w:r>
    </w:p>
    <w:p w14:paraId="52630EB4" w14:textId="539326E7" w:rsidR="00EB013E" w:rsidRPr="00986002" w:rsidRDefault="00CE4479" w:rsidP="00986002">
      <w:pPr>
        <w:ind w:left="1080" w:hanging="360"/>
        <w:rPr>
          <w:rFonts w:ascii="Courier" w:hAnsi="Courier"/>
        </w:rPr>
      </w:pPr>
      <w:r>
        <w:rPr>
          <w:rFonts w:ascii="Courier" w:hAnsi="Courier"/>
        </w:rPr>
        <w:t>{zone} a landuse:TrafficZone.</w:t>
      </w:r>
    </w:p>
    <w:p w14:paraId="6E26111E" w14:textId="456BA62E" w:rsidR="00CD145A" w:rsidRPr="00986002" w:rsidRDefault="00EB013E" w:rsidP="00CD145A">
      <w:pPr>
        <w:ind w:left="1080" w:hanging="360"/>
        <w:rPr>
          <w:rFonts w:ascii="Courier" w:hAnsi="Courier"/>
        </w:rPr>
      </w:pPr>
      <w:r w:rsidRPr="00986002">
        <w:rPr>
          <w:rFonts w:ascii="Courier" w:hAnsi="Courier"/>
        </w:rPr>
        <w:t>loc:hasLocation</w:t>
      </w:r>
      <w:r w:rsidR="00703EE3" w:rsidRPr="00986002">
        <w:rPr>
          <w:rFonts w:ascii="Courier" w:hAnsi="Courier"/>
        </w:rPr>
        <w:t xml:space="preserve"> ?zloc.</w:t>
      </w:r>
    </w:p>
    <w:p w14:paraId="7CA1E528" w14:textId="12945E12" w:rsidR="00EB013E" w:rsidRPr="00986002" w:rsidRDefault="00986002" w:rsidP="00986002">
      <w:pPr>
        <w:ind w:left="1080" w:hanging="360"/>
        <w:rPr>
          <w:rFonts w:ascii="Courier" w:hAnsi="Courier"/>
        </w:rPr>
      </w:pPr>
      <w:r w:rsidRPr="00986002">
        <w:rPr>
          <w:rFonts w:ascii="Courier" w:hAnsi="Courier"/>
        </w:rPr>
        <w:t>?zloc geo:contains ?sloc</w:t>
      </w:r>
      <w:r w:rsidR="00EB013E" w:rsidRPr="00986002">
        <w:rPr>
          <w:rFonts w:ascii="Courier" w:hAnsi="Courier"/>
        </w:rPr>
        <w:t>.</w:t>
      </w:r>
    </w:p>
    <w:p w14:paraId="071E1179" w14:textId="2790F6E5" w:rsidR="00703EE3" w:rsidRPr="00986002" w:rsidRDefault="00703EE3" w:rsidP="00986002">
      <w:pPr>
        <w:ind w:left="1080" w:hanging="360"/>
        <w:rPr>
          <w:rFonts w:ascii="Courier" w:hAnsi="Courier"/>
        </w:rPr>
      </w:pPr>
      <w:r w:rsidRPr="00986002">
        <w:rPr>
          <w:rFonts w:ascii="Courier" w:hAnsi="Courier"/>
        </w:rPr>
        <w:t>}</w:t>
      </w:r>
    </w:p>
    <w:p w14:paraId="378AA4A1" w14:textId="77777777" w:rsidR="00BA4B3A" w:rsidRDefault="00BA4B3A" w:rsidP="00EB013E">
      <w:pPr>
        <w:ind w:left="720" w:hanging="360"/>
      </w:pPr>
    </w:p>
    <w:p w14:paraId="09ED0C49" w14:textId="77777777" w:rsidR="00FE1FC4" w:rsidRDefault="00FE1FC4" w:rsidP="00FE1FC4">
      <w:pPr>
        <w:ind w:left="720" w:hanging="360"/>
      </w:pPr>
      <w:r>
        <w:t>CQ1-2: What is the occupation breakdown of the travelers whose trips originated/ended in a given zone?</w:t>
      </w:r>
    </w:p>
    <w:p w14:paraId="59C5D3FA" w14:textId="590D4BE9" w:rsidR="00CD145A" w:rsidRPr="00986002" w:rsidRDefault="00CD145A" w:rsidP="00CD145A">
      <w:pPr>
        <w:ind w:left="1080" w:hanging="360"/>
        <w:rPr>
          <w:rFonts w:ascii="Courier" w:hAnsi="Courier"/>
        </w:rPr>
      </w:pPr>
      <w:r w:rsidRPr="00986002">
        <w:rPr>
          <w:rFonts w:ascii="Courier" w:hAnsi="Courier"/>
        </w:rPr>
        <w:t>SELECT ?</w:t>
      </w:r>
      <w:r>
        <w:rPr>
          <w:rFonts w:ascii="Courier" w:hAnsi="Courier"/>
        </w:rPr>
        <w:t>occupation</w:t>
      </w:r>
      <w:r w:rsidRPr="00986002">
        <w:rPr>
          <w:rFonts w:ascii="Courier" w:hAnsi="Courier"/>
        </w:rPr>
        <w:t xml:space="preserve"> </w:t>
      </w:r>
      <w:r>
        <w:rPr>
          <w:rFonts w:ascii="Courier" w:hAnsi="Courier"/>
        </w:rPr>
        <w:t xml:space="preserve">(COUNT ?trip as ?trips) </w:t>
      </w:r>
      <w:r w:rsidRPr="00986002">
        <w:rPr>
          <w:rFonts w:ascii="Courier" w:hAnsi="Courier"/>
        </w:rPr>
        <w:t>WHERE {</w:t>
      </w:r>
    </w:p>
    <w:p w14:paraId="156214F6" w14:textId="77777777" w:rsidR="00CD145A" w:rsidRPr="00986002" w:rsidRDefault="00CD145A" w:rsidP="00CD145A">
      <w:pPr>
        <w:ind w:left="1080" w:hanging="360"/>
        <w:rPr>
          <w:rFonts w:ascii="Courier" w:hAnsi="Courier"/>
        </w:rPr>
      </w:pPr>
      <w:r w:rsidRPr="00986002">
        <w:rPr>
          <w:rFonts w:ascii="Courier" w:hAnsi="Courier"/>
        </w:rPr>
        <w:t>?trip rdf:type trip:Trip.</w:t>
      </w:r>
    </w:p>
    <w:p w14:paraId="6ECACD7F" w14:textId="77777777" w:rsidR="00CD145A" w:rsidRPr="00986002" w:rsidRDefault="00CD145A" w:rsidP="00CD145A">
      <w:pPr>
        <w:ind w:left="1080" w:hanging="360"/>
        <w:rPr>
          <w:rFonts w:ascii="Courier" w:hAnsi="Courier"/>
        </w:rPr>
      </w:pPr>
      <w:r w:rsidRPr="00986002">
        <w:rPr>
          <w:rFonts w:ascii="Courier" w:hAnsi="Courier"/>
        </w:rPr>
        <w:t>?trip trip:startLoc ?sloc.</w:t>
      </w:r>
    </w:p>
    <w:p w14:paraId="753A80D0" w14:textId="754B42AC" w:rsidR="00CD145A" w:rsidRPr="00986002" w:rsidRDefault="00CE4479" w:rsidP="00CD145A">
      <w:pPr>
        <w:ind w:left="1080" w:hanging="360"/>
        <w:rPr>
          <w:rFonts w:ascii="Courier" w:hAnsi="Courier"/>
        </w:rPr>
      </w:pPr>
      <w:r>
        <w:rPr>
          <w:rFonts w:ascii="Courier" w:hAnsi="Courier"/>
        </w:rPr>
        <w:t>{zone} a landuse:TrafficZone.</w:t>
      </w:r>
    </w:p>
    <w:p w14:paraId="606C992E" w14:textId="77777777" w:rsidR="00CD145A" w:rsidRDefault="00CD145A" w:rsidP="00CD145A">
      <w:pPr>
        <w:ind w:left="1080" w:hanging="360"/>
        <w:rPr>
          <w:rFonts w:ascii="Courier" w:hAnsi="Courier"/>
        </w:rPr>
      </w:pPr>
      <w:r w:rsidRPr="00986002">
        <w:rPr>
          <w:rFonts w:ascii="Courier" w:hAnsi="Courier"/>
        </w:rPr>
        <w:t>loc:hasLocation ?zloc.</w:t>
      </w:r>
    </w:p>
    <w:p w14:paraId="122625F6" w14:textId="5CD261A1" w:rsidR="00763A55" w:rsidRDefault="00763A55" w:rsidP="00CD145A">
      <w:pPr>
        <w:ind w:left="1080" w:hanging="360"/>
        <w:rPr>
          <w:rFonts w:ascii="Courier" w:hAnsi="Courier"/>
        </w:rPr>
      </w:pPr>
      <w:r>
        <w:rPr>
          <w:rFonts w:ascii="Courier" w:hAnsi="Courier"/>
        </w:rPr>
        <w:t>?zloc geo:contains ?sloc.</w:t>
      </w:r>
    </w:p>
    <w:p w14:paraId="5C8B0883" w14:textId="08E4E6DE" w:rsidR="00763A55" w:rsidRDefault="00763A55" w:rsidP="00CD145A">
      <w:pPr>
        <w:ind w:left="1080" w:hanging="360"/>
        <w:rPr>
          <w:rFonts w:ascii="Courier" w:hAnsi="Courier"/>
        </w:rPr>
      </w:pPr>
      <w:r>
        <w:rPr>
          <w:rFonts w:ascii="Courier" w:hAnsi="Courier"/>
        </w:rPr>
        <w:t>?trip urban:tripPerformedBy ?p.</w:t>
      </w:r>
    </w:p>
    <w:p w14:paraId="507997E2" w14:textId="73B0E7BD" w:rsidR="00763A55" w:rsidRDefault="00763A55" w:rsidP="00CD145A">
      <w:pPr>
        <w:ind w:left="1080" w:hanging="360"/>
        <w:rPr>
          <w:rFonts w:ascii="Courier" w:hAnsi="Courier"/>
        </w:rPr>
      </w:pPr>
      <w:r>
        <w:rPr>
          <w:rFonts w:ascii="Courier" w:hAnsi="Courier"/>
        </w:rPr>
        <w:t xml:space="preserve">?o </w:t>
      </w:r>
      <w:r w:rsidR="002777E9">
        <w:rPr>
          <w:rFonts w:ascii="Courier" w:hAnsi="Courier"/>
        </w:rPr>
        <w:t>org:performedBy ?p.</w:t>
      </w:r>
    </w:p>
    <w:p w14:paraId="0DF847BD" w14:textId="63154CE4" w:rsidR="00763A55" w:rsidRDefault="002777E9" w:rsidP="00CD145A">
      <w:pPr>
        <w:ind w:left="1080" w:hanging="360"/>
        <w:rPr>
          <w:rFonts w:ascii="Courier" w:hAnsi="Courier"/>
        </w:rPr>
      </w:pPr>
      <w:r>
        <w:rPr>
          <w:rFonts w:ascii="Courier" w:hAnsi="Courier"/>
        </w:rPr>
        <w:t>?o org:hasOccupationType ?occupation.</w:t>
      </w:r>
    </w:p>
    <w:p w14:paraId="4DD31D55" w14:textId="5C9D2817" w:rsidR="00CD145A" w:rsidRPr="00986002" w:rsidRDefault="00CD145A" w:rsidP="00CD145A">
      <w:pPr>
        <w:ind w:left="1080" w:hanging="360"/>
        <w:rPr>
          <w:rFonts w:ascii="Courier" w:hAnsi="Courier"/>
        </w:rPr>
      </w:pPr>
      <w:r>
        <w:rPr>
          <w:rFonts w:ascii="Courier" w:hAnsi="Courier"/>
        </w:rPr>
        <w:t>} GROUP BY ?occupation</w:t>
      </w:r>
    </w:p>
    <w:p w14:paraId="7DF36117" w14:textId="77777777" w:rsidR="00FE42D1" w:rsidRDefault="00FE42D1" w:rsidP="00FE1FC4">
      <w:pPr>
        <w:ind w:left="720" w:hanging="360"/>
      </w:pPr>
    </w:p>
    <w:p w14:paraId="65FCF2A8" w14:textId="77777777" w:rsidR="00FE1FC4" w:rsidRDefault="00FE1FC4" w:rsidP="00FE1FC4">
      <w:pPr>
        <w:ind w:left="720" w:hanging="360"/>
      </w:pPr>
      <w:r>
        <w:t>CQ1-3: What were the purposes of the trips that originated/ended in a given zone?</w:t>
      </w:r>
    </w:p>
    <w:p w14:paraId="4C366E2D" w14:textId="1C29BD84" w:rsidR="00CE4479" w:rsidRPr="00986002" w:rsidRDefault="00CE4479" w:rsidP="00CE4479">
      <w:pPr>
        <w:ind w:left="1080" w:hanging="360"/>
        <w:rPr>
          <w:rFonts w:ascii="Courier" w:hAnsi="Courier"/>
        </w:rPr>
      </w:pPr>
      <w:r w:rsidRPr="00986002">
        <w:rPr>
          <w:rFonts w:ascii="Courier" w:hAnsi="Courier"/>
        </w:rPr>
        <w:t xml:space="preserve">SELECT </w:t>
      </w:r>
      <w:r>
        <w:rPr>
          <w:rFonts w:ascii="Courier" w:hAnsi="Courier"/>
        </w:rPr>
        <w:t>?trip ?</w:t>
      </w:r>
      <w:r w:rsidR="00E6765C">
        <w:rPr>
          <w:rFonts w:ascii="Courier" w:hAnsi="Courier"/>
        </w:rPr>
        <w:t>activitytype</w:t>
      </w:r>
      <w:r w:rsidRPr="00986002">
        <w:rPr>
          <w:rFonts w:ascii="Courier" w:hAnsi="Courier"/>
        </w:rPr>
        <w:t xml:space="preserve"> WHERE {</w:t>
      </w:r>
    </w:p>
    <w:p w14:paraId="5F2D86B1" w14:textId="77777777" w:rsidR="00CE4479" w:rsidRPr="00986002" w:rsidRDefault="00CE4479" w:rsidP="00CE4479">
      <w:pPr>
        <w:ind w:left="1080" w:hanging="360"/>
        <w:rPr>
          <w:rFonts w:ascii="Courier" w:hAnsi="Courier"/>
        </w:rPr>
      </w:pPr>
      <w:r w:rsidRPr="00986002">
        <w:rPr>
          <w:rFonts w:ascii="Courier" w:hAnsi="Courier"/>
        </w:rPr>
        <w:t>?trip rdf:type trip:Trip.</w:t>
      </w:r>
    </w:p>
    <w:p w14:paraId="7095260A" w14:textId="77777777" w:rsidR="00CE4479" w:rsidRPr="00986002" w:rsidRDefault="00CE4479" w:rsidP="00CE4479">
      <w:pPr>
        <w:ind w:left="1080" w:hanging="360"/>
        <w:rPr>
          <w:rFonts w:ascii="Courier" w:hAnsi="Courier"/>
        </w:rPr>
      </w:pPr>
      <w:r w:rsidRPr="00986002">
        <w:rPr>
          <w:rFonts w:ascii="Courier" w:hAnsi="Courier"/>
        </w:rPr>
        <w:t>?trip trip:startLoc ?sloc.</w:t>
      </w:r>
    </w:p>
    <w:p w14:paraId="24E1437F" w14:textId="77777777" w:rsidR="00CE4479" w:rsidRPr="00986002" w:rsidRDefault="00CE4479" w:rsidP="00CE4479">
      <w:pPr>
        <w:ind w:left="1080" w:hanging="360"/>
        <w:rPr>
          <w:rFonts w:ascii="Courier" w:hAnsi="Courier"/>
        </w:rPr>
      </w:pPr>
      <w:r>
        <w:rPr>
          <w:rFonts w:ascii="Courier" w:hAnsi="Courier"/>
        </w:rPr>
        <w:t>{zone} a landuse:TrafficZone.</w:t>
      </w:r>
    </w:p>
    <w:p w14:paraId="70E72E55" w14:textId="77777777" w:rsidR="00CE4479" w:rsidRPr="00986002" w:rsidRDefault="00CE4479" w:rsidP="00CE4479">
      <w:pPr>
        <w:ind w:left="1080" w:hanging="360"/>
        <w:rPr>
          <w:rFonts w:ascii="Courier" w:hAnsi="Courier"/>
        </w:rPr>
      </w:pPr>
      <w:r w:rsidRPr="00986002">
        <w:rPr>
          <w:rFonts w:ascii="Courier" w:hAnsi="Courier"/>
        </w:rPr>
        <w:t>loc:hasLocation ?zloc.</w:t>
      </w:r>
    </w:p>
    <w:p w14:paraId="6FE972DB" w14:textId="77777777" w:rsidR="00CE4479" w:rsidRDefault="00CE4479" w:rsidP="00CE4479">
      <w:pPr>
        <w:ind w:left="1080" w:hanging="360"/>
        <w:rPr>
          <w:rFonts w:ascii="Courier" w:hAnsi="Courier"/>
        </w:rPr>
      </w:pPr>
      <w:r w:rsidRPr="00986002">
        <w:rPr>
          <w:rFonts w:ascii="Courier" w:hAnsi="Courier"/>
        </w:rPr>
        <w:t>?zloc geo:contains ?sloc.</w:t>
      </w:r>
    </w:p>
    <w:p w14:paraId="2ABC99A1" w14:textId="5F4DA746" w:rsidR="00CE4479" w:rsidRDefault="00CE4479" w:rsidP="00CE4479">
      <w:pPr>
        <w:ind w:left="1080" w:hanging="360"/>
        <w:rPr>
          <w:rFonts w:ascii="Courier" w:hAnsi="Courier"/>
        </w:rPr>
      </w:pPr>
      <w:r>
        <w:rPr>
          <w:rFonts w:ascii="Courier" w:hAnsi="Courier"/>
        </w:rPr>
        <w:t>?trip trip:associatedwith ?activity.</w:t>
      </w:r>
    </w:p>
    <w:p w14:paraId="09AD7AD3" w14:textId="6F2891D8" w:rsidR="00CE4479" w:rsidRPr="00986002" w:rsidRDefault="00CE4479" w:rsidP="00CE4479">
      <w:pPr>
        <w:ind w:left="1080" w:hanging="360"/>
        <w:rPr>
          <w:rFonts w:ascii="Courier" w:hAnsi="Courier"/>
        </w:rPr>
      </w:pPr>
      <w:r>
        <w:rPr>
          <w:rFonts w:ascii="Courier" w:hAnsi="Courier"/>
        </w:rPr>
        <w:t>?activity rdf:type ?</w:t>
      </w:r>
      <w:r w:rsidR="00E6765C">
        <w:rPr>
          <w:rFonts w:ascii="Courier" w:hAnsi="Courier"/>
        </w:rPr>
        <w:t>activitytype</w:t>
      </w:r>
      <w:r>
        <w:rPr>
          <w:rFonts w:ascii="Courier" w:hAnsi="Courier"/>
        </w:rPr>
        <w:t>.</w:t>
      </w:r>
    </w:p>
    <w:p w14:paraId="69E81EB0" w14:textId="77777777" w:rsidR="00CE4479" w:rsidRPr="00986002" w:rsidRDefault="00CE4479" w:rsidP="00CE4479">
      <w:pPr>
        <w:ind w:left="1080" w:hanging="360"/>
        <w:rPr>
          <w:rFonts w:ascii="Courier" w:hAnsi="Courier"/>
        </w:rPr>
      </w:pPr>
      <w:r w:rsidRPr="00986002">
        <w:rPr>
          <w:rFonts w:ascii="Courier" w:hAnsi="Courier"/>
        </w:rPr>
        <w:t>}</w:t>
      </w:r>
    </w:p>
    <w:p w14:paraId="1F7B7DC3" w14:textId="77777777" w:rsidR="00CE4479" w:rsidRDefault="00CE4479" w:rsidP="00FE1FC4">
      <w:pPr>
        <w:ind w:left="720" w:hanging="360"/>
      </w:pPr>
    </w:p>
    <w:p w14:paraId="33F60254" w14:textId="77777777" w:rsidR="00FE1FC4" w:rsidRDefault="00FE1FC4" w:rsidP="00FE1FC4">
      <w:pPr>
        <w:ind w:left="720" w:hanging="360"/>
      </w:pPr>
      <w:r>
        <w:t>CQ1-4: In a particular time period, how many trips originated/ended in a given zone?</w:t>
      </w:r>
    </w:p>
    <w:p w14:paraId="778DDDF6" w14:textId="30FAC632" w:rsidR="003A54C7" w:rsidRPr="00986002" w:rsidRDefault="002A1719" w:rsidP="003A54C7">
      <w:pPr>
        <w:ind w:left="1080" w:hanging="360"/>
        <w:rPr>
          <w:rFonts w:ascii="Courier" w:hAnsi="Courier"/>
        </w:rPr>
      </w:pPr>
      <w:r>
        <w:rPr>
          <w:rFonts w:ascii="Courier" w:hAnsi="Courier"/>
        </w:rPr>
        <w:t>SELECT</w:t>
      </w:r>
      <w:r w:rsidR="003A54C7" w:rsidRPr="00986002">
        <w:rPr>
          <w:rFonts w:ascii="Courier" w:hAnsi="Courier"/>
        </w:rPr>
        <w:t xml:space="preserve"> </w:t>
      </w:r>
      <w:r w:rsidR="003A54C7">
        <w:rPr>
          <w:rFonts w:ascii="Courier" w:hAnsi="Courier"/>
        </w:rPr>
        <w:t xml:space="preserve">(COUNT ?trip as ?trips) </w:t>
      </w:r>
      <w:r w:rsidR="003A54C7" w:rsidRPr="00986002">
        <w:rPr>
          <w:rFonts w:ascii="Courier" w:hAnsi="Courier"/>
        </w:rPr>
        <w:t>WHERE {</w:t>
      </w:r>
    </w:p>
    <w:p w14:paraId="18890C33" w14:textId="77777777" w:rsidR="003A54C7" w:rsidRPr="00986002" w:rsidRDefault="003A54C7" w:rsidP="003A54C7">
      <w:pPr>
        <w:ind w:left="1080" w:hanging="360"/>
        <w:rPr>
          <w:rFonts w:ascii="Courier" w:hAnsi="Courier"/>
        </w:rPr>
      </w:pPr>
      <w:r w:rsidRPr="00986002">
        <w:rPr>
          <w:rFonts w:ascii="Courier" w:hAnsi="Courier"/>
        </w:rPr>
        <w:t>?trip rdf:type trip:Trip.</w:t>
      </w:r>
    </w:p>
    <w:p w14:paraId="5CA5AE4F" w14:textId="77777777" w:rsidR="003A54C7" w:rsidRPr="00986002" w:rsidRDefault="003A54C7" w:rsidP="003A54C7">
      <w:pPr>
        <w:ind w:left="1080" w:hanging="360"/>
        <w:rPr>
          <w:rFonts w:ascii="Courier" w:hAnsi="Courier"/>
        </w:rPr>
      </w:pPr>
      <w:r w:rsidRPr="00986002">
        <w:rPr>
          <w:rFonts w:ascii="Courier" w:hAnsi="Courier"/>
        </w:rPr>
        <w:t>?trip trip:startLoc ?sloc.</w:t>
      </w:r>
    </w:p>
    <w:p w14:paraId="5B1CE5DD" w14:textId="77777777" w:rsidR="003A54C7" w:rsidRPr="00986002" w:rsidRDefault="003A54C7" w:rsidP="003A54C7">
      <w:pPr>
        <w:ind w:left="1080" w:hanging="360"/>
        <w:rPr>
          <w:rFonts w:ascii="Courier" w:hAnsi="Courier"/>
        </w:rPr>
      </w:pPr>
      <w:r>
        <w:rPr>
          <w:rFonts w:ascii="Courier" w:hAnsi="Courier"/>
        </w:rPr>
        <w:t>{zone} a landuse:TrafficZone.</w:t>
      </w:r>
    </w:p>
    <w:p w14:paraId="7EAB2EF7" w14:textId="77777777" w:rsidR="003A54C7" w:rsidRDefault="003A54C7" w:rsidP="003A54C7">
      <w:pPr>
        <w:ind w:left="1080" w:hanging="360"/>
        <w:rPr>
          <w:rFonts w:ascii="Courier" w:hAnsi="Courier"/>
        </w:rPr>
      </w:pPr>
      <w:r w:rsidRPr="00986002">
        <w:rPr>
          <w:rFonts w:ascii="Courier" w:hAnsi="Courier"/>
        </w:rPr>
        <w:t>loc:hasLocation ?zloc.</w:t>
      </w:r>
    </w:p>
    <w:p w14:paraId="0835B837" w14:textId="77777777" w:rsidR="003A54C7" w:rsidRDefault="003A54C7" w:rsidP="003A54C7">
      <w:pPr>
        <w:ind w:left="1080" w:hanging="360"/>
        <w:rPr>
          <w:rFonts w:ascii="Courier" w:hAnsi="Courier"/>
        </w:rPr>
      </w:pPr>
      <w:r>
        <w:rPr>
          <w:rFonts w:ascii="Courier" w:hAnsi="Courier"/>
        </w:rPr>
        <w:t>?zloc geo:contains ?sloc.</w:t>
      </w:r>
    </w:p>
    <w:p w14:paraId="76ECEA67" w14:textId="4935E628" w:rsidR="003A54C7" w:rsidRPr="00986002" w:rsidRDefault="002A1719" w:rsidP="003A54C7">
      <w:pPr>
        <w:ind w:left="1080" w:hanging="360"/>
        <w:rPr>
          <w:rFonts w:ascii="Courier" w:hAnsi="Courier"/>
        </w:rPr>
      </w:pPr>
      <w:r>
        <w:rPr>
          <w:rFonts w:ascii="Courier" w:hAnsi="Courier"/>
        </w:rPr>
        <w:t>} GROUP BY ?zloc</w:t>
      </w:r>
    </w:p>
    <w:p w14:paraId="24616B8A" w14:textId="77777777" w:rsidR="003A54C7" w:rsidRDefault="003A54C7" w:rsidP="00FE1FC4">
      <w:pPr>
        <w:ind w:left="720" w:hanging="360"/>
      </w:pPr>
    </w:p>
    <w:p w14:paraId="7FC42E8C" w14:textId="77777777" w:rsidR="00FE1FC4" w:rsidRDefault="00FE1FC4" w:rsidP="00FE1FC4">
      <w:pPr>
        <w:ind w:left="720" w:hanging="360"/>
      </w:pPr>
      <w:r>
        <w:t>CQ1-5: What were the transportation mode(s) taken by trips that originated/ended in a given zone?</w:t>
      </w:r>
    </w:p>
    <w:p w14:paraId="11E5D565" w14:textId="4165290C" w:rsidR="002A1719" w:rsidRPr="00986002" w:rsidRDefault="002A1719" w:rsidP="002A1719">
      <w:pPr>
        <w:ind w:left="1080" w:hanging="360"/>
        <w:rPr>
          <w:rFonts w:ascii="Courier" w:hAnsi="Courier"/>
        </w:rPr>
      </w:pPr>
      <w:r w:rsidRPr="00986002">
        <w:rPr>
          <w:rFonts w:ascii="Courier" w:hAnsi="Courier"/>
        </w:rPr>
        <w:lastRenderedPageBreak/>
        <w:t xml:space="preserve">SELECT </w:t>
      </w:r>
      <w:r>
        <w:rPr>
          <w:rFonts w:ascii="Courier" w:hAnsi="Courier"/>
        </w:rPr>
        <w:t xml:space="preserve">DISTINCT ?mode </w:t>
      </w:r>
      <w:r w:rsidRPr="00986002">
        <w:rPr>
          <w:rFonts w:ascii="Courier" w:hAnsi="Courier"/>
        </w:rPr>
        <w:t>WHERE {</w:t>
      </w:r>
    </w:p>
    <w:p w14:paraId="39383A8A" w14:textId="77777777" w:rsidR="002A1719" w:rsidRPr="00986002" w:rsidRDefault="002A1719" w:rsidP="002A1719">
      <w:pPr>
        <w:ind w:left="1080" w:hanging="360"/>
        <w:rPr>
          <w:rFonts w:ascii="Courier" w:hAnsi="Courier"/>
        </w:rPr>
      </w:pPr>
      <w:r w:rsidRPr="00986002">
        <w:rPr>
          <w:rFonts w:ascii="Courier" w:hAnsi="Courier"/>
        </w:rPr>
        <w:t>?trip rdf:type trip:Trip.</w:t>
      </w:r>
    </w:p>
    <w:p w14:paraId="3D2A9879" w14:textId="77777777" w:rsidR="002A1719" w:rsidRPr="00986002" w:rsidRDefault="002A1719" w:rsidP="002A1719">
      <w:pPr>
        <w:ind w:left="1080" w:hanging="360"/>
        <w:rPr>
          <w:rFonts w:ascii="Courier" w:hAnsi="Courier"/>
        </w:rPr>
      </w:pPr>
      <w:r w:rsidRPr="00986002">
        <w:rPr>
          <w:rFonts w:ascii="Courier" w:hAnsi="Courier"/>
        </w:rPr>
        <w:t>?trip trip:startLoc ?sloc.</w:t>
      </w:r>
    </w:p>
    <w:p w14:paraId="262839B8" w14:textId="77777777" w:rsidR="002A1719" w:rsidRPr="00986002" w:rsidRDefault="002A1719" w:rsidP="002A1719">
      <w:pPr>
        <w:ind w:left="1080" w:hanging="360"/>
        <w:rPr>
          <w:rFonts w:ascii="Courier" w:hAnsi="Courier"/>
        </w:rPr>
      </w:pPr>
      <w:r>
        <w:rPr>
          <w:rFonts w:ascii="Courier" w:hAnsi="Courier"/>
        </w:rPr>
        <w:t>{zone} a landuse:TrafficZone.</w:t>
      </w:r>
    </w:p>
    <w:p w14:paraId="703B0090" w14:textId="77777777" w:rsidR="002A1719" w:rsidRPr="00986002" w:rsidRDefault="002A1719" w:rsidP="002A1719">
      <w:pPr>
        <w:ind w:left="1080" w:hanging="360"/>
        <w:rPr>
          <w:rFonts w:ascii="Courier" w:hAnsi="Courier"/>
        </w:rPr>
      </w:pPr>
      <w:r w:rsidRPr="00986002">
        <w:rPr>
          <w:rFonts w:ascii="Courier" w:hAnsi="Courier"/>
        </w:rPr>
        <w:t>loc:hasLocation ?zloc.</w:t>
      </w:r>
    </w:p>
    <w:p w14:paraId="22918169" w14:textId="77777777" w:rsidR="002A1719" w:rsidRDefault="002A1719" w:rsidP="002A1719">
      <w:pPr>
        <w:ind w:left="1080" w:hanging="360"/>
        <w:rPr>
          <w:rFonts w:ascii="Courier" w:hAnsi="Courier"/>
        </w:rPr>
      </w:pPr>
      <w:r w:rsidRPr="00986002">
        <w:rPr>
          <w:rFonts w:ascii="Courier" w:hAnsi="Courier"/>
        </w:rPr>
        <w:t>?zloc geo:contains ?sloc.</w:t>
      </w:r>
    </w:p>
    <w:p w14:paraId="7F202264" w14:textId="371410DD" w:rsidR="002A1719" w:rsidRPr="00986002" w:rsidRDefault="002A1719" w:rsidP="002A1719">
      <w:pPr>
        <w:ind w:left="1080" w:hanging="360"/>
        <w:rPr>
          <w:rFonts w:ascii="Courier" w:hAnsi="Courier"/>
        </w:rPr>
      </w:pPr>
      <w:r>
        <w:rPr>
          <w:rFonts w:ascii="Courier" w:hAnsi="Courier"/>
        </w:rPr>
        <w:t>?trip trip:viaMode ?mode.</w:t>
      </w:r>
    </w:p>
    <w:p w14:paraId="0ED45E7A" w14:textId="77777777" w:rsidR="002A1719" w:rsidRPr="00986002" w:rsidRDefault="002A1719" w:rsidP="002A1719">
      <w:pPr>
        <w:ind w:left="1080" w:hanging="360"/>
        <w:rPr>
          <w:rFonts w:ascii="Courier" w:hAnsi="Courier"/>
        </w:rPr>
      </w:pPr>
      <w:r w:rsidRPr="00986002">
        <w:rPr>
          <w:rFonts w:ascii="Courier" w:hAnsi="Courier"/>
        </w:rPr>
        <w:t>}</w:t>
      </w:r>
    </w:p>
    <w:p w14:paraId="33CB6D91" w14:textId="77777777" w:rsidR="002A1719" w:rsidRDefault="002A1719" w:rsidP="00FE1FC4">
      <w:pPr>
        <w:ind w:left="720" w:hanging="360"/>
      </w:pPr>
    </w:p>
    <w:p w14:paraId="243AAF7D" w14:textId="77777777" w:rsidR="00FE1FC4" w:rsidRDefault="00FE1FC4" w:rsidP="00FE1FC4">
      <w:pPr>
        <w:ind w:left="720" w:hanging="360"/>
      </w:pPr>
      <w:r>
        <w:t>CQ1-6: Who are the members of a particular household?</w:t>
      </w:r>
    </w:p>
    <w:p w14:paraId="114BFDF7" w14:textId="79246744" w:rsidR="007E667D" w:rsidRDefault="007E667D" w:rsidP="00FE1FC4">
      <w:pPr>
        <w:ind w:left="720" w:hanging="360"/>
      </w:pPr>
      <w:r>
        <w:t>The following query returns all persons who are or have been members of a household</w:t>
      </w:r>
      <w:r w:rsidR="000854F1">
        <w:t>, the change:existsAt property would need to be used to constrain the results to household members at a particular point in time</w:t>
      </w:r>
      <w:r>
        <w:t xml:space="preserve">. </w:t>
      </w:r>
    </w:p>
    <w:p w14:paraId="1A513976" w14:textId="4477B337" w:rsidR="00E025C3" w:rsidRPr="00986002" w:rsidRDefault="00E025C3" w:rsidP="00E025C3">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WHERE {</w:t>
      </w:r>
    </w:p>
    <w:p w14:paraId="39162EB9" w14:textId="1689E8B8" w:rsidR="00E025C3" w:rsidRDefault="00E025C3" w:rsidP="00E025C3">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w:t>
      </w:r>
      <w:r w:rsidR="007E667D">
        <w:rPr>
          <w:rFonts w:ascii="Courier" w:hAnsi="Courier"/>
        </w:rPr>
        <w:t>PD</w:t>
      </w:r>
      <w:r w:rsidRPr="00986002">
        <w:rPr>
          <w:rFonts w:ascii="Courier" w:hAnsi="Courier"/>
        </w:rPr>
        <w:t>.</w:t>
      </w:r>
    </w:p>
    <w:p w14:paraId="43B1A28D" w14:textId="56D77FBB" w:rsidR="007E667D" w:rsidRPr="00986002" w:rsidRDefault="007E667D" w:rsidP="00E025C3">
      <w:pPr>
        <w:ind w:left="1080" w:hanging="360"/>
        <w:rPr>
          <w:rFonts w:ascii="Courier" w:hAnsi="Courier"/>
        </w:rPr>
      </w:pPr>
      <w:r>
        <w:rPr>
          <w:rFonts w:ascii="Courier" w:hAnsi="Courier"/>
        </w:rPr>
        <w:t>{household} change:hasManifestation ?hhld.</w:t>
      </w:r>
    </w:p>
    <w:p w14:paraId="244C17E8" w14:textId="706D7A67" w:rsidR="007E667D" w:rsidRDefault="007E667D" w:rsidP="00E025C3">
      <w:pPr>
        <w:ind w:left="1080" w:hanging="360"/>
        <w:rPr>
          <w:rFonts w:ascii="Courier" w:hAnsi="Courier"/>
        </w:rPr>
      </w:pPr>
      <w:r>
        <w:rPr>
          <w:rFonts w:ascii="Courier" w:hAnsi="Courier"/>
        </w:rPr>
        <w:t>?hhld household:hasHouseholdMember ?person_at_t.</w:t>
      </w:r>
    </w:p>
    <w:p w14:paraId="73F50007" w14:textId="4739D923" w:rsidR="00E025C3" w:rsidRPr="00986002" w:rsidRDefault="007E667D" w:rsidP="007E667D">
      <w:pPr>
        <w:ind w:left="1080" w:hanging="360"/>
        <w:rPr>
          <w:rFonts w:ascii="Courier" w:hAnsi="Courier"/>
        </w:rPr>
      </w:pPr>
      <w:r>
        <w:rPr>
          <w:rFonts w:ascii="Courier" w:hAnsi="Courier"/>
        </w:rPr>
        <w:t>?person_at_t change:manifestationOf ?person.</w:t>
      </w:r>
    </w:p>
    <w:p w14:paraId="190EFFA3" w14:textId="77777777" w:rsidR="00E025C3" w:rsidRPr="00986002" w:rsidRDefault="00E025C3" w:rsidP="00E025C3">
      <w:pPr>
        <w:ind w:left="1080" w:hanging="360"/>
        <w:rPr>
          <w:rFonts w:ascii="Courier" w:hAnsi="Courier"/>
        </w:rPr>
      </w:pPr>
      <w:r w:rsidRPr="00986002">
        <w:rPr>
          <w:rFonts w:ascii="Courier" w:hAnsi="Courier"/>
        </w:rPr>
        <w:t>}</w:t>
      </w:r>
    </w:p>
    <w:p w14:paraId="572B7D03" w14:textId="77777777" w:rsidR="007E667D" w:rsidRDefault="007E667D" w:rsidP="000854F1"/>
    <w:p w14:paraId="7A6B2759" w14:textId="77777777" w:rsidR="00FE1FC4" w:rsidRDefault="00FE1FC4" w:rsidP="00FE1FC4">
      <w:pPr>
        <w:ind w:left="720" w:hanging="360"/>
      </w:pPr>
      <w:r>
        <w:t>CQ1-7: What trips were performed, by which members of a particular household?</w:t>
      </w:r>
    </w:p>
    <w:p w14:paraId="422E29EB" w14:textId="0EBEE1B5" w:rsidR="00E13F85" w:rsidRPr="00986002" w:rsidRDefault="00E13F85" w:rsidP="00E13F85">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sidR="009B6351">
        <w:rPr>
          <w:rFonts w:ascii="Courier" w:hAnsi="Courier"/>
        </w:rPr>
        <w:t xml:space="preserve">?trip </w:t>
      </w:r>
      <w:r w:rsidRPr="00986002">
        <w:rPr>
          <w:rFonts w:ascii="Courier" w:hAnsi="Courier"/>
        </w:rPr>
        <w:t>WHERE {</w:t>
      </w:r>
    </w:p>
    <w:p w14:paraId="000B0367" w14:textId="77777777" w:rsidR="00E13F85" w:rsidRDefault="00E13F85" w:rsidP="00E13F85">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418E3087" w14:textId="77777777" w:rsidR="00E13F85" w:rsidRPr="00986002" w:rsidRDefault="00E13F85" w:rsidP="00E13F85">
      <w:pPr>
        <w:ind w:left="1080" w:hanging="360"/>
        <w:rPr>
          <w:rFonts w:ascii="Courier" w:hAnsi="Courier"/>
        </w:rPr>
      </w:pPr>
      <w:r>
        <w:rPr>
          <w:rFonts w:ascii="Courier" w:hAnsi="Courier"/>
        </w:rPr>
        <w:t>{household} change:hasManifestation ?hhld.</w:t>
      </w:r>
    </w:p>
    <w:p w14:paraId="06E88809" w14:textId="77777777" w:rsidR="00E13F85" w:rsidRDefault="00E13F85" w:rsidP="00E13F85">
      <w:pPr>
        <w:ind w:left="1080" w:hanging="360"/>
        <w:rPr>
          <w:rFonts w:ascii="Courier" w:hAnsi="Courier"/>
        </w:rPr>
      </w:pPr>
      <w:r>
        <w:rPr>
          <w:rFonts w:ascii="Courier" w:hAnsi="Courier"/>
        </w:rPr>
        <w:t>?hhld household:hasHouseholdMember ?person_at_t.</w:t>
      </w:r>
    </w:p>
    <w:p w14:paraId="21B76BFB" w14:textId="77777777" w:rsidR="00E13F85" w:rsidRDefault="00E13F85" w:rsidP="00E13F85">
      <w:pPr>
        <w:ind w:left="1080" w:hanging="360"/>
        <w:rPr>
          <w:rFonts w:ascii="Courier" w:hAnsi="Courier"/>
        </w:rPr>
      </w:pPr>
      <w:r>
        <w:rPr>
          <w:rFonts w:ascii="Courier" w:hAnsi="Courier"/>
        </w:rPr>
        <w:t>?person_at_t change:manifestationOf ?person.</w:t>
      </w:r>
    </w:p>
    <w:p w14:paraId="48A7A97E" w14:textId="5318F6B2" w:rsidR="009B6351" w:rsidRPr="00986002" w:rsidRDefault="009B6351" w:rsidP="00E13F85">
      <w:pPr>
        <w:ind w:left="1080" w:hanging="360"/>
        <w:rPr>
          <w:rFonts w:ascii="Courier" w:hAnsi="Courier"/>
        </w:rPr>
      </w:pPr>
      <w:r>
        <w:rPr>
          <w:rFonts w:ascii="Courier" w:hAnsi="Courier"/>
        </w:rPr>
        <w:t>?trip urbansys:tripPerformedBy ?person_at_t.</w:t>
      </w:r>
    </w:p>
    <w:p w14:paraId="14B64431" w14:textId="77777777" w:rsidR="00E13F85" w:rsidRPr="00986002" w:rsidRDefault="00E13F85" w:rsidP="00E13F85">
      <w:pPr>
        <w:ind w:left="1080" w:hanging="360"/>
        <w:rPr>
          <w:rFonts w:ascii="Courier" w:hAnsi="Courier"/>
        </w:rPr>
      </w:pPr>
      <w:r w:rsidRPr="00986002">
        <w:rPr>
          <w:rFonts w:ascii="Courier" w:hAnsi="Courier"/>
        </w:rPr>
        <w:t>}</w:t>
      </w:r>
    </w:p>
    <w:p w14:paraId="38482131" w14:textId="77777777" w:rsidR="00E13F85" w:rsidRDefault="00E13F85" w:rsidP="00FE1FC4">
      <w:pPr>
        <w:ind w:left="720" w:hanging="360"/>
      </w:pPr>
    </w:p>
    <w:p w14:paraId="7BD17278" w14:textId="77777777" w:rsidR="00FE1FC4" w:rsidRDefault="00FE1FC4" w:rsidP="00FE1FC4">
      <w:pPr>
        <w:ind w:left="720" w:hanging="360"/>
      </w:pPr>
      <w:r>
        <w:t>CQ1-8: What were the purposes of the trips performed by members of a particular household?</w:t>
      </w:r>
    </w:p>
    <w:p w14:paraId="037A2954" w14:textId="76BDFC72" w:rsidR="003C2701" w:rsidRPr="00986002" w:rsidRDefault="003C2701" w:rsidP="003C2701">
      <w:pPr>
        <w:ind w:left="1080" w:hanging="360"/>
        <w:rPr>
          <w:rFonts w:ascii="Courier" w:hAnsi="Courier"/>
        </w:rPr>
      </w:pPr>
      <w:r w:rsidRPr="00986002">
        <w:rPr>
          <w:rFonts w:ascii="Courier" w:hAnsi="Courier"/>
        </w:rPr>
        <w:t xml:space="preserve">SELECT </w:t>
      </w:r>
      <w:r>
        <w:rPr>
          <w:rFonts w:ascii="Courier" w:hAnsi="Courier"/>
        </w:rPr>
        <w:t>?person</w:t>
      </w:r>
      <w:r w:rsidRPr="00986002">
        <w:rPr>
          <w:rFonts w:ascii="Courier" w:hAnsi="Courier"/>
        </w:rPr>
        <w:t xml:space="preserve"> </w:t>
      </w:r>
      <w:r>
        <w:rPr>
          <w:rFonts w:ascii="Courier" w:hAnsi="Courier"/>
        </w:rPr>
        <w:t xml:space="preserve">?trip ?activity </w:t>
      </w:r>
      <w:r w:rsidRPr="00986002">
        <w:rPr>
          <w:rFonts w:ascii="Courier" w:hAnsi="Courier"/>
        </w:rPr>
        <w:t>WHERE {</w:t>
      </w:r>
    </w:p>
    <w:p w14:paraId="009027E1" w14:textId="77777777" w:rsidR="003C2701" w:rsidRDefault="003C2701" w:rsidP="003C2701">
      <w:pPr>
        <w:ind w:left="1080" w:hanging="360"/>
        <w:rPr>
          <w:rFonts w:ascii="Courier" w:hAnsi="Courier"/>
        </w:rPr>
      </w:pPr>
      <w:r>
        <w:rPr>
          <w:rFonts w:ascii="Courier" w:hAnsi="Courier"/>
        </w:rPr>
        <w:t>{household}</w:t>
      </w:r>
      <w:r w:rsidRPr="00986002">
        <w:rPr>
          <w:rFonts w:ascii="Courier" w:hAnsi="Courier"/>
        </w:rPr>
        <w:t xml:space="preserve"> rdf:type </w:t>
      </w:r>
      <w:r>
        <w:rPr>
          <w:rFonts w:ascii="Courier" w:hAnsi="Courier"/>
        </w:rPr>
        <w:t>household</w:t>
      </w:r>
      <w:r w:rsidRPr="00986002">
        <w:rPr>
          <w:rFonts w:ascii="Courier" w:hAnsi="Courier"/>
        </w:rPr>
        <w:t>:</w:t>
      </w:r>
      <w:r>
        <w:rPr>
          <w:rFonts w:ascii="Courier" w:hAnsi="Courier"/>
        </w:rPr>
        <w:t>HouseholdPD</w:t>
      </w:r>
      <w:r w:rsidRPr="00986002">
        <w:rPr>
          <w:rFonts w:ascii="Courier" w:hAnsi="Courier"/>
        </w:rPr>
        <w:t>.</w:t>
      </w:r>
    </w:p>
    <w:p w14:paraId="3556843B" w14:textId="77777777" w:rsidR="003C2701" w:rsidRPr="00986002" w:rsidRDefault="003C2701" w:rsidP="003C2701">
      <w:pPr>
        <w:ind w:left="1080" w:hanging="360"/>
        <w:rPr>
          <w:rFonts w:ascii="Courier" w:hAnsi="Courier"/>
        </w:rPr>
      </w:pPr>
      <w:r>
        <w:rPr>
          <w:rFonts w:ascii="Courier" w:hAnsi="Courier"/>
        </w:rPr>
        <w:t>{household} change:hasManifestation ?hhld.</w:t>
      </w:r>
    </w:p>
    <w:p w14:paraId="531BACB1" w14:textId="77777777" w:rsidR="003C2701" w:rsidRDefault="003C2701" w:rsidP="003C2701">
      <w:pPr>
        <w:ind w:left="1080" w:hanging="360"/>
        <w:rPr>
          <w:rFonts w:ascii="Courier" w:hAnsi="Courier"/>
        </w:rPr>
      </w:pPr>
      <w:r>
        <w:rPr>
          <w:rFonts w:ascii="Courier" w:hAnsi="Courier"/>
        </w:rPr>
        <w:t>?hhld household:hasHouseholdMember ?person_at_t.</w:t>
      </w:r>
    </w:p>
    <w:p w14:paraId="67BCDECC" w14:textId="77777777" w:rsidR="003C2701" w:rsidRDefault="003C2701" w:rsidP="003C2701">
      <w:pPr>
        <w:ind w:left="1080" w:hanging="360"/>
        <w:rPr>
          <w:rFonts w:ascii="Courier" w:hAnsi="Courier"/>
        </w:rPr>
      </w:pPr>
      <w:r>
        <w:rPr>
          <w:rFonts w:ascii="Courier" w:hAnsi="Courier"/>
        </w:rPr>
        <w:t>?person_at_t change:manifestationOf ?person.</w:t>
      </w:r>
    </w:p>
    <w:p w14:paraId="53BC2E32" w14:textId="77777777" w:rsidR="003C2701" w:rsidRDefault="003C2701" w:rsidP="003C2701">
      <w:pPr>
        <w:ind w:left="1080" w:hanging="360"/>
        <w:rPr>
          <w:rFonts w:ascii="Courier" w:hAnsi="Courier"/>
        </w:rPr>
      </w:pPr>
      <w:r>
        <w:rPr>
          <w:rFonts w:ascii="Courier" w:hAnsi="Courier"/>
        </w:rPr>
        <w:t>?trip urbansys:tripPerformedBy ?person_at_t.</w:t>
      </w:r>
    </w:p>
    <w:p w14:paraId="718A89F0" w14:textId="55761D72" w:rsidR="003C2701" w:rsidRDefault="003C2701" w:rsidP="003C2701">
      <w:pPr>
        <w:ind w:left="1080" w:hanging="360"/>
        <w:rPr>
          <w:rFonts w:ascii="Courier" w:hAnsi="Courier"/>
        </w:rPr>
      </w:pPr>
      <w:r>
        <w:rPr>
          <w:rFonts w:ascii="Courier" w:hAnsi="Courier"/>
        </w:rPr>
        <w:t>?trip urbansys:associatedWith ?occ.</w:t>
      </w:r>
    </w:p>
    <w:p w14:paraId="60F9426C" w14:textId="2F54940E" w:rsidR="003C2701" w:rsidRPr="00986002" w:rsidRDefault="003C2701" w:rsidP="003C2701">
      <w:pPr>
        <w:ind w:left="1080" w:hanging="360"/>
        <w:rPr>
          <w:rFonts w:ascii="Courier" w:hAnsi="Courier"/>
        </w:rPr>
      </w:pPr>
      <w:r>
        <w:rPr>
          <w:rFonts w:ascii="Courier" w:hAnsi="Courier"/>
        </w:rPr>
        <w:t>?occ rdf:type ?activity.</w:t>
      </w:r>
    </w:p>
    <w:p w14:paraId="75451831" w14:textId="77777777" w:rsidR="003C2701" w:rsidRPr="00986002" w:rsidRDefault="003C2701" w:rsidP="003C2701">
      <w:pPr>
        <w:ind w:left="1080" w:hanging="360"/>
        <w:rPr>
          <w:rFonts w:ascii="Courier" w:hAnsi="Courier"/>
        </w:rPr>
      </w:pPr>
      <w:r w:rsidRPr="00986002">
        <w:rPr>
          <w:rFonts w:ascii="Courier" w:hAnsi="Courier"/>
        </w:rPr>
        <w:t>}</w:t>
      </w:r>
    </w:p>
    <w:p w14:paraId="1196ACFF" w14:textId="77777777" w:rsidR="003C2701" w:rsidRDefault="003C2701" w:rsidP="00FE1FC4">
      <w:pPr>
        <w:ind w:left="720" w:hanging="360"/>
      </w:pPr>
    </w:p>
    <w:p w14:paraId="2D217096" w14:textId="77777777" w:rsidR="00FE1FC4" w:rsidRDefault="00FE1FC4" w:rsidP="00FE1FC4">
      <w:pPr>
        <w:ind w:left="720" w:hanging="360"/>
      </w:pPr>
      <w:r>
        <w:t>CQ1-9: What is the age, sex, and occupation of the traveler who performed a particular trip?</w:t>
      </w:r>
    </w:p>
    <w:p w14:paraId="6648FB1B" w14:textId="4BF325F3" w:rsidR="000909CE" w:rsidRPr="00986002" w:rsidRDefault="000909CE" w:rsidP="000909CE">
      <w:pPr>
        <w:ind w:left="1080" w:hanging="360"/>
        <w:rPr>
          <w:rFonts w:ascii="Courier" w:hAnsi="Courier"/>
        </w:rPr>
      </w:pPr>
      <w:r w:rsidRPr="00986002">
        <w:rPr>
          <w:rFonts w:ascii="Courier" w:hAnsi="Courier"/>
        </w:rPr>
        <w:t xml:space="preserve">SELECT </w:t>
      </w:r>
      <w:r>
        <w:rPr>
          <w:rFonts w:ascii="Courier" w:hAnsi="Courier"/>
        </w:rPr>
        <w:t>?age</w:t>
      </w:r>
      <w:r w:rsidRPr="00986002">
        <w:rPr>
          <w:rFonts w:ascii="Courier" w:hAnsi="Courier"/>
        </w:rPr>
        <w:t xml:space="preserve"> </w:t>
      </w:r>
      <w:r>
        <w:rPr>
          <w:rFonts w:ascii="Courier" w:hAnsi="Courier"/>
        </w:rPr>
        <w:t xml:space="preserve">?sex ?occ </w:t>
      </w:r>
      <w:r w:rsidRPr="00986002">
        <w:rPr>
          <w:rFonts w:ascii="Courier" w:hAnsi="Courier"/>
        </w:rPr>
        <w:t>WHERE {</w:t>
      </w:r>
    </w:p>
    <w:p w14:paraId="6C89CC54" w14:textId="37CBC9CF" w:rsidR="000909CE" w:rsidRDefault="000909CE" w:rsidP="000909CE">
      <w:pPr>
        <w:ind w:left="1080" w:hanging="360"/>
        <w:rPr>
          <w:rFonts w:ascii="Courier" w:hAnsi="Courier"/>
        </w:rPr>
      </w:pPr>
      <w:r>
        <w:rPr>
          <w:rFonts w:ascii="Courier" w:hAnsi="Courier"/>
        </w:rPr>
        <w:t>{trip} urbansys:tripPerformedBy ?person_at_t.</w:t>
      </w:r>
    </w:p>
    <w:p w14:paraId="29D05AA2" w14:textId="77777777" w:rsidR="000909CE" w:rsidRDefault="000909CE" w:rsidP="000909CE">
      <w:pPr>
        <w:ind w:left="1080" w:hanging="360"/>
        <w:rPr>
          <w:rFonts w:ascii="Courier" w:hAnsi="Courier"/>
        </w:rPr>
      </w:pPr>
      <w:r>
        <w:rPr>
          <w:rFonts w:ascii="Courier" w:hAnsi="Courier"/>
        </w:rPr>
        <w:t>?person_at_t change:manifestationOf ?person.</w:t>
      </w:r>
    </w:p>
    <w:p w14:paraId="0B2872FF" w14:textId="1C842140" w:rsidR="000909CE" w:rsidRDefault="000909CE" w:rsidP="000909CE">
      <w:pPr>
        <w:ind w:left="1080" w:hanging="360"/>
        <w:rPr>
          <w:rFonts w:ascii="Courier" w:hAnsi="Courier"/>
        </w:rPr>
      </w:pPr>
      <w:r>
        <w:rPr>
          <w:rFonts w:ascii="Courier" w:hAnsi="Courier"/>
        </w:rPr>
        <w:t>?person_at_t person:hasAge</w:t>
      </w:r>
      <w:r w:rsidR="00167AE3">
        <w:rPr>
          <w:rFonts w:ascii="Courier" w:hAnsi="Courier"/>
        </w:rPr>
        <w:t xml:space="preserve"> ?d.</w:t>
      </w:r>
    </w:p>
    <w:p w14:paraId="55C5B380" w14:textId="78D9E6E9" w:rsidR="00167AE3" w:rsidRDefault="00167AE3" w:rsidP="000909CE">
      <w:pPr>
        <w:ind w:left="1080" w:hanging="360"/>
        <w:rPr>
          <w:rFonts w:ascii="Courier" w:hAnsi="Courier"/>
        </w:rPr>
      </w:pPr>
      <w:r>
        <w:rPr>
          <w:rFonts w:ascii="Courier" w:hAnsi="Courier"/>
        </w:rPr>
        <w:t>?d om:hasValue ?m.</w:t>
      </w:r>
    </w:p>
    <w:p w14:paraId="5DB160C2" w14:textId="1FA6990A" w:rsidR="00167AE3" w:rsidRDefault="00167AE3" w:rsidP="000909CE">
      <w:pPr>
        <w:ind w:left="1080" w:hanging="360"/>
        <w:rPr>
          <w:rFonts w:ascii="Courier" w:hAnsi="Courier"/>
        </w:rPr>
      </w:pPr>
      <w:r>
        <w:rPr>
          <w:rFonts w:ascii="Courier" w:hAnsi="Courier"/>
        </w:rPr>
        <w:t>?m om:has_numerical_value ?age.</w:t>
      </w:r>
    </w:p>
    <w:p w14:paraId="38C962D4" w14:textId="2C5BB89A" w:rsidR="000909CE" w:rsidRDefault="000909CE" w:rsidP="000909CE">
      <w:pPr>
        <w:ind w:left="1080" w:hanging="360"/>
        <w:rPr>
          <w:rFonts w:ascii="Courier" w:hAnsi="Courier"/>
        </w:rPr>
      </w:pPr>
      <w:r>
        <w:rPr>
          <w:rFonts w:ascii="Courier" w:hAnsi="Courier"/>
        </w:rPr>
        <w:lastRenderedPageBreak/>
        <w:t>?occ org:performedBy ?person_at_t</w:t>
      </w:r>
      <w:r w:rsidR="00167AE3">
        <w:rPr>
          <w:rFonts w:ascii="Courier" w:hAnsi="Courier"/>
        </w:rPr>
        <w:t>.</w:t>
      </w:r>
    </w:p>
    <w:p w14:paraId="5549C5B6" w14:textId="7A7DFDA8" w:rsidR="00167AE3" w:rsidRPr="00986002" w:rsidRDefault="00167AE3" w:rsidP="000909CE">
      <w:pPr>
        <w:ind w:left="1080" w:hanging="360"/>
        <w:rPr>
          <w:rFonts w:ascii="Courier" w:hAnsi="Courier"/>
        </w:rPr>
      </w:pPr>
      <w:r>
        <w:rPr>
          <w:rFonts w:ascii="Courier" w:hAnsi="Courier"/>
        </w:rPr>
        <w:t>?person person:hasSex ?sex.</w:t>
      </w:r>
    </w:p>
    <w:p w14:paraId="7D70A2E8" w14:textId="77777777" w:rsidR="000909CE" w:rsidRPr="00986002" w:rsidRDefault="000909CE" w:rsidP="000909CE">
      <w:pPr>
        <w:ind w:left="1080" w:hanging="360"/>
        <w:rPr>
          <w:rFonts w:ascii="Courier" w:hAnsi="Courier"/>
        </w:rPr>
      </w:pPr>
      <w:r w:rsidRPr="00986002">
        <w:rPr>
          <w:rFonts w:ascii="Courier" w:hAnsi="Courier"/>
        </w:rPr>
        <w:t>}</w:t>
      </w:r>
    </w:p>
    <w:p w14:paraId="4403F133" w14:textId="77777777" w:rsidR="000909CE" w:rsidRDefault="000909CE" w:rsidP="00FE1FC4">
      <w:pPr>
        <w:ind w:left="720" w:hanging="360"/>
      </w:pPr>
    </w:p>
    <w:p w14:paraId="76E9023B" w14:textId="77777777" w:rsidR="00FE1FC4" w:rsidRPr="00896F7F" w:rsidRDefault="00FE1FC4" w:rsidP="00FE1FC4">
      <w:pPr>
        <w:ind w:left="720" w:hanging="360"/>
      </w:pPr>
      <w:r>
        <w:t>CQ1-10: What land use classification is associated with a particular parcel?</w:t>
      </w:r>
    </w:p>
    <w:p w14:paraId="3E9917D5" w14:textId="63AD4120" w:rsidR="00601167" w:rsidRDefault="00601167" w:rsidP="00601167">
      <w:pPr>
        <w:ind w:left="1080" w:hanging="360"/>
        <w:rPr>
          <w:rFonts w:ascii="Courier" w:hAnsi="Courier"/>
        </w:rPr>
      </w:pPr>
      <w:r>
        <w:rPr>
          <w:rFonts w:ascii="Courier" w:hAnsi="Courier"/>
        </w:rPr>
        <w:t>SELECT ?class WHERE {</w:t>
      </w:r>
    </w:p>
    <w:p w14:paraId="7526919E" w14:textId="0AF7E7E9" w:rsidR="00601167" w:rsidRDefault="00FD2DC5" w:rsidP="00601167">
      <w:pPr>
        <w:ind w:left="1080" w:hanging="360"/>
        <w:rPr>
          <w:rFonts w:ascii="Courier" w:hAnsi="Courier"/>
        </w:rPr>
      </w:pPr>
      <w:r>
        <w:rPr>
          <w:rFonts w:ascii="Courier" w:hAnsi="Courier"/>
        </w:rPr>
        <w:t>{parcel} change:hasManifestation ?parcel_at_t.</w:t>
      </w:r>
    </w:p>
    <w:p w14:paraId="2906F529" w14:textId="5DC769CE" w:rsidR="00FD2DC5" w:rsidRDefault="00FD2DC5" w:rsidP="00601167">
      <w:pPr>
        <w:ind w:left="1080" w:hanging="360"/>
        <w:rPr>
          <w:rFonts w:ascii="Courier" w:hAnsi="Courier"/>
        </w:rPr>
      </w:pPr>
      <w:r>
        <w:rPr>
          <w:rFonts w:ascii="Courier" w:hAnsi="Courier"/>
        </w:rPr>
        <w:t>?parcel_at_t landuse:hasLandUse ?landuse.</w:t>
      </w:r>
    </w:p>
    <w:p w14:paraId="78011D21" w14:textId="4632F68D" w:rsidR="00FD2DC5" w:rsidRDefault="00FD2DC5" w:rsidP="00601167">
      <w:pPr>
        <w:ind w:left="1080" w:hanging="360"/>
        <w:rPr>
          <w:rFonts w:ascii="Courier" w:hAnsi="Courier"/>
        </w:rPr>
      </w:pPr>
      <w:r>
        <w:rPr>
          <w:rFonts w:ascii="Courier" w:hAnsi="Courier"/>
        </w:rPr>
        <w:t>?landuse rdf:type ?class.</w:t>
      </w:r>
    </w:p>
    <w:p w14:paraId="08A843AB" w14:textId="3A389ED5" w:rsidR="00601167" w:rsidRDefault="00601167" w:rsidP="00601167">
      <w:pPr>
        <w:ind w:left="1080" w:hanging="360"/>
        <w:rPr>
          <w:rFonts w:ascii="Courier" w:hAnsi="Courier"/>
        </w:rPr>
      </w:pPr>
      <w:r>
        <w:rPr>
          <w:rFonts w:ascii="Courier" w:hAnsi="Courier"/>
        </w:rPr>
        <w:t>}</w:t>
      </w:r>
    </w:p>
    <w:p w14:paraId="4CA66288" w14:textId="77777777" w:rsidR="00FE1FC4" w:rsidRPr="00FE1FC4" w:rsidRDefault="00FE1FC4" w:rsidP="00FE1FC4">
      <w:pPr>
        <w:rPr>
          <w:lang w:val="en-US" w:bidi="en-US"/>
        </w:rPr>
      </w:pPr>
    </w:p>
    <w:p w14:paraId="6FDB1AC1" w14:textId="65D8B352" w:rsidR="006C7A40" w:rsidRPr="00286604" w:rsidRDefault="006C7A40" w:rsidP="006C7A40">
      <w:pPr>
        <w:pStyle w:val="Heading3"/>
      </w:pPr>
      <w:bookmarkStart w:id="153" w:name="_Toc23939464"/>
      <w:r>
        <w:t xml:space="preserve">CQs for </w:t>
      </w:r>
      <w:r w:rsidR="00FE1FC4">
        <w:t>Transit Research</w:t>
      </w:r>
      <w:bookmarkEnd w:id="153"/>
    </w:p>
    <w:p w14:paraId="6ACB93D9" w14:textId="7809BAD3" w:rsidR="00FE1FC4" w:rsidRPr="007F75FD" w:rsidRDefault="00FE1FC4" w:rsidP="00FE1FC4">
      <w:pPr>
        <w:ind w:left="720" w:hanging="360"/>
      </w:pPr>
      <w:r w:rsidRPr="007F75FD">
        <w:t>CQ2-1: What date and time has a subway incident occurred?</w:t>
      </w:r>
      <w:r w:rsidR="00270A44">
        <w:tab/>
      </w:r>
    </w:p>
    <w:p w14:paraId="1EF3E6B7" w14:textId="77777777" w:rsidR="00FE1FC4" w:rsidRPr="007F75FD" w:rsidRDefault="00FE1FC4" w:rsidP="00FE1FC4">
      <w:pPr>
        <w:ind w:left="720" w:hanging="360"/>
      </w:pPr>
      <w:r w:rsidRPr="007F75FD">
        <w:t>CQ2-2: What are the locations of buses from a particular station after the occurrence of a subway incident?</w:t>
      </w:r>
    </w:p>
    <w:p w14:paraId="0DE6D020" w14:textId="77777777" w:rsidR="00FE1FC4" w:rsidRPr="00C22F47" w:rsidRDefault="00FE1FC4" w:rsidP="00FE1FC4">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4B50A51D" w14:textId="77777777" w:rsidR="006C7A40" w:rsidRDefault="006C7A40" w:rsidP="006C7A40">
      <w:pPr>
        <w:rPr>
          <w:lang w:val="en-US" w:bidi="en-US"/>
        </w:rPr>
      </w:pPr>
    </w:p>
    <w:p w14:paraId="2D7D7A88" w14:textId="1073E5ED" w:rsidR="006C7A40" w:rsidRDefault="006C7A40" w:rsidP="006C7A40">
      <w:pPr>
        <w:pStyle w:val="Heading3"/>
      </w:pPr>
      <w:bookmarkStart w:id="154" w:name="_Toc23939465"/>
      <w:r>
        <w:t xml:space="preserve">CQs for </w:t>
      </w:r>
      <w:r w:rsidR="00FE1FC4">
        <w:t>Smart Parking Applications</w:t>
      </w:r>
      <w:bookmarkEnd w:id="154"/>
    </w:p>
    <w:p w14:paraId="0A4CCD4C" w14:textId="77777777" w:rsidR="00FE1FC4" w:rsidRDefault="00FE1FC4" w:rsidP="00FE1FC4">
      <w:pPr>
        <w:ind w:left="720" w:hanging="360"/>
      </w:pPr>
      <w:r>
        <w:rPr>
          <w:lang w:val="en-US" w:bidi="en-US"/>
        </w:rPr>
        <w:t xml:space="preserve">CQ3-1 </w:t>
      </w:r>
      <w:r>
        <w:t>What is the address of the parking lot P?</w:t>
      </w:r>
    </w:p>
    <w:p w14:paraId="3F6C87D8" w14:textId="77777777" w:rsidR="00FE1FC4" w:rsidRDefault="00FE1FC4" w:rsidP="00FE1FC4">
      <w:pPr>
        <w:ind w:left="720" w:hanging="360"/>
      </w:pPr>
      <w:r>
        <w:t>CQ3-2 What is the capacity of parking lot P?</w:t>
      </w:r>
    </w:p>
    <w:p w14:paraId="41A43BE4" w14:textId="77777777" w:rsidR="00FE1FC4" w:rsidRDefault="00FE1FC4" w:rsidP="00FE1FC4">
      <w:pPr>
        <w:ind w:left="720" w:hanging="360"/>
      </w:pPr>
      <w:r>
        <w:t>CQ3-3 Is it accessible by disabled people, and if so how many parking lots are for disabled vehicles?</w:t>
      </w:r>
    </w:p>
    <w:p w14:paraId="549A6C2C" w14:textId="77777777" w:rsidR="00FE1FC4" w:rsidRDefault="00FE1FC4" w:rsidP="00FE1FC4">
      <w:pPr>
        <w:ind w:left="720" w:hanging="360"/>
      </w:pPr>
      <w:r>
        <w:t>CQ3-4 Is there a height limit for vehicles for a parking lot P?</w:t>
      </w:r>
    </w:p>
    <w:p w14:paraId="4334C5BA" w14:textId="77777777" w:rsidR="00FE1FC4" w:rsidRDefault="00FE1FC4" w:rsidP="00FE1FC4">
      <w:pPr>
        <w:ind w:left="720" w:hanging="360"/>
      </w:pPr>
      <w:r>
        <w:t>CQ3-5 What are the geographic coordinates for parking lot P?</w:t>
      </w:r>
    </w:p>
    <w:p w14:paraId="5A924011" w14:textId="77777777" w:rsidR="00FE1FC4" w:rsidRDefault="00FE1FC4" w:rsidP="00FE1FC4">
      <w:pPr>
        <w:ind w:left="720" w:hanging="360"/>
      </w:pPr>
      <w:r>
        <w:t>CQ3-6 What building is a particular parking lot located in?</w:t>
      </w:r>
    </w:p>
    <w:p w14:paraId="37B0C1AA" w14:textId="77777777" w:rsidR="00FE1FC4" w:rsidRDefault="00FE1FC4" w:rsidP="00FE1FC4">
      <w:pPr>
        <w:ind w:left="720" w:hanging="360"/>
      </w:pPr>
      <w:r>
        <w:t>CQ3-7 Is a particular parking lot open to the public at a given time?</w:t>
      </w:r>
    </w:p>
    <w:p w14:paraId="13026968" w14:textId="77777777" w:rsidR="00FE1FC4" w:rsidRDefault="00FE1FC4" w:rsidP="00FE1FC4">
      <w:pPr>
        <w:ind w:left="720" w:hanging="360"/>
      </w:pPr>
      <w:r>
        <w:t>CQ3-8 How much does it cost to park in a particular parking lot?</w:t>
      </w:r>
    </w:p>
    <w:p w14:paraId="5E927BAB" w14:textId="77777777" w:rsidR="00FE1FC4" w:rsidRDefault="00FE1FC4" w:rsidP="00FE1FC4">
      <w:pPr>
        <w:ind w:left="720" w:hanging="360"/>
      </w:pPr>
      <w:r>
        <w:t>CQ3-9 What types of payment are accepted at a particular parking lot?</w:t>
      </w:r>
    </w:p>
    <w:p w14:paraId="349F3480" w14:textId="77777777" w:rsidR="00FE1FC4" w:rsidRDefault="00FE1FC4" w:rsidP="00FE1FC4">
      <w:pPr>
        <w:ind w:left="720" w:hanging="360"/>
      </w:pPr>
      <w:r>
        <w:t>CQ3-10 How many parking spots are designated for electric vehicles in a particular parking lot?</w:t>
      </w:r>
    </w:p>
    <w:p w14:paraId="494866DA" w14:textId="5BEF072F" w:rsidR="00FE1FC4" w:rsidRPr="00FE1FC4" w:rsidRDefault="00FE1FC4" w:rsidP="00FE1FC4">
      <w:pPr>
        <w:ind w:left="720" w:hanging="360"/>
      </w:pPr>
      <w:r>
        <w:t>CQ3-11 What types of electric vehicle chargers are available in a particular parking lot?</w:t>
      </w:r>
    </w:p>
    <w:p w14:paraId="439E5A6B" w14:textId="77777777" w:rsidR="006C7A40" w:rsidRDefault="006C7A40" w:rsidP="006C7A40">
      <w:pPr>
        <w:rPr>
          <w:lang w:val="en-US" w:bidi="en-US"/>
        </w:rPr>
      </w:pPr>
    </w:p>
    <w:p w14:paraId="226E8935" w14:textId="5181C86A" w:rsidR="006C7A40" w:rsidRPr="00286604" w:rsidRDefault="006C7A40" w:rsidP="006C7A40">
      <w:pPr>
        <w:pStyle w:val="Heading3"/>
      </w:pPr>
      <w:bookmarkStart w:id="155" w:name="_Toc23939466"/>
      <w:r>
        <w:t xml:space="preserve">CQs for </w:t>
      </w:r>
      <w:r w:rsidR="00FE1FC4">
        <w:t>ATIS via IT-SoS</w:t>
      </w:r>
      <w:bookmarkEnd w:id="155"/>
    </w:p>
    <w:p w14:paraId="7D6CD179" w14:textId="77777777" w:rsidR="00FE1FC4" w:rsidRPr="001216A3" w:rsidRDefault="00FE1FC4" w:rsidP="00FE1FC4">
      <w:pPr>
        <w:ind w:left="720" w:hanging="360"/>
      </w:pPr>
      <w:r w:rsidRPr="001216A3">
        <w:t>CQ</w:t>
      </w:r>
      <w:r>
        <w:t>4</w:t>
      </w:r>
      <w:r w:rsidRPr="001216A3">
        <w:t>-1: What TTI_Max values have been observed at some date/time?</w:t>
      </w:r>
    </w:p>
    <w:p w14:paraId="52AD1C1F" w14:textId="77777777" w:rsidR="00FE1FC4" w:rsidRPr="001216A3" w:rsidRDefault="00FE1FC4" w:rsidP="00FE1FC4">
      <w:pPr>
        <w:ind w:left="720" w:hanging="360"/>
      </w:pPr>
      <w:r w:rsidRPr="001216A3">
        <w:t>CQ</w:t>
      </w:r>
      <w:r>
        <w:t>4</w:t>
      </w:r>
      <w:r w:rsidRPr="001216A3">
        <w:t>-2: What is the TTI_Max value at some location?</w:t>
      </w:r>
    </w:p>
    <w:p w14:paraId="561CB331" w14:textId="77777777" w:rsidR="00FE1FC4" w:rsidRPr="001216A3" w:rsidRDefault="00FE1FC4" w:rsidP="00FE1FC4">
      <w:pPr>
        <w:ind w:left="720" w:hanging="360"/>
      </w:pPr>
      <w:r w:rsidRPr="001216A3">
        <w:t>CQ</w:t>
      </w:r>
      <w:r>
        <w:t>4</w:t>
      </w:r>
      <w:r w:rsidRPr="001216A3">
        <w:t>-3: What is the TTI_Max value at some location, at some date/time?</w:t>
      </w:r>
    </w:p>
    <w:p w14:paraId="41D276D8" w14:textId="77777777" w:rsidR="006C7A40" w:rsidRDefault="006C7A40" w:rsidP="006C7A40">
      <w:pPr>
        <w:rPr>
          <w:lang w:val="en-US" w:bidi="en-US"/>
        </w:rPr>
      </w:pPr>
    </w:p>
    <w:p w14:paraId="44FD3C91" w14:textId="0D08B903" w:rsidR="006C7A40" w:rsidRDefault="006C7A40" w:rsidP="006C7A40">
      <w:pPr>
        <w:pStyle w:val="Heading3"/>
      </w:pPr>
      <w:bookmarkStart w:id="156" w:name="_Toc23939467"/>
      <w:r>
        <w:t xml:space="preserve">CQs for </w:t>
      </w:r>
      <w:r w:rsidR="00FE1FC4">
        <w:t>ArcGIS Query Support</w:t>
      </w:r>
      <w:bookmarkEnd w:id="156"/>
    </w:p>
    <w:p w14:paraId="22AE50C7" w14:textId="0ABB3F17" w:rsidR="00FE1FC4" w:rsidRPr="00FE1FC4" w:rsidRDefault="00FE1FC4" w:rsidP="00FE1FC4">
      <w:pPr>
        <w:rPr>
          <w:lang w:val="en-US" w:bidi="en-US"/>
        </w:rPr>
      </w:pPr>
      <w:r w:rsidRPr="00FE1FC4">
        <w:rPr>
          <w:highlight w:val="yellow"/>
          <w:lang w:val="en-US" w:bidi="en-US"/>
        </w:rPr>
        <w:t>(</w:t>
      </w:r>
      <w:r w:rsidR="00A96524">
        <w:rPr>
          <w:highlight w:val="yellow"/>
          <w:lang w:val="en-US" w:bidi="en-US"/>
        </w:rPr>
        <w:t>to be finalized</w:t>
      </w:r>
      <w:r w:rsidRPr="00FE1FC4">
        <w:rPr>
          <w:highlight w:val="yellow"/>
          <w:lang w:val="en-US" w:bidi="en-US"/>
        </w:rPr>
        <w:t>)</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7" w:name="_Toc23939468"/>
      <w:r>
        <w:lastRenderedPageBreak/>
        <w:t>Application</w:t>
      </w:r>
      <w:bookmarkEnd w:id="157"/>
    </w:p>
    <w:p w14:paraId="361BF121" w14:textId="487294A5" w:rsidR="002B3CFA" w:rsidRDefault="002B3CFA" w:rsidP="002B3CFA">
      <w:r>
        <w:t xml:space="preserve">Complementary to the competency question evaluation is the question of whether or not the data required to answer the competency questions can be </w:t>
      </w:r>
      <w:r w:rsidR="0093785A">
        <w:t>formalized using</w:t>
      </w:r>
      <w:r>
        <w:t xml:space="preserve"> the ontology.</w:t>
      </w:r>
      <w:r w:rsidR="000D4063">
        <w:t xml:space="preserve"> It is important to demonstrate that the ontology </w:t>
      </w:r>
      <w:r w:rsidR="000D79A3">
        <w:t>can</w:t>
      </w:r>
      <w:r w:rsidR="000D4063">
        <w:t xml:space="preserve"> be used to represent the data of interest and produce the expected results for the competency questions.</w:t>
      </w:r>
      <w:r w:rsidR="00925136">
        <w:t xml:space="preserve"> </w:t>
      </w:r>
      <w:r>
        <w:t>This is addressed for a subset of the competency questions in the application dimension of evaluation</w:t>
      </w:r>
      <w:r w:rsidR="004D7948">
        <w:t>, described in detail in the following section</w:t>
      </w:r>
      <w:r>
        <w:t xml:space="preserve">. </w:t>
      </w:r>
    </w:p>
    <w:p w14:paraId="70C7A543" w14:textId="77777777" w:rsidR="002B3CFA" w:rsidRDefault="002B3CFA" w:rsidP="0003795F">
      <w:pPr>
        <w:rPr>
          <w:lang w:val="en-US" w:bidi="en-US"/>
        </w:rPr>
      </w:pPr>
    </w:p>
    <w:p w14:paraId="12499C85" w14:textId="77777777" w:rsidR="0003795F" w:rsidRDefault="0003795F" w:rsidP="00EF74D8"/>
    <w:p w14:paraId="585F1AD1" w14:textId="1CD5AFCC" w:rsidR="00044769" w:rsidRDefault="00044769" w:rsidP="006009F8">
      <w:pPr>
        <w:pStyle w:val="Heading1"/>
        <w:spacing w:line="276" w:lineRule="auto"/>
      </w:pPr>
      <w:bookmarkStart w:id="158" w:name="_Ref20730202"/>
      <w:bookmarkStart w:id="159" w:name="_Toc23939469"/>
      <w:r>
        <w:t>Applications</w:t>
      </w:r>
      <w:bookmarkEnd w:id="146"/>
      <w:bookmarkEnd w:id="158"/>
      <w:bookmarkEnd w:id="159"/>
    </w:p>
    <w:p w14:paraId="2926FFB5" w14:textId="5E81F134" w:rsidR="002E4715" w:rsidRDefault="00796315" w:rsidP="000D4063">
      <w:pPr>
        <w:rPr>
          <w:lang w:val="en-US" w:bidi="en-US"/>
        </w:rPr>
      </w:pPr>
      <w:r>
        <w:rPr>
          <w:lang w:val="en-US" w:bidi="en-US"/>
        </w:rPr>
        <w:t>Application of the iCity ontology was explored through several use cases during the iCity-ORF project.</w:t>
      </w:r>
    </w:p>
    <w:p w14:paraId="68806C06" w14:textId="64495FF1" w:rsidR="00311313" w:rsidRDefault="00311313" w:rsidP="000D4063">
      <w:pPr>
        <w:rPr>
          <w:lang w:val="en-US" w:bidi="en-US"/>
        </w:rPr>
      </w:pPr>
      <w:r>
        <w:rPr>
          <w:lang w:val="en-US" w:bidi="en-US"/>
        </w:rPr>
        <w:t>Application to support the IT-SoS architecture was part of the iCity-ORF project design. Beyond this, use cases were selected as opportunities for collaboration arose during the project. These use cases represent a small subset of possible applications of ontologies for urban informatics. A major, minimum requirement in the pursuit and definition of the use cases was availability of data. Beyond serving as concrete examples for how the ontology may be used, these projects serve to demonstrate the sufficiency of the ontology to integrate, capture, and retrieve data of interest.</w:t>
      </w:r>
    </w:p>
    <w:p w14:paraId="0E30B342" w14:textId="5292E92C" w:rsidR="00311313" w:rsidRPr="002E4715" w:rsidRDefault="00311313" w:rsidP="000D4063">
      <w:pPr>
        <w:rPr>
          <w:lang w:val="en-US" w:bidi="en-US"/>
        </w:rPr>
      </w:pPr>
      <w:r>
        <w:rPr>
          <w:lang w:val="en-US" w:bidi="en-US"/>
        </w:rPr>
        <w:t xml:space="preserve">In the sections below, we provide an overview of each of the use cases that the iCity Ontology was applied to support. Mappings from the data sources into the ontology are described in detail in the appendices, and the </w:t>
      </w:r>
      <w:r w:rsidR="006E4AF6">
        <w:rPr>
          <w:lang w:val="en-US" w:bidi="en-US"/>
        </w:rPr>
        <w:t>R2RML files are available in the project’s GitHub repository.</w:t>
      </w:r>
    </w:p>
    <w:p w14:paraId="5FFE1867" w14:textId="77777777" w:rsidR="000D4063" w:rsidRPr="00270A44" w:rsidRDefault="000D4063" w:rsidP="006009F8">
      <w:pPr>
        <w:spacing w:line="276" w:lineRule="auto"/>
        <w:rPr>
          <w:strike/>
          <w:lang w:val="en-US" w:bidi="en-US"/>
        </w:rPr>
      </w:pPr>
    </w:p>
    <w:p w14:paraId="5C23C0DD" w14:textId="77777777" w:rsidR="00270A44" w:rsidRDefault="00270A44" w:rsidP="00270A44">
      <w:pPr>
        <w:pStyle w:val="Heading2"/>
      </w:pPr>
      <w:bookmarkStart w:id="160" w:name="_Toc23939470"/>
      <w:r>
        <w:t>Exploration of Travel Model Data</w:t>
      </w:r>
      <w:bookmarkEnd w:id="160"/>
    </w:p>
    <w:p w14:paraId="3169FBBD" w14:textId="77777777" w:rsidR="007B4B5D" w:rsidRDefault="00A05716" w:rsidP="00270A44">
      <w:pPr>
        <w:rPr>
          <w:lang w:val="en-US" w:bidi="en-US"/>
        </w:rPr>
      </w:pPr>
      <w:r>
        <w:rPr>
          <w:lang w:val="en-US" w:bidi="en-US"/>
        </w:rPr>
        <w:t>The mappings that were designed to define the data output by the travel demand simulation, TASHA [</w:t>
      </w:r>
      <w:r w:rsidRPr="00A05716">
        <w:rPr>
          <w:highlight w:val="yellow"/>
          <w:lang w:val="en-US" w:bidi="en-US"/>
        </w:rPr>
        <w:t>ref</w:t>
      </w:r>
      <w:r>
        <w:rPr>
          <w:lang w:val="en-US" w:bidi="en-US"/>
        </w:rPr>
        <w:t>], in terms of the iCity Ontology are described in detail in Appendix [</w:t>
      </w:r>
      <w:r w:rsidRPr="00A05716">
        <w:rPr>
          <w:highlight w:val="yellow"/>
          <w:lang w:val="en-US" w:bidi="en-US"/>
        </w:rPr>
        <w:t>ref</w:t>
      </w:r>
      <w:r>
        <w:rPr>
          <w:lang w:val="en-US" w:bidi="en-US"/>
        </w:rPr>
        <w:t>].</w:t>
      </w:r>
      <w:r w:rsidR="00FD200D">
        <w:rPr>
          <w:lang w:val="en-US" w:bidi="en-US"/>
        </w:rPr>
        <w:t xml:space="preserve"> The Karma mapping files are available online in the GitHub project repository at: </w:t>
      </w:r>
      <w:hyperlink r:id="rId35" w:history="1">
        <w:r w:rsidR="00FD200D" w:rsidRPr="00E66D3F">
          <w:rPr>
            <w:rStyle w:val="Hyperlink"/>
            <w:lang w:val="en-US" w:bidi="en-US"/>
          </w:rPr>
          <w:t>https://github.com/EnterpriseIntegrationLab/icity/upload/master/mappings/TASHA</w:t>
        </w:r>
      </w:hyperlink>
      <w:r w:rsidR="00FD200D">
        <w:rPr>
          <w:lang w:val="en-US" w:bidi="en-US"/>
        </w:rPr>
        <w:t xml:space="preserve"> .</w:t>
      </w:r>
      <w:r>
        <w:rPr>
          <w:lang w:val="en-US" w:bidi="en-US"/>
        </w:rPr>
        <w:t xml:space="preserve"> The mappings were formalized in the W3C standard R2RML[</w:t>
      </w:r>
      <w:r w:rsidRPr="00A05716">
        <w:rPr>
          <w:highlight w:val="yellow"/>
          <w:lang w:val="en-US" w:bidi="en-US"/>
        </w:rPr>
        <w:t>ref</w:t>
      </w:r>
      <w:r>
        <w:rPr>
          <w:lang w:val="en-US" w:bidi="en-US"/>
        </w:rPr>
        <w:t>] and designed and implemented using the Karma [</w:t>
      </w:r>
      <w:r w:rsidRPr="00A05716">
        <w:rPr>
          <w:highlight w:val="yellow"/>
          <w:lang w:val="en-US" w:bidi="en-US"/>
        </w:rPr>
        <w:t>ref</w:t>
      </w:r>
      <w:r>
        <w:rPr>
          <w:lang w:val="en-US" w:bidi="en-US"/>
        </w:rPr>
        <w:t xml:space="preserve">] data transformation tool. </w:t>
      </w:r>
      <w:r w:rsidR="00A5276C">
        <w:rPr>
          <w:lang w:val="en-US" w:bidi="en-US"/>
        </w:rPr>
        <w:t xml:space="preserve">The data was transformed into RDF (i.e., through OBDA </w:t>
      </w:r>
      <w:r w:rsidR="00A5276C">
        <w:rPr>
          <w:i/>
          <w:lang w:val="en-US" w:bidi="en-US"/>
        </w:rPr>
        <w:t>materialization</w:t>
      </w:r>
      <w:r w:rsidR="00A5276C">
        <w:rPr>
          <w:lang w:val="en-US" w:bidi="en-US"/>
        </w:rPr>
        <w:t xml:space="preserve"> [</w:t>
      </w:r>
      <w:r w:rsidR="00A5276C" w:rsidRPr="00A5276C">
        <w:rPr>
          <w:highlight w:val="yellow"/>
          <w:lang w:val="en-US" w:bidi="en-US"/>
        </w:rPr>
        <w:t>ref</w:t>
      </w:r>
      <w:r w:rsidR="00A5276C">
        <w:rPr>
          <w:lang w:val="en-US" w:bidi="en-US"/>
        </w:rPr>
        <w:t xml:space="preserve">?]) and then uploaded to a Virtuoso triple store. </w:t>
      </w:r>
    </w:p>
    <w:p w14:paraId="655A41E0" w14:textId="4C0E4AFF" w:rsidR="00110A4D" w:rsidRDefault="00A5276C" w:rsidP="0071145B">
      <w:r>
        <w:rPr>
          <w:lang w:val="en-US" w:bidi="en-US"/>
        </w:rPr>
        <w:t>Rather than simply provide access to a SPARQL endpoint to evaluate the CQs of interest, in this application a data access tool, the Linked Data Reactor</w:t>
      </w:r>
      <w:r w:rsidR="00020C6E">
        <w:rPr>
          <w:rStyle w:val="FootnoteReference"/>
          <w:lang w:val="en-US" w:bidi="en-US"/>
        </w:rPr>
        <w:footnoteReference w:id="20"/>
      </w:r>
      <w:r w:rsidR="007B4B5D">
        <w:rPr>
          <w:lang w:val="en-US" w:bidi="en-US"/>
        </w:rPr>
        <w:t xml:space="preserve"> (LD-R)</w:t>
      </w:r>
      <w:r>
        <w:rPr>
          <w:lang w:val="en-US" w:bidi="en-US"/>
        </w:rPr>
        <w:t>, was i</w:t>
      </w:r>
      <w:r w:rsidR="00DE663F">
        <w:rPr>
          <w:lang w:val="en-US" w:bidi="en-US"/>
        </w:rPr>
        <w:t xml:space="preserve">mplemented as an additional </w:t>
      </w:r>
      <w:r>
        <w:rPr>
          <w:lang w:val="en-US" w:bidi="en-US"/>
        </w:rPr>
        <w:t xml:space="preserve">layer to support easy exploration of the model output. </w:t>
      </w:r>
      <w:r w:rsidR="0071145B">
        <w:rPr>
          <w:lang w:val="en-US" w:bidi="en-US"/>
        </w:rPr>
        <w:t xml:space="preserve">The resulting architecture is depicted in </w:t>
      </w:r>
      <w:r w:rsidR="0071145B">
        <w:rPr>
          <w:lang w:val="en-US" w:bidi="en-US"/>
        </w:rPr>
        <w:fldChar w:fldCharType="begin"/>
      </w:r>
      <w:r w:rsidR="0071145B">
        <w:rPr>
          <w:lang w:val="en-US" w:bidi="en-US"/>
        </w:rPr>
        <w:instrText xml:space="preserve"> REF _Ref23927063 \h </w:instrText>
      </w:r>
      <w:r w:rsidR="0071145B">
        <w:rPr>
          <w:lang w:val="en-US" w:bidi="en-US"/>
        </w:rPr>
      </w:r>
      <w:r w:rsidR="0071145B">
        <w:rPr>
          <w:lang w:val="en-US" w:bidi="en-US"/>
        </w:rPr>
        <w:fldChar w:fldCharType="separate"/>
      </w:r>
      <w:r w:rsidR="0071145B">
        <w:t xml:space="preserve">Figure </w:t>
      </w:r>
      <w:r w:rsidR="0071145B">
        <w:rPr>
          <w:noProof/>
        </w:rPr>
        <w:t>17</w:t>
      </w:r>
      <w:r w:rsidR="0071145B">
        <w:rPr>
          <w:lang w:val="en-US" w:bidi="en-US"/>
        </w:rPr>
        <w:fldChar w:fldCharType="end"/>
      </w:r>
      <w:r w:rsidR="0071145B">
        <w:rPr>
          <w:lang w:val="en-US" w:bidi="en-US"/>
        </w:rPr>
        <w:t xml:space="preserve">. </w:t>
      </w:r>
      <w:r w:rsidR="007B4B5D">
        <w:t>The LD-R tool provides a layer between the user and the triple store; rather than design and implement queries directly, a user is able to explore the data by browsing through a pre-designed selection of “facets”.</w:t>
      </w:r>
      <w:r w:rsidR="0071145B">
        <w:t xml:space="preserve"> A screens</w:t>
      </w:r>
      <w:r w:rsidR="00E640E5">
        <w:t xml:space="preserve">hot of the implementation in </w:t>
      </w:r>
      <w:r w:rsidR="00E640E5">
        <w:fldChar w:fldCharType="begin"/>
      </w:r>
      <w:r w:rsidR="00E640E5">
        <w:instrText xml:space="preserve"> REF _Ref23932608 \h </w:instrText>
      </w:r>
      <w:r w:rsidR="00E640E5">
        <w:fldChar w:fldCharType="separate"/>
      </w:r>
      <w:r w:rsidR="00E640E5">
        <w:t xml:space="preserve">Figure </w:t>
      </w:r>
      <w:r w:rsidR="00E640E5">
        <w:rPr>
          <w:noProof/>
        </w:rPr>
        <w:t>17</w:t>
      </w:r>
      <w:r w:rsidR="00E640E5">
        <w:fldChar w:fldCharType="end"/>
      </w:r>
      <w:r w:rsidR="0071145B">
        <w:t xml:space="preserve"> illustrates some of the configured facets and the display that results from interacting with them. The facets defined for this application are described in more detail below, and the configuration files are available in GitHub at: </w:t>
      </w:r>
      <w:hyperlink r:id="rId36" w:history="1">
        <w:r w:rsidR="002129B1" w:rsidRPr="00E66D3F">
          <w:rPr>
            <w:rStyle w:val="Hyperlink"/>
          </w:rPr>
          <w:t>https://github.com/EnterpriseIntegrationLab/icity/tree/master/applications/TASHA/configs</w:t>
        </w:r>
      </w:hyperlink>
      <w:r w:rsidR="002129B1">
        <w:t xml:space="preserve"> </w:t>
      </w:r>
      <w:r w:rsidR="0071145B">
        <w:t>.</w:t>
      </w:r>
    </w:p>
    <w:p w14:paraId="7ED8F538" w14:textId="77777777" w:rsidR="00E640E5" w:rsidRDefault="00E640E5" w:rsidP="00E640E5">
      <w:pPr>
        <w:keepNext/>
      </w:pPr>
      <w:r w:rsidRPr="00E640E5">
        <w:rPr>
          <w:lang w:val="en-US" w:bidi="en-US"/>
        </w:rPr>
        <w:lastRenderedPageBreak/>
        <w:drawing>
          <wp:inline distT="0" distB="0" distL="0" distR="0" wp14:anchorId="5E98B6F2" wp14:editId="6E895078">
            <wp:extent cx="5943600" cy="3074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74035"/>
                    </a:xfrm>
                    <a:prstGeom prst="rect">
                      <a:avLst/>
                    </a:prstGeom>
                  </pic:spPr>
                </pic:pic>
              </a:graphicData>
            </a:graphic>
          </wp:inline>
        </w:drawing>
      </w:r>
    </w:p>
    <w:p w14:paraId="5B889506" w14:textId="57403022" w:rsidR="00E640E5" w:rsidRDefault="00E640E5" w:rsidP="00E640E5">
      <w:pPr>
        <w:pStyle w:val="Caption"/>
      </w:pPr>
      <w:bookmarkStart w:id="161" w:name="_Ref23932608"/>
      <w:r>
        <w:t xml:space="preserve">Figure </w:t>
      </w:r>
      <w:r>
        <w:fldChar w:fldCharType="begin"/>
      </w:r>
      <w:r>
        <w:instrText xml:space="preserve"> SEQ Figure \* ARABIC </w:instrText>
      </w:r>
      <w:r>
        <w:fldChar w:fldCharType="separate"/>
      </w:r>
      <w:r>
        <w:rPr>
          <w:noProof/>
        </w:rPr>
        <w:t>17</w:t>
      </w:r>
      <w:r>
        <w:fldChar w:fldCharType="end"/>
      </w:r>
      <w:bookmarkEnd w:id="161"/>
      <w:r>
        <w:t>: Screenshot of the LD-R interface implemented to explore the TASHA output data.</w:t>
      </w:r>
    </w:p>
    <w:p w14:paraId="0C18F3F0" w14:textId="77777777" w:rsidR="00CD0594" w:rsidRDefault="005A2984" w:rsidP="00CD0594">
      <w:pPr>
        <w:keepNext/>
      </w:pPr>
      <w:r w:rsidRPr="005A2984">
        <w:rPr>
          <w:lang w:val="en-US" w:bidi="en-US"/>
        </w:rPr>
        <w:drawing>
          <wp:inline distT="0" distB="0" distL="0" distR="0" wp14:anchorId="6B5235C5" wp14:editId="147EE6F7">
            <wp:extent cx="5943600" cy="2708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08910"/>
                    </a:xfrm>
                    <a:prstGeom prst="rect">
                      <a:avLst/>
                    </a:prstGeom>
                  </pic:spPr>
                </pic:pic>
              </a:graphicData>
            </a:graphic>
          </wp:inline>
        </w:drawing>
      </w:r>
    </w:p>
    <w:p w14:paraId="72BBA154" w14:textId="4DDA4F02" w:rsidR="005A2984" w:rsidRPr="00A5276C" w:rsidRDefault="00CD0594" w:rsidP="00CD0594">
      <w:pPr>
        <w:pStyle w:val="Caption"/>
      </w:pPr>
      <w:bookmarkStart w:id="162" w:name="_Ref23927063"/>
      <w:r>
        <w:t xml:space="preserve">Figure </w:t>
      </w:r>
      <w:r>
        <w:fldChar w:fldCharType="begin"/>
      </w:r>
      <w:r>
        <w:instrText xml:space="preserve"> SEQ Figure \* ARABIC </w:instrText>
      </w:r>
      <w:r>
        <w:fldChar w:fldCharType="separate"/>
      </w:r>
      <w:r w:rsidR="00E640E5">
        <w:rPr>
          <w:noProof/>
        </w:rPr>
        <w:t>18</w:t>
      </w:r>
      <w:r>
        <w:fldChar w:fldCharType="end"/>
      </w:r>
      <w:bookmarkEnd w:id="162"/>
      <w:r>
        <w:t>: Architecture with LD-R supported data access.</w:t>
      </w:r>
    </w:p>
    <w:p w14:paraId="746E453B" w14:textId="77777777" w:rsidR="00270A44" w:rsidRDefault="00270A44" w:rsidP="00270A44"/>
    <w:p w14:paraId="7B289DFD" w14:textId="77777777" w:rsidR="007B4B5D" w:rsidRDefault="007B4B5D" w:rsidP="007B4B5D">
      <w:pPr>
        <w:pStyle w:val="Heading3"/>
      </w:pPr>
      <w:bookmarkStart w:id="163" w:name="_Toc23939471"/>
      <w:r>
        <w:t>Summary of Facets</w:t>
      </w:r>
      <w:bookmarkEnd w:id="163"/>
    </w:p>
    <w:p w14:paraId="6041F236" w14:textId="77777777" w:rsidR="007B4B5D" w:rsidRDefault="007B4B5D" w:rsidP="007B4B5D">
      <w:r>
        <w:t xml:space="preserve">Facets of the data are displayed based on the properties of the objects in the triple store. Selecting the values displayed for a particular facet enables the user to constrain the results displayed in order to further explore other facets of the data. </w:t>
      </w:r>
    </w:p>
    <w:p w14:paraId="5CF5F2D5" w14:textId="77777777" w:rsidR="007B4B5D" w:rsidRPr="00DF2580" w:rsidRDefault="007B4B5D" w:rsidP="007B4B5D">
      <w:r>
        <w:t xml:space="preserve">For example, if a user selects the “Start zone ID” property then the LD-R will display a facet showing the distribution of trips starting at different zones. The user may select additional properties, </w:t>
      </w:r>
      <w:r>
        <w:rPr>
          <w:i/>
        </w:rPr>
        <w:t>or</w:t>
      </w:r>
      <w:r>
        <w:t xml:space="preserve"> they can select one or more zone ids to narrow the scope of the analysis. If Zone X is selected, then any other facets that are displayed will only display properties for trips that started at Zone X. This allows the user to explore answers to questions such as: “what is the </w:t>
      </w:r>
      <w:r>
        <w:lastRenderedPageBreak/>
        <w:t xml:space="preserve">distribution of modes for trips going from zone X to zone Y”? or “What is the most common activity at origin for trips that are taken with transit?” </w:t>
      </w:r>
    </w:p>
    <w:p w14:paraId="6271C0D3" w14:textId="77777777" w:rsidR="007B4B5D" w:rsidRDefault="007B4B5D" w:rsidP="007B4B5D">
      <w:r>
        <w:t>In order to support the sort of analysis required, it is useful to group the properties into the particular object types for which they apply; in this case, we have created “Trip-focused” and “Person-focused” categories.</w:t>
      </w:r>
    </w:p>
    <w:p w14:paraId="40FF4AA0" w14:textId="77777777" w:rsidR="007B4B5D" w:rsidRDefault="007B4B5D" w:rsidP="007B4B5D"/>
    <w:p w14:paraId="1CDEAC27" w14:textId="77777777" w:rsidR="007B4B5D" w:rsidRDefault="007B4B5D" w:rsidP="007B4B5D">
      <w:pPr>
        <w:rPr>
          <w:b/>
        </w:rPr>
      </w:pPr>
      <w:r w:rsidRPr="00C64766">
        <w:rPr>
          <w:b/>
        </w:rPr>
        <w:t>Trip-focused:</w:t>
      </w:r>
    </w:p>
    <w:p w14:paraId="257F0759" w14:textId="77777777" w:rsidR="007B4B5D" w:rsidRPr="002C4107" w:rsidRDefault="007B4B5D" w:rsidP="00DF20F5">
      <w:pPr>
        <w:pStyle w:val="ListParagraph"/>
        <w:numPr>
          <w:ilvl w:val="0"/>
          <w:numId w:val="50"/>
        </w:numPr>
      </w:pPr>
      <w:r w:rsidRPr="002C4107">
        <w:t xml:space="preserve">Start </w:t>
      </w:r>
      <w:r>
        <w:t>z</w:t>
      </w:r>
      <w:r w:rsidRPr="002C4107">
        <w:t xml:space="preserve">one </w:t>
      </w:r>
      <w:r>
        <w:t>map, E</w:t>
      </w:r>
      <w:r w:rsidRPr="002C4107">
        <w:t xml:space="preserve">nd </w:t>
      </w:r>
      <w:r>
        <w:t>z</w:t>
      </w:r>
      <w:r w:rsidRPr="002C4107">
        <w:t xml:space="preserve">one </w:t>
      </w:r>
      <w:r>
        <w:t>map: displays the start and end zone of trips on a map. Start and end zones may be selected to narrow the scope of trips of interest.</w:t>
      </w:r>
    </w:p>
    <w:p w14:paraId="15499722" w14:textId="77777777" w:rsidR="007B4B5D" w:rsidRDefault="007B4B5D" w:rsidP="00DF20F5">
      <w:pPr>
        <w:pStyle w:val="ListParagraph"/>
        <w:numPr>
          <w:ilvl w:val="0"/>
          <w:numId w:val="50"/>
        </w:numPr>
      </w:pPr>
      <w:r>
        <w:t>Start zone ID, End zone ID: display the zone IDs of the trips’ origins and destinations.</w:t>
      </w:r>
    </w:p>
    <w:p w14:paraId="4337B6DD" w14:textId="77777777" w:rsidR="007B4B5D" w:rsidRDefault="007B4B5D" w:rsidP="00DF20F5">
      <w:pPr>
        <w:pStyle w:val="ListParagraph"/>
        <w:numPr>
          <w:ilvl w:val="0"/>
          <w:numId w:val="50"/>
        </w:numPr>
      </w:pPr>
      <w:r>
        <w:t>Start time, End time: displays the start and end times of a trip, encoded in xsd:dateTimeStamp format. The times are assigned a default date of 01-01-2019.</w:t>
      </w:r>
    </w:p>
    <w:p w14:paraId="4B6F0903" w14:textId="77777777" w:rsidR="007B4B5D" w:rsidRDefault="007B4B5D" w:rsidP="00DF20F5">
      <w:pPr>
        <w:pStyle w:val="ListParagraph"/>
        <w:numPr>
          <w:ilvl w:val="0"/>
          <w:numId w:val="50"/>
        </w:numPr>
      </w:pPr>
      <w:r>
        <w:t>Trip Mode: displays the mode type used for the trip.</w:t>
      </w:r>
    </w:p>
    <w:p w14:paraId="7DB991ED" w14:textId="77777777" w:rsidR="007B4B5D" w:rsidRDefault="007B4B5D" w:rsidP="00DF20F5">
      <w:pPr>
        <w:pStyle w:val="ListParagraph"/>
        <w:numPr>
          <w:ilvl w:val="0"/>
          <w:numId w:val="50"/>
        </w:numPr>
      </w:pPr>
      <w:r>
        <w:t>Activity at origin, Activity at destination: displays the activity types performed at start and end of the trip (i.e. the activities directly preceding and following the trip).</w:t>
      </w:r>
    </w:p>
    <w:p w14:paraId="53202922" w14:textId="77777777" w:rsidR="007B4B5D" w:rsidRDefault="007B4B5D" w:rsidP="00DF20F5">
      <w:pPr>
        <w:pStyle w:val="ListParagraph"/>
        <w:numPr>
          <w:ilvl w:val="0"/>
          <w:numId w:val="50"/>
        </w:numPr>
      </w:pPr>
      <w:r>
        <w:t>Traveler Type: displays the type (class) of person who performed the trip.</w:t>
      </w:r>
    </w:p>
    <w:p w14:paraId="13D6D6E5" w14:textId="77777777" w:rsidR="007B4B5D" w:rsidRDefault="007B4B5D" w:rsidP="00DF20F5">
      <w:pPr>
        <w:pStyle w:val="ListParagraph"/>
        <w:numPr>
          <w:ilvl w:val="0"/>
          <w:numId w:val="50"/>
        </w:numPr>
      </w:pPr>
      <w:r>
        <w:t>Traveler Age: displays the age of the person who performed the trip.</w:t>
      </w:r>
    </w:p>
    <w:p w14:paraId="33FEC4FE" w14:textId="77777777" w:rsidR="007B4B5D" w:rsidRDefault="007B4B5D" w:rsidP="00DF20F5">
      <w:pPr>
        <w:pStyle w:val="ListParagraph"/>
        <w:numPr>
          <w:ilvl w:val="0"/>
          <w:numId w:val="50"/>
        </w:numPr>
      </w:pPr>
      <w:r>
        <w:t>Traveler has transit pass: a boolean value indicating whether the person who performed the trip has a transit pass.</w:t>
      </w:r>
    </w:p>
    <w:p w14:paraId="4FD807C8" w14:textId="77777777" w:rsidR="007B4B5D" w:rsidRDefault="007B4B5D" w:rsidP="00DF20F5">
      <w:pPr>
        <w:pStyle w:val="ListParagraph"/>
        <w:numPr>
          <w:ilvl w:val="0"/>
          <w:numId w:val="50"/>
        </w:numPr>
      </w:pPr>
      <w:r>
        <w:t>Traveler’s school zone: displays the zone id of the school where the person performing the trip is enrolled (if applicable).</w:t>
      </w:r>
    </w:p>
    <w:p w14:paraId="2DAF76BF" w14:textId="77777777" w:rsidR="007B4B5D" w:rsidRDefault="007B4B5D" w:rsidP="00DF20F5">
      <w:pPr>
        <w:pStyle w:val="ListParagraph"/>
        <w:numPr>
          <w:ilvl w:val="0"/>
          <w:numId w:val="50"/>
        </w:numPr>
      </w:pPr>
      <w:r>
        <w:t>Traveler’s work zone: displays the zone id of the location where the person performing the trip is employed (if applicable).</w:t>
      </w:r>
    </w:p>
    <w:p w14:paraId="3F6B573A" w14:textId="77777777" w:rsidR="007B4B5D" w:rsidRPr="002C4107" w:rsidRDefault="007B4B5D" w:rsidP="00DF20F5">
      <w:pPr>
        <w:pStyle w:val="ListParagraph"/>
        <w:numPr>
          <w:ilvl w:val="0"/>
          <w:numId w:val="50"/>
        </w:numPr>
      </w:pPr>
      <w:r>
        <w:t>Traveler’s occupation: displays the class of occupation of the traveler (if employed).</w:t>
      </w:r>
    </w:p>
    <w:p w14:paraId="13FE1DBF" w14:textId="77777777" w:rsidR="007B4B5D" w:rsidRDefault="007B4B5D" w:rsidP="007B4B5D"/>
    <w:p w14:paraId="16C7DB6A" w14:textId="77777777" w:rsidR="007B4B5D" w:rsidRPr="00C64766" w:rsidRDefault="007B4B5D" w:rsidP="007B4B5D">
      <w:pPr>
        <w:rPr>
          <w:b/>
        </w:rPr>
      </w:pPr>
      <w:r w:rsidRPr="00C64766">
        <w:rPr>
          <w:b/>
        </w:rPr>
        <w:t>Person-focused:</w:t>
      </w:r>
    </w:p>
    <w:p w14:paraId="0C393FBD" w14:textId="77777777" w:rsidR="007B4B5D" w:rsidRDefault="007B4B5D" w:rsidP="00DF20F5">
      <w:pPr>
        <w:pStyle w:val="ListParagraph"/>
        <w:numPr>
          <w:ilvl w:val="0"/>
          <w:numId w:val="51"/>
        </w:numPr>
      </w:pPr>
      <w:r>
        <w:t>Age: displays the age range of persons in the TASHA output.</w:t>
      </w:r>
    </w:p>
    <w:p w14:paraId="0B4EDB0E" w14:textId="77777777" w:rsidR="007B4B5D" w:rsidRDefault="007B4B5D" w:rsidP="00DF20F5">
      <w:pPr>
        <w:pStyle w:val="ListParagraph"/>
        <w:numPr>
          <w:ilvl w:val="0"/>
          <w:numId w:val="51"/>
        </w:numPr>
      </w:pPr>
      <w:r>
        <w:t>Transit pass: displays a Boolean value indicating the number of persons with (true) and without (false) transit passes.</w:t>
      </w:r>
    </w:p>
    <w:p w14:paraId="6B364DB3" w14:textId="77777777" w:rsidR="007B4B5D" w:rsidRDefault="007B4B5D" w:rsidP="00DF20F5">
      <w:pPr>
        <w:pStyle w:val="ListParagraph"/>
        <w:numPr>
          <w:ilvl w:val="0"/>
          <w:numId w:val="51"/>
        </w:numPr>
      </w:pPr>
      <w:r>
        <w:t>School zone ID: displays the distribution of the zone ids of the schools where people are enrolled.</w:t>
      </w:r>
    </w:p>
    <w:p w14:paraId="1D4FACE9" w14:textId="77777777" w:rsidR="007B4B5D" w:rsidRDefault="007B4B5D" w:rsidP="00DF20F5">
      <w:pPr>
        <w:pStyle w:val="ListParagraph"/>
        <w:numPr>
          <w:ilvl w:val="0"/>
          <w:numId w:val="51"/>
        </w:numPr>
      </w:pPr>
      <w:r>
        <w:t>Work zone ID: displays the distribution of zone id of the locations where people are employed.</w:t>
      </w:r>
    </w:p>
    <w:p w14:paraId="14A93B3E" w14:textId="77777777" w:rsidR="007B4B5D" w:rsidRDefault="007B4B5D" w:rsidP="00DF20F5">
      <w:pPr>
        <w:pStyle w:val="ListParagraph"/>
        <w:numPr>
          <w:ilvl w:val="0"/>
          <w:numId w:val="51"/>
        </w:numPr>
      </w:pPr>
      <w:r>
        <w:t>Occupation: displays the distribution of occupation types for people in the simulation.</w:t>
      </w:r>
    </w:p>
    <w:p w14:paraId="3B526FC6" w14:textId="77777777" w:rsidR="007B4B5D" w:rsidRDefault="007B4B5D" w:rsidP="00DF20F5">
      <w:pPr>
        <w:pStyle w:val="ListParagraph"/>
        <w:numPr>
          <w:ilvl w:val="0"/>
          <w:numId w:val="51"/>
        </w:numPr>
      </w:pPr>
      <w:r>
        <w:t>Travels from zone, Travels to zone (map view): displays a map view of the zones where the selected persons travel from and to.</w:t>
      </w:r>
    </w:p>
    <w:p w14:paraId="6496C5E3" w14:textId="77777777" w:rsidR="007B4B5D" w:rsidRDefault="007B4B5D" w:rsidP="00DF20F5">
      <w:pPr>
        <w:pStyle w:val="ListParagraph"/>
        <w:numPr>
          <w:ilvl w:val="0"/>
          <w:numId w:val="51"/>
        </w:numPr>
      </w:pPr>
      <w:r>
        <w:t>Travels from zone ID, Travels to zone ID: displays the distribution of zone IDs of the locations where the selected persons travel to and from.</w:t>
      </w:r>
    </w:p>
    <w:p w14:paraId="07326FD5" w14:textId="77777777" w:rsidR="007B4B5D" w:rsidRDefault="007B4B5D" w:rsidP="00DF20F5">
      <w:pPr>
        <w:pStyle w:val="ListParagraph"/>
        <w:numPr>
          <w:ilvl w:val="0"/>
          <w:numId w:val="51"/>
        </w:numPr>
      </w:pPr>
      <w:r>
        <w:t>Trip start times, Trip end times: displays the distribution of trip start times and end times for trips performed by the selected persons.</w:t>
      </w:r>
    </w:p>
    <w:p w14:paraId="34F8F41A" w14:textId="77777777" w:rsidR="007B4B5D" w:rsidRDefault="007B4B5D" w:rsidP="00DF20F5">
      <w:pPr>
        <w:pStyle w:val="ListParagraph"/>
        <w:numPr>
          <w:ilvl w:val="0"/>
          <w:numId w:val="51"/>
        </w:numPr>
      </w:pPr>
      <w:r>
        <w:t>Travels via mode: displays the mode of travel for trips performed by the selected persons</w:t>
      </w:r>
    </w:p>
    <w:p w14:paraId="4DB96C5A" w14:textId="77777777" w:rsidR="007B4B5D" w:rsidRDefault="007B4B5D" w:rsidP="007B4B5D">
      <w:pPr>
        <w:pStyle w:val="Heading3"/>
      </w:pPr>
      <w:bookmarkStart w:id="164" w:name="_Toc23939472"/>
      <w:r>
        <w:t>Future Work</w:t>
      </w:r>
      <w:bookmarkEnd w:id="164"/>
    </w:p>
    <w:p w14:paraId="5D7E898B" w14:textId="77777777" w:rsidR="007B4B5D" w:rsidRDefault="007B4B5D" w:rsidP="007B4B5D"/>
    <w:p w14:paraId="5A6F72F6" w14:textId="6D51A2D7" w:rsidR="007B4B5D" w:rsidRPr="005F4054" w:rsidRDefault="007B4B5D" w:rsidP="007B4B5D">
      <w:r>
        <w:lastRenderedPageBreak/>
        <w:t>LD-R provides the ability to explore the results of a particular facet by enabling data pivots.</w:t>
      </w:r>
      <w:r>
        <w:rPr>
          <w:rStyle w:val="FootnoteReference"/>
          <w:rFonts w:eastAsiaTheme="majorEastAsia"/>
        </w:rPr>
        <w:footnoteReference w:id="21"/>
      </w:r>
      <w:r>
        <w:t xml:space="preserve"> While this is a potentially useful tool, initial performance was rather poor so we have not included this capability at this time. It may be a tool to consider at a later date should the tool be upgraded beyond the EC2 t2 micro instance. Similarly, the “</w:t>
      </w:r>
      <w:r w:rsidRPr="007B63C9">
        <w:t>restrictAnalysisToSelected</w:t>
      </w:r>
      <w:r>
        <w:t>” tag may be useful in filtering results, however documentation notes that this option may result in slowed performance so we have opted to exclude this for the time being.</w:t>
      </w:r>
      <w:r w:rsidRPr="00A57BBF">
        <w:t xml:space="preserve"> </w:t>
      </w:r>
      <w:r>
        <w:t>These features may be explored in the future</w:t>
      </w:r>
      <w:r w:rsidR="000356F4">
        <w:t>,</w:t>
      </w:r>
      <w:r>
        <w:t xml:space="preserve"> </w:t>
      </w:r>
      <w:r w:rsidR="000356F4">
        <w:t xml:space="preserve">taking </w:t>
      </w:r>
      <w:r>
        <w:t>performance requirements into account.</w:t>
      </w:r>
    </w:p>
    <w:p w14:paraId="009A1C91" w14:textId="77777777" w:rsidR="007B4B5D" w:rsidRDefault="007B4B5D" w:rsidP="007B4B5D"/>
    <w:p w14:paraId="334687F2" w14:textId="6FD763AA" w:rsidR="007B4B5D" w:rsidRDefault="00156222" w:rsidP="007B4B5D">
      <w:r>
        <w:t xml:space="preserve">Finally, </w:t>
      </w:r>
      <w:r w:rsidR="007B4B5D">
        <w:t>LD-R documentation also notes a timeline view as a desired future enhancement. In the meantime, it might be useful to consider manipulating the data in order to view the associated timestamps at a higher level of granularity (e.g. hourly).</w:t>
      </w:r>
    </w:p>
    <w:p w14:paraId="5480615B" w14:textId="77777777" w:rsidR="00270A44" w:rsidRPr="00E80D3C" w:rsidRDefault="00270A44" w:rsidP="006009F8">
      <w:pPr>
        <w:spacing w:line="276" w:lineRule="auto"/>
      </w:pPr>
    </w:p>
    <w:p w14:paraId="724D1017" w14:textId="54EF07E1" w:rsidR="00B65D5F" w:rsidRDefault="00B65D5F" w:rsidP="006009F8">
      <w:pPr>
        <w:pStyle w:val="Heading2"/>
        <w:spacing w:line="276" w:lineRule="auto"/>
        <w:rPr>
          <w:highlight w:val="yellow"/>
        </w:rPr>
      </w:pPr>
      <w:bookmarkStart w:id="165" w:name="_Toc23939473"/>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65"/>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66" w:name="_Toc23939474"/>
      <w:r>
        <w:t>Project 1.2: IT-SoS Architecture</w:t>
      </w:r>
      <w:bookmarkEnd w:id="166"/>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DF20F5">
      <w:pPr>
        <w:pStyle w:val="ListParagraph"/>
        <w:numPr>
          <w:ilvl w:val="0"/>
          <w:numId w:val="29"/>
        </w:numPr>
        <w:spacing w:line="276" w:lineRule="auto"/>
      </w:pPr>
      <w:r w:rsidRPr="000637C9">
        <w:rPr>
          <w:b/>
          <w:bCs/>
        </w:rPr>
        <w:t>Infrastructure</w:t>
      </w:r>
      <w:r>
        <w:t xml:space="preserve">: multi-cloud strategy has been adopted to host the above layers (data, Servicers and Applications). The right selection of the appropriate cloud resources </w:t>
      </w:r>
      <w:r>
        <w:lastRenderedPageBreak/>
        <w:t xml:space="preserve">and hosting is based on the data and services requirements. The cloud infrastructure provides dynamic recourse allocation and better cost management. </w:t>
      </w:r>
    </w:p>
    <w:p w14:paraId="11B6E68E" w14:textId="77777777" w:rsidR="001A6211" w:rsidRPr="00094B9E" w:rsidRDefault="001A6211" w:rsidP="00DF20F5">
      <w:pPr>
        <w:pStyle w:val="ListParagraph"/>
        <w:numPr>
          <w:ilvl w:val="0"/>
          <w:numId w:val="29"/>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DF20F5">
      <w:pPr>
        <w:pStyle w:val="ListParagraph"/>
        <w:numPr>
          <w:ilvl w:val="0"/>
          <w:numId w:val="29"/>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DF20F5">
      <w:pPr>
        <w:pStyle w:val="ListParagraph"/>
        <w:numPr>
          <w:ilvl w:val="0"/>
          <w:numId w:val="29"/>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DF20F5">
      <w:pPr>
        <w:pStyle w:val="ListParagraph"/>
        <w:numPr>
          <w:ilvl w:val="0"/>
          <w:numId w:val="29"/>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2329A63C" w:rsidR="001A6211" w:rsidRPr="00984B1F" w:rsidRDefault="001A6211" w:rsidP="006009F8">
      <w:pPr>
        <w:pStyle w:val="Caption"/>
        <w:spacing w:line="276" w:lineRule="auto"/>
        <w:rPr>
          <w:rFonts w:asciiTheme="majorBidi" w:hAnsiTheme="majorBidi" w:cstheme="majorBidi"/>
          <w:sz w:val="24"/>
          <w:szCs w:val="24"/>
        </w:rPr>
      </w:pPr>
      <w:bookmarkStart w:id="167" w:name="_Ref20547299"/>
      <w:r>
        <w:t xml:space="preserve">Figure </w:t>
      </w:r>
      <w:r w:rsidR="005B6867">
        <w:fldChar w:fldCharType="begin"/>
      </w:r>
      <w:r w:rsidR="005B6867">
        <w:instrText xml:space="preserve"> SEQ Figure \* ARABIC </w:instrText>
      </w:r>
      <w:r w:rsidR="005B6867">
        <w:fldChar w:fldCharType="separate"/>
      </w:r>
      <w:r w:rsidR="00E640E5">
        <w:rPr>
          <w:noProof/>
        </w:rPr>
        <w:t>19</w:t>
      </w:r>
      <w:r w:rsidR="005B6867">
        <w:rPr>
          <w:noProof/>
        </w:rPr>
        <w:fldChar w:fldCharType="end"/>
      </w:r>
      <w:bookmarkEnd w:id="167"/>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lastRenderedPageBreak/>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68" w:name="_Ref13129582"/>
      <w:r>
        <w:t>Figure 3</w:t>
      </w:r>
      <w:bookmarkEnd w:id="168"/>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69" w:name="_Toc23939475"/>
      <w:r>
        <w:t>ATIS Case Study</w:t>
      </w:r>
      <w:bookmarkEnd w:id="169"/>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The application of the ontology engine architecture for the semantic enabling of sensor data was straightforward. Some minor cleaning of the datasets was required: primarily this involved some reformatting of data values in order to comply with standard datatypes (e.g. for </w:t>
      </w:r>
      <w:r w:rsidRPr="007513E9">
        <w:rPr>
          <w:rFonts w:asciiTheme="majorBidi" w:hAnsiTheme="majorBidi" w:cstheme="majorBidi"/>
        </w:rPr>
        <w:lastRenderedPageBreak/>
        <w:t>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22"/>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3"/>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4"/>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DF20F5">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DF20F5">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Mean_Value_Max: this value is the average Max TTI (Maximum Travel Time Index), aggregated over the wayID readings, at one-hour intervals.</w:t>
      </w:r>
    </w:p>
    <w:p w14:paraId="0FF5F3DB" w14:textId="77777777" w:rsidR="0024077A" w:rsidRPr="007513E9" w:rsidRDefault="0024077A" w:rsidP="00DF20F5">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lastRenderedPageBreak/>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DF20F5">
      <w:pPr>
        <w:pStyle w:val="ListParagraph"/>
        <w:numPr>
          <w:ilvl w:val="0"/>
          <w:numId w:val="30"/>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As noted above, the TPSO was selected to provide the vocabulary for the R2RML mappings. Before the mappings could be defined, the data values were reformatted into standard datatypes: the Time and Date values were combined to be consistent with the xsd:dateTimeStamp datatype</w:t>
      </w:r>
      <w:r w:rsidRPr="007513E9">
        <w:rPr>
          <w:rFonts w:asciiTheme="majorBidi" w:hAnsiTheme="majorBidi" w:cstheme="majorBidi"/>
        </w:rPr>
        <w:footnoteReference w:id="25"/>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6"/>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7"/>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8"/>
      </w:r>
      <w:r w:rsidRPr="007513E9">
        <w:rPr>
          <w:rFonts w:asciiTheme="majorBidi" w:hAnsiTheme="majorBidi" w:cstheme="majorBidi"/>
        </w:rPr>
        <w:t xml:space="preserve">, and the Interval itself is captured using the transformed Time and Date values. The resulting value (an xsd:dateTimeStamp, as discussed above) provides a value for the </w:t>
      </w:r>
      <w:r w:rsidRPr="007513E9">
        <w:rPr>
          <w:rFonts w:asciiTheme="majorBidi" w:hAnsiTheme="majorBidi" w:cstheme="majorBidi"/>
        </w:rPr>
        <w:lastRenderedPageBreak/>
        <w:t xml:space="preserve">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7560" cy="4438868"/>
                    </a:xfrm>
                    <a:prstGeom prst="rect">
                      <a:avLst/>
                    </a:prstGeom>
                  </pic:spPr>
                </pic:pic>
              </a:graphicData>
            </a:graphic>
          </wp:inline>
        </w:drawing>
      </w:r>
    </w:p>
    <w:p w14:paraId="3EEB406D" w14:textId="098D8061" w:rsidR="0024077A" w:rsidRPr="000539CA" w:rsidRDefault="0024077A" w:rsidP="0024077A">
      <w:pPr>
        <w:pStyle w:val="Caption"/>
      </w:pPr>
      <w:bookmarkStart w:id="170" w:name="_Ref13653957"/>
      <w:r>
        <w:t xml:space="preserve">Figure </w:t>
      </w:r>
      <w:r w:rsidR="005B6867">
        <w:fldChar w:fldCharType="begin"/>
      </w:r>
      <w:r w:rsidR="005B6867">
        <w:instrText xml:space="preserve"> SEQ Figure \* ARABIC </w:instrText>
      </w:r>
      <w:r w:rsidR="005B6867">
        <w:fldChar w:fldCharType="separate"/>
      </w:r>
      <w:r w:rsidR="00E640E5">
        <w:rPr>
          <w:noProof/>
        </w:rPr>
        <w:t>20</w:t>
      </w:r>
      <w:r w:rsidR="005B6867">
        <w:rPr>
          <w:noProof/>
        </w:rPr>
        <w:fldChar w:fldCharType="end"/>
      </w:r>
      <w:bookmarkEnd w:id="170"/>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71" w:name="_Toc23939476"/>
      <w:r>
        <w:t>Analysis of TTC Data for Bus Bridging Study</w:t>
      </w:r>
      <w:bookmarkEnd w:id="171"/>
    </w:p>
    <w:p w14:paraId="2D4A44AD" w14:textId="77777777" w:rsidR="00B972E5" w:rsidRPr="006E670F" w:rsidRDefault="00B972E5" w:rsidP="00A03E2D"/>
    <w:p w14:paraId="3FFD7359" w14:textId="09CFCB8D" w:rsidR="00382AA3" w:rsidRDefault="00382AA3" w:rsidP="002016ED">
      <w:pPr>
        <w:pStyle w:val="Heading1"/>
      </w:pPr>
      <w:bookmarkStart w:id="172" w:name="_Toc23939477"/>
      <w:r>
        <w:t>Integration with ArcGIS</w:t>
      </w:r>
      <w:bookmarkEnd w:id="172"/>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7F7DF12" w:rsidR="000050A4" w:rsidRDefault="00A33FE2" w:rsidP="002016ED">
      <w:pPr>
        <w:pStyle w:val="Heading1"/>
      </w:pPr>
      <w:bookmarkStart w:id="173" w:name="_Toc23939478"/>
      <w:r>
        <w:t>Workflows</w:t>
      </w:r>
      <w:r w:rsidR="00414E85">
        <w:t xml:space="preserve"> (in </w:t>
      </w:r>
      <w:commentRangeStart w:id="174"/>
      <w:r w:rsidR="00414E85">
        <w:t>progress</w:t>
      </w:r>
      <w:commentRangeEnd w:id="174"/>
      <w:r w:rsidR="00BC33DD">
        <w:rPr>
          <w:rStyle w:val="CommentReference"/>
          <w:rFonts w:asciiTheme="minorHAnsi" w:eastAsiaTheme="minorEastAsia" w:hAnsiTheme="minorHAnsi"/>
          <w:b w:val="0"/>
          <w:bCs w:val="0"/>
          <w:kern w:val="0"/>
        </w:rPr>
        <w:commentReference w:id="174"/>
      </w:r>
      <w:r w:rsidR="00414E85">
        <w:t>)</w:t>
      </w:r>
      <w:bookmarkEnd w:id="173"/>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DF20F5">
      <w:pPr>
        <w:pStyle w:val="ListParagraph"/>
        <w:numPr>
          <w:ilvl w:val="0"/>
          <w:numId w:val="18"/>
        </w:numPr>
      </w:pPr>
      <w:r>
        <w:t>Data Mapping</w:t>
      </w:r>
    </w:p>
    <w:p w14:paraId="06DCB2E6" w14:textId="5E750DE9" w:rsidR="00BC5E3C" w:rsidRDefault="00BC5E3C" w:rsidP="00DF20F5">
      <w:pPr>
        <w:pStyle w:val="ListParagraph"/>
        <w:numPr>
          <w:ilvl w:val="0"/>
          <w:numId w:val="18"/>
        </w:numPr>
      </w:pPr>
      <w:r>
        <w:t>Data storage</w:t>
      </w:r>
    </w:p>
    <w:p w14:paraId="28563496" w14:textId="70C57EF1" w:rsidR="00414E85" w:rsidRDefault="00414E85" w:rsidP="00DF20F5">
      <w:pPr>
        <w:pStyle w:val="ListParagraph"/>
        <w:numPr>
          <w:ilvl w:val="0"/>
          <w:numId w:val="18"/>
        </w:numPr>
      </w:pPr>
      <w:r>
        <w:t>Versioning</w:t>
      </w:r>
    </w:p>
    <w:p w14:paraId="05B2CA9A" w14:textId="02B5B688" w:rsidR="00414E85" w:rsidRDefault="00414E85" w:rsidP="00DF20F5">
      <w:pPr>
        <w:pStyle w:val="ListParagraph"/>
        <w:numPr>
          <w:ilvl w:val="0"/>
          <w:numId w:val="18"/>
        </w:numPr>
      </w:pPr>
      <w:r>
        <w:lastRenderedPageBreak/>
        <w:t>Documentation generation</w:t>
      </w:r>
    </w:p>
    <w:p w14:paraId="1028405F" w14:textId="50441AFC" w:rsidR="00476DD3" w:rsidRDefault="00476DD3" w:rsidP="00476DD3">
      <w:pPr>
        <w:pStyle w:val="Heading2"/>
      </w:pPr>
      <w:bookmarkStart w:id="175" w:name="_Toc23939479"/>
      <w:r>
        <w:t>Data Mapping</w:t>
      </w:r>
      <w:bookmarkEnd w:id="175"/>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76" w:name="_Toc23939480"/>
      <w:r>
        <w:t>Alternative approaches</w:t>
      </w:r>
      <w:bookmarkEnd w:id="176"/>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t>This guide focuses on the use of the Karma Data Integration Tool</w:t>
      </w:r>
      <w:r>
        <w:rPr>
          <w:rStyle w:val="FootnoteReference"/>
        </w:rPr>
        <w:footnoteReference w:id="29"/>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DF20F5">
      <w:pPr>
        <w:pStyle w:val="ListParagraph"/>
        <w:numPr>
          <w:ilvl w:val="0"/>
          <w:numId w:val="23"/>
        </w:numPr>
        <w:rPr>
          <w:lang w:val="en-CA"/>
        </w:rPr>
      </w:pPr>
      <w:r>
        <w:rPr>
          <w:lang w:val="en-CA"/>
        </w:rPr>
        <w:t>Data storage:</w:t>
      </w:r>
    </w:p>
    <w:p w14:paraId="562E1479" w14:textId="77777777" w:rsidR="0015597C" w:rsidRPr="00BC5864" w:rsidRDefault="0015597C" w:rsidP="00DF20F5">
      <w:pPr>
        <w:pStyle w:val="ListParagraph"/>
        <w:numPr>
          <w:ilvl w:val="1"/>
          <w:numId w:val="23"/>
        </w:numPr>
        <w:rPr>
          <w:lang w:val="en-CA"/>
        </w:rPr>
      </w:pPr>
      <w:r>
        <w:rPr>
          <w:lang w:val="en-CA"/>
        </w:rPr>
        <w:t>Which triplestore will you use?</w:t>
      </w:r>
    </w:p>
    <w:p w14:paraId="40D45587" w14:textId="77777777" w:rsidR="0015597C" w:rsidRDefault="0015597C" w:rsidP="00DF20F5">
      <w:pPr>
        <w:pStyle w:val="ListParagraph"/>
        <w:numPr>
          <w:ilvl w:val="1"/>
          <w:numId w:val="23"/>
        </w:numPr>
        <w:rPr>
          <w:lang w:val="en-CA"/>
        </w:rPr>
      </w:pPr>
      <w:r>
        <w:rPr>
          <w:lang w:val="en-CA"/>
        </w:rPr>
        <w:t>May want to consider using the GUDR (Global Urban Data Repository)</w:t>
      </w:r>
    </w:p>
    <w:p w14:paraId="2CE1E147" w14:textId="77777777" w:rsidR="0015597C" w:rsidRPr="00846739" w:rsidRDefault="0015597C" w:rsidP="00DF20F5">
      <w:pPr>
        <w:pStyle w:val="ListParagraph"/>
        <w:numPr>
          <w:ilvl w:val="0"/>
          <w:numId w:val="23"/>
        </w:numPr>
        <w:rPr>
          <w:lang w:val="en-CA"/>
        </w:rPr>
      </w:pPr>
    </w:p>
    <w:p w14:paraId="708C3456" w14:textId="77777777" w:rsidR="0015597C" w:rsidRDefault="0015597C" w:rsidP="0015597C">
      <w:pPr>
        <w:pStyle w:val="Heading3"/>
      </w:pPr>
      <w:bookmarkStart w:id="177" w:name="_Toc23939481"/>
      <w:r>
        <w:t>Basic data mapping/import workflow with Karma and Virtuoso:</w:t>
      </w:r>
      <w:bookmarkEnd w:id="177"/>
    </w:p>
    <w:p w14:paraId="4DC0B563" w14:textId="77777777" w:rsidR="0015597C" w:rsidRDefault="0015597C" w:rsidP="0015597C"/>
    <w:p w14:paraId="74FB7166" w14:textId="77777777" w:rsidR="0015597C" w:rsidRDefault="0015597C" w:rsidP="00DF20F5">
      <w:pPr>
        <w:pStyle w:val="ListParagraph"/>
        <w:numPr>
          <w:ilvl w:val="0"/>
          <w:numId w:val="19"/>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DF20F5">
      <w:pPr>
        <w:pStyle w:val="ListParagraph"/>
        <w:numPr>
          <w:ilvl w:val="1"/>
          <w:numId w:val="19"/>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DF20F5">
      <w:pPr>
        <w:pStyle w:val="ListParagraph"/>
        <w:numPr>
          <w:ilvl w:val="1"/>
          <w:numId w:val="19"/>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 xml:space="preserve">return "POLYGON("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line = re.sub(',',' ',line)</w:t>
      </w:r>
    </w:p>
    <w:p w14:paraId="59106606" w14:textId="77777777" w:rsidR="0015597C" w:rsidRPr="008B3A1C" w:rsidRDefault="0015597C" w:rsidP="0015597C">
      <w:pPr>
        <w:ind w:left="1440"/>
      </w:pPr>
      <w:r w:rsidRPr="008B3A1C">
        <w:t>line = re.sub(' 0 ',',',line)</w:t>
      </w:r>
    </w:p>
    <w:p w14:paraId="6526D223" w14:textId="77777777" w:rsidR="0015597C" w:rsidRDefault="0015597C" w:rsidP="0015597C">
      <w:pPr>
        <w:ind w:left="1440"/>
      </w:pPr>
      <w:r w:rsidRPr="008B3A1C">
        <w:lastRenderedPageBreak/>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DF20F5">
      <w:pPr>
        <w:pStyle w:val="ListParagraph"/>
        <w:numPr>
          <w:ilvl w:val="1"/>
          <w:numId w:val="19"/>
        </w:numPr>
        <w:rPr>
          <w:lang w:val="en-CA"/>
        </w:rPr>
      </w:pPr>
      <w:r>
        <w:rPr>
          <w:lang w:val="en-CA"/>
        </w:rPr>
        <w:t>Specify ontology mappings in Karma.</w:t>
      </w:r>
    </w:p>
    <w:p w14:paraId="606764D9" w14:textId="77777777" w:rsidR="0015597C" w:rsidRDefault="0015597C" w:rsidP="00DF20F5">
      <w:pPr>
        <w:pStyle w:val="ListParagraph"/>
        <w:numPr>
          <w:ilvl w:val="1"/>
          <w:numId w:val="19"/>
        </w:numPr>
        <w:rPr>
          <w:lang w:val="en-CA"/>
        </w:rPr>
      </w:pPr>
      <w:r>
        <w:rPr>
          <w:lang w:val="en-CA"/>
        </w:rPr>
        <w:t>Export R2RML model (ttl or rdf) file. This model is a representation of the mapping of the data into the ontology.</w:t>
      </w:r>
    </w:p>
    <w:p w14:paraId="7994C912" w14:textId="77777777" w:rsidR="0015597C" w:rsidRDefault="0015597C" w:rsidP="00DF20F5">
      <w:pPr>
        <w:pStyle w:val="ListParagraph"/>
        <w:numPr>
          <w:ilvl w:val="1"/>
          <w:numId w:val="19"/>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78" w:name="_Toc23939482"/>
      <w:r>
        <w:t>Repeat Data Mappings</w:t>
      </w:r>
      <w:bookmarkEnd w:id="178"/>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30"/>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DF20F5">
      <w:pPr>
        <w:pStyle w:val="ListParagraph"/>
        <w:numPr>
          <w:ilvl w:val="0"/>
          <w:numId w:val="20"/>
        </w:numPr>
        <w:rPr>
          <w:lang w:val="en-CA"/>
        </w:rPr>
      </w:pPr>
      <w:r w:rsidRPr="00091669">
        <w:rPr>
          <w:lang w:val="en-CA"/>
        </w:rPr>
        <w:t>SubwayDelay201706</w:t>
      </w:r>
      <w:r>
        <w:rPr>
          <w:lang w:val="en-CA"/>
        </w:rPr>
        <w:t>.csv</w:t>
      </w:r>
    </w:p>
    <w:p w14:paraId="0BFB246F" w14:textId="77777777" w:rsidR="0015597C" w:rsidRDefault="0015597C" w:rsidP="00DF20F5">
      <w:pPr>
        <w:pStyle w:val="ListParagraph"/>
        <w:numPr>
          <w:ilvl w:val="0"/>
          <w:numId w:val="20"/>
        </w:numPr>
        <w:rPr>
          <w:lang w:val="en-CA"/>
        </w:rPr>
      </w:pPr>
      <w:r w:rsidRPr="00091669">
        <w:rPr>
          <w:lang w:val="en-CA"/>
        </w:rPr>
        <w:t>SubwaySRTLogs201707</w:t>
      </w:r>
      <w:r>
        <w:rPr>
          <w:lang w:val="en-CA"/>
        </w:rPr>
        <w:t>.csv</w:t>
      </w:r>
    </w:p>
    <w:p w14:paraId="3CB1684D" w14:textId="77777777" w:rsidR="0015597C" w:rsidRDefault="0015597C" w:rsidP="00DF20F5">
      <w:pPr>
        <w:pStyle w:val="ListParagraph"/>
        <w:numPr>
          <w:ilvl w:val="0"/>
          <w:numId w:val="20"/>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DF20F5">
      <w:pPr>
        <w:pStyle w:val="ListParagraph"/>
        <w:numPr>
          <w:ilvl w:val="0"/>
          <w:numId w:val="20"/>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79" w:name="_Toc23939483"/>
      <w:r>
        <w:rPr>
          <w:rFonts w:eastAsia="Times New Roman"/>
          <w:bdr w:val="none" w:sz="0" w:space="0" w:color="auto" w:frame="1"/>
          <w:lang w:eastAsia="en-CA"/>
        </w:rPr>
        <w:t>Offline Batch Mapping</w:t>
      </w:r>
      <w:bookmarkEnd w:id="179"/>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edu.isi.karma.rdf.OfflineRdfGenerator --sourcetype CSV --filepath </w:t>
      </w:r>
      <w:r w:rsidRPr="00E535FF">
        <w:rPr>
          <w:rFonts w:ascii="Consolas" w:hAnsi="Consolas" w:cs="Consolas"/>
          <w:color w:val="24292E"/>
          <w:sz w:val="20"/>
          <w:szCs w:val="20"/>
          <w:bdr w:val="none" w:sz="0" w:space="0" w:color="auto" w:frame="1"/>
          <w:lang w:eastAsia="en-CA"/>
        </w:rPr>
        <w:lastRenderedPageBreak/>
        <w:t>"./files/SubwayDelay201706.csv"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DF20F5">
      <w:pPr>
        <w:pStyle w:val="ListParagraph"/>
        <w:numPr>
          <w:ilvl w:val="0"/>
          <w:numId w:val="20"/>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one or more files of the same type (i.e. with the same semantic mapping), in the directory “</w:t>
      </w:r>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DF20F5">
      <w:pPr>
        <w:pStyle w:val="ListParagraph"/>
        <w:numPr>
          <w:ilvl w:val="0"/>
          <w:numId w:val="20"/>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from ./karma-offline/target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edu.isi.karma.rdf.OfflineRdfGenerator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edu.isi.karma.rdf.OfflineRdfGenerator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DF20F5">
      <w:pPr>
        <w:pStyle w:val="ListParagraph"/>
        <w:numPr>
          <w:ilvl w:val="0"/>
          <w:numId w:val="22"/>
        </w:numPr>
        <w:rPr>
          <w:lang w:val="en-CA"/>
        </w:rPr>
      </w:pPr>
      <w:r>
        <w:rPr>
          <w:lang w:val="en-CA"/>
        </w:rPr>
        <w:t>A translated set of triples for each input file (</w:t>
      </w:r>
      <w:r w:rsidRPr="007F54DB">
        <w:rPr>
          <w:rFonts w:ascii="Courier" w:hAnsi="Courier"/>
          <w:lang w:val="en-CA"/>
        </w:rPr>
        <w:t>&lt;filename&gt;.ttl</w:t>
      </w:r>
      <w:r>
        <w:rPr>
          <w:lang w:val="en-CA"/>
        </w:rPr>
        <w:t>)</w:t>
      </w:r>
    </w:p>
    <w:p w14:paraId="2127DFE6" w14:textId="77777777" w:rsidR="0015597C" w:rsidRDefault="0015597C" w:rsidP="0015597C">
      <w:pPr>
        <w:pStyle w:val="Heading4"/>
      </w:pPr>
      <w:r>
        <w:t>Notes</w:t>
      </w:r>
    </w:p>
    <w:p w14:paraId="11C52DE2" w14:textId="77777777" w:rsidR="0015597C" w:rsidRDefault="0015597C" w:rsidP="00DF20F5">
      <w:pPr>
        <w:pStyle w:val="ListParagraph"/>
        <w:numPr>
          <w:ilvl w:val="0"/>
          <w:numId w:val="21"/>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DF20F5">
      <w:pPr>
        <w:pStyle w:val="ListParagraph"/>
        <w:numPr>
          <w:ilvl w:val="0"/>
          <w:numId w:val="21"/>
        </w:numPr>
        <w:rPr>
          <w:lang w:val="en-CA"/>
        </w:rPr>
      </w:pPr>
      <w:r>
        <w:rPr>
          <w:lang w:val="en-CA"/>
        </w:rPr>
        <w:t xml:space="preserve">To run Karma (gui app) from the full installation: </w:t>
      </w:r>
      <w:r>
        <w:rPr>
          <w:lang w:val="en-CA"/>
        </w:rPr>
        <w:br/>
        <w:t>&gt;cd Web-Karma/karma-web</w:t>
      </w:r>
      <w:r>
        <w:rPr>
          <w:lang w:val="en-CA"/>
        </w:rPr>
        <w:br/>
        <w:t>&gt;mvn jetty:run</w:t>
      </w:r>
      <w:r>
        <w:rPr>
          <w:lang w:val="en-CA"/>
        </w:rPr>
        <w:br/>
        <w:t xml:space="preserve">Karma should be accessible at: </w:t>
      </w:r>
      <w:r w:rsidRPr="00782A9A">
        <w:rPr>
          <w:lang w:val="en-CA"/>
        </w:rPr>
        <w:t>http://localhost:8080</w:t>
      </w:r>
    </w:p>
    <w:p w14:paraId="000CC561" w14:textId="77777777" w:rsidR="0015597C" w:rsidRDefault="0015597C" w:rsidP="00DF20F5">
      <w:pPr>
        <w:pStyle w:val="ListParagraph"/>
        <w:numPr>
          <w:ilvl w:val="0"/>
          <w:numId w:val="21"/>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80" w:name="_Toc23939484"/>
      <w:r w:rsidR="00BC5E3C">
        <w:t>Data Storage</w:t>
      </w:r>
      <w:bookmarkEnd w:id="180"/>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81" w:name="_Toc23939485"/>
      <w:r>
        <w:t>Upload to triplestore</w:t>
      </w:r>
      <w:bookmarkEnd w:id="181"/>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DF20F5">
      <w:pPr>
        <w:pStyle w:val="ListParagraph"/>
        <w:numPr>
          <w:ilvl w:val="0"/>
          <w:numId w:val="24"/>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lastRenderedPageBreak/>
        <w:t xml:space="preserve">scp -r -i katsumi-key.pem &lt;local location of files to upload&gt; </w:t>
      </w:r>
      <w:hyperlink r:id="rId42"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DF20F5">
      <w:pPr>
        <w:pStyle w:val="ListParagraph"/>
        <w:numPr>
          <w:ilvl w:val="0"/>
          <w:numId w:val="24"/>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DF20F5">
      <w:pPr>
        <w:pStyle w:val="ListParagraph"/>
        <w:numPr>
          <w:ilvl w:val="0"/>
          <w:numId w:val="24"/>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82" w:name="_Toc23939486"/>
      <w:r>
        <w:t>Future Work</w:t>
      </w:r>
      <w:bookmarkEnd w:id="145"/>
      <w:bookmarkEnd w:id="182"/>
    </w:p>
    <w:p w14:paraId="11FA0E0C" w14:textId="11662CF2" w:rsidR="00EB1F80" w:rsidRDefault="006B41BB" w:rsidP="00DF20F5">
      <w:pPr>
        <w:pStyle w:val="ListParagraph"/>
        <w:numPr>
          <w:ilvl w:val="0"/>
          <w:numId w:val="33"/>
        </w:numPr>
      </w:pPr>
      <w:r>
        <w:t>Standardization</w:t>
      </w:r>
      <w:r w:rsidR="00CA13A3">
        <w:t>: mapping to concepts in other areas of transportation &amp; city services, consider alignment to foundational ontology</w:t>
      </w:r>
    </w:p>
    <w:p w14:paraId="5E1BD8D0" w14:textId="5528B680" w:rsidR="00CA13A3" w:rsidRDefault="00CA13A3" w:rsidP="00DF20F5">
      <w:pPr>
        <w:pStyle w:val="ListParagraph"/>
        <w:numPr>
          <w:ilvl w:val="0"/>
          <w:numId w:val="33"/>
        </w:numPr>
      </w:pPr>
      <w:r>
        <w:t>Expand on transportation planning domain: Freight, Complete Streets</w:t>
      </w:r>
    </w:p>
    <w:p w14:paraId="037516EE" w14:textId="5D7FF851" w:rsidR="006B41BB" w:rsidRDefault="006B41BB" w:rsidP="00DF20F5">
      <w:pPr>
        <w:pStyle w:val="ListParagraph"/>
        <w:numPr>
          <w:ilvl w:val="0"/>
          <w:numId w:val="33"/>
        </w:numPr>
      </w:pPr>
      <w:r>
        <w:t>Expand use cases</w:t>
      </w:r>
      <w:r w:rsidR="00EB1F80">
        <w:t>: Simulation management, Survey management</w:t>
      </w:r>
      <w:r w:rsidR="00CA13A3">
        <w:t>, Provenance</w:t>
      </w:r>
    </w:p>
    <w:p w14:paraId="2B9B8E23" w14:textId="09A8972E" w:rsidR="00EB1F80" w:rsidRDefault="00EB1F80" w:rsidP="00DF20F5">
      <w:pPr>
        <w:pStyle w:val="ListParagraph"/>
        <w:numPr>
          <w:ilvl w:val="0"/>
          <w:numId w:val="33"/>
        </w:numPr>
      </w:pPr>
      <w:r>
        <w:t>Explore opportunities for inference</w:t>
      </w:r>
    </w:p>
    <w:p w14:paraId="4226A041" w14:textId="77777777" w:rsidR="00CA13A3" w:rsidRDefault="00CA13A3" w:rsidP="00DF20F5">
      <w:pPr>
        <w:pStyle w:val="ListParagraph"/>
        <w:numPr>
          <w:ilvl w:val="0"/>
          <w:numId w:val="33"/>
        </w:numPr>
      </w:pPr>
      <w:r w:rsidRPr="00B9713C">
        <w:t>Implementation with GUDR (data maintenance strategy implementation)</w:t>
      </w:r>
    </w:p>
    <w:p w14:paraId="5EDEC311" w14:textId="77777777" w:rsidR="00CA13A3" w:rsidRPr="00CA13A3" w:rsidRDefault="00CA13A3" w:rsidP="00DF20F5">
      <w:pPr>
        <w:pStyle w:val="ListParagraph"/>
        <w:numPr>
          <w:ilvl w:val="0"/>
          <w:numId w:val="33"/>
        </w:numPr>
      </w:pPr>
      <w:r>
        <w:t>Naming conventions for individuals (to be incorporated into mappings)</w:t>
      </w:r>
    </w:p>
    <w:p w14:paraId="29758A84" w14:textId="77777777" w:rsidR="00CA13A3" w:rsidRDefault="00CA13A3" w:rsidP="00CA13A3">
      <w:pPr>
        <w:pStyle w:val="Heading2"/>
      </w:pPr>
      <w:bookmarkStart w:id="183" w:name="_Toc23939487"/>
      <w:r>
        <w:t>Research</w:t>
      </w:r>
      <w:bookmarkEnd w:id="183"/>
    </w:p>
    <w:p w14:paraId="1D4FB901" w14:textId="77777777" w:rsidR="00CA13A3" w:rsidRPr="00B9713C" w:rsidRDefault="00CA13A3" w:rsidP="00DF20F5">
      <w:pPr>
        <w:pStyle w:val="ListParagraph"/>
        <w:numPr>
          <w:ilvl w:val="0"/>
          <w:numId w:val="32"/>
        </w:numPr>
      </w:pPr>
      <w:r w:rsidRPr="00B9713C">
        <w:t>Ontology versioning</w:t>
      </w:r>
    </w:p>
    <w:p w14:paraId="1679270B" w14:textId="77777777" w:rsidR="00CA13A3" w:rsidRPr="00B9713C" w:rsidRDefault="00CA13A3" w:rsidP="00DF20F5">
      <w:pPr>
        <w:pStyle w:val="ListParagraph"/>
        <w:numPr>
          <w:ilvl w:val="0"/>
          <w:numId w:val="32"/>
        </w:numPr>
      </w:pPr>
      <w:r w:rsidRPr="00B9713C">
        <w:t>Ontology visualization (navigation of terms, understanding / querying data)</w:t>
      </w:r>
    </w:p>
    <w:p w14:paraId="40DB9601" w14:textId="77777777" w:rsidR="00CA13A3" w:rsidRDefault="00CA13A3" w:rsidP="00DF20F5">
      <w:pPr>
        <w:pStyle w:val="ListParagraph"/>
        <w:numPr>
          <w:ilvl w:val="0"/>
          <w:numId w:val="32"/>
        </w:numPr>
      </w:pPr>
      <w:r w:rsidRPr="00B9713C">
        <w:t>Ontologies for simulation</w:t>
      </w:r>
    </w:p>
    <w:p w14:paraId="671F9F75" w14:textId="77777777" w:rsidR="006601FC" w:rsidRPr="00A03E2D" w:rsidRDefault="006601FC" w:rsidP="006601FC">
      <w:r w:rsidRPr="00A03E2D">
        <w:t>Ontologies present the opportunity to concurrently address multiple challenges for urban modelling and simulation, such as:</w:t>
      </w:r>
    </w:p>
    <w:p w14:paraId="43353E12" w14:textId="77777777" w:rsidR="006601FC" w:rsidRPr="00A03E2D" w:rsidRDefault="006601FC" w:rsidP="00DF20F5">
      <w:pPr>
        <w:pStyle w:val="ListParagraph"/>
        <w:numPr>
          <w:ilvl w:val="0"/>
          <w:numId w:val="12"/>
        </w:numPr>
      </w:pPr>
      <w:r w:rsidRPr="00A03E2D">
        <w:t>the incomparability between models and results,</w:t>
      </w:r>
    </w:p>
    <w:p w14:paraId="6C9B07F6" w14:textId="77777777" w:rsidR="006601FC" w:rsidRPr="00A03E2D" w:rsidRDefault="006601FC" w:rsidP="00DF20F5">
      <w:pPr>
        <w:pStyle w:val="ListParagraph"/>
        <w:numPr>
          <w:ilvl w:val="0"/>
          <w:numId w:val="12"/>
        </w:numPr>
      </w:pPr>
      <w:r w:rsidRPr="00A03E2D">
        <w:t>the need for bespoke query design, and</w:t>
      </w:r>
    </w:p>
    <w:p w14:paraId="128D56E4" w14:textId="77777777" w:rsidR="006601FC" w:rsidRPr="00A03E2D" w:rsidRDefault="006601FC" w:rsidP="00DF20F5">
      <w:pPr>
        <w:pStyle w:val="ListParagraph"/>
        <w:numPr>
          <w:ilvl w:val="0"/>
          <w:numId w:val="12"/>
        </w:numPr>
      </w:pPr>
      <w:r w:rsidRPr="00A03E2D">
        <w:t>the opaqueness/complexity of models and results.</w:t>
      </w:r>
    </w:p>
    <w:p w14:paraId="534B194E" w14:textId="77777777" w:rsidR="006601FC" w:rsidRPr="00A03E2D" w:rsidRDefault="006601FC" w:rsidP="006601FC">
      <w:r w:rsidRPr="00A03E2D">
        <w:t xml:space="preserve">In this application, we focus on the use of the ontology to formalize the simulation results. Future work should extend this to focus on the models and the simulation runs. </w:t>
      </w:r>
    </w:p>
    <w:p w14:paraId="0316B32F" w14:textId="77777777" w:rsidR="006601FC" w:rsidRDefault="006601FC" w:rsidP="006601FC"/>
    <w:p w14:paraId="18E4D07E" w14:textId="77777777" w:rsidR="006601FC" w:rsidRDefault="006601FC" w:rsidP="006601FC">
      <w:r>
        <w:t xml:space="preserve">Additional aspects of the simulation (e.g. inputs, run dates, models used) are relevant, and should be defined in future work. They are discussed in Section </w:t>
      </w:r>
      <w:r>
        <w:fldChar w:fldCharType="begin"/>
      </w:r>
      <w:r>
        <w:instrText xml:space="preserve"> REF _Ref462673142 \r \h </w:instrText>
      </w:r>
      <w:r>
        <w:fldChar w:fldCharType="separate"/>
      </w:r>
      <w:r>
        <w:t>1</w:t>
      </w:r>
      <w:r>
        <w:t>0</w:t>
      </w:r>
      <w:r>
        <w:t>.2.2</w:t>
      </w:r>
      <w:r>
        <w:fldChar w:fldCharType="end"/>
      </w:r>
      <w:r>
        <w:t>.</w:t>
      </w:r>
    </w:p>
    <w:p w14:paraId="395AB006" w14:textId="77777777" w:rsidR="006601FC" w:rsidRDefault="006601FC" w:rsidP="006601FC">
      <w:pPr>
        <w:pStyle w:val="ListParagraph"/>
        <w:numPr>
          <w:ilvl w:val="0"/>
          <w:numId w:val="0"/>
        </w:numPr>
        <w:ind w:left="720"/>
      </w:pPr>
    </w:p>
    <w:p w14:paraId="4316895E" w14:textId="77777777" w:rsidR="00CA13A3" w:rsidRPr="007B4F18" w:rsidRDefault="00CA13A3" w:rsidP="00DF20F5">
      <w:pPr>
        <w:pStyle w:val="ListParagraph"/>
        <w:numPr>
          <w:ilvl w:val="0"/>
          <w:numId w:val="32"/>
        </w:numPr>
        <w:rPr>
          <w:i/>
          <w:highlight w:val="yellow"/>
        </w:rPr>
      </w:pPr>
      <w:r w:rsidRPr="007B4F18">
        <w:rPr>
          <w:i/>
          <w:highlight w:val="yellow"/>
        </w:rPr>
        <w:t>Complex mappings and the need for (and definition of) shortcut properties</w:t>
      </w:r>
    </w:p>
    <w:p w14:paraId="03736A27" w14:textId="77777777" w:rsidR="00CA13A3" w:rsidRDefault="00CA13A3" w:rsidP="00DF20F5">
      <w:pPr>
        <w:pStyle w:val="ListParagraph"/>
        <w:numPr>
          <w:ilvl w:val="0"/>
          <w:numId w:val="33"/>
        </w:numPr>
      </w:pPr>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lastRenderedPageBreak/>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84" w:name="_Ref468171904"/>
      <w:bookmarkStart w:id="185" w:name="_Toc23939488"/>
      <w:r>
        <w:t>Extensions for iCity Applications</w:t>
      </w:r>
      <w:bookmarkEnd w:id="184"/>
      <w:bookmarkEnd w:id="185"/>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3713" cy="3625200"/>
                    </a:xfrm>
                    <a:prstGeom prst="rect">
                      <a:avLst/>
                    </a:prstGeom>
                  </pic:spPr>
                </pic:pic>
              </a:graphicData>
            </a:graphic>
          </wp:inline>
        </w:drawing>
      </w:r>
    </w:p>
    <w:p w14:paraId="2E375581" w14:textId="6B603AB2" w:rsidR="00540B7F" w:rsidRDefault="00540B7F" w:rsidP="00540B7F">
      <w:pPr>
        <w:pStyle w:val="Caption"/>
      </w:pPr>
      <w:bookmarkStart w:id="18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E640E5">
        <w:rPr>
          <w:noProof/>
        </w:rPr>
        <w:t>21</w:t>
      </w:r>
      <w:r w:rsidR="00FB5BA5">
        <w:rPr>
          <w:noProof/>
        </w:rPr>
        <w:fldChar w:fldCharType="end"/>
      </w:r>
      <w:bookmarkEnd w:id="18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 xml:space="preserve">Note that it is unclear whether or to what degree there may be some overlap between the requirements for Analysis and Simulation in that they both require some aspect of experiment </w:t>
      </w:r>
      <w:r>
        <w:lastRenderedPageBreak/>
        <w:t>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87" w:name="_Ref462673109"/>
      <w:bookmarkStart w:id="188" w:name="_Toc23939489"/>
      <w:r w:rsidRPr="006E670F">
        <w:t>Data</w:t>
      </w:r>
      <w:r>
        <w:t xml:space="preserve"> Collection</w:t>
      </w:r>
      <w:bookmarkEnd w:id="187"/>
      <w:bookmarkEnd w:id="188"/>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of Collection Activity: Survey Activity, Sensor 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9" w:name="_Ref462673142"/>
      <w:bookmarkStart w:id="190" w:name="_Toc23939490"/>
      <w:r w:rsidRPr="00DB0856">
        <w:t>Simulation of Urban Systems</w:t>
      </w:r>
      <w:bookmarkEnd w:id="189"/>
      <w:bookmarkEnd w:id="190"/>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r>
      <w:r w:rsidRPr="00E80D3C">
        <w:lastRenderedPageBreak/>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91" w:name="_Toc23939491"/>
      <w:r w:rsidRPr="00045329">
        <w:t>Acknowledgements</w:t>
      </w:r>
      <w:bookmarkEnd w:id="191"/>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92" w:name="_Toc23939492"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92"/>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348D2BCA" w:rsidR="00DE663F" w:rsidRDefault="00DE663F" w:rsidP="00316A06">
      <w:r>
        <w:br/>
      </w:r>
      <w:r>
        <w:br/>
      </w:r>
    </w:p>
    <w:p w14:paraId="6FCD0F70" w14:textId="77777777" w:rsidR="00DE663F" w:rsidRDefault="00DE663F"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4"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5"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6"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0A9E8737" w14:textId="52F11633" w:rsidR="00DE663F" w:rsidRDefault="00BF257D" w:rsidP="007F61ED">
      <w:pPr>
        <w:pStyle w:val="Heading1"/>
        <w:numPr>
          <w:ilvl w:val="0"/>
          <w:numId w:val="0"/>
        </w:numPr>
        <w:ind w:left="432" w:hanging="432"/>
      </w:pPr>
      <w:r>
        <w:lastRenderedPageBreak/>
        <w:fldChar w:fldCharType="end"/>
      </w:r>
      <w:bookmarkStart w:id="193" w:name="_Toc23939493"/>
      <w:r w:rsidR="007F61ED">
        <w:t xml:space="preserve">Appendix A </w:t>
      </w:r>
      <w:r w:rsidR="00DE663F">
        <w:t>TASHA Data Mapping:</w:t>
      </w:r>
      <w:bookmarkEnd w:id="193"/>
    </w:p>
    <w:p w14:paraId="7EB61062" w14:textId="77777777" w:rsidR="00DE663F" w:rsidRDefault="00DE663F" w:rsidP="00DF20F5">
      <w:pPr>
        <w:pStyle w:val="ListParagraph"/>
        <w:numPr>
          <w:ilvl w:val="0"/>
          <w:numId w:val="37"/>
        </w:numPr>
        <w:rPr>
          <w:lang w:val="en-CA"/>
        </w:rPr>
      </w:pPr>
      <w:r>
        <w:rPr>
          <w:lang w:val="en-CA"/>
        </w:rPr>
        <w:t>Currently looking at modeling “microsim” output from TASHA</w:t>
      </w:r>
    </w:p>
    <w:p w14:paraId="299F83C7" w14:textId="77777777" w:rsidR="00DE663F" w:rsidRDefault="00DE663F" w:rsidP="00DF20F5">
      <w:pPr>
        <w:pStyle w:val="ListParagraph"/>
        <w:numPr>
          <w:ilvl w:val="0"/>
          <w:numId w:val="37"/>
        </w:numPr>
        <w:rPr>
          <w:lang w:val="en-CA"/>
        </w:rPr>
      </w:pPr>
      <w:r>
        <w:rPr>
          <w:lang w:val="en-CA"/>
        </w:rPr>
        <w:t>What about representation of the model and / or simulation itself? (e.g. parameters, other model attributes)</w:t>
      </w:r>
    </w:p>
    <w:p w14:paraId="678F2CA7" w14:textId="77777777" w:rsidR="00DE663F" w:rsidRDefault="00DE663F" w:rsidP="00DE663F"/>
    <w:p w14:paraId="6FBA455E" w14:textId="6A7BC15B" w:rsidR="00DE663F" w:rsidRPr="007F61ED" w:rsidRDefault="00DE663F" w:rsidP="007F61ED">
      <w:pPr>
        <w:rPr>
          <w:b/>
        </w:rPr>
      </w:pPr>
      <w:r w:rsidRPr="007F61ED">
        <w:rPr>
          <w:b/>
        </w:rPr>
        <w:t>TASHA (GTA Model) Microsim Results Data</w:t>
      </w:r>
      <w:r w:rsidR="007F61ED">
        <w:rPr>
          <w:b/>
        </w:rPr>
        <w:t xml:space="preserve"> Overview </w:t>
      </w:r>
      <w:r w:rsidR="007F61ED">
        <w:rPr>
          <w:i/>
        </w:rPr>
        <w:t>p</w:t>
      </w:r>
      <w:r w:rsidRPr="002C63D7">
        <w:rPr>
          <w:i/>
        </w:rPr>
        <w:t>er communications with Eric Miller:</w:t>
      </w:r>
    </w:p>
    <w:p w14:paraId="58041E82" w14:textId="77777777" w:rsidR="00DE663F" w:rsidRDefault="00DE663F" w:rsidP="00DE663F">
      <w:pPr>
        <w:ind w:left="720"/>
      </w:pPr>
      <w:r>
        <w:t>The general query problem deals with output matrices of model results, X(i,j,t,p,m,k,y), where X is matrix of an output variable (trips, travel times, travel costs, travel time congestion index, etc.), where X is defined by:</w:t>
      </w:r>
    </w:p>
    <w:p w14:paraId="311348B4" w14:textId="77777777" w:rsidR="00DE663F" w:rsidRDefault="00DE663F" w:rsidP="00DE663F">
      <w:pPr>
        <w:ind w:left="720"/>
      </w:pPr>
      <w:r>
        <w:t>i =</w:t>
      </w:r>
      <w:r>
        <w:tab/>
        <w:t>Index: origin zone</w:t>
      </w:r>
    </w:p>
    <w:p w14:paraId="4BD8F54F" w14:textId="77777777" w:rsidR="00DE663F" w:rsidRDefault="00DE663F" w:rsidP="00DE663F">
      <w:pPr>
        <w:ind w:left="720"/>
      </w:pPr>
      <w:r>
        <w:t>j =</w:t>
      </w:r>
      <w:r>
        <w:tab/>
        <w:t>Index: destination zone</w:t>
      </w:r>
    </w:p>
    <w:p w14:paraId="5D47C252" w14:textId="77777777" w:rsidR="00DE663F" w:rsidRDefault="00DE663F" w:rsidP="00DE663F">
      <w:pPr>
        <w:ind w:left="720"/>
      </w:pPr>
      <w:r>
        <w:t>t =</w:t>
      </w:r>
      <w:r>
        <w:tab/>
        <w:t>Index: time period</w:t>
      </w:r>
    </w:p>
    <w:p w14:paraId="24F6AFD6" w14:textId="77777777" w:rsidR="00DE663F" w:rsidRDefault="00DE663F" w:rsidP="00DE663F">
      <w:pPr>
        <w:ind w:left="720"/>
      </w:pPr>
      <w:r>
        <w:t>p =</w:t>
      </w:r>
      <w:r>
        <w:tab/>
        <w:t>Index: trip purpose (activity episode type)</w:t>
      </w:r>
    </w:p>
    <w:p w14:paraId="26C47BBC" w14:textId="77777777" w:rsidR="00DE663F" w:rsidRDefault="00DE663F" w:rsidP="00DE663F">
      <w:pPr>
        <w:ind w:left="720"/>
      </w:pPr>
      <w:r>
        <w:t>m =</w:t>
      </w:r>
      <w:r>
        <w:tab/>
        <w:t>Index: trip mode</w:t>
      </w:r>
    </w:p>
    <w:p w14:paraId="5ACBB0B7" w14:textId="77777777" w:rsidR="00DE663F" w:rsidRDefault="00DE663F" w:rsidP="00DE663F">
      <w:pPr>
        <w:ind w:left="720"/>
      </w:pPr>
      <w:r>
        <w:t>k =</w:t>
      </w:r>
      <w:r>
        <w:tab/>
        <w:t>Index: person type (worker, student, etc.)</w:t>
      </w:r>
    </w:p>
    <w:p w14:paraId="53473904" w14:textId="77777777" w:rsidR="00DE663F" w:rsidRDefault="00DE663F" w:rsidP="00DE663F">
      <w:pPr>
        <w:ind w:left="720"/>
      </w:pPr>
      <w:r>
        <w:t>y =</w:t>
      </w:r>
      <w:r>
        <w:tab/>
        <w:t>Year for which X has been computed</w:t>
      </w:r>
    </w:p>
    <w:p w14:paraId="6E6334CD" w14:textId="77777777" w:rsidR="00DE663F" w:rsidRDefault="00DE663F" w:rsidP="00DE663F">
      <w:r>
        <w:t>The Microsim results are output into 5 csv files: persons.csv (basic demographic attributes of the people taking the trips), trips.csv (description of the trips taken: by which person, and from what origin to what destination), trip_modes.csv (description of the modes used to make the trip), trip_stations.csv (identifies intermediate stations used to change modes – e.g. the station at which the trip changes from auto to transit), and facilitate_passenger.csv (indicates a relationship between two trips when one trip – by the driver – facilitates another – by the passenger).</w:t>
      </w:r>
    </w:p>
    <w:p w14:paraId="6EEDA151" w14:textId="77777777" w:rsidR="00DE663F" w:rsidRDefault="00DE663F" w:rsidP="00DE663F"/>
    <w:p w14:paraId="2D52A294" w14:textId="77777777" w:rsidR="00DE663F" w:rsidRDefault="00DE663F" w:rsidP="007F61ED">
      <w:pPr>
        <w:pStyle w:val="Heading2"/>
      </w:pPr>
      <w:bookmarkStart w:id="194" w:name="_Toc23939494"/>
      <w:r>
        <w:t>Mapping</w:t>
      </w:r>
      <w:bookmarkEnd w:id="194"/>
    </w:p>
    <w:p w14:paraId="5633CEDF" w14:textId="77777777" w:rsidR="00DE663F" w:rsidRPr="00457CA1" w:rsidRDefault="00DE663F" w:rsidP="00DE663F">
      <w:pPr>
        <w:rPr>
          <w:i/>
        </w:rPr>
      </w:pPr>
      <w:r w:rsidRPr="00457CA1">
        <w:rPr>
          <w:i/>
        </w:rPr>
        <w:t>Note that each instance represented by the output files should be distinguished from instances in the real world, as instances of some simulation output.</w:t>
      </w:r>
    </w:p>
    <w:p w14:paraId="7B01B5E7" w14:textId="77777777" w:rsidR="00DE663F" w:rsidRDefault="00DE663F" w:rsidP="00DF20F5">
      <w:pPr>
        <w:pStyle w:val="ListParagraph"/>
        <w:numPr>
          <w:ilvl w:val="0"/>
          <w:numId w:val="38"/>
        </w:numPr>
      </w:pPr>
      <w:r>
        <w:t>Rather than an ontology of the urban system, this data should be formalized by an ontology of simulations of the urban system. This requires an extension of the urban system ontology to capture the notion of simulation, and to formalize the relationship between an instance of a simulation and various instances of domain specific classes such as persons, trips, etc.</w:t>
      </w:r>
    </w:p>
    <w:p w14:paraId="0BAC68F0" w14:textId="5C0005A7" w:rsidR="00DE663F" w:rsidRDefault="00DE663F" w:rsidP="00DF20F5">
      <w:pPr>
        <w:pStyle w:val="ListParagraph"/>
        <w:numPr>
          <w:ilvl w:val="0"/>
          <w:numId w:val="38"/>
        </w:numPr>
      </w:pPr>
      <w:r>
        <w:t>Propose</w:t>
      </w:r>
      <w:r w:rsidR="007F61ED">
        <w:t xml:space="preserve"> an</w:t>
      </w:r>
      <w:r>
        <w:t xml:space="preserve"> extension of UrbanSystem.owl: UrbanSystemSimulation.owl</w:t>
      </w:r>
    </w:p>
    <w:p w14:paraId="70428924" w14:textId="77777777" w:rsidR="00DE663F" w:rsidRDefault="00DE663F" w:rsidP="00DF20F5">
      <w:pPr>
        <w:pStyle w:val="ListParagraph"/>
        <w:numPr>
          <w:ilvl w:val="1"/>
          <w:numId w:val="38"/>
        </w:numPr>
      </w:pPr>
      <w:r>
        <w:t>Introduce classes: model, simulation run etc…</w:t>
      </w:r>
    </w:p>
    <w:p w14:paraId="43940EA2" w14:textId="77777777" w:rsidR="00DE663F" w:rsidRDefault="00DE663F" w:rsidP="00DF20F5">
      <w:pPr>
        <w:pStyle w:val="ListParagraph"/>
        <w:numPr>
          <w:ilvl w:val="1"/>
          <w:numId w:val="38"/>
        </w:numPr>
      </w:pPr>
      <w:r>
        <w:t>Key relationship: SimulationRun hasSimulationOutput some UrbanSystemOntologyThing</w:t>
      </w:r>
    </w:p>
    <w:p w14:paraId="4BF984EE" w14:textId="77777777" w:rsidR="00110A4D" w:rsidRPr="00A03E2D" w:rsidRDefault="00110A4D" w:rsidP="00110A4D">
      <w:r>
        <w:t>The result of an urban system simulation is essentially an instance of some part(s) of the urban system and can be formalized by the urban system ontology. In addition, we need a way to distinguish such instances from real-world data. To accomplish this, we extend the Urban System Ontology with an ontology for simulations: the Urban System Simulation Ontology.</w:t>
      </w:r>
    </w:p>
    <w:p w14:paraId="3E6D83FD" w14:textId="77777777" w:rsidR="00110A4D" w:rsidRDefault="00110A4D" w:rsidP="00110A4D">
      <w:r>
        <w:t>The following concepts are required for the Simulation extension:</w:t>
      </w:r>
    </w:p>
    <w:p w14:paraId="20F46147" w14:textId="41FB0244" w:rsidR="00110A4D" w:rsidRDefault="00110A4D" w:rsidP="00110A4D">
      <w:pPr>
        <w:pStyle w:val="ListParagraph"/>
      </w:pPr>
      <w:r w:rsidRPr="00E80D3C">
        <w:t xml:space="preserve">Simulation: A Simulation is an execution of some </w:t>
      </w:r>
      <w:r>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110A4D" w14:paraId="12E86FDD" w14:textId="77777777" w:rsidTr="009858FA">
        <w:trPr>
          <w:cantSplit/>
        </w:trPr>
        <w:tc>
          <w:tcPr>
            <w:tcW w:w="2771" w:type="dxa"/>
            <w:shd w:val="clear" w:color="auto" w:fill="00FFFF"/>
          </w:tcPr>
          <w:p w14:paraId="5A449CBC" w14:textId="77777777" w:rsidR="00110A4D" w:rsidRDefault="00110A4D" w:rsidP="009858FA">
            <w:r>
              <w:lastRenderedPageBreak/>
              <w:t>Object</w:t>
            </w:r>
          </w:p>
        </w:tc>
        <w:tc>
          <w:tcPr>
            <w:tcW w:w="2911" w:type="dxa"/>
            <w:shd w:val="clear" w:color="auto" w:fill="00FFFF"/>
          </w:tcPr>
          <w:p w14:paraId="153DBE21" w14:textId="77777777" w:rsidR="00110A4D" w:rsidRDefault="00110A4D" w:rsidP="009858FA">
            <w:r>
              <w:t>Property</w:t>
            </w:r>
          </w:p>
        </w:tc>
        <w:tc>
          <w:tcPr>
            <w:tcW w:w="3668" w:type="dxa"/>
            <w:shd w:val="clear" w:color="auto" w:fill="00FFFF"/>
          </w:tcPr>
          <w:p w14:paraId="7CB3A5B1" w14:textId="77777777" w:rsidR="00110A4D" w:rsidRDefault="00110A4D" w:rsidP="009858FA">
            <w:r>
              <w:t>Value</w:t>
            </w:r>
          </w:p>
        </w:tc>
      </w:tr>
      <w:tr w:rsidR="00110A4D" w14:paraId="40094694" w14:textId="77777777" w:rsidTr="009858FA">
        <w:trPr>
          <w:cantSplit/>
        </w:trPr>
        <w:tc>
          <w:tcPr>
            <w:tcW w:w="2771" w:type="dxa"/>
            <w:vMerge w:val="restart"/>
          </w:tcPr>
          <w:p w14:paraId="7A182ECC" w14:textId="77777777" w:rsidR="00110A4D" w:rsidRDefault="00110A4D" w:rsidP="009858FA">
            <w:r>
              <w:t>Simulation</w:t>
            </w:r>
          </w:p>
        </w:tc>
        <w:tc>
          <w:tcPr>
            <w:tcW w:w="2911" w:type="dxa"/>
          </w:tcPr>
          <w:p w14:paraId="0CC84D2F" w14:textId="77777777" w:rsidR="00110A4D" w:rsidRDefault="00110A4D" w:rsidP="009858FA">
            <w:r>
              <w:t>hasSimulationOutput</w:t>
            </w:r>
          </w:p>
        </w:tc>
        <w:tc>
          <w:tcPr>
            <w:tcW w:w="3668" w:type="dxa"/>
          </w:tcPr>
          <w:p w14:paraId="7B45CE53" w14:textId="77777777" w:rsidR="00110A4D" w:rsidRDefault="00110A4D" w:rsidP="009858FA">
            <w:r>
              <w:t>some UrbanSystemOntologyThing</w:t>
            </w:r>
          </w:p>
        </w:tc>
      </w:tr>
      <w:tr w:rsidR="00110A4D" w14:paraId="3E908281" w14:textId="77777777" w:rsidTr="009858FA">
        <w:trPr>
          <w:cantSplit/>
        </w:trPr>
        <w:tc>
          <w:tcPr>
            <w:tcW w:w="2771" w:type="dxa"/>
            <w:vMerge/>
          </w:tcPr>
          <w:p w14:paraId="3EE5827E" w14:textId="77777777" w:rsidR="00110A4D" w:rsidRDefault="00110A4D" w:rsidP="009858FA"/>
        </w:tc>
        <w:tc>
          <w:tcPr>
            <w:tcW w:w="2911" w:type="dxa"/>
          </w:tcPr>
          <w:p w14:paraId="05CBF6BE" w14:textId="77777777" w:rsidR="00110A4D" w:rsidRDefault="00110A4D" w:rsidP="009858FA">
            <w:r>
              <w:t>hasRunDate</w:t>
            </w:r>
          </w:p>
        </w:tc>
        <w:tc>
          <w:tcPr>
            <w:tcW w:w="3668" w:type="dxa"/>
          </w:tcPr>
          <w:p w14:paraId="7CC577C4" w14:textId="77777777" w:rsidR="00110A4D" w:rsidRDefault="00110A4D" w:rsidP="009858FA">
            <w:r>
              <w:t>exactly 1 xsd:dateTime</w:t>
            </w:r>
          </w:p>
        </w:tc>
      </w:tr>
    </w:tbl>
    <w:p w14:paraId="3F40C02B" w14:textId="77777777" w:rsidR="00110A4D" w:rsidRDefault="00110A4D" w:rsidP="00110A4D"/>
    <w:p w14:paraId="22022DB4" w14:textId="77777777" w:rsidR="00DE663F" w:rsidRDefault="00DE663F" w:rsidP="007F61ED">
      <w:pPr>
        <w:pStyle w:val="Heading3"/>
      </w:pPr>
      <w:bookmarkStart w:id="195" w:name="_Toc23939495"/>
      <w:r>
        <w:t>Simulation Metadata</w:t>
      </w:r>
      <w:bookmarkEnd w:id="195"/>
    </w:p>
    <w:p w14:paraId="26F13619" w14:textId="385A8BB6" w:rsidR="00DE663F" w:rsidRDefault="00DE663F" w:rsidP="00DE663F">
      <w:r>
        <w:t xml:space="preserve">Each set of simulation output files should be associated with a particular model run. </w:t>
      </w:r>
    </w:p>
    <w:p w14:paraId="04AEA927" w14:textId="77777777" w:rsidR="0028670A" w:rsidRDefault="0028670A" w:rsidP="00DE663F"/>
    <w:p w14:paraId="39F61EAA" w14:textId="3EAECC4F" w:rsidR="007F61ED" w:rsidRDefault="007F61ED" w:rsidP="00DE663F">
      <w:pPr>
        <w:rPr>
          <w:b/>
        </w:rPr>
      </w:pPr>
      <w:r>
        <w:rPr>
          <w:b/>
        </w:rPr>
        <w:t>Future Work:</w:t>
      </w:r>
    </w:p>
    <w:p w14:paraId="2A449150" w14:textId="290E2F19" w:rsidR="007F61ED" w:rsidRDefault="007F61ED" w:rsidP="00DF20F5">
      <w:pPr>
        <w:pStyle w:val="ListParagraph"/>
        <w:numPr>
          <w:ilvl w:val="0"/>
          <w:numId w:val="47"/>
        </w:numPr>
      </w:pPr>
      <w:r>
        <w:t>Determine whether output files of the simulation metadata exist (if not, request output of some basic metadata, e.g. date run, etc?).</w:t>
      </w:r>
    </w:p>
    <w:p w14:paraId="32032BA9" w14:textId="36537F8C" w:rsidR="007F61ED" w:rsidRPr="007F61ED" w:rsidRDefault="007F61ED" w:rsidP="00DF20F5">
      <w:pPr>
        <w:pStyle w:val="ListParagraph"/>
        <w:numPr>
          <w:ilvl w:val="1"/>
          <w:numId w:val="47"/>
        </w:numPr>
      </w:pPr>
      <w:r>
        <w:t>&lt;_:simulation_id&gt; a sim:Simulation; hasRunDateTime…</w:t>
      </w:r>
    </w:p>
    <w:p w14:paraId="0EB51D26" w14:textId="77777777" w:rsidR="00DE663F" w:rsidRDefault="00DE663F" w:rsidP="004E3418">
      <w:pPr>
        <w:pStyle w:val="Heading3"/>
      </w:pPr>
      <w:bookmarkStart w:id="196" w:name="_Toc23939496"/>
      <w:r>
        <w:t>Mississauga Zones</w:t>
      </w:r>
      <w:bookmarkEnd w:id="196"/>
    </w:p>
    <w:p w14:paraId="552BF9E5" w14:textId="4552D7C4" w:rsidR="00DE663F" w:rsidRDefault="00DE663F" w:rsidP="00DF20F5">
      <w:pPr>
        <w:pStyle w:val="ListParagraph"/>
        <w:numPr>
          <w:ilvl w:val="0"/>
          <w:numId w:val="41"/>
        </w:numPr>
      </w:pPr>
      <w:r>
        <w:t xml:space="preserve">name: zone id; </w:t>
      </w:r>
      <w:r w:rsidR="00C574AC">
        <w:t xml:space="preserve">Note: </w:t>
      </w:r>
      <w:r w:rsidRPr="00C574AC">
        <w:t>unclear whether this ID is specific to TASHA or intended to match up to other traffic zone ids</w:t>
      </w:r>
      <w:r>
        <w:br/>
        <w:t>-&gt; for now, transform to ensure unique ID:</w:t>
      </w:r>
      <w:r>
        <w:br/>
      </w:r>
      <w:r w:rsidRPr="00011E40">
        <w:t>return "trafficzone_traisi_" + getValue("</w:t>
      </w:r>
      <w:r>
        <w:t>name</w:t>
      </w:r>
      <w:r w:rsidRPr="00011E40">
        <w:t>")</w:t>
      </w:r>
      <w:r>
        <w:br/>
        <w:t>-&gt; &lt;name_transform &gt; a landuse:TrafficZone</w:t>
      </w:r>
    </w:p>
    <w:p w14:paraId="131E9DC9" w14:textId="77777777" w:rsidR="00DE663F" w:rsidRPr="00C5516F" w:rsidRDefault="00DE663F" w:rsidP="00DF20F5">
      <w:pPr>
        <w:pStyle w:val="ListParagraph"/>
        <w:numPr>
          <w:ilvl w:val="0"/>
          <w:numId w:val="41"/>
        </w:numPr>
      </w:pPr>
      <w:r>
        <w:t>coordinates:</w:t>
      </w:r>
      <w:r>
        <w:br/>
        <w:t>-&gt; apply transformation (used for other esri data) to format coordinates as WKT:</w:t>
      </w:r>
      <w:r>
        <w:br/>
      </w:r>
      <w:r w:rsidRPr="00C5516F">
        <w:rPr>
          <w:rFonts w:ascii="Courier" w:hAnsi="Courier"/>
          <w:sz w:val="20"/>
          <w:lang w:val="en-CA"/>
        </w:rPr>
        <w:t>import re</w:t>
      </w:r>
    </w:p>
    <w:p w14:paraId="1897E876"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getValue("coordinates").replace(",0", ",")</w:t>
      </w:r>
    </w:p>
    <w:p w14:paraId="16BDB270"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re.sub(r'(\d+)(,)(\d+)', r'\1 \3', coord)</w:t>
      </w:r>
    </w:p>
    <w:p w14:paraId="067335AD"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"POLYGON(" + coord + ")"</w:t>
      </w:r>
    </w:p>
    <w:p w14:paraId="0CDEF02A" w14:textId="77777777" w:rsidR="00DE663F" w:rsidRPr="00C14E92" w:rsidRDefault="00DE663F" w:rsidP="00DE663F">
      <w:pPr>
        <w:pStyle w:val="ListParagraph"/>
        <w:rPr>
          <w:rFonts w:ascii="Courier" w:hAnsi="Courier"/>
          <w:sz w:val="20"/>
          <w:lang w:val="en-CA"/>
        </w:rPr>
      </w:pPr>
      <w:r w:rsidRPr="00C14E92">
        <w:rPr>
          <w:rFonts w:ascii="Courier" w:hAnsi="Courier"/>
          <w:sz w:val="20"/>
          <w:lang w:val="en-CA"/>
        </w:rPr>
        <w:t>coord = coord.replace(",)",")")</w:t>
      </w:r>
    </w:p>
    <w:p w14:paraId="5FB02537" w14:textId="77777777" w:rsidR="00DE663F" w:rsidRPr="00016EC0" w:rsidRDefault="00DE663F" w:rsidP="00DE663F">
      <w:pPr>
        <w:pStyle w:val="ListParagraph"/>
        <w:rPr>
          <w:rFonts w:ascii="Courier" w:hAnsi="Courier"/>
          <w:sz w:val="20"/>
          <w:lang w:val="en-CA"/>
        </w:rPr>
      </w:pPr>
      <w:r w:rsidRPr="00C14E92">
        <w:rPr>
          <w:rFonts w:ascii="Courier" w:hAnsi="Courier"/>
          <w:sz w:val="20"/>
          <w:lang w:val="en-CA"/>
        </w:rPr>
        <w:t>return coord</w:t>
      </w:r>
    </w:p>
    <w:p w14:paraId="0390A466" w14:textId="77777777" w:rsidR="00DE663F" w:rsidRPr="00011E40" w:rsidRDefault="00DE663F" w:rsidP="00DF20F5">
      <w:pPr>
        <w:pStyle w:val="ListParagraph"/>
        <w:numPr>
          <w:ilvl w:val="0"/>
          <w:numId w:val="41"/>
        </w:numPr>
      </w:pPr>
      <w:r>
        <w:t>&lt;name_transform&gt; spatialloc:hasGeometry [a Geometry; asWKT &lt;coordinates_transform&gt;].</w:t>
      </w:r>
    </w:p>
    <w:p w14:paraId="5EFF825E" w14:textId="77777777" w:rsidR="00DE663F" w:rsidRDefault="00DE663F" w:rsidP="004E3418">
      <w:pPr>
        <w:pStyle w:val="Heading3"/>
      </w:pPr>
      <w:bookmarkStart w:id="197" w:name="_Toc23939497"/>
      <w:r>
        <w:t>persons.csv</w:t>
      </w:r>
      <w:bookmarkEnd w:id="197"/>
    </w:p>
    <w:p w14:paraId="0B393B86" w14:textId="77777777" w:rsidR="00DE663F" w:rsidRDefault="00DE663F" w:rsidP="00DF20F5">
      <w:pPr>
        <w:pStyle w:val="ListParagraph"/>
        <w:numPr>
          <w:ilvl w:val="0"/>
          <w:numId w:val="38"/>
        </w:numPr>
      </w:pPr>
      <w:r>
        <w:t>-&gt; add &lt;simulation_id&gt; attribute; default value “dummy_sim_iri”</w:t>
      </w:r>
    </w:p>
    <w:p w14:paraId="2DAD4252" w14:textId="77777777" w:rsidR="00DE663F" w:rsidRDefault="00DE663F" w:rsidP="00DF20F5">
      <w:pPr>
        <w:pStyle w:val="ListParagraph"/>
        <w:numPr>
          <w:ilvl w:val="0"/>
          <w:numId w:val="38"/>
        </w:numPr>
      </w:pPr>
      <w:r>
        <w:t>Household_id:</w:t>
      </w:r>
      <w:r>
        <w:br/>
        <w:t>-&gt; &lt;household_id&gt; a household:HouseholdPD; sim:outputOfSimulation &lt;_:simulation_id&gt;</w:t>
      </w:r>
    </w:p>
    <w:p w14:paraId="6AD617EE" w14:textId="77777777" w:rsidR="00DE663F" w:rsidRDefault="00DE663F" w:rsidP="00DF20F5">
      <w:pPr>
        <w:pStyle w:val="ListParagraph"/>
        <w:numPr>
          <w:ilvl w:val="0"/>
          <w:numId w:val="38"/>
        </w:numPr>
      </w:pPr>
      <w:r>
        <w:t>Person_id:</w:t>
      </w:r>
      <w:r>
        <w:br/>
        <w:t>-&gt; transform person_id to unique identifier:</w:t>
      </w:r>
      <w:r>
        <w:br/>
        <w:t xml:space="preserve">&lt;person_id_transform&gt; : </w:t>
      </w:r>
      <w:r w:rsidRPr="00C54E8B">
        <w:t>return "h" + getValue("household_id") + "p" + getValue("person_id")</w:t>
      </w:r>
      <w:r>
        <w:br/>
        <w:t>-&gt; &lt;person_id&gt; a person:PersonPD; sim:outputOfSimulation &lt;_:simulation_id&gt;; hasManifestation [a person:Person; inverse(household:hasMember) &lt;household_id&gt;].</w:t>
      </w:r>
      <w:r>
        <w:br/>
      </w:r>
    </w:p>
    <w:p w14:paraId="326104FD" w14:textId="77777777" w:rsidR="00DE663F" w:rsidRDefault="00DE663F" w:rsidP="00DF20F5">
      <w:pPr>
        <w:pStyle w:val="ListParagraph"/>
        <w:numPr>
          <w:ilvl w:val="0"/>
          <w:numId w:val="38"/>
        </w:numPr>
      </w:pPr>
      <w:r>
        <w:t>Age:</w:t>
      </w:r>
      <w:r>
        <w:br/>
      </w:r>
      <w:r>
        <w:rPr>
          <w:highlight w:val="yellow"/>
        </w:rPr>
        <w:t>Revised</w:t>
      </w:r>
      <w:r w:rsidRPr="003E796B">
        <w:rPr>
          <w:highlight w:val="yellow"/>
        </w:rPr>
        <w:t>:</w:t>
      </w:r>
      <w:r>
        <w:rPr>
          <w:highlight w:val="yellow"/>
        </w:rPr>
        <w:t xml:space="preserve"> Person </w:t>
      </w:r>
      <w:r>
        <w:t xml:space="preserve"> add age property for Person: Person has Age exactly 1 om-2:duration</w:t>
      </w:r>
      <w:r>
        <w:br/>
        <w:t>-&gt; &lt;_person@t&gt; hasAge [a om-2:duration; hasValue [a om-2:measure; om-2:hasNumericalValue &lt;age&gt;; om-2:hasUnit om-2:year]]</w:t>
      </w:r>
    </w:p>
    <w:p w14:paraId="4F093DBE" w14:textId="77777777" w:rsidR="00DE663F" w:rsidRDefault="00DE663F" w:rsidP="00DF20F5">
      <w:pPr>
        <w:pStyle w:val="ListParagraph"/>
        <w:numPr>
          <w:ilvl w:val="0"/>
          <w:numId w:val="38"/>
        </w:numPr>
      </w:pPr>
      <w:r>
        <w:lastRenderedPageBreak/>
        <w:t>Sex:</w:t>
      </w:r>
      <w:r>
        <w:br/>
      </w:r>
      <w:r>
        <w:rPr>
          <w:highlight w:val="yellow"/>
        </w:rPr>
        <w:t>Revised</w:t>
      </w:r>
      <w:r w:rsidRPr="004A7083">
        <w:rPr>
          <w:highlight w:val="yellow"/>
        </w:rPr>
        <w:t>:</w:t>
      </w:r>
      <w:r>
        <w:rPr>
          <w:highlight w:val="yellow"/>
        </w:rPr>
        <w:t xml:space="preserve"> Person</w:t>
      </w:r>
      <w:r>
        <w:t xml:space="preserve"> add instances of Sex class (M/F for the purposes of urban studies)</w:t>
      </w:r>
      <w:r>
        <w:br/>
        <w:t xml:space="preserve">transform value of Sex attribute to IRI: </w:t>
      </w:r>
      <w:r>
        <w:br/>
        <w:t>-&gt; &lt;person_id&gt; person:hasSex &lt;sex_transform&gt;</w:t>
      </w:r>
    </w:p>
    <w:p w14:paraId="30928814" w14:textId="77777777" w:rsidR="00DE663F" w:rsidRDefault="00DE663F" w:rsidP="00DF20F5">
      <w:pPr>
        <w:pStyle w:val="ListParagraph"/>
        <w:numPr>
          <w:ilvl w:val="0"/>
          <w:numId w:val="38"/>
        </w:numPr>
      </w:pPr>
      <w:r>
        <w:t>License (Boolean)</w:t>
      </w:r>
      <w:r>
        <w:br/>
      </w:r>
      <w:r>
        <w:rPr>
          <w:highlight w:val="yellow"/>
        </w:rPr>
        <w:t>revised: Person</w:t>
      </w:r>
      <w:r>
        <w:t xml:space="preserve"> add Boolean property: isLicensedDriver for Person</w:t>
      </w:r>
      <w:r>
        <w:br/>
        <w:t>-&gt; &lt;_person@t&gt; isLicensedDriver &lt;license&gt;</w:t>
      </w:r>
    </w:p>
    <w:p w14:paraId="007B29E2" w14:textId="77777777" w:rsidR="00DE663F" w:rsidRDefault="00DE663F" w:rsidP="00DF20F5">
      <w:pPr>
        <w:pStyle w:val="ListParagraph"/>
        <w:numPr>
          <w:ilvl w:val="0"/>
          <w:numId w:val="38"/>
        </w:numPr>
      </w:pPr>
      <w:r>
        <w:t>Transit_pass (Boolean)</w:t>
      </w:r>
      <w:r>
        <w:br/>
        <w:t>transit:TransitPass…</w:t>
      </w:r>
      <w:r>
        <w:br/>
      </w:r>
      <w:r>
        <w:rPr>
          <w:highlight w:val="yellow"/>
        </w:rPr>
        <w:t>revised</w:t>
      </w:r>
      <w:r w:rsidRPr="00BD54B3">
        <w:rPr>
          <w:highlight w:val="yellow"/>
        </w:rPr>
        <w:t>:</w:t>
      </w:r>
      <w:r>
        <w:rPr>
          <w:highlight w:val="yellow"/>
        </w:rPr>
        <w:t xml:space="preserve"> UrbanSystem</w:t>
      </w:r>
      <w:r>
        <w:t xml:space="preserve"> rename hasPass to hasTransitPass, rename Pass to TransitPass</w:t>
      </w:r>
      <w:r>
        <w:br/>
        <w:t>consider definition of a boolean property</w:t>
      </w:r>
      <w:r>
        <w:br/>
        <w:t>-&gt; need to apply a transformation to achieve: if &lt;transit_pass&gt; = ‘true’ then there is some transit pass object</w:t>
      </w:r>
      <w:r>
        <w:br/>
        <w:t>-&gt; transform &lt;transit_pass&gt; to &lt;dummy_transit_pass_id&gt;:</w:t>
      </w:r>
      <w:r>
        <w:br/>
        <w:t>if (getValue("transit_pass")=="true"):</w:t>
      </w:r>
      <w:r>
        <w:br/>
        <w:t xml:space="preserve">    return "transitpass_h" + getValue("household_id") + "p" + getValue("person_id")</w:t>
      </w:r>
      <w:r>
        <w:br/>
        <w:t>-&gt; &lt;_person@t&gt; hasTransitPass &lt;dummy_transit_pass_id&gt;.</w:t>
      </w:r>
      <w:r>
        <w:br/>
        <w:t>&lt;dummy_transit_pass_id&gt; a transit:TransitPass.</w:t>
      </w:r>
    </w:p>
    <w:p w14:paraId="10026293" w14:textId="77777777" w:rsidR="00DE663F" w:rsidRDefault="00DE663F" w:rsidP="00DF20F5">
      <w:pPr>
        <w:pStyle w:val="ListParagraph"/>
        <w:numPr>
          <w:ilvl w:val="0"/>
          <w:numId w:val="38"/>
        </w:numPr>
      </w:pPr>
      <w:r>
        <w:t>Employment_status:</w:t>
      </w:r>
      <w:r>
        <w:br/>
      </w:r>
      <w:r w:rsidRPr="009B3C10">
        <w:rPr>
          <w:strike/>
          <w:highlight w:val="yellow"/>
        </w:rPr>
        <w:t xml:space="preserve">revised: </w:t>
      </w:r>
      <w:r w:rsidRPr="009B3C10">
        <w:rPr>
          <w:i/>
          <w:strike/>
          <w:highlight w:val="yellow"/>
        </w:rPr>
        <w:t>Org</w:t>
      </w:r>
      <w:r w:rsidRPr="009B3C10">
        <w:rPr>
          <w:strike/>
        </w:rPr>
        <w:t xml:space="preserve"> add Employee hasEmploymentType some EmploymentStatus</w:t>
      </w:r>
      <w:r>
        <w:br/>
      </w:r>
      <w:r>
        <w:rPr>
          <w:highlight w:val="yellow"/>
        </w:rPr>
        <w:t>Revised</w:t>
      </w:r>
      <w:r w:rsidRPr="009B3C10">
        <w:rPr>
          <w:highlight w:val="yellow"/>
        </w:rPr>
        <w:t>:</w:t>
      </w:r>
      <w:r>
        <w:t xml:space="preserve"> introduced subclasses of employee (FT, PT,…) </w:t>
      </w:r>
      <w:r>
        <w:br/>
        <w:t>-&gt; need to apply transformation to convert employment_status to appropriate class name:</w:t>
      </w:r>
      <w:r>
        <w:br/>
      </w:r>
      <w:hyperlink r:id="rId47" w:history="1">
        <w:r w:rsidRPr="00E079EA">
          <w:rPr>
            <w:rStyle w:val="Hyperlink"/>
          </w:rPr>
          <w:t>http://ontology.eil.utoronto.ca/icity/Organization/FullTimeRegEmployee</w:t>
        </w:r>
      </w:hyperlink>
      <w:r>
        <w:br/>
      </w:r>
      <w:hyperlink r:id="rId48" w:history="1">
        <w:r w:rsidRPr="00E079EA">
          <w:rPr>
            <w:rStyle w:val="Hyperlink"/>
          </w:rPr>
          <w:t>http://ontology.eil.utoronto.ca/icity/Organization/FullTimeHomeEmployee</w:t>
        </w:r>
      </w:hyperlink>
      <w:r>
        <w:br/>
      </w:r>
      <w:hyperlink r:id="rId49" w:history="1">
        <w:r w:rsidRPr="00E079EA">
          <w:rPr>
            <w:rStyle w:val="Hyperlink"/>
          </w:rPr>
          <w:t>http://ontology.eil.utoronto.ca/icity/Organization/PartTimeRegEmployee</w:t>
        </w:r>
      </w:hyperlink>
      <w:r>
        <w:br/>
      </w:r>
      <w:hyperlink r:id="rId50" w:history="1">
        <w:r w:rsidRPr="00E079EA">
          <w:rPr>
            <w:rStyle w:val="Hyperlink"/>
          </w:rPr>
          <w:t>http://ontology.eil.utoronto.ca/icity/Organization/PartTimeHomeEmployee</w:t>
        </w:r>
      </w:hyperlink>
      <w:r>
        <w:br/>
        <w:t>es = getValue("employment_status")</w:t>
      </w:r>
    </w:p>
    <w:p w14:paraId="468C5FF8" w14:textId="77777777" w:rsidR="00DE663F" w:rsidRDefault="00DE663F" w:rsidP="00DE663F">
      <w:pPr>
        <w:pStyle w:val="ListParagraph"/>
      </w:pPr>
      <w:r>
        <w:t>if (es =="F"):</w:t>
      </w:r>
    </w:p>
    <w:p w14:paraId="124A85C6" w14:textId="77777777" w:rsidR="00DE663F" w:rsidRDefault="00DE663F" w:rsidP="00DE663F">
      <w:pPr>
        <w:pStyle w:val="ListParagraph"/>
      </w:pPr>
      <w:r>
        <w:t xml:space="preserve">    return "http://ontology.eil.utoronto.ca/icity/Organization/FullTimeRegEmployee"</w:t>
      </w:r>
    </w:p>
    <w:p w14:paraId="4FFAC276" w14:textId="77777777" w:rsidR="00DE663F" w:rsidRDefault="00DE663F" w:rsidP="00DE663F">
      <w:pPr>
        <w:pStyle w:val="ListParagraph"/>
      </w:pPr>
      <w:r>
        <w:t>if (es =="P"):</w:t>
      </w:r>
    </w:p>
    <w:p w14:paraId="62031849" w14:textId="77777777" w:rsidR="00DE663F" w:rsidRDefault="00DE663F" w:rsidP="00DE663F">
      <w:pPr>
        <w:pStyle w:val="ListParagraph"/>
      </w:pPr>
      <w:r>
        <w:t xml:space="preserve">    return "http://ontology.eil.utoronto.ca/icity/Organization/PartTimeRegEmployee"</w:t>
      </w:r>
    </w:p>
    <w:p w14:paraId="2BC7862E" w14:textId="77777777" w:rsidR="00DE663F" w:rsidRDefault="00DE663F" w:rsidP="00DE663F">
      <w:pPr>
        <w:pStyle w:val="ListParagraph"/>
      </w:pPr>
      <w:r>
        <w:t>if (es =="H"):</w:t>
      </w:r>
    </w:p>
    <w:p w14:paraId="20736E80" w14:textId="77777777" w:rsidR="00DE663F" w:rsidRDefault="00DE663F" w:rsidP="00DE663F">
      <w:pPr>
        <w:pStyle w:val="ListParagraph"/>
      </w:pPr>
      <w:r>
        <w:t xml:space="preserve">    return "http://ontology.eil.utoronto.ca/icity/Organization/FullTimeHomeEmployee"</w:t>
      </w:r>
    </w:p>
    <w:p w14:paraId="0762EB89" w14:textId="77777777" w:rsidR="00DE663F" w:rsidRDefault="00DE663F" w:rsidP="00DE663F">
      <w:pPr>
        <w:pStyle w:val="ListParagraph"/>
      </w:pPr>
      <w:r>
        <w:t>if (es=="J"):</w:t>
      </w:r>
    </w:p>
    <w:p w14:paraId="78F2A1BC" w14:textId="77777777" w:rsidR="00DE663F" w:rsidRDefault="00DE663F" w:rsidP="00DE663F">
      <w:pPr>
        <w:pStyle w:val="ListParagraph"/>
      </w:pPr>
      <w:r>
        <w:t xml:space="preserve">    return "http://ontology.eil.utoronto.ca/icity/Organization/PartTimeHomeEmployee"</w:t>
      </w:r>
      <w:r>
        <w:br/>
        <w:t>-&gt; &lt;_person@t&gt; a &lt;employement_status_transform&gt;</w:t>
      </w:r>
    </w:p>
    <w:p w14:paraId="0F33A7A1" w14:textId="77777777" w:rsidR="00DE663F" w:rsidRDefault="00DE663F" w:rsidP="00DF20F5">
      <w:pPr>
        <w:pStyle w:val="ListParagraph"/>
        <w:numPr>
          <w:ilvl w:val="0"/>
          <w:numId w:val="38"/>
        </w:numPr>
      </w:pPr>
      <w:r>
        <w:t>Occupation:</w:t>
      </w:r>
      <w:r>
        <w:br/>
      </w:r>
      <w:r>
        <w:rPr>
          <w:highlight w:val="yellow"/>
        </w:rPr>
        <w:t>revised</w:t>
      </w:r>
      <w:r w:rsidRPr="00FF2280">
        <w:rPr>
          <w:highlight w:val="yellow"/>
        </w:rPr>
        <w:t>:</w:t>
      </w:r>
      <w:r>
        <w:rPr>
          <w:highlight w:val="yellow"/>
        </w:rPr>
        <w:t xml:space="preserve"> Org</w:t>
      </w:r>
      <w:r>
        <w:t xml:space="preserve"> create subclasses of Occupation to capture occupation types</w:t>
      </w:r>
      <w:r>
        <w:br/>
        <w:t>-&gt; transform occupation field to appropriate occupation subclasses:</w:t>
      </w:r>
      <w:r>
        <w:br/>
        <w:t>O: not employed</w:t>
      </w:r>
      <w:r>
        <w:br/>
        <w:t>G: general office / clerical</w:t>
      </w:r>
      <w:r>
        <w:br/>
      </w:r>
      <w:r w:rsidRPr="00B36B3A">
        <w:t>http://ontology.eil.utoronto.ca/icity/Organization/GeneralOffice</w:t>
      </w:r>
      <w:r>
        <w:br/>
        <w:t>P: professional / management / technical</w:t>
      </w:r>
      <w:r>
        <w:br/>
      </w:r>
      <w:r w:rsidRPr="00B36B3A">
        <w:t>http://ontology.eil.utoronto.ca/icity/Organization/Professional</w:t>
      </w:r>
      <w:r>
        <w:br/>
        <w:t>S: retail sales and service</w:t>
      </w:r>
      <w:r>
        <w:br/>
      </w:r>
      <w:r w:rsidRPr="00B36B3A">
        <w:t>http://ontology.eil.utoronto.ca/icity/Organization/Sales</w:t>
      </w:r>
      <w:r>
        <w:br/>
      </w:r>
      <w:r>
        <w:lastRenderedPageBreak/>
        <w:t>M: manufacturing / construction / trades</w:t>
      </w:r>
      <w:r>
        <w:br/>
      </w:r>
      <w:r w:rsidRPr="00B36B3A">
        <w:t>http://ontology.eil.utoronto.ca/icity/Organization/Trades</w:t>
      </w:r>
      <w:r>
        <w:br/>
        <w:t>o = getValue("occupation")</w:t>
      </w:r>
    </w:p>
    <w:p w14:paraId="4BB2888E" w14:textId="77777777" w:rsidR="00DE663F" w:rsidRDefault="00DE663F" w:rsidP="00DE663F">
      <w:pPr>
        <w:ind w:left="360" w:firstLine="360"/>
      </w:pPr>
      <w:r>
        <w:t>if (o == "G"):</w:t>
      </w:r>
    </w:p>
    <w:p w14:paraId="1B2D8ADA" w14:textId="77777777" w:rsidR="00DE663F" w:rsidRDefault="00DE663F" w:rsidP="00DE663F">
      <w:pPr>
        <w:pStyle w:val="ListParagraph"/>
      </w:pPr>
      <w:r>
        <w:t xml:space="preserve">    return "http://ontology.eil.utoronto.ca/icity/Organization/GeneralOffice"</w:t>
      </w:r>
    </w:p>
    <w:p w14:paraId="3D3489D0" w14:textId="77777777" w:rsidR="00DE663F" w:rsidRDefault="00DE663F" w:rsidP="00DE663F">
      <w:pPr>
        <w:pStyle w:val="ListParagraph"/>
      </w:pPr>
      <w:r>
        <w:t>if (o == "P"):</w:t>
      </w:r>
    </w:p>
    <w:p w14:paraId="2397C861" w14:textId="77777777" w:rsidR="00DE663F" w:rsidRDefault="00DE663F" w:rsidP="00DE663F">
      <w:pPr>
        <w:pStyle w:val="ListParagraph"/>
      </w:pPr>
      <w:r>
        <w:t xml:space="preserve">    return "http://ontology.eil.utoronto.ca/icity/Organization/Professional"</w:t>
      </w:r>
    </w:p>
    <w:p w14:paraId="10EF0696" w14:textId="77777777" w:rsidR="00DE663F" w:rsidRDefault="00DE663F" w:rsidP="00DE663F">
      <w:pPr>
        <w:pStyle w:val="ListParagraph"/>
      </w:pPr>
      <w:r>
        <w:t>if (o == "S"):</w:t>
      </w:r>
    </w:p>
    <w:p w14:paraId="3CDC57B3" w14:textId="77777777" w:rsidR="00DE663F" w:rsidRDefault="00DE663F" w:rsidP="00DE663F">
      <w:pPr>
        <w:pStyle w:val="ListParagraph"/>
      </w:pPr>
      <w:r>
        <w:t xml:space="preserve">    return "http://ontology.eil.utoronto.ca/icity/Organization/Sales"</w:t>
      </w:r>
    </w:p>
    <w:p w14:paraId="6C1D3223" w14:textId="77777777" w:rsidR="00DE663F" w:rsidRDefault="00DE663F" w:rsidP="00DE663F">
      <w:pPr>
        <w:pStyle w:val="ListParagraph"/>
      </w:pPr>
      <w:r>
        <w:t>if (o == "M"):</w:t>
      </w:r>
    </w:p>
    <w:p w14:paraId="371946D3" w14:textId="77777777" w:rsidR="00DE663F" w:rsidRDefault="00DE663F" w:rsidP="00DE663F">
      <w:pPr>
        <w:pStyle w:val="ListParagraph"/>
      </w:pPr>
      <w:r>
        <w:t xml:space="preserve">    return "http://ontology.eil.utoronto.ca/icity/Organization/Trades"</w:t>
      </w:r>
      <w:r>
        <w:br/>
        <w:t>-&gt; &lt;_person@t&gt; org:employedAs [a Occupation; a &lt;occupation_transform&gt;]</w:t>
      </w:r>
    </w:p>
    <w:p w14:paraId="5FBEEBE2" w14:textId="77777777" w:rsidR="00DE663F" w:rsidRDefault="00DE663F" w:rsidP="00DF20F5">
      <w:pPr>
        <w:pStyle w:val="ListParagraph"/>
        <w:numPr>
          <w:ilvl w:val="0"/>
          <w:numId w:val="38"/>
        </w:numPr>
      </w:pPr>
      <w:r>
        <w:t>Free_parking (Boolean)</w:t>
      </w:r>
      <w:r>
        <w:rPr>
          <w:rStyle w:val="FootnoteReference"/>
        </w:rPr>
        <w:footnoteReference w:id="31"/>
      </w:r>
      <w:r>
        <w:t>: true if free parking is available at the person’s work location</w:t>
      </w:r>
      <w:r>
        <w:br/>
      </w:r>
      <w:r>
        <w:rPr>
          <w:highlight w:val="yellow"/>
        </w:rPr>
        <w:t>Revised</w:t>
      </w:r>
      <w:r w:rsidRPr="009B3C10">
        <w:rPr>
          <w:highlight w:val="yellow"/>
        </w:rPr>
        <w:t>:</w:t>
      </w:r>
      <w:r>
        <w:t xml:space="preserve"> introduced FreeParking subclass of parking policy; other more specific scenarios could be subclasses of the FreeParking class.</w:t>
      </w:r>
      <w:r>
        <w:br/>
        <w:t>-&gt; transform to represent free parking policy if applicable</w:t>
      </w:r>
      <w:r>
        <w:br/>
        <w:t>if (getValue("free_parking") == "true"):</w:t>
      </w:r>
    </w:p>
    <w:p w14:paraId="3A6C3822" w14:textId="77777777" w:rsidR="00DE663F" w:rsidRDefault="00DE663F" w:rsidP="00DE663F">
      <w:pPr>
        <w:pStyle w:val="ListParagraph"/>
      </w:pPr>
      <w:r>
        <w:t xml:space="preserve">    return "http://ontology.eil.utoronto.ca/icity/Parking/FreeParkingPolicy"</w:t>
      </w:r>
      <w:r>
        <w:br/>
        <w:t>-&gt; &lt;_person@t&gt; org:EmployedBy [a org:Organization; parking:hasAllocatedParking [a park:ParkingArea; park:hasParkingPolicy [a park:ParkingPolicy; a &lt;free_parking_transform&gt;]]]</w:t>
      </w:r>
    </w:p>
    <w:p w14:paraId="64B253EE" w14:textId="77777777" w:rsidR="00DE663F" w:rsidRDefault="00DE663F" w:rsidP="00DF20F5">
      <w:pPr>
        <w:pStyle w:val="ListParagraph"/>
        <w:numPr>
          <w:ilvl w:val="0"/>
          <w:numId w:val="38"/>
        </w:numPr>
      </w:pPr>
      <w:r>
        <w:t>Student_status</w:t>
      </w:r>
      <w:r>
        <w:br/>
      </w:r>
      <w:r w:rsidRPr="009B3731">
        <w:rPr>
          <w:strike/>
          <w:highlight w:val="yellow"/>
        </w:rPr>
        <w:t>to do:</w:t>
      </w:r>
      <w:r w:rsidRPr="009B3731">
        <w:rPr>
          <w:strike/>
        </w:rPr>
        <w:t xml:space="preserve"> add Student subclass of Person; enrolledAt some org:School; </w:t>
      </w:r>
      <w:r>
        <w:br/>
      </w:r>
      <w:r>
        <w:rPr>
          <w:highlight w:val="yellow"/>
        </w:rPr>
        <w:t>Revised</w:t>
      </w:r>
      <w:r w:rsidRPr="00D04A12">
        <w:rPr>
          <w:highlight w:val="yellow"/>
        </w:rPr>
        <w:t>:</w:t>
      </w:r>
      <w:r>
        <w:t xml:space="preserve"> added subclasses of Student to capture enrollment type (FullTimeStudent, PartTimeStudent). As future work, these classes may to be defined based upon some notion of course enrollment.</w:t>
      </w:r>
      <w:r>
        <w:br/>
        <w:t>-&gt; transform to capture appropriate classes (FT or PT)</w:t>
      </w:r>
      <w:r>
        <w:br/>
        <w:t>s = getValue("student_status")</w:t>
      </w:r>
    </w:p>
    <w:p w14:paraId="284ABAA9" w14:textId="77777777" w:rsidR="00DE663F" w:rsidRDefault="00DE663F" w:rsidP="00DE663F">
      <w:pPr>
        <w:pStyle w:val="ListParagraph"/>
      </w:pPr>
      <w:r>
        <w:t>if (s == "F"):</w:t>
      </w:r>
    </w:p>
    <w:p w14:paraId="55E7C022" w14:textId="77777777" w:rsidR="00DE663F" w:rsidRDefault="00DE663F" w:rsidP="00DE663F">
      <w:pPr>
        <w:pStyle w:val="ListParagraph"/>
      </w:pPr>
      <w:r>
        <w:t xml:space="preserve">    return "http://ontology.eil.utoronto.ca/icity/Organization/FullTimeStudent"</w:t>
      </w:r>
    </w:p>
    <w:p w14:paraId="36C2B0EB" w14:textId="77777777" w:rsidR="00DE663F" w:rsidRDefault="00DE663F" w:rsidP="00DE663F">
      <w:pPr>
        <w:pStyle w:val="ListParagraph"/>
      </w:pPr>
      <w:r>
        <w:t>if (s == "P"):</w:t>
      </w:r>
    </w:p>
    <w:p w14:paraId="6609F5AB" w14:textId="77777777" w:rsidR="00DE663F" w:rsidRDefault="00DE663F" w:rsidP="00DE663F">
      <w:pPr>
        <w:pStyle w:val="ListParagraph"/>
      </w:pPr>
      <w:r>
        <w:t xml:space="preserve">    return </w:t>
      </w:r>
      <w:hyperlink r:id="rId51" w:history="1">
        <w:r w:rsidRPr="00E079EA">
          <w:rPr>
            <w:rStyle w:val="Hyperlink"/>
          </w:rPr>
          <w:t>http://ontology.eil.utoronto.ca/icity/Organization/PartTimeStudent</w:t>
        </w:r>
      </w:hyperlink>
      <w:r>
        <w:br/>
        <w:t>-&gt; &lt;person@t&gt; a &lt;student_transform&gt;</w:t>
      </w:r>
    </w:p>
    <w:p w14:paraId="27229A35" w14:textId="77777777" w:rsidR="00DE663F" w:rsidRDefault="00DE663F" w:rsidP="00DF20F5">
      <w:pPr>
        <w:pStyle w:val="ListParagraph"/>
        <w:numPr>
          <w:ilvl w:val="0"/>
          <w:numId w:val="38"/>
        </w:numPr>
      </w:pPr>
      <w:r w:rsidRPr="00571E1B">
        <w:t>Work_zone: work location is contained in some zone; 0 if unemployed</w:t>
      </w:r>
      <w:r w:rsidRPr="00571E1B">
        <w:br/>
        <w:t>assumption: zone IDs correspond to traffic zone identifiers; otherwise we can use the generic Parcel class.</w:t>
      </w:r>
      <w:r w:rsidRPr="00571E1B">
        <w:br/>
        <w:t>-&gt; transform into “trafficzone_trasi_” iri</w:t>
      </w:r>
      <w:r>
        <w:rPr>
          <w:highlight w:val="yellow"/>
        </w:rPr>
        <w:br/>
      </w:r>
      <w:r>
        <w:t>if ( getValue("work_zone") != "0"):</w:t>
      </w:r>
    </w:p>
    <w:p w14:paraId="7582AB1B" w14:textId="77777777" w:rsidR="00DE663F" w:rsidRPr="00682169" w:rsidRDefault="00DE663F" w:rsidP="00DE663F">
      <w:pPr>
        <w:pStyle w:val="ListParagraph"/>
        <w:rPr>
          <w:highlight w:val="yellow"/>
        </w:rPr>
      </w:pPr>
      <w:r>
        <w:t xml:space="preserve">    return "trafficzone_traisi_" + getValue("work_zone")</w:t>
      </w:r>
      <w:r>
        <w:br/>
        <w:t>-&gt; &lt;work_zone_transform&gt; a landuse:TrafficZone</w:t>
      </w:r>
      <w:r>
        <w:br/>
        <w:t>-&gt; &lt;employer_blank_node&gt; spatialloc:hasLocation [a Feature; inverse(contains) &lt;work_zone_transform&gt;]</w:t>
      </w:r>
    </w:p>
    <w:p w14:paraId="30EB326E" w14:textId="77777777" w:rsidR="00DE663F" w:rsidRDefault="00DE663F" w:rsidP="00DF20F5">
      <w:pPr>
        <w:pStyle w:val="ListParagraph"/>
        <w:numPr>
          <w:ilvl w:val="0"/>
          <w:numId w:val="38"/>
        </w:numPr>
      </w:pPr>
      <w:r w:rsidRPr="00571E1B">
        <w:lastRenderedPageBreak/>
        <w:t>School_zone: school location is contained in some zone; 0 if not a student</w:t>
      </w:r>
      <w:r w:rsidRPr="00571E1B">
        <w:br/>
        <w:t>-&gt; transform into “trafficzone_trasi_” iri</w:t>
      </w:r>
      <w:r>
        <w:rPr>
          <w:highlight w:val="yellow"/>
        </w:rPr>
        <w:br/>
      </w:r>
      <w:r>
        <w:t>if ( getValue("school_zone") != "0"):</w:t>
      </w:r>
    </w:p>
    <w:p w14:paraId="49FA771C" w14:textId="77777777" w:rsidR="00DE663F" w:rsidRPr="00682169" w:rsidRDefault="00DE663F" w:rsidP="00DE663F">
      <w:pPr>
        <w:pStyle w:val="ListParagraph"/>
        <w:rPr>
          <w:highlight w:val="yellow"/>
        </w:rPr>
      </w:pPr>
      <w:r>
        <w:t xml:space="preserve">    return "trafficzone_traisi_" + getValue("school_zone")</w:t>
      </w:r>
      <w:r>
        <w:br/>
        <w:t>-&gt; &lt;school_zone_transform&gt; a landuse:TrafficZone</w:t>
      </w:r>
      <w:r>
        <w:br/>
        <w:t>-&gt; &lt;school_blank_node&gt; spatialloc:hasLocation [a Feature; inverse(contains) &lt;school_zone_transform&gt;]</w:t>
      </w:r>
    </w:p>
    <w:p w14:paraId="28B83C26" w14:textId="77777777" w:rsidR="00DE663F" w:rsidRDefault="00DE663F" w:rsidP="00DF20F5">
      <w:pPr>
        <w:pStyle w:val="ListParagraph"/>
        <w:numPr>
          <w:ilvl w:val="0"/>
          <w:numId w:val="38"/>
        </w:numPr>
      </w:pPr>
      <w:r>
        <w:t>Weight: omitted</w:t>
      </w:r>
    </w:p>
    <w:p w14:paraId="3EE84284" w14:textId="77777777" w:rsidR="00DE663F" w:rsidRDefault="00DE663F" w:rsidP="00DF20F5">
      <w:pPr>
        <w:pStyle w:val="ListParagraph"/>
        <w:numPr>
          <w:ilvl w:val="0"/>
          <w:numId w:val="38"/>
        </w:numPr>
      </w:pPr>
      <w:r>
        <w:t xml:space="preserve">Additional mappings required: in order to capture the </w:t>
      </w:r>
      <w:r>
        <w:rPr>
          <w:i/>
        </w:rPr>
        <w:t xml:space="preserve">conditional existence </w:t>
      </w:r>
      <w:r>
        <w:t>of some Organization that employs the Person, or School in which the person is enrolled; we need to instantiate custom blank nodes. i.e. rather than define the blank node in the mapping, we need to create a column “employer_blank_node” which is only defined with a blank node value for entries where the person is employed. Similarly for “school_blank_node”.</w:t>
      </w:r>
      <w:r>
        <w:br/>
        <w:t>-&gt; &lt;employer_blank_node&gt;</w:t>
      </w:r>
      <w:r>
        <w:br/>
        <w:t>if (getValue("employment_status") != "O") &amp; (getValue("employment_status") != ""):</w:t>
      </w:r>
    </w:p>
    <w:p w14:paraId="6F4C8B15" w14:textId="77777777" w:rsidR="00DE663F" w:rsidRPr="0009502E" w:rsidRDefault="00DE663F" w:rsidP="00DE663F">
      <w:pPr>
        <w:pStyle w:val="ListParagraph"/>
      </w:pPr>
      <w:r>
        <w:t>-&gt;     return "_:" + getValue("household_id") + "_" + getValue("person_id") + "_employer"</w:t>
      </w:r>
      <w:r>
        <w:br/>
        <w:t>-&gt; &lt;_person@t&gt; org:employedBy &lt;employer_blank_node&gt;.</w:t>
      </w:r>
    </w:p>
    <w:p w14:paraId="66808941" w14:textId="77777777" w:rsidR="00DE663F" w:rsidRDefault="00DE663F" w:rsidP="00DE663F">
      <w:pPr>
        <w:ind w:left="720"/>
      </w:pPr>
      <w:r>
        <w:t>-&gt; &lt;school_blank_node&gt;</w:t>
      </w:r>
      <w:r>
        <w:br/>
        <w:t>if (getValue("student_status") != ""):</w:t>
      </w:r>
    </w:p>
    <w:p w14:paraId="6C1E80B7" w14:textId="77777777" w:rsidR="00DE663F" w:rsidRDefault="00DE663F" w:rsidP="00DE663F">
      <w:pPr>
        <w:ind w:left="720"/>
      </w:pPr>
      <w:r>
        <w:t xml:space="preserve">    return "_:" + getValue("household_id") + "_" + getValue("person_id") + "_school"</w:t>
      </w:r>
      <w:r>
        <w:br/>
        <w:t>-&gt; &lt;_person@t&gt; org:enrolledIn &lt;school_blank_node&gt;</w:t>
      </w:r>
    </w:p>
    <w:p w14:paraId="693CE137" w14:textId="77777777" w:rsidR="00DE663F" w:rsidRDefault="00DE663F" w:rsidP="00DF20F5">
      <w:pPr>
        <w:pStyle w:val="ListParagraph"/>
        <w:numPr>
          <w:ilvl w:val="0"/>
          <w:numId w:val="38"/>
        </w:numPr>
      </w:pPr>
      <w:r>
        <w:t>Karma seems to have issues with certain types of mappings, therefore we need to manually generate some additional classes of blank nodes (which are currently being incorrectly generated by the software):</w:t>
      </w:r>
    </w:p>
    <w:p w14:paraId="5F98FB2E" w14:textId="77777777" w:rsidR="00DE663F" w:rsidRDefault="00DE663F" w:rsidP="00DF20F5">
      <w:pPr>
        <w:pStyle w:val="ListParagraph"/>
        <w:numPr>
          <w:ilvl w:val="1"/>
          <w:numId w:val="38"/>
        </w:numPr>
      </w:pPr>
      <w:r>
        <w:t>Feature1 (school loc)</w:t>
      </w:r>
      <w:r>
        <w:br/>
        <w:t>if (getValue("student_status") != ""):</w:t>
      </w:r>
    </w:p>
    <w:p w14:paraId="0AE90BC0" w14:textId="77777777" w:rsidR="00DE663F" w:rsidRDefault="00DE663F" w:rsidP="00DE663F">
      <w:pPr>
        <w:pStyle w:val="ListParagraph"/>
        <w:ind w:left="1440"/>
      </w:pPr>
      <w:r>
        <w:t xml:space="preserve">    return "_:" + getValue("household_id") + "_" + getValue("person_id") + "_school_loc"</w:t>
      </w:r>
    </w:p>
    <w:p w14:paraId="297477C7" w14:textId="77777777" w:rsidR="00DE663F" w:rsidRDefault="00DE663F" w:rsidP="00DF20F5">
      <w:pPr>
        <w:pStyle w:val="ListParagraph"/>
        <w:numPr>
          <w:ilvl w:val="1"/>
          <w:numId w:val="38"/>
        </w:numPr>
      </w:pPr>
      <w:r>
        <w:t>Feature1 (work loc)</w:t>
      </w:r>
    </w:p>
    <w:p w14:paraId="7423DB84" w14:textId="77777777" w:rsidR="00DE663F" w:rsidRDefault="00DE663F" w:rsidP="00DF20F5">
      <w:pPr>
        <w:pStyle w:val="ListParagraph"/>
        <w:numPr>
          <w:ilvl w:val="1"/>
          <w:numId w:val="38"/>
        </w:numPr>
      </w:pPr>
      <w:r>
        <w:t>Duration (age)</w:t>
      </w:r>
      <w:r>
        <w:tab/>
      </w:r>
    </w:p>
    <w:p w14:paraId="1EA94912" w14:textId="77777777" w:rsidR="00DE663F" w:rsidRDefault="00DE663F" w:rsidP="00DE663F">
      <w:pPr>
        <w:rPr>
          <w:b/>
        </w:rPr>
      </w:pPr>
      <w:r>
        <w:rPr>
          <w:b/>
        </w:rPr>
        <w:t>Notes:</w:t>
      </w:r>
    </w:p>
    <w:p w14:paraId="5F650397" w14:textId="77777777" w:rsidR="00DE663F" w:rsidRPr="000C290A" w:rsidRDefault="00DE663F" w:rsidP="00DF20F5">
      <w:pPr>
        <w:pStyle w:val="ListParagraph"/>
        <w:numPr>
          <w:ilvl w:val="0"/>
          <w:numId w:val="39"/>
        </w:numPr>
      </w:pPr>
      <w:r>
        <w:t>Make sure to check that the fields are correctly transformed into IRIs; in some cases prefixes may need to be added (e.g. to distinguish between generic ids)</w:t>
      </w:r>
    </w:p>
    <w:p w14:paraId="41479FB5" w14:textId="77777777" w:rsidR="00DE663F" w:rsidRPr="000C290A" w:rsidRDefault="00DE663F" w:rsidP="00DE663F">
      <w:pPr>
        <w:rPr>
          <w:b/>
        </w:rPr>
      </w:pPr>
      <w:r w:rsidRPr="000C290A">
        <w:rPr>
          <w:b/>
        </w:rPr>
        <w:t>Discussion:</w:t>
      </w:r>
    </w:p>
    <w:p w14:paraId="73C6B326" w14:textId="77777777" w:rsidR="00DE663F" w:rsidRDefault="00DE663F" w:rsidP="00DE663F">
      <w:r>
        <w:t>Note that the “free_parking” field is formalized as representing whether or not there is a parking area that is associated with the person’s place of employment with a free parking policy. However, the value of this field is ambiguous; the parking area may offer free parking for employees only, it may offer free parking for the general publish, or free parking during specific times of day (at which the employee is at work)/</w:t>
      </w:r>
    </w:p>
    <w:p w14:paraId="28D3B530" w14:textId="77777777" w:rsidR="00DE663F" w:rsidRDefault="00DE663F" w:rsidP="00DE663F">
      <w:pPr>
        <w:ind w:left="720"/>
      </w:pPr>
    </w:p>
    <w:p w14:paraId="5CDAB9FE" w14:textId="77777777" w:rsidR="00DE663F" w:rsidRDefault="00DE663F" w:rsidP="004E3418">
      <w:pPr>
        <w:pStyle w:val="Heading3"/>
      </w:pPr>
      <w:bookmarkStart w:id="198" w:name="_Toc23939498"/>
      <w:r>
        <w:t>trips.csv</w:t>
      </w:r>
      <w:bookmarkEnd w:id="198"/>
    </w:p>
    <w:p w14:paraId="4E1E3105" w14:textId="77777777" w:rsidR="00DE663F" w:rsidRDefault="00DE663F" w:rsidP="00DF20F5">
      <w:pPr>
        <w:pStyle w:val="ListParagraph"/>
        <w:numPr>
          <w:ilvl w:val="0"/>
          <w:numId w:val="40"/>
        </w:numPr>
      </w:pPr>
      <w:r>
        <w:t>-&gt; add &lt;simulation_id&gt; attribute; default value “dummy_sim_iri”</w:t>
      </w:r>
    </w:p>
    <w:p w14:paraId="774B6E4C" w14:textId="77777777" w:rsidR="00DE663F" w:rsidRDefault="00DE663F" w:rsidP="00DF20F5">
      <w:pPr>
        <w:pStyle w:val="ListParagraph"/>
        <w:numPr>
          <w:ilvl w:val="0"/>
          <w:numId w:val="40"/>
        </w:numPr>
      </w:pPr>
      <w:r>
        <w:lastRenderedPageBreak/>
        <w:t>Household_id:</w:t>
      </w:r>
      <w:r>
        <w:br/>
        <w:t>-&gt; &lt;household_id&gt; a household:HouseholdPD; sim:outputOfSimulation &lt;_:simulation_id&gt;</w:t>
      </w:r>
    </w:p>
    <w:p w14:paraId="23D33F84" w14:textId="77777777" w:rsidR="00DE663F" w:rsidRDefault="00DE663F" w:rsidP="00DF20F5">
      <w:pPr>
        <w:pStyle w:val="ListParagraph"/>
        <w:numPr>
          <w:ilvl w:val="0"/>
          <w:numId w:val="40"/>
        </w:numPr>
      </w:pPr>
      <w:r>
        <w:t>Person_id:</w:t>
      </w:r>
      <w:r>
        <w:br/>
        <w:t xml:space="preserve">-&gt; transform to create unique identifier: </w:t>
      </w:r>
      <w:r>
        <w:br/>
        <w:t xml:space="preserve">&lt;person_id_transform&gt; : </w:t>
      </w:r>
      <w:r w:rsidRPr="00C54E8B">
        <w:t>return "h" + getValue("household_id") + "p" + getValue("person_id")</w:t>
      </w:r>
      <w:r>
        <w:t xml:space="preserve"> </w:t>
      </w:r>
      <w:r>
        <w:br/>
        <w:t>-&gt; &lt;person_id_transform&gt; a person:PersonPD; sim:outputOfSimulation &lt;_:simulation_id&gt;; hasManifestation [a person:Person; inverse(household:hasMember) &lt;household_id&gt;].</w:t>
      </w:r>
      <w:r>
        <w:br/>
        <w:t>-&gt;transform to create blank node for manifestation:</w:t>
      </w:r>
      <w:r>
        <w:br/>
      </w:r>
      <w:r w:rsidRPr="00B826CA">
        <w:t>return "_:h" + getValue("household_id") + "p" + getValue("person_id") + "_person_" + getValue("trip_id")</w:t>
      </w:r>
    </w:p>
    <w:p w14:paraId="7A385FA0" w14:textId="77777777" w:rsidR="00DE663F" w:rsidRDefault="00DE663F" w:rsidP="00DF20F5">
      <w:pPr>
        <w:pStyle w:val="ListParagraph"/>
        <w:numPr>
          <w:ilvl w:val="0"/>
          <w:numId w:val="40"/>
        </w:numPr>
        <w:rPr>
          <w:lang w:val="en-CA"/>
        </w:rPr>
      </w:pPr>
      <w:r>
        <w:rPr>
          <w:lang w:val="en-CA"/>
        </w:rPr>
        <w:t>Trip_id:</w:t>
      </w:r>
      <w:r>
        <w:rPr>
          <w:lang w:val="en-CA"/>
        </w:rPr>
        <w:br/>
      </w:r>
      <w:r w:rsidRPr="00645337">
        <w:rPr>
          <w:highlight w:val="yellow"/>
          <w:lang w:val="en-CA"/>
        </w:rPr>
        <w:t>todo</w:t>
      </w:r>
      <w:r>
        <w:rPr>
          <w:lang w:val="en-CA"/>
        </w:rPr>
        <w:t>: consider whether a more specific type of participation (e.g. ‘performedBy’) should be defined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 activity:hasParticipant &lt;_person@t&gt;.</w:t>
      </w:r>
    </w:p>
    <w:p w14:paraId="5FB97190" w14:textId="77777777" w:rsidR="00DE663F" w:rsidRDefault="00DE663F" w:rsidP="00DF20F5">
      <w:pPr>
        <w:pStyle w:val="ListParagraph"/>
        <w:numPr>
          <w:ilvl w:val="0"/>
          <w:numId w:val="40"/>
        </w:numPr>
        <w:rPr>
          <w:lang w:val="en-CA"/>
        </w:rPr>
      </w:pPr>
      <w:r>
        <w:rPr>
          <w:lang w:val="en-CA"/>
        </w:rPr>
        <w:t>O_zone: origin zone of the trip; i.e. the trip begins at a location that is contained in the o_zone.</w:t>
      </w:r>
      <w:r>
        <w:rPr>
          <w:lang w:val="en-CA"/>
        </w:rPr>
        <w:br/>
        <w:t>-&gt;transform o_zone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getValue("o_zone")</w:t>
      </w:r>
      <w:r>
        <w:rPr>
          <w:lang w:val="en-CA"/>
        </w:rPr>
        <w:br/>
        <w:t>-&gt; &lt;o_zone_transform&gt; a landuse:TrafficZone.</w:t>
      </w:r>
      <w:r>
        <w:rPr>
          <w:highlight w:val="yellow"/>
          <w:lang w:val="en-CA"/>
        </w:rPr>
        <w:br/>
      </w:r>
      <w:r>
        <w:rPr>
          <w:lang w:val="en-CA"/>
        </w:rPr>
        <w:t>-&gt; &lt;trip_id&gt; trip:startLoc [a spatialLoc:Feature; (inverse)(sfcontains) &lt;o_zone_transform&gt;]</w:t>
      </w:r>
    </w:p>
    <w:p w14:paraId="684685A4" w14:textId="77777777" w:rsidR="00DE663F" w:rsidRDefault="00DE663F" w:rsidP="00DF20F5">
      <w:pPr>
        <w:pStyle w:val="ListParagraph"/>
        <w:numPr>
          <w:ilvl w:val="0"/>
          <w:numId w:val="40"/>
        </w:numPr>
        <w:rPr>
          <w:lang w:val="en-CA"/>
        </w:rPr>
      </w:pPr>
      <w:r>
        <w:rPr>
          <w:lang w:val="en-CA"/>
        </w:rPr>
        <w:t xml:space="preserve">O_act: activity at the origin zone; i.e. activity that the traveller was performing just prior to the trip, one of: </w:t>
      </w:r>
      <w:r w:rsidRPr="00912D89">
        <w:rPr>
          <w:lang w:val="en-CA"/>
        </w:rPr>
        <w:t>{PrimaryWork, SecondaryWork, ReturnFromWork, WorkBasedBusines, School, JointOther, IndividualOther, Market, JointMarket, Home}</w:t>
      </w:r>
      <w:r>
        <w:rPr>
          <w:lang w:val="en-CA"/>
        </w:rPr>
        <w:br/>
      </w:r>
      <w:r>
        <w:rPr>
          <w:highlight w:val="yellow"/>
          <w:lang w:val="en-CA"/>
        </w:rPr>
        <w:t>revised</w:t>
      </w:r>
      <w:r>
        <w:rPr>
          <w:lang w:val="en-CA"/>
        </w:rPr>
        <w:t>: Created TASHA extension of UrbanSystemSimulation ontology. add TASHA Activity subclasses (note there is overlap with TTS activities, however these activities vary depending on the TTS year, and are slightly more specific)</w:t>
      </w:r>
      <w:r>
        <w:rPr>
          <w:lang w:val="en-CA"/>
        </w:rPr>
        <w:br/>
      </w:r>
      <w:r>
        <w:rPr>
          <w:highlight w:val="yellow"/>
          <w:lang w:val="en-CA"/>
        </w:rPr>
        <w:t>*</w:t>
      </w:r>
      <w:r>
        <w:rPr>
          <w:lang w:val="en-CA"/>
        </w:rPr>
        <w:t>Assumption: o_act occurs directly before the trip.</w:t>
      </w:r>
      <w:r>
        <w:rPr>
          <w:lang w:val="en-CA"/>
        </w:rPr>
        <w:br/>
        <w:t>-&gt; transform o_act into classes as defined in icity TASHA extension:</w:t>
      </w:r>
      <w:r>
        <w:rPr>
          <w:lang w:val="en-CA"/>
        </w:rPr>
        <w:br/>
      </w:r>
      <w:r w:rsidRPr="00825091">
        <w:rPr>
          <w:lang w:val="en-CA"/>
        </w:rPr>
        <w:t>return "http://ontology.eil.utoronto.ca/icity/TASHA/" + getValue("</w:t>
      </w:r>
      <w:r>
        <w:rPr>
          <w:lang w:val="en-CA"/>
        </w:rPr>
        <w:t>o</w:t>
      </w:r>
      <w:r w:rsidRPr="00825091">
        <w:rPr>
          <w:lang w:val="en-CA"/>
        </w:rPr>
        <w:t>_act")</w:t>
      </w:r>
      <w:r>
        <w:rPr>
          <w:lang w:val="en-CA"/>
        </w:rPr>
        <w:br/>
        <w:t>-&gt; &lt;_oact&gt; a activity:Activity; hasParticipant &lt;person@t&gt;; occursDirectlyBefore &lt;trip_id&gt;.</w:t>
      </w:r>
      <w:r>
        <w:rPr>
          <w:lang w:val="en-CA"/>
        </w:rPr>
        <w:br/>
        <w:t>-&gt; &lt;_oact&gt; a &lt;activity_transform&gt;.</w:t>
      </w:r>
    </w:p>
    <w:p w14:paraId="7481C6BB" w14:textId="77777777" w:rsidR="00DE663F" w:rsidRDefault="00DE663F" w:rsidP="00DF20F5">
      <w:pPr>
        <w:pStyle w:val="ListParagraph"/>
        <w:numPr>
          <w:ilvl w:val="0"/>
          <w:numId w:val="40"/>
        </w:numPr>
        <w:rPr>
          <w:lang w:val="en-CA"/>
        </w:rPr>
      </w:pPr>
      <w:r>
        <w:rPr>
          <w:lang w:val="en-CA"/>
        </w:rPr>
        <w:t>D_zone: destination zone of the trip</w:t>
      </w:r>
      <w:r>
        <w:rPr>
          <w:lang w:val="en-CA"/>
        </w:rPr>
        <w:br/>
      </w:r>
      <w:r w:rsidRPr="00886E58">
        <w:rPr>
          <w:highlight w:val="yellow"/>
          <w:lang w:val="en-CA"/>
        </w:rPr>
        <w:t>todo</w:t>
      </w:r>
      <w:r>
        <w:rPr>
          <w:lang w:val="en-CA"/>
        </w:rPr>
        <w:t>: landuse:Zone subclass of Parcel</w:t>
      </w:r>
      <w:r>
        <w:rPr>
          <w:lang w:val="en-CA"/>
        </w:rPr>
        <w:br/>
      </w:r>
      <w:r w:rsidRPr="00886E58">
        <w:rPr>
          <w:highlight w:val="yellow"/>
          <w:lang w:val="en-CA"/>
        </w:rPr>
        <w:t>todo</w:t>
      </w:r>
      <w:r>
        <w:rPr>
          <w:lang w:val="en-CA"/>
        </w:rPr>
        <w:t>: add optional relationship for Parcel that identifies its associated organization</w:t>
      </w:r>
      <w:r>
        <w:rPr>
          <w:lang w:val="en-CA"/>
        </w:rPr>
        <w:br/>
        <w:t>-&gt;transform d_zone value to ensure uniqueness and identify provenance</w:t>
      </w:r>
      <w:r>
        <w:rPr>
          <w:lang w:val="en-CA"/>
        </w:rPr>
        <w:br/>
      </w:r>
      <w:r w:rsidRPr="00E35325">
        <w:rPr>
          <w:lang w:val="en-CA"/>
        </w:rPr>
        <w:t>return "</w:t>
      </w:r>
      <w:r w:rsidRPr="00B97F19">
        <w:t xml:space="preserve"> </w:t>
      </w:r>
      <w:r w:rsidRPr="00011E40">
        <w:t>trafficzone_traisi_</w:t>
      </w:r>
      <w:r w:rsidRPr="00E35325">
        <w:rPr>
          <w:lang w:val="en-CA"/>
        </w:rPr>
        <w:t>" + getValue("</w:t>
      </w:r>
      <w:r>
        <w:rPr>
          <w:lang w:val="en-CA"/>
        </w:rPr>
        <w:t>d</w:t>
      </w:r>
      <w:r w:rsidRPr="00E35325">
        <w:rPr>
          <w:lang w:val="en-CA"/>
        </w:rPr>
        <w:t>_zone")</w:t>
      </w:r>
      <w:r>
        <w:rPr>
          <w:lang w:val="en-CA"/>
        </w:rPr>
        <w:br/>
        <w:t xml:space="preserve">-&gt; &lt;d_zone_transform&gt; a landuse:Zone; </w:t>
      </w:r>
      <w:r w:rsidRPr="00886E58">
        <w:rPr>
          <w:highlight w:val="yellow"/>
          <w:lang w:val="en-CA"/>
        </w:rPr>
        <w:t>zoneSystemFor ??</w:t>
      </w:r>
      <w:r>
        <w:rPr>
          <w:highlight w:val="yellow"/>
          <w:lang w:val="en-CA"/>
        </w:rPr>
        <w:t>.</w:t>
      </w:r>
      <w:r>
        <w:rPr>
          <w:highlight w:val="yellow"/>
          <w:lang w:val="en-CA"/>
        </w:rPr>
        <w:br/>
      </w:r>
      <w:r>
        <w:rPr>
          <w:lang w:val="en-CA"/>
        </w:rPr>
        <w:lastRenderedPageBreak/>
        <w:t>-&gt; &lt;trip_id&gt; trip:endLoc [a spatialLoc:SpatialFeature; (inverse)(geo:contains) &lt;d_zone_transform&gt;]</w:t>
      </w:r>
    </w:p>
    <w:p w14:paraId="31B1F230" w14:textId="77777777" w:rsidR="00DE663F" w:rsidRDefault="00DE663F" w:rsidP="00DF20F5">
      <w:pPr>
        <w:pStyle w:val="ListParagraph"/>
        <w:numPr>
          <w:ilvl w:val="0"/>
          <w:numId w:val="40"/>
        </w:numPr>
        <w:rPr>
          <w:lang w:val="en-CA"/>
        </w:rPr>
      </w:pPr>
      <w:r>
        <w:rPr>
          <w:lang w:val="en-CA"/>
        </w:rPr>
        <w:t>D_act: as above with o_act</w:t>
      </w:r>
      <w:r>
        <w:rPr>
          <w:lang w:val="en-CA"/>
        </w:rPr>
        <w:br/>
      </w:r>
      <w:r>
        <w:rPr>
          <w:highlight w:val="yellow"/>
          <w:lang w:val="en-CA"/>
        </w:rPr>
        <w:t>*</w:t>
      </w:r>
      <w:r>
        <w:rPr>
          <w:lang w:val="en-CA"/>
        </w:rPr>
        <w:t>Assumption: d_act occurs directly after the trip.</w:t>
      </w:r>
      <w:r>
        <w:rPr>
          <w:lang w:val="en-CA"/>
        </w:rPr>
        <w:br/>
        <w:t>-&gt; transform d_act into classes as defined in the icity TASHA extension:</w:t>
      </w:r>
      <w:r>
        <w:rPr>
          <w:lang w:val="en-CA"/>
        </w:rPr>
        <w:br/>
      </w:r>
      <w:r w:rsidRPr="00825091">
        <w:rPr>
          <w:lang w:val="en-CA"/>
        </w:rPr>
        <w:t>return "http://ontology.eil.utoronto.ca/icity/TASHA/" + getValue("d_act")</w:t>
      </w:r>
    </w:p>
    <w:p w14:paraId="12A4F7D4" w14:textId="77777777" w:rsidR="00DE663F" w:rsidRDefault="00DE663F" w:rsidP="00DF20F5">
      <w:pPr>
        <w:pStyle w:val="ListParagraph"/>
        <w:numPr>
          <w:ilvl w:val="0"/>
          <w:numId w:val="40"/>
        </w:numPr>
        <w:rPr>
          <w:lang w:val="en-CA"/>
        </w:rPr>
      </w:pPr>
      <w:r>
        <w:rPr>
          <w:lang w:val="en-CA"/>
        </w:rPr>
        <w:t>Weight</w:t>
      </w:r>
    </w:p>
    <w:p w14:paraId="5DC43211" w14:textId="77777777" w:rsidR="00DE663F" w:rsidRDefault="00DE663F" w:rsidP="00DE663F">
      <w:pPr>
        <w:rPr>
          <w:b/>
        </w:rPr>
      </w:pPr>
      <w:r w:rsidRPr="00D11331">
        <w:rPr>
          <w:b/>
        </w:rPr>
        <w:t>Notes</w:t>
      </w:r>
      <w:r>
        <w:rPr>
          <w:b/>
        </w:rPr>
        <w:t>:</w:t>
      </w:r>
    </w:p>
    <w:p w14:paraId="4AC19CE7" w14:textId="77777777" w:rsidR="00DE663F" w:rsidRDefault="00DE663F" w:rsidP="00DF20F5">
      <w:pPr>
        <w:pStyle w:val="ListParagraph"/>
        <w:numPr>
          <w:ilvl w:val="0"/>
          <w:numId w:val="39"/>
        </w:numPr>
        <w:rPr>
          <w:lang w:val="en-CA"/>
        </w:rPr>
      </w:pPr>
      <w:r>
        <w:rPr>
          <w:lang w:val="en-CA"/>
        </w:rPr>
        <w:t>A note on activity ordering, in particular as it applies to the concepts of origin- and destination-activities used in TASHA: Although we are unable to fully define the semantics, some notion of an ordering on activity occurrences must be captured in some cases. To address this, we introduce the properties: “occursBefore” and “occursDirectlyBefore” in the Activity ontology.</w:t>
      </w:r>
      <w:r>
        <w:rPr>
          <w:lang w:val="en-CA"/>
        </w:rP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rPr>
          <w:lang w:val="en-CA"/>
        </w:rPr>
        <w:br/>
      </w:r>
    </w:p>
    <w:p w14:paraId="00AD24E3" w14:textId="77777777" w:rsidR="00DE663F" w:rsidRDefault="00DE663F" w:rsidP="004E3418">
      <w:pPr>
        <w:pStyle w:val="Heading3"/>
      </w:pPr>
      <w:bookmarkStart w:id="199" w:name="_Toc23939499"/>
      <w:r>
        <w:t>trip_modes.csv</w:t>
      </w:r>
      <w:bookmarkEnd w:id="199"/>
    </w:p>
    <w:p w14:paraId="457768C4" w14:textId="3D4EA6A5" w:rsidR="00DE663F" w:rsidRDefault="009C262E" w:rsidP="00DF20F5">
      <w:pPr>
        <w:pStyle w:val="ListParagraph"/>
        <w:numPr>
          <w:ilvl w:val="0"/>
          <w:numId w:val="42"/>
        </w:numPr>
        <w:rPr>
          <w:lang w:val="en-CA"/>
        </w:rPr>
      </w:pPr>
      <w:r>
        <w:rPr>
          <w:lang w:val="en-CA"/>
        </w:rPr>
        <w:t>Trip_id:</w:t>
      </w:r>
      <w:r w:rsidR="00DE663F">
        <w:rPr>
          <w:lang w:val="en-CA"/>
        </w:rPr>
        <w:br/>
        <w:t>-&gt; transform to create unique identifier:</w:t>
      </w:r>
      <w:r w:rsidR="00DE663F">
        <w:rPr>
          <w:lang w:val="en-CA"/>
        </w:rPr>
        <w:br/>
      </w:r>
      <w:r w:rsidR="00DE663F" w:rsidRPr="000211ED">
        <w:rPr>
          <w:lang w:val="en-CA"/>
        </w:rPr>
        <w:t>return "h" + getValue("household_id") + "p" + getValue("person_id") + "t" + getValue("trip_id")</w:t>
      </w:r>
      <w:r w:rsidR="00DE663F">
        <w:rPr>
          <w:lang w:val="en-CA"/>
        </w:rPr>
        <w:br/>
        <w:t>-&gt; &lt;trip_id_transform&gt; a trip:Trip; activity:hasParticipant</w:t>
      </w:r>
      <w:r w:rsidR="0046391E">
        <w:rPr>
          <w:rStyle w:val="FootnoteReference"/>
          <w:lang w:val="en-CA"/>
        </w:rPr>
        <w:footnoteReference w:id="32"/>
      </w:r>
      <w:r w:rsidR="00DE663F">
        <w:rPr>
          <w:lang w:val="en-CA"/>
        </w:rPr>
        <w:t xml:space="preserve"> &lt;_person@t&gt;.</w:t>
      </w:r>
    </w:p>
    <w:p w14:paraId="10FAF163" w14:textId="77777777" w:rsidR="00DE663F" w:rsidRDefault="00DE663F" w:rsidP="00DF20F5">
      <w:pPr>
        <w:pStyle w:val="ListParagraph"/>
        <w:numPr>
          <w:ilvl w:val="0"/>
          <w:numId w:val="42"/>
        </w:numPr>
        <w:rPr>
          <w:lang w:val="en-CA"/>
        </w:rPr>
      </w:pPr>
      <w:r>
        <w:rPr>
          <w:lang w:val="en-CA"/>
        </w:rPr>
        <w:t xml:space="preserve">Mode: </w:t>
      </w:r>
      <w:r w:rsidRPr="009639E5">
        <w:rPr>
          <w:lang w:val="en-CA"/>
        </w:rPr>
        <w:t>{Auto, Passenger, WAT, DAT, Walk, Bike, Carpool, Schoolbus, RideShare}</w:t>
      </w:r>
      <w:r>
        <w:rPr>
          <w:lang w:val="en-CA"/>
        </w:rPr>
        <w:br/>
        <w:t xml:space="preserve">*assumption: the trip is made </w:t>
      </w:r>
      <w:r w:rsidRPr="009639E5">
        <w:rPr>
          <w:i/>
          <w:lang w:val="en-CA"/>
        </w:rPr>
        <w:t>completely</w:t>
      </w:r>
      <w:r>
        <w:rPr>
          <w:lang w:val="en-CA"/>
        </w:rPr>
        <w:t xml:space="preserve"> with the specified mode</w:t>
      </w:r>
      <w:r>
        <w:rPr>
          <w:lang w:val="en-CA"/>
        </w:rPr>
        <w:br/>
      </w:r>
      <w:r w:rsidRPr="006664BB">
        <w:rPr>
          <w:lang w:val="en-CA"/>
        </w:rPr>
        <w:t>WAT: “walk access transit”</w:t>
      </w:r>
      <w:r w:rsidRPr="006664BB">
        <w:rPr>
          <w:lang w:val="en-CA"/>
        </w:rPr>
        <w:br/>
        <w:t>DAT: “drive access transit”</w:t>
      </w:r>
      <w:r>
        <w:rPr>
          <w:lang w:val="en-CA"/>
        </w:rPr>
        <w:br/>
        <w:t>-&gt; transform into unique TASHA IRIs</w:t>
      </w:r>
      <w:r>
        <w:rPr>
          <w:lang w:val="en-CA"/>
        </w:rPr>
        <w:br/>
      </w:r>
      <w:r w:rsidRPr="00D05944">
        <w:rPr>
          <w:lang w:val="en-CA"/>
        </w:rPr>
        <w:t>return "http://ontology.eil.utoronto.ca/icity/TASHA/" + getValue("mode")</w:t>
      </w:r>
      <w:r>
        <w:rPr>
          <w:lang w:val="en-CA"/>
        </w:rPr>
        <w:br/>
        <w:t>&lt;mode_transform&gt; a Mode.</w:t>
      </w:r>
      <w:r>
        <w:rPr>
          <w:lang w:val="en-CA"/>
        </w:rPr>
        <w:br/>
        <w:t>-&gt; &lt;trip_id_transform&gt; trip:viaMode &lt;mode_transform&gt;.</w:t>
      </w:r>
    </w:p>
    <w:p w14:paraId="060B0FB3" w14:textId="77777777" w:rsidR="00DE663F" w:rsidRDefault="00DE663F" w:rsidP="00DF20F5">
      <w:pPr>
        <w:pStyle w:val="ListParagraph"/>
        <w:numPr>
          <w:ilvl w:val="0"/>
          <w:numId w:val="42"/>
        </w:numPr>
        <w:rPr>
          <w:lang w:val="en-CA"/>
        </w:rPr>
      </w:pPr>
      <w:r>
        <w:rPr>
          <w:lang w:val="en-CA"/>
        </w:rPr>
        <w:t>O_depart</w:t>
      </w:r>
      <w:r>
        <w:rPr>
          <w:lang w:val="en-CA"/>
        </w:rPr>
        <w:br/>
        <w:t>transform “minutes from midnight” to xsd:time</w:t>
      </w:r>
      <w:r>
        <w:rPr>
          <w:lang w:val="en-CA"/>
        </w:rPr>
        <w:br/>
        <w:t xml:space="preserve">*assumption: based on a review of the data, we assume “minutes from midnight” is minutes </w:t>
      </w:r>
      <w:r>
        <w:rPr>
          <w:i/>
          <w:lang w:val="en-CA"/>
        </w:rPr>
        <w:t>after</w:t>
      </w:r>
      <w:r>
        <w:rPr>
          <w:lang w:val="en-CA"/>
        </w:rPr>
        <w:t xml:space="preserve"> midnight as opposed to before.</w:t>
      </w:r>
    </w:p>
    <w:p w14:paraId="71660A5C" w14:textId="77777777" w:rsidR="00DE663F" w:rsidRPr="000E4C32" w:rsidRDefault="00DE663F" w:rsidP="00DE663F">
      <w:pPr>
        <w:pStyle w:val="ListParagraph"/>
        <w:ind w:left="1440"/>
        <w:rPr>
          <w:lang w:val="en-CA"/>
        </w:rPr>
      </w:pPr>
      <w:r>
        <w:rPr>
          <w:lang w:val="en-CA"/>
        </w:rPr>
        <w:t>*add dummy date columns</w:t>
      </w:r>
      <w:r>
        <w:rPr>
          <w:lang w:val="en-CA"/>
        </w:rPr>
        <w:br/>
        <w:t xml:space="preserve">-&gt; </w:t>
      </w:r>
      <w:r w:rsidRPr="000E4C32">
        <w:rPr>
          <w:lang w:val="en-CA"/>
        </w:rPr>
        <w:t>import time</w:t>
      </w:r>
    </w:p>
    <w:p w14:paraId="72A85E6F" w14:textId="77777777" w:rsidR="00DE663F" w:rsidRPr="000E4C32" w:rsidRDefault="00DE663F" w:rsidP="00DE663F">
      <w:pPr>
        <w:pStyle w:val="ListParagraph"/>
        <w:ind w:left="1440"/>
        <w:rPr>
          <w:lang w:val="en-CA"/>
        </w:rPr>
      </w:pPr>
      <w:r w:rsidRPr="000E4C32">
        <w:rPr>
          <w:lang w:val="en-CA"/>
        </w:rPr>
        <w:t>c = time.strptime("00:00:00","%H:%M:%S")</w:t>
      </w:r>
    </w:p>
    <w:p w14:paraId="403BC1A2" w14:textId="77777777" w:rsidR="00DE663F" w:rsidRPr="000E4C32" w:rsidRDefault="00DE663F" w:rsidP="00DE663F">
      <w:pPr>
        <w:pStyle w:val="ListParagraph"/>
        <w:ind w:left="1440"/>
        <w:rPr>
          <w:lang w:val="en-CA"/>
        </w:rPr>
      </w:pPr>
      <w:r w:rsidRPr="000E4C32">
        <w:rPr>
          <w:lang w:val="en-CA"/>
        </w:rPr>
        <w:t>t = time.mktime(c)</w:t>
      </w:r>
    </w:p>
    <w:p w14:paraId="4F8040B0" w14:textId="77777777" w:rsidR="00DE663F" w:rsidRPr="000E4C32" w:rsidRDefault="00DE663F" w:rsidP="00DE663F">
      <w:pPr>
        <w:pStyle w:val="ListParagraph"/>
        <w:ind w:left="1440"/>
        <w:rPr>
          <w:lang w:val="en-CA"/>
        </w:rPr>
      </w:pPr>
      <w:r w:rsidRPr="000E4C32">
        <w:rPr>
          <w:lang w:val="en-CA"/>
        </w:rPr>
        <w:lastRenderedPageBreak/>
        <w:t>otime = getValue("o_depart")</w:t>
      </w:r>
    </w:p>
    <w:p w14:paraId="063E7BCE" w14:textId="77777777" w:rsidR="00DE663F" w:rsidRPr="000E4C32" w:rsidRDefault="00DE663F" w:rsidP="00DE663F">
      <w:pPr>
        <w:pStyle w:val="ListParagraph"/>
        <w:ind w:left="1440"/>
        <w:rPr>
          <w:lang w:val="en-CA"/>
        </w:rPr>
      </w:pPr>
      <w:r w:rsidRPr="000E4C32">
        <w:rPr>
          <w:lang w:val="en-CA"/>
        </w:rPr>
        <w:t>otime = float(otime)*60</w:t>
      </w:r>
    </w:p>
    <w:p w14:paraId="2620357A" w14:textId="77777777" w:rsidR="00DE663F" w:rsidRPr="000E4C32" w:rsidRDefault="00DE663F" w:rsidP="00DE663F">
      <w:pPr>
        <w:pStyle w:val="ListParagraph"/>
        <w:ind w:left="1440"/>
        <w:rPr>
          <w:lang w:val="en-CA"/>
        </w:rPr>
      </w:pPr>
      <w:r w:rsidRPr="000E4C32">
        <w:rPr>
          <w:lang w:val="en-CA"/>
        </w:rPr>
        <w:t>t = t + otime</w:t>
      </w:r>
    </w:p>
    <w:p w14:paraId="3CB0402B" w14:textId="77777777" w:rsidR="00DE663F" w:rsidRPr="00232C31" w:rsidRDefault="00DE663F" w:rsidP="00DE663F">
      <w:pPr>
        <w:pStyle w:val="ListParagraph"/>
        <w:ind w:left="1440"/>
        <w:rPr>
          <w:lang w:val="en-CA"/>
        </w:rPr>
      </w:pPr>
      <w:r w:rsidRPr="00232C31">
        <w:rPr>
          <w:lang w:val="en-CA"/>
        </w:rPr>
        <w:t>tstring = time.strftime("%H:%M:%S",time.localtime(t))</w:t>
      </w:r>
    </w:p>
    <w:p w14:paraId="509A89F6" w14:textId="77777777" w:rsidR="00DE663F" w:rsidRDefault="00DE663F" w:rsidP="00DE663F">
      <w:pPr>
        <w:pStyle w:val="ListParagraph"/>
        <w:ind w:left="1440"/>
        <w:rPr>
          <w:lang w:val="en-CA"/>
        </w:rPr>
      </w:pPr>
      <w:r w:rsidRPr="00232C31">
        <w:rPr>
          <w:lang w:val="en-CA"/>
        </w:rPr>
        <w:t>return getValue("</w:t>
      </w:r>
      <w:r>
        <w:rPr>
          <w:lang w:val="en-CA"/>
        </w:rPr>
        <w:t>dummy_</w:t>
      </w:r>
      <w:r w:rsidRPr="00232C31">
        <w:rPr>
          <w:lang w:val="en-CA"/>
        </w:rPr>
        <w:t>date") + "T" + tstring</w:t>
      </w:r>
      <w:r w:rsidRPr="00797376">
        <w:t xml:space="preserve"> </w:t>
      </w:r>
      <w:r w:rsidRPr="00797376">
        <w:rPr>
          <w:lang w:val="en-CA"/>
        </w:rPr>
        <w:t>+ "-5:00"</w:t>
      </w:r>
    </w:p>
    <w:p w14:paraId="53AB8220" w14:textId="77777777" w:rsidR="00DE663F" w:rsidRDefault="00DE663F" w:rsidP="00DE663F">
      <w:pPr>
        <w:pStyle w:val="ListParagraph"/>
        <w:rPr>
          <w:lang w:val="en-CA"/>
        </w:rPr>
      </w:pPr>
      <w:r>
        <w:rPr>
          <w:lang w:val="en-CA"/>
        </w:rPr>
        <w:t>-&gt; &lt;trip&gt; activity:beginOf [a time:Instant; time:inXSDDateTimeStamp &lt;o_depart_transform&gt;].</w:t>
      </w:r>
    </w:p>
    <w:p w14:paraId="75ABE4B5" w14:textId="6ACF3943" w:rsidR="00DE663F" w:rsidRDefault="00DE663F" w:rsidP="00DE663F">
      <w:pPr>
        <w:pStyle w:val="ListParagraph"/>
        <w:rPr>
          <w:lang w:val="en-CA"/>
        </w:rPr>
      </w:pPr>
      <w:r w:rsidRPr="00232C31">
        <w:rPr>
          <w:b/>
          <w:lang w:val="en-CA"/>
        </w:rPr>
        <w:t>Note</w:t>
      </w:r>
      <w:r>
        <w:rPr>
          <w:lang w:val="en-CA"/>
        </w:rPr>
        <w:t>: a trip (an activity) begins and ends at a particular instant in time. In order to define this instant using the xsd:dateTime datatype, we need to provide a date. To achieve this, for now, we introduce a &lt;dummy_date&gt; attribute with a default date: 2018-01-01. This is consistent with the simulation data as it is intended to capture a single day of travel activity. In future applications it will be desirable to make a more informed date selection.</w:t>
      </w:r>
    </w:p>
    <w:p w14:paraId="5E71E0D9" w14:textId="77777777" w:rsidR="00DE663F" w:rsidRPr="00BD1652" w:rsidRDefault="00DE663F" w:rsidP="00DF20F5">
      <w:pPr>
        <w:pStyle w:val="ListParagraph"/>
        <w:numPr>
          <w:ilvl w:val="0"/>
          <w:numId w:val="46"/>
        </w:numPr>
        <w:rPr>
          <w:lang w:val="en-CA"/>
        </w:rPr>
      </w:pPr>
      <w:r w:rsidRPr="00BD1652">
        <w:rPr>
          <w:lang w:val="en-CA"/>
        </w:rPr>
        <w:t>D_arrive</w:t>
      </w:r>
      <w:r w:rsidRPr="00BD1652">
        <w:rPr>
          <w:lang w:val="en-CA"/>
        </w:rPr>
        <w:br/>
        <w:t>convert “minutes from midnight” to xsd:time</w:t>
      </w:r>
      <w:r w:rsidRPr="00BD1652">
        <w:rPr>
          <w:lang w:val="en-CA"/>
        </w:rPr>
        <w:br/>
        <w:t>-&gt; as above for o_depart</w:t>
      </w:r>
    </w:p>
    <w:p w14:paraId="51CBD0A7" w14:textId="77777777" w:rsidR="00DE663F" w:rsidRDefault="00DE663F" w:rsidP="00DF20F5">
      <w:pPr>
        <w:pStyle w:val="ListParagraph"/>
        <w:numPr>
          <w:ilvl w:val="0"/>
          <w:numId w:val="42"/>
        </w:numPr>
        <w:rPr>
          <w:lang w:val="en-CA"/>
        </w:rPr>
      </w:pPr>
      <w:r>
        <w:rPr>
          <w:lang w:val="en-CA"/>
        </w:rPr>
        <w:t>Weight</w:t>
      </w:r>
    </w:p>
    <w:p w14:paraId="13107F1F" w14:textId="77777777" w:rsidR="00DE663F" w:rsidRPr="004E3418" w:rsidRDefault="00DE663F" w:rsidP="004E3418">
      <w:pPr>
        <w:rPr>
          <w:b/>
        </w:rPr>
      </w:pPr>
      <w:r w:rsidRPr="004E3418">
        <w:rPr>
          <w:b/>
        </w:rPr>
        <w:t>Notes:</w:t>
      </w:r>
    </w:p>
    <w:p w14:paraId="7AE983AD" w14:textId="77777777" w:rsidR="00DE663F" w:rsidRDefault="00DE663F" w:rsidP="00DF20F5">
      <w:pPr>
        <w:pStyle w:val="ListParagraph"/>
        <w:numPr>
          <w:ilvl w:val="0"/>
          <w:numId w:val="45"/>
        </w:numPr>
        <w:rPr>
          <w:lang w:val="en-CA"/>
        </w:rPr>
      </w:pPr>
      <w:r>
        <w:rPr>
          <w:lang w:val="en-CA"/>
        </w:rPr>
        <w:t xml:space="preserve">Based on a review of the facilitate_passenger data (in particular, the ‘-1’ driver trip ID assigned if the driver “facilitates” the passenger from home), we assume that the trip of the driver and the passenger is identified as a single trip, rather than two individual trips. The </w:t>
      </w:r>
      <w:r w:rsidRPr="00221A2A">
        <w:rPr>
          <w:i/>
          <w:lang w:val="en-CA"/>
        </w:rPr>
        <w:t>overall</w:t>
      </w:r>
      <w:r>
        <w:rPr>
          <w:lang w:val="en-CA"/>
        </w:rPr>
        <w:t xml:space="preserve"> trip of the driver (including travel before / after the trip with the passenger) then is implicit, and there are no overlapping trips captured in this dataset. Another way to view this is to consider the trip as representing the movement of the vehicle rather than the person.</w:t>
      </w:r>
    </w:p>
    <w:p w14:paraId="6B6D859F" w14:textId="254AD822" w:rsidR="00DE663F" w:rsidRPr="00D41B6D" w:rsidRDefault="004E3418" w:rsidP="00DF20F5">
      <w:pPr>
        <w:pStyle w:val="ListParagraph"/>
        <w:numPr>
          <w:ilvl w:val="1"/>
          <w:numId w:val="45"/>
        </w:numPr>
        <w:rPr>
          <w:b/>
          <w:lang w:val="en-CA"/>
        </w:rPr>
      </w:pPr>
      <w:r>
        <w:rPr>
          <w:b/>
          <w:lang w:val="en-CA"/>
        </w:rPr>
        <w:t>Note</w:t>
      </w:r>
      <w:r w:rsidR="00DE663F" w:rsidRPr="00D41B6D">
        <w:rPr>
          <w:b/>
          <w:lang w:val="en-CA"/>
        </w:rPr>
        <w:t xml:space="preserve">: </w:t>
      </w:r>
      <w:r w:rsidR="00DE663F">
        <w:rPr>
          <w:lang w:val="en-CA"/>
        </w:rPr>
        <w:t>it’s currently not clear whether there are two mode entries for a trip with a passenger – is it captured simply as a “passenger” mode, or both “passenger” and “auto”?</w:t>
      </w:r>
    </w:p>
    <w:p w14:paraId="63AC15AD" w14:textId="77777777" w:rsidR="00DE663F" w:rsidRPr="006664BB" w:rsidRDefault="00DE663F" w:rsidP="00DF20F5">
      <w:pPr>
        <w:pStyle w:val="ListParagraph"/>
        <w:numPr>
          <w:ilvl w:val="0"/>
          <w:numId w:val="45"/>
        </w:numPr>
        <w:rPr>
          <w:lang w:val="en-CA"/>
        </w:rPr>
      </w:pPr>
      <w:r>
        <w:rPr>
          <w:lang w:val="en-CA"/>
        </w:rPr>
        <w:t xml:space="preserve">A question could be raised regarding the relationship between the modes identified in the TASHA data. For example, carpool, rideshare, and passenger modes are likely all assumed to take place via auto. Similarly, we might define a relationship between rideshare, carpool and passenger modes. While it is possible to pursue such a representation, this raises the question: </w:t>
      </w:r>
      <w:r>
        <w:rPr>
          <w:i/>
          <w:lang w:val="en-CA"/>
        </w:rPr>
        <w:t xml:space="preserve">are these modes classes or individuals? </w:t>
      </w:r>
      <w:r>
        <w:rPr>
          <w:lang w:val="en-CA"/>
        </w:rPr>
        <w:t xml:space="preserve">Currently, in our representation there is nothing we need to say about the </w:t>
      </w:r>
      <w:r>
        <w:rPr>
          <w:i/>
          <w:lang w:val="en-CA"/>
        </w:rPr>
        <w:t>class of auto modes</w:t>
      </w:r>
      <w:r>
        <w:rPr>
          <w:lang w:val="en-CA"/>
        </w:rPr>
        <w:t xml:space="preserve">, the </w:t>
      </w:r>
      <w:r>
        <w:rPr>
          <w:i/>
          <w:lang w:val="en-CA"/>
        </w:rPr>
        <w:t>class of bike modes</w:t>
      </w:r>
      <w:r>
        <w:rPr>
          <w:lang w:val="en-CA"/>
        </w:rPr>
        <w:t>, and so on, therefore we opt to maintain a representation where the distinct modes are represented as individual members of the Mode class.</w:t>
      </w:r>
    </w:p>
    <w:p w14:paraId="5BC883DC" w14:textId="77777777" w:rsidR="00DE663F" w:rsidRDefault="00DE663F" w:rsidP="004E3418">
      <w:pPr>
        <w:pStyle w:val="Heading3"/>
      </w:pPr>
      <w:bookmarkStart w:id="200" w:name="_Toc23939500"/>
      <w:r>
        <w:t>trip_stations.csv</w:t>
      </w:r>
      <w:bookmarkEnd w:id="200"/>
    </w:p>
    <w:p w14:paraId="36776BFC" w14:textId="2558555A" w:rsidR="00DE663F" w:rsidRDefault="00DE663F" w:rsidP="00DF20F5">
      <w:pPr>
        <w:pStyle w:val="ListParagraph"/>
        <w:numPr>
          <w:ilvl w:val="0"/>
          <w:numId w:val="43"/>
        </w:numPr>
        <w:rPr>
          <w:lang w:val="en-CA"/>
        </w:rPr>
      </w:pPr>
      <w:r>
        <w:rPr>
          <w:lang w:val="en-CA"/>
        </w:rPr>
        <w:t xml:space="preserve">Observation: assuming we are uploading all of the csv files, there is no need to assert the households and persons as simulation output </w:t>
      </w:r>
      <w:r>
        <w:rPr>
          <w:i/>
          <w:lang w:val="en-CA"/>
        </w:rPr>
        <w:t xml:space="preserve">each </w:t>
      </w:r>
      <w:r>
        <w:rPr>
          <w:lang w:val="en-CA"/>
        </w:rPr>
        <w:t xml:space="preserve">time – once is sufficient. </w:t>
      </w:r>
      <w:r w:rsidR="00E857E3">
        <w:rPr>
          <w:lang w:val="en-CA"/>
        </w:rPr>
        <w:t>The same is true</w:t>
      </w:r>
      <w:r>
        <w:rPr>
          <w:lang w:val="en-CA"/>
        </w:rPr>
        <w:t xml:space="preserve"> for the relationship between households, persons and trips.</w:t>
      </w:r>
    </w:p>
    <w:p w14:paraId="1E766CF4" w14:textId="77777777" w:rsidR="00DE663F" w:rsidRDefault="00DE663F" w:rsidP="00DF20F5">
      <w:pPr>
        <w:pStyle w:val="ListParagraph"/>
        <w:numPr>
          <w:ilvl w:val="0"/>
          <w:numId w:val="43"/>
        </w:numPr>
      </w:pPr>
      <w:r>
        <w:t>Household_id:</w:t>
      </w:r>
      <w:r>
        <w:br/>
        <w:t>-&gt;omitted</w:t>
      </w:r>
    </w:p>
    <w:p w14:paraId="403E8E47" w14:textId="77777777" w:rsidR="00DE663F" w:rsidRDefault="00DE663F" w:rsidP="00DF20F5">
      <w:pPr>
        <w:pStyle w:val="ListParagraph"/>
        <w:numPr>
          <w:ilvl w:val="0"/>
          <w:numId w:val="43"/>
        </w:numPr>
      </w:pPr>
      <w:r>
        <w:t>Person_id:</w:t>
      </w:r>
      <w:r>
        <w:br/>
        <w:t>-&gt; omitted</w:t>
      </w:r>
    </w:p>
    <w:p w14:paraId="6B56690B" w14:textId="77777777" w:rsidR="00561E84" w:rsidRDefault="00DE663F" w:rsidP="00DF20F5">
      <w:pPr>
        <w:pStyle w:val="ListParagraph"/>
        <w:numPr>
          <w:ilvl w:val="0"/>
          <w:numId w:val="43"/>
        </w:numPr>
        <w:rPr>
          <w:lang w:val="en-CA"/>
        </w:rPr>
      </w:pPr>
      <w:r>
        <w:rPr>
          <w:lang w:val="en-CA"/>
        </w:rPr>
        <w:lastRenderedPageBreak/>
        <w:t>Trip_id:</w:t>
      </w:r>
      <w:r>
        <w:rPr>
          <w:lang w:val="en-CA"/>
        </w:rPr>
        <w:br/>
        <w:t>-&gt; transform to create unique identifier:</w:t>
      </w:r>
      <w:r>
        <w:rPr>
          <w:lang w:val="en-CA"/>
        </w:rPr>
        <w:br/>
      </w:r>
      <w:r w:rsidRPr="000211ED">
        <w:rPr>
          <w:lang w:val="en-CA"/>
        </w:rPr>
        <w:t>return "h" + getValue("household_id") + "p" + getValue("person_id") + "t" + getValue("trip_id")</w:t>
      </w:r>
      <w:r>
        <w:rPr>
          <w:lang w:val="en-CA"/>
        </w:rPr>
        <w:br/>
        <w:t>-&gt; &lt;trip_id_transform&gt; a trip:Trip.</w:t>
      </w:r>
      <w:r>
        <w:rPr>
          <w:lang w:val="en-CA"/>
        </w:rPr>
        <w:br/>
      </w:r>
      <w:r w:rsidRPr="00E857E3">
        <w:rPr>
          <w:lang w:val="en-CA"/>
        </w:rPr>
        <w:t xml:space="preserve">omitted participant mapping too, this was also captured by previous data </w:t>
      </w:r>
    </w:p>
    <w:p w14:paraId="01DB77C5" w14:textId="6D08C5BA" w:rsidR="00DE663F" w:rsidRPr="00561E84" w:rsidRDefault="00DE663F" w:rsidP="00DF20F5">
      <w:pPr>
        <w:pStyle w:val="ListParagraph"/>
        <w:numPr>
          <w:ilvl w:val="0"/>
          <w:numId w:val="43"/>
        </w:numPr>
        <w:rPr>
          <w:lang w:val="en-CA"/>
        </w:rPr>
      </w:pPr>
      <w:r w:rsidRPr="00561E84">
        <w:t>Station</w:t>
      </w:r>
      <w:r w:rsidRPr="00561E84">
        <w:rPr>
          <w:lang w:val="en-CA"/>
        </w:rPr>
        <w:br/>
      </w:r>
      <w:r w:rsidR="00E857E3" w:rsidRPr="00561E84">
        <w:rPr>
          <w:lang w:val="en-CA"/>
        </w:rPr>
        <w:t xml:space="preserve"> Note</w:t>
      </w:r>
      <w:r w:rsidRPr="00561E84">
        <w:rPr>
          <w:lang w:val="en-CA"/>
        </w:rPr>
        <w:t xml:space="preserve">: </w:t>
      </w:r>
      <w:r w:rsidR="00E857E3" w:rsidRPr="00561E84">
        <w:rPr>
          <w:lang w:val="en-CA"/>
        </w:rPr>
        <w:t xml:space="preserve">this value represents the </w:t>
      </w:r>
      <w:r w:rsidRPr="00561E84">
        <w:rPr>
          <w:lang w:val="en-CA"/>
        </w:rPr>
        <w:t>initial station “The selected stations are the places where the traveler’s vehicle has been left as they switch to using public transit.”</w:t>
      </w:r>
      <w:r w:rsidRPr="00561E84">
        <w:rPr>
          <w:highlight w:val="yellow"/>
          <w:lang w:val="en-CA"/>
        </w:rPr>
        <w:br/>
      </w:r>
      <w:r w:rsidRPr="00561E84">
        <w:rPr>
          <w:lang w:val="en-CA"/>
        </w:rPr>
        <w:t>-&gt; transform the id to create an iri</w:t>
      </w:r>
      <w:r w:rsidRPr="00561E84">
        <w:rPr>
          <w:highlight w:val="yellow"/>
          <w:lang w:val="en-CA"/>
        </w:rPr>
        <w:br/>
      </w:r>
      <w:r w:rsidRPr="00561E84">
        <w:rPr>
          <w:lang w:val="en-CA"/>
        </w:rPr>
        <w:t>return "NCS16_centroid_2011_" + getValue("station")</w:t>
      </w:r>
      <w:r w:rsidRPr="00561E84">
        <w:rPr>
          <w:lang w:val="en-CA"/>
        </w:rPr>
        <w:br/>
        <w:t>&lt;station_transform&gt; a spatialloc:Feature.</w:t>
      </w:r>
      <w:r w:rsidRPr="00561E84">
        <w:rPr>
          <w:lang w:val="en-CA"/>
        </w:rPr>
        <w:br/>
        <w:t>&lt;sub_trip1&gt; trip:endLoc &lt;station_transform&gt;.</w:t>
      </w:r>
      <w:r w:rsidRPr="00561E84">
        <w:rPr>
          <w:lang w:val="en-CA"/>
        </w:rPr>
        <w:br/>
        <w:t>&lt;sub_trip2&gt; trip:startLoc &lt;station_transform&gt;.</w:t>
      </w:r>
      <w:r w:rsidRPr="00561E84">
        <w:rPr>
          <w:highlight w:val="yellow"/>
          <w:lang w:val="en-CA"/>
        </w:rPr>
        <w:br/>
      </w:r>
      <w:r w:rsidR="00E857E3" w:rsidRPr="00561E84">
        <w:rPr>
          <w:lang w:val="en-CA"/>
        </w:rPr>
        <w:t>Note</w:t>
      </w:r>
      <w:r w:rsidRPr="00561E84">
        <w:rPr>
          <w:lang w:val="en-CA"/>
        </w:rPr>
        <w:t>: “The station zone numbers are references to centroids in the NCS16 standard.” See correspondence table</w:t>
      </w:r>
      <w:r w:rsidRPr="00561E84">
        <w:rPr>
          <w:lang w:val="en-CA"/>
        </w:rPr>
        <w:br/>
        <w:t>Q: is there a resource for determining the coordinates of the centroids?</w:t>
      </w:r>
      <w:r w:rsidRPr="00561E84">
        <w:rPr>
          <w:lang w:val="en-CA"/>
        </w:rPr>
        <w:br/>
        <w:t>Note: for now, we assume the centroids used are according to the 2011 system. In addition, we use the supplementary Station Correspondence file to approximate the location of the station (e.g. what zone it is located in).</w:t>
      </w:r>
    </w:p>
    <w:p w14:paraId="5B8E6282" w14:textId="77777777" w:rsidR="00DE663F" w:rsidRPr="00473EA4" w:rsidRDefault="00DE663F" w:rsidP="00DF20F5">
      <w:pPr>
        <w:pStyle w:val="ListParagraph"/>
        <w:numPr>
          <w:ilvl w:val="0"/>
          <w:numId w:val="43"/>
        </w:numPr>
        <w:rPr>
          <w:lang w:val="en-CA"/>
        </w:rPr>
      </w:pPr>
      <w:r>
        <w:rPr>
          <w:lang w:val="en-CA"/>
        </w:rPr>
        <w:t>Direction: auto2transit or transit2auto</w:t>
      </w:r>
      <w:r>
        <w:rPr>
          <w:lang w:val="en-CA"/>
        </w:rPr>
        <w:br/>
        <w:t>The mode of these trips (we expect) is “DAT” (drive access to transit), however the direction field provides additional information about the subtrips that comprise the trip. If the direction is auto2transit, then the first subtrip should be identified as having mode “Auto”. Similarly, for transit2auto the second subtrip has the “Auto” mode. To accomplish we transform the direction field into two separate mode attributes:</w:t>
      </w:r>
      <w:r>
        <w:rPr>
          <w:lang w:val="en-CA"/>
        </w:rPr>
        <w:br/>
        <w:t>-&gt; transform &lt;mode1_derived&gt;</w:t>
      </w:r>
      <w:r>
        <w:rPr>
          <w:lang w:val="en-CA"/>
        </w:rPr>
        <w:br/>
      </w:r>
      <w:r w:rsidRPr="00473EA4">
        <w:rPr>
          <w:lang w:val="en-CA"/>
        </w:rPr>
        <w:t>d = getValue("direction")</w:t>
      </w:r>
    </w:p>
    <w:p w14:paraId="0065F9F0" w14:textId="77777777" w:rsidR="00DE663F" w:rsidRPr="00473EA4" w:rsidRDefault="00DE663F" w:rsidP="00DE663F">
      <w:pPr>
        <w:ind w:left="720"/>
      </w:pPr>
      <w:r w:rsidRPr="00473EA4">
        <w:t>if "auto2" in d:</w:t>
      </w:r>
    </w:p>
    <w:p w14:paraId="63321519" w14:textId="77777777" w:rsidR="00DE663F" w:rsidRPr="00473EA4" w:rsidRDefault="00DE663F" w:rsidP="00DE663F">
      <w:pPr>
        <w:ind w:left="720"/>
      </w:pPr>
      <w:r w:rsidRPr="00473EA4">
        <w:t xml:space="preserve">    return </w:t>
      </w:r>
      <w:hyperlink r:id="rId52" w:history="1">
        <w:r w:rsidRPr="0003520F">
          <w:rPr>
            <w:rStyle w:val="Hyperlink"/>
          </w:rPr>
          <w:t>http://ontology.eil.utoronto.ca/icity/TASHA/Auto</w:t>
        </w:r>
      </w:hyperlink>
      <w:r>
        <w:br/>
        <w:t>-&gt; &lt;sub_trip1&gt; trip:viaMode &lt;mode1_derived&gt;.</w:t>
      </w:r>
      <w:r>
        <w:br/>
        <w:t>-&gt; similar transformation for mode2_derived.</w:t>
      </w:r>
      <w:r>
        <w:br/>
        <w:t>-&gt; &lt;sub_trip2&gt; trip:viaMode &lt;mode2_derived&gt;.</w:t>
      </w:r>
      <w:r>
        <w:br/>
        <w:t>Note that no mode is defined for the transit case as TASHA does not have an IRI for exclusive transit modes.</w:t>
      </w:r>
    </w:p>
    <w:p w14:paraId="136040AB" w14:textId="2D782278" w:rsidR="00DE663F" w:rsidRDefault="00DE663F" w:rsidP="00DF20F5">
      <w:pPr>
        <w:pStyle w:val="ListParagraph"/>
        <w:numPr>
          <w:ilvl w:val="0"/>
          <w:numId w:val="43"/>
        </w:numPr>
        <w:rPr>
          <w:lang w:val="en-CA"/>
        </w:rPr>
      </w:pPr>
      <w:r>
        <w:rPr>
          <w:lang w:val="en-CA"/>
        </w:rPr>
        <w:t>Weight</w:t>
      </w:r>
      <w:r w:rsidR="004E3418">
        <w:rPr>
          <w:lang w:val="en-CA"/>
        </w:rPr>
        <w:t>: not mapped</w:t>
      </w:r>
    </w:p>
    <w:p w14:paraId="6E9DA727" w14:textId="77777777" w:rsidR="00DE663F" w:rsidRDefault="00DE663F" w:rsidP="004E3418">
      <w:pPr>
        <w:pStyle w:val="Heading3"/>
      </w:pPr>
      <w:bookmarkStart w:id="201" w:name="_Toc23939501"/>
      <w:r>
        <w:t>facilitate_passenger.csv</w:t>
      </w:r>
      <w:bookmarkEnd w:id="201"/>
    </w:p>
    <w:p w14:paraId="31226480" w14:textId="77777777" w:rsidR="00DE663F" w:rsidRDefault="00DE663F" w:rsidP="00DF20F5">
      <w:pPr>
        <w:pStyle w:val="ListParagraph"/>
        <w:numPr>
          <w:ilvl w:val="0"/>
          <w:numId w:val="44"/>
        </w:numPr>
        <w:rPr>
          <w:lang w:val="en-CA"/>
        </w:rPr>
      </w:pPr>
      <w:r>
        <w:rPr>
          <w:lang w:val="en-CA"/>
        </w:rPr>
        <w:t>Household_id: omitted (relationship captured in other data sources)</w:t>
      </w:r>
    </w:p>
    <w:p w14:paraId="0F765A8B" w14:textId="77777777" w:rsidR="00DE663F" w:rsidRDefault="00DE663F" w:rsidP="00DF20F5">
      <w:pPr>
        <w:pStyle w:val="ListParagraph"/>
        <w:numPr>
          <w:ilvl w:val="0"/>
          <w:numId w:val="44"/>
        </w:numPr>
        <w:rPr>
          <w:lang w:val="en-CA"/>
        </w:rPr>
      </w:pPr>
      <w:r>
        <w:rPr>
          <w:lang w:val="en-CA"/>
        </w:rPr>
        <w:t>Passenger_id</w:t>
      </w:r>
      <w:r>
        <w:rPr>
          <w:lang w:val="en-CA"/>
        </w:rPr>
        <w:br/>
        <w:t>-&gt; transform to unique identifier</w:t>
      </w:r>
      <w:r>
        <w:br/>
        <w:t xml:space="preserve">&lt;passenger_id_transform&gt; : </w:t>
      </w:r>
      <w:r w:rsidRPr="00C54E8B">
        <w:t>return "h" + getValue("household_id") + "p" + getValue("</w:t>
      </w:r>
      <w:r>
        <w:t>passenger</w:t>
      </w:r>
      <w:r w:rsidRPr="00C54E8B">
        <w:t>_id")</w:t>
      </w:r>
      <w:r>
        <w:t xml:space="preserve"> </w:t>
      </w:r>
      <w:r>
        <w:br/>
        <w:t>-&gt; &lt;passenger_id_transform&gt; a person:PersonPD; change:hasManifestation [a person:Person]</w:t>
      </w:r>
      <w:r>
        <w:br/>
        <w:t>Note: mapping to household, etc omitted (redundant)</w:t>
      </w:r>
    </w:p>
    <w:p w14:paraId="4A7C4A61" w14:textId="77777777" w:rsidR="00DE663F" w:rsidRDefault="00DE663F" w:rsidP="00DF20F5">
      <w:pPr>
        <w:pStyle w:val="ListParagraph"/>
        <w:numPr>
          <w:ilvl w:val="0"/>
          <w:numId w:val="44"/>
        </w:numPr>
        <w:rPr>
          <w:lang w:val="en-CA"/>
        </w:rPr>
      </w:pPr>
      <w:r>
        <w:rPr>
          <w:lang w:val="en-CA"/>
        </w:rPr>
        <w:lastRenderedPageBreak/>
        <w:t>Passenger_trip_id</w:t>
      </w:r>
      <w:r>
        <w:rPr>
          <w:lang w:val="en-CA"/>
        </w:rPr>
        <w:br/>
        <w:t>-&gt; transform to create unique trip_id</w:t>
      </w:r>
      <w:r>
        <w:rPr>
          <w:lang w:val="en-CA"/>
        </w:rPr>
        <w:br/>
        <w:t>-&gt; transform to create unique identifier:</w:t>
      </w:r>
      <w:r>
        <w:rPr>
          <w:lang w:val="en-CA"/>
        </w:rPr>
        <w:br/>
      </w:r>
      <w:r w:rsidRPr="000211ED">
        <w:rPr>
          <w:lang w:val="en-CA"/>
        </w:rPr>
        <w:t>return "h" + getValue("household_id") + "p" + getValue("</w:t>
      </w:r>
      <w:r>
        <w:rPr>
          <w:lang w:val="en-CA"/>
        </w:rPr>
        <w:t>passenger</w:t>
      </w:r>
      <w:r w:rsidRPr="000211ED">
        <w:rPr>
          <w:lang w:val="en-CA"/>
        </w:rPr>
        <w:t>_id") + "t" + getValue("</w:t>
      </w:r>
      <w:r>
        <w:rPr>
          <w:lang w:val="en-CA"/>
        </w:rPr>
        <w:t>passenger_</w:t>
      </w:r>
      <w:r w:rsidRPr="000211ED">
        <w:rPr>
          <w:lang w:val="en-CA"/>
        </w:rPr>
        <w:t>trip_id")</w:t>
      </w:r>
      <w:r>
        <w:rPr>
          <w:lang w:val="en-CA"/>
        </w:rPr>
        <w:br/>
        <w:t>-&gt; &lt;passenger_trip_id_transform&gt; a trip:Trip.</w:t>
      </w:r>
      <w:r>
        <w:rPr>
          <w:lang w:val="en-CA"/>
        </w:rPr>
        <w:br/>
      </w:r>
      <w:r w:rsidRPr="00E857E3">
        <w:rPr>
          <w:lang w:val="en-CA"/>
        </w:rPr>
        <w:t>revised:</w:t>
      </w:r>
      <w:r>
        <w:rPr>
          <w:lang w:val="en-CA"/>
        </w:rPr>
        <w:t xml:space="preserve"> create specializations of ‘hasParticipant’ for trip: hasPassenger and hasDriver</w:t>
      </w:r>
      <w:r>
        <w:rPr>
          <w:lang w:val="en-CA"/>
        </w:rPr>
        <w:br/>
        <w:t>&lt;passenger_trip_id_transform&gt; trip:hasPassenger &lt;_passenger_id@t&gt;; trip:hasDriver &lt;_driver_id@t&gt;</w:t>
      </w:r>
    </w:p>
    <w:p w14:paraId="1D3E5ACF" w14:textId="77777777" w:rsidR="00DE663F" w:rsidRDefault="00DE663F" w:rsidP="00DF20F5">
      <w:pPr>
        <w:pStyle w:val="ListParagraph"/>
        <w:numPr>
          <w:ilvl w:val="0"/>
          <w:numId w:val="44"/>
        </w:numPr>
        <w:rPr>
          <w:lang w:val="en-CA"/>
        </w:rPr>
      </w:pPr>
      <w:r>
        <w:rPr>
          <w:lang w:val="en-CA"/>
        </w:rPr>
        <w:t>Driver_id</w:t>
      </w:r>
      <w:r>
        <w:rPr>
          <w:lang w:val="en-CA"/>
        </w:rPr>
        <w:br/>
        <w:t>-&gt; transform to unique identifier</w:t>
      </w:r>
      <w:r>
        <w:br/>
        <w:t xml:space="preserve">&lt;driver_id_transform&gt; : </w:t>
      </w:r>
      <w:r w:rsidRPr="00C54E8B">
        <w:t>return "h" + getValue("household_id") + "p" + getValue("</w:t>
      </w:r>
      <w:r>
        <w:t>driver</w:t>
      </w:r>
      <w:r w:rsidRPr="00C54E8B">
        <w:t>_id")</w:t>
      </w:r>
      <w:r>
        <w:t xml:space="preserve"> </w:t>
      </w:r>
      <w:r>
        <w:br/>
        <w:t>-&gt; &lt;driver_id_transform&gt; a person:PersonPD; change:hasManifestation [a person:Person]</w:t>
      </w:r>
    </w:p>
    <w:p w14:paraId="7C2E7C6E" w14:textId="77777777" w:rsidR="00DE663F" w:rsidRDefault="00DE663F" w:rsidP="00DF20F5">
      <w:pPr>
        <w:pStyle w:val="ListParagraph"/>
        <w:numPr>
          <w:ilvl w:val="0"/>
          <w:numId w:val="44"/>
        </w:numPr>
        <w:rPr>
          <w:lang w:val="en-CA"/>
        </w:rPr>
      </w:pPr>
      <w:r>
        <w:rPr>
          <w:lang w:val="en-CA"/>
        </w:rPr>
        <w:t>Driver_trip_id</w:t>
      </w:r>
      <w:r>
        <w:rPr>
          <w:lang w:val="en-CA"/>
        </w:rPr>
        <w:br/>
        <w:t>-&gt; transform to create unique identifier:</w:t>
      </w:r>
      <w:r>
        <w:rPr>
          <w:lang w:val="en-CA"/>
        </w:rPr>
        <w:br/>
      </w:r>
      <w:r w:rsidRPr="000211ED">
        <w:rPr>
          <w:lang w:val="en-CA"/>
        </w:rPr>
        <w:t>return "h" + getValue("household_id") + "p" + getValue("</w:t>
      </w:r>
      <w:r>
        <w:rPr>
          <w:lang w:val="en-CA"/>
        </w:rPr>
        <w:t>driver</w:t>
      </w:r>
      <w:r w:rsidRPr="000211ED">
        <w:rPr>
          <w:lang w:val="en-CA"/>
        </w:rPr>
        <w:t>_id") + "t" + getValue("</w:t>
      </w:r>
      <w:r>
        <w:rPr>
          <w:lang w:val="en-CA"/>
        </w:rPr>
        <w:t>driver_</w:t>
      </w:r>
      <w:r w:rsidRPr="000211ED">
        <w:rPr>
          <w:lang w:val="en-CA"/>
        </w:rPr>
        <w:t>trip_id")</w:t>
      </w:r>
      <w:r>
        <w:rPr>
          <w:lang w:val="en-CA"/>
        </w:rPr>
        <w:br/>
        <w:t>-&gt; &lt;driver_trip_id_transform&gt; activity:occursDirectlyBefore &lt;passenger_trip_id_transform&gt;</w:t>
      </w:r>
      <w:r>
        <w:rPr>
          <w:lang w:val="en-CA"/>
        </w:rPr>
        <w:br/>
        <w:t>Note: could add mapping &lt;driver_trip_id_transform&gt; activity:hasParticipant &lt;_driver_id@t&gt; however if our interpretation is correct then this should be redundant with data already defined in trips.csv</w:t>
      </w:r>
    </w:p>
    <w:p w14:paraId="1E6881DF" w14:textId="77777777" w:rsidR="00DE663F" w:rsidRDefault="00DE663F" w:rsidP="00DF20F5">
      <w:pPr>
        <w:pStyle w:val="ListParagraph"/>
        <w:numPr>
          <w:ilvl w:val="0"/>
          <w:numId w:val="44"/>
        </w:numPr>
        <w:rPr>
          <w:lang w:val="en-CA"/>
        </w:rPr>
      </w:pPr>
      <w:r>
        <w:rPr>
          <w:lang w:val="en-CA"/>
        </w:rPr>
        <w:t>Weight</w:t>
      </w:r>
    </w:p>
    <w:p w14:paraId="2A4B0FDF" w14:textId="77777777" w:rsidR="00DE663F" w:rsidRDefault="00DE663F" w:rsidP="00DE663F">
      <w:pPr>
        <w:rPr>
          <w:b/>
        </w:rPr>
      </w:pPr>
      <w:r w:rsidRPr="001608DF">
        <w:rPr>
          <w:b/>
        </w:rPr>
        <w:t xml:space="preserve">Notes: </w:t>
      </w:r>
    </w:p>
    <w:p w14:paraId="1CAC98E8" w14:textId="77777777" w:rsidR="00DE663F" w:rsidRPr="001608DF" w:rsidRDefault="00DE663F" w:rsidP="00DE663F">
      <w:r>
        <w:t xml:space="preserve">The specification of trip id’s isn’t entirely clear. On a facilitates_passenger trip, is there a unique trip_id that is generated </w:t>
      </w:r>
      <w:r>
        <w:rPr>
          <w:i/>
        </w:rPr>
        <w:t>only</w:t>
      </w:r>
      <w:r>
        <w:t xml:space="preserve"> for the passenger? In other words, without referencing the facilitates_passenger data, is there no way to identify the driver making the trip (and thus we would only find the previous and subsequent trips)? Or, is a trip_id also generated for the driver in trips.csv, so there are two distinct trip_ids generated for the same trip? We assume the former, but it’s not clear in the description of the data.</w:t>
      </w:r>
    </w:p>
    <w:p w14:paraId="2472CD48" w14:textId="1C82A9C1" w:rsidR="00DE663F" w:rsidRDefault="009C262E" w:rsidP="004E3418">
      <w:pPr>
        <w:pStyle w:val="Heading3"/>
      </w:pPr>
      <w:bookmarkStart w:id="202" w:name="_Toc23939502"/>
      <w:r>
        <w:t>Futur</w:t>
      </w:r>
      <w:r w:rsidR="004E3418">
        <w:t>e Work</w:t>
      </w:r>
      <w:bookmarkEnd w:id="202"/>
    </w:p>
    <w:p w14:paraId="2AD4A731" w14:textId="3842C11C" w:rsidR="009C262E" w:rsidRDefault="009C262E" w:rsidP="00DF20F5">
      <w:pPr>
        <w:pStyle w:val="ListParagraph"/>
        <w:numPr>
          <w:ilvl w:val="0"/>
          <w:numId w:val="49"/>
        </w:numPr>
      </w:pPr>
      <w:r>
        <w:t>Determine whether it’s possible to retrieve the intended simulation date</w:t>
      </w:r>
      <w:r>
        <w:rPr>
          <w:lang w:val="en-CA"/>
        </w:rPr>
        <w:t xml:space="preserve"> from the simulation metadata</w:t>
      </w:r>
    </w:p>
    <w:p w14:paraId="7190F77C" w14:textId="04965ECB" w:rsidR="004E3418" w:rsidRDefault="004E3418" w:rsidP="00DF20F5">
      <w:pPr>
        <w:pStyle w:val="ListParagraph"/>
        <w:numPr>
          <w:ilvl w:val="0"/>
          <w:numId w:val="49"/>
        </w:numPr>
      </w:pPr>
      <w:r>
        <w:t>Station Correspondence: We need to capture the link between the NCS16 Centroid IDs and the traffic zone they are contained in. This data could be used</w:t>
      </w:r>
      <w:r w:rsidR="00561E84">
        <w:t xml:space="preserve"> </w:t>
      </w:r>
      <w:r>
        <w:t>to identify the station name associated the centroid.</w:t>
      </w:r>
    </w:p>
    <w:p w14:paraId="61734FF3" w14:textId="77777777" w:rsidR="004E3418" w:rsidRDefault="004E3418" w:rsidP="00DF20F5">
      <w:pPr>
        <w:pStyle w:val="ListParagraph"/>
        <w:numPr>
          <w:ilvl w:val="1"/>
          <w:numId w:val="49"/>
        </w:numPr>
        <w:rPr>
          <w:lang w:val="en-CA"/>
        </w:rPr>
      </w:pPr>
      <w:r>
        <w:rPr>
          <w:lang w:val="en-CA"/>
        </w:rPr>
        <w:t>Centroid_2016 (or Centroid_2011?)</w:t>
      </w:r>
    </w:p>
    <w:p w14:paraId="1FCEF984" w14:textId="77777777" w:rsidR="004E3418" w:rsidRDefault="004E3418" w:rsidP="00DF20F5">
      <w:pPr>
        <w:pStyle w:val="ListParagraph"/>
        <w:numPr>
          <w:ilvl w:val="1"/>
          <w:numId w:val="49"/>
        </w:numPr>
        <w:rPr>
          <w:lang w:val="en-CA"/>
        </w:rPr>
      </w:pPr>
      <w:r>
        <w:rPr>
          <w:lang w:val="en-CA"/>
        </w:rPr>
        <w:t>GTA2001Zone</w:t>
      </w:r>
    </w:p>
    <w:p w14:paraId="3F8D8F0C" w14:textId="77777777" w:rsidR="00DE663F" w:rsidRPr="00D90B58" w:rsidRDefault="00DE663F" w:rsidP="00DF20F5">
      <w:pPr>
        <w:pStyle w:val="ListParagraph"/>
        <w:numPr>
          <w:ilvl w:val="0"/>
          <w:numId w:val="48"/>
        </w:numPr>
      </w:pPr>
      <w:r>
        <w:t>In future work, the “weight” attribute should be incorporated into the mapping, as it relates to a particular simulation.</w:t>
      </w:r>
    </w:p>
    <w:p w14:paraId="589CFE8D" w14:textId="24ABA847" w:rsidR="0040754B" w:rsidRPr="00E17349" w:rsidRDefault="0040754B" w:rsidP="00316A06"/>
    <w:sectPr w:rsidR="0040754B" w:rsidRPr="00E17349" w:rsidSect="002C59C9">
      <w:footerReference w:type="default" r:id="rId53"/>
      <w:footerReference w:type="first" r:id="rId5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5" w:author="Megan Katsumi" w:date="2019-09-27T13:03:00Z" w:initials="MK">
    <w:p w14:paraId="166ED15F" w14:textId="7D34C0C4" w:rsidR="00F85C4D" w:rsidRDefault="00F85C4D">
      <w:pPr>
        <w:pStyle w:val="CommentText"/>
      </w:pPr>
      <w:r>
        <w:rPr>
          <w:rStyle w:val="CommentReference"/>
        </w:rPr>
        <w:annotationRef/>
      </w:r>
      <w:r>
        <w:t>Revise to “-S” for static</w:t>
      </w:r>
    </w:p>
  </w:comment>
  <w:comment w:id="151" w:author="Megan Katsumi [2]" w:date="2019-10-28T14:17:00Z" w:initials="MK">
    <w:p w14:paraId="60A28637" w14:textId="5FDB5FB4" w:rsidR="00F85C4D" w:rsidRDefault="00F85C4D">
      <w:pPr>
        <w:pStyle w:val="CommentText"/>
      </w:pPr>
      <w:r>
        <w:rPr>
          <w:rStyle w:val="CommentReference"/>
        </w:rPr>
        <w:annotationRef/>
      </w:r>
      <w:r>
        <w:t>Review &amp; confirm namespaces defined for ontologies</w:t>
      </w:r>
    </w:p>
  </w:comment>
  <w:comment w:id="174" w:author="Megan Katsumi [2]" w:date="2019-10-25T14:04:00Z" w:initials="MK">
    <w:p w14:paraId="1B357E72" w14:textId="41F241BF" w:rsidR="00F85C4D" w:rsidRDefault="00F85C4D">
      <w:pPr>
        <w:pStyle w:val="CommentText"/>
      </w:pPr>
      <w:r>
        <w:rPr>
          <w:rStyle w:val="CommentReference"/>
        </w:rPr>
        <w:annotationRef/>
      </w:r>
      <w:r>
        <w:t>Maybe put this in an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Ex w15:paraId="60A28637" w15:done="0"/>
  <w15:commentEx w15:paraId="1B357E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Id w16cid:paraId="60A28637" w16cid:durableId="21617704"/>
  <w16cid:commentId w16cid:paraId="1B357E72" w16cid:durableId="215D7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F24BD9" w14:textId="77777777" w:rsidR="00DF20F5" w:rsidRDefault="00DF20F5" w:rsidP="00EA354A">
      <w:r>
        <w:separator/>
      </w:r>
    </w:p>
  </w:endnote>
  <w:endnote w:type="continuationSeparator" w:id="0">
    <w:p w14:paraId="0BC0026A" w14:textId="77777777" w:rsidR="00DF20F5" w:rsidRDefault="00DF20F5"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altName w:val="Times"/>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F85C4D" w:rsidRDefault="00F85C4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F85C4D" w:rsidRPr="0032583C" w:rsidRDefault="00F85C4D">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F85C4D" w14:paraId="2B76F3B3" w14:textId="77777777" w:rsidTr="00967D94">
      <w:tc>
        <w:tcPr>
          <w:tcW w:w="6947" w:type="dxa"/>
        </w:tcPr>
        <w:p w14:paraId="07DEE8C9" w14:textId="77777777" w:rsidR="00F85C4D" w:rsidRDefault="00F85C4D"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F85C4D" w:rsidRDefault="00F85C4D"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F85C4D" w:rsidRDefault="00F85C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75CB3" w14:textId="77777777" w:rsidR="00DF20F5" w:rsidRDefault="00DF20F5" w:rsidP="00EA354A">
      <w:r>
        <w:separator/>
      </w:r>
    </w:p>
  </w:footnote>
  <w:footnote w:type="continuationSeparator" w:id="0">
    <w:p w14:paraId="168E6EEA" w14:textId="77777777" w:rsidR="00DF20F5" w:rsidRDefault="00DF20F5" w:rsidP="00EA354A">
      <w:r>
        <w:continuationSeparator/>
      </w:r>
    </w:p>
  </w:footnote>
  <w:footnote w:id="1">
    <w:p w14:paraId="005D8B98" w14:textId="5699BB61" w:rsidR="00F85C4D" w:rsidRPr="00FF4EA6" w:rsidRDefault="00F85C4D">
      <w:pPr>
        <w:pStyle w:val="FootnoteText"/>
        <w:rPr>
          <w:lang w:val="en-CA"/>
        </w:rPr>
      </w:pPr>
      <w:r>
        <w:rPr>
          <w:rStyle w:val="FootnoteReference"/>
        </w:rPr>
        <w:footnoteRef/>
      </w:r>
      <w:r>
        <w:t xml:space="preserve"> </w:t>
      </w:r>
      <w:r w:rsidRPr="00FF4EA6">
        <w:t>https://github.com/dgarijo/Widoco</w:t>
      </w:r>
    </w:p>
  </w:footnote>
  <w:footnote w:id="2">
    <w:p w14:paraId="2A27582E" w14:textId="72F030AB" w:rsidR="00F85C4D" w:rsidRPr="008C1769" w:rsidRDefault="00F85C4D"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F85C4D" w:rsidRDefault="00F85C4D">
      <w:pPr>
        <w:pStyle w:val="FootnoteText"/>
      </w:pPr>
      <w:r>
        <w:rPr>
          <w:rStyle w:val="FootnoteReference"/>
        </w:rPr>
        <w:footnoteRef/>
      </w:r>
      <w:r>
        <w:t xml:space="preserve"> </w:t>
      </w:r>
      <w:r w:rsidRPr="009A36FB">
        <w:t>https://www.w3.org/TR/owl-time/</w:t>
      </w:r>
    </w:p>
  </w:footnote>
  <w:footnote w:id="4">
    <w:p w14:paraId="2926F4D4" w14:textId="77777777" w:rsidR="00F85C4D" w:rsidRDefault="00F85C4D" w:rsidP="00A62F41">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5">
    <w:p w14:paraId="769F109D" w14:textId="6B5645ED" w:rsidR="00F85C4D" w:rsidRPr="00FE13B1" w:rsidRDefault="00F85C4D">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F85C4D" w:rsidRPr="008E7C02" w:rsidRDefault="00F85C4D"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F85C4D" w:rsidRPr="00E80D3C" w:rsidRDefault="00F85C4D">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F85C4D" w:rsidRPr="00BD4EF4" w:rsidRDefault="00F85C4D" w:rsidP="00E80D3C">
      <w:r>
        <w:rPr>
          <w:rStyle w:val="FootnoteReference"/>
        </w:rPr>
        <w:footnoteRef/>
      </w:r>
      <w:r>
        <w:t xml:space="preserve"> </w:t>
      </w:r>
      <w:r w:rsidRPr="00B74DA0">
        <w:rPr>
          <w:sz w:val="20"/>
        </w:rPr>
        <w:t>http://ontology.eil.utoronto.ca/GCI/Foundation/GCI-Foundation-v2.owl#</w:t>
      </w:r>
    </w:p>
    <w:p w14:paraId="4AE1EB08" w14:textId="6D90AB37" w:rsidR="00F85C4D" w:rsidRPr="00E80D3C" w:rsidRDefault="00F85C4D">
      <w:pPr>
        <w:pStyle w:val="FootnoteText"/>
        <w:rPr>
          <w:lang w:val="en-CA"/>
        </w:rPr>
      </w:pPr>
    </w:p>
  </w:footnote>
  <w:footnote w:id="9">
    <w:p w14:paraId="717C987B" w14:textId="77777777" w:rsidR="00F85C4D" w:rsidRPr="008B5808" w:rsidRDefault="00F85C4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F85C4D" w:rsidRPr="00046E73" w:rsidRDefault="00F85C4D">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F85C4D" w:rsidRDefault="00F85C4D">
      <w:pPr>
        <w:pStyle w:val="FootnoteText"/>
      </w:pPr>
      <w:r>
        <w:rPr>
          <w:rStyle w:val="FootnoteReference"/>
        </w:rPr>
        <w:footnoteRef/>
      </w:r>
      <w:r>
        <w:t xml:space="preserve"> </w:t>
      </w:r>
      <w:r w:rsidRPr="00827DD8">
        <w:t>http://schema.org/</w:t>
      </w:r>
    </w:p>
  </w:footnote>
  <w:footnote w:id="12">
    <w:p w14:paraId="4E061129" w14:textId="77777777" w:rsidR="00F85C4D" w:rsidRDefault="00F85C4D">
      <w:pPr>
        <w:pStyle w:val="FootnoteText"/>
      </w:pPr>
      <w:r>
        <w:rPr>
          <w:rStyle w:val="FootnoteReference"/>
        </w:rPr>
        <w:footnoteRef/>
      </w:r>
      <w:r>
        <w:t xml:space="preserve"> </w:t>
      </w:r>
      <w:r w:rsidRPr="00827DD8">
        <w:t>http://ontology.eil.utoronto.ca/GCI/Shelters/GCI-Shelters.html</w:t>
      </w:r>
    </w:p>
  </w:footnote>
  <w:footnote w:id="13">
    <w:p w14:paraId="59CD3014" w14:textId="77777777" w:rsidR="00F85C4D" w:rsidRDefault="00F85C4D">
      <w:pPr>
        <w:pStyle w:val="FootnoteText"/>
      </w:pPr>
      <w:r>
        <w:rPr>
          <w:rStyle w:val="FootnoteReference"/>
        </w:rPr>
        <w:footnoteRef/>
      </w:r>
      <w:r>
        <w:t xml:space="preserve"> </w:t>
      </w:r>
      <w:r w:rsidRPr="005B2B4C">
        <w:t>http://ontology.eil.utoronto.ca/tove/organization.html</w:t>
      </w:r>
    </w:p>
  </w:footnote>
  <w:footnote w:id="14">
    <w:p w14:paraId="2EAE6E34" w14:textId="77777777" w:rsidR="00F85C4D" w:rsidRDefault="00F85C4D"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F85C4D" w:rsidRPr="001A792D" w:rsidRDefault="00F85C4D">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F85C4D" w:rsidRDefault="00F85C4D">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3791EF9C" w14:textId="520FC5A3" w:rsidR="00F85C4D" w:rsidRPr="00461993" w:rsidRDefault="00F85C4D" w:rsidP="00461993">
      <w:r>
        <w:rPr>
          <w:rStyle w:val="FootnoteReference"/>
        </w:rPr>
        <w:footnoteRef/>
      </w:r>
      <w:r>
        <w:t xml:space="preserve"> </w:t>
      </w:r>
      <w:r w:rsidRPr="00461993">
        <w:t>http://www.w3.org/2006/time#January</w:t>
      </w:r>
    </w:p>
  </w:footnote>
  <w:footnote w:id="18">
    <w:p w14:paraId="511019FB" w14:textId="31BE8285" w:rsidR="00F85C4D" w:rsidRPr="00A84A0A" w:rsidRDefault="00F85C4D">
      <w:pPr>
        <w:pStyle w:val="FootnoteText"/>
        <w:rPr>
          <w:lang w:val="en-CA"/>
        </w:rPr>
      </w:pPr>
      <w:r>
        <w:rPr>
          <w:rStyle w:val="FootnoteReference"/>
        </w:rPr>
        <w:footnoteRef/>
      </w:r>
      <w:r>
        <w:t xml:space="preserve"> </w:t>
      </w:r>
      <w:r w:rsidRPr="00A84A0A">
        <w:t>https://www.w3.org/TR/sparql11-overview/</w:t>
      </w:r>
    </w:p>
  </w:footnote>
  <w:footnote w:id="19">
    <w:p w14:paraId="358EBD27" w14:textId="3E665B6D" w:rsidR="00F85C4D" w:rsidRPr="00FE42D1" w:rsidRDefault="00F85C4D">
      <w:pPr>
        <w:pStyle w:val="FootnoteText"/>
        <w:rPr>
          <w:lang w:val="en-CA"/>
        </w:rPr>
      </w:pPr>
      <w:r>
        <w:rPr>
          <w:rStyle w:val="FootnoteReference"/>
        </w:rPr>
        <w:footnoteRef/>
      </w:r>
      <w:r>
        <w:t xml:space="preserve"> </w:t>
      </w:r>
      <w:r>
        <w:rPr>
          <w:lang w:val="en-CA"/>
        </w:rPr>
        <w:t>This and subsequent queries may be easily repurposed to retrieve trips with a particular end zone by replacing trip:startLoc with trip:endLoc.</w:t>
      </w:r>
    </w:p>
  </w:footnote>
  <w:footnote w:id="20">
    <w:p w14:paraId="3D4B6790" w14:textId="737AFB82" w:rsidR="00F85C4D" w:rsidRPr="00020C6E" w:rsidRDefault="00F85C4D">
      <w:pPr>
        <w:pStyle w:val="FootnoteText"/>
        <w:rPr>
          <w:lang w:val="en-CA"/>
        </w:rPr>
      </w:pPr>
      <w:r>
        <w:rPr>
          <w:rStyle w:val="FootnoteReference"/>
        </w:rPr>
        <w:footnoteRef/>
      </w:r>
      <w:r>
        <w:t xml:space="preserve"> </w:t>
      </w:r>
      <w:r w:rsidRPr="00020C6E">
        <w:t>http://ld-r.org</w:t>
      </w:r>
    </w:p>
  </w:footnote>
  <w:footnote w:id="21">
    <w:p w14:paraId="33DA1B45" w14:textId="77777777" w:rsidR="00F85C4D" w:rsidRPr="00FB098B" w:rsidRDefault="00F85C4D" w:rsidP="007B4B5D">
      <w:pPr>
        <w:pStyle w:val="FootnoteText"/>
        <w:rPr>
          <w:lang w:val="en-CA"/>
        </w:rPr>
      </w:pPr>
      <w:r>
        <w:rPr>
          <w:rStyle w:val="FootnoteReference"/>
        </w:rPr>
        <w:footnoteRef/>
      </w:r>
      <w:r>
        <w:t xml:space="preserve"> </w:t>
      </w:r>
      <w:r w:rsidRPr="00FB098B">
        <w:t>http://ld-r.org/docs/configFacets.html</w:t>
      </w:r>
    </w:p>
  </w:footnote>
  <w:footnote w:id="22">
    <w:p w14:paraId="0F29DEC6" w14:textId="77777777" w:rsidR="00F85C4D" w:rsidRPr="00FE081C" w:rsidRDefault="00F85C4D" w:rsidP="0024077A">
      <w:pPr>
        <w:pStyle w:val="FootnoteText"/>
        <w:rPr>
          <w:lang w:val="en-CA"/>
        </w:rPr>
      </w:pPr>
      <w:r>
        <w:rPr>
          <w:rStyle w:val="FootnoteReference"/>
        </w:rPr>
        <w:footnoteRef/>
      </w:r>
      <w:r>
        <w:t xml:space="preserve"> </w:t>
      </w:r>
      <w:r w:rsidRPr="00FE081C">
        <w:t>http://usc-isi-i2.github.io/karma/</w:t>
      </w:r>
    </w:p>
  </w:footnote>
  <w:footnote w:id="23">
    <w:p w14:paraId="54541E35" w14:textId="77777777" w:rsidR="00F85C4D" w:rsidRPr="00115140" w:rsidRDefault="00F85C4D"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4">
    <w:p w14:paraId="3A17ADA6" w14:textId="77777777" w:rsidR="00F85C4D" w:rsidRPr="00115140" w:rsidRDefault="00F85C4D"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5">
    <w:p w14:paraId="396D7D57" w14:textId="77777777" w:rsidR="00F85C4D" w:rsidRPr="00714E46" w:rsidRDefault="00F85C4D"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6">
    <w:p w14:paraId="386E49BF" w14:textId="77777777" w:rsidR="00F85C4D" w:rsidRPr="006860B9" w:rsidRDefault="00F85C4D"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7">
    <w:p w14:paraId="7A1007BD" w14:textId="77777777" w:rsidR="00F85C4D" w:rsidRPr="008D50E3" w:rsidRDefault="00F85C4D" w:rsidP="0024077A">
      <w:pPr>
        <w:pStyle w:val="FootnoteText"/>
        <w:rPr>
          <w:lang w:val="en-CA"/>
        </w:rPr>
      </w:pPr>
      <w:r>
        <w:rPr>
          <w:rStyle w:val="FootnoteReference"/>
        </w:rPr>
        <w:footnoteRef/>
      </w:r>
      <w:r>
        <w:t xml:space="preserve"> </w:t>
      </w:r>
      <w:r w:rsidRPr="006860B9">
        <w:t>http://ontology.eil.utoronto.ca/icity/</w:t>
      </w:r>
      <w:r>
        <w:t>OM</w:t>
      </w:r>
    </w:p>
  </w:footnote>
  <w:footnote w:id="28">
    <w:p w14:paraId="5405D851" w14:textId="77777777" w:rsidR="00F85C4D" w:rsidRPr="00C25E66" w:rsidRDefault="00F85C4D" w:rsidP="0024077A">
      <w:pPr>
        <w:pStyle w:val="FootnoteText"/>
        <w:rPr>
          <w:lang w:val="en-CA"/>
        </w:rPr>
      </w:pPr>
      <w:r>
        <w:rPr>
          <w:rStyle w:val="FootnoteReference"/>
        </w:rPr>
        <w:footnoteRef/>
      </w:r>
      <w:r>
        <w:t xml:space="preserve"> </w:t>
      </w:r>
      <w:r w:rsidRPr="006860B9">
        <w:t>http://ontology.eil.utoronto.ca/icity/</w:t>
      </w:r>
      <w:r>
        <w:t>Time</w:t>
      </w:r>
    </w:p>
  </w:footnote>
  <w:footnote w:id="29">
    <w:p w14:paraId="5F58FA41" w14:textId="77777777" w:rsidR="00F85C4D" w:rsidRPr="00846739" w:rsidRDefault="00F85C4D" w:rsidP="0015597C">
      <w:pPr>
        <w:pStyle w:val="FootnoteText"/>
        <w:rPr>
          <w:lang w:val="en-CA"/>
        </w:rPr>
      </w:pPr>
      <w:r>
        <w:rPr>
          <w:rStyle w:val="FootnoteReference"/>
        </w:rPr>
        <w:footnoteRef/>
      </w:r>
      <w:r>
        <w:t xml:space="preserve"> </w:t>
      </w:r>
      <w:r w:rsidRPr="00846739">
        <w:t>http://usc-isi-i2.github.io/karma/</w:t>
      </w:r>
    </w:p>
  </w:footnote>
  <w:footnote w:id="30">
    <w:p w14:paraId="73856734" w14:textId="77777777" w:rsidR="00F85C4D" w:rsidRPr="00E9694B" w:rsidRDefault="00F85C4D" w:rsidP="0015597C">
      <w:r>
        <w:rPr>
          <w:rStyle w:val="FootnoteReference"/>
        </w:rPr>
        <w:footnoteRef/>
      </w:r>
      <w:r>
        <w:t xml:space="preserve"> </w:t>
      </w:r>
      <w:r w:rsidRPr="00E9694B">
        <w:t>https://github.com/usc-isi-i2/Web-Karma/wiki/Batch-Mode-for-RDF-Generation</w:t>
      </w:r>
    </w:p>
    <w:p w14:paraId="5FD51CB1" w14:textId="77777777" w:rsidR="00F85C4D" w:rsidRPr="00E9694B" w:rsidRDefault="00F85C4D" w:rsidP="0015597C">
      <w:pPr>
        <w:pStyle w:val="FootnoteText"/>
        <w:rPr>
          <w:lang w:val="en-CA"/>
        </w:rPr>
      </w:pPr>
    </w:p>
  </w:footnote>
  <w:footnote w:id="31">
    <w:p w14:paraId="34B59A19" w14:textId="77777777" w:rsidR="00F85C4D" w:rsidRPr="009B3C10" w:rsidRDefault="00F85C4D" w:rsidP="00DE663F">
      <w:pPr>
        <w:pStyle w:val="FootnoteText"/>
        <w:rPr>
          <w:lang w:val="en-CA"/>
        </w:rPr>
      </w:pPr>
      <w:r>
        <w:rPr>
          <w:rStyle w:val="FootnoteReference"/>
        </w:rPr>
        <w:footnoteRef/>
      </w:r>
      <w:r>
        <w:t xml:space="preserve"> </w:t>
      </w:r>
    </w:p>
  </w:footnote>
  <w:footnote w:id="32">
    <w:p w14:paraId="728995B4" w14:textId="32478919" w:rsidR="00F85C4D" w:rsidRPr="0046391E" w:rsidRDefault="00F85C4D">
      <w:pPr>
        <w:pStyle w:val="FootnoteText"/>
        <w:rPr>
          <w:lang w:val="en-CA"/>
        </w:rPr>
      </w:pPr>
      <w:r>
        <w:rPr>
          <w:rStyle w:val="FootnoteReference"/>
        </w:rPr>
        <w:footnoteRef/>
      </w:r>
      <w:r>
        <w:t xml:space="preserve"> </w:t>
      </w:r>
      <w:r>
        <w:rPr>
          <w:lang w:val="en-CA"/>
        </w:rPr>
        <w:t xml:space="preserve">Ontology was later updated to include a more specific property: </w:t>
      </w:r>
      <w:r w:rsidRPr="0046391E">
        <w:rPr>
          <w:lang w:val="en-CA"/>
        </w:rPr>
        <w:t>http://ontology.eil.utoronto.ca/icity/UrbanSystem/tripPerformedBy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5100B"/>
    <w:multiLevelType w:val="hybridMultilevel"/>
    <w:tmpl w:val="746C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B11"/>
    <w:multiLevelType w:val="hybridMultilevel"/>
    <w:tmpl w:val="3B0215C0"/>
    <w:lvl w:ilvl="0" w:tplc="DA7EA7D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93A05"/>
    <w:multiLevelType w:val="hybridMultilevel"/>
    <w:tmpl w:val="28C6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C17ED"/>
    <w:multiLevelType w:val="hybridMultilevel"/>
    <w:tmpl w:val="98E88360"/>
    <w:lvl w:ilvl="0" w:tplc="81AE95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B23036"/>
    <w:multiLevelType w:val="hybridMultilevel"/>
    <w:tmpl w:val="83525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30369"/>
    <w:multiLevelType w:val="hybridMultilevel"/>
    <w:tmpl w:val="EC1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93716"/>
    <w:multiLevelType w:val="hybridMultilevel"/>
    <w:tmpl w:val="E8BE4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3447C"/>
    <w:multiLevelType w:val="hybridMultilevel"/>
    <w:tmpl w:val="182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BA312F"/>
    <w:multiLevelType w:val="hybridMultilevel"/>
    <w:tmpl w:val="F1E2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FA1F71"/>
    <w:multiLevelType w:val="hybridMultilevel"/>
    <w:tmpl w:val="3AD4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942750"/>
    <w:multiLevelType w:val="hybridMultilevel"/>
    <w:tmpl w:val="9C96D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894BD4"/>
    <w:multiLevelType w:val="hybridMultilevel"/>
    <w:tmpl w:val="89E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F4258B"/>
    <w:multiLevelType w:val="hybridMultilevel"/>
    <w:tmpl w:val="E926D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C13EAB"/>
    <w:multiLevelType w:val="hybridMultilevel"/>
    <w:tmpl w:val="F0DCC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CF13607"/>
    <w:multiLevelType w:val="hybridMultilevel"/>
    <w:tmpl w:val="D152D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0787935"/>
    <w:multiLevelType w:val="hybridMultilevel"/>
    <w:tmpl w:val="6804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855226"/>
    <w:multiLevelType w:val="hybridMultilevel"/>
    <w:tmpl w:val="7D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42"/>
  </w:num>
  <w:num w:numId="3">
    <w:abstractNumId w:val="4"/>
  </w:num>
  <w:num w:numId="4">
    <w:abstractNumId w:val="16"/>
  </w:num>
  <w:num w:numId="5">
    <w:abstractNumId w:val="38"/>
  </w:num>
  <w:num w:numId="6">
    <w:abstractNumId w:val="49"/>
  </w:num>
  <w:num w:numId="7">
    <w:abstractNumId w:val="28"/>
  </w:num>
  <w:num w:numId="8">
    <w:abstractNumId w:val="46"/>
  </w:num>
  <w:num w:numId="9">
    <w:abstractNumId w:val="48"/>
  </w:num>
  <w:num w:numId="10">
    <w:abstractNumId w:val="12"/>
  </w:num>
  <w:num w:numId="11">
    <w:abstractNumId w:val="21"/>
  </w:num>
  <w:num w:numId="12">
    <w:abstractNumId w:val="20"/>
  </w:num>
  <w:num w:numId="13">
    <w:abstractNumId w:val="33"/>
  </w:num>
  <w:num w:numId="14">
    <w:abstractNumId w:val="44"/>
  </w:num>
  <w:num w:numId="15">
    <w:abstractNumId w:val="32"/>
  </w:num>
  <w:num w:numId="16">
    <w:abstractNumId w:val="0"/>
  </w:num>
  <w:num w:numId="17">
    <w:abstractNumId w:val="14"/>
  </w:num>
  <w:num w:numId="18">
    <w:abstractNumId w:val="5"/>
  </w:num>
  <w:num w:numId="19">
    <w:abstractNumId w:val="23"/>
  </w:num>
  <w:num w:numId="20">
    <w:abstractNumId w:val="37"/>
  </w:num>
  <w:num w:numId="21">
    <w:abstractNumId w:val="31"/>
  </w:num>
  <w:num w:numId="22">
    <w:abstractNumId w:val="35"/>
  </w:num>
  <w:num w:numId="23">
    <w:abstractNumId w:val="11"/>
  </w:num>
  <w:num w:numId="24">
    <w:abstractNumId w:val="13"/>
  </w:num>
  <w:num w:numId="25">
    <w:abstractNumId w:val="15"/>
  </w:num>
  <w:num w:numId="26">
    <w:abstractNumId w:val="26"/>
  </w:num>
  <w:num w:numId="27">
    <w:abstractNumId w:val="1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num>
  <w:num w:numId="30">
    <w:abstractNumId w:val="40"/>
  </w:num>
  <w:num w:numId="31">
    <w:abstractNumId w:val="30"/>
  </w:num>
  <w:num w:numId="32">
    <w:abstractNumId w:val="18"/>
  </w:num>
  <w:num w:numId="33">
    <w:abstractNumId w:val="41"/>
  </w:num>
  <w:num w:numId="34">
    <w:abstractNumId w:val="47"/>
  </w:num>
  <w:num w:numId="35">
    <w:abstractNumId w:val="3"/>
  </w:num>
  <w:num w:numId="36">
    <w:abstractNumId w:val="10"/>
  </w:num>
  <w:num w:numId="37">
    <w:abstractNumId w:val="25"/>
  </w:num>
  <w:num w:numId="38">
    <w:abstractNumId w:val="24"/>
  </w:num>
  <w:num w:numId="39">
    <w:abstractNumId w:val="6"/>
  </w:num>
  <w:num w:numId="40">
    <w:abstractNumId w:val="34"/>
  </w:num>
  <w:num w:numId="41">
    <w:abstractNumId w:val="19"/>
  </w:num>
  <w:num w:numId="42">
    <w:abstractNumId w:val="8"/>
  </w:num>
  <w:num w:numId="43">
    <w:abstractNumId w:val="7"/>
  </w:num>
  <w:num w:numId="44">
    <w:abstractNumId w:val="1"/>
  </w:num>
  <w:num w:numId="45">
    <w:abstractNumId w:val="36"/>
  </w:num>
  <w:num w:numId="46">
    <w:abstractNumId w:val="22"/>
  </w:num>
  <w:num w:numId="47">
    <w:abstractNumId w:val="9"/>
  </w:num>
  <w:num w:numId="48">
    <w:abstractNumId w:val="39"/>
  </w:num>
  <w:num w:numId="49">
    <w:abstractNumId w:val="29"/>
  </w:num>
  <w:num w:numId="50">
    <w:abstractNumId w:val="2"/>
  </w:num>
  <w:num w:numId="51">
    <w:abstractNumId w:val="45"/>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rson w15:author="Megan Katsumi [2]">
    <w15:presenceInfo w15:providerId="Windows Live" w15:userId="284c8d73-5dbc-4b14-88ae-142993c43a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0C6E"/>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56F4"/>
    <w:rsid w:val="0003690F"/>
    <w:rsid w:val="00036AF1"/>
    <w:rsid w:val="00037609"/>
    <w:rsid w:val="0003795F"/>
    <w:rsid w:val="00037CEC"/>
    <w:rsid w:val="000407A9"/>
    <w:rsid w:val="00040F7C"/>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0A31"/>
    <w:rsid w:val="00062332"/>
    <w:rsid w:val="00063707"/>
    <w:rsid w:val="00063991"/>
    <w:rsid w:val="00063996"/>
    <w:rsid w:val="00065816"/>
    <w:rsid w:val="00066EB8"/>
    <w:rsid w:val="0006796A"/>
    <w:rsid w:val="00070532"/>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54F1"/>
    <w:rsid w:val="00086B4C"/>
    <w:rsid w:val="00087D57"/>
    <w:rsid w:val="000909CE"/>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4063"/>
    <w:rsid w:val="000D6904"/>
    <w:rsid w:val="000D74C8"/>
    <w:rsid w:val="000D79A3"/>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A4D"/>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222"/>
    <w:rsid w:val="001565C3"/>
    <w:rsid w:val="00157C17"/>
    <w:rsid w:val="00160087"/>
    <w:rsid w:val="0016027A"/>
    <w:rsid w:val="0016067D"/>
    <w:rsid w:val="00161997"/>
    <w:rsid w:val="00163DA5"/>
    <w:rsid w:val="00164066"/>
    <w:rsid w:val="001646D3"/>
    <w:rsid w:val="00165031"/>
    <w:rsid w:val="00165B84"/>
    <w:rsid w:val="001668E9"/>
    <w:rsid w:val="00166F85"/>
    <w:rsid w:val="00167AE3"/>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42F5"/>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61C"/>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9B1"/>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0677"/>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4E56"/>
    <w:rsid w:val="0024607C"/>
    <w:rsid w:val="00247E8B"/>
    <w:rsid w:val="002515AE"/>
    <w:rsid w:val="00251F46"/>
    <w:rsid w:val="0025317E"/>
    <w:rsid w:val="002532B4"/>
    <w:rsid w:val="0025356D"/>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0A44"/>
    <w:rsid w:val="00272044"/>
    <w:rsid w:val="002733DB"/>
    <w:rsid w:val="0027394F"/>
    <w:rsid w:val="00273DC2"/>
    <w:rsid w:val="002768AB"/>
    <w:rsid w:val="00276A16"/>
    <w:rsid w:val="00276A22"/>
    <w:rsid w:val="002777E9"/>
    <w:rsid w:val="00280336"/>
    <w:rsid w:val="0028054A"/>
    <w:rsid w:val="00281C77"/>
    <w:rsid w:val="00283F74"/>
    <w:rsid w:val="002840F8"/>
    <w:rsid w:val="00284650"/>
    <w:rsid w:val="00284B0F"/>
    <w:rsid w:val="00285647"/>
    <w:rsid w:val="002862FC"/>
    <w:rsid w:val="00286604"/>
    <w:rsid w:val="0028670A"/>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1719"/>
    <w:rsid w:val="002A2024"/>
    <w:rsid w:val="002A21B1"/>
    <w:rsid w:val="002A2608"/>
    <w:rsid w:val="002A2C7E"/>
    <w:rsid w:val="002A2D2A"/>
    <w:rsid w:val="002A3EDA"/>
    <w:rsid w:val="002A4A86"/>
    <w:rsid w:val="002A514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4715"/>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313"/>
    <w:rsid w:val="00311611"/>
    <w:rsid w:val="00311B9D"/>
    <w:rsid w:val="003125FD"/>
    <w:rsid w:val="0031270D"/>
    <w:rsid w:val="00315576"/>
    <w:rsid w:val="00315993"/>
    <w:rsid w:val="00315D14"/>
    <w:rsid w:val="00316A06"/>
    <w:rsid w:val="00320390"/>
    <w:rsid w:val="00320C3A"/>
    <w:rsid w:val="00320FAD"/>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4ADB"/>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5A3A"/>
    <w:rsid w:val="00396195"/>
    <w:rsid w:val="003978C5"/>
    <w:rsid w:val="003A0FD1"/>
    <w:rsid w:val="003A1F01"/>
    <w:rsid w:val="003A4251"/>
    <w:rsid w:val="003A4B14"/>
    <w:rsid w:val="003A54C7"/>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2701"/>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993"/>
    <w:rsid w:val="00461B74"/>
    <w:rsid w:val="0046391E"/>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E0A"/>
    <w:rsid w:val="004D310C"/>
    <w:rsid w:val="004D3985"/>
    <w:rsid w:val="004D39D0"/>
    <w:rsid w:val="004D3B2F"/>
    <w:rsid w:val="004D444C"/>
    <w:rsid w:val="004D4654"/>
    <w:rsid w:val="004D66F4"/>
    <w:rsid w:val="004D75E9"/>
    <w:rsid w:val="004D7948"/>
    <w:rsid w:val="004D79D8"/>
    <w:rsid w:val="004D7DF1"/>
    <w:rsid w:val="004E01E5"/>
    <w:rsid w:val="004E1082"/>
    <w:rsid w:val="004E1ED2"/>
    <w:rsid w:val="004E2B7F"/>
    <w:rsid w:val="004E3418"/>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4720"/>
    <w:rsid w:val="005053E8"/>
    <w:rsid w:val="0050576E"/>
    <w:rsid w:val="0050598D"/>
    <w:rsid w:val="00510CD2"/>
    <w:rsid w:val="00510D38"/>
    <w:rsid w:val="00510DA3"/>
    <w:rsid w:val="00510F2B"/>
    <w:rsid w:val="005119C6"/>
    <w:rsid w:val="00512299"/>
    <w:rsid w:val="005132E8"/>
    <w:rsid w:val="0051387A"/>
    <w:rsid w:val="00514173"/>
    <w:rsid w:val="0051476C"/>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5EDF"/>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1E84"/>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2D41"/>
    <w:rsid w:val="00593920"/>
    <w:rsid w:val="00593A52"/>
    <w:rsid w:val="00593B1D"/>
    <w:rsid w:val="00593B7B"/>
    <w:rsid w:val="005962DE"/>
    <w:rsid w:val="005A153F"/>
    <w:rsid w:val="005A25A4"/>
    <w:rsid w:val="005A2984"/>
    <w:rsid w:val="005A2CAA"/>
    <w:rsid w:val="005A3DFD"/>
    <w:rsid w:val="005A3E9C"/>
    <w:rsid w:val="005A47BC"/>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2DE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167"/>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B6"/>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1FC"/>
    <w:rsid w:val="006605E1"/>
    <w:rsid w:val="00660D4B"/>
    <w:rsid w:val="0066239F"/>
    <w:rsid w:val="00662AF4"/>
    <w:rsid w:val="00663411"/>
    <w:rsid w:val="00663DB9"/>
    <w:rsid w:val="006641A9"/>
    <w:rsid w:val="00664979"/>
    <w:rsid w:val="00665086"/>
    <w:rsid w:val="00667138"/>
    <w:rsid w:val="00667888"/>
    <w:rsid w:val="00667926"/>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4D4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1E4"/>
    <w:rsid w:val="006E3D88"/>
    <w:rsid w:val="006E4169"/>
    <w:rsid w:val="006E4AF6"/>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EE3"/>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45B"/>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5"/>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315"/>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2FA7"/>
    <w:rsid w:val="007B3991"/>
    <w:rsid w:val="007B3E65"/>
    <w:rsid w:val="007B4B5D"/>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667D"/>
    <w:rsid w:val="007E76BD"/>
    <w:rsid w:val="007F18DA"/>
    <w:rsid w:val="007F1B3B"/>
    <w:rsid w:val="007F1C18"/>
    <w:rsid w:val="007F2649"/>
    <w:rsid w:val="007F3284"/>
    <w:rsid w:val="007F3308"/>
    <w:rsid w:val="007F380B"/>
    <w:rsid w:val="007F39F0"/>
    <w:rsid w:val="007F3BBB"/>
    <w:rsid w:val="007F4062"/>
    <w:rsid w:val="007F61ED"/>
    <w:rsid w:val="007F6AE3"/>
    <w:rsid w:val="007F6B36"/>
    <w:rsid w:val="007F75FD"/>
    <w:rsid w:val="007F76CA"/>
    <w:rsid w:val="007F7B8D"/>
    <w:rsid w:val="00800752"/>
    <w:rsid w:val="008010B8"/>
    <w:rsid w:val="008010DA"/>
    <w:rsid w:val="00802321"/>
    <w:rsid w:val="00803B7C"/>
    <w:rsid w:val="00804490"/>
    <w:rsid w:val="00805271"/>
    <w:rsid w:val="00805310"/>
    <w:rsid w:val="00805906"/>
    <w:rsid w:val="00806205"/>
    <w:rsid w:val="0080626C"/>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4D3D"/>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0F14"/>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5896"/>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163A"/>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5136"/>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85A"/>
    <w:rsid w:val="00937D04"/>
    <w:rsid w:val="00940129"/>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133"/>
    <w:rsid w:val="0097778F"/>
    <w:rsid w:val="00977DB8"/>
    <w:rsid w:val="00980A22"/>
    <w:rsid w:val="00982A72"/>
    <w:rsid w:val="009844E2"/>
    <w:rsid w:val="0098475B"/>
    <w:rsid w:val="009857CA"/>
    <w:rsid w:val="009858FA"/>
    <w:rsid w:val="00985D91"/>
    <w:rsid w:val="00985FB1"/>
    <w:rsid w:val="00986002"/>
    <w:rsid w:val="00990159"/>
    <w:rsid w:val="00990468"/>
    <w:rsid w:val="00990BD1"/>
    <w:rsid w:val="00990F1F"/>
    <w:rsid w:val="00991899"/>
    <w:rsid w:val="009922AE"/>
    <w:rsid w:val="009927C7"/>
    <w:rsid w:val="0099293A"/>
    <w:rsid w:val="00992AD7"/>
    <w:rsid w:val="009932DA"/>
    <w:rsid w:val="0099345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351"/>
    <w:rsid w:val="009B6F55"/>
    <w:rsid w:val="009B7CB9"/>
    <w:rsid w:val="009C0303"/>
    <w:rsid w:val="009C046E"/>
    <w:rsid w:val="009C0796"/>
    <w:rsid w:val="009C1305"/>
    <w:rsid w:val="009C1D12"/>
    <w:rsid w:val="009C248E"/>
    <w:rsid w:val="009C262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716"/>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368E3"/>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76C"/>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24"/>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D7ED6"/>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407"/>
    <w:rsid w:val="00BA058F"/>
    <w:rsid w:val="00BA0648"/>
    <w:rsid w:val="00BA0B6E"/>
    <w:rsid w:val="00BA107A"/>
    <w:rsid w:val="00BA17F1"/>
    <w:rsid w:val="00BA1ACD"/>
    <w:rsid w:val="00BA1BA1"/>
    <w:rsid w:val="00BA2290"/>
    <w:rsid w:val="00BA3E61"/>
    <w:rsid w:val="00BA4B3A"/>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16B7"/>
    <w:rsid w:val="00BC25BA"/>
    <w:rsid w:val="00BC33DD"/>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283"/>
    <w:rsid w:val="00C1332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4AC"/>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0594"/>
    <w:rsid w:val="00CD1236"/>
    <w:rsid w:val="00CD145A"/>
    <w:rsid w:val="00CD260D"/>
    <w:rsid w:val="00CD28A7"/>
    <w:rsid w:val="00CD3E2D"/>
    <w:rsid w:val="00CD42BA"/>
    <w:rsid w:val="00CD499C"/>
    <w:rsid w:val="00CD5FCC"/>
    <w:rsid w:val="00CD609A"/>
    <w:rsid w:val="00CE0260"/>
    <w:rsid w:val="00CE13D3"/>
    <w:rsid w:val="00CE1787"/>
    <w:rsid w:val="00CE2C44"/>
    <w:rsid w:val="00CE3491"/>
    <w:rsid w:val="00CE3959"/>
    <w:rsid w:val="00CE447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096C"/>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D7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663F"/>
    <w:rsid w:val="00DE7368"/>
    <w:rsid w:val="00DE747E"/>
    <w:rsid w:val="00DE75A8"/>
    <w:rsid w:val="00DE7BFB"/>
    <w:rsid w:val="00DE7CB1"/>
    <w:rsid w:val="00DF0685"/>
    <w:rsid w:val="00DF0EF3"/>
    <w:rsid w:val="00DF1D7E"/>
    <w:rsid w:val="00DF20F5"/>
    <w:rsid w:val="00DF289E"/>
    <w:rsid w:val="00DF37CC"/>
    <w:rsid w:val="00DF48AD"/>
    <w:rsid w:val="00DF6622"/>
    <w:rsid w:val="00DF6D70"/>
    <w:rsid w:val="00E003EF"/>
    <w:rsid w:val="00E00416"/>
    <w:rsid w:val="00E00D6D"/>
    <w:rsid w:val="00E012DF"/>
    <w:rsid w:val="00E01B67"/>
    <w:rsid w:val="00E025C3"/>
    <w:rsid w:val="00E03268"/>
    <w:rsid w:val="00E03AE1"/>
    <w:rsid w:val="00E05000"/>
    <w:rsid w:val="00E0503E"/>
    <w:rsid w:val="00E05250"/>
    <w:rsid w:val="00E057A2"/>
    <w:rsid w:val="00E05DA7"/>
    <w:rsid w:val="00E06B62"/>
    <w:rsid w:val="00E07AB4"/>
    <w:rsid w:val="00E11BD1"/>
    <w:rsid w:val="00E12004"/>
    <w:rsid w:val="00E13704"/>
    <w:rsid w:val="00E13F85"/>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0E5"/>
    <w:rsid w:val="00E64138"/>
    <w:rsid w:val="00E64265"/>
    <w:rsid w:val="00E648A0"/>
    <w:rsid w:val="00E64B16"/>
    <w:rsid w:val="00E65DBC"/>
    <w:rsid w:val="00E662AD"/>
    <w:rsid w:val="00E666AA"/>
    <w:rsid w:val="00E66883"/>
    <w:rsid w:val="00E6732F"/>
    <w:rsid w:val="00E6765C"/>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7E3"/>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13E"/>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06F"/>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5C4D"/>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200D"/>
    <w:rsid w:val="00FD2DC5"/>
    <w:rsid w:val="00FD4A3B"/>
    <w:rsid w:val="00FD590F"/>
    <w:rsid w:val="00FD632C"/>
    <w:rsid w:val="00FD6465"/>
    <w:rsid w:val="00FD708C"/>
    <w:rsid w:val="00FD71E3"/>
    <w:rsid w:val="00FD7626"/>
    <w:rsid w:val="00FD7655"/>
    <w:rsid w:val="00FE07DA"/>
    <w:rsid w:val="00FE13B1"/>
    <w:rsid w:val="00FE1FC2"/>
    <w:rsid w:val="00FE1FC4"/>
    <w:rsid w:val="00FE270E"/>
    <w:rsid w:val="00FE3A05"/>
    <w:rsid w:val="00FE3D93"/>
    <w:rsid w:val="00FE421D"/>
    <w:rsid w:val="00FE42D1"/>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mailto:ec2-user@ec2-35-183-119-164.ca-central-1.compute.amazonaws.com" TargetMode="External"/><Relationship Id="rId47" Type="http://schemas.openxmlformats.org/officeDocument/2006/relationships/hyperlink" Target="http://ontology.eil.utoronto.ca/icity/Organization/FullTimeRegEmployee" TargetMode="External"/><Relationship Id="rId50" Type="http://schemas.openxmlformats.org/officeDocument/2006/relationships/hyperlink" Target="http://ontology.eil.utoronto.ca/icity/Organization/PartTimeHomeEmployee"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iso.org/standard/72325.html" TargetMode="External"/><Relationship Id="rId53"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hyperlink" Target="https://github.com/EnterpriseIntegrationLab/icity/upload/master/mappings/TASHA" TargetMode="External"/><Relationship Id="rId43" Type="http://schemas.openxmlformats.org/officeDocument/2006/relationships/image" Target="media/image24.emf"/><Relationship Id="rId48" Type="http://schemas.openxmlformats.org/officeDocument/2006/relationships/hyperlink" Target="http://ontology.eil.utoronto.ca/icity/Organization/FullTimeHomeEmployee" TargetMode="External"/><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hyperlink" Target="http://ontology.eil.utoronto.ca/icity/Organization/PartTimeStudent"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image" Target="media/image20.emf"/><Relationship Id="rId46" Type="http://schemas.openxmlformats.org/officeDocument/2006/relationships/hyperlink" Target="http://www" TargetMode="External"/><Relationship Id="rId20" Type="http://schemas.openxmlformats.org/officeDocument/2006/relationships/image" Target="media/image8.emf"/><Relationship Id="rId41" Type="http://schemas.openxmlformats.org/officeDocument/2006/relationships/image" Target="media/image2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hyperlink" Target="https://github.com/EnterpriseIntegrationLab/icity/tree/master/applications/TASHA/configs" TargetMode="External"/><Relationship Id="rId49" Type="http://schemas.openxmlformats.org/officeDocument/2006/relationships/hyperlink" Target="http://ontology.eil.utoronto.ca/icity/Organization/PartTimeRegEmployee" TargetMode="External"/><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16.emf"/><Relationship Id="rId44" Type="http://schemas.openxmlformats.org/officeDocument/2006/relationships/hyperlink" Target="https://www.w3.org/TR/owl-time/" TargetMode="External"/><Relationship Id="rId52" Type="http://schemas.openxmlformats.org/officeDocument/2006/relationships/hyperlink" Target="http://ontology.eil.utoronto.ca/icity/TASHA/Auto"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12E9D14B-33AF-2448-8707-17DB819DB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117</Pages>
  <Words>38048</Words>
  <Characters>216877</Characters>
  <Application>Microsoft Office Word</Application>
  <DocSecurity>0</DocSecurity>
  <Lines>1807</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63</cp:revision>
  <cp:lastPrinted>2019-09-27T21:05:00Z</cp:lastPrinted>
  <dcterms:created xsi:type="dcterms:W3CDTF">2019-10-24T14:37:00Z</dcterms:created>
  <dcterms:modified xsi:type="dcterms:W3CDTF">2019-11-06T18:53:00Z</dcterms:modified>
</cp:coreProperties>
</file>