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23361A">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23361A">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23361A">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23361A">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23361A">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23361A">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23361A">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23361A">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23361A">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23361A">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23361A">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23361A">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23361A">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23361A">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23361A">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23361A">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23361A">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23361A">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23361A">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23361A">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23361A">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23361A">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23361A">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23361A">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23361A">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23361A">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23361A">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23361A">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23361A">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23361A">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23361A">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23361A">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23361A">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23361A">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23361A">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23361A">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23361A">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23361A">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23361A">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23361A">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23361A">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23361A">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23361A">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23361A">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23361A">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23361A" w:rsidRDefault="0023361A"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23361A" w:rsidRPr="00F62579" w:rsidRDefault="0023361A"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23361A" w:rsidRPr="00F62579" w:rsidRDefault="0023361A"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23361A" w:rsidRPr="00F62579" w:rsidRDefault="0023361A"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23361A" w:rsidRDefault="0023361A"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23361A" w:rsidRPr="00870DF4" w:rsidRDefault="0023361A" w:rsidP="00DA460B">
                      <w:pPr>
                        <w:rPr>
                          <w:rFonts w:ascii="Courier New" w:hAnsi="Courier New"/>
                        </w:rPr>
                      </w:pPr>
                      <w:r w:rsidRPr="00870DF4">
                        <w:rPr>
                          <w:rFonts w:ascii="Courier New" w:hAnsi="Courier New"/>
                        </w:rPr>
                        <w:t>ex:Monument1 a ex:Monument;</w:t>
                      </w:r>
                    </w:p>
                    <w:p w14:paraId="10094341" w14:textId="77777777" w:rsidR="0023361A" w:rsidRPr="00870DF4" w:rsidRDefault="0023361A" w:rsidP="00DA460B">
                      <w:pPr>
                        <w:rPr>
                          <w:rFonts w:ascii="Courier New" w:hAnsi="Courier New"/>
                        </w:rPr>
                      </w:pPr>
                      <w:r w:rsidRPr="00870DF4">
                        <w:rPr>
                          <w:rFonts w:ascii="Courier New" w:hAnsi="Courier New"/>
                        </w:rPr>
                        <w:t xml:space="preserve">   rdfs:label "Washington Monument";</w:t>
                      </w:r>
                    </w:p>
                    <w:p w14:paraId="4E65DB1F" w14:textId="77777777" w:rsidR="0023361A" w:rsidRPr="00870DF4" w:rsidRDefault="0023361A" w:rsidP="00DA460B">
                      <w:pPr>
                        <w:rPr>
                          <w:rFonts w:ascii="Courier New" w:hAnsi="Courier New"/>
                        </w:rPr>
                      </w:pPr>
                      <w:r w:rsidRPr="00870DF4">
                        <w:rPr>
                          <w:rFonts w:ascii="Courier New" w:hAnsi="Courier New"/>
                        </w:rPr>
                        <w:t xml:space="preserve">   geo:hasGeometry ex:Point1 .</w:t>
                      </w:r>
                    </w:p>
                    <w:p w14:paraId="34940B2E" w14:textId="77777777" w:rsidR="0023361A" w:rsidRPr="00870DF4" w:rsidRDefault="0023361A" w:rsidP="00DA460B">
                      <w:pPr>
                        <w:rPr>
                          <w:rFonts w:ascii="Courier New" w:hAnsi="Courier New"/>
                        </w:rPr>
                      </w:pPr>
                      <w:r w:rsidRPr="00870DF4">
                        <w:rPr>
                          <w:rFonts w:ascii="Courier New" w:hAnsi="Courier New"/>
                        </w:rPr>
                        <w:t>ex:Point1 a geo:Point;</w:t>
                      </w:r>
                    </w:p>
                    <w:p w14:paraId="2E7DB22A" w14:textId="77777777" w:rsidR="0023361A" w:rsidRPr="00870DF4" w:rsidRDefault="0023361A"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23361A" w:rsidRPr="00870DF4" w:rsidRDefault="0023361A" w:rsidP="00DA460B">
                      <w:pPr>
                        <w:rPr>
                          <w:rFonts w:ascii="Courier New" w:hAnsi="Courier New"/>
                        </w:rPr>
                      </w:pPr>
                      <w:r w:rsidRPr="00870DF4">
                        <w:rPr>
                          <w:rFonts w:ascii="Courier New" w:hAnsi="Courier New"/>
                        </w:rPr>
                        <w:t>Ex:Park1 a ex:Park;</w:t>
                      </w:r>
                    </w:p>
                    <w:p w14:paraId="5EE39A33" w14:textId="77777777" w:rsidR="0023361A" w:rsidRPr="00870DF4" w:rsidRDefault="0023361A" w:rsidP="00DA460B">
                      <w:pPr>
                        <w:rPr>
                          <w:rFonts w:ascii="Courier New" w:hAnsi="Courier New"/>
                        </w:rPr>
                      </w:pPr>
                      <w:r w:rsidRPr="00870DF4">
                        <w:rPr>
                          <w:rFonts w:ascii="Courier New" w:hAnsi="Courier New"/>
                        </w:rPr>
                        <w:tab/>
                        <w:t>rdfs:label "Example Park";</w:t>
                      </w:r>
                    </w:p>
                    <w:p w14:paraId="5C9F7888" w14:textId="77777777" w:rsidR="0023361A" w:rsidRPr="00870DF4" w:rsidRDefault="0023361A" w:rsidP="00DA460B">
                      <w:pPr>
                        <w:rPr>
                          <w:rFonts w:ascii="Courier New" w:hAnsi="Courier New"/>
                        </w:rPr>
                      </w:pPr>
                      <w:r w:rsidRPr="00870DF4">
                        <w:rPr>
                          <w:rFonts w:ascii="Courier New" w:hAnsi="Courier New"/>
                        </w:rPr>
                        <w:tab/>
                        <w:t>geo:hasGeometry ex:Polygon1 .</w:t>
                      </w:r>
                    </w:p>
                    <w:p w14:paraId="6CDFE9B9" w14:textId="77777777" w:rsidR="0023361A" w:rsidRPr="00870DF4" w:rsidRDefault="0023361A" w:rsidP="00DA460B">
                      <w:pPr>
                        <w:rPr>
                          <w:rFonts w:ascii="Courier New" w:hAnsi="Courier New"/>
                        </w:rPr>
                      </w:pPr>
                      <w:r w:rsidRPr="00870DF4">
                        <w:rPr>
                          <w:rFonts w:ascii="Courier New" w:hAnsi="Courier New"/>
                        </w:rPr>
                        <w:t>ex:Polygon1 a geo:Polygon;</w:t>
                      </w:r>
                    </w:p>
                    <w:p w14:paraId="651642C2" w14:textId="77777777" w:rsidR="0023361A" w:rsidRPr="00870DF4" w:rsidRDefault="0023361A"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23361A" w:rsidRPr="00680A88" w:rsidRDefault="0023361A"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23361A" w:rsidRPr="00680A88" w:rsidRDefault="0023361A"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23361A" w:rsidRPr="00680A88" w:rsidRDefault="0023361A"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23361A" w:rsidRPr="00680A88" w:rsidRDefault="0023361A"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23361A" w:rsidRPr="00680A88" w:rsidRDefault="0023361A"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23361A" w:rsidRPr="00680A88" w:rsidRDefault="0023361A"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23361A" w:rsidRPr="00680A88" w:rsidRDefault="0023361A"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23361A" w:rsidRPr="00680A88" w:rsidRDefault="0023361A"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23361A" w:rsidRPr="00680A88" w:rsidRDefault="0023361A"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23361A" w:rsidRPr="00680A88" w:rsidRDefault="0023361A"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23361A" w:rsidRPr="00680A88" w:rsidRDefault="0023361A"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fldSimple w:instr=" SEQ Figure \* ARABIC ">
        <w:r>
          <w:rPr>
            <w:noProof/>
          </w:rPr>
          <w:t>7</w:t>
        </w:r>
      </w:fldSimple>
      <w:r>
        <w:t>: Example of an extension of the sensor ontology in the transportation system ontology.</w:t>
      </w:r>
      <w:bookmarkStart w:id="83" w:name="_GoBack"/>
      <w:bookmarkEnd w:id="83"/>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4" w:author="Megan Katsumi" w:date="2018-11-14T12:27:00Z">
            <w:rPr/>
          </w:rPrChange>
        </w:rPr>
      </w:pPr>
      <w:r w:rsidRPr="005410AB">
        <w:rPr>
          <w:sz w:val="22"/>
          <w:rPrChange w:id="85" w:author="Megan Katsumi" w:date="2018-11-14T12:27:00Z">
            <w:rPr/>
          </w:rPrChange>
        </w:rPr>
        <w:t>SSN</w:t>
      </w:r>
    </w:p>
    <w:p w14:paraId="0D5CA729" w14:textId="6D2A1B74" w:rsidR="004F1D87" w:rsidRPr="005410AB" w:rsidRDefault="004F1D87" w:rsidP="004F1D87">
      <w:pPr>
        <w:pStyle w:val="ListParagraph"/>
        <w:rPr>
          <w:sz w:val="22"/>
          <w:rPrChange w:id="86" w:author="Megan Katsumi" w:date="2018-11-14T12:27:00Z">
            <w:rPr/>
          </w:rPrChange>
        </w:rPr>
      </w:pPr>
      <w:r w:rsidRPr="005410AB">
        <w:rPr>
          <w:sz w:val="22"/>
          <w:rPrChange w:id="87"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8" w:name="_Toc523308977"/>
      <w:r>
        <w:t>Contact Ontology</w:t>
      </w:r>
      <w:bookmarkEnd w:id="88"/>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9" w:name="_Toc523308978"/>
      <w:r w:rsidRPr="00EC4B04">
        <w:t>Person</w:t>
      </w:r>
      <w:r w:rsidRPr="00956273">
        <w:t xml:space="preserve"> Ontology</w:t>
      </w:r>
      <w:bookmarkEnd w:id="89"/>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0" w:name="_Toc523308979"/>
      <w:r>
        <w:t>Household Ontology</w:t>
      </w:r>
      <w:bookmarkEnd w:id="90"/>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1" w:name="_Toc523308980"/>
      <w:r>
        <w:t>Organization Ontology</w:t>
      </w:r>
      <w:bookmarkEnd w:id="91"/>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2" w:name="_Toc523308981"/>
      <w:r>
        <w:t>Building Ontology</w:t>
      </w:r>
      <w:bookmarkEnd w:id="92"/>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3" w:name="_Toc523308982"/>
      <w:r>
        <w:t>Vehicle Ontology</w:t>
      </w:r>
      <w:bookmarkEnd w:id="93"/>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4" w:name="_Toc523308983"/>
      <w:r>
        <w:t>Transportation System Ontology</w:t>
      </w:r>
      <w:bookmarkEnd w:id="94"/>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xml:space="preserve">. For example, there is nothing to stop a vehicle from going the </w:t>
      </w:r>
      <w:r>
        <w:lastRenderedPageBreak/>
        <w:t>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lastRenderedPageBreak/>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lastRenderedPageBreak/>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5" w:author="Megan Katsumi" w:date="2018-11-14T08:39:00Z">
              <w:r>
                <w:t>LoopDetector</w:t>
              </w:r>
            </w:ins>
          </w:p>
        </w:tc>
        <w:tc>
          <w:tcPr>
            <w:tcW w:w="2446" w:type="dxa"/>
          </w:tcPr>
          <w:p w14:paraId="39B665CE" w14:textId="768C97D5" w:rsidR="001020C5" w:rsidRDefault="001020C5" w:rsidP="00272044">
            <w:proofErr w:type="gramStart"/>
            <w:ins w:id="96" w:author="Megan Katsumi" w:date="2018-11-14T09:12:00Z">
              <w:r>
                <w:t>sosa:</w:t>
              </w:r>
            </w:ins>
            <w:ins w:id="97"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8"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9"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0"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1"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2"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3"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4" w:author="Megan Katsumi" w:date="2018-11-14T10:32:00Z">
              <w:r>
                <w:t>{</w:t>
              </w:r>
            </w:ins>
            <w:ins w:id="105" w:author="Megan Katsumi" w:date="2018-11-14T10:33:00Z">
              <w:r>
                <w:t>mean_</w:t>
              </w:r>
            </w:ins>
            <w:ins w:id="106" w:author="Megan Katsumi" w:date="2018-11-14T11:14:00Z">
              <w:r>
                <w:t>travel_</w:t>
              </w:r>
            </w:ins>
            <w:ins w:id="107"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8"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9" w:author="Megan Katsumi" w:date="2018-11-14T09:25:00Z">
              <w:r>
                <w:t>only (</w:t>
              </w:r>
              <w:proofErr w:type="gramStart"/>
              <w:r>
                <w:t>sosa:Observation</w:t>
              </w:r>
              <w:proofErr w:type="gramEnd"/>
              <w:r>
                <w:t xml:space="preserve"> and sosa:hasFeatureOfInterest</w:t>
              </w:r>
            </w:ins>
            <w:ins w:id="110" w:author="Megan Katsumi" w:date="2018-11-14T09:26:00Z">
              <w:r>
                <w:t xml:space="preserve"> only transport:</w:t>
              </w:r>
            </w:ins>
            <w:ins w:id="111" w:author="Megan Katsumi" w:date="2018-11-14T10:27:00Z">
              <w:r>
                <w:t>Arc</w:t>
              </w:r>
            </w:ins>
            <w:ins w:id="112" w:author="Megan Katsumi" w:date="2018-11-14T10:35:00Z">
              <w:r>
                <w:t xml:space="preserve"> and sosa:</w:t>
              </w:r>
            </w:ins>
            <w:ins w:id="113" w:author="Megan Katsumi" w:date="2018-11-14T12:23:00Z">
              <w:r>
                <w:t>wasO</w:t>
              </w:r>
            </w:ins>
            <w:ins w:id="114" w:author="Megan Katsumi" w:date="2018-11-14T10:35:00Z">
              <w:r>
                <w:t>riginatedBy {vehicle</w:t>
              </w:r>
            </w:ins>
            <w:ins w:id="115"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6"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7"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8"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9"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0" w:author="Megan Katsumi" w:date="2018-11-14T10:32:00Z">
              <w:r w:rsidRPr="009C34EF">
                <w:t>{</w:t>
              </w:r>
            </w:ins>
            <w:ins w:id="121" w:author="Megan Katsumi" w:date="2018-11-14T10:33:00Z">
              <w:r w:rsidRPr="009C34EF">
                <w:t>mean_</w:t>
              </w:r>
            </w:ins>
            <w:ins w:id="122" w:author="Megan Katsumi" w:date="2018-11-14T11:14:00Z">
              <w:r w:rsidRPr="009C34EF">
                <w:t>travel_</w:t>
              </w:r>
            </w:ins>
            <w:ins w:id="123"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4" w:name="_Toc523308984"/>
      <w:r>
        <w:t xml:space="preserve">Travel </w:t>
      </w:r>
      <w:r w:rsidR="00E91E39">
        <w:t>Costs</w:t>
      </w:r>
      <w:bookmarkEnd w:id="124"/>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lastRenderedPageBreak/>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5" w:name="_Toc523308985"/>
      <w:r>
        <w:t>Parking Ontology</w:t>
      </w:r>
      <w:bookmarkEnd w:id="125"/>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w:t>
      </w:r>
      <w:r w:rsidR="00345902">
        <w:lastRenderedPageBreak/>
        <w:t>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6" w:name="_Toc523308986"/>
      <w:r>
        <w:t>Public</w:t>
      </w:r>
      <w:r w:rsidR="00BD7C89">
        <w:t xml:space="preserve"> Transit Ontology</w:t>
      </w:r>
      <w:bookmarkEnd w:id="126"/>
    </w:p>
    <w:p w14:paraId="6A7EE14B" w14:textId="07F0684A" w:rsidR="00D479C9" w:rsidRDefault="0023361A"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7" w:name="_Toc523308987"/>
      <w:r>
        <w:t>Land Use</w:t>
      </w:r>
      <w:r w:rsidR="00BA1ACD">
        <w:t xml:space="preserve"> Ontology</w:t>
      </w:r>
      <w:bookmarkEnd w:id="127"/>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 xml:space="preserve">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w:t>
      </w:r>
      <w:r>
        <w:lastRenderedPageBreak/>
        <w:t>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lastRenderedPageBreak/>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lastRenderedPageBreak/>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lastRenderedPageBreak/>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lastRenderedPageBreak/>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lastRenderedPageBreak/>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lastRenderedPageBreak/>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860F7" w14:textId="77777777" w:rsidR="0050598D" w:rsidRDefault="0050598D" w:rsidP="00EA354A">
      <w:r>
        <w:separator/>
      </w:r>
    </w:p>
  </w:endnote>
  <w:endnote w:type="continuationSeparator" w:id="0">
    <w:p w14:paraId="55F72C01" w14:textId="77777777" w:rsidR="0050598D" w:rsidRDefault="0050598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23361A" w:rsidRDefault="0023361A">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23361A" w:rsidRPr="0032583C" w:rsidRDefault="0023361A">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23361A" w14:paraId="2B76F3B3" w14:textId="77777777" w:rsidTr="00967D94">
      <w:tc>
        <w:tcPr>
          <w:tcW w:w="6947" w:type="dxa"/>
        </w:tcPr>
        <w:p w14:paraId="07DEE8C9" w14:textId="77777777" w:rsidR="0023361A" w:rsidRDefault="0023361A"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23361A" w:rsidRDefault="0023361A"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23361A" w:rsidRDefault="00233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8E4DF" w14:textId="77777777" w:rsidR="0050598D" w:rsidRDefault="0050598D" w:rsidP="00EA354A">
      <w:r>
        <w:separator/>
      </w:r>
    </w:p>
  </w:footnote>
  <w:footnote w:type="continuationSeparator" w:id="0">
    <w:p w14:paraId="31817944" w14:textId="77777777" w:rsidR="0050598D" w:rsidRDefault="0050598D" w:rsidP="00EA354A">
      <w:r>
        <w:continuationSeparator/>
      </w:r>
    </w:p>
  </w:footnote>
  <w:footnote w:id="1">
    <w:p w14:paraId="005D8B98" w14:textId="5699BB61" w:rsidR="0023361A" w:rsidRPr="00FF4EA6" w:rsidRDefault="0023361A">
      <w:pPr>
        <w:pStyle w:val="FootnoteText"/>
        <w:rPr>
          <w:lang w:val="en-CA"/>
        </w:rPr>
      </w:pPr>
      <w:r>
        <w:rPr>
          <w:rStyle w:val="FootnoteReference"/>
        </w:rPr>
        <w:footnoteRef/>
      </w:r>
      <w:r>
        <w:t xml:space="preserve"> </w:t>
      </w:r>
      <w:r w:rsidRPr="00FF4EA6">
        <w:t>https://github.com/dgarijo/Widoco</w:t>
      </w:r>
    </w:p>
  </w:footnote>
  <w:footnote w:id="2">
    <w:p w14:paraId="15FCF3B1" w14:textId="77777777" w:rsidR="0023361A" w:rsidRDefault="0023361A"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23361A" w:rsidRPr="00E80D3C" w:rsidRDefault="0023361A">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23361A" w:rsidRDefault="0023361A">
      <w:pPr>
        <w:pStyle w:val="FootnoteText"/>
      </w:pPr>
      <w:r>
        <w:rPr>
          <w:rStyle w:val="FootnoteReference"/>
        </w:rPr>
        <w:footnoteRef/>
      </w:r>
      <w:r>
        <w:t xml:space="preserve"> </w:t>
      </w:r>
      <w:r w:rsidRPr="009A36FB">
        <w:t>https://www.w3.org/TR/owl-time/</w:t>
      </w:r>
    </w:p>
  </w:footnote>
  <w:footnote w:id="5">
    <w:p w14:paraId="357B0B37" w14:textId="77777777" w:rsidR="0023361A" w:rsidRDefault="0023361A">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23361A" w:rsidRPr="00E80D3C" w:rsidRDefault="0023361A">
      <w:pPr>
        <w:pStyle w:val="FootnoteText"/>
        <w:rPr>
          <w:lang w:val="en-CA"/>
        </w:rPr>
      </w:pPr>
      <w:r>
        <w:rPr>
          <w:rStyle w:val="FootnoteReference"/>
        </w:rPr>
        <w:footnoteRef/>
      </w:r>
      <w:r>
        <w:t xml:space="preserve"> </w:t>
      </w:r>
      <w:r>
        <w:rPr>
          <w:lang w:val="en-CA"/>
        </w:rPr>
        <w:t>equivalent property?</w:t>
      </w:r>
    </w:p>
  </w:footnote>
  <w:footnote w:id="7">
    <w:p w14:paraId="1E58F82F" w14:textId="77777777" w:rsidR="0023361A" w:rsidRPr="008C0C6B" w:rsidRDefault="0023361A">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23361A" w:rsidRDefault="0023361A">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23361A" w:rsidRPr="00E80D3C" w:rsidRDefault="0023361A">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23361A" w:rsidRPr="00BD4EF4" w:rsidRDefault="0023361A" w:rsidP="00E80D3C">
      <w:r>
        <w:rPr>
          <w:rStyle w:val="FootnoteReference"/>
        </w:rPr>
        <w:footnoteRef/>
      </w:r>
      <w:r>
        <w:t xml:space="preserve"> </w:t>
      </w:r>
      <w:r w:rsidRPr="00DC74DA">
        <w:t>http://ontology.eil.utoronto.ca/GCI/Foundation/GCI-Foundation-v2.owl</w:t>
      </w:r>
      <w:r>
        <w:t>#</w:t>
      </w:r>
    </w:p>
    <w:p w14:paraId="4AE1EB08" w14:textId="6D90AB37" w:rsidR="0023361A" w:rsidRPr="00E80D3C" w:rsidRDefault="0023361A">
      <w:pPr>
        <w:pStyle w:val="FootnoteText"/>
        <w:rPr>
          <w:lang w:val="en-CA"/>
        </w:rPr>
      </w:pPr>
    </w:p>
  </w:footnote>
  <w:footnote w:id="11">
    <w:p w14:paraId="2B0DD081" w14:textId="0C4649C5" w:rsidR="0023361A" w:rsidRPr="008E7C02" w:rsidRDefault="0023361A">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23361A" w:rsidRPr="00046E73" w:rsidRDefault="0023361A">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23361A" w:rsidRDefault="0023361A">
      <w:pPr>
        <w:pStyle w:val="FootnoteText"/>
      </w:pPr>
      <w:r>
        <w:rPr>
          <w:rStyle w:val="FootnoteReference"/>
        </w:rPr>
        <w:footnoteRef/>
      </w:r>
      <w:r>
        <w:t xml:space="preserve"> </w:t>
      </w:r>
      <w:r w:rsidRPr="00827DD8">
        <w:t>http://schema.org/</w:t>
      </w:r>
    </w:p>
  </w:footnote>
  <w:footnote w:id="14">
    <w:p w14:paraId="4E061129" w14:textId="77777777" w:rsidR="0023361A" w:rsidRDefault="0023361A">
      <w:pPr>
        <w:pStyle w:val="FootnoteText"/>
      </w:pPr>
      <w:r>
        <w:rPr>
          <w:rStyle w:val="FootnoteReference"/>
        </w:rPr>
        <w:footnoteRef/>
      </w:r>
      <w:r>
        <w:t xml:space="preserve"> </w:t>
      </w:r>
      <w:r w:rsidRPr="00827DD8">
        <w:t>http://ontology.eil.utoronto.ca/GCI/Shelters/GCI-Shelters.html</w:t>
      </w:r>
    </w:p>
  </w:footnote>
  <w:footnote w:id="15">
    <w:p w14:paraId="59CD3014" w14:textId="77777777" w:rsidR="0023361A" w:rsidRDefault="0023361A">
      <w:pPr>
        <w:pStyle w:val="FootnoteText"/>
      </w:pPr>
      <w:r>
        <w:rPr>
          <w:rStyle w:val="FootnoteReference"/>
        </w:rPr>
        <w:footnoteRef/>
      </w:r>
      <w:r>
        <w:t xml:space="preserve"> </w:t>
      </w:r>
      <w:r w:rsidRPr="005B2B4C">
        <w:t>http://ontology.eil.utoronto.ca/tove/organization.html</w:t>
      </w:r>
    </w:p>
  </w:footnote>
  <w:footnote w:id="16">
    <w:p w14:paraId="2EAE6E34" w14:textId="77777777" w:rsidR="0023361A" w:rsidRDefault="0023361A"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23361A" w:rsidRPr="001A792D" w:rsidRDefault="0023361A">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23361A" w:rsidRDefault="0023361A">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23361A" w:rsidRPr="006539A1" w:rsidRDefault="0023361A"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23361A" w:rsidRPr="005B0E28" w:rsidRDefault="0023361A">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36BAD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FC85D1D3-86FA-CA44-9170-7772CB194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73</Pages>
  <Words>22957</Words>
  <Characters>130856</Characters>
  <Application>Microsoft Office Word</Application>
  <DocSecurity>0</DocSecurity>
  <Lines>1090</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45</cp:revision>
  <cp:lastPrinted>2017-08-16T13:18:00Z</cp:lastPrinted>
  <dcterms:created xsi:type="dcterms:W3CDTF">2018-11-28T19:50:00Z</dcterms:created>
  <dcterms:modified xsi:type="dcterms:W3CDTF">2019-01-23T22:37:00Z</dcterms:modified>
</cp:coreProperties>
</file>