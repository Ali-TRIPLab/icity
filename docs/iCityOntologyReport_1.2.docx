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BA1BA1">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BA1BA1">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BA1BA1">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BA1BA1">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BA1BA1">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BA1BA1">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BA1BA1">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BA1BA1">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BA1BA1">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BA1BA1">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BA1BA1">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BA1BA1">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BA1BA1">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BA1BA1">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BA1BA1">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BA1BA1">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BA1BA1">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BA1BA1">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BA1BA1">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BA1BA1">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BA1BA1">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BA1BA1">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BA1BA1">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BA1BA1">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BA1BA1">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BA1BA1">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BA1BA1">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BA1BA1">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BA1BA1">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BA1BA1">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BA1BA1">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BA1BA1">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BA1BA1">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BA1BA1">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BA1BA1">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BA1BA1">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BA1BA1">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BA1BA1">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BA1BA1">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BA1BA1">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BA1BA1">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BA1BA1">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BA1BA1">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BA1BA1">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BA1BA1">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BA1BA1">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BA1BA1">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EA1F01" w:rsidRPr="00870DF4" w:rsidRDefault="00EA1F01" w:rsidP="00DA460B">
                            <w:pPr>
                              <w:rPr>
                                <w:rFonts w:ascii="Courier New" w:hAnsi="Courier New"/>
                              </w:rPr>
                            </w:pPr>
                            <w:r w:rsidRPr="00870DF4">
                              <w:rPr>
                                <w:rFonts w:ascii="Courier New" w:hAnsi="Courier New"/>
                              </w:rPr>
                              <w:t>ex:Monument1 a ex:Monument;</w:t>
                            </w:r>
                          </w:p>
                          <w:p w14:paraId="10094341" w14:textId="77777777" w:rsidR="00EA1F01" w:rsidRPr="00870DF4" w:rsidRDefault="00EA1F01" w:rsidP="00DA460B">
                            <w:pPr>
                              <w:rPr>
                                <w:rFonts w:ascii="Courier New" w:hAnsi="Courier New"/>
                              </w:rPr>
                            </w:pPr>
                            <w:r w:rsidRPr="00870DF4">
                              <w:rPr>
                                <w:rFonts w:ascii="Courier New" w:hAnsi="Courier New"/>
                              </w:rPr>
                              <w:t xml:space="preserve">   rdfs:label "Washington Monument";</w:t>
                            </w:r>
                          </w:p>
                          <w:p w14:paraId="4E65DB1F" w14:textId="77777777" w:rsidR="00EA1F01" w:rsidRPr="00870DF4" w:rsidRDefault="00EA1F01" w:rsidP="00DA460B">
                            <w:pPr>
                              <w:rPr>
                                <w:rFonts w:ascii="Courier New" w:hAnsi="Courier New"/>
                              </w:rPr>
                            </w:pPr>
                            <w:r w:rsidRPr="00870DF4">
                              <w:rPr>
                                <w:rFonts w:ascii="Courier New" w:hAnsi="Courier New"/>
                              </w:rPr>
                              <w:t xml:space="preserve">   geo:hasGeometry ex:Point1 .</w:t>
                            </w:r>
                          </w:p>
                          <w:p w14:paraId="34940B2E" w14:textId="77777777" w:rsidR="00EA1F01" w:rsidRPr="00870DF4" w:rsidRDefault="00EA1F01" w:rsidP="00DA460B">
                            <w:pPr>
                              <w:rPr>
                                <w:rFonts w:ascii="Courier New" w:hAnsi="Courier New"/>
                              </w:rPr>
                            </w:pPr>
                            <w:r w:rsidRPr="00870DF4">
                              <w:rPr>
                                <w:rFonts w:ascii="Courier New" w:hAnsi="Courier New"/>
                              </w:rPr>
                              <w:t>ex:Point1 a geo:Point;</w:t>
                            </w:r>
                          </w:p>
                          <w:p w14:paraId="2E7DB22A" w14:textId="77777777" w:rsidR="00EA1F01" w:rsidRPr="00870DF4" w:rsidRDefault="00EA1F01"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A1F01" w:rsidRPr="00870DF4" w:rsidRDefault="00EA1F01" w:rsidP="00DA460B">
                            <w:pPr>
                              <w:rPr>
                                <w:rFonts w:ascii="Courier New" w:hAnsi="Courier New"/>
                              </w:rPr>
                            </w:pPr>
                            <w:r w:rsidRPr="00870DF4">
                              <w:rPr>
                                <w:rFonts w:ascii="Courier New" w:hAnsi="Courier New"/>
                              </w:rPr>
                              <w:t>Ex:Park1 a ex:Park;</w:t>
                            </w:r>
                          </w:p>
                          <w:p w14:paraId="5EE39A33" w14:textId="77777777" w:rsidR="00EA1F01" w:rsidRPr="00870DF4" w:rsidRDefault="00EA1F01" w:rsidP="00DA460B">
                            <w:pPr>
                              <w:rPr>
                                <w:rFonts w:ascii="Courier New" w:hAnsi="Courier New"/>
                              </w:rPr>
                            </w:pPr>
                            <w:r w:rsidRPr="00870DF4">
                              <w:rPr>
                                <w:rFonts w:ascii="Courier New" w:hAnsi="Courier New"/>
                              </w:rPr>
                              <w:tab/>
                              <w:t>rdfs:label "Example Park";</w:t>
                            </w:r>
                          </w:p>
                          <w:p w14:paraId="5C9F7888" w14:textId="77777777" w:rsidR="00EA1F01" w:rsidRPr="00870DF4" w:rsidRDefault="00EA1F01" w:rsidP="00DA460B">
                            <w:pPr>
                              <w:rPr>
                                <w:rFonts w:ascii="Courier New" w:hAnsi="Courier New"/>
                              </w:rPr>
                            </w:pPr>
                            <w:r w:rsidRPr="00870DF4">
                              <w:rPr>
                                <w:rFonts w:ascii="Courier New" w:hAnsi="Courier New"/>
                              </w:rPr>
                              <w:tab/>
                              <w:t>geo:hasGeometry ex:Polygon1 .</w:t>
                            </w:r>
                          </w:p>
                          <w:p w14:paraId="6CDFE9B9" w14:textId="77777777" w:rsidR="00EA1F01" w:rsidRPr="00870DF4" w:rsidRDefault="00EA1F01" w:rsidP="00DA460B">
                            <w:pPr>
                              <w:rPr>
                                <w:rFonts w:ascii="Courier New" w:hAnsi="Courier New"/>
                              </w:rPr>
                            </w:pPr>
                            <w:r w:rsidRPr="00870DF4">
                              <w:rPr>
                                <w:rFonts w:ascii="Courier New" w:hAnsi="Courier New"/>
                              </w:rPr>
                              <w:t>ex:Polygon1 a geo:Polygon;</w:t>
                            </w:r>
                          </w:p>
                          <w:p w14:paraId="651642C2" w14:textId="77777777" w:rsidR="00EA1F01" w:rsidRPr="00870DF4" w:rsidRDefault="00EA1F01"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EA1F01" w:rsidRPr="00870DF4" w:rsidRDefault="00EA1F01" w:rsidP="00DA460B">
                      <w:pPr>
                        <w:rPr>
                          <w:rFonts w:ascii="Courier New" w:hAnsi="Courier New"/>
                        </w:rPr>
                      </w:pPr>
                      <w:r w:rsidRPr="00870DF4">
                        <w:rPr>
                          <w:rFonts w:ascii="Courier New" w:hAnsi="Courier New"/>
                        </w:rPr>
                        <w:t>ex:Monument1 a ex:Monument;</w:t>
                      </w:r>
                    </w:p>
                    <w:p w14:paraId="10094341" w14:textId="77777777" w:rsidR="00EA1F01" w:rsidRPr="00870DF4" w:rsidRDefault="00EA1F01" w:rsidP="00DA460B">
                      <w:pPr>
                        <w:rPr>
                          <w:rFonts w:ascii="Courier New" w:hAnsi="Courier New"/>
                        </w:rPr>
                      </w:pPr>
                      <w:r w:rsidRPr="00870DF4">
                        <w:rPr>
                          <w:rFonts w:ascii="Courier New" w:hAnsi="Courier New"/>
                        </w:rPr>
                        <w:t xml:space="preserve">   rdfs:label "Washington Monument";</w:t>
                      </w:r>
                    </w:p>
                    <w:p w14:paraId="4E65DB1F" w14:textId="77777777" w:rsidR="00EA1F01" w:rsidRPr="00870DF4" w:rsidRDefault="00EA1F01" w:rsidP="00DA460B">
                      <w:pPr>
                        <w:rPr>
                          <w:rFonts w:ascii="Courier New" w:hAnsi="Courier New"/>
                        </w:rPr>
                      </w:pPr>
                      <w:r w:rsidRPr="00870DF4">
                        <w:rPr>
                          <w:rFonts w:ascii="Courier New" w:hAnsi="Courier New"/>
                        </w:rPr>
                        <w:t xml:space="preserve">   geo:hasGeometry ex:Point1 .</w:t>
                      </w:r>
                    </w:p>
                    <w:p w14:paraId="34940B2E" w14:textId="77777777" w:rsidR="00EA1F01" w:rsidRPr="00870DF4" w:rsidRDefault="00EA1F01" w:rsidP="00DA460B">
                      <w:pPr>
                        <w:rPr>
                          <w:rFonts w:ascii="Courier New" w:hAnsi="Courier New"/>
                        </w:rPr>
                      </w:pPr>
                      <w:r w:rsidRPr="00870DF4">
                        <w:rPr>
                          <w:rFonts w:ascii="Courier New" w:hAnsi="Courier New"/>
                        </w:rPr>
                        <w:t>ex:Point1 a geo:Point;</w:t>
                      </w:r>
                    </w:p>
                    <w:p w14:paraId="2E7DB22A" w14:textId="77777777" w:rsidR="00EA1F01" w:rsidRPr="00870DF4" w:rsidRDefault="00EA1F01"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EA1F01" w:rsidRPr="00870DF4" w:rsidRDefault="00EA1F01" w:rsidP="00DA460B">
                      <w:pPr>
                        <w:rPr>
                          <w:rFonts w:ascii="Courier New" w:hAnsi="Courier New"/>
                        </w:rPr>
                      </w:pPr>
                      <w:r w:rsidRPr="00870DF4">
                        <w:rPr>
                          <w:rFonts w:ascii="Courier New" w:hAnsi="Courier New"/>
                        </w:rPr>
                        <w:t>Ex:Park1 a ex:Park;</w:t>
                      </w:r>
                    </w:p>
                    <w:p w14:paraId="5EE39A33" w14:textId="77777777" w:rsidR="00EA1F01" w:rsidRPr="00870DF4" w:rsidRDefault="00EA1F01" w:rsidP="00DA460B">
                      <w:pPr>
                        <w:rPr>
                          <w:rFonts w:ascii="Courier New" w:hAnsi="Courier New"/>
                        </w:rPr>
                      </w:pPr>
                      <w:r w:rsidRPr="00870DF4">
                        <w:rPr>
                          <w:rFonts w:ascii="Courier New" w:hAnsi="Courier New"/>
                        </w:rPr>
                        <w:tab/>
                        <w:t>rdfs:label "Example Park";</w:t>
                      </w:r>
                    </w:p>
                    <w:p w14:paraId="5C9F7888" w14:textId="77777777" w:rsidR="00EA1F01" w:rsidRPr="00870DF4" w:rsidRDefault="00EA1F01" w:rsidP="00DA460B">
                      <w:pPr>
                        <w:rPr>
                          <w:rFonts w:ascii="Courier New" w:hAnsi="Courier New"/>
                        </w:rPr>
                      </w:pPr>
                      <w:r w:rsidRPr="00870DF4">
                        <w:rPr>
                          <w:rFonts w:ascii="Courier New" w:hAnsi="Courier New"/>
                        </w:rPr>
                        <w:tab/>
                        <w:t>geo:hasGeometry ex:Polygon1 .</w:t>
                      </w:r>
                    </w:p>
                    <w:p w14:paraId="6CDFE9B9" w14:textId="77777777" w:rsidR="00EA1F01" w:rsidRPr="00870DF4" w:rsidRDefault="00EA1F01" w:rsidP="00DA460B">
                      <w:pPr>
                        <w:rPr>
                          <w:rFonts w:ascii="Courier New" w:hAnsi="Courier New"/>
                        </w:rPr>
                      </w:pPr>
                      <w:r w:rsidRPr="00870DF4">
                        <w:rPr>
                          <w:rFonts w:ascii="Courier New" w:hAnsi="Courier New"/>
                        </w:rPr>
                        <w:t>ex:Polygon1 a geo:Polygon;</w:t>
                      </w:r>
                    </w:p>
                    <w:p w14:paraId="651642C2" w14:textId="77777777" w:rsidR="00EA1F01" w:rsidRPr="00870DF4" w:rsidRDefault="00EA1F01"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01CF4661" w14:textId="77777777" w:rsidR="00133839"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p>
    <w:p w14:paraId="2E76A428" w14:textId="2306BBD0" w:rsidR="0003690F" w:rsidRDefault="00133839" w:rsidP="00896202">
      <w:r>
        <w:t xml:space="preserve">The ontology </w:t>
      </w:r>
      <w:r>
        <w:t>extends beyond classical mereology to cover parthood, but also component-hood and containment.</w:t>
      </w:r>
      <w:r>
        <w:t xml:space="preserve"> </w:t>
      </w:r>
      <w:r w:rsidR="00896202">
        <w:t xml:space="preserve">In </w:t>
      </w:r>
      <w:r w:rsidR="0003690F">
        <w:t>this ontology</w:t>
      </w:r>
      <w:r w:rsidR="00896202">
        <w:t xml:space="preserve">, we </w:t>
      </w:r>
      <w:r w:rsidR="0003690F">
        <w:t>identify</w:t>
      </w:r>
      <w:r w:rsidR="00896202">
        <w:t xml:space="preserve"> the following </w:t>
      </w:r>
      <w:r>
        <w:t>relations</w:t>
      </w:r>
      <w:r w:rsidR="00896202">
        <w:t xml:space="preserve">: proper-part-of, component-of, and contained-in. </w:t>
      </w:r>
      <w:r w:rsidR="009D1A0C">
        <w:t xml:space="preserve">The distinction between these </w:t>
      </w:r>
      <w:bookmarkStart w:id="62" w:name="_GoBack"/>
      <w:bookmarkEnd w:id="62"/>
      <w:r w:rsidR="009D1A0C">
        <w:t xml:space="preserve">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w:t>
      </w:r>
      <w:r w:rsidR="00333AFF">
        <w:lastRenderedPageBreak/>
        <w:t>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3" w:name="_Toc11329766"/>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EA1F01" w:rsidRPr="00680A88" w:rsidRDefault="00EA1F01"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EA1F01" w:rsidRPr="00680A88" w:rsidRDefault="00EA1F01"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EA1F01" w:rsidRPr="00680A88" w:rsidRDefault="00EA1F01"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EA1F01" w:rsidRPr="00680A88" w:rsidRDefault="00EA1F01"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EA1F01" w:rsidRPr="00680A88" w:rsidRDefault="00EA1F01"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EA1F01" w:rsidRPr="00680A88" w:rsidRDefault="00EA1F01"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EA1F01" w:rsidRPr="00680A88" w:rsidRDefault="00EA1F01"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EA1F01" w:rsidRPr="00680A88" w:rsidRDefault="00EA1F01"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EA1F01" w:rsidRPr="00680A88" w:rsidRDefault="00EA1F01"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EA1F01" w:rsidRPr="00680A88" w:rsidRDefault="00EA1F01"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EA1F01" w:rsidRPr="00680A88" w:rsidRDefault="00EA1F01"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EA1F01" w:rsidRPr="00680A88" w:rsidRDefault="00EA1F01"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6" w:name="_Toc11329767"/>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7" w:name="_Toc11329768"/>
      <w:r w:rsidRPr="00733EB6">
        <w:t xml:space="preserve">Recurring </w:t>
      </w:r>
      <w:r w:rsidR="0029246E">
        <w:t>E</w:t>
      </w:r>
      <w:r w:rsidRPr="00733EB6">
        <w:t>vent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8"/>
      <w:r w:rsidRPr="0029246E">
        <w:t xml:space="preserve">activity </w:t>
      </w:r>
      <w:commentRangeEnd w:id="68"/>
      <w:r w:rsidR="000E0AE7">
        <w:rPr>
          <w:rStyle w:val="CommentReference"/>
          <w:rFonts w:asciiTheme="minorHAnsi" w:eastAsiaTheme="minorEastAsia" w:hAnsiTheme="minorHAnsi"/>
          <w:lang w:val="en-US" w:bidi="en-US"/>
        </w:rPr>
        <w:commentReference w:id="68"/>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9" w:name="_Toc11329769"/>
      <w:r>
        <w:t>Observations</w:t>
      </w:r>
      <w:r w:rsidR="00E72AD2" w:rsidRPr="00E72AD2">
        <w:t xml:space="preserve"> </w:t>
      </w:r>
      <w:r w:rsidR="004F1D87" w:rsidRPr="00E72AD2">
        <w:t>Ontology</w:t>
      </w:r>
      <w:bookmarkEnd w:id="69"/>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1F01">
        <w:tc>
          <w:tcPr>
            <w:tcW w:w="2805" w:type="dxa"/>
            <w:shd w:val="clear" w:color="auto" w:fill="00FFFF"/>
          </w:tcPr>
          <w:p w14:paraId="0C687C37" w14:textId="77777777" w:rsidR="004B0399" w:rsidRDefault="004B0399" w:rsidP="00EA1F01">
            <w:r>
              <w:t>Object</w:t>
            </w:r>
          </w:p>
        </w:tc>
        <w:tc>
          <w:tcPr>
            <w:tcW w:w="2917" w:type="dxa"/>
            <w:shd w:val="clear" w:color="auto" w:fill="00FFFF"/>
          </w:tcPr>
          <w:p w14:paraId="1F71FDC2" w14:textId="77777777" w:rsidR="004B0399" w:rsidRDefault="004B0399" w:rsidP="00EA1F01">
            <w:r>
              <w:t>Property</w:t>
            </w:r>
          </w:p>
        </w:tc>
        <w:tc>
          <w:tcPr>
            <w:tcW w:w="3628" w:type="dxa"/>
            <w:shd w:val="clear" w:color="auto" w:fill="00FFFF"/>
          </w:tcPr>
          <w:p w14:paraId="7320C2A8" w14:textId="77777777" w:rsidR="004B0399" w:rsidRDefault="004B0399" w:rsidP="00EA1F01">
            <w:r>
              <w:t>Value</w:t>
            </w:r>
          </w:p>
        </w:tc>
      </w:tr>
      <w:tr w:rsidR="004B0399" w14:paraId="354C297E" w14:textId="77777777" w:rsidTr="00EA1F01">
        <w:tc>
          <w:tcPr>
            <w:tcW w:w="2805" w:type="dxa"/>
          </w:tcPr>
          <w:p w14:paraId="720AD7C5" w14:textId="77777777" w:rsidR="004B0399" w:rsidRDefault="004B0399" w:rsidP="00EA1F01">
            <w:r>
              <w:t>Observation</w:t>
            </w:r>
          </w:p>
        </w:tc>
        <w:tc>
          <w:tcPr>
            <w:tcW w:w="2917" w:type="dxa"/>
          </w:tcPr>
          <w:p w14:paraId="25048B91" w14:textId="77777777" w:rsidR="004B0399" w:rsidRDefault="004B0399" w:rsidP="00EA1F01">
            <w:r>
              <w:t>observedBy</w:t>
            </w:r>
          </w:p>
        </w:tc>
        <w:tc>
          <w:tcPr>
            <w:tcW w:w="3628" w:type="dxa"/>
          </w:tcPr>
          <w:p w14:paraId="3A6AFBD7" w14:textId="77777777" w:rsidR="004B0399" w:rsidRDefault="004B0399" w:rsidP="00EA1F01">
            <w:r>
              <w:t>only Observer</w:t>
            </w:r>
          </w:p>
        </w:tc>
      </w:tr>
      <w:tr w:rsidR="004B0399" w14:paraId="7E4F5FC5" w14:textId="77777777" w:rsidTr="00EA1F01">
        <w:tc>
          <w:tcPr>
            <w:tcW w:w="2805" w:type="dxa"/>
          </w:tcPr>
          <w:p w14:paraId="45E09E11" w14:textId="77777777" w:rsidR="004B0399" w:rsidRDefault="004B0399" w:rsidP="00EA1F01">
            <w:r>
              <w:t>Observer</w:t>
            </w:r>
          </w:p>
        </w:tc>
        <w:tc>
          <w:tcPr>
            <w:tcW w:w="2917" w:type="dxa"/>
          </w:tcPr>
          <w:p w14:paraId="551CBD1A" w14:textId="77777777" w:rsidR="004B0399" w:rsidRDefault="004B0399" w:rsidP="00EA1F01">
            <w:r>
              <w:t>inverse(observedBy)</w:t>
            </w:r>
          </w:p>
        </w:tc>
        <w:tc>
          <w:tcPr>
            <w:tcW w:w="3628" w:type="dxa"/>
          </w:tcPr>
          <w:p w14:paraId="4A8F80DC" w14:textId="77777777" w:rsidR="004B0399" w:rsidRDefault="004B0399" w:rsidP="00EA1F01">
            <w:r>
              <w:t>only Observation</w:t>
            </w:r>
          </w:p>
        </w:tc>
      </w:tr>
      <w:tr w:rsidR="004B0399" w14:paraId="509F3FCA" w14:textId="77777777" w:rsidTr="00EA1F01">
        <w:tc>
          <w:tcPr>
            <w:tcW w:w="2805" w:type="dxa"/>
            <w:vMerge w:val="restart"/>
          </w:tcPr>
          <w:p w14:paraId="4619FF54" w14:textId="77777777" w:rsidR="004B0399" w:rsidRDefault="004B0399" w:rsidP="00EA1F01">
            <w:r>
              <w:t>sosa:Sensor</w:t>
            </w:r>
          </w:p>
        </w:tc>
        <w:tc>
          <w:tcPr>
            <w:tcW w:w="2917" w:type="dxa"/>
          </w:tcPr>
          <w:p w14:paraId="6E650F9B" w14:textId="77777777" w:rsidR="004B0399" w:rsidRDefault="004B0399" w:rsidP="00EA1F01">
            <w:r>
              <w:t>subclassOf</w:t>
            </w:r>
          </w:p>
        </w:tc>
        <w:tc>
          <w:tcPr>
            <w:tcW w:w="3628" w:type="dxa"/>
          </w:tcPr>
          <w:p w14:paraId="3614A233" w14:textId="77777777" w:rsidR="004B0399" w:rsidRDefault="004B0399" w:rsidP="00EA1F01">
            <w:r>
              <w:t>Observer</w:t>
            </w:r>
          </w:p>
        </w:tc>
      </w:tr>
      <w:tr w:rsidR="004B0399" w14:paraId="1BA55469" w14:textId="77777777" w:rsidTr="00EA1F01">
        <w:tc>
          <w:tcPr>
            <w:tcW w:w="2805" w:type="dxa"/>
            <w:vMerge/>
          </w:tcPr>
          <w:p w14:paraId="085F0A3E" w14:textId="77777777" w:rsidR="004B0399" w:rsidRDefault="004B0399" w:rsidP="00EA1F01"/>
        </w:tc>
        <w:tc>
          <w:tcPr>
            <w:tcW w:w="2917" w:type="dxa"/>
          </w:tcPr>
          <w:p w14:paraId="4118A88B" w14:textId="77777777" w:rsidR="004B0399" w:rsidRDefault="004B0399" w:rsidP="00EA1F01">
            <w:r>
              <w:t>sosa:madeObservation</w:t>
            </w:r>
          </w:p>
        </w:tc>
        <w:tc>
          <w:tcPr>
            <w:tcW w:w="3628" w:type="dxa"/>
          </w:tcPr>
          <w:p w14:paraId="6A06A2ED" w14:textId="77777777" w:rsidR="004B0399" w:rsidRDefault="004B0399" w:rsidP="00EA1F01">
            <w:r>
              <w:t>only sosa:Observation</w:t>
            </w:r>
          </w:p>
        </w:tc>
      </w:tr>
      <w:tr w:rsidR="004B0399" w14:paraId="787839DA" w14:textId="77777777" w:rsidTr="00EA1F01">
        <w:tc>
          <w:tcPr>
            <w:tcW w:w="2805" w:type="dxa"/>
            <w:vMerge/>
          </w:tcPr>
          <w:p w14:paraId="30A412B7" w14:textId="77777777" w:rsidR="004B0399" w:rsidRDefault="004B0399" w:rsidP="00EA1F01"/>
        </w:tc>
        <w:tc>
          <w:tcPr>
            <w:tcW w:w="2917" w:type="dxa"/>
          </w:tcPr>
          <w:p w14:paraId="216ED6C4" w14:textId="77777777" w:rsidR="004B0399" w:rsidRDefault="004B0399" w:rsidP="00EA1F01">
            <w:r>
              <w:t>sosa:observes</w:t>
            </w:r>
          </w:p>
        </w:tc>
        <w:tc>
          <w:tcPr>
            <w:tcW w:w="3628" w:type="dxa"/>
          </w:tcPr>
          <w:p w14:paraId="3431E057" w14:textId="77777777" w:rsidR="004B0399" w:rsidRDefault="004B0399" w:rsidP="00EA1F01">
            <w:r>
              <w:t>only sosa:ObservableProperty</w:t>
            </w:r>
          </w:p>
        </w:tc>
      </w:tr>
      <w:tr w:rsidR="004B0399" w14:paraId="41076151" w14:textId="77777777" w:rsidTr="00EA1F01">
        <w:tc>
          <w:tcPr>
            <w:tcW w:w="2805" w:type="dxa"/>
            <w:vMerge/>
          </w:tcPr>
          <w:p w14:paraId="37504EA4" w14:textId="77777777" w:rsidR="004B0399" w:rsidRDefault="004B0399" w:rsidP="00EA1F01"/>
        </w:tc>
        <w:tc>
          <w:tcPr>
            <w:tcW w:w="2917" w:type="dxa"/>
          </w:tcPr>
          <w:p w14:paraId="1EE5B987" w14:textId="77777777" w:rsidR="004B0399" w:rsidRDefault="004B0399" w:rsidP="00EA1F01">
            <w:r>
              <w:t>ssn:detects</w:t>
            </w:r>
          </w:p>
        </w:tc>
        <w:tc>
          <w:tcPr>
            <w:tcW w:w="3628" w:type="dxa"/>
          </w:tcPr>
          <w:p w14:paraId="6E0B429D" w14:textId="77777777" w:rsidR="004B0399" w:rsidRDefault="004B0399" w:rsidP="00EA1F01">
            <w:r>
              <w:t>only ssn:Stimulus</w:t>
            </w:r>
          </w:p>
        </w:tc>
      </w:tr>
      <w:tr w:rsidR="004B0399" w14:paraId="363A4983" w14:textId="77777777" w:rsidTr="00EA1F01">
        <w:trPr>
          <w:trHeight w:val="63"/>
        </w:trPr>
        <w:tc>
          <w:tcPr>
            <w:tcW w:w="2805" w:type="dxa"/>
            <w:vMerge w:val="restart"/>
          </w:tcPr>
          <w:p w14:paraId="532D4A00" w14:textId="77777777" w:rsidR="004B0399" w:rsidRDefault="004B0399" w:rsidP="00EA1F01">
            <w:r>
              <w:t>sosa:Observation</w:t>
            </w:r>
          </w:p>
        </w:tc>
        <w:tc>
          <w:tcPr>
            <w:tcW w:w="2917" w:type="dxa"/>
          </w:tcPr>
          <w:p w14:paraId="0B7CB938" w14:textId="77777777" w:rsidR="004B0399" w:rsidRDefault="004B0399" w:rsidP="00EA1F01">
            <w:r>
              <w:t>subclassOf</w:t>
            </w:r>
          </w:p>
        </w:tc>
        <w:tc>
          <w:tcPr>
            <w:tcW w:w="3628" w:type="dxa"/>
          </w:tcPr>
          <w:p w14:paraId="4ADA5D4E" w14:textId="77777777" w:rsidR="004B0399" w:rsidRDefault="004B0399" w:rsidP="00EA1F01">
            <w:r>
              <w:t>Observation</w:t>
            </w:r>
          </w:p>
        </w:tc>
      </w:tr>
      <w:tr w:rsidR="004B0399" w14:paraId="3A7CCAD6" w14:textId="77777777" w:rsidTr="00EA1F01">
        <w:trPr>
          <w:trHeight w:val="63"/>
        </w:trPr>
        <w:tc>
          <w:tcPr>
            <w:tcW w:w="2805" w:type="dxa"/>
            <w:vMerge/>
          </w:tcPr>
          <w:p w14:paraId="7522E7B3" w14:textId="77777777" w:rsidR="004B0399" w:rsidRDefault="004B0399" w:rsidP="00EA1F01"/>
        </w:tc>
        <w:tc>
          <w:tcPr>
            <w:tcW w:w="2917" w:type="dxa"/>
          </w:tcPr>
          <w:p w14:paraId="571FB84F" w14:textId="77777777" w:rsidR="004B0399" w:rsidRDefault="004B0399" w:rsidP="00EA1F01">
            <w:r>
              <w:t>sosa:madeBySensor</w:t>
            </w:r>
          </w:p>
        </w:tc>
        <w:tc>
          <w:tcPr>
            <w:tcW w:w="3628" w:type="dxa"/>
          </w:tcPr>
          <w:p w14:paraId="76EE9952" w14:textId="77777777" w:rsidR="004B0399" w:rsidRDefault="004B0399" w:rsidP="00EA1F01">
            <w:r>
              <w:t>exactly 1 sosa:Sensor</w:t>
            </w:r>
          </w:p>
        </w:tc>
      </w:tr>
      <w:tr w:rsidR="004B0399" w14:paraId="5C54E036" w14:textId="77777777" w:rsidTr="00EA1F01">
        <w:trPr>
          <w:trHeight w:val="63"/>
        </w:trPr>
        <w:tc>
          <w:tcPr>
            <w:tcW w:w="2805" w:type="dxa"/>
            <w:vMerge/>
          </w:tcPr>
          <w:p w14:paraId="607E4AE2" w14:textId="77777777" w:rsidR="004B0399" w:rsidRDefault="004B0399" w:rsidP="00EA1F01"/>
        </w:tc>
        <w:tc>
          <w:tcPr>
            <w:tcW w:w="2917" w:type="dxa"/>
          </w:tcPr>
          <w:p w14:paraId="680BA374" w14:textId="77777777" w:rsidR="004B0399" w:rsidRDefault="004B0399" w:rsidP="00EA1F01">
            <w:r>
              <w:t>sosa:hasFeatureOfInterest</w:t>
            </w:r>
          </w:p>
        </w:tc>
        <w:tc>
          <w:tcPr>
            <w:tcW w:w="3628" w:type="dxa"/>
          </w:tcPr>
          <w:p w14:paraId="218A93CD" w14:textId="77777777" w:rsidR="004B0399" w:rsidRDefault="004B0399" w:rsidP="00EA1F01">
            <w:r>
              <w:t>exactly 1 owl:Thing and only sosa:FeatureOfInterest</w:t>
            </w:r>
          </w:p>
        </w:tc>
      </w:tr>
      <w:tr w:rsidR="004B0399" w14:paraId="57893465" w14:textId="77777777" w:rsidTr="00EA1F01">
        <w:trPr>
          <w:trHeight w:val="63"/>
        </w:trPr>
        <w:tc>
          <w:tcPr>
            <w:tcW w:w="2805" w:type="dxa"/>
            <w:vMerge/>
          </w:tcPr>
          <w:p w14:paraId="3F2A4F0F" w14:textId="77777777" w:rsidR="004B0399" w:rsidRDefault="004B0399" w:rsidP="00EA1F01"/>
        </w:tc>
        <w:tc>
          <w:tcPr>
            <w:tcW w:w="2917" w:type="dxa"/>
          </w:tcPr>
          <w:p w14:paraId="5527CB50" w14:textId="77777777" w:rsidR="004B0399" w:rsidRDefault="004B0399" w:rsidP="00EA1F01">
            <w:r>
              <w:t>sosa:hasResult</w:t>
            </w:r>
          </w:p>
        </w:tc>
        <w:tc>
          <w:tcPr>
            <w:tcW w:w="3628" w:type="dxa"/>
          </w:tcPr>
          <w:p w14:paraId="72AFA63C" w14:textId="77777777" w:rsidR="004B0399" w:rsidRDefault="004B0399" w:rsidP="00EA1F01">
            <w:r>
              <w:t>exactly 1 owl:Thing and only sosa:Result</w:t>
            </w:r>
          </w:p>
        </w:tc>
      </w:tr>
      <w:tr w:rsidR="004B0399" w14:paraId="2D16598A" w14:textId="77777777" w:rsidTr="00EA1F01">
        <w:trPr>
          <w:trHeight w:val="63"/>
        </w:trPr>
        <w:tc>
          <w:tcPr>
            <w:tcW w:w="2805" w:type="dxa"/>
            <w:vMerge/>
          </w:tcPr>
          <w:p w14:paraId="45ABF669" w14:textId="77777777" w:rsidR="004B0399" w:rsidRDefault="004B0399" w:rsidP="00EA1F01"/>
        </w:tc>
        <w:tc>
          <w:tcPr>
            <w:tcW w:w="2917" w:type="dxa"/>
          </w:tcPr>
          <w:p w14:paraId="7118ED50" w14:textId="77777777" w:rsidR="004B0399" w:rsidRDefault="004B0399" w:rsidP="00EA1F01">
            <w:r>
              <w:t>sosa:observedProperty</w:t>
            </w:r>
          </w:p>
        </w:tc>
        <w:tc>
          <w:tcPr>
            <w:tcW w:w="3628" w:type="dxa"/>
          </w:tcPr>
          <w:p w14:paraId="645507BA" w14:textId="77777777" w:rsidR="004B0399" w:rsidRDefault="004B0399" w:rsidP="00EA1F01">
            <w:r>
              <w:t>exactly 1 owl:Thing and only sosa:ObservableProperty</w:t>
            </w:r>
          </w:p>
        </w:tc>
      </w:tr>
      <w:tr w:rsidR="004B0399" w14:paraId="4BD5A57A" w14:textId="77777777" w:rsidTr="00EA1F01">
        <w:trPr>
          <w:trHeight w:val="63"/>
        </w:trPr>
        <w:tc>
          <w:tcPr>
            <w:tcW w:w="2805" w:type="dxa"/>
            <w:vMerge/>
          </w:tcPr>
          <w:p w14:paraId="4D75DD59" w14:textId="77777777" w:rsidR="004B0399" w:rsidRDefault="004B0399" w:rsidP="00EA1F01"/>
        </w:tc>
        <w:tc>
          <w:tcPr>
            <w:tcW w:w="2917" w:type="dxa"/>
          </w:tcPr>
          <w:p w14:paraId="3DB96D7C" w14:textId="77777777" w:rsidR="004B0399" w:rsidRDefault="004B0399" w:rsidP="00EA1F01">
            <w:r>
              <w:t>sosa:phenomenonTime</w:t>
            </w:r>
          </w:p>
        </w:tc>
        <w:tc>
          <w:tcPr>
            <w:tcW w:w="3628" w:type="dxa"/>
          </w:tcPr>
          <w:p w14:paraId="0DA9F2D6" w14:textId="77777777" w:rsidR="004B0399" w:rsidRDefault="004B0399" w:rsidP="00EA1F01">
            <w:r>
              <w:t>exactly 1 owl:Thing</w:t>
            </w:r>
          </w:p>
        </w:tc>
      </w:tr>
      <w:tr w:rsidR="004B0399" w14:paraId="689A8598" w14:textId="77777777" w:rsidTr="00EA1F01">
        <w:trPr>
          <w:trHeight w:val="63"/>
        </w:trPr>
        <w:tc>
          <w:tcPr>
            <w:tcW w:w="2805" w:type="dxa"/>
            <w:vMerge/>
          </w:tcPr>
          <w:p w14:paraId="5E3A19D4" w14:textId="77777777" w:rsidR="004B0399" w:rsidRDefault="004B0399" w:rsidP="00EA1F01"/>
        </w:tc>
        <w:tc>
          <w:tcPr>
            <w:tcW w:w="2917" w:type="dxa"/>
          </w:tcPr>
          <w:p w14:paraId="75FDB20E" w14:textId="77777777" w:rsidR="004B0399" w:rsidRDefault="004B0399" w:rsidP="00EA1F01">
            <w:r>
              <w:t>sosa:resultTime</w:t>
            </w:r>
          </w:p>
        </w:tc>
        <w:tc>
          <w:tcPr>
            <w:tcW w:w="3628" w:type="dxa"/>
          </w:tcPr>
          <w:p w14:paraId="20A4AD56" w14:textId="77777777" w:rsidR="004B0399" w:rsidRDefault="004B0399" w:rsidP="00EA1F01">
            <w:r>
              <w:t>exactly 1 rdfs:Literal</w:t>
            </w:r>
          </w:p>
        </w:tc>
      </w:tr>
      <w:tr w:rsidR="004B0399" w14:paraId="4BD233AA" w14:textId="77777777" w:rsidTr="00EA1F01">
        <w:trPr>
          <w:trHeight w:val="63"/>
        </w:trPr>
        <w:tc>
          <w:tcPr>
            <w:tcW w:w="2805" w:type="dxa"/>
            <w:vMerge/>
          </w:tcPr>
          <w:p w14:paraId="0B0411C2" w14:textId="77777777" w:rsidR="004B0399" w:rsidRDefault="004B0399" w:rsidP="00EA1F01"/>
        </w:tc>
        <w:tc>
          <w:tcPr>
            <w:tcW w:w="2917" w:type="dxa"/>
          </w:tcPr>
          <w:p w14:paraId="3629E46B" w14:textId="77777777" w:rsidR="004B0399" w:rsidRDefault="004B0399" w:rsidP="00EA1F01">
            <w:r>
              <w:t>ssn:wasOriginatedBy</w:t>
            </w:r>
          </w:p>
        </w:tc>
        <w:tc>
          <w:tcPr>
            <w:tcW w:w="3628" w:type="dxa"/>
          </w:tcPr>
          <w:p w14:paraId="002CA568" w14:textId="77777777" w:rsidR="004B0399" w:rsidRDefault="004B0399" w:rsidP="00EA1F01">
            <w:r>
              <w:t>exactly 1 owl:Thing and only ssn:Stimulus</w:t>
            </w:r>
          </w:p>
        </w:tc>
      </w:tr>
      <w:tr w:rsidR="004B0399" w14:paraId="232BCF1E" w14:textId="77777777" w:rsidTr="00EA1F01">
        <w:trPr>
          <w:trHeight w:val="63"/>
        </w:trPr>
        <w:tc>
          <w:tcPr>
            <w:tcW w:w="2805" w:type="dxa"/>
            <w:vMerge w:val="restart"/>
          </w:tcPr>
          <w:p w14:paraId="5A14D307" w14:textId="77777777" w:rsidR="004B0399" w:rsidRDefault="004B0399" w:rsidP="00EA1F01">
            <w:r>
              <w:t>sosa:ObservableProperty</w:t>
            </w:r>
          </w:p>
        </w:tc>
        <w:tc>
          <w:tcPr>
            <w:tcW w:w="2917" w:type="dxa"/>
          </w:tcPr>
          <w:p w14:paraId="6BF0ACB3" w14:textId="77777777" w:rsidR="004B0399" w:rsidRPr="00F06DDA" w:rsidRDefault="004B0399" w:rsidP="00EA1F01">
            <w:r>
              <w:t>subClassOf</w:t>
            </w:r>
          </w:p>
        </w:tc>
        <w:tc>
          <w:tcPr>
            <w:tcW w:w="3628" w:type="dxa"/>
          </w:tcPr>
          <w:p w14:paraId="0B1E4438" w14:textId="77777777" w:rsidR="004B0399" w:rsidRPr="00F06DDA" w:rsidRDefault="004B0399" w:rsidP="00EA1F01">
            <w:r>
              <w:t>ssn:Property</w:t>
            </w:r>
          </w:p>
        </w:tc>
      </w:tr>
      <w:tr w:rsidR="004B0399" w14:paraId="2CFC3761" w14:textId="77777777" w:rsidTr="00EA1F01">
        <w:trPr>
          <w:trHeight w:val="63"/>
        </w:trPr>
        <w:tc>
          <w:tcPr>
            <w:tcW w:w="2805" w:type="dxa"/>
            <w:vMerge/>
          </w:tcPr>
          <w:p w14:paraId="62B58345" w14:textId="77777777" w:rsidR="004B0399" w:rsidRDefault="004B0399" w:rsidP="00EA1F01"/>
        </w:tc>
        <w:tc>
          <w:tcPr>
            <w:tcW w:w="2917" w:type="dxa"/>
          </w:tcPr>
          <w:p w14:paraId="6879D1F2" w14:textId="77777777" w:rsidR="004B0399" w:rsidRDefault="004B0399" w:rsidP="00EA1F01">
            <w:r w:rsidRPr="00F06DDA">
              <w:t xml:space="preserve">inverse ('is proxy for') </w:t>
            </w:r>
          </w:p>
        </w:tc>
        <w:tc>
          <w:tcPr>
            <w:tcW w:w="3628" w:type="dxa"/>
          </w:tcPr>
          <w:p w14:paraId="24780FA0" w14:textId="77777777" w:rsidR="004B0399" w:rsidRDefault="004B0399" w:rsidP="00EA1F01">
            <w:r w:rsidRPr="00F06DDA">
              <w:t xml:space="preserve">only </w:t>
            </w:r>
            <w:r>
              <w:t>ssn:</w:t>
            </w:r>
            <w:r w:rsidRPr="00F06DDA">
              <w:t>Stimulus</w:t>
            </w:r>
          </w:p>
        </w:tc>
      </w:tr>
      <w:tr w:rsidR="004B0399" w14:paraId="7A88A299" w14:textId="77777777" w:rsidTr="00EA1F01">
        <w:trPr>
          <w:trHeight w:val="63"/>
        </w:trPr>
        <w:tc>
          <w:tcPr>
            <w:tcW w:w="2805" w:type="dxa"/>
            <w:vMerge/>
          </w:tcPr>
          <w:p w14:paraId="62E55E4D" w14:textId="77777777" w:rsidR="004B0399" w:rsidRDefault="004B0399" w:rsidP="00EA1F01"/>
        </w:tc>
        <w:tc>
          <w:tcPr>
            <w:tcW w:w="2917" w:type="dxa"/>
          </w:tcPr>
          <w:p w14:paraId="145F968D" w14:textId="77777777" w:rsidR="004B0399" w:rsidRPr="00F06DDA" w:rsidRDefault="004B0399" w:rsidP="00EA1F01">
            <w:r w:rsidRPr="00F06DDA">
              <w:t xml:space="preserve">inverse ('observed property') </w:t>
            </w:r>
          </w:p>
        </w:tc>
        <w:tc>
          <w:tcPr>
            <w:tcW w:w="3628" w:type="dxa"/>
          </w:tcPr>
          <w:p w14:paraId="321F6C40" w14:textId="77777777" w:rsidR="004B0399" w:rsidRDefault="004B0399" w:rsidP="00EA1F01">
            <w:r w:rsidRPr="00F06DDA">
              <w:t>only</w:t>
            </w:r>
            <w:r>
              <w:t xml:space="preserve"> sosa:</w:t>
            </w:r>
            <w:r w:rsidRPr="00F06DDA">
              <w:t>Observation</w:t>
            </w:r>
          </w:p>
        </w:tc>
      </w:tr>
      <w:tr w:rsidR="004B0399" w14:paraId="3A84EB99" w14:textId="77777777" w:rsidTr="00EA1F01">
        <w:trPr>
          <w:trHeight w:val="63"/>
        </w:trPr>
        <w:tc>
          <w:tcPr>
            <w:tcW w:w="2805" w:type="dxa"/>
            <w:vMerge/>
          </w:tcPr>
          <w:p w14:paraId="66D2AF22" w14:textId="77777777" w:rsidR="004B0399" w:rsidRDefault="004B0399" w:rsidP="00EA1F01"/>
        </w:tc>
        <w:tc>
          <w:tcPr>
            <w:tcW w:w="2917" w:type="dxa"/>
          </w:tcPr>
          <w:p w14:paraId="3B958664" w14:textId="77777777" w:rsidR="004B0399" w:rsidRPr="00F06DDA" w:rsidRDefault="004B0399" w:rsidP="00EA1F01">
            <w:r>
              <w:t>sosa:</w:t>
            </w:r>
            <w:r w:rsidRPr="00F06DDA">
              <w:t xml:space="preserve">'is observed by' </w:t>
            </w:r>
          </w:p>
        </w:tc>
        <w:tc>
          <w:tcPr>
            <w:tcW w:w="3628" w:type="dxa"/>
          </w:tcPr>
          <w:p w14:paraId="72517867" w14:textId="77777777" w:rsidR="004B0399" w:rsidRDefault="004B0399" w:rsidP="00EA1F01">
            <w:r w:rsidRPr="00F06DDA">
              <w:t xml:space="preserve">only </w:t>
            </w:r>
            <w:r>
              <w:t>sosa:</w:t>
            </w:r>
            <w:r w:rsidRPr="00F06DDA">
              <w:t>Sensor</w:t>
            </w:r>
          </w:p>
        </w:tc>
      </w:tr>
      <w:tr w:rsidR="004B0399" w14:paraId="6CB22CB4" w14:textId="77777777" w:rsidTr="00EA1F01">
        <w:trPr>
          <w:trHeight w:val="63"/>
        </w:trPr>
        <w:tc>
          <w:tcPr>
            <w:tcW w:w="2805" w:type="dxa"/>
          </w:tcPr>
          <w:p w14:paraId="184F20E1" w14:textId="77777777" w:rsidR="004B0399" w:rsidRDefault="004B0399" w:rsidP="00EA1F01">
            <w:r>
              <w:t>sosa:FeatureOfInterest</w:t>
            </w:r>
          </w:p>
        </w:tc>
        <w:tc>
          <w:tcPr>
            <w:tcW w:w="2917" w:type="dxa"/>
          </w:tcPr>
          <w:p w14:paraId="2EAD187A" w14:textId="77777777" w:rsidR="004B0399" w:rsidRDefault="004B0399" w:rsidP="00EA1F01">
            <w:r>
              <w:t>ssn:</w:t>
            </w:r>
            <w:r w:rsidRPr="00F06DDA">
              <w:t xml:space="preserve">'has property' </w:t>
            </w:r>
          </w:p>
        </w:tc>
        <w:tc>
          <w:tcPr>
            <w:tcW w:w="3628" w:type="dxa"/>
          </w:tcPr>
          <w:p w14:paraId="4190D7C3" w14:textId="77777777" w:rsidR="004B0399" w:rsidRDefault="004B0399" w:rsidP="00EA1F01">
            <w:r w:rsidRPr="00F06DDA">
              <w:t>min 1 owl:Thing</w:t>
            </w:r>
            <w:r>
              <w:t xml:space="preserve"> and ssn:Property</w:t>
            </w:r>
          </w:p>
        </w:tc>
      </w:tr>
      <w:tr w:rsidR="004B0399" w14:paraId="030815DA" w14:textId="77777777" w:rsidTr="00EA1F01">
        <w:trPr>
          <w:trHeight w:val="63"/>
        </w:trPr>
        <w:tc>
          <w:tcPr>
            <w:tcW w:w="2805" w:type="dxa"/>
          </w:tcPr>
          <w:p w14:paraId="0A69DF91" w14:textId="77777777" w:rsidR="004B0399" w:rsidRDefault="004B0399" w:rsidP="00EA1F01">
            <w:r>
              <w:t>sosa:Result</w:t>
            </w:r>
          </w:p>
        </w:tc>
        <w:tc>
          <w:tcPr>
            <w:tcW w:w="2917" w:type="dxa"/>
          </w:tcPr>
          <w:p w14:paraId="1AB27FFD" w14:textId="77777777" w:rsidR="004B0399" w:rsidRDefault="004B0399" w:rsidP="00EA1F01">
            <w:r>
              <w:t>sosa:</w:t>
            </w:r>
            <w:r w:rsidRPr="00F06DDA">
              <w:t xml:space="preserve">'is result of' </w:t>
            </w:r>
          </w:p>
        </w:tc>
        <w:tc>
          <w:tcPr>
            <w:tcW w:w="3628" w:type="dxa"/>
          </w:tcPr>
          <w:p w14:paraId="4CE4DD3C" w14:textId="77777777" w:rsidR="004B0399" w:rsidRDefault="004B0399" w:rsidP="00EA1F01">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SSN</w:t>
      </w:r>
    </w:p>
    <w:p w14:paraId="0D5CA729" w14:textId="6D2A1B74" w:rsidR="004F1D87" w:rsidRPr="005410AB" w:rsidRDefault="004F1D87" w:rsidP="004F1D87">
      <w:pPr>
        <w:pStyle w:val="ListParagraph"/>
        <w:rPr>
          <w:sz w:val="22"/>
          <w:rPrChange w:id="72" w:author="Megan Katsumi" w:date="2018-11-14T12:27:00Z">
            <w:rPr/>
          </w:rPrChange>
        </w:rPr>
      </w:pPr>
      <w:r w:rsidRPr="005410AB">
        <w:rPr>
          <w:sz w:val="22"/>
          <w:rPrChange w:id="73"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4" w:name="_Toc11329770"/>
      <w:r>
        <w:t>Contact Ontology</w:t>
      </w:r>
      <w:bookmarkEnd w:id="74"/>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5" w:name="_Toc11329771"/>
      <w:r w:rsidRPr="00EC4B04">
        <w:t>Person</w:t>
      </w:r>
      <w:r w:rsidRPr="00956273">
        <w:t xml:space="preserve"> Ontology</w:t>
      </w:r>
      <w:bookmarkEnd w:id="75"/>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6" w:name="_Toc11329772"/>
      <w:r>
        <w:t>Household Ontology</w:t>
      </w:r>
      <w:bookmarkEnd w:id="76"/>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7" w:name="_Toc11329773"/>
      <w:r>
        <w:t>Organization Ontology</w:t>
      </w:r>
      <w:bookmarkEnd w:id="77"/>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8" w:name="_Toc11329774"/>
      <w:r>
        <w:t>Building Ontology</w:t>
      </w:r>
      <w:bookmarkEnd w:id="78"/>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lastRenderedPageBreak/>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lastRenderedPageBreak/>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1CD26C8A" w:rsidR="0001640A" w:rsidRDefault="0001640A" w:rsidP="009E4A69">
      <w:pPr>
        <w:pStyle w:val="ListParagraph"/>
        <w:rPr>
          <w:sz w:val="24"/>
        </w:rPr>
      </w:pPr>
      <w:r w:rsidRPr="008C3AA4">
        <w:rPr>
          <w:sz w:val="24"/>
        </w:rPr>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EA1F01">
      <w:pPr>
        <w:pStyle w:val="ListParagraph"/>
        <w:numPr>
          <w:ilvl w:val="0"/>
          <w:numId w:val="32"/>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79" w:name="_Toc11329775"/>
      <w:r>
        <w:t>Vehicle Ontology</w:t>
      </w:r>
      <w:bookmarkEnd w:id="79"/>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lastRenderedPageBreak/>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80" w:name="_Toc11329776"/>
      <w:r>
        <w:t>Transportation System Ontology</w:t>
      </w:r>
      <w:bookmarkEnd w:id="80"/>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lastRenderedPageBreak/>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 xml:space="preserve">'has value') only </w:t>
            </w:r>
            <w:r w:rsidRPr="000B5886">
              <w:lastRenderedPageBreak/>
              <w:t>(</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7"/>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lastRenderedPageBreak/>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81" w:author="Megan Katsumi" w:date="2018-11-14T08:39:00Z">
              <w:r>
                <w:t>LoopDetector</w:t>
              </w:r>
            </w:ins>
          </w:p>
        </w:tc>
        <w:tc>
          <w:tcPr>
            <w:tcW w:w="2310" w:type="dxa"/>
          </w:tcPr>
          <w:p w14:paraId="39B665CE" w14:textId="768C97D5" w:rsidR="00F92DE6" w:rsidRDefault="00F92DE6" w:rsidP="00F92DE6">
            <w:ins w:id="82" w:author="Megan Katsumi" w:date="2018-11-14T09:12:00Z">
              <w:r>
                <w:t>sosa:</w:t>
              </w:r>
            </w:ins>
            <w:ins w:id="83" w:author="Megan Katsumi" w:date="2018-11-14T10:30:00Z">
              <w:r>
                <w:t>detects</w:t>
              </w:r>
            </w:ins>
          </w:p>
        </w:tc>
        <w:tc>
          <w:tcPr>
            <w:tcW w:w="4293" w:type="dxa"/>
          </w:tcPr>
          <w:p w14:paraId="256C6CC0" w14:textId="2E4DF2A3" w:rsidR="00F92DE6" w:rsidRDefault="00F92DE6" w:rsidP="00F92DE6">
            <w:pPr>
              <w:tabs>
                <w:tab w:val="center" w:pos="2335"/>
              </w:tabs>
            </w:pPr>
            <w:ins w:id="84"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85" w:author="Megan Katsumi" w:date="2018-11-14T10:30:00Z">
              <w:r>
                <w:t>sosa:observes</w:t>
              </w:r>
            </w:ins>
          </w:p>
        </w:tc>
        <w:tc>
          <w:tcPr>
            <w:tcW w:w="4293" w:type="dxa"/>
          </w:tcPr>
          <w:p w14:paraId="34D9286A" w14:textId="443F730D" w:rsidR="00F92DE6" w:rsidRDefault="00F92DE6" w:rsidP="00F92DE6">
            <w:pPr>
              <w:tabs>
                <w:tab w:val="center" w:pos="2335"/>
              </w:tabs>
            </w:pPr>
            <w:ins w:id="86"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87" w:author="Megan Katsumi" w:date="2018-11-14T10:32:00Z">
              <w:r>
                <w:t>sosa:observes</w:t>
              </w:r>
            </w:ins>
          </w:p>
        </w:tc>
        <w:tc>
          <w:tcPr>
            <w:tcW w:w="4293" w:type="dxa"/>
          </w:tcPr>
          <w:p w14:paraId="45D6BFE2" w14:textId="6B215E2F" w:rsidR="00F92DE6" w:rsidRDefault="00F92DE6" w:rsidP="00F92DE6">
            <w:pPr>
              <w:tabs>
                <w:tab w:val="center" w:pos="2335"/>
              </w:tabs>
            </w:pPr>
            <w:ins w:id="88"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89" w:author="Megan Katsumi" w:date="2018-11-14T10:32:00Z">
              <w:r>
                <w:t>sosa:observes</w:t>
              </w:r>
            </w:ins>
          </w:p>
        </w:tc>
        <w:tc>
          <w:tcPr>
            <w:tcW w:w="4293" w:type="dxa"/>
          </w:tcPr>
          <w:p w14:paraId="6B904044" w14:textId="4B4711CD" w:rsidR="00F92DE6" w:rsidRDefault="00F92DE6" w:rsidP="00F92DE6">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94" w:author="Megan Katsumi" w:date="2018-11-14T09:25:00Z">
              <w:r>
                <w:t>sosa:madeObservation</w:t>
              </w:r>
            </w:ins>
          </w:p>
        </w:tc>
        <w:tc>
          <w:tcPr>
            <w:tcW w:w="4293" w:type="dxa"/>
          </w:tcPr>
          <w:p w14:paraId="0EBFD551" w14:textId="3211FBD3" w:rsidR="00F92DE6" w:rsidRDefault="00F92DE6" w:rsidP="00F92DE6">
            <w:pPr>
              <w:tabs>
                <w:tab w:val="center" w:pos="2335"/>
              </w:tabs>
            </w:pPr>
            <w:ins w:id="95" w:author="Megan Katsumi" w:date="2018-11-14T09:25:00Z">
              <w:r>
                <w:t>only (sosa:Observation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riginatedBy {vehicle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3"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4"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5"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lastRenderedPageBreak/>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w:t>
      </w:r>
      <w:r w:rsidR="002D7288">
        <w:lastRenderedPageBreak/>
        <w:t>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r>
      <w:r w:rsidR="00550947">
        <w:lastRenderedPageBreak/>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BA1BA1"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lastRenderedPageBreak/>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lastRenderedPageBreak/>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 xml:space="preserve">{AccessAsScheduled, AccessNotAvailable, </w:t>
            </w:r>
            <w:r>
              <w:lastRenderedPageBreak/>
              <w:t>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lastRenderedPageBreak/>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t>
      </w:r>
      <w:r w:rsidR="00C74DD3">
        <w:lastRenderedPageBreak/>
        <w:t>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lastRenderedPageBreak/>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lastRenderedPageBreak/>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r>
      <w:r w:rsidR="008A1341">
        <w:lastRenderedPageBreak/>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lastRenderedPageBreak/>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lastRenderedPageBreak/>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lastRenderedPageBreak/>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lastRenderedPageBreak/>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lastRenderedPageBreak/>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lastRenderedPageBreak/>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lastRenderedPageBreak/>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w:t>
      </w:r>
      <w:r>
        <w:lastRenderedPageBreak/>
        <w:t xml:space="preserve">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Megan Katsumi" w:date="2019-06-27T13:17:00Z" w:initials="MK">
    <w:p w14:paraId="5F15738F" w14:textId="54FF16BB" w:rsidR="00EA1F01" w:rsidRPr="0029246E" w:rsidRDefault="00EA1F01"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EA1F01" w:rsidRDefault="00EA1F0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D9747" w14:textId="77777777" w:rsidR="00BA1BA1" w:rsidRDefault="00BA1BA1" w:rsidP="00EA354A">
      <w:r>
        <w:separator/>
      </w:r>
    </w:p>
  </w:endnote>
  <w:endnote w:type="continuationSeparator" w:id="0">
    <w:p w14:paraId="4F7D6EF9" w14:textId="77777777" w:rsidR="00BA1BA1" w:rsidRDefault="00BA1BA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EA1F01" w:rsidRDefault="00EA1F01">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EA1F01" w:rsidRPr="0032583C" w:rsidRDefault="00EA1F01">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EA1F01" w14:paraId="2B76F3B3" w14:textId="77777777" w:rsidTr="00967D94">
      <w:tc>
        <w:tcPr>
          <w:tcW w:w="6947" w:type="dxa"/>
        </w:tcPr>
        <w:p w14:paraId="07DEE8C9" w14:textId="77777777" w:rsidR="00EA1F01" w:rsidRDefault="00EA1F01"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EA1F01" w:rsidRDefault="00EA1F01"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EA1F01" w:rsidRDefault="00EA1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A98BD" w14:textId="77777777" w:rsidR="00BA1BA1" w:rsidRDefault="00BA1BA1" w:rsidP="00EA354A">
      <w:r>
        <w:separator/>
      </w:r>
    </w:p>
  </w:footnote>
  <w:footnote w:type="continuationSeparator" w:id="0">
    <w:p w14:paraId="2531A3E5" w14:textId="77777777" w:rsidR="00BA1BA1" w:rsidRDefault="00BA1BA1" w:rsidP="00EA354A">
      <w:r>
        <w:continuationSeparator/>
      </w:r>
    </w:p>
  </w:footnote>
  <w:footnote w:id="1">
    <w:p w14:paraId="005D8B98" w14:textId="5699BB61" w:rsidR="00EA1F01" w:rsidRPr="00FF4EA6" w:rsidRDefault="00EA1F01">
      <w:pPr>
        <w:pStyle w:val="FootnoteText"/>
        <w:rPr>
          <w:lang w:val="en-CA"/>
        </w:rPr>
      </w:pPr>
      <w:r>
        <w:rPr>
          <w:rStyle w:val="FootnoteReference"/>
        </w:rPr>
        <w:footnoteRef/>
      </w:r>
      <w:r>
        <w:t xml:space="preserve"> </w:t>
      </w:r>
      <w:r w:rsidRPr="00FF4EA6">
        <w:t>https://github.com/dgarijo/Widoco</w:t>
      </w:r>
    </w:p>
  </w:footnote>
  <w:footnote w:id="2">
    <w:p w14:paraId="15FCF3B1" w14:textId="77777777" w:rsidR="00EA1F01" w:rsidRDefault="00EA1F01"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EA1F01" w:rsidRPr="00E80D3C" w:rsidRDefault="00EA1F01"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EA1F01" w:rsidRDefault="00EA1F01">
      <w:pPr>
        <w:pStyle w:val="FootnoteText"/>
      </w:pPr>
      <w:r>
        <w:rPr>
          <w:rStyle w:val="FootnoteReference"/>
        </w:rPr>
        <w:footnoteRef/>
      </w:r>
      <w:r>
        <w:t xml:space="preserve"> </w:t>
      </w:r>
      <w:r w:rsidRPr="009A36FB">
        <w:t>https://www.w3.org/TR/owl-time/</w:t>
      </w:r>
    </w:p>
  </w:footnote>
  <w:footnote w:id="5">
    <w:p w14:paraId="357B0B37" w14:textId="77777777" w:rsidR="00EA1F01" w:rsidRDefault="00EA1F0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EA1F01" w:rsidRPr="00E80D3C" w:rsidRDefault="00EA1F01">
      <w:pPr>
        <w:pStyle w:val="FootnoteText"/>
        <w:rPr>
          <w:lang w:val="en-CA"/>
        </w:rPr>
      </w:pPr>
      <w:r>
        <w:rPr>
          <w:rStyle w:val="FootnoteReference"/>
        </w:rPr>
        <w:footnoteRef/>
      </w:r>
      <w:r>
        <w:t xml:space="preserve"> </w:t>
      </w:r>
      <w:r>
        <w:rPr>
          <w:lang w:val="en-CA"/>
        </w:rPr>
        <w:t>equivalent property?</w:t>
      </w:r>
    </w:p>
  </w:footnote>
  <w:footnote w:id="7">
    <w:p w14:paraId="5635F86B" w14:textId="77777777" w:rsidR="00EA1F01" w:rsidRDefault="00EA1F01">
      <w:pPr>
        <w:pStyle w:val="FootnoteText"/>
      </w:pPr>
      <w:r>
        <w:rPr>
          <w:rStyle w:val="FootnoteReference"/>
        </w:rPr>
        <w:footnoteRef/>
      </w:r>
      <w:r>
        <w:t xml:space="preserve"> om:</w:t>
      </w:r>
      <w:r w:rsidRPr="00BD4EF4">
        <w:t>http://www.wurvoc.org/vocabularies/om-1.6/</w:t>
      </w:r>
    </w:p>
  </w:footnote>
  <w:footnote w:id="8">
    <w:p w14:paraId="0CCCF2E2" w14:textId="46693F90" w:rsidR="00EA1F01" w:rsidRPr="00E80D3C" w:rsidRDefault="00EA1F01">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EA1F01" w:rsidRPr="00BD4EF4" w:rsidRDefault="00EA1F01" w:rsidP="00E80D3C">
      <w:r>
        <w:rPr>
          <w:rStyle w:val="FootnoteReference"/>
        </w:rPr>
        <w:footnoteRef/>
      </w:r>
      <w:r>
        <w:t xml:space="preserve"> </w:t>
      </w:r>
      <w:r w:rsidRPr="00DC74DA">
        <w:t>http://ontology.eil.utoronto.ca/GCI/Foundation/GCI-Foundation-v2.owl</w:t>
      </w:r>
      <w:r>
        <w:t>#</w:t>
      </w:r>
    </w:p>
    <w:p w14:paraId="4AE1EB08" w14:textId="6D90AB37" w:rsidR="00EA1F01" w:rsidRPr="00E80D3C" w:rsidRDefault="00EA1F01">
      <w:pPr>
        <w:pStyle w:val="FootnoteText"/>
        <w:rPr>
          <w:lang w:val="en-CA"/>
        </w:rPr>
      </w:pPr>
    </w:p>
  </w:footnote>
  <w:footnote w:id="10">
    <w:p w14:paraId="2B0DD081" w14:textId="0C4649C5" w:rsidR="00EA1F01" w:rsidRPr="008E7C02" w:rsidRDefault="00EA1F01">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EA1F01" w:rsidRPr="008E7C02" w:rsidRDefault="00EA1F01"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EA1F01" w:rsidRPr="00046E73" w:rsidRDefault="00EA1F01">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EA1F01" w:rsidRDefault="00EA1F01">
      <w:pPr>
        <w:pStyle w:val="FootnoteText"/>
      </w:pPr>
      <w:r>
        <w:rPr>
          <w:rStyle w:val="FootnoteReference"/>
        </w:rPr>
        <w:footnoteRef/>
      </w:r>
      <w:r>
        <w:t xml:space="preserve"> </w:t>
      </w:r>
      <w:r w:rsidRPr="00827DD8">
        <w:t>http://schema.org/</w:t>
      </w:r>
    </w:p>
  </w:footnote>
  <w:footnote w:id="14">
    <w:p w14:paraId="4E061129" w14:textId="77777777" w:rsidR="00EA1F01" w:rsidRDefault="00EA1F01">
      <w:pPr>
        <w:pStyle w:val="FootnoteText"/>
      </w:pPr>
      <w:r>
        <w:rPr>
          <w:rStyle w:val="FootnoteReference"/>
        </w:rPr>
        <w:footnoteRef/>
      </w:r>
      <w:r>
        <w:t xml:space="preserve"> </w:t>
      </w:r>
      <w:r w:rsidRPr="00827DD8">
        <w:t>http://ontology.eil.utoronto.ca/GCI/Shelters/GCI-Shelters.html</w:t>
      </w:r>
    </w:p>
  </w:footnote>
  <w:footnote w:id="15">
    <w:p w14:paraId="59CD3014" w14:textId="77777777" w:rsidR="00EA1F01" w:rsidRDefault="00EA1F01">
      <w:pPr>
        <w:pStyle w:val="FootnoteText"/>
      </w:pPr>
      <w:r>
        <w:rPr>
          <w:rStyle w:val="FootnoteReference"/>
        </w:rPr>
        <w:footnoteRef/>
      </w:r>
      <w:r>
        <w:t xml:space="preserve"> </w:t>
      </w:r>
      <w:r w:rsidRPr="005B2B4C">
        <w:t>http://ontology.eil.utoronto.ca/tove/organization.html</w:t>
      </w:r>
    </w:p>
  </w:footnote>
  <w:footnote w:id="16">
    <w:p w14:paraId="2EAE6E34" w14:textId="77777777" w:rsidR="00EA1F01" w:rsidRDefault="00EA1F01"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EA1F01" w:rsidRPr="001A792D" w:rsidRDefault="00EA1F01">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EA1F01" w:rsidRDefault="00EA1F01">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EA1F01" w:rsidRPr="006539A1" w:rsidRDefault="00EA1F01"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EA1F01" w:rsidRPr="005B0E28" w:rsidRDefault="00EA1F01">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6"/>
  </w:num>
  <w:num w:numId="3">
    <w:abstractNumId w:val="1"/>
  </w:num>
  <w:num w:numId="4">
    <w:abstractNumId w:val="10"/>
  </w:num>
  <w:num w:numId="5">
    <w:abstractNumId w:val="24"/>
  </w:num>
  <w:num w:numId="6">
    <w:abstractNumId w:val="31"/>
  </w:num>
  <w:num w:numId="7">
    <w:abstractNumId w:val="17"/>
  </w:num>
  <w:num w:numId="8">
    <w:abstractNumId w:val="29"/>
  </w:num>
  <w:num w:numId="9">
    <w:abstractNumId w:val="4"/>
  </w:num>
  <w:num w:numId="10">
    <w:abstractNumId w:val="30"/>
  </w:num>
  <w:num w:numId="11">
    <w:abstractNumId w:val="8"/>
  </w:num>
  <w:num w:numId="12">
    <w:abstractNumId w:val="5"/>
  </w:num>
  <w:num w:numId="13">
    <w:abstractNumId w:val="3"/>
  </w:num>
  <w:num w:numId="14">
    <w:abstractNumId w:val="23"/>
  </w:num>
  <w:num w:numId="15">
    <w:abstractNumId w:val="25"/>
  </w:num>
  <w:num w:numId="16">
    <w:abstractNumId w:val="6"/>
  </w:num>
  <w:num w:numId="17">
    <w:abstractNumId w:val="15"/>
  </w:num>
  <w:num w:numId="18">
    <w:abstractNumId w:val="22"/>
  </w:num>
  <w:num w:numId="19">
    <w:abstractNumId w:val="13"/>
  </w:num>
  <w:num w:numId="20">
    <w:abstractNumId w:val="2"/>
  </w:num>
  <w:num w:numId="21">
    <w:abstractNumId w:val="11"/>
  </w:num>
  <w:num w:numId="22">
    <w:abstractNumId w:val="28"/>
  </w:num>
  <w:num w:numId="23">
    <w:abstractNumId w:val="18"/>
  </w:num>
  <w:num w:numId="24">
    <w:abstractNumId w:val="9"/>
  </w:num>
  <w:num w:numId="25">
    <w:abstractNumId w:val="12"/>
  </w:num>
  <w:num w:numId="26">
    <w:abstractNumId w:val="20"/>
  </w:num>
  <w:num w:numId="27">
    <w:abstractNumId w:val="27"/>
  </w:num>
  <w:num w:numId="28">
    <w:abstractNumId w:val="21"/>
  </w:num>
  <w:num w:numId="29">
    <w:abstractNumId w:val="19"/>
  </w:num>
  <w:num w:numId="30">
    <w:abstractNumId w:val="14"/>
  </w:num>
  <w:num w:numId="31">
    <w:abstractNumId w:val="0"/>
  </w:num>
  <w:num w:numId="32">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400"/>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1F01"/>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89242586-3C0C-274B-82F8-51E8D84FA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76</Pages>
  <Words>24124</Words>
  <Characters>137508</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24</cp:revision>
  <cp:lastPrinted>2017-08-16T13:18:00Z</cp:lastPrinted>
  <dcterms:created xsi:type="dcterms:W3CDTF">2019-04-08T13:58:00Z</dcterms:created>
  <dcterms:modified xsi:type="dcterms:W3CDTF">2019-07-24T15:37:00Z</dcterms:modified>
</cp:coreProperties>
</file>