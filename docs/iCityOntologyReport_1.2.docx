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7B0B16">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7B0B16">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7B0B16">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7B0B16">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7B0B16">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7B0B16">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7B0B16">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7B0B16">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7B0B16">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7B0B16">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7B0B16">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7B0B16">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7B0B16">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7B0B16">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7B0B16">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7B0B16">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7B0B16">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7B0B16">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7B0B16">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7B0B16">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7B0B16">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7B0B16">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7B0B16">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7B0B16">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7B0B16">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7B0B16">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7B0B16">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7B0B16">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7B0B16">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7B0B16">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7B0B16">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7B0B16">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7B0B16">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7B0B16">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7B0B16">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7B0B16">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7B0B16">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7B0B16">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7B0B16">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7B0B16">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7B0B16">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7B0B16">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7B0B16">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7B0B16">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7B0B16">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r>
              <w:t>mer:hasPart</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bookmarkStart w:id="90" w:name="_GoBack"/>
            <w:bookmarkEnd w:id="90"/>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61C7FEF0" w:rsidR="004B15F3" w:rsidRDefault="00C11786" w:rsidP="009E4A69">
      <w:pPr>
        <w:pStyle w:val="ListParagraph"/>
      </w:pPr>
      <w:r>
        <w:t>mer:Mereology Ontology</w:t>
      </w:r>
    </w:p>
    <w:p w14:paraId="0A77405A" w14:textId="77777777" w:rsidR="008F1630" w:rsidRDefault="008F1630" w:rsidP="00EA354A">
      <w:pPr>
        <w:pStyle w:val="Heading2"/>
      </w:pPr>
      <w:bookmarkStart w:id="91" w:name="_Toc523308980"/>
      <w:r>
        <w:t>Organization Ontology</w:t>
      </w:r>
      <w:bookmarkEnd w:id="9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w:t>
      </w:r>
      <w:r>
        <w:lastRenderedPageBreak/>
        <w:t>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 xml:space="preserve">A Node may contain different types of controls: Network Transfer, Signal Control, and </w:t>
      </w:r>
      <w:r w:rsidRPr="00503161">
        <w:rPr>
          <w:sz w:val="24"/>
        </w:rPr>
        <w:lastRenderedPageBreak/>
        <w:t>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w:t>
      </w:r>
      <w:r w:rsidRPr="00F8610D">
        <w:rPr>
          <w:sz w:val="24"/>
        </w:rPr>
        <w:lastRenderedPageBreak/>
        <w:t xml:space="preserve">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ins w:id="96" w:author="Megan Katsumi" w:date="2018-11-14T09:12:00Z">
              <w:r>
                <w:t>sosa:</w:t>
              </w:r>
            </w:ins>
            <w:ins w:id="97" w:author="Megan Katsumi" w:date="2018-11-14T10:30:00Z">
              <w:r>
                <w:t>detects</w:t>
              </w:r>
            </w:ins>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9" w:author="Megan Katsumi" w:date="2018-11-14T10:30:00Z">
              <w:r>
                <w:t>sosa:observes</w:t>
              </w:r>
            </w:ins>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1" w:author="Megan Katsumi" w:date="2018-11-14T10:32:00Z">
              <w:r>
                <w:t>sosa:observes</w:t>
              </w:r>
            </w:ins>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3" w:author="Megan Katsumi" w:date="2018-11-14T10:32:00Z">
              <w:r>
                <w:t>sosa:observes</w:t>
              </w:r>
            </w:ins>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8" w:author="Megan Katsumi" w:date="2018-11-14T09:25:00Z">
              <w:r>
                <w:t>sosa:madeObservation</w:t>
              </w:r>
            </w:ins>
          </w:p>
        </w:tc>
        <w:tc>
          <w:tcPr>
            <w:tcW w:w="4399" w:type="dxa"/>
          </w:tcPr>
          <w:p w14:paraId="0EBFD551" w14:textId="3211FBD3" w:rsidR="001020C5" w:rsidRDefault="001020C5" w:rsidP="00272044">
            <w:pPr>
              <w:tabs>
                <w:tab w:val="center" w:pos="2335"/>
              </w:tabs>
            </w:pPr>
            <w:ins w:id="109" w:author="Megan Katsumi" w:date="2018-11-14T09:25:00Z">
              <w:r>
                <w:t>only (sosa:Observation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7B0B16"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w:t>
      </w:r>
      <w:r w:rsidR="00DC4D49">
        <w:lastRenderedPageBreak/>
        <w:t xml:space="preserve">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lastRenderedPageBreak/>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lastRenderedPageBreak/>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79E88" w14:textId="77777777" w:rsidR="007B0B16" w:rsidRDefault="007B0B16" w:rsidP="00EA354A">
      <w:r>
        <w:separator/>
      </w:r>
    </w:p>
  </w:endnote>
  <w:endnote w:type="continuationSeparator" w:id="0">
    <w:p w14:paraId="339873DD" w14:textId="77777777" w:rsidR="007B0B16" w:rsidRDefault="007B0B16"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7EA46" w14:textId="77777777" w:rsidR="007B0B16" w:rsidRDefault="007B0B16" w:rsidP="00EA354A">
      <w:r>
        <w:separator/>
      </w:r>
    </w:p>
  </w:footnote>
  <w:footnote w:type="continuationSeparator" w:id="0">
    <w:p w14:paraId="78831D7B" w14:textId="77777777" w:rsidR="007B0B16" w:rsidRDefault="007B0B16"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0B16"/>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4C6A873A-9EA6-A94B-BF56-C8240D2A2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73</Pages>
  <Words>22921</Words>
  <Characters>130652</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64</cp:revision>
  <cp:lastPrinted>2017-08-16T13:18:00Z</cp:lastPrinted>
  <dcterms:created xsi:type="dcterms:W3CDTF">2018-11-28T19:50:00Z</dcterms:created>
  <dcterms:modified xsi:type="dcterms:W3CDTF">2019-01-30T16:24:00Z</dcterms:modified>
</cp:coreProperties>
</file>