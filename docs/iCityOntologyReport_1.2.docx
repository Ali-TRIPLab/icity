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237A2A">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237A2A">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237A2A">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237A2A">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237A2A">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237A2A">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237A2A">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237A2A">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237A2A">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237A2A">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237A2A">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237A2A">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237A2A">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237A2A">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237A2A">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237A2A">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237A2A">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w:t>
            </w:r>
            <w:r w:rsidR="00680A88" w:rsidRPr="00822FFC">
              <w:rPr>
                <w:rStyle w:val="Hyperlink"/>
                <w:noProof/>
              </w:rPr>
              <w:t>n</w:t>
            </w:r>
            <w:r w:rsidR="00680A88" w:rsidRPr="00822FFC">
              <w:rPr>
                <w:rStyle w:val="Hyperlink"/>
                <w:noProof/>
              </w:rPr>
              <w:t>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237A2A">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237A2A">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237A2A">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237A2A">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237A2A">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237A2A">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237A2A">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237A2A">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237A2A">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237A2A">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237A2A">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237A2A">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w:t>
            </w:r>
            <w:r w:rsidR="00680A88" w:rsidRPr="00822FFC">
              <w:rPr>
                <w:rStyle w:val="Hyperlink"/>
                <w:noProof/>
              </w:rPr>
              <w:t>e</w:t>
            </w:r>
            <w:r w:rsidR="00680A88" w:rsidRPr="00822FFC">
              <w:rPr>
                <w:rStyle w:val="Hyperlink"/>
                <w:noProof/>
              </w:rPr>
              <w:t>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237A2A">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237A2A">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237A2A">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237A2A">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237A2A">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237A2A">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237A2A">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237A2A">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237A2A">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237A2A">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237A2A">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237A2A">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237A2A">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237A2A">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237A2A">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237A2A">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8001F" w:rsidRDefault="00D8001F"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8001F" w:rsidRDefault="00D8001F"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8001F" w:rsidRPr="00870DF4" w:rsidRDefault="00D8001F" w:rsidP="00DA460B">
                            <w:pPr>
                              <w:rPr>
                                <w:rFonts w:ascii="Courier New" w:hAnsi="Courier New"/>
                              </w:rPr>
                            </w:pPr>
                            <w:r w:rsidRPr="00870DF4">
                              <w:rPr>
                                <w:rFonts w:ascii="Courier New" w:hAnsi="Courier New"/>
                              </w:rPr>
                              <w:t>ex:Monument1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rdfs:label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geo:hasGeometry ex:Point1 .</w:t>
                            </w:r>
                          </w:p>
                          <w:p w14:paraId="34940B2E" w14:textId="77777777" w:rsidR="00D8001F" w:rsidRPr="00870DF4" w:rsidRDefault="00D8001F" w:rsidP="00DA460B">
                            <w:pPr>
                              <w:rPr>
                                <w:rFonts w:ascii="Courier New" w:hAnsi="Courier New"/>
                              </w:rPr>
                            </w:pPr>
                            <w:r w:rsidRPr="00870DF4">
                              <w:rPr>
                                <w:rFonts w:ascii="Courier New" w:hAnsi="Courier New"/>
                              </w:rPr>
                              <w:t>ex:Point1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r w:rsidRPr="00870DF4">
                              <w:rPr>
                                <w:rFonts w:ascii="Courier New" w:hAnsi="Courier New"/>
                              </w:rPr>
                              <w:t>Ex:Park1 a ex:Park;</w:t>
                            </w:r>
                          </w:p>
                          <w:p w14:paraId="5EE39A33" w14:textId="77777777" w:rsidR="00D8001F" w:rsidRPr="00870DF4" w:rsidRDefault="00D8001F" w:rsidP="00DA460B">
                            <w:pPr>
                              <w:rPr>
                                <w:rFonts w:ascii="Courier New" w:hAnsi="Courier New"/>
                              </w:rPr>
                            </w:pPr>
                            <w:r w:rsidRPr="00870DF4">
                              <w:rPr>
                                <w:rFonts w:ascii="Courier New" w:hAnsi="Courier New"/>
                              </w:rPr>
                              <w:tab/>
                              <w:t>rdfs:label "Example Park";</w:t>
                            </w:r>
                          </w:p>
                          <w:p w14:paraId="5C9F7888" w14:textId="77777777" w:rsidR="00D8001F" w:rsidRPr="00870DF4" w:rsidRDefault="00D8001F" w:rsidP="00DA460B">
                            <w:pPr>
                              <w:rPr>
                                <w:rFonts w:ascii="Courier New" w:hAnsi="Courier New"/>
                              </w:rPr>
                            </w:pPr>
                            <w:r w:rsidRPr="00870DF4">
                              <w:rPr>
                                <w:rFonts w:ascii="Courier New" w:hAnsi="Courier New"/>
                              </w:rPr>
                              <w:tab/>
                              <w:t>geo:hasGeometry ex:Polygon1 .</w:t>
                            </w:r>
                          </w:p>
                          <w:p w14:paraId="6CDFE9B9" w14:textId="77777777" w:rsidR="00D8001F" w:rsidRPr="00870DF4" w:rsidRDefault="00D8001F" w:rsidP="00DA460B">
                            <w:pPr>
                              <w:rPr>
                                <w:rFonts w:ascii="Courier New" w:hAnsi="Courier New"/>
                              </w:rPr>
                            </w:pPr>
                            <w:r w:rsidRPr="00870DF4">
                              <w:rPr>
                                <w:rFonts w:ascii="Courier New" w:hAnsi="Courier New"/>
                              </w:rPr>
                              <w:t>ex:Polygon1 a geo:Polygon;</w:t>
                            </w:r>
                          </w:p>
                          <w:p w14:paraId="651642C2" w14:textId="77777777" w:rsidR="00D8001F" w:rsidRPr="00870DF4" w:rsidRDefault="00D8001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8001F" w:rsidRPr="00870DF4" w:rsidRDefault="00D8001F" w:rsidP="00DA460B">
                      <w:pPr>
                        <w:rPr>
                          <w:rFonts w:ascii="Courier New" w:hAnsi="Courier New"/>
                        </w:rPr>
                      </w:pPr>
                      <w:r w:rsidRPr="00870DF4">
                        <w:rPr>
                          <w:rFonts w:ascii="Courier New" w:hAnsi="Courier New"/>
                        </w:rPr>
                        <w:t>ex:Monument1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rdfs:label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geo:hasGeometry ex:Point1 .</w:t>
                      </w:r>
                    </w:p>
                    <w:p w14:paraId="34940B2E" w14:textId="77777777" w:rsidR="00D8001F" w:rsidRPr="00870DF4" w:rsidRDefault="00D8001F" w:rsidP="00DA460B">
                      <w:pPr>
                        <w:rPr>
                          <w:rFonts w:ascii="Courier New" w:hAnsi="Courier New"/>
                        </w:rPr>
                      </w:pPr>
                      <w:r w:rsidRPr="00870DF4">
                        <w:rPr>
                          <w:rFonts w:ascii="Courier New" w:hAnsi="Courier New"/>
                        </w:rPr>
                        <w:t>ex:Point1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r w:rsidRPr="00870DF4">
                        <w:rPr>
                          <w:rFonts w:ascii="Courier New" w:hAnsi="Courier New"/>
                        </w:rPr>
                        <w:t>Ex:Park1 a ex:Park;</w:t>
                      </w:r>
                    </w:p>
                    <w:p w14:paraId="5EE39A33" w14:textId="77777777" w:rsidR="00D8001F" w:rsidRPr="00870DF4" w:rsidRDefault="00D8001F" w:rsidP="00DA460B">
                      <w:pPr>
                        <w:rPr>
                          <w:rFonts w:ascii="Courier New" w:hAnsi="Courier New"/>
                        </w:rPr>
                      </w:pPr>
                      <w:r w:rsidRPr="00870DF4">
                        <w:rPr>
                          <w:rFonts w:ascii="Courier New" w:hAnsi="Courier New"/>
                        </w:rPr>
                        <w:tab/>
                        <w:t>rdfs:label "Example Park";</w:t>
                      </w:r>
                    </w:p>
                    <w:p w14:paraId="5C9F7888" w14:textId="77777777" w:rsidR="00D8001F" w:rsidRPr="00870DF4" w:rsidRDefault="00D8001F" w:rsidP="00DA460B">
                      <w:pPr>
                        <w:rPr>
                          <w:rFonts w:ascii="Courier New" w:hAnsi="Courier New"/>
                        </w:rPr>
                      </w:pPr>
                      <w:r w:rsidRPr="00870DF4">
                        <w:rPr>
                          <w:rFonts w:ascii="Courier New" w:hAnsi="Courier New"/>
                        </w:rPr>
                        <w:tab/>
                        <w:t>geo:hasGeometry ex:Polygon1 .</w:t>
                      </w:r>
                    </w:p>
                    <w:p w14:paraId="6CDFE9B9" w14:textId="77777777" w:rsidR="00D8001F" w:rsidRPr="00870DF4" w:rsidRDefault="00D8001F" w:rsidP="00DA460B">
                      <w:pPr>
                        <w:rPr>
                          <w:rFonts w:ascii="Courier New" w:hAnsi="Courier New"/>
                        </w:rPr>
                      </w:pPr>
                      <w:r w:rsidRPr="00870DF4">
                        <w:rPr>
                          <w:rFonts w:ascii="Courier New" w:hAnsi="Courier New"/>
                        </w:rPr>
                        <w:t>ex:Polygon1 a geo:Polygon;</w:t>
                      </w:r>
                    </w:p>
                    <w:p w14:paraId="651642C2" w14:textId="77777777" w:rsidR="00D8001F" w:rsidRPr="00870DF4" w:rsidRDefault="00D8001F"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67E56D4D"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lastRenderedPageBreak/>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7777777" w:rsidR="00354ABE" w:rsidRPr="00354ABE" w:rsidRDefault="00354ABE" w:rsidP="00354ABE">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9B1A62" w14:paraId="65B8BA56" w14:textId="77777777" w:rsidTr="009B1A62">
        <w:tc>
          <w:tcPr>
            <w:tcW w:w="2553" w:type="dxa"/>
            <w:vMerge w:val="restart"/>
          </w:tcPr>
          <w:p w14:paraId="0D24F212" w14:textId="2FE4A390" w:rsidR="009B1A62" w:rsidRDefault="009B1A62" w:rsidP="00C63381">
            <w:r>
              <w:t>Activity</w:t>
            </w:r>
          </w:p>
        </w:tc>
        <w:tc>
          <w:tcPr>
            <w:tcW w:w="2564" w:type="dxa"/>
          </w:tcPr>
          <w:p w14:paraId="5D676717" w14:textId="77777777" w:rsidR="009B1A62" w:rsidRDefault="009B1A62" w:rsidP="00C63381">
            <w:r>
              <w:t>hasSubactivity</w:t>
            </w:r>
          </w:p>
        </w:tc>
        <w:tc>
          <w:tcPr>
            <w:tcW w:w="4233" w:type="dxa"/>
          </w:tcPr>
          <w:p w14:paraId="62EAD34A" w14:textId="77777777" w:rsidR="009B1A62" w:rsidRDefault="009B1A62" w:rsidP="00C63381">
            <w:r>
              <w:t>only Activity</w:t>
            </w:r>
          </w:p>
        </w:tc>
      </w:tr>
      <w:tr w:rsidR="009B1A62" w14:paraId="12FB2815" w14:textId="77777777" w:rsidTr="009B1A62">
        <w:tc>
          <w:tcPr>
            <w:tcW w:w="2553" w:type="dxa"/>
            <w:vMerge/>
          </w:tcPr>
          <w:p w14:paraId="7AD16A21" w14:textId="77777777" w:rsidR="009B1A62" w:rsidRDefault="009B1A62" w:rsidP="00C63381"/>
        </w:tc>
        <w:tc>
          <w:tcPr>
            <w:tcW w:w="2564" w:type="dxa"/>
          </w:tcPr>
          <w:p w14:paraId="4EE15B9D" w14:textId="77777777" w:rsidR="009B1A62" w:rsidRDefault="009B1A62" w:rsidP="00C63381">
            <w:r>
              <w:t>hasPrecondition</w:t>
            </w:r>
          </w:p>
        </w:tc>
        <w:tc>
          <w:tcPr>
            <w:tcW w:w="4233" w:type="dxa"/>
          </w:tcPr>
          <w:p w14:paraId="368477F8" w14:textId="77777777" w:rsidR="009B1A62" w:rsidRDefault="009B1A62" w:rsidP="00C63381">
            <w:r>
              <w:t>only State</w:t>
            </w:r>
          </w:p>
        </w:tc>
      </w:tr>
      <w:tr w:rsidR="009B1A62" w14:paraId="0D84415B" w14:textId="77777777" w:rsidTr="009B1A62">
        <w:tc>
          <w:tcPr>
            <w:tcW w:w="2553" w:type="dxa"/>
            <w:vMerge/>
          </w:tcPr>
          <w:p w14:paraId="483D6FF1" w14:textId="77777777" w:rsidR="009B1A62" w:rsidRDefault="009B1A62" w:rsidP="00C63381"/>
        </w:tc>
        <w:tc>
          <w:tcPr>
            <w:tcW w:w="2564" w:type="dxa"/>
          </w:tcPr>
          <w:p w14:paraId="77FC40DF" w14:textId="77777777" w:rsidR="009B1A62" w:rsidRDefault="009B1A62" w:rsidP="00C63381">
            <w:r>
              <w:t>enabledBy</w:t>
            </w:r>
          </w:p>
        </w:tc>
        <w:tc>
          <w:tcPr>
            <w:tcW w:w="4233" w:type="dxa"/>
          </w:tcPr>
          <w:p w14:paraId="2351A06D" w14:textId="77777777" w:rsidR="009B1A62" w:rsidRDefault="009B1A62" w:rsidP="00C63381">
            <w:r>
              <w:t>only State</w:t>
            </w:r>
          </w:p>
        </w:tc>
      </w:tr>
      <w:tr w:rsidR="009B1A62" w14:paraId="2D310FC4" w14:textId="77777777" w:rsidTr="009B1A62">
        <w:tc>
          <w:tcPr>
            <w:tcW w:w="2553" w:type="dxa"/>
            <w:vMerge/>
          </w:tcPr>
          <w:p w14:paraId="25CBE5AD" w14:textId="77777777" w:rsidR="009B1A62" w:rsidRDefault="009B1A62" w:rsidP="00C63381"/>
        </w:tc>
        <w:tc>
          <w:tcPr>
            <w:tcW w:w="2564" w:type="dxa"/>
          </w:tcPr>
          <w:p w14:paraId="1A36D85F" w14:textId="77777777" w:rsidR="009B1A62" w:rsidRDefault="009B1A62" w:rsidP="00C63381">
            <w:r>
              <w:t>hasEffect</w:t>
            </w:r>
          </w:p>
        </w:tc>
        <w:tc>
          <w:tcPr>
            <w:tcW w:w="4233" w:type="dxa"/>
          </w:tcPr>
          <w:p w14:paraId="451762AB" w14:textId="77777777" w:rsidR="009B1A62" w:rsidRDefault="009B1A62" w:rsidP="00C63381">
            <w:r>
              <w:t>only State</w:t>
            </w:r>
          </w:p>
        </w:tc>
      </w:tr>
      <w:tr w:rsidR="009B1A62" w14:paraId="5AFE77DE" w14:textId="77777777" w:rsidTr="009B1A62">
        <w:tc>
          <w:tcPr>
            <w:tcW w:w="2553" w:type="dxa"/>
            <w:vMerge/>
          </w:tcPr>
          <w:p w14:paraId="4E369D48" w14:textId="77777777" w:rsidR="009B1A62" w:rsidRDefault="009B1A62" w:rsidP="00C63381"/>
        </w:tc>
        <w:tc>
          <w:tcPr>
            <w:tcW w:w="2564" w:type="dxa"/>
          </w:tcPr>
          <w:p w14:paraId="203CAD26" w14:textId="77777777" w:rsidR="009B1A62" w:rsidRDefault="009B1A62" w:rsidP="00C63381">
            <w:r>
              <w:t>causes</w:t>
            </w:r>
          </w:p>
        </w:tc>
        <w:tc>
          <w:tcPr>
            <w:tcW w:w="4233" w:type="dxa"/>
          </w:tcPr>
          <w:p w14:paraId="52CB440D" w14:textId="77777777" w:rsidR="009B1A62" w:rsidRDefault="009B1A62" w:rsidP="00C63381">
            <w:r>
              <w:t>only State</w:t>
            </w:r>
          </w:p>
        </w:tc>
      </w:tr>
      <w:tr w:rsidR="009B1A62" w14:paraId="4B9218B7" w14:textId="77777777" w:rsidTr="009B1A62">
        <w:tc>
          <w:tcPr>
            <w:tcW w:w="2553" w:type="dxa"/>
            <w:vMerge/>
          </w:tcPr>
          <w:p w14:paraId="1335B2EF" w14:textId="77777777" w:rsidR="009B1A62" w:rsidRDefault="009B1A62" w:rsidP="00C63381"/>
        </w:tc>
        <w:tc>
          <w:tcPr>
            <w:tcW w:w="2564" w:type="dxa"/>
          </w:tcPr>
          <w:p w14:paraId="0E1E3E7D" w14:textId="77777777" w:rsidR="009B1A62" w:rsidRDefault="009B1A62" w:rsidP="00C63381">
            <w:pPr>
              <w:tabs>
                <w:tab w:val="center" w:pos="1174"/>
              </w:tabs>
            </w:pPr>
            <w:r>
              <w:t>occursAt</w:t>
            </w:r>
            <w:r>
              <w:tab/>
            </w:r>
          </w:p>
        </w:tc>
        <w:tc>
          <w:tcPr>
            <w:tcW w:w="4233" w:type="dxa"/>
          </w:tcPr>
          <w:p w14:paraId="394FF5B6" w14:textId="0EBDCA8C" w:rsidR="009B1A62" w:rsidRDefault="00F86CDE" w:rsidP="00C63381">
            <w:r>
              <w:t xml:space="preserve">some </w:t>
            </w:r>
            <w:r w:rsidR="009B1A62">
              <w:t>time:Interval</w:t>
            </w:r>
          </w:p>
        </w:tc>
      </w:tr>
      <w:tr w:rsidR="009B1A62" w14:paraId="55E73F20" w14:textId="77777777" w:rsidTr="009B1A62">
        <w:tc>
          <w:tcPr>
            <w:tcW w:w="2553" w:type="dxa"/>
            <w:vMerge/>
          </w:tcPr>
          <w:p w14:paraId="3ECAF6E7" w14:textId="77777777" w:rsidR="009B1A62" w:rsidRDefault="009B1A62" w:rsidP="00C63381"/>
        </w:tc>
        <w:tc>
          <w:tcPr>
            <w:tcW w:w="2564" w:type="dxa"/>
          </w:tcPr>
          <w:p w14:paraId="0B6ECE45" w14:textId="77777777" w:rsidR="009B1A62" w:rsidRDefault="009B1A62" w:rsidP="00C63381">
            <w:pPr>
              <w:tabs>
                <w:tab w:val="center" w:pos="1174"/>
              </w:tabs>
            </w:pPr>
            <w:r>
              <w:t>beginOf</w:t>
            </w:r>
          </w:p>
        </w:tc>
        <w:tc>
          <w:tcPr>
            <w:tcW w:w="4233" w:type="dxa"/>
          </w:tcPr>
          <w:p w14:paraId="34EBD215" w14:textId="22100300" w:rsidR="009B1A62" w:rsidRDefault="00BD70F9" w:rsidP="00C63381">
            <w:r>
              <w:t xml:space="preserve">some </w:t>
            </w:r>
            <w:r w:rsidR="009B1A62">
              <w:t>time:Instant</w:t>
            </w:r>
          </w:p>
        </w:tc>
      </w:tr>
      <w:tr w:rsidR="009B1A62" w14:paraId="690278BE" w14:textId="77777777" w:rsidTr="009B1A62">
        <w:tc>
          <w:tcPr>
            <w:tcW w:w="2553" w:type="dxa"/>
            <w:vMerge/>
          </w:tcPr>
          <w:p w14:paraId="236DA41D" w14:textId="77777777" w:rsidR="009B1A62" w:rsidRDefault="009B1A62" w:rsidP="00C63381"/>
        </w:tc>
        <w:tc>
          <w:tcPr>
            <w:tcW w:w="2564" w:type="dxa"/>
          </w:tcPr>
          <w:p w14:paraId="403DBF2E" w14:textId="77777777" w:rsidR="009B1A62" w:rsidRDefault="009B1A62" w:rsidP="00C63381">
            <w:pPr>
              <w:tabs>
                <w:tab w:val="center" w:pos="1174"/>
              </w:tabs>
            </w:pPr>
            <w:r>
              <w:t>endOf</w:t>
            </w:r>
          </w:p>
        </w:tc>
        <w:tc>
          <w:tcPr>
            <w:tcW w:w="4233" w:type="dxa"/>
          </w:tcPr>
          <w:p w14:paraId="1BDC2EF7" w14:textId="5B4FDBEF" w:rsidR="009B1A62" w:rsidRDefault="00BD70F9" w:rsidP="00C63381">
            <w:r>
              <w:t xml:space="preserve">some </w:t>
            </w:r>
            <w:r w:rsidR="009B1A62">
              <w:t>time:Instant</w:t>
            </w:r>
          </w:p>
        </w:tc>
      </w:tr>
      <w:tr w:rsidR="009B1A62" w14:paraId="0B2158F2" w14:textId="77777777" w:rsidTr="009B1A62">
        <w:tc>
          <w:tcPr>
            <w:tcW w:w="2553" w:type="dxa"/>
            <w:vMerge/>
          </w:tcPr>
          <w:p w14:paraId="1EDF0803" w14:textId="77777777" w:rsidR="009B1A62" w:rsidRDefault="009B1A62" w:rsidP="00C63381"/>
        </w:tc>
        <w:tc>
          <w:tcPr>
            <w:tcW w:w="2564" w:type="dxa"/>
          </w:tcPr>
          <w:p w14:paraId="6D431FA6" w14:textId="77777777" w:rsidR="009B1A62" w:rsidRDefault="009B1A62" w:rsidP="00C63381">
            <w:r>
              <w:t>spatial_loc:hasLocation</w:t>
            </w:r>
          </w:p>
        </w:tc>
        <w:tc>
          <w:tcPr>
            <w:tcW w:w="4233" w:type="dxa"/>
          </w:tcPr>
          <w:p w14:paraId="432204DD" w14:textId="77777777" w:rsidR="009B1A62" w:rsidRDefault="009B1A62" w:rsidP="00C63381">
            <w:r>
              <w:t>only spatial_loc:SpatialFeature</w:t>
            </w:r>
          </w:p>
        </w:tc>
      </w:tr>
      <w:tr w:rsidR="009B1A62" w14:paraId="1C47165D" w14:textId="77777777" w:rsidTr="009B1A62">
        <w:tc>
          <w:tcPr>
            <w:tcW w:w="2553" w:type="dxa"/>
            <w:vMerge/>
          </w:tcPr>
          <w:p w14:paraId="195DFA68" w14:textId="77777777" w:rsidR="009B1A62" w:rsidRDefault="009B1A62" w:rsidP="00C63381"/>
        </w:tc>
        <w:tc>
          <w:tcPr>
            <w:tcW w:w="2564" w:type="dxa"/>
          </w:tcPr>
          <w:p w14:paraId="455C2DFD" w14:textId="77777777" w:rsidR="009B1A62" w:rsidRDefault="009B1A62" w:rsidP="00C63381">
            <w:r>
              <w:t>hasParticipant</w:t>
            </w:r>
          </w:p>
        </w:tc>
        <w:tc>
          <w:tcPr>
            <w:tcW w:w="4233" w:type="dxa"/>
          </w:tcPr>
          <w:p w14:paraId="7C5D2450" w14:textId="77777777" w:rsidR="009B1A62" w:rsidRDefault="009B1A62" w:rsidP="00C63381">
            <w:r>
              <w:t>only change:Manifestation</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lastRenderedPageBreak/>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r>
      <w:r>
        <w:lastRenderedPageBreak/>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w:t>
      </w:r>
      <w:r w:rsidR="00357123">
        <w:lastRenderedPageBreak/>
        <w:t xml:space="preserve">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8001F" w:rsidRPr="00680A88" w:rsidRDefault="00D8001F"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8001F" w:rsidRPr="00680A88" w:rsidRDefault="00D8001F"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8001F" w:rsidRPr="00680A88" w:rsidRDefault="00D8001F"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8001F" w:rsidRPr="00680A88" w:rsidRDefault="00D8001F"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8001F" w:rsidRPr="00680A88" w:rsidRDefault="00D8001F"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8001F" w:rsidRPr="00680A88" w:rsidRDefault="00D8001F"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8001F" w:rsidRPr="00680A88" w:rsidRDefault="00D8001F"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8001F" w:rsidRPr="00680A88" w:rsidRDefault="00D8001F"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8001F" w:rsidRPr="00680A88" w:rsidRDefault="00D8001F"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8001F" w:rsidRPr="00680A88" w:rsidRDefault="00D8001F"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8001F" w:rsidRPr="00680A88" w:rsidRDefault="00D8001F"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8001F" w:rsidRPr="00680A88" w:rsidRDefault="00D8001F"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r>
              <w:t>gci:Household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77777777" w:rsidR="008A7A83" w:rsidRDefault="008A7A83" w:rsidP="002626F5">
            <w:r>
              <w:t>exactly 1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w:t>
            </w:r>
            <w:r>
              <w:t>subClassOf</w:t>
            </w:r>
          </w:p>
        </w:tc>
        <w:tc>
          <w:tcPr>
            <w:tcW w:w="4117" w:type="dxa"/>
          </w:tcPr>
          <w:p w14:paraId="4C51C71F" w14:textId="5780F21D" w:rsidR="000C4D13" w:rsidRDefault="000C4D13" w:rsidP="000C4D13">
            <w:r>
              <w:t>FullTimeEmployee</w:t>
            </w:r>
            <w:r>
              <w:t>)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w:t>
            </w:r>
            <w:r>
              <w:t>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w:t>
            </w:r>
            <w:r>
              <w:t xml:space="preserve">TimeEmployee) and (not </w:t>
            </w:r>
            <w:r>
              <w:t>Part</w:t>
            </w:r>
            <w:r>
              <w: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bookmarkStart w:id="91" w:name="_GoBack"/>
      <w:bookmarkEnd w:id="91"/>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lastRenderedPageBreak/>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 xml:space="preserve">Signal Control: Controls the flow of transportation between some of the incoming and outgoing arcs that the Node connects. Signal Controls have specialized attributes such as </w:t>
      </w:r>
      <w:r w:rsidRPr="00503161">
        <w:rPr>
          <w:sz w:val="24"/>
        </w:rPr>
        <w:lastRenderedPageBreak/>
        <w:t>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w:t>
            </w:r>
            <w:r w:rsidRPr="000B5886">
              <w:lastRenderedPageBreak/>
              <w:t xml:space="preserve">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ins w:id="96" w:author="Megan Katsumi" w:date="2018-11-14T09:12:00Z">
              <w:r>
                <w:t>sosa:</w:t>
              </w:r>
            </w:ins>
            <w:ins w:id="97" w:author="Megan Katsumi" w:date="2018-11-14T10:30:00Z">
              <w:r>
                <w:t>detects</w:t>
              </w:r>
            </w:ins>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9" w:author="Megan Katsumi" w:date="2018-11-14T10:30:00Z">
              <w:r>
                <w:t>sosa:observes</w:t>
              </w:r>
            </w:ins>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1" w:author="Megan Katsumi" w:date="2018-11-14T10:32:00Z">
              <w:r>
                <w:t>sosa:observes</w:t>
              </w:r>
            </w:ins>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3" w:author="Megan Katsumi" w:date="2018-11-14T10:32:00Z">
              <w:r>
                <w:t>sosa:observes</w:t>
              </w:r>
            </w:ins>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8" w:author="Megan Katsumi" w:date="2018-11-14T09:25:00Z">
              <w:r>
                <w:t>sosa:madeObservation</w:t>
              </w:r>
            </w:ins>
          </w:p>
        </w:tc>
        <w:tc>
          <w:tcPr>
            <w:tcW w:w="4399" w:type="dxa"/>
          </w:tcPr>
          <w:p w14:paraId="0EBFD551" w14:textId="3211FBD3" w:rsidR="001020C5" w:rsidRDefault="001020C5" w:rsidP="00272044">
            <w:pPr>
              <w:tabs>
                <w:tab w:val="center" w:pos="2335"/>
              </w:tabs>
            </w:pPr>
            <w:ins w:id="109" w:author="Megan Katsumi" w:date="2018-11-14T09:25:00Z">
              <w:r>
                <w:t>only (sosa:Observation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sosa:hasResult 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lastRenderedPageBreak/>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lastRenderedPageBreak/>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only vehicle:Mode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lastRenderedPageBreak/>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lastRenderedPageBreak/>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237A2A"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lastRenderedPageBreak/>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r>
              <w:t>change:</w:t>
            </w:r>
            <w:r w:rsidR="00A47861">
              <w:t>TimeVaryingConcept</w:t>
            </w:r>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r>
              <w:t>change:</w:t>
            </w:r>
            <w:r w:rsidR="006D5597">
              <w:t>existsAt</w:t>
            </w:r>
          </w:p>
        </w:tc>
        <w:tc>
          <w:tcPr>
            <w:tcW w:w="3668" w:type="dxa"/>
          </w:tcPr>
          <w:p w14:paraId="2947314F" w14:textId="77777777" w:rsidR="00A47861" w:rsidRDefault="00A47861" w:rsidP="00A47861">
            <w:r>
              <w:t xml:space="preserve">exactly 1 </w:t>
            </w:r>
            <w:r w:rsidR="00B17E1B">
              <w:t>time:</w:t>
            </w:r>
            <w:r>
              <w:t>Interval</w:t>
            </w:r>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spatial_loc:</w:t>
            </w:r>
            <w:r w:rsidR="00A47861">
              <w:t>hasLocation</w:t>
            </w:r>
          </w:p>
        </w:tc>
        <w:tc>
          <w:tcPr>
            <w:tcW w:w="3668" w:type="dxa"/>
          </w:tcPr>
          <w:p w14:paraId="02124DE1" w14:textId="77777777" w:rsidR="00A47861" w:rsidRDefault="00A47861" w:rsidP="00A47861">
            <w:r>
              <w:t xml:space="preserve">exactly 1 </w:t>
            </w:r>
            <w:r w:rsidR="00B17E1B">
              <w:t>spatial_loc;</w:t>
            </w:r>
            <w:r>
              <w:t>Spatial</w:t>
            </w:r>
            <w:r w:rsidR="00B17E1B">
              <w:t>Feature</w:t>
            </w:r>
          </w:p>
        </w:tc>
      </w:tr>
      <w:tr w:rsidR="00297428" w14:paraId="3F44BBEF" w14:textId="77777777" w:rsidTr="0062461A">
        <w:trPr>
          <w:cantSplit/>
        </w:trPr>
        <w:tc>
          <w:tcPr>
            <w:tcW w:w="2771" w:type="dxa"/>
            <w:vMerge w:val="restart"/>
          </w:tcPr>
          <w:p w14:paraId="76A0B16B" w14:textId="77777777" w:rsidR="00297428" w:rsidRDefault="00297428" w:rsidP="00A47861">
            <w:r>
              <w:t>lbcs:Parcel</w:t>
            </w:r>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r>
              <w:t>change:Manifestation</w:t>
            </w:r>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r>
              <w:t>change:manifestationOf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r>
              <w:t>change:existsAt</w:t>
            </w:r>
          </w:p>
        </w:tc>
        <w:tc>
          <w:tcPr>
            <w:tcW w:w="3668" w:type="dxa"/>
          </w:tcPr>
          <w:p w14:paraId="667A19EE" w14:textId="77777777" w:rsidR="00297428" w:rsidRDefault="00297428" w:rsidP="00A47861">
            <w:r>
              <w:t>exactly 1 time:TemporalEntity</w:t>
            </w:r>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r w:rsidR="00172BEE">
              <w:t>om:area</w:t>
            </w:r>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r>
              <w:t>govstat:Population</w:t>
            </w:r>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r>
              <w:t>lbcs:Activity</w:t>
            </w:r>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r>
              <w:t>lbcs:Function</w:t>
            </w:r>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r>
              <w:t>lbcs:Structure</w:t>
            </w:r>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r>
              <w:t>lbcs:Site</w:t>
            </w:r>
          </w:p>
        </w:tc>
      </w:tr>
      <w:tr w:rsidR="00B83F5B" w14:paraId="647EB0DD" w14:textId="77777777" w:rsidTr="00E80D3C">
        <w:trPr>
          <w:cantSplit/>
        </w:trPr>
        <w:tc>
          <w:tcPr>
            <w:tcW w:w="2771" w:type="dxa"/>
            <w:vMerge w:val="restart"/>
          </w:tcPr>
          <w:p w14:paraId="09351857" w14:textId="77777777" w:rsidR="00B83F5B" w:rsidRDefault="00B83F5B" w:rsidP="00B83F5B">
            <w:r>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r>
              <w:t>lbcs:Ownership</w:t>
            </w:r>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hasCLUMPCode min 1 xsd:string</w:t>
            </w:r>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hasAAFCCode min 1 xsd:string</w:t>
            </w:r>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lastRenderedPageBreak/>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77777777" w:rsidR="00B17E1B" w:rsidRPr="007E5C3D"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r>
              <w:t>mereology:containedIn</w:t>
            </w:r>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r w:rsidRPr="00B706B5">
              <w:t>activity:Activity</w:t>
            </w:r>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spatial_loc:SpatialFeature</w:t>
            </w:r>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r w:rsidRPr="00E80D3C">
              <w:rPr>
                <w:highlight w:val="yellow"/>
              </w:rPr>
              <w:t>only</w:t>
            </w:r>
            <w:r>
              <w:t xml:space="preserve">  spatial_loc:SpatialFeature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exactly 1 time:Interval</w:t>
            </w:r>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min 1 transportation:Network</w:t>
            </w:r>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min 1  transportation:Arc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min 1  transportation:TransportationComplex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min 1 vehicle:Mode?</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exactly 1 time:Interval</w:t>
            </w:r>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spatial_loc:SpatialFeature</w:t>
            </w:r>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spatial_loc:SpatialFeature</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min 1  transportation:Network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min 1  transportation:Arc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min 1  transportation:TransportationComplex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r>
              <w:t>mereology:contains</w:t>
            </w:r>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only time:Interval</w:t>
            </w:r>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min 1  transportation:Network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min 1  transportation:Arc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min 1  transportation:TransportationComplex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lastRenderedPageBreak/>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D13F5" w14:paraId="75F2E008" w14:textId="77777777" w:rsidTr="00B65D5F">
        <w:trPr>
          <w:cantSplit/>
        </w:trPr>
        <w:tc>
          <w:tcPr>
            <w:tcW w:w="2896" w:type="dxa"/>
            <w:vMerge w:val="restart"/>
          </w:tcPr>
          <w:p w14:paraId="27A18C3B" w14:textId="77777777" w:rsidR="00FD13F5" w:rsidRPr="00623BD2" w:rsidRDefault="00FD13F5" w:rsidP="00FD13F5">
            <w:r w:rsidRPr="00623BD2">
              <w:t>vehicle:Vehicle</w:t>
            </w:r>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only (Occupant or  Cargo)</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(person:Person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r w:rsidRPr="00623BD2">
              <w:t>person:Person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not(person:Person)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r>
              <w:t>transport:ArcPD</w:t>
            </w:r>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only vehicle:Mode</w:t>
            </w:r>
          </w:p>
        </w:tc>
      </w:tr>
      <w:tr w:rsidR="00FD13F5" w14:paraId="12D50F74" w14:textId="77777777" w:rsidTr="00B65D5F">
        <w:trPr>
          <w:cantSplit/>
        </w:trPr>
        <w:tc>
          <w:tcPr>
            <w:tcW w:w="2896" w:type="dxa"/>
          </w:tcPr>
          <w:p w14:paraId="71B1C55F" w14:textId="77777777" w:rsidR="00FD13F5" w:rsidRDefault="00FD13F5" w:rsidP="00FD13F5">
            <w:r>
              <w:t>transport:RoadSegment</w:t>
            </w:r>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only transport:Arc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r w:rsidRPr="001227F5">
              <w:t>transit:TransitSystem</w:t>
            </w:r>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only org:Organization</w:t>
            </w:r>
          </w:p>
        </w:tc>
      </w:tr>
      <w:tr w:rsidR="00FD13F5" w14:paraId="38A4F6E7" w14:textId="77777777" w:rsidTr="00B65D5F">
        <w:trPr>
          <w:cantSplit/>
        </w:trPr>
        <w:tc>
          <w:tcPr>
            <w:tcW w:w="2896" w:type="dxa"/>
          </w:tcPr>
          <w:p w14:paraId="729D7F13" w14:textId="77777777" w:rsidR="00FD13F5" w:rsidRPr="001227F5" w:rsidRDefault="00FD13F5" w:rsidP="00FD13F5">
            <w:r w:rsidRPr="001227F5">
              <w:t>transit:Route</w:t>
            </w:r>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only vehicle:Vehicle</w:t>
            </w:r>
          </w:p>
        </w:tc>
      </w:tr>
      <w:tr w:rsidR="009B4346" w14:paraId="12B0EFA2" w14:textId="77777777" w:rsidTr="00B65D5F">
        <w:trPr>
          <w:cantSplit/>
        </w:trPr>
        <w:tc>
          <w:tcPr>
            <w:tcW w:w="2896" w:type="dxa"/>
            <w:vMerge w:val="restart"/>
          </w:tcPr>
          <w:p w14:paraId="0EC4CED9" w14:textId="77777777" w:rsidR="009B4346" w:rsidRDefault="009B4346" w:rsidP="00740251">
            <w:r>
              <w:t>trip:Trip</w:t>
            </w:r>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r>
              <w:t>activity:Activit</w:t>
            </w:r>
            <w:r w:rsidR="008E2A78">
              <w:t>y</w:t>
            </w:r>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some person:Person</w:t>
            </w:r>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E4F33" w14:textId="77777777" w:rsidR="00237A2A" w:rsidRDefault="00237A2A" w:rsidP="00EA354A">
      <w:r>
        <w:separator/>
      </w:r>
    </w:p>
  </w:endnote>
  <w:endnote w:type="continuationSeparator" w:id="0">
    <w:p w14:paraId="695C2D0F" w14:textId="77777777" w:rsidR="00237A2A" w:rsidRDefault="00237A2A"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D8001F" w:rsidRDefault="00D8001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8001F" w:rsidRPr="0032583C" w:rsidRDefault="00D8001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8001F" w14:paraId="2B76F3B3" w14:textId="77777777" w:rsidTr="00967D94">
      <w:tc>
        <w:tcPr>
          <w:tcW w:w="6947" w:type="dxa"/>
        </w:tcPr>
        <w:p w14:paraId="07DEE8C9" w14:textId="77777777" w:rsidR="00D8001F" w:rsidRDefault="00D8001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8001F" w:rsidRDefault="00D8001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8001F" w:rsidRDefault="00D8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EAED9" w14:textId="77777777" w:rsidR="00237A2A" w:rsidRDefault="00237A2A" w:rsidP="00EA354A">
      <w:r>
        <w:separator/>
      </w:r>
    </w:p>
  </w:footnote>
  <w:footnote w:type="continuationSeparator" w:id="0">
    <w:p w14:paraId="2B5B2B88" w14:textId="77777777" w:rsidR="00237A2A" w:rsidRDefault="00237A2A" w:rsidP="00EA354A">
      <w:r>
        <w:continuationSeparator/>
      </w:r>
    </w:p>
  </w:footnote>
  <w:footnote w:id="1">
    <w:p w14:paraId="005D8B98" w14:textId="5699BB61" w:rsidR="00D8001F" w:rsidRPr="00FF4EA6" w:rsidRDefault="00D8001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8001F" w:rsidRDefault="00D8001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8001F" w:rsidRPr="00E80D3C" w:rsidRDefault="00D8001F">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8001F" w:rsidRDefault="00D8001F">
      <w:pPr>
        <w:pStyle w:val="FootnoteText"/>
      </w:pPr>
      <w:r>
        <w:rPr>
          <w:rStyle w:val="FootnoteReference"/>
        </w:rPr>
        <w:footnoteRef/>
      </w:r>
      <w:r>
        <w:t xml:space="preserve"> </w:t>
      </w:r>
      <w:r w:rsidRPr="009A36FB">
        <w:t>https://www.w3.org/TR/owl-time/</w:t>
      </w:r>
    </w:p>
  </w:footnote>
  <w:footnote w:id="5">
    <w:p w14:paraId="357B0B37" w14:textId="77777777" w:rsidR="00D8001F" w:rsidRDefault="00D8001F">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D8001F" w:rsidRPr="00E80D3C" w:rsidRDefault="00D8001F">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8001F" w:rsidRPr="008C0C6B" w:rsidRDefault="00D8001F">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D8001F" w:rsidRDefault="00D8001F">
      <w:pPr>
        <w:pStyle w:val="FootnoteText"/>
      </w:pPr>
      <w:r>
        <w:rPr>
          <w:rStyle w:val="FootnoteReference"/>
        </w:rPr>
        <w:footnoteRef/>
      </w:r>
      <w:r>
        <w:t xml:space="preserve"> om:</w:t>
      </w:r>
      <w:r w:rsidRPr="00BD4EF4">
        <w:t>http://www.wurvoc.org/vocabularies/om-1.6/</w:t>
      </w:r>
    </w:p>
  </w:footnote>
  <w:footnote w:id="9">
    <w:p w14:paraId="0CCCF2E2" w14:textId="46693F90" w:rsidR="00D8001F" w:rsidRPr="00E80D3C" w:rsidRDefault="00D8001F">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8001F" w:rsidRPr="00BD4EF4" w:rsidRDefault="00D8001F" w:rsidP="00E80D3C">
      <w:r>
        <w:rPr>
          <w:rStyle w:val="FootnoteReference"/>
        </w:rPr>
        <w:footnoteRef/>
      </w:r>
      <w:r>
        <w:t xml:space="preserve"> </w:t>
      </w:r>
      <w:r w:rsidRPr="00DC74DA">
        <w:t>http://ontology.eil.utoronto.ca/GCI/Foundation/GCI-Foundation-v2.owl</w:t>
      </w:r>
      <w:r>
        <w:t>#</w:t>
      </w:r>
    </w:p>
    <w:p w14:paraId="4AE1EB08" w14:textId="6D90AB37" w:rsidR="00D8001F" w:rsidRPr="00E80D3C" w:rsidRDefault="00D8001F">
      <w:pPr>
        <w:pStyle w:val="FootnoteText"/>
        <w:rPr>
          <w:lang w:val="en-CA"/>
        </w:rPr>
      </w:pPr>
    </w:p>
  </w:footnote>
  <w:footnote w:id="11">
    <w:p w14:paraId="2B0DD081" w14:textId="0C4649C5" w:rsidR="00D8001F" w:rsidRPr="008E7C02" w:rsidRDefault="00D8001F">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8001F" w:rsidRPr="00046E73" w:rsidRDefault="00D8001F">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8001F" w:rsidRDefault="00D8001F">
      <w:pPr>
        <w:pStyle w:val="FootnoteText"/>
      </w:pPr>
      <w:r>
        <w:rPr>
          <w:rStyle w:val="FootnoteReference"/>
        </w:rPr>
        <w:footnoteRef/>
      </w:r>
      <w:r>
        <w:t xml:space="preserve"> </w:t>
      </w:r>
      <w:r w:rsidRPr="00827DD8">
        <w:t>http://schema.org/</w:t>
      </w:r>
    </w:p>
  </w:footnote>
  <w:footnote w:id="14">
    <w:p w14:paraId="4E061129" w14:textId="77777777" w:rsidR="00D8001F" w:rsidRDefault="00D8001F">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8001F" w:rsidRDefault="00D8001F">
      <w:pPr>
        <w:pStyle w:val="FootnoteText"/>
      </w:pPr>
      <w:r>
        <w:rPr>
          <w:rStyle w:val="FootnoteReference"/>
        </w:rPr>
        <w:footnoteRef/>
      </w:r>
      <w:r>
        <w:t xml:space="preserve"> </w:t>
      </w:r>
      <w:r w:rsidRPr="005B2B4C">
        <w:t>http://ontology.eil.utoronto.ca/tove/organization.html</w:t>
      </w:r>
    </w:p>
  </w:footnote>
  <w:footnote w:id="16">
    <w:p w14:paraId="2EAE6E34" w14:textId="77777777" w:rsidR="00D8001F" w:rsidRDefault="00D8001F"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8001F" w:rsidRPr="001A792D" w:rsidRDefault="00D8001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8001F" w:rsidRDefault="00D8001F">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8001F" w:rsidRPr="006539A1" w:rsidRDefault="00D8001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8001F" w:rsidRPr="005B0E28" w:rsidRDefault="00D8001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85848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A2A"/>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9201290-59DB-1548-A77B-5A77B0BEB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72</Pages>
  <Words>20839</Words>
  <Characters>131705</Characters>
  <Application>Microsoft Office Word</Application>
  <DocSecurity>0</DocSecurity>
  <Lines>5065</Lines>
  <Paragraphs>3389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39</cp:revision>
  <cp:lastPrinted>2017-08-16T13:18:00Z</cp:lastPrinted>
  <dcterms:created xsi:type="dcterms:W3CDTF">2018-11-28T19:50:00Z</dcterms:created>
  <dcterms:modified xsi:type="dcterms:W3CDTF">2019-01-10T18:13:00Z</dcterms:modified>
</cp:coreProperties>
</file>