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6E3549DD"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D70FCA">
        <w:rPr>
          <w:rFonts w:ascii="Cambria" w:eastAsia="MS Gothic" w:hAnsi="Cambria"/>
          <w:i/>
          <w:iCs/>
          <w:color w:val="000000"/>
          <w:spacing w:val="15"/>
          <w:sz w:val="28"/>
          <w:szCs w:val="28"/>
          <w:lang w:eastAsia="en-CA"/>
        </w:rPr>
        <w:t>July</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17</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29152EB5" w14:textId="3273F48B" w:rsidR="00B371C7"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7365166" w:history="1">
            <w:r w:rsidR="00B371C7" w:rsidRPr="00E63BDE">
              <w:rPr>
                <w:rStyle w:val="Hyperlink"/>
                <w:noProof/>
              </w:rPr>
              <w:t>1</w:t>
            </w:r>
            <w:r w:rsidR="00B371C7">
              <w:rPr>
                <w:rFonts w:cstheme="minorBidi"/>
                <w:noProof/>
                <w:sz w:val="24"/>
                <w:lang w:val="en-CA" w:bidi="ar-SA"/>
              </w:rPr>
              <w:tab/>
            </w:r>
            <w:r w:rsidR="00B371C7" w:rsidRPr="00E63BDE">
              <w:rPr>
                <w:rStyle w:val="Hyperlink"/>
                <w:noProof/>
              </w:rPr>
              <w:t>Purpose</w:t>
            </w:r>
            <w:r w:rsidR="00B371C7">
              <w:rPr>
                <w:noProof/>
                <w:webHidden/>
              </w:rPr>
              <w:tab/>
            </w:r>
            <w:r w:rsidR="00B371C7">
              <w:rPr>
                <w:noProof/>
                <w:webHidden/>
              </w:rPr>
              <w:fldChar w:fldCharType="begin"/>
            </w:r>
            <w:r w:rsidR="00B371C7">
              <w:rPr>
                <w:noProof/>
                <w:webHidden/>
              </w:rPr>
              <w:instrText xml:space="preserve"> PAGEREF _Toc17365166 \h </w:instrText>
            </w:r>
            <w:r w:rsidR="00B371C7">
              <w:rPr>
                <w:noProof/>
                <w:webHidden/>
              </w:rPr>
            </w:r>
            <w:r w:rsidR="00B371C7">
              <w:rPr>
                <w:noProof/>
                <w:webHidden/>
              </w:rPr>
              <w:fldChar w:fldCharType="separate"/>
            </w:r>
            <w:r w:rsidR="00B371C7">
              <w:rPr>
                <w:noProof/>
                <w:webHidden/>
              </w:rPr>
              <w:t>4</w:t>
            </w:r>
            <w:r w:rsidR="00B371C7">
              <w:rPr>
                <w:noProof/>
                <w:webHidden/>
              </w:rPr>
              <w:fldChar w:fldCharType="end"/>
            </w:r>
          </w:hyperlink>
        </w:p>
        <w:p w14:paraId="2CAD9884" w14:textId="57E803C0" w:rsidR="00B371C7" w:rsidRDefault="000050A4">
          <w:pPr>
            <w:pStyle w:val="TOC1"/>
            <w:tabs>
              <w:tab w:val="left" w:pos="400"/>
              <w:tab w:val="right" w:leader="dot" w:pos="9350"/>
            </w:tabs>
            <w:rPr>
              <w:rFonts w:cstheme="minorBidi"/>
              <w:noProof/>
              <w:sz w:val="24"/>
              <w:lang w:val="en-CA" w:bidi="ar-SA"/>
            </w:rPr>
          </w:pPr>
          <w:hyperlink w:anchor="_Toc17365167" w:history="1">
            <w:r w:rsidR="00B371C7" w:rsidRPr="00E63BDE">
              <w:rPr>
                <w:rStyle w:val="Hyperlink"/>
                <w:noProof/>
              </w:rPr>
              <w:t>2</w:t>
            </w:r>
            <w:r w:rsidR="00B371C7">
              <w:rPr>
                <w:rFonts w:cstheme="minorBidi"/>
                <w:noProof/>
                <w:sz w:val="24"/>
                <w:lang w:val="en-CA" w:bidi="ar-SA"/>
              </w:rPr>
              <w:tab/>
            </w:r>
            <w:r w:rsidR="00B371C7" w:rsidRPr="00E63BDE">
              <w:rPr>
                <w:rStyle w:val="Hyperlink"/>
                <w:noProof/>
              </w:rPr>
              <w:t>Scope</w:t>
            </w:r>
            <w:r w:rsidR="00B371C7">
              <w:rPr>
                <w:noProof/>
                <w:webHidden/>
              </w:rPr>
              <w:tab/>
            </w:r>
            <w:r w:rsidR="00B371C7">
              <w:rPr>
                <w:noProof/>
                <w:webHidden/>
              </w:rPr>
              <w:fldChar w:fldCharType="begin"/>
            </w:r>
            <w:r w:rsidR="00B371C7">
              <w:rPr>
                <w:noProof/>
                <w:webHidden/>
              </w:rPr>
              <w:instrText xml:space="preserve"> PAGEREF _Toc17365167 \h </w:instrText>
            </w:r>
            <w:r w:rsidR="00B371C7">
              <w:rPr>
                <w:noProof/>
                <w:webHidden/>
              </w:rPr>
            </w:r>
            <w:r w:rsidR="00B371C7">
              <w:rPr>
                <w:noProof/>
                <w:webHidden/>
              </w:rPr>
              <w:fldChar w:fldCharType="separate"/>
            </w:r>
            <w:r w:rsidR="00B371C7">
              <w:rPr>
                <w:noProof/>
                <w:webHidden/>
              </w:rPr>
              <w:t>4</w:t>
            </w:r>
            <w:r w:rsidR="00B371C7">
              <w:rPr>
                <w:noProof/>
                <w:webHidden/>
              </w:rPr>
              <w:fldChar w:fldCharType="end"/>
            </w:r>
          </w:hyperlink>
        </w:p>
        <w:p w14:paraId="1AC0D3BA" w14:textId="6373A42F" w:rsidR="00B371C7" w:rsidRDefault="000050A4">
          <w:pPr>
            <w:pStyle w:val="TOC1"/>
            <w:tabs>
              <w:tab w:val="left" w:pos="400"/>
              <w:tab w:val="right" w:leader="dot" w:pos="9350"/>
            </w:tabs>
            <w:rPr>
              <w:rFonts w:cstheme="minorBidi"/>
              <w:noProof/>
              <w:sz w:val="24"/>
              <w:lang w:val="en-CA" w:bidi="ar-SA"/>
            </w:rPr>
          </w:pPr>
          <w:hyperlink w:anchor="_Toc17365168" w:history="1">
            <w:r w:rsidR="00B371C7" w:rsidRPr="00E63BDE">
              <w:rPr>
                <w:rStyle w:val="Hyperlink"/>
                <w:noProof/>
              </w:rPr>
              <w:t>3</w:t>
            </w:r>
            <w:r w:rsidR="00B371C7">
              <w:rPr>
                <w:rFonts w:cstheme="minorBidi"/>
                <w:noProof/>
                <w:sz w:val="24"/>
                <w:lang w:val="en-CA" w:bidi="ar-SA"/>
              </w:rPr>
              <w:tab/>
            </w:r>
            <w:r w:rsidR="00B371C7" w:rsidRPr="00E63BDE">
              <w:rPr>
                <w:rStyle w:val="Hyperlink"/>
                <w:noProof/>
              </w:rPr>
              <w:t>Role of the Ontology</w:t>
            </w:r>
            <w:r w:rsidR="00B371C7">
              <w:rPr>
                <w:noProof/>
                <w:webHidden/>
              </w:rPr>
              <w:tab/>
            </w:r>
            <w:r w:rsidR="00B371C7">
              <w:rPr>
                <w:noProof/>
                <w:webHidden/>
              </w:rPr>
              <w:fldChar w:fldCharType="begin"/>
            </w:r>
            <w:r w:rsidR="00B371C7">
              <w:rPr>
                <w:noProof/>
                <w:webHidden/>
              </w:rPr>
              <w:instrText xml:space="preserve"> PAGEREF _Toc17365168 \h </w:instrText>
            </w:r>
            <w:r w:rsidR="00B371C7">
              <w:rPr>
                <w:noProof/>
                <w:webHidden/>
              </w:rPr>
            </w:r>
            <w:r w:rsidR="00B371C7">
              <w:rPr>
                <w:noProof/>
                <w:webHidden/>
              </w:rPr>
              <w:fldChar w:fldCharType="separate"/>
            </w:r>
            <w:r w:rsidR="00B371C7">
              <w:rPr>
                <w:noProof/>
                <w:webHidden/>
              </w:rPr>
              <w:t>4</w:t>
            </w:r>
            <w:r w:rsidR="00B371C7">
              <w:rPr>
                <w:noProof/>
                <w:webHidden/>
              </w:rPr>
              <w:fldChar w:fldCharType="end"/>
            </w:r>
          </w:hyperlink>
        </w:p>
        <w:p w14:paraId="72873CE4" w14:textId="6861E2B3" w:rsidR="00B371C7" w:rsidRDefault="000050A4">
          <w:pPr>
            <w:pStyle w:val="TOC1"/>
            <w:tabs>
              <w:tab w:val="left" w:pos="400"/>
              <w:tab w:val="right" w:leader="dot" w:pos="9350"/>
            </w:tabs>
            <w:rPr>
              <w:rFonts w:cstheme="minorBidi"/>
              <w:noProof/>
              <w:sz w:val="24"/>
              <w:lang w:val="en-CA" w:bidi="ar-SA"/>
            </w:rPr>
          </w:pPr>
          <w:hyperlink w:anchor="_Toc17365169" w:history="1">
            <w:r w:rsidR="00B371C7" w:rsidRPr="00E63BDE">
              <w:rPr>
                <w:rStyle w:val="Hyperlink"/>
                <w:noProof/>
              </w:rPr>
              <w:t>4</w:t>
            </w:r>
            <w:r w:rsidR="00B371C7">
              <w:rPr>
                <w:rFonts w:cstheme="minorBidi"/>
                <w:noProof/>
                <w:sz w:val="24"/>
                <w:lang w:val="en-CA" w:bidi="ar-SA"/>
              </w:rPr>
              <w:tab/>
            </w:r>
            <w:r w:rsidR="00B371C7" w:rsidRPr="00E63BDE">
              <w:rPr>
                <w:rStyle w:val="Hyperlink"/>
                <w:noProof/>
              </w:rPr>
              <w:t>Summary of Changes from Previous Version</w:t>
            </w:r>
            <w:r w:rsidR="00B371C7">
              <w:rPr>
                <w:noProof/>
                <w:webHidden/>
              </w:rPr>
              <w:tab/>
            </w:r>
            <w:r w:rsidR="00B371C7">
              <w:rPr>
                <w:noProof/>
                <w:webHidden/>
              </w:rPr>
              <w:fldChar w:fldCharType="begin"/>
            </w:r>
            <w:r w:rsidR="00B371C7">
              <w:rPr>
                <w:noProof/>
                <w:webHidden/>
              </w:rPr>
              <w:instrText xml:space="preserve"> PAGEREF _Toc17365169 \h </w:instrText>
            </w:r>
            <w:r w:rsidR="00B371C7">
              <w:rPr>
                <w:noProof/>
                <w:webHidden/>
              </w:rPr>
            </w:r>
            <w:r w:rsidR="00B371C7">
              <w:rPr>
                <w:noProof/>
                <w:webHidden/>
              </w:rPr>
              <w:fldChar w:fldCharType="separate"/>
            </w:r>
            <w:r w:rsidR="00B371C7">
              <w:rPr>
                <w:noProof/>
                <w:webHidden/>
              </w:rPr>
              <w:t>5</w:t>
            </w:r>
            <w:r w:rsidR="00B371C7">
              <w:rPr>
                <w:noProof/>
                <w:webHidden/>
              </w:rPr>
              <w:fldChar w:fldCharType="end"/>
            </w:r>
          </w:hyperlink>
        </w:p>
        <w:p w14:paraId="4937EB1E" w14:textId="0D96DFC6" w:rsidR="00B371C7" w:rsidRDefault="000050A4">
          <w:pPr>
            <w:pStyle w:val="TOC1"/>
            <w:tabs>
              <w:tab w:val="left" w:pos="400"/>
              <w:tab w:val="right" w:leader="dot" w:pos="9350"/>
            </w:tabs>
            <w:rPr>
              <w:rFonts w:cstheme="minorBidi"/>
              <w:noProof/>
              <w:sz w:val="24"/>
              <w:lang w:val="en-CA" w:bidi="ar-SA"/>
            </w:rPr>
          </w:pPr>
          <w:hyperlink w:anchor="_Toc17365170" w:history="1">
            <w:r w:rsidR="00B371C7" w:rsidRPr="00E63BDE">
              <w:rPr>
                <w:rStyle w:val="Hyperlink"/>
                <w:noProof/>
              </w:rPr>
              <w:t>5</w:t>
            </w:r>
            <w:r w:rsidR="00B371C7">
              <w:rPr>
                <w:rFonts w:cstheme="minorBidi"/>
                <w:noProof/>
                <w:sz w:val="24"/>
                <w:lang w:val="en-CA" w:bidi="ar-SA"/>
              </w:rPr>
              <w:tab/>
            </w:r>
            <w:r w:rsidR="00B371C7" w:rsidRPr="00E63BDE">
              <w:rPr>
                <w:rStyle w:val="Hyperlink"/>
                <w:noProof/>
              </w:rPr>
              <w:t>Urban System Characteristics and Behaviour</w:t>
            </w:r>
            <w:r w:rsidR="00B371C7">
              <w:rPr>
                <w:noProof/>
                <w:webHidden/>
              </w:rPr>
              <w:tab/>
            </w:r>
            <w:r w:rsidR="00B371C7">
              <w:rPr>
                <w:noProof/>
                <w:webHidden/>
              </w:rPr>
              <w:fldChar w:fldCharType="begin"/>
            </w:r>
            <w:r w:rsidR="00B371C7">
              <w:rPr>
                <w:noProof/>
                <w:webHidden/>
              </w:rPr>
              <w:instrText xml:space="preserve"> PAGEREF _Toc17365170 \h </w:instrText>
            </w:r>
            <w:r w:rsidR="00B371C7">
              <w:rPr>
                <w:noProof/>
                <w:webHidden/>
              </w:rPr>
            </w:r>
            <w:r w:rsidR="00B371C7">
              <w:rPr>
                <w:noProof/>
                <w:webHidden/>
              </w:rPr>
              <w:fldChar w:fldCharType="separate"/>
            </w:r>
            <w:r w:rsidR="00B371C7">
              <w:rPr>
                <w:noProof/>
                <w:webHidden/>
              </w:rPr>
              <w:t>8</w:t>
            </w:r>
            <w:r w:rsidR="00B371C7">
              <w:rPr>
                <w:noProof/>
                <w:webHidden/>
              </w:rPr>
              <w:fldChar w:fldCharType="end"/>
            </w:r>
          </w:hyperlink>
        </w:p>
        <w:p w14:paraId="0143B425" w14:textId="189CDE51" w:rsidR="00B371C7" w:rsidRDefault="000050A4">
          <w:pPr>
            <w:pStyle w:val="TOC2"/>
            <w:tabs>
              <w:tab w:val="left" w:pos="720"/>
              <w:tab w:val="right" w:leader="dot" w:pos="9350"/>
            </w:tabs>
            <w:rPr>
              <w:rFonts w:cstheme="minorBidi"/>
              <w:noProof/>
              <w:sz w:val="24"/>
              <w:lang w:val="en-CA" w:bidi="ar-SA"/>
            </w:rPr>
          </w:pPr>
          <w:hyperlink w:anchor="_Toc17365171" w:history="1">
            <w:r w:rsidR="00B371C7" w:rsidRPr="00E63BDE">
              <w:rPr>
                <w:rStyle w:val="Hyperlink"/>
                <w:rFonts w:ascii="Times New Roman" w:hAnsi="Times New Roman"/>
                <w:noProof/>
                <w:snapToGrid w:val="0"/>
                <w:w w:val="0"/>
              </w:rPr>
              <w:t>5.1</w:t>
            </w:r>
            <w:r w:rsidR="00B371C7">
              <w:rPr>
                <w:rFonts w:cstheme="minorBidi"/>
                <w:noProof/>
                <w:sz w:val="24"/>
                <w:lang w:val="en-CA" w:bidi="ar-SA"/>
              </w:rPr>
              <w:tab/>
            </w:r>
            <w:r w:rsidR="00B371C7" w:rsidRPr="00E63BDE">
              <w:rPr>
                <w:rStyle w:val="Hyperlink"/>
                <w:noProof/>
              </w:rPr>
              <w:t>Foundational Ontologies</w:t>
            </w:r>
            <w:r w:rsidR="00B371C7">
              <w:rPr>
                <w:noProof/>
                <w:webHidden/>
              </w:rPr>
              <w:tab/>
            </w:r>
            <w:r w:rsidR="00B371C7">
              <w:rPr>
                <w:noProof/>
                <w:webHidden/>
              </w:rPr>
              <w:fldChar w:fldCharType="begin"/>
            </w:r>
            <w:r w:rsidR="00B371C7">
              <w:rPr>
                <w:noProof/>
                <w:webHidden/>
              </w:rPr>
              <w:instrText xml:space="preserve"> PAGEREF _Toc17365171 \h </w:instrText>
            </w:r>
            <w:r w:rsidR="00B371C7">
              <w:rPr>
                <w:noProof/>
                <w:webHidden/>
              </w:rPr>
            </w:r>
            <w:r w:rsidR="00B371C7">
              <w:rPr>
                <w:noProof/>
                <w:webHidden/>
              </w:rPr>
              <w:fldChar w:fldCharType="separate"/>
            </w:r>
            <w:r w:rsidR="00B371C7">
              <w:rPr>
                <w:noProof/>
                <w:webHidden/>
              </w:rPr>
              <w:t>8</w:t>
            </w:r>
            <w:r w:rsidR="00B371C7">
              <w:rPr>
                <w:noProof/>
                <w:webHidden/>
              </w:rPr>
              <w:fldChar w:fldCharType="end"/>
            </w:r>
          </w:hyperlink>
        </w:p>
        <w:p w14:paraId="1D62A58B" w14:textId="57CE34CA" w:rsidR="00B371C7" w:rsidRDefault="000050A4">
          <w:pPr>
            <w:pStyle w:val="TOC3"/>
            <w:tabs>
              <w:tab w:val="left" w:pos="1200"/>
              <w:tab w:val="right" w:leader="dot" w:pos="9350"/>
            </w:tabs>
            <w:rPr>
              <w:rFonts w:cstheme="minorBidi"/>
              <w:noProof/>
              <w:sz w:val="24"/>
              <w:lang w:val="en-CA" w:bidi="ar-SA"/>
            </w:rPr>
          </w:pPr>
          <w:hyperlink w:anchor="_Toc17365172" w:history="1">
            <w:r w:rsidR="00B371C7" w:rsidRPr="00E63BDE">
              <w:rPr>
                <w:rStyle w:val="Hyperlink"/>
                <w:noProof/>
              </w:rPr>
              <w:t>5.1.1</w:t>
            </w:r>
            <w:r w:rsidR="00B371C7">
              <w:rPr>
                <w:rFonts w:cstheme="minorBidi"/>
                <w:noProof/>
                <w:sz w:val="24"/>
                <w:lang w:val="en-CA" w:bidi="ar-SA"/>
              </w:rPr>
              <w:tab/>
            </w:r>
            <w:r w:rsidR="00B371C7" w:rsidRPr="00E63BDE">
              <w:rPr>
                <w:rStyle w:val="Hyperlink"/>
                <w:noProof/>
              </w:rPr>
              <w:t>Spatial Location Ontology</w:t>
            </w:r>
            <w:r w:rsidR="00B371C7">
              <w:rPr>
                <w:noProof/>
                <w:webHidden/>
              </w:rPr>
              <w:tab/>
            </w:r>
            <w:r w:rsidR="00B371C7">
              <w:rPr>
                <w:noProof/>
                <w:webHidden/>
              </w:rPr>
              <w:fldChar w:fldCharType="begin"/>
            </w:r>
            <w:r w:rsidR="00B371C7">
              <w:rPr>
                <w:noProof/>
                <w:webHidden/>
              </w:rPr>
              <w:instrText xml:space="preserve"> PAGEREF _Toc17365172 \h </w:instrText>
            </w:r>
            <w:r w:rsidR="00B371C7">
              <w:rPr>
                <w:noProof/>
                <w:webHidden/>
              </w:rPr>
            </w:r>
            <w:r w:rsidR="00B371C7">
              <w:rPr>
                <w:noProof/>
                <w:webHidden/>
              </w:rPr>
              <w:fldChar w:fldCharType="separate"/>
            </w:r>
            <w:r w:rsidR="00B371C7">
              <w:rPr>
                <w:noProof/>
                <w:webHidden/>
              </w:rPr>
              <w:t>8</w:t>
            </w:r>
            <w:r w:rsidR="00B371C7">
              <w:rPr>
                <w:noProof/>
                <w:webHidden/>
              </w:rPr>
              <w:fldChar w:fldCharType="end"/>
            </w:r>
          </w:hyperlink>
        </w:p>
        <w:p w14:paraId="6C757E84" w14:textId="1F954A68" w:rsidR="00B371C7" w:rsidRDefault="000050A4">
          <w:pPr>
            <w:pStyle w:val="TOC3"/>
            <w:tabs>
              <w:tab w:val="left" w:pos="1200"/>
              <w:tab w:val="right" w:leader="dot" w:pos="9350"/>
            </w:tabs>
            <w:rPr>
              <w:rFonts w:cstheme="minorBidi"/>
              <w:noProof/>
              <w:sz w:val="24"/>
              <w:lang w:val="en-CA" w:bidi="ar-SA"/>
            </w:rPr>
          </w:pPr>
          <w:hyperlink w:anchor="_Toc17365173" w:history="1">
            <w:r w:rsidR="00B371C7" w:rsidRPr="00E63BDE">
              <w:rPr>
                <w:rStyle w:val="Hyperlink"/>
                <w:noProof/>
              </w:rPr>
              <w:t>5.1.2</w:t>
            </w:r>
            <w:r w:rsidR="00B371C7">
              <w:rPr>
                <w:rFonts w:cstheme="minorBidi"/>
                <w:noProof/>
                <w:sz w:val="24"/>
                <w:lang w:val="en-CA" w:bidi="ar-SA"/>
              </w:rPr>
              <w:tab/>
            </w:r>
            <w:r w:rsidR="00B371C7" w:rsidRPr="00E63BDE">
              <w:rPr>
                <w:rStyle w:val="Hyperlink"/>
                <w:noProof/>
              </w:rPr>
              <w:t>Time Ontology</w:t>
            </w:r>
            <w:r w:rsidR="00B371C7">
              <w:rPr>
                <w:noProof/>
                <w:webHidden/>
              </w:rPr>
              <w:tab/>
            </w:r>
            <w:r w:rsidR="00B371C7">
              <w:rPr>
                <w:noProof/>
                <w:webHidden/>
              </w:rPr>
              <w:fldChar w:fldCharType="begin"/>
            </w:r>
            <w:r w:rsidR="00B371C7">
              <w:rPr>
                <w:noProof/>
                <w:webHidden/>
              </w:rPr>
              <w:instrText xml:space="preserve"> PAGEREF _Toc17365173 \h </w:instrText>
            </w:r>
            <w:r w:rsidR="00B371C7">
              <w:rPr>
                <w:noProof/>
                <w:webHidden/>
              </w:rPr>
            </w:r>
            <w:r w:rsidR="00B371C7">
              <w:rPr>
                <w:noProof/>
                <w:webHidden/>
              </w:rPr>
              <w:fldChar w:fldCharType="separate"/>
            </w:r>
            <w:r w:rsidR="00B371C7">
              <w:rPr>
                <w:noProof/>
                <w:webHidden/>
              </w:rPr>
              <w:t>10</w:t>
            </w:r>
            <w:r w:rsidR="00B371C7">
              <w:rPr>
                <w:noProof/>
                <w:webHidden/>
              </w:rPr>
              <w:fldChar w:fldCharType="end"/>
            </w:r>
          </w:hyperlink>
        </w:p>
        <w:p w14:paraId="72837C0F" w14:textId="77FAA7F7" w:rsidR="00B371C7" w:rsidRDefault="000050A4">
          <w:pPr>
            <w:pStyle w:val="TOC3"/>
            <w:tabs>
              <w:tab w:val="left" w:pos="1200"/>
              <w:tab w:val="right" w:leader="dot" w:pos="9350"/>
            </w:tabs>
            <w:rPr>
              <w:rFonts w:cstheme="minorBidi"/>
              <w:noProof/>
              <w:sz w:val="24"/>
              <w:lang w:val="en-CA" w:bidi="ar-SA"/>
            </w:rPr>
          </w:pPr>
          <w:hyperlink w:anchor="_Toc17365174" w:history="1">
            <w:r w:rsidR="00B371C7" w:rsidRPr="00E63BDE">
              <w:rPr>
                <w:rStyle w:val="Hyperlink"/>
                <w:noProof/>
              </w:rPr>
              <w:t>5.1.3</w:t>
            </w:r>
            <w:r w:rsidR="00B371C7">
              <w:rPr>
                <w:rFonts w:cstheme="minorBidi"/>
                <w:noProof/>
                <w:sz w:val="24"/>
                <w:lang w:val="en-CA" w:bidi="ar-SA"/>
              </w:rPr>
              <w:tab/>
            </w:r>
            <w:r w:rsidR="00B371C7" w:rsidRPr="00E63BDE">
              <w:rPr>
                <w:rStyle w:val="Hyperlink"/>
                <w:noProof/>
              </w:rPr>
              <w:t>Change Ontology</w:t>
            </w:r>
            <w:r w:rsidR="00B371C7">
              <w:rPr>
                <w:noProof/>
                <w:webHidden/>
              </w:rPr>
              <w:tab/>
            </w:r>
            <w:r w:rsidR="00B371C7">
              <w:rPr>
                <w:noProof/>
                <w:webHidden/>
              </w:rPr>
              <w:fldChar w:fldCharType="begin"/>
            </w:r>
            <w:r w:rsidR="00B371C7">
              <w:rPr>
                <w:noProof/>
                <w:webHidden/>
              </w:rPr>
              <w:instrText xml:space="preserve"> PAGEREF _Toc17365174 \h </w:instrText>
            </w:r>
            <w:r w:rsidR="00B371C7">
              <w:rPr>
                <w:noProof/>
                <w:webHidden/>
              </w:rPr>
            </w:r>
            <w:r w:rsidR="00B371C7">
              <w:rPr>
                <w:noProof/>
                <w:webHidden/>
              </w:rPr>
              <w:fldChar w:fldCharType="separate"/>
            </w:r>
            <w:r w:rsidR="00B371C7">
              <w:rPr>
                <w:noProof/>
                <w:webHidden/>
              </w:rPr>
              <w:t>12</w:t>
            </w:r>
            <w:r w:rsidR="00B371C7">
              <w:rPr>
                <w:noProof/>
                <w:webHidden/>
              </w:rPr>
              <w:fldChar w:fldCharType="end"/>
            </w:r>
          </w:hyperlink>
        </w:p>
        <w:p w14:paraId="393B3579" w14:textId="57243294" w:rsidR="00B371C7" w:rsidRDefault="000050A4">
          <w:pPr>
            <w:pStyle w:val="TOC3"/>
            <w:tabs>
              <w:tab w:val="left" w:pos="1200"/>
              <w:tab w:val="right" w:leader="dot" w:pos="9350"/>
            </w:tabs>
            <w:rPr>
              <w:rFonts w:cstheme="minorBidi"/>
              <w:noProof/>
              <w:sz w:val="24"/>
              <w:lang w:val="en-CA" w:bidi="ar-SA"/>
            </w:rPr>
          </w:pPr>
          <w:hyperlink w:anchor="_Toc17365175" w:history="1">
            <w:r w:rsidR="00B371C7" w:rsidRPr="00E63BDE">
              <w:rPr>
                <w:rStyle w:val="Hyperlink"/>
                <w:noProof/>
              </w:rPr>
              <w:t>5.1.4</w:t>
            </w:r>
            <w:r w:rsidR="00B371C7">
              <w:rPr>
                <w:rFonts w:cstheme="minorBidi"/>
                <w:noProof/>
                <w:sz w:val="24"/>
                <w:lang w:val="en-CA" w:bidi="ar-SA"/>
              </w:rPr>
              <w:tab/>
            </w:r>
            <w:r w:rsidR="00B371C7" w:rsidRPr="00E63BDE">
              <w:rPr>
                <w:rStyle w:val="Hyperlink"/>
                <w:noProof/>
              </w:rPr>
              <w:t>Activity Ontology</w:t>
            </w:r>
            <w:r w:rsidR="00B371C7">
              <w:rPr>
                <w:noProof/>
                <w:webHidden/>
              </w:rPr>
              <w:tab/>
            </w:r>
            <w:r w:rsidR="00B371C7">
              <w:rPr>
                <w:noProof/>
                <w:webHidden/>
              </w:rPr>
              <w:fldChar w:fldCharType="begin"/>
            </w:r>
            <w:r w:rsidR="00B371C7">
              <w:rPr>
                <w:noProof/>
                <w:webHidden/>
              </w:rPr>
              <w:instrText xml:space="preserve"> PAGEREF _Toc17365175 \h </w:instrText>
            </w:r>
            <w:r w:rsidR="00B371C7">
              <w:rPr>
                <w:noProof/>
                <w:webHidden/>
              </w:rPr>
            </w:r>
            <w:r w:rsidR="00B371C7">
              <w:rPr>
                <w:noProof/>
                <w:webHidden/>
              </w:rPr>
              <w:fldChar w:fldCharType="separate"/>
            </w:r>
            <w:r w:rsidR="00B371C7">
              <w:rPr>
                <w:noProof/>
                <w:webHidden/>
              </w:rPr>
              <w:t>13</w:t>
            </w:r>
            <w:r w:rsidR="00B371C7">
              <w:rPr>
                <w:noProof/>
                <w:webHidden/>
              </w:rPr>
              <w:fldChar w:fldCharType="end"/>
            </w:r>
          </w:hyperlink>
        </w:p>
        <w:p w14:paraId="2F7F3DB2" w14:textId="56E96D88" w:rsidR="00B371C7" w:rsidRDefault="000050A4">
          <w:pPr>
            <w:pStyle w:val="TOC3"/>
            <w:tabs>
              <w:tab w:val="left" w:pos="1200"/>
              <w:tab w:val="right" w:leader="dot" w:pos="9350"/>
            </w:tabs>
            <w:rPr>
              <w:rFonts w:cstheme="minorBidi"/>
              <w:noProof/>
              <w:sz w:val="24"/>
              <w:lang w:val="en-CA" w:bidi="ar-SA"/>
            </w:rPr>
          </w:pPr>
          <w:hyperlink w:anchor="_Toc17365176" w:history="1">
            <w:r w:rsidR="00B371C7" w:rsidRPr="00E63BDE">
              <w:rPr>
                <w:rStyle w:val="Hyperlink"/>
                <w:noProof/>
              </w:rPr>
              <w:t>5.1.5</w:t>
            </w:r>
            <w:r w:rsidR="00B371C7">
              <w:rPr>
                <w:rFonts w:cstheme="minorBidi"/>
                <w:noProof/>
                <w:sz w:val="24"/>
                <w:lang w:val="en-CA" w:bidi="ar-SA"/>
              </w:rPr>
              <w:tab/>
            </w:r>
            <w:r w:rsidR="00B371C7" w:rsidRPr="00E63BDE">
              <w:rPr>
                <w:rStyle w:val="Hyperlink"/>
                <w:noProof/>
              </w:rPr>
              <w:t>Resource Ontology</w:t>
            </w:r>
            <w:r w:rsidR="00B371C7">
              <w:rPr>
                <w:noProof/>
                <w:webHidden/>
              </w:rPr>
              <w:tab/>
            </w:r>
            <w:r w:rsidR="00B371C7">
              <w:rPr>
                <w:noProof/>
                <w:webHidden/>
              </w:rPr>
              <w:fldChar w:fldCharType="begin"/>
            </w:r>
            <w:r w:rsidR="00B371C7">
              <w:rPr>
                <w:noProof/>
                <w:webHidden/>
              </w:rPr>
              <w:instrText xml:space="preserve"> PAGEREF _Toc17365176 \h </w:instrText>
            </w:r>
            <w:r w:rsidR="00B371C7">
              <w:rPr>
                <w:noProof/>
                <w:webHidden/>
              </w:rPr>
            </w:r>
            <w:r w:rsidR="00B371C7">
              <w:rPr>
                <w:noProof/>
                <w:webHidden/>
              </w:rPr>
              <w:fldChar w:fldCharType="separate"/>
            </w:r>
            <w:r w:rsidR="00B371C7">
              <w:rPr>
                <w:noProof/>
                <w:webHidden/>
              </w:rPr>
              <w:t>16</w:t>
            </w:r>
            <w:r w:rsidR="00B371C7">
              <w:rPr>
                <w:noProof/>
                <w:webHidden/>
              </w:rPr>
              <w:fldChar w:fldCharType="end"/>
            </w:r>
          </w:hyperlink>
        </w:p>
        <w:p w14:paraId="3F6EAE3B" w14:textId="3F7BCFB6" w:rsidR="00B371C7" w:rsidRDefault="000050A4">
          <w:pPr>
            <w:pStyle w:val="TOC3"/>
            <w:tabs>
              <w:tab w:val="left" w:pos="1200"/>
              <w:tab w:val="right" w:leader="dot" w:pos="9350"/>
            </w:tabs>
            <w:rPr>
              <w:rFonts w:cstheme="minorBidi"/>
              <w:noProof/>
              <w:sz w:val="24"/>
              <w:lang w:val="en-CA" w:bidi="ar-SA"/>
            </w:rPr>
          </w:pPr>
          <w:hyperlink w:anchor="_Toc17365177" w:history="1">
            <w:r w:rsidR="00B371C7" w:rsidRPr="00E63BDE">
              <w:rPr>
                <w:rStyle w:val="Hyperlink"/>
                <w:noProof/>
              </w:rPr>
              <w:t>5.1.6</w:t>
            </w:r>
            <w:r w:rsidR="00B371C7">
              <w:rPr>
                <w:rFonts w:cstheme="minorBidi"/>
                <w:noProof/>
                <w:sz w:val="24"/>
                <w:lang w:val="en-CA" w:bidi="ar-SA"/>
              </w:rPr>
              <w:tab/>
            </w:r>
            <w:r w:rsidR="00B371C7" w:rsidRPr="00E63BDE">
              <w:rPr>
                <w:rStyle w:val="Hyperlink"/>
                <w:noProof/>
              </w:rPr>
              <w:t>Mereology Ontology</w:t>
            </w:r>
            <w:r w:rsidR="00B371C7">
              <w:rPr>
                <w:noProof/>
                <w:webHidden/>
              </w:rPr>
              <w:tab/>
            </w:r>
            <w:r w:rsidR="00B371C7">
              <w:rPr>
                <w:noProof/>
                <w:webHidden/>
              </w:rPr>
              <w:fldChar w:fldCharType="begin"/>
            </w:r>
            <w:r w:rsidR="00B371C7">
              <w:rPr>
                <w:noProof/>
                <w:webHidden/>
              </w:rPr>
              <w:instrText xml:space="preserve"> PAGEREF _Toc17365177 \h </w:instrText>
            </w:r>
            <w:r w:rsidR="00B371C7">
              <w:rPr>
                <w:noProof/>
                <w:webHidden/>
              </w:rPr>
            </w:r>
            <w:r w:rsidR="00B371C7">
              <w:rPr>
                <w:noProof/>
                <w:webHidden/>
              </w:rPr>
              <w:fldChar w:fldCharType="separate"/>
            </w:r>
            <w:r w:rsidR="00B371C7">
              <w:rPr>
                <w:noProof/>
                <w:webHidden/>
              </w:rPr>
              <w:t>18</w:t>
            </w:r>
            <w:r w:rsidR="00B371C7">
              <w:rPr>
                <w:noProof/>
                <w:webHidden/>
              </w:rPr>
              <w:fldChar w:fldCharType="end"/>
            </w:r>
          </w:hyperlink>
        </w:p>
        <w:p w14:paraId="141EDBBD" w14:textId="0B5F6B9B" w:rsidR="00B371C7" w:rsidRDefault="000050A4">
          <w:pPr>
            <w:pStyle w:val="TOC3"/>
            <w:tabs>
              <w:tab w:val="left" w:pos="1200"/>
              <w:tab w:val="right" w:leader="dot" w:pos="9350"/>
            </w:tabs>
            <w:rPr>
              <w:rFonts w:cstheme="minorBidi"/>
              <w:noProof/>
              <w:sz w:val="24"/>
              <w:lang w:val="en-CA" w:bidi="ar-SA"/>
            </w:rPr>
          </w:pPr>
          <w:hyperlink w:anchor="_Toc17365178" w:history="1">
            <w:r w:rsidR="00B371C7" w:rsidRPr="00E63BDE">
              <w:rPr>
                <w:rStyle w:val="Hyperlink"/>
                <w:noProof/>
              </w:rPr>
              <w:t>5.1.7</w:t>
            </w:r>
            <w:r w:rsidR="00B371C7">
              <w:rPr>
                <w:rFonts w:cstheme="minorBidi"/>
                <w:noProof/>
                <w:sz w:val="24"/>
                <w:lang w:val="en-CA" w:bidi="ar-SA"/>
              </w:rPr>
              <w:tab/>
            </w:r>
            <w:r w:rsidR="00B371C7" w:rsidRPr="00E63BDE">
              <w:rPr>
                <w:rStyle w:val="Hyperlink"/>
                <w:noProof/>
              </w:rPr>
              <w:t>Ontology of Units of Measure</w:t>
            </w:r>
            <w:r w:rsidR="00B371C7">
              <w:rPr>
                <w:noProof/>
                <w:webHidden/>
              </w:rPr>
              <w:tab/>
            </w:r>
            <w:r w:rsidR="00B371C7">
              <w:rPr>
                <w:noProof/>
                <w:webHidden/>
              </w:rPr>
              <w:fldChar w:fldCharType="begin"/>
            </w:r>
            <w:r w:rsidR="00B371C7">
              <w:rPr>
                <w:noProof/>
                <w:webHidden/>
              </w:rPr>
              <w:instrText xml:space="preserve"> PAGEREF _Toc17365178 \h </w:instrText>
            </w:r>
            <w:r w:rsidR="00B371C7">
              <w:rPr>
                <w:noProof/>
                <w:webHidden/>
              </w:rPr>
            </w:r>
            <w:r w:rsidR="00B371C7">
              <w:rPr>
                <w:noProof/>
                <w:webHidden/>
              </w:rPr>
              <w:fldChar w:fldCharType="separate"/>
            </w:r>
            <w:r w:rsidR="00B371C7">
              <w:rPr>
                <w:noProof/>
                <w:webHidden/>
              </w:rPr>
              <w:t>19</w:t>
            </w:r>
            <w:r w:rsidR="00B371C7">
              <w:rPr>
                <w:noProof/>
                <w:webHidden/>
              </w:rPr>
              <w:fldChar w:fldCharType="end"/>
            </w:r>
          </w:hyperlink>
        </w:p>
        <w:p w14:paraId="7EE08E04" w14:textId="3BE62436" w:rsidR="00B371C7" w:rsidRDefault="000050A4">
          <w:pPr>
            <w:pStyle w:val="TOC3"/>
            <w:tabs>
              <w:tab w:val="left" w:pos="1200"/>
              <w:tab w:val="right" w:leader="dot" w:pos="9350"/>
            </w:tabs>
            <w:rPr>
              <w:rFonts w:cstheme="minorBidi"/>
              <w:noProof/>
              <w:sz w:val="24"/>
              <w:lang w:val="en-CA" w:bidi="ar-SA"/>
            </w:rPr>
          </w:pPr>
          <w:hyperlink w:anchor="_Toc17365179" w:history="1">
            <w:r w:rsidR="00B371C7" w:rsidRPr="00E63BDE">
              <w:rPr>
                <w:rStyle w:val="Hyperlink"/>
                <w:noProof/>
              </w:rPr>
              <w:t>5.1.8</w:t>
            </w:r>
            <w:r w:rsidR="00B371C7">
              <w:rPr>
                <w:rFonts w:cstheme="minorBidi"/>
                <w:noProof/>
                <w:sz w:val="24"/>
                <w:lang w:val="en-CA" w:bidi="ar-SA"/>
              </w:rPr>
              <w:tab/>
            </w:r>
            <w:r w:rsidR="00B371C7" w:rsidRPr="00E63BDE">
              <w:rPr>
                <w:rStyle w:val="Hyperlink"/>
                <w:noProof/>
              </w:rPr>
              <w:t>Recurring Event ontology</w:t>
            </w:r>
            <w:r w:rsidR="00B371C7">
              <w:rPr>
                <w:noProof/>
                <w:webHidden/>
              </w:rPr>
              <w:tab/>
            </w:r>
            <w:r w:rsidR="00B371C7">
              <w:rPr>
                <w:noProof/>
                <w:webHidden/>
              </w:rPr>
              <w:fldChar w:fldCharType="begin"/>
            </w:r>
            <w:r w:rsidR="00B371C7">
              <w:rPr>
                <w:noProof/>
                <w:webHidden/>
              </w:rPr>
              <w:instrText xml:space="preserve"> PAGEREF _Toc17365179 \h </w:instrText>
            </w:r>
            <w:r w:rsidR="00B371C7">
              <w:rPr>
                <w:noProof/>
                <w:webHidden/>
              </w:rPr>
            </w:r>
            <w:r w:rsidR="00B371C7">
              <w:rPr>
                <w:noProof/>
                <w:webHidden/>
              </w:rPr>
              <w:fldChar w:fldCharType="separate"/>
            </w:r>
            <w:r w:rsidR="00B371C7">
              <w:rPr>
                <w:noProof/>
                <w:webHidden/>
              </w:rPr>
              <w:t>25</w:t>
            </w:r>
            <w:r w:rsidR="00B371C7">
              <w:rPr>
                <w:noProof/>
                <w:webHidden/>
              </w:rPr>
              <w:fldChar w:fldCharType="end"/>
            </w:r>
          </w:hyperlink>
        </w:p>
        <w:p w14:paraId="07B51DAD" w14:textId="3BEC0B4F" w:rsidR="00B371C7" w:rsidRDefault="000050A4">
          <w:pPr>
            <w:pStyle w:val="TOC3"/>
            <w:tabs>
              <w:tab w:val="left" w:pos="1200"/>
              <w:tab w:val="right" w:leader="dot" w:pos="9350"/>
            </w:tabs>
            <w:rPr>
              <w:rFonts w:cstheme="minorBidi"/>
              <w:noProof/>
              <w:sz w:val="24"/>
              <w:lang w:val="en-CA" w:bidi="ar-SA"/>
            </w:rPr>
          </w:pPr>
          <w:hyperlink w:anchor="_Toc17365180" w:history="1">
            <w:r w:rsidR="00B371C7" w:rsidRPr="00E63BDE">
              <w:rPr>
                <w:rStyle w:val="Hyperlink"/>
                <w:noProof/>
              </w:rPr>
              <w:t>5.1.9</w:t>
            </w:r>
            <w:r w:rsidR="00B371C7">
              <w:rPr>
                <w:rFonts w:cstheme="minorBidi"/>
                <w:noProof/>
                <w:sz w:val="24"/>
                <w:lang w:val="en-CA" w:bidi="ar-SA"/>
              </w:rPr>
              <w:tab/>
            </w:r>
            <w:r w:rsidR="00B371C7" w:rsidRPr="00E63BDE">
              <w:rPr>
                <w:rStyle w:val="Hyperlink"/>
                <w:noProof/>
              </w:rPr>
              <w:t>Observations Ontology</w:t>
            </w:r>
            <w:r w:rsidR="00B371C7">
              <w:rPr>
                <w:noProof/>
                <w:webHidden/>
              </w:rPr>
              <w:tab/>
            </w:r>
            <w:r w:rsidR="00B371C7">
              <w:rPr>
                <w:noProof/>
                <w:webHidden/>
              </w:rPr>
              <w:fldChar w:fldCharType="begin"/>
            </w:r>
            <w:r w:rsidR="00B371C7">
              <w:rPr>
                <w:noProof/>
                <w:webHidden/>
              </w:rPr>
              <w:instrText xml:space="preserve"> PAGEREF _Toc17365180 \h </w:instrText>
            </w:r>
            <w:r w:rsidR="00B371C7">
              <w:rPr>
                <w:noProof/>
                <w:webHidden/>
              </w:rPr>
            </w:r>
            <w:r w:rsidR="00B371C7">
              <w:rPr>
                <w:noProof/>
                <w:webHidden/>
              </w:rPr>
              <w:fldChar w:fldCharType="separate"/>
            </w:r>
            <w:r w:rsidR="00B371C7">
              <w:rPr>
                <w:noProof/>
                <w:webHidden/>
              </w:rPr>
              <w:t>28</w:t>
            </w:r>
            <w:r w:rsidR="00B371C7">
              <w:rPr>
                <w:noProof/>
                <w:webHidden/>
              </w:rPr>
              <w:fldChar w:fldCharType="end"/>
            </w:r>
          </w:hyperlink>
        </w:p>
        <w:p w14:paraId="4A4030D1" w14:textId="476FC722" w:rsidR="00B371C7" w:rsidRDefault="000050A4">
          <w:pPr>
            <w:pStyle w:val="TOC2"/>
            <w:tabs>
              <w:tab w:val="left" w:pos="720"/>
              <w:tab w:val="right" w:leader="dot" w:pos="9350"/>
            </w:tabs>
            <w:rPr>
              <w:rFonts w:cstheme="minorBidi"/>
              <w:noProof/>
              <w:sz w:val="24"/>
              <w:lang w:val="en-CA" w:bidi="ar-SA"/>
            </w:rPr>
          </w:pPr>
          <w:hyperlink w:anchor="_Toc17365181" w:history="1">
            <w:r w:rsidR="00B371C7" w:rsidRPr="00E63BDE">
              <w:rPr>
                <w:rStyle w:val="Hyperlink"/>
                <w:rFonts w:ascii="Times New Roman" w:hAnsi="Times New Roman"/>
                <w:noProof/>
                <w:snapToGrid w:val="0"/>
                <w:w w:val="0"/>
              </w:rPr>
              <w:t>5.2</w:t>
            </w:r>
            <w:r w:rsidR="00B371C7">
              <w:rPr>
                <w:rFonts w:cstheme="minorBidi"/>
                <w:noProof/>
                <w:sz w:val="24"/>
                <w:lang w:val="en-CA" w:bidi="ar-SA"/>
              </w:rPr>
              <w:tab/>
            </w:r>
            <w:r w:rsidR="00B371C7" w:rsidRPr="00E63BDE">
              <w:rPr>
                <w:rStyle w:val="Hyperlink"/>
                <w:noProof/>
              </w:rPr>
              <w:t>Contact Ontology</w:t>
            </w:r>
            <w:r w:rsidR="00B371C7">
              <w:rPr>
                <w:noProof/>
                <w:webHidden/>
              </w:rPr>
              <w:tab/>
            </w:r>
            <w:r w:rsidR="00B371C7">
              <w:rPr>
                <w:noProof/>
                <w:webHidden/>
              </w:rPr>
              <w:fldChar w:fldCharType="begin"/>
            </w:r>
            <w:r w:rsidR="00B371C7">
              <w:rPr>
                <w:noProof/>
                <w:webHidden/>
              </w:rPr>
              <w:instrText xml:space="preserve"> PAGEREF _Toc17365181 \h </w:instrText>
            </w:r>
            <w:r w:rsidR="00B371C7">
              <w:rPr>
                <w:noProof/>
                <w:webHidden/>
              </w:rPr>
            </w:r>
            <w:r w:rsidR="00B371C7">
              <w:rPr>
                <w:noProof/>
                <w:webHidden/>
              </w:rPr>
              <w:fldChar w:fldCharType="separate"/>
            </w:r>
            <w:r w:rsidR="00B371C7">
              <w:rPr>
                <w:noProof/>
                <w:webHidden/>
              </w:rPr>
              <w:t>30</w:t>
            </w:r>
            <w:r w:rsidR="00B371C7">
              <w:rPr>
                <w:noProof/>
                <w:webHidden/>
              </w:rPr>
              <w:fldChar w:fldCharType="end"/>
            </w:r>
          </w:hyperlink>
        </w:p>
        <w:p w14:paraId="1B9D99E5" w14:textId="37561B1C" w:rsidR="00B371C7" w:rsidRDefault="000050A4">
          <w:pPr>
            <w:pStyle w:val="TOC2"/>
            <w:tabs>
              <w:tab w:val="left" w:pos="720"/>
              <w:tab w:val="right" w:leader="dot" w:pos="9350"/>
            </w:tabs>
            <w:rPr>
              <w:rFonts w:cstheme="minorBidi"/>
              <w:noProof/>
              <w:sz w:val="24"/>
              <w:lang w:val="en-CA" w:bidi="ar-SA"/>
            </w:rPr>
          </w:pPr>
          <w:hyperlink w:anchor="_Toc17365182" w:history="1">
            <w:r w:rsidR="00B371C7" w:rsidRPr="00E63BDE">
              <w:rPr>
                <w:rStyle w:val="Hyperlink"/>
                <w:rFonts w:ascii="Times New Roman" w:hAnsi="Times New Roman"/>
                <w:noProof/>
                <w:snapToGrid w:val="0"/>
                <w:w w:val="0"/>
              </w:rPr>
              <w:t>5.3</w:t>
            </w:r>
            <w:r w:rsidR="00B371C7">
              <w:rPr>
                <w:rFonts w:cstheme="minorBidi"/>
                <w:noProof/>
                <w:sz w:val="24"/>
                <w:lang w:val="en-CA" w:bidi="ar-SA"/>
              </w:rPr>
              <w:tab/>
            </w:r>
            <w:r w:rsidR="00B371C7" w:rsidRPr="00E63BDE">
              <w:rPr>
                <w:rStyle w:val="Hyperlink"/>
                <w:noProof/>
              </w:rPr>
              <w:t>Person Ontology</w:t>
            </w:r>
            <w:r w:rsidR="00B371C7">
              <w:rPr>
                <w:noProof/>
                <w:webHidden/>
              </w:rPr>
              <w:tab/>
            </w:r>
            <w:r w:rsidR="00B371C7">
              <w:rPr>
                <w:noProof/>
                <w:webHidden/>
              </w:rPr>
              <w:fldChar w:fldCharType="begin"/>
            </w:r>
            <w:r w:rsidR="00B371C7">
              <w:rPr>
                <w:noProof/>
                <w:webHidden/>
              </w:rPr>
              <w:instrText xml:space="preserve"> PAGEREF _Toc17365182 \h </w:instrText>
            </w:r>
            <w:r w:rsidR="00B371C7">
              <w:rPr>
                <w:noProof/>
                <w:webHidden/>
              </w:rPr>
            </w:r>
            <w:r w:rsidR="00B371C7">
              <w:rPr>
                <w:noProof/>
                <w:webHidden/>
              </w:rPr>
              <w:fldChar w:fldCharType="separate"/>
            </w:r>
            <w:r w:rsidR="00B371C7">
              <w:rPr>
                <w:noProof/>
                <w:webHidden/>
              </w:rPr>
              <w:t>31</w:t>
            </w:r>
            <w:r w:rsidR="00B371C7">
              <w:rPr>
                <w:noProof/>
                <w:webHidden/>
              </w:rPr>
              <w:fldChar w:fldCharType="end"/>
            </w:r>
          </w:hyperlink>
        </w:p>
        <w:p w14:paraId="0825A31D" w14:textId="5C3AF321" w:rsidR="00B371C7" w:rsidRDefault="000050A4">
          <w:pPr>
            <w:pStyle w:val="TOC2"/>
            <w:tabs>
              <w:tab w:val="left" w:pos="720"/>
              <w:tab w:val="right" w:leader="dot" w:pos="9350"/>
            </w:tabs>
            <w:rPr>
              <w:rFonts w:cstheme="minorBidi"/>
              <w:noProof/>
              <w:sz w:val="24"/>
              <w:lang w:val="en-CA" w:bidi="ar-SA"/>
            </w:rPr>
          </w:pPr>
          <w:hyperlink w:anchor="_Toc17365183" w:history="1">
            <w:r w:rsidR="00B371C7" w:rsidRPr="00E63BDE">
              <w:rPr>
                <w:rStyle w:val="Hyperlink"/>
                <w:rFonts w:ascii="Times New Roman" w:hAnsi="Times New Roman"/>
                <w:noProof/>
                <w:snapToGrid w:val="0"/>
                <w:w w:val="0"/>
              </w:rPr>
              <w:t>5.4</w:t>
            </w:r>
            <w:r w:rsidR="00B371C7">
              <w:rPr>
                <w:rFonts w:cstheme="minorBidi"/>
                <w:noProof/>
                <w:sz w:val="24"/>
                <w:lang w:val="en-CA" w:bidi="ar-SA"/>
              </w:rPr>
              <w:tab/>
            </w:r>
            <w:r w:rsidR="00B371C7" w:rsidRPr="00E63BDE">
              <w:rPr>
                <w:rStyle w:val="Hyperlink"/>
                <w:noProof/>
              </w:rPr>
              <w:t>Household Ontology</w:t>
            </w:r>
            <w:r w:rsidR="00B371C7">
              <w:rPr>
                <w:noProof/>
                <w:webHidden/>
              </w:rPr>
              <w:tab/>
            </w:r>
            <w:r w:rsidR="00B371C7">
              <w:rPr>
                <w:noProof/>
                <w:webHidden/>
              </w:rPr>
              <w:fldChar w:fldCharType="begin"/>
            </w:r>
            <w:r w:rsidR="00B371C7">
              <w:rPr>
                <w:noProof/>
                <w:webHidden/>
              </w:rPr>
              <w:instrText xml:space="preserve"> PAGEREF _Toc17365183 \h </w:instrText>
            </w:r>
            <w:r w:rsidR="00B371C7">
              <w:rPr>
                <w:noProof/>
                <w:webHidden/>
              </w:rPr>
            </w:r>
            <w:r w:rsidR="00B371C7">
              <w:rPr>
                <w:noProof/>
                <w:webHidden/>
              </w:rPr>
              <w:fldChar w:fldCharType="separate"/>
            </w:r>
            <w:r w:rsidR="00B371C7">
              <w:rPr>
                <w:noProof/>
                <w:webHidden/>
              </w:rPr>
              <w:t>32</w:t>
            </w:r>
            <w:r w:rsidR="00B371C7">
              <w:rPr>
                <w:noProof/>
                <w:webHidden/>
              </w:rPr>
              <w:fldChar w:fldCharType="end"/>
            </w:r>
          </w:hyperlink>
        </w:p>
        <w:p w14:paraId="26EF3680" w14:textId="07AA95A2" w:rsidR="00B371C7" w:rsidRDefault="000050A4">
          <w:pPr>
            <w:pStyle w:val="TOC2"/>
            <w:tabs>
              <w:tab w:val="left" w:pos="720"/>
              <w:tab w:val="right" w:leader="dot" w:pos="9350"/>
            </w:tabs>
            <w:rPr>
              <w:rFonts w:cstheme="minorBidi"/>
              <w:noProof/>
              <w:sz w:val="24"/>
              <w:lang w:val="en-CA" w:bidi="ar-SA"/>
            </w:rPr>
          </w:pPr>
          <w:hyperlink w:anchor="_Toc17365184" w:history="1">
            <w:r w:rsidR="00B371C7" w:rsidRPr="00E63BDE">
              <w:rPr>
                <w:rStyle w:val="Hyperlink"/>
                <w:rFonts w:ascii="Times New Roman" w:hAnsi="Times New Roman"/>
                <w:noProof/>
                <w:snapToGrid w:val="0"/>
                <w:w w:val="0"/>
              </w:rPr>
              <w:t>5.5</w:t>
            </w:r>
            <w:r w:rsidR="00B371C7">
              <w:rPr>
                <w:rFonts w:cstheme="minorBidi"/>
                <w:noProof/>
                <w:sz w:val="24"/>
                <w:lang w:val="en-CA" w:bidi="ar-SA"/>
              </w:rPr>
              <w:tab/>
            </w:r>
            <w:r w:rsidR="00B371C7" w:rsidRPr="00E63BDE">
              <w:rPr>
                <w:rStyle w:val="Hyperlink"/>
                <w:noProof/>
              </w:rPr>
              <w:t>Organization Ontology</w:t>
            </w:r>
            <w:r w:rsidR="00B371C7">
              <w:rPr>
                <w:noProof/>
                <w:webHidden/>
              </w:rPr>
              <w:tab/>
            </w:r>
            <w:r w:rsidR="00B371C7">
              <w:rPr>
                <w:noProof/>
                <w:webHidden/>
              </w:rPr>
              <w:fldChar w:fldCharType="begin"/>
            </w:r>
            <w:r w:rsidR="00B371C7">
              <w:rPr>
                <w:noProof/>
                <w:webHidden/>
              </w:rPr>
              <w:instrText xml:space="preserve"> PAGEREF _Toc17365184 \h </w:instrText>
            </w:r>
            <w:r w:rsidR="00B371C7">
              <w:rPr>
                <w:noProof/>
                <w:webHidden/>
              </w:rPr>
            </w:r>
            <w:r w:rsidR="00B371C7">
              <w:rPr>
                <w:noProof/>
                <w:webHidden/>
              </w:rPr>
              <w:fldChar w:fldCharType="separate"/>
            </w:r>
            <w:r w:rsidR="00B371C7">
              <w:rPr>
                <w:noProof/>
                <w:webHidden/>
              </w:rPr>
              <w:t>34</w:t>
            </w:r>
            <w:r w:rsidR="00B371C7">
              <w:rPr>
                <w:noProof/>
                <w:webHidden/>
              </w:rPr>
              <w:fldChar w:fldCharType="end"/>
            </w:r>
          </w:hyperlink>
        </w:p>
        <w:p w14:paraId="420A915C" w14:textId="07D36B18" w:rsidR="00B371C7" w:rsidRDefault="000050A4">
          <w:pPr>
            <w:pStyle w:val="TOC2"/>
            <w:tabs>
              <w:tab w:val="left" w:pos="720"/>
              <w:tab w:val="right" w:leader="dot" w:pos="9350"/>
            </w:tabs>
            <w:rPr>
              <w:rFonts w:cstheme="minorBidi"/>
              <w:noProof/>
              <w:sz w:val="24"/>
              <w:lang w:val="en-CA" w:bidi="ar-SA"/>
            </w:rPr>
          </w:pPr>
          <w:hyperlink w:anchor="_Toc17365185" w:history="1">
            <w:r w:rsidR="00B371C7" w:rsidRPr="00E63BDE">
              <w:rPr>
                <w:rStyle w:val="Hyperlink"/>
                <w:rFonts w:ascii="Times New Roman" w:hAnsi="Times New Roman"/>
                <w:noProof/>
                <w:snapToGrid w:val="0"/>
                <w:w w:val="0"/>
              </w:rPr>
              <w:t>5.6</w:t>
            </w:r>
            <w:r w:rsidR="00B371C7">
              <w:rPr>
                <w:rFonts w:cstheme="minorBidi"/>
                <w:noProof/>
                <w:sz w:val="24"/>
                <w:lang w:val="en-CA" w:bidi="ar-SA"/>
              </w:rPr>
              <w:tab/>
            </w:r>
            <w:r w:rsidR="00B371C7" w:rsidRPr="00E63BDE">
              <w:rPr>
                <w:rStyle w:val="Hyperlink"/>
                <w:noProof/>
              </w:rPr>
              <w:t>Building Ontology</w:t>
            </w:r>
            <w:r w:rsidR="00B371C7">
              <w:rPr>
                <w:noProof/>
                <w:webHidden/>
              </w:rPr>
              <w:tab/>
            </w:r>
            <w:r w:rsidR="00B371C7">
              <w:rPr>
                <w:noProof/>
                <w:webHidden/>
              </w:rPr>
              <w:fldChar w:fldCharType="begin"/>
            </w:r>
            <w:r w:rsidR="00B371C7">
              <w:rPr>
                <w:noProof/>
                <w:webHidden/>
              </w:rPr>
              <w:instrText xml:space="preserve"> PAGEREF _Toc17365185 \h </w:instrText>
            </w:r>
            <w:r w:rsidR="00B371C7">
              <w:rPr>
                <w:noProof/>
                <w:webHidden/>
              </w:rPr>
            </w:r>
            <w:r w:rsidR="00B371C7">
              <w:rPr>
                <w:noProof/>
                <w:webHidden/>
              </w:rPr>
              <w:fldChar w:fldCharType="separate"/>
            </w:r>
            <w:r w:rsidR="00B371C7">
              <w:rPr>
                <w:noProof/>
                <w:webHidden/>
              </w:rPr>
              <w:t>38</w:t>
            </w:r>
            <w:r w:rsidR="00B371C7">
              <w:rPr>
                <w:noProof/>
                <w:webHidden/>
              </w:rPr>
              <w:fldChar w:fldCharType="end"/>
            </w:r>
          </w:hyperlink>
        </w:p>
        <w:p w14:paraId="2A774D7D" w14:textId="69207CB0" w:rsidR="00B371C7" w:rsidRDefault="000050A4">
          <w:pPr>
            <w:pStyle w:val="TOC2"/>
            <w:tabs>
              <w:tab w:val="left" w:pos="720"/>
              <w:tab w:val="right" w:leader="dot" w:pos="9350"/>
            </w:tabs>
            <w:rPr>
              <w:rFonts w:cstheme="minorBidi"/>
              <w:noProof/>
              <w:sz w:val="24"/>
              <w:lang w:val="en-CA" w:bidi="ar-SA"/>
            </w:rPr>
          </w:pPr>
          <w:hyperlink w:anchor="_Toc17365186" w:history="1">
            <w:r w:rsidR="00B371C7" w:rsidRPr="00E63BDE">
              <w:rPr>
                <w:rStyle w:val="Hyperlink"/>
                <w:rFonts w:ascii="Times New Roman" w:hAnsi="Times New Roman"/>
                <w:noProof/>
                <w:snapToGrid w:val="0"/>
                <w:w w:val="0"/>
              </w:rPr>
              <w:t>5.7</w:t>
            </w:r>
            <w:r w:rsidR="00B371C7">
              <w:rPr>
                <w:rFonts w:cstheme="minorBidi"/>
                <w:noProof/>
                <w:sz w:val="24"/>
                <w:lang w:val="en-CA" w:bidi="ar-SA"/>
              </w:rPr>
              <w:tab/>
            </w:r>
            <w:r w:rsidR="00B371C7" w:rsidRPr="00E63BDE">
              <w:rPr>
                <w:rStyle w:val="Hyperlink"/>
                <w:noProof/>
              </w:rPr>
              <w:t>Vehicle Ontology</w:t>
            </w:r>
            <w:r w:rsidR="00B371C7">
              <w:rPr>
                <w:noProof/>
                <w:webHidden/>
              </w:rPr>
              <w:tab/>
            </w:r>
            <w:r w:rsidR="00B371C7">
              <w:rPr>
                <w:noProof/>
                <w:webHidden/>
              </w:rPr>
              <w:fldChar w:fldCharType="begin"/>
            </w:r>
            <w:r w:rsidR="00B371C7">
              <w:rPr>
                <w:noProof/>
                <w:webHidden/>
              </w:rPr>
              <w:instrText xml:space="preserve"> PAGEREF _Toc17365186 \h </w:instrText>
            </w:r>
            <w:r w:rsidR="00B371C7">
              <w:rPr>
                <w:noProof/>
                <w:webHidden/>
              </w:rPr>
            </w:r>
            <w:r w:rsidR="00B371C7">
              <w:rPr>
                <w:noProof/>
                <w:webHidden/>
              </w:rPr>
              <w:fldChar w:fldCharType="separate"/>
            </w:r>
            <w:r w:rsidR="00B371C7">
              <w:rPr>
                <w:noProof/>
                <w:webHidden/>
              </w:rPr>
              <w:t>40</w:t>
            </w:r>
            <w:r w:rsidR="00B371C7">
              <w:rPr>
                <w:noProof/>
                <w:webHidden/>
              </w:rPr>
              <w:fldChar w:fldCharType="end"/>
            </w:r>
          </w:hyperlink>
        </w:p>
        <w:p w14:paraId="3DE490CC" w14:textId="28FC0F5C" w:rsidR="00B371C7" w:rsidRDefault="000050A4">
          <w:pPr>
            <w:pStyle w:val="TOC2"/>
            <w:tabs>
              <w:tab w:val="left" w:pos="720"/>
              <w:tab w:val="right" w:leader="dot" w:pos="9350"/>
            </w:tabs>
            <w:rPr>
              <w:rFonts w:cstheme="minorBidi"/>
              <w:noProof/>
              <w:sz w:val="24"/>
              <w:lang w:val="en-CA" w:bidi="ar-SA"/>
            </w:rPr>
          </w:pPr>
          <w:hyperlink w:anchor="_Toc17365187" w:history="1">
            <w:r w:rsidR="00B371C7" w:rsidRPr="00E63BDE">
              <w:rPr>
                <w:rStyle w:val="Hyperlink"/>
                <w:rFonts w:ascii="Times New Roman" w:hAnsi="Times New Roman"/>
                <w:noProof/>
                <w:snapToGrid w:val="0"/>
                <w:w w:val="0"/>
              </w:rPr>
              <w:t>5.8</w:t>
            </w:r>
            <w:r w:rsidR="00B371C7">
              <w:rPr>
                <w:rFonts w:cstheme="minorBidi"/>
                <w:noProof/>
                <w:sz w:val="24"/>
                <w:lang w:val="en-CA" w:bidi="ar-SA"/>
              </w:rPr>
              <w:tab/>
            </w:r>
            <w:r w:rsidR="00B371C7" w:rsidRPr="00E63BDE">
              <w:rPr>
                <w:rStyle w:val="Hyperlink"/>
                <w:noProof/>
              </w:rPr>
              <w:t>Transportation System Ontology</w:t>
            </w:r>
            <w:r w:rsidR="00B371C7">
              <w:rPr>
                <w:noProof/>
                <w:webHidden/>
              </w:rPr>
              <w:tab/>
            </w:r>
            <w:r w:rsidR="00B371C7">
              <w:rPr>
                <w:noProof/>
                <w:webHidden/>
              </w:rPr>
              <w:fldChar w:fldCharType="begin"/>
            </w:r>
            <w:r w:rsidR="00B371C7">
              <w:rPr>
                <w:noProof/>
                <w:webHidden/>
              </w:rPr>
              <w:instrText xml:space="preserve"> PAGEREF _Toc17365187 \h </w:instrText>
            </w:r>
            <w:r w:rsidR="00B371C7">
              <w:rPr>
                <w:noProof/>
                <w:webHidden/>
              </w:rPr>
            </w:r>
            <w:r w:rsidR="00B371C7">
              <w:rPr>
                <w:noProof/>
                <w:webHidden/>
              </w:rPr>
              <w:fldChar w:fldCharType="separate"/>
            </w:r>
            <w:r w:rsidR="00B371C7">
              <w:rPr>
                <w:noProof/>
                <w:webHidden/>
              </w:rPr>
              <w:t>41</w:t>
            </w:r>
            <w:r w:rsidR="00B371C7">
              <w:rPr>
                <w:noProof/>
                <w:webHidden/>
              </w:rPr>
              <w:fldChar w:fldCharType="end"/>
            </w:r>
          </w:hyperlink>
        </w:p>
        <w:p w14:paraId="0493BA87" w14:textId="560AB96F" w:rsidR="00B371C7" w:rsidRDefault="000050A4">
          <w:pPr>
            <w:pStyle w:val="TOC3"/>
            <w:tabs>
              <w:tab w:val="left" w:pos="1200"/>
              <w:tab w:val="right" w:leader="dot" w:pos="9350"/>
            </w:tabs>
            <w:rPr>
              <w:rFonts w:cstheme="minorBidi"/>
              <w:noProof/>
              <w:sz w:val="24"/>
              <w:lang w:val="en-CA" w:bidi="ar-SA"/>
            </w:rPr>
          </w:pPr>
          <w:hyperlink w:anchor="_Toc17365188" w:history="1">
            <w:r w:rsidR="00B371C7" w:rsidRPr="00E63BDE">
              <w:rPr>
                <w:rStyle w:val="Hyperlink"/>
                <w:noProof/>
              </w:rPr>
              <w:t>5.8.1</w:t>
            </w:r>
            <w:r w:rsidR="00B371C7">
              <w:rPr>
                <w:rFonts w:cstheme="minorBidi"/>
                <w:noProof/>
                <w:sz w:val="24"/>
                <w:lang w:val="en-CA" w:bidi="ar-SA"/>
              </w:rPr>
              <w:tab/>
            </w:r>
            <w:r w:rsidR="00B371C7" w:rsidRPr="00E63BDE">
              <w:rPr>
                <w:rStyle w:val="Hyperlink"/>
                <w:noProof/>
              </w:rPr>
              <w:t>Travel Costs</w:t>
            </w:r>
            <w:r w:rsidR="00B371C7">
              <w:rPr>
                <w:noProof/>
                <w:webHidden/>
              </w:rPr>
              <w:tab/>
            </w:r>
            <w:r w:rsidR="00B371C7">
              <w:rPr>
                <w:noProof/>
                <w:webHidden/>
              </w:rPr>
              <w:fldChar w:fldCharType="begin"/>
            </w:r>
            <w:r w:rsidR="00B371C7">
              <w:rPr>
                <w:noProof/>
                <w:webHidden/>
              </w:rPr>
              <w:instrText xml:space="preserve"> PAGEREF _Toc17365188 \h </w:instrText>
            </w:r>
            <w:r w:rsidR="00B371C7">
              <w:rPr>
                <w:noProof/>
                <w:webHidden/>
              </w:rPr>
            </w:r>
            <w:r w:rsidR="00B371C7">
              <w:rPr>
                <w:noProof/>
                <w:webHidden/>
              </w:rPr>
              <w:fldChar w:fldCharType="separate"/>
            </w:r>
            <w:r w:rsidR="00B371C7">
              <w:rPr>
                <w:noProof/>
                <w:webHidden/>
              </w:rPr>
              <w:t>49</w:t>
            </w:r>
            <w:r w:rsidR="00B371C7">
              <w:rPr>
                <w:noProof/>
                <w:webHidden/>
              </w:rPr>
              <w:fldChar w:fldCharType="end"/>
            </w:r>
          </w:hyperlink>
        </w:p>
        <w:p w14:paraId="32678D68" w14:textId="2A2E3E56" w:rsidR="00B371C7" w:rsidRDefault="000050A4">
          <w:pPr>
            <w:pStyle w:val="TOC2"/>
            <w:tabs>
              <w:tab w:val="left" w:pos="720"/>
              <w:tab w:val="right" w:leader="dot" w:pos="9350"/>
            </w:tabs>
            <w:rPr>
              <w:rFonts w:cstheme="minorBidi"/>
              <w:noProof/>
              <w:sz w:val="24"/>
              <w:lang w:val="en-CA" w:bidi="ar-SA"/>
            </w:rPr>
          </w:pPr>
          <w:hyperlink w:anchor="_Toc17365189" w:history="1">
            <w:r w:rsidR="00B371C7" w:rsidRPr="00E63BDE">
              <w:rPr>
                <w:rStyle w:val="Hyperlink"/>
                <w:rFonts w:ascii="Times New Roman" w:hAnsi="Times New Roman"/>
                <w:noProof/>
                <w:snapToGrid w:val="0"/>
                <w:w w:val="0"/>
              </w:rPr>
              <w:t>5.9</w:t>
            </w:r>
            <w:r w:rsidR="00B371C7">
              <w:rPr>
                <w:rFonts w:cstheme="minorBidi"/>
                <w:noProof/>
                <w:sz w:val="24"/>
                <w:lang w:val="en-CA" w:bidi="ar-SA"/>
              </w:rPr>
              <w:tab/>
            </w:r>
            <w:r w:rsidR="00B371C7" w:rsidRPr="00E63BDE">
              <w:rPr>
                <w:rStyle w:val="Hyperlink"/>
                <w:noProof/>
              </w:rPr>
              <w:t>Parking Ontology</w:t>
            </w:r>
            <w:r w:rsidR="00B371C7">
              <w:rPr>
                <w:noProof/>
                <w:webHidden/>
              </w:rPr>
              <w:tab/>
            </w:r>
            <w:r w:rsidR="00B371C7">
              <w:rPr>
                <w:noProof/>
                <w:webHidden/>
              </w:rPr>
              <w:fldChar w:fldCharType="begin"/>
            </w:r>
            <w:r w:rsidR="00B371C7">
              <w:rPr>
                <w:noProof/>
                <w:webHidden/>
              </w:rPr>
              <w:instrText xml:space="preserve"> PAGEREF _Toc17365189 \h </w:instrText>
            </w:r>
            <w:r w:rsidR="00B371C7">
              <w:rPr>
                <w:noProof/>
                <w:webHidden/>
              </w:rPr>
            </w:r>
            <w:r w:rsidR="00B371C7">
              <w:rPr>
                <w:noProof/>
                <w:webHidden/>
              </w:rPr>
              <w:fldChar w:fldCharType="separate"/>
            </w:r>
            <w:r w:rsidR="00B371C7">
              <w:rPr>
                <w:noProof/>
                <w:webHidden/>
              </w:rPr>
              <w:t>50</w:t>
            </w:r>
            <w:r w:rsidR="00B371C7">
              <w:rPr>
                <w:noProof/>
                <w:webHidden/>
              </w:rPr>
              <w:fldChar w:fldCharType="end"/>
            </w:r>
          </w:hyperlink>
        </w:p>
        <w:p w14:paraId="49A8A9BE" w14:textId="387CA243" w:rsidR="00B371C7" w:rsidRDefault="000050A4">
          <w:pPr>
            <w:pStyle w:val="TOC2"/>
            <w:tabs>
              <w:tab w:val="left" w:pos="960"/>
              <w:tab w:val="right" w:leader="dot" w:pos="9350"/>
            </w:tabs>
            <w:rPr>
              <w:rFonts w:cstheme="minorBidi"/>
              <w:noProof/>
              <w:sz w:val="24"/>
              <w:lang w:val="en-CA" w:bidi="ar-SA"/>
            </w:rPr>
          </w:pPr>
          <w:hyperlink w:anchor="_Toc17365190" w:history="1">
            <w:r w:rsidR="00B371C7" w:rsidRPr="00E63BDE">
              <w:rPr>
                <w:rStyle w:val="Hyperlink"/>
                <w:rFonts w:ascii="Times New Roman" w:hAnsi="Times New Roman"/>
                <w:noProof/>
                <w:snapToGrid w:val="0"/>
                <w:w w:val="0"/>
              </w:rPr>
              <w:t>5.10</w:t>
            </w:r>
            <w:r w:rsidR="00B371C7">
              <w:rPr>
                <w:rFonts w:cstheme="minorBidi"/>
                <w:noProof/>
                <w:sz w:val="24"/>
                <w:lang w:val="en-CA" w:bidi="ar-SA"/>
              </w:rPr>
              <w:tab/>
            </w:r>
            <w:r w:rsidR="00B371C7" w:rsidRPr="00E63BDE">
              <w:rPr>
                <w:rStyle w:val="Hyperlink"/>
                <w:noProof/>
              </w:rPr>
              <w:t>Public Transit Ontology</w:t>
            </w:r>
            <w:r w:rsidR="00B371C7">
              <w:rPr>
                <w:noProof/>
                <w:webHidden/>
              </w:rPr>
              <w:tab/>
            </w:r>
            <w:r w:rsidR="00B371C7">
              <w:rPr>
                <w:noProof/>
                <w:webHidden/>
              </w:rPr>
              <w:fldChar w:fldCharType="begin"/>
            </w:r>
            <w:r w:rsidR="00B371C7">
              <w:rPr>
                <w:noProof/>
                <w:webHidden/>
              </w:rPr>
              <w:instrText xml:space="preserve"> PAGEREF _Toc17365190 \h </w:instrText>
            </w:r>
            <w:r w:rsidR="00B371C7">
              <w:rPr>
                <w:noProof/>
                <w:webHidden/>
              </w:rPr>
            </w:r>
            <w:r w:rsidR="00B371C7">
              <w:rPr>
                <w:noProof/>
                <w:webHidden/>
              </w:rPr>
              <w:fldChar w:fldCharType="separate"/>
            </w:r>
            <w:r w:rsidR="00B371C7">
              <w:rPr>
                <w:noProof/>
                <w:webHidden/>
              </w:rPr>
              <w:t>53</w:t>
            </w:r>
            <w:r w:rsidR="00B371C7">
              <w:rPr>
                <w:noProof/>
                <w:webHidden/>
              </w:rPr>
              <w:fldChar w:fldCharType="end"/>
            </w:r>
          </w:hyperlink>
        </w:p>
        <w:p w14:paraId="6684CB7E" w14:textId="4E05E5B3" w:rsidR="00B371C7" w:rsidRDefault="000050A4">
          <w:pPr>
            <w:pStyle w:val="TOC2"/>
            <w:tabs>
              <w:tab w:val="left" w:pos="960"/>
              <w:tab w:val="right" w:leader="dot" w:pos="9350"/>
            </w:tabs>
            <w:rPr>
              <w:rFonts w:cstheme="minorBidi"/>
              <w:noProof/>
              <w:sz w:val="24"/>
              <w:lang w:val="en-CA" w:bidi="ar-SA"/>
            </w:rPr>
          </w:pPr>
          <w:hyperlink w:anchor="_Toc17365191" w:history="1">
            <w:r w:rsidR="00B371C7" w:rsidRPr="00E63BDE">
              <w:rPr>
                <w:rStyle w:val="Hyperlink"/>
                <w:rFonts w:ascii="Times New Roman" w:hAnsi="Times New Roman"/>
                <w:noProof/>
                <w:snapToGrid w:val="0"/>
                <w:w w:val="0"/>
              </w:rPr>
              <w:t>5.11</w:t>
            </w:r>
            <w:r w:rsidR="00B371C7">
              <w:rPr>
                <w:rFonts w:cstheme="minorBidi"/>
                <w:noProof/>
                <w:sz w:val="24"/>
                <w:lang w:val="en-CA" w:bidi="ar-SA"/>
              </w:rPr>
              <w:tab/>
            </w:r>
            <w:r w:rsidR="00B371C7" w:rsidRPr="00E63BDE">
              <w:rPr>
                <w:rStyle w:val="Hyperlink"/>
                <w:noProof/>
              </w:rPr>
              <w:t>Land Use Ontology</w:t>
            </w:r>
            <w:r w:rsidR="00B371C7">
              <w:rPr>
                <w:noProof/>
                <w:webHidden/>
              </w:rPr>
              <w:tab/>
            </w:r>
            <w:r w:rsidR="00B371C7">
              <w:rPr>
                <w:noProof/>
                <w:webHidden/>
              </w:rPr>
              <w:fldChar w:fldCharType="begin"/>
            </w:r>
            <w:r w:rsidR="00B371C7">
              <w:rPr>
                <w:noProof/>
                <w:webHidden/>
              </w:rPr>
              <w:instrText xml:space="preserve"> PAGEREF _Toc17365191 \h </w:instrText>
            </w:r>
            <w:r w:rsidR="00B371C7">
              <w:rPr>
                <w:noProof/>
                <w:webHidden/>
              </w:rPr>
            </w:r>
            <w:r w:rsidR="00B371C7">
              <w:rPr>
                <w:noProof/>
                <w:webHidden/>
              </w:rPr>
              <w:fldChar w:fldCharType="separate"/>
            </w:r>
            <w:r w:rsidR="00B371C7">
              <w:rPr>
                <w:noProof/>
                <w:webHidden/>
              </w:rPr>
              <w:t>57</w:t>
            </w:r>
            <w:r w:rsidR="00B371C7">
              <w:rPr>
                <w:noProof/>
                <w:webHidden/>
              </w:rPr>
              <w:fldChar w:fldCharType="end"/>
            </w:r>
          </w:hyperlink>
        </w:p>
        <w:p w14:paraId="0F7F8914" w14:textId="113FF00F" w:rsidR="00B371C7" w:rsidRDefault="000050A4">
          <w:pPr>
            <w:pStyle w:val="TOC2"/>
            <w:tabs>
              <w:tab w:val="left" w:pos="960"/>
              <w:tab w:val="right" w:leader="dot" w:pos="9350"/>
            </w:tabs>
            <w:rPr>
              <w:rFonts w:cstheme="minorBidi"/>
              <w:noProof/>
              <w:sz w:val="24"/>
              <w:lang w:val="en-CA" w:bidi="ar-SA"/>
            </w:rPr>
          </w:pPr>
          <w:hyperlink w:anchor="_Toc17365192" w:history="1">
            <w:r w:rsidR="00B371C7" w:rsidRPr="00E63BDE">
              <w:rPr>
                <w:rStyle w:val="Hyperlink"/>
                <w:rFonts w:ascii="Times New Roman" w:hAnsi="Times New Roman"/>
                <w:noProof/>
                <w:snapToGrid w:val="0"/>
                <w:w w:val="0"/>
              </w:rPr>
              <w:t>5.12</w:t>
            </w:r>
            <w:r w:rsidR="00B371C7">
              <w:rPr>
                <w:rFonts w:cstheme="minorBidi"/>
                <w:noProof/>
                <w:sz w:val="24"/>
                <w:lang w:val="en-CA" w:bidi="ar-SA"/>
              </w:rPr>
              <w:tab/>
            </w:r>
            <w:r w:rsidR="00B371C7" w:rsidRPr="00E63BDE">
              <w:rPr>
                <w:rStyle w:val="Hyperlink"/>
                <w:noProof/>
              </w:rPr>
              <w:t>Trip Ontology</w:t>
            </w:r>
            <w:r w:rsidR="00B371C7">
              <w:rPr>
                <w:noProof/>
                <w:webHidden/>
              </w:rPr>
              <w:tab/>
            </w:r>
            <w:r w:rsidR="00B371C7">
              <w:rPr>
                <w:noProof/>
                <w:webHidden/>
              </w:rPr>
              <w:fldChar w:fldCharType="begin"/>
            </w:r>
            <w:r w:rsidR="00B371C7">
              <w:rPr>
                <w:noProof/>
                <w:webHidden/>
              </w:rPr>
              <w:instrText xml:space="preserve"> PAGEREF _Toc17365192 \h </w:instrText>
            </w:r>
            <w:r w:rsidR="00B371C7">
              <w:rPr>
                <w:noProof/>
                <w:webHidden/>
              </w:rPr>
            </w:r>
            <w:r w:rsidR="00B371C7">
              <w:rPr>
                <w:noProof/>
                <w:webHidden/>
              </w:rPr>
              <w:fldChar w:fldCharType="separate"/>
            </w:r>
            <w:r w:rsidR="00B371C7">
              <w:rPr>
                <w:noProof/>
                <w:webHidden/>
              </w:rPr>
              <w:t>61</w:t>
            </w:r>
            <w:r w:rsidR="00B371C7">
              <w:rPr>
                <w:noProof/>
                <w:webHidden/>
              </w:rPr>
              <w:fldChar w:fldCharType="end"/>
            </w:r>
          </w:hyperlink>
        </w:p>
        <w:p w14:paraId="2ABA71C0" w14:textId="6AFDE435" w:rsidR="00B371C7" w:rsidRDefault="000050A4">
          <w:pPr>
            <w:pStyle w:val="TOC3"/>
            <w:tabs>
              <w:tab w:val="left" w:pos="1200"/>
              <w:tab w:val="right" w:leader="dot" w:pos="9350"/>
            </w:tabs>
            <w:rPr>
              <w:rFonts w:cstheme="minorBidi"/>
              <w:noProof/>
              <w:sz w:val="24"/>
              <w:lang w:val="en-CA" w:bidi="ar-SA"/>
            </w:rPr>
          </w:pPr>
          <w:hyperlink w:anchor="_Toc17365193" w:history="1">
            <w:r w:rsidR="00B371C7" w:rsidRPr="00E63BDE">
              <w:rPr>
                <w:rStyle w:val="Hyperlink"/>
                <w:noProof/>
              </w:rPr>
              <w:t>5.12.1</w:t>
            </w:r>
            <w:r w:rsidR="00B371C7">
              <w:rPr>
                <w:rFonts w:cstheme="minorBidi"/>
                <w:noProof/>
                <w:sz w:val="24"/>
                <w:lang w:val="en-CA" w:bidi="ar-SA"/>
              </w:rPr>
              <w:tab/>
            </w:r>
            <w:r w:rsidR="00B371C7" w:rsidRPr="00E63BDE">
              <w:rPr>
                <w:rStyle w:val="Hyperlink"/>
                <w:noProof/>
              </w:rPr>
              <w:t>Trip Costs</w:t>
            </w:r>
            <w:r w:rsidR="00B371C7">
              <w:rPr>
                <w:noProof/>
                <w:webHidden/>
              </w:rPr>
              <w:tab/>
            </w:r>
            <w:r w:rsidR="00B371C7">
              <w:rPr>
                <w:noProof/>
                <w:webHidden/>
              </w:rPr>
              <w:fldChar w:fldCharType="begin"/>
            </w:r>
            <w:r w:rsidR="00B371C7">
              <w:rPr>
                <w:noProof/>
                <w:webHidden/>
              </w:rPr>
              <w:instrText xml:space="preserve"> PAGEREF _Toc17365193 \h </w:instrText>
            </w:r>
            <w:r w:rsidR="00B371C7">
              <w:rPr>
                <w:noProof/>
                <w:webHidden/>
              </w:rPr>
            </w:r>
            <w:r w:rsidR="00B371C7">
              <w:rPr>
                <w:noProof/>
                <w:webHidden/>
              </w:rPr>
              <w:fldChar w:fldCharType="separate"/>
            </w:r>
            <w:r w:rsidR="00B371C7">
              <w:rPr>
                <w:noProof/>
                <w:webHidden/>
              </w:rPr>
              <w:t>62</w:t>
            </w:r>
            <w:r w:rsidR="00B371C7">
              <w:rPr>
                <w:noProof/>
                <w:webHidden/>
              </w:rPr>
              <w:fldChar w:fldCharType="end"/>
            </w:r>
          </w:hyperlink>
        </w:p>
        <w:p w14:paraId="4DAA900A" w14:textId="42704F20" w:rsidR="00B371C7" w:rsidRDefault="000050A4">
          <w:pPr>
            <w:pStyle w:val="TOC2"/>
            <w:tabs>
              <w:tab w:val="left" w:pos="960"/>
              <w:tab w:val="right" w:leader="dot" w:pos="9350"/>
            </w:tabs>
            <w:rPr>
              <w:rFonts w:cstheme="minorBidi"/>
              <w:noProof/>
              <w:sz w:val="24"/>
              <w:lang w:val="en-CA" w:bidi="ar-SA"/>
            </w:rPr>
          </w:pPr>
          <w:hyperlink w:anchor="_Toc17365194" w:history="1">
            <w:r w:rsidR="00B371C7" w:rsidRPr="00E63BDE">
              <w:rPr>
                <w:rStyle w:val="Hyperlink"/>
                <w:rFonts w:ascii="Times New Roman" w:hAnsi="Times New Roman"/>
                <w:noProof/>
                <w:snapToGrid w:val="0"/>
                <w:w w:val="0"/>
              </w:rPr>
              <w:t>5.13</w:t>
            </w:r>
            <w:r w:rsidR="00B371C7">
              <w:rPr>
                <w:rFonts w:cstheme="minorBidi"/>
                <w:noProof/>
                <w:sz w:val="24"/>
                <w:lang w:val="en-CA" w:bidi="ar-SA"/>
              </w:rPr>
              <w:tab/>
            </w:r>
            <w:r w:rsidR="00B371C7" w:rsidRPr="00E63BDE">
              <w:rPr>
                <w:rStyle w:val="Hyperlink"/>
                <w:noProof/>
              </w:rPr>
              <w:t>Urban System Ontology</w:t>
            </w:r>
            <w:r w:rsidR="00B371C7">
              <w:rPr>
                <w:noProof/>
                <w:webHidden/>
              </w:rPr>
              <w:tab/>
            </w:r>
            <w:r w:rsidR="00B371C7">
              <w:rPr>
                <w:noProof/>
                <w:webHidden/>
              </w:rPr>
              <w:fldChar w:fldCharType="begin"/>
            </w:r>
            <w:r w:rsidR="00B371C7">
              <w:rPr>
                <w:noProof/>
                <w:webHidden/>
              </w:rPr>
              <w:instrText xml:space="preserve"> PAGEREF _Toc17365194 \h </w:instrText>
            </w:r>
            <w:r w:rsidR="00B371C7">
              <w:rPr>
                <w:noProof/>
                <w:webHidden/>
              </w:rPr>
            </w:r>
            <w:r w:rsidR="00B371C7">
              <w:rPr>
                <w:noProof/>
                <w:webHidden/>
              </w:rPr>
              <w:fldChar w:fldCharType="separate"/>
            </w:r>
            <w:r w:rsidR="00B371C7">
              <w:rPr>
                <w:noProof/>
                <w:webHidden/>
              </w:rPr>
              <w:t>63</w:t>
            </w:r>
            <w:r w:rsidR="00B371C7">
              <w:rPr>
                <w:noProof/>
                <w:webHidden/>
              </w:rPr>
              <w:fldChar w:fldCharType="end"/>
            </w:r>
          </w:hyperlink>
        </w:p>
        <w:p w14:paraId="2364BFCD" w14:textId="4FA0D18D" w:rsidR="00B371C7" w:rsidRDefault="000050A4">
          <w:pPr>
            <w:pStyle w:val="TOC1"/>
            <w:tabs>
              <w:tab w:val="left" w:pos="400"/>
              <w:tab w:val="right" w:leader="dot" w:pos="9350"/>
            </w:tabs>
            <w:rPr>
              <w:rFonts w:cstheme="minorBidi"/>
              <w:noProof/>
              <w:sz w:val="24"/>
              <w:lang w:val="en-CA" w:bidi="ar-SA"/>
            </w:rPr>
          </w:pPr>
          <w:hyperlink w:anchor="_Toc17365195" w:history="1">
            <w:r w:rsidR="00B371C7" w:rsidRPr="00E63BDE">
              <w:rPr>
                <w:rStyle w:val="Hyperlink"/>
                <w:noProof/>
              </w:rPr>
              <w:t>6</w:t>
            </w:r>
            <w:r w:rsidR="00B371C7">
              <w:rPr>
                <w:rFonts w:cstheme="minorBidi"/>
                <w:noProof/>
                <w:sz w:val="24"/>
                <w:lang w:val="en-CA" w:bidi="ar-SA"/>
              </w:rPr>
              <w:tab/>
            </w:r>
            <w:r w:rsidR="00B371C7" w:rsidRPr="00E63BDE">
              <w:rPr>
                <w:rStyle w:val="Hyperlink"/>
                <w:noProof/>
              </w:rPr>
              <w:t>Applications</w:t>
            </w:r>
            <w:r w:rsidR="00B371C7">
              <w:rPr>
                <w:noProof/>
                <w:webHidden/>
              </w:rPr>
              <w:tab/>
            </w:r>
            <w:r w:rsidR="00B371C7">
              <w:rPr>
                <w:noProof/>
                <w:webHidden/>
              </w:rPr>
              <w:fldChar w:fldCharType="begin"/>
            </w:r>
            <w:r w:rsidR="00B371C7">
              <w:rPr>
                <w:noProof/>
                <w:webHidden/>
              </w:rPr>
              <w:instrText xml:space="preserve"> PAGEREF _Toc17365195 \h </w:instrText>
            </w:r>
            <w:r w:rsidR="00B371C7">
              <w:rPr>
                <w:noProof/>
                <w:webHidden/>
              </w:rPr>
            </w:r>
            <w:r w:rsidR="00B371C7">
              <w:rPr>
                <w:noProof/>
                <w:webHidden/>
              </w:rPr>
              <w:fldChar w:fldCharType="separate"/>
            </w:r>
            <w:r w:rsidR="00B371C7">
              <w:rPr>
                <w:noProof/>
                <w:webHidden/>
              </w:rPr>
              <w:t>65</w:t>
            </w:r>
            <w:r w:rsidR="00B371C7">
              <w:rPr>
                <w:noProof/>
                <w:webHidden/>
              </w:rPr>
              <w:fldChar w:fldCharType="end"/>
            </w:r>
          </w:hyperlink>
        </w:p>
        <w:p w14:paraId="6B1EF216" w14:textId="719DE3BB" w:rsidR="00B371C7" w:rsidRDefault="000050A4">
          <w:pPr>
            <w:pStyle w:val="TOC2"/>
            <w:tabs>
              <w:tab w:val="left" w:pos="720"/>
              <w:tab w:val="right" w:leader="dot" w:pos="9350"/>
            </w:tabs>
            <w:rPr>
              <w:rFonts w:cstheme="minorBidi"/>
              <w:noProof/>
              <w:sz w:val="24"/>
              <w:lang w:val="en-CA" w:bidi="ar-SA"/>
            </w:rPr>
          </w:pPr>
          <w:hyperlink w:anchor="_Toc17365196" w:history="1">
            <w:r w:rsidR="00B371C7" w:rsidRPr="00E63BDE">
              <w:rPr>
                <w:rStyle w:val="Hyperlink"/>
                <w:rFonts w:ascii="Times New Roman" w:hAnsi="Times New Roman"/>
                <w:noProof/>
                <w:snapToGrid w:val="0"/>
                <w:w w:val="0"/>
              </w:rPr>
              <w:t>6.1</w:t>
            </w:r>
            <w:r w:rsidR="00B371C7">
              <w:rPr>
                <w:rFonts w:cstheme="minorBidi"/>
                <w:noProof/>
                <w:sz w:val="24"/>
                <w:lang w:val="en-CA" w:bidi="ar-SA"/>
              </w:rPr>
              <w:tab/>
            </w:r>
            <w:r w:rsidR="00B371C7" w:rsidRPr="00E63BDE">
              <w:rPr>
                <w:rStyle w:val="Hyperlink"/>
                <w:noProof/>
              </w:rPr>
              <w:t>iCity Ontology for the IT-SoS Framework</w:t>
            </w:r>
            <w:r w:rsidR="00B371C7">
              <w:rPr>
                <w:noProof/>
                <w:webHidden/>
              </w:rPr>
              <w:tab/>
            </w:r>
            <w:r w:rsidR="00B371C7">
              <w:rPr>
                <w:noProof/>
                <w:webHidden/>
              </w:rPr>
              <w:fldChar w:fldCharType="begin"/>
            </w:r>
            <w:r w:rsidR="00B371C7">
              <w:rPr>
                <w:noProof/>
                <w:webHidden/>
              </w:rPr>
              <w:instrText xml:space="preserve"> PAGEREF _Toc17365196 \h </w:instrText>
            </w:r>
            <w:r w:rsidR="00B371C7">
              <w:rPr>
                <w:noProof/>
                <w:webHidden/>
              </w:rPr>
            </w:r>
            <w:r w:rsidR="00B371C7">
              <w:rPr>
                <w:noProof/>
                <w:webHidden/>
              </w:rPr>
              <w:fldChar w:fldCharType="separate"/>
            </w:r>
            <w:r w:rsidR="00B371C7">
              <w:rPr>
                <w:noProof/>
                <w:webHidden/>
              </w:rPr>
              <w:t>65</w:t>
            </w:r>
            <w:r w:rsidR="00B371C7">
              <w:rPr>
                <w:noProof/>
                <w:webHidden/>
              </w:rPr>
              <w:fldChar w:fldCharType="end"/>
            </w:r>
          </w:hyperlink>
        </w:p>
        <w:p w14:paraId="1D3A354C" w14:textId="1248A766" w:rsidR="00B371C7" w:rsidRDefault="000050A4">
          <w:pPr>
            <w:pStyle w:val="TOC3"/>
            <w:tabs>
              <w:tab w:val="left" w:pos="1200"/>
              <w:tab w:val="right" w:leader="dot" w:pos="9350"/>
            </w:tabs>
            <w:rPr>
              <w:rFonts w:cstheme="minorBidi"/>
              <w:noProof/>
              <w:sz w:val="24"/>
              <w:lang w:val="en-CA" w:bidi="ar-SA"/>
            </w:rPr>
          </w:pPr>
          <w:hyperlink w:anchor="_Toc17365197" w:history="1">
            <w:r w:rsidR="00B371C7" w:rsidRPr="00E63BDE">
              <w:rPr>
                <w:rStyle w:val="Hyperlink"/>
                <w:noProof/>
              </w:rPr>
              <w:t>6.1.1</w:t>
            </w:r>
            <w:r w:rsidR="00B371C7">
              <w:rPr>
                <w:rFonts w:cstheme="minorBidi"/>
                <w:noProof/>
                <w:sz w:val="24"/>
                <w:lang w:val="en-CA" w:bidi="ar-SA"/>
              </w:rPr>
              <w:tab/>
            </w:r>
            <w:r w:rsidR="00B371C7" w:rsidRPr="00E63BDE">
              <w:rPr>
                <w:rStyle w:val="Hyperlink"/>
                <w:noProof/>
              </w:rPr>
              <w:t>Ontology Interface: Functional Requirements</w:t>
            </w:r>
            <w:r w:rsidR="00B371C7">
              <w:rPr>
                <w:noProof/>
                <w:webHidden/>
              </w:rPr>
              <w:tab/>
            </w:r>
            <w:r w:rsidR="00B371C7">
              <w:rPr>
                <w:noProof/>
                <w:webHidden/>
              </w:rPr>
              <w:fldChar w:fldCharType="begin"/>
            </w:r>
            <w:r w:rsidR="00B371C7">
              <w:rPr>
                <w:noProof/>
                <w:webHidden/>
              </w:rPr>
              <w:instrText xml:space="preserve"> PAGEREF _Toc17365197 \h </w:instrText>
            </w:r>
            <w:r w:rsidR="00B371C7">
              <w:rPr>
                <w:noProof/>
                <w:webHidden/>
              </w:rPr>
            </w:r>
            <w:r w:rsidR="00B371C7">
              <w:rPr>
                <w:noProof/>
                <w:webHidden/>
              </w:rPr>
              <w:fldChar w:fldCharType="separate"/>
            </w:r>
            <w:r w:rsidR="00B371C7">
              <w:rPr>
                <w:noProof/>
                <w:webHidden/>
              </w:rPr>
              <w:t>65</w:t>
            </w:r>
            <w:r w:rsidR="00B371C7">
              <w:rPr>
                <w:noProof/>
                <w:webHidden/>
              </w:rPr>
              <w:fldChar w:fldCharType="end"/>
            </w:r>
          </w:hyperlink>
        </w:p>
        <w:p w14:paraId="5D1B6F76" w14:textId="7B64846E" w:rsidR="00B371C7" w:rsidRDefault="000050A4">
          <w:pPr>
            <w:pStyle w:val="TOC3"/>
            <w:tabs>
              <w:tab w:val="left" w:pos="1200"/>
              <w:tab w:val="right" w:leader="dot" w:pos="9350"/>
            </w:tabs>
            <w:rPr>
              <w:rFonts w:cstheme="minorBidi"/>
              <w:noProof/>
              <w:sz w:val="24"/>
              <w:lang w:val="en-CA" w:bidi="ar-SA"/>
            </w:rPr>
          </w:pPr>
          <w:hyperlink w:anchor="_Toc17365198" w:history="1">
            <w:r w:rsidR="00B371C7" w:rsidRPr="00E63BDE">
              <w:rPr>
                <w:rStyle w:val="Hyperlink"/>
                <w:noProof/>
              </w:rPr>
              <w:t>6.1.2</w:t>
            </w:r>
            <w:r w:rsidR="00B371C7">
              <w:rPr>
                <w:rFonts w:cstheme="minorBidi"/>
                <w:noProof/>
                <w:sz w:val="24"/>
                <w:lang w:val="en-CA" w:bidi="ar-SA"/>
              </w:rPr>
              <w:tab/>
            </w:r>
            <w:r w:rsidR="00B371C7" w:rsidRPr="00E63BDE">
              <w:rPr>
                <w:rStyle w:val="Hyperlink"/>
                <w:noProof/>
              </w:rPr>
              <w:t>System Design</w:t>
            </w:r>
            <w:r w:rsidR="00B371C7">
              <w:rPr>
                <w:noProof/>
                <w:webHidden/>
              </w:rPr>
              <w:tab/>
            </w:r>
            <w:r w:rsidR="00B371C7">
              <w:rPr>
                <w:noProof/>
                <w:webHidden/>
              </w:rPr>
              <w:fldChar w:fldCharType="begin"/>
            </w:r>
            <w:r w:rsidR="00B371C7">
              <w:rPr>
                <w:noProof/>
                <w:webHidden/>
              </w:rPr>
              <w:instrText xml:space="preserve"> PAGEREF _Toc17365198 \h </w:instrText>
            </w:r>
            <w:r w:rsidR="00B371C7">
              <w:rPr>
                <w:noProof/>
                <w:webHidden/>
              </w:rPr>
            </w:r>
            <w:r w:rsidR="00B371C7">
              <w:rPr>
                <w:noProof/>
                <w:webHidden/>
              </w:rPr>
              <w:fldChar w:fldCharType="separate"/>
            </w:r>
            <w:r w:rsidR="00B371C7">
              <w:rPr>
                <w:noProof/>
                <w:webHidden/>
              </w:rPr>
              <w:t>68</w:t>
            </w:r>
            <w:r w:rsidR="00B371C7">
              <w:rPr>
                <w:noProof/>
                <w:webHidden/>
              </w:rPr>
              <w:fldChar w:fldCharType="end"/>
            </w:r>
          </w:hyperlink>
        </w:p>
        <w:p w14:paraId="008FED52" w14:textId="76F00940" w:rsidR="00B371C7" w:rsidRDefault="000050A4">
          <w:pPr>
            <w:pStyle w:val="TOC3"/>
            <w:tabs>
              <w:tab w:val="left" w:pos="1200"/>
              <w:tab w:val="right" w:leader="dot" w:pos="9350"/>
            </w:tabs>
            <w:rPr>
              <w:rFonts w:cstheme="minorBidi"/>
              <w:noProof/>
              <w:sz w:val="24"/>
              <w:lang w:val="en-CA" w:bidi="ar-SA"/>
            </w:rPr>
          </w:pPr>
          <w:hyperlink w:anchor="_Toc17365199" w:history="1">
            <w:r w:rsidR="00B371C7" w:rsidRPr="00E63BDE">
              <w:rPr>
                <w:rStyle w:val="Hyperlink"/>
                <w:noProof/>
              </w:rPr>
              <w:t>6.1.3</w:t>
            </w:r>
            <w:r w:rsidR="00B371C7">
              <w:rPr>
                <w:rFonts w:cstheme="minorBidi"/>
                <w:noProof/>
                <w:sz w:val="24"/>
                <w:lang w:val="en-CA" w:bidi="ar-SA"/>
              </w:rPr>
              <w:tab/>
            </w:r>
            <w:r w:rsidR="00B371C7" w:rsidRPr="00E63BDE">
              <w:rPr>
                <w:rStyle w:val="Hyperlink"/>
                <w:noProof/>
              </w:rPr>
              <w:t>Ontology Design: Required Extensions</w:t>
            </w:r>
            <w:r w:rsidR="00B371C7">
              <w:rPr>
                <w:noProof/>
                <w:webHidden/>
              </w:rPr>
              <w:tab/>
            </w:r>
            <w:r w:rsidR="00B371C7">
              <w:rPr>
                <w:noProof/>
                <w:webHidden/>
              </w:rPr>
              <w:fldChar w:fldCharType="begin"/>
            </w:r>
            <w:r w:rsidR="00B371C7">
              <w:rPr>
                <w:noProof/>
                <w:webHidden/>
              </w:rPr>
              <w:instrText xml:space="preserve"> PAGEREF _Toc17365199 \h </w:instrText>
            </w:r>
            <w:r w:rsidR="00B371C7">
              <w:rPr>
                <w:noProof/>
                <w:webHidden/>
              </w:rPr>
            </w:r>
            <w:r w:rsidR="00B371C7">
              <w:rPr>
                <w:noProof/>
                <w:webHidden/>
              </w:rPr>
              <w:fldChar w:fldCharType="separate"/>
            </w:r>
            <w:r w:rsidR="00B371C7">
              <w:rPr>
                <w:noProof/>
                <w:webHidden/>
              </w:rPr>
              <w:t>70</w:t>
            </w:r>
            <w:r w:rsidR="00B371C7">
              <w:rPr>
                <w:noProof/>
                <w:webHidden/>
              </w:rPr>
              <w:fldChar w:fldCharType="end"/>
            </w:r>
          </w:hyperlink>
        </w:p>
        <w:p w14:paraId="2C900209" w14:textId="00C259D4" w:rsidR="00B371C7" w:rsidRDefault="000050A4">
          <w:pPr>
            <w:pStyle w:val="TOC3"/>
            <w:tabs>
              <w:tab w:val="left" w:pos="1200"/>
              <w:tab w:val="right" w:leader="dot" w:pos="9350"/>
            </w:tabs>
            <w:rPr>
              <w:rFonts w:cstheme="minorBidi"/>
              <w:noProof/>
              <w:sz w:val="24"/>
              <w:lang w:val="en-CA" w:bidi="ar-SA"/>
            </w:rPr>
          </w:pPr>
          <w:hyperlink w:anchor="_Toc17365200" w:history="1">
            <w:r w:rsidR="00B371C7" w:rsidRPr="00E63BDE">
              <w:rPr>
                <w:rStyle w:val="Hyperlink"/>
                <w:noProof/>
              </w:rPr>
              <w:t>6.1.4</w:t>
            </w:r>
            <w:r w:rsidR="00B371C7">
              <w:rPr>
                <w:rFonts w:cstheme="minorBidi"/>
                <w:noProof/>
                <w:sz w:val="24"/>
                <w:lang w:val="en-CA" w:bidi="ar-SA"/>
              </w:rPr>
              <w:tab/>
            </w:r>
            <w:r w:rsidR="00B371C7" w:rsidRPr="00E63BDE">
              <w:rPr>
                <w:rStyle w:val="Hyperlink"/>
                <w:noProof/>
              </w:rPr>
              <w:t>Next Steps</w:t>
            </w:r>
            <w:r w:rsidR="00B371C7">
              <w:rPr>
                <w:noProof/>
                <w:webHidden/>
              </w:rPr>
              <w:tab/>
            </w:r>
            <w:r w:rsidR="00B371C7">
              <w:rPr>
                <w:noProof/>
                <w:webHidden/>
              </w:rPr>
              <w:fldChar w:fldCharType="begin"/>
            </w:r>
            <w:r w:rsidR="00B371C7">
              <w:rPr>
                <w:noProof/>
                <w:webHidden/>
              </w:rPr>
              <w:instrText xml:space="preserve"> PAGEREF _Toc17365200 \h </w:instrText>
            </w:r>
            <w:r w:rsidR="00B371C7">
              <w:rPr>
                <w:noProof/>
                <w:webHidden/>
              </w:rPr>
            </w:r>
            <w:r w:rsidR="00B371C7">
              <w:rPr>
                <w:noProof/>
                <w:webHidden/>
              </w:rPr>
              <w:fldChar w:fldCharType="separate"/>
            </w:r>
            <w:r w:rsidR="00B371C7">
              <w:rPr>
                <w:noProof/>
                <w:webHidden/>
              </w:rPr>
              <w:t>70</w:t>
            </w:r>
            <w:r w:rsidR="00B371C7">
              <w:rPr>
                <w:noProof/>
                <w:webHidden/>
              </w:rPr>
              <w:fldChar w:fldCharType="end"/>
            </w:r>
          </w:hyperlink>
        </w:p>
        <w:p w14:paraId="2BAAE34C" w14:textId="2897E836" w:rsidR="00B371C7" w:rsidRDefault="000050A4">
          <w:pPr>
            <w:pStyle w:val="TOC2"/>
            <w:tabs>
              <w:tab w:val="left" w:pos="720"/>
              <w:tab w:val="right" w:leader="dot" w:pos="9350"/>
            </w:tabs>
            <w:rPr>
              <w:rFonts w:cstheme="minorBidi"/>
              <w:noProof/>
              <w:sz w:val="24"/>
              <w:lang w:val="en-CA" w:bidi="ar-SA"/>
            </w:rPr>
          </w:pPr>
          <w:hyperlink w:anchor="_Toc17365201" w:history="1">
            <w:r w:rsidR="00B371C7" w:rsidRPr="00E63BDE">
              <w:rPr>
                <w:rStyle w:val="Hyperlink"/>
                <w:rFonts w:ascii="Times New Roman" w:hAnsi="Times New Roman"/>
                <w:noProof/>
                <w:snapToGrid w:val="0"/>
                <w:w w:val="0"/>
              </w:rPr>
              <w:t>6.2</w:t>
            </w:r>
            <w:r w:rsidR="00B371C7">
              <w:rPr>
                <w:rFonts w:cstheme="minorBidi"/>
                <w:noProof/>
                <w:sz w:val="24"/>
                <w:lang w:val="en-CA" w:bidi="ar-SA"/>
              </w:rPr>
              <w:tab/>
            </w:r>
            <w:r w:rsidR="00B371C7" w:rsidRPr="00E63BDE">
              <w:rPr>
                <w:rStyle w:val="Hyperlink"/>
                <w:noProof/>
              </w:rPr>
              <w:t>Analysis of TTC Data for Bus Bridging Study</w:t>
            </w:r>
            <w:r w:rsidR="00B371C7">
              <w:rPr>
                <w:noProof/>
                <w:webHidden/>
              </w:rPr>
              <w:tab/>
            </w:r>
            <w:r w:rsidR="00B371C7">
              <w:rPr>
                <w:noProof/>
                <w:webHidden/>
              </w:rPr>
              <w:fldChar w:fldCharType="begin"/>
            </w:r>
            <w:r w:rsidR="00B371C7">
              <w:rPr>
                <w:noProof/>
                <w:webHidden/>
              </w:rPr>
              <w:instrText xml:space="preserve"> PAGEREF _Toc17365201 \h </w:instrText>
            </w:r>
            <w:r w:rsidR="00B371C7">
              <w:rPr>
                <w:noProof/>
                <w:webHidden/>
              </w:rPr>
            </w:r>
            <w:r w:rsidR="00B371C7">
              <w:rPr>
                <w:noProof/>
                <w:webHidden/>
              </w:rPr>
              <w:fldChar w:fldCharType="separate"/>
            </w:r>
            <w:r w:rsidR="00B371C7">
              <w:rPr>
                <w:noProof/>
                <w:webHidden/>
              </w:rPr>
              <w:t>70</w:t>
            </w:r>
            <w:r w:rsidR="00B371C7">
              <w:rPr>
                <w:noProof/>
                <w:webHidden/>
              </w:rPr>
              <w:fldChar w:fldCharType="end"/>
            </w:r>
          </w:hyperlink>
        </w:p>
        <w:p w14:paraId="55DE9949" w14:textId="21082C13" w:rsidR="00B371C7" w:rsidRDefault="000050A4">
          <w:pPr>
            <w:pStyle w:val="TOC2"/>
            <w:tabs>
              <w:tab w:val="left" w:pos="720"/>
              <w:tab w:val="right" w:leader="dot" w:pos="9350"/>
            </w:tabs>
            <w:rPr>
              <w:rFonts w:cstheme="minorBidi"/>
              <w:noProof/>
              <w:sz w:val="24"/>
              <w:lang w:val="en-CA" w:bidi="ar-SA"/>
            </w:rPr>
          </w:pPr>
          <w:hyperlink w:anchor="_Toc17365202" w:history="1">
            <w:r w:rsidR="00B371C7" w:rsidRPr="00E63BDE">
              <w:rPr>
                <w:rStyle w:val="Hyperlink"/>
                <w:rFonts w:ascii="Times New Roman" w:hAnsi="Times New Roman"/>
                <w:noProof/>
                <w:snapToGrid w:val="0"/>
                <w:w w:val="0"/>
              </w:rPr>
              <w:t>6.3</w:t>
            </w:r>
            <w:r w:rsidR="00B371C7">
              <w:rPr>
                <w:rFonts w:cstheme="minorBidi"/>
                <w:noProof/>
                <w:sz w:val="24"/>
                <w:lang w:val="en-CA" w:bidi="ar-SA"/>
              </w:rPr>
              <w:tab/>
            </w:r>
            <w:r w:rsidR="00B371C7" w:rsidRPr="00E63BDE">
              <w:rPr>
                <w:rStyle w:val="Hyperlink"/>
                <w:noProof/>
              </w:rPr>
              <w:t>Organization of Travel Model Data</w:t>
            </w:r>
            <w:r w:rsidR="00B371C7">
              <w:rPr>
                <w:noProof/>
                <w:webHidden/>
              </w:rPr>
              <w:tab/>
            </w:r>
            <w:r w:rsidR="00B371C7">
              <w:rPr>
                <w:noProof/>
                <w:webHidden/>
              </w:rPr>
              <w:fldChar w:fldCharType="begin"/>
            </w:r>
            <w:r w:rsidR="00B371C7">
              <w:rPr>
                <w:noProof/>
                <w:webHidden/>
              </w:rPr>
              <w:instrText xml:space="preserve"> PAGEREF _Toc17365202 \h </w:instrText>
            </w:r>
            <w:r w:rsidR="00B371C7">
              <w:rPr>
                <w:noProof/>
                <w:webHidden/>
              </w:rPr>
            </w:r>
            <w:r w:rsidR="00B371C7">
              <w:rPr>
                <w:noProof/>
                <w:webHidden/>
              </w:rPr>
              <w:fldChar w:fldCharType="separate"/>
            </w:r>
            <w:r w:rsidR="00B371C7">
              <w:rPr>
                <w:noProof/>
                <w:webHidden/>
              </w:rPr>
              <w:t>70</w:t>
            </w:r>
            <w:r w:rsidR="00B371C7">
              <w:rPr>
                <w:noProof/>
                <w:webHidden/>
              </w:rPr>
              <w:fldChar w:fldCharType="end"/>
            </w:r>
          </w:hyperlink>
        </w:p>
        <w:p w14:paraId="57AB7054" w14:textId="2862347A" w:rsidR="00B371C7" w:rsidRDefault="000050A4">
          <w:pPr>
            <w:pStyle w:val="TOC2"/>
            <w:tabs>
              <w:tab w:val="left" w:pos="720"/>
              <w:tab w:val="right" w:leader="dot" w:pos="9350"/>
            </w:tabs>
            <w:rPr>
              <w:rFonts w:cstheme="minorBidi"/>
              <w:noProof/>
              <w:sz w:val="24"/>
              <w:lang w:val="en-CA" w:bidi="ar-SA"/>
            </w:rPr>
          </w:pPr>
          <w:hyperlink w:anchor="_Toc17365203" w:history="1">
            <w:r w:rsidR="00B371C7" w:rsidRPr="00E63BDE">
              <w:rPr>
                <w:rStyle w:val="Hyperlink"/>
                <w:rFonts w:ascii="Times New Roman" w:hAnsi="Times New Roman"/>
                <w:noProof/>
                <w:snapToGrid w:val="0"/>
                <w:w w:val="0"/>
              </w:rPr>
              <w:t>6.4</w:t>
            </w:r>
            <w:r w:rsidR="00B371C7">
              <w:rPr>
                <w:rFonts w:cstheme="minorBidi"/>
                <w:noProof/>
                <w:sz w:val="24"/>
                <w:lang w:val="en-CA" w:bidi="ar-SA"/>
              </w:rPr>
              <w:tab/>
            </w:r>
            <w:r w:rsidR="00B371C7" w:rsidRPr="00E63BDE">
              <w:rPr>
                <w:rStyle w:val="Hyperlink"/>
                <w:noProof/>
              </w:rPr>
              <w:t>iCity Ontology for Urban Simulation Results</w:t>
            </w:r>
            <w:r w:rsidR="00B371C7">
              <w:rPr>
                <w:noProof/>
                <w:webHidden/>
              </w:rPr>
              <w:tab/>
            </w:r>
            <w:r w:rsidR="00B371C7">
              <w:rPr>
                <w:noProof/>
                <w:webHidden/>
              </w:rPr>
              <w:fldChar w:fldCharType="begin"/>
            </w:r>
            <w:r w:rsidR="00B371C7">
              <w:rPr>
                <w:noProof/>
                <w:webHidden/>
              </w:rPr>
              <w:instrText xml:space="preserve"> PAGEREF _Toc17365203 \h </w:instrText>
            </w:r>
            <w:r w:rsidR="00B371C7">
              <w:rPr>
                <w:noProof/>
                <w:webHidden/>
              </w:rPr>
            </w:r>
            <w:r w:rsidR="00B371C7">
              <w:rPr>
                <w:noProof/>
                <w:webHidden/>
              </w:rPr>
              <w:fldChar w:fldCharType="separate"/>
            </w:r>
            <w:r w:rsidR="00B371C7">
              <w:rPr>
                <w:noProof/>
                <w:webHidden/>
              </w:rPr>
              <w:t>70</w:t>
            </w:r>
            <w:r w:rsidR="00B371C7">
              <w:rPr>
                <w:noProof/>
                <w:webHidden/>
              </w:rPr>
              <w:fldChar w:fldCharType="end"/>
            </w:r>
          </w:hyperlink>
        </w:p>
        <w:p w14:paraId="670130C3" w14:textId="5637D52B" w:rsidR="00B371C7" w:rsidRDefault="000050A4">
          <w:pPr>
            <w:pStyle w:val="TOC1"/>
            <w:tabs>
              <w:tab w:val="left" w:pos="400"/>
              <w:tab w:val="right" w:leader="dot" w:pos="9350"/>
            </w:tabs>
            <w:rPr>
              <w:rFonts w:cstheme="minorBidi"/>
              <w:noProof/>
              <w:sz w:val="24"/>
              <w:lang w:val="en-CA" w:bidi="ar-SA"/>
            </w:rPr>
          </w:pPr>
          <w:hyperlink w:anchor="_Toc17365204" w:history="1">
            <w:r w:rsidR="00B371C7" w:rsidRPr="00E63BDE">
              <w:rPr>
                <w:rStyle w:val="Hyperlink"/>
                <w:noProof/>
              </w:rPr>
              <w:t>7</w:t>
            </w:r>
            <w:r w:rsidR="00B371C7">
              <w:rPr>
                <w:rFonts w:cstheme="minorBidi"/>
                <w:noProof/>
                <w:sz w:val="24"/>
                <w:lang w:val="en-CA" w:bidi="ar-SA"/>
              </w:rPr>
              <w:tab/>
            </w:r>
            <w:r w:rsidR="00B371C7" w:rsidRPr="00E63BDE">
              <w:rPr>
                <w:rStyle w:val="Hyperlink"/>
                <w:noProof/>
              </w:rPr>
              <w:t>Future Work</w:t>
            </w:r>
            <w:r w:rsidR="00B371C7">
              <w:rPr>
                <w:noProof/>
                <w:webHidden/>
              </w:rPr>
              <w:tab/>
            </w:r>
            <w:r w:rsidR="00B371C7">
              <w:rPr>
                <w:noProof/>
                <w:webHidden/>
              </w:rPr>
              <w:fldChar w:fldCharType="begin"/>
            </w:r>
            <w:r w:rsidR="00B371C7">
              <w:rPr>
                <w:noProof/>
                <w:webHidden/>
              </w:rPr>
              <w:instrText xml:space="preserve"> PAGEREF _Toc17365204 \h </w:instrText>
            </w:r>
            <w:r w:rsidR="00B371C7">
              <w:rPr>
                <w:noProof/>
                <w:webHidden/>
              </w:rPr>
            </w:r>
            <w:r w:rsidR="00B371C7">
              <w:rPr>
                <w:noProof/>
                <w:webHidden/>
              </w:rPr>
              <w:fldChar w:fldCharType="separate"/>
            </w:r>
            <w:r w:rsidR="00B371C7">
              <w:rPr>
                <w:noProof/>
                <w:webHidden/>
              </w:rPr>
              <w:t>71</w:t>
            </w:r>
            <w:r w:rsidR="00B371C7">
              <w:rPr>
                <w:noProof/>
                <w:webHidden/>
              </w:rPr>
              <w:fldChar w:fldCharType="end"/>
            </w:r>
          </w:hyperlink>
        </w:p>
        <w:p w14:paraId="33B89869" w14:textId="47C0AEB2" w:rsidR="00B371C7" w:rsidRDefault="000050A4">
          <w:pPr>
            <w:pStyle w:val="TOC2"/>
            <w:tabs>
              <w:tab w:val="left" w:pos="720"/>
              <w:tab w:val="right" w:leader="dot" w:pos="9350"/>
            </w:tabs>
            <w:rPr>
              <w:rFonts w:cstheme="minorBidi"/>
              <w:noProof/>
              <w:sz w:val="24"/>
              <w:lang w:val="en-CA" w:bidi="ar-SA"/>
            </w:rPr>
          </w:pPr>
          <w:hyperlink w:anchor="_Toc17365205" w:history="1">
            <w:r w:rsidR="00B371C7" w:rsidRPr="00E63BDE">
              <w:rPr>
                <w:rStyle w:val="Hyperlink"/>
                <w:rFonts w:ascii="Times New Roman" w:hAnsi="Times New Roman"/>
                <w:noProof/>
                <w:snapToGrid w:val="0"/>
                <w:w w:val="0"/>
              </w:rPr>
              <w:t>7.1</w:t>
            </w:r>
            <w:r w:rsidR="00B371C7">
              <w:rPr>
                <w:rFonts w:cstheme="minorBidi"/>
                <w:noProof/>
                <w:sz w:val="24"/>
                <w:lang w:val="en-CA" w:bidi="ar-SA"/>
              </w:rPr>
              <w:tab/>
            </w:r>
            <w:r w:rsidR="00B371C7" w:rsidRPr="00E63BDE">
              <w:rPr>
                <w:rStyle w:val="Hyperlink"/>
                <w:noProof/>
              </w:rPr>
              <w:t>Extensions to the Urban System Ontology</w:t>
            </w:r>
            <w:r w:rsidR="00B371C7">
              <w:rPr>
                <w:noProof/>
                <w:webHidden/>
              </w:rPr>
              <w:tab/>
            </w:r>
            <w:r w:rsidR="00B371C7">
              <w:rPr>
                <w:noProof/>
                <w:webHidden/>
              </w:rPr>
              <w:fldChar w:fldCharType="begin"/>
            </w:r>
            <w:r w:rsidR="00B371C7">
              <w:rPr>
                <w:noProof/>
                <w:webHidden/>
              </w:rPr>
              <w:instrText xml:space="preserve"> PAGEREF _Toc17365205 \h </w:instrText>
            </w:r>
            <w:r w:rsidR="00B371C7">
              <w:rPr>
                <w:noProof/>
                <w:webHidden/>
              </w:rPr>
            </w:r>
            <w:r w:rsidR="00B371C7">
              <w:rPr>
                <w:noProof/>
                <w:webHidden/>
              </w:rPr>
              <w:fldChar w:fldCharType="separate"/>
            </w:r>
            <w:r w:rsidR="00B371C7">
              <w:rPr>
                <w:noProof/>
                <w:webHidden/>
              </w:rPr>
              <w:t>71</w:t>
            </w:r>
            <w:r w:rsidR="00B371C7">
              <w:rPr>
                <w:noProof/>
                <w:webHidden/>
              </w:rPr>
              <w:fldChar w:fldCharType="end"/>
            </w:r>
          </w:hyperlink>
        </w:p>
        <w:p w14:paraId="4BBBB961" w14:textId="19C1C9C1" w:rsidR="00B371C7" w:rsidRDefault="000050A4">
          <w:pPr>
            <w:pStyle w:val="TOC2"/>
            <w:tabs>
              <w:tab w:val="left" w:pos="720"/>
              <w:tab w:val="right" w:leader="dot" w:pos="9350"/>
            </w:tabs>
            <w:rPr>
              <w:rFonts w:cstheme="minorBidi"/>
              <w:noProof/>
              <w:sz w:val="24"/>
              <w:lang w:val="en-CA" w:bidi="ar-SA"/>
            </w:rPr>
          </w:pPr>
          <w:hyperlink w:anchor="_Toc17365206" w:history="1">
            <w:r w:rsidR="00B371C7" w:rsidRPr="00E63BDE">
              <w:rPr>
                <w:rStyle w:val="Hyperlink"/>
                <w:rFonts w:ascii="Times New Roman" w:hAnsi="Times New Roman"/>
                <w:noProof/>
                <w:snapToGrid w:val="0"/>
                <w:w w:val="0"/>
              </w:rPr>
              <w:t>7.2</w:t>
            </w:r>
            <w:r w:rsidR="00B371C7">
              <w:rPr>
                <w:rFonts w:cstheme="minorBidi"/>
                <w:noProof/>
                <w:sz w:val="24"/>
                <w:lang w:val="en-CA" w:bidi="ar-SA"/>
              </w:rPr>
              <w:tab/>
            </w:r>
            <w:r w:rsidR="00B371C7" w:rsidRPr="00E63BDE">
              <w:rPr>
                <w:rStyle w:val="Hyperlink"/>
                <w:noProof/>
              </w:rPr>
              <w:t>Extensions for iCity Applications</w:t>
            </w:r>
            <w:r w:rsidR="00B371C7">
              <w:rPr>
                <w:noProof/>
                <w:webHidden/>
              </w:rPr>
              <w:tab/>
            </w:r>
            <w:r w:rsidR="00B371C7">
              <w:rPr>
                <w:noProof/>
                <w:webHidden/>
              </w:rPr>
              <w:fldChar w:fldCharType="begin"/>
            </w:r>
            <w:r w:rsidR="00B371C7">
              <w:rPr>
                <w:noProof/>
                <w:webHidden/>
              </w:rPr>
              <w:instrText xml:space="preserve"> PAGEREF _Toc17365206 \h </w:instrText>
            </w:r>
            <w:r w:rsidR="00B371C7">
              <w:rPr>
                <w:noProof/>
                <w:webHidden/>
              </w:rPr>
            </w:r>
            <w:r w:rsidR="00B371C7">
              <w:rPr>
                <w:noProof/>
                <w:webHidden/>
              </w:rPr>
              <w:fldChar w:fldCharType="separate"/>
            </w:r>
            <w:r w:rsidR="00B371C7">
              <w:rPr>
                <w:noProof/>
                <w:webHidden/>
              </w:rPr>
              <w:t>72</w:t>
            </w:r>
            <w:r w:rsidR="00B371C7">
              <w:rPr>
                <w:noProof/>
                <w:webHidden/>
              </w:rPr>
              <w:fldChar w:fldCharType="end"/>
            </w:r>
          </w:hyperlink>
        </w:p>
        <w:p w14:paraId="7BC391C8" w14:textId="3481506F" w:rsidR="00B371C7" w:rsidRDefault="000050A4">
          <w:pPr>
            <w:pStyle w:val="TOC3"/>
            <w:tabs>
              <w:tab w:val="left" w:pos="1200"/>
              <w:tab w:val="right" w:leader="dot" w:pos="9350"/>
            </w:tabs>
            <w:rPr>
              <w:rFonts w:cstheme="minorBidi"/>
              <w:noProof/>
              <w:sz w:val="24"/>
              <w:lang w:val="en-CA" w:bidi="ar-SA"/>
            </w:rPr>
          </w:pPr>
          <w:hyperlink w:anchor="_Toc17365207" w:history="1">
            <w:r w:rsidR="00B371C7" w:rsidRPr="00E63BDE">
              <w:rPr>
                <w:rStyle w:val="Hyperlink"/>
                <w:noProof/>
              </w:rPr>
              <w:t>7.2.1</w:t>
            </w:r>
            <w:r w:rsidR="00B371C7">
              <w:rPr>
                <w:rFonts w:cstheme="minorBidi"/>
                <w:noProof/>
                <w:sz w:val="24"/>
                <w:lang w:val="en-CA" w:bidi="ar-SA"/>
              </w:rPr>
              <w:tab/>
            </w:r>
            <w:r w:rsidR="00B371C7" w:rsidRPr="00E63BDE">
              <w:rPr>
                <w:rStyle w:val="Hyperlink"/>
                <w:noProof/>
              </w:rPr>
              <w:t>Data Collection</w:t>
            </w:r>
            <w:r w:rsidR="00B371C7">
              <w:rPr>
                <w:noProof/>
                <w:webHidden/>
              </w:rPr>
              <w:tab/>
            </w:r>
            <w:r w:rsidR="00B371C7">
              <w:rPr>
                <w:noProof/>
                <w:webHidden/>
              </w:rPr>
              <w:fldChar w:fldCharType="begin"/>
            </w:r>
            <w:r w:rsidR="00B371C7">
              <w:rPr>
                <w:noProof/>
                <w:webHidden/>
              </w:rPr>
              <w:instrText xml:space="preserve"> PAGEREF _Toc17365207 \h </w:instrText>
            </w:r>
            <w:r w:rsidR="00B371C7">
              <w:rPr>
                <w:noProof/>
                <w:webHidden/>
              </w:rPr>
            </w:r>
            <w:r w:rsidR="00B371C7">
              <w:rPr>
                <w:noProof/>
                <w:webHidden/>
              </w:rPr>
              <w:fldChar w:fldCharType="separate"/>
            </w:r>
            <w:r w:rsidR="00B371C7">
              <w:rPr>
                <w:noProof/>
                <w:webHidden/>
              </w:rPr>
              <w:t>73</w:t>
            </w:r>
            <w:r w:rsidR="00B371C7">
              <w:rPr>
                <w:noProof/>
                <w:webHidden/>
              </w:rPr>
              <w:fldChar w:fldCharType="end"/>
            </w:r>
          </w:hyperlink>
        </w:p>
        <w:p w14:paraId="18BC93CE" w14:textId="67E7F303" w:rsidR="00B371C7" w:rsidRDefault="000050A4">
          <w:pPr>
            <w:pStyle w:val="TOC3"/>
            <w:tabs>
              <w:tab w:val="left" w:pos="1200"/>
              <w:tab w:val="right" w:leader="dot" w:pos="9350"/>
            </w:tabs>
            <w:rPr>
              <w:rFonts w:cstheme="minorBidi"/>
              <w:noProof/>
              <w:sz w:val="24"/>
              <w:lang w:val="en-CA" w:bidi="ar-SA"/>
            </w:rPr>
          </w:pPr>
          <w:hyperlink w:anchor="_Toc17365208" w:history="1">
            <w:r w:rsidR="00B371C7" w:rsidRPr="00E63BDE">
              <w:rPr>
                <w:rStyle w:val="Hyperlink"/>
                <w:noProof/>
              </w:rPr>
              <w:t>7.2.2</w:t>
            </w:r>
            <w:r w:rsidR="00B371C7">
              <w:rPr>
                <w:rFonts w:cstheme="minorBidi"/>
                <w:noProof/>
                <w:sz w:val="24"/>
                <w:lang w:val="en-CA" w:bidi="ar-SA"/>
              </w:rPr>
              <w:tab/>
            </w:r>
            <w:r w:rsidR="00B371C7" w:rsidRPr="00E63BDE">
              <w:rPr>
                <w:rStyle w:val="Hyperlink"/>
                <w:noProof/>
              </w:rPr>
              <w:t>Simulation of Urban Systems</w:t>
            </w:r>
            <w:r w:rsidR="00B371C7">
              <w:rPr>
                <w:noProof/>
                <w:webHidden/>
              </w:rPr>
              <w:tab/>
            </w:r>
            <w:r w:rsidR="00B371C7">
              <w:rPr>
                <w:noProof/>
                <w:webHidden/>
              </w:rPr>
              <w:fldChar w:fldCharType="begin"/>
            </w:r>
            <w:r w:rsidR="00B371C7">
              <w:rPr>
                <w:noProof/>
                <w:webHidden/>
              </w:rPr>
              <w:instrText xml:space="preserve"> PAGEREF _Toc17365208 \h </w:instrText>
            </w:r>
            <w:r w:rsidR="00B371C7">
              <w:rPr>
                <w:noProof/>
                <w:webHidden/>
              </w:rPr>
            </w:r>
            <w:r w:rsidR="00B371C7">
              <w:rPr>
                <w:noProof/>
                <w:webHidden/>
              </w:rPr>
              <w:fldChar w:fldCharType="separate"/>
            </w:r>
            <w:r w:rsidR="00B371C7">
              <w:rPr>
                <w:noProof/>
                <w:webHidden/>
              </w:rPr>
              <w:t>73</w:t>
            </w:r>
            <w:r w:rsidR="00B371C7">
              <w:rPr>
                <w:noProof/>
                <w:webHidden/>
              </w:rPr>
              <w:fldChar w:fldCharType="end"/>
            </w:r>
          </w:hyperlink>
        </w:p>
        <w:p w14:paraId="157EF9EA" w14:textId="1D5882A1" w:rsidR="00B371C7" w:rsidRDefault="000050A4">
          <w:pPr>
            <w:pStyle w:val="TOC3"/>
            <w:tabs>
              <w:tab w:val="left" w:pos="1200"/>
              <w:tab w:val="right" w:leader="dot" w:pos="9350"/>
            </w:tabs>
            <w:rPr>
              <w:rFonts w:cstheme="minorBidi"/>
              <w:noProof/>
              <w:sz w:val="24"/>
              <w:lang w:val="en-CA" w:bidi="ar-SA"/>
            </w:rPr>
          </w:pPr>
          <w:hyperlink w:anchor="_Toc17365209" w:history="1">
            <w:r w:rsidR="00B371C7" w:rsidRPr="00E63BDE">
              <w:rPr>
                <w:rStyle w:val="Hyperlink"/>
                <w:noProof/>
              </w:rPr>
              <w:t>7.2.3</w:t>
            </w:r>
            <w:r w:rsidR="00B371C7">
              <w:rPr>
                <w:rFonts w:cstheme="minorBidi"/>
                <w:noProof/>
                <w:sz w:val="24"/>
                <w:lang w:val="en-CA" w:bidi="ar-SA"/>
              </w:rPr>
              <w:tab/>
            </w:r>
            <w:r w:rsidR="00B371C7" w:rsidRPr="00E63BDE">
              <w:rPr>
                <w:rStyle w:val="Hyperlink"/>
                <w:noProof/>
              </w:rPr>
              <w:t>Analysis of Urban Systems</w:t>
            </w:r>
            <w:r w:rsidR="00B371C7">
              <w:rPr>
                <w:noProof/>
                <w:webHidden/>
              </w:rPr>
              <w:tab/>
            </w:r>
            <w:r w:rsidR="00B371C7">
              <w:rPr>
                <w:noProof/>
                <w:webHidden/>
              </w:rPr>
              <w:fldChar w:fldCharType="begin"/>
            </w:r>
            <w:r w:rsidR="00B371C7">
              <w:rPr>
                <w:noProof/>
                <w:webHidden/>
              </w:rPr>
              <w:instrText xml:space="preserve"> PAGEREF _Toc17365209 \h </w:instrText>
            </w:r>
            <w:r w:rsidR="00B371C7">
              <w:rPr>
                <w:noProof/>
                <w:webHidden/>
              </w:rPr>
            </w:r>
            <w:r w:rsidR="00B371C7">
              <w:rPr>
                <w:noProof/>
                <w:webHidden/>
              </w:rPr>
              <w:fldChar w:fldCharType="separate"/>
            </w:r>
            <w:r w:rsidR="00B371C7">
              <w:rPr>
                <w:noProof/>
                <w:webHidden/>
              </w:rPr>
              <w:t>74</w:t>
            </w:r>
            <w:r w:rsidR="00B371C7">
              <w:rPr>
                <w:noProof/>
                <w:webHidden/>
              </w:rPr>
              <w:fldChar w:fldCharType="end"/>
            </w:r>
          </w:hyperlink>
        </w:p>
        <w:p w14:paraId="434642B3" w14:textId="21476957" w:rsidR="00B371C7" w:rsidRDefault="000050A4">
          <w:pPr>
            <w:pStyle w:val="TOC3"/>
            <w:tabs>
              <w:tab w:val="left" w:pos="1200"/>
              <w:tab w:val="right" w:leader="dot" w:pos="9350"/>
            </w:tabs>
            <w:rPr>
              <w:rFonts w:cstheme="minorBidi"/>
              <w:noProof/>
              <w:sz w:val="24"/>
              <w:lang w:val="en-CA" w:bidi="ar-SA"/>
            </w:rPr>
          </w:pPr>
          <w:hyperlink w:anchor="_Toc17365210" w:history="1">
            <w:r w:rsidR="00B371C7" w:rsidRPr="00E63BDE">
              <w:rPr>
                <w:rStyle w:val="Hyperlink"/>
                <w:noProof/>
              </w:rPr>
              <w:t>7.2.4</w:t>
            </w:r>
            <w:r w:rsidR="00B371C7">
              <w:rPr>
                <w:rFonts w:cstheme="minorBidi"/>
                <w:noProof/>
                <w:sz w:val="24"/>
                <w:lang w:val="en-CA" w:bidi="ar-SA"/>
              </w:rPr>
              <w:tab/>
            </w:r>
            <w:r w:rsidR="00B371C7" w:rsidRPr="00E63BDE">
              <w:rPr>
                <w:rStyle w:val="Hyperlink"/>
                <w:noProof/>
              </w:rPr>
              <w:t>Visualization of Urban Systems</w:t>
            </w:r>
            <w:r w:rsidR="00B371C7">
              <w:rPr>
                <w:noProof/>
                <w:webHidden/>
              </w:rPr>
              <w:tab/>
            </w:r>
            <w:r w:rsidR="00B371C7">
              <w:rPr>
                <w:noProof/>
                <w:webHidden/>
              </w:rPr>
              <w:fldChar w:fldCharType="begin"/>
            </w:r>
            <w:r w:rsidR="00B371C7">
              <w:rPr>
                <w:noProof/>
                <w:webHidden/>
              </w:rPr>
              <w:instrText xml:space="preserve"> PAGEREF _Toc17365210 \h </w:instrText>
            </w:r>
            <w:r w:rsidR="00B371C7">
              <w:rPr>
                <w:noProof/>
                <w:webHidden/>
              </w:rPr>
            </w:r>
            <w:r w:rsidR="00B371C7">
              <w:rPr>
                <w:noProof/>
                <w:webHidden/>
              </w:rPr>
              <w:fldChar w:fldCharType="separate"/>
            </w:r>
            <w:r w:rsidR="00B371C7">
              <w:rPr>
                <w:noProof/>
                <w:webHidden/>
              </w:rPr>
              <w:t>74</w:t>
            </w:r>
            <w:r w:rsidR="00B371C7">
              <w:rPr>
                <w:noProof/>
                <w:webHidden/>
              </w:rPr>
              <w:fldChar w:fldCharType="end"/>
            </w:r>
          </w:hyperlink>
        </w:p>
        <w:p w14:paraId="7979ABCF" w14:textId="1B7352DC" w:rsidR="00B371C7" w:rsidRDefault="000050A4">
          <w:pPr>
            <w:pStyle w:val="TOC1"/>
            <w:tabs>
              <w:tab w:val="left" w:pos="400"/>
              <w:tab w:val="right" w:leader="dot" w:pos="9350"/>
            </w:tabs>
            <w:rPr>
              <w:rFonts w:cstheme="minorBidi"/>
              <w:noProof/>
              <w:sz w:val="24"/>
              <w:lang w:val="en-CA" w:bidi="ar-SA"/>
            </w:rPr>
          </w:pPr>
          <w:hyperlink w:anchor="_Toc17365211" w:history="1">
            <w:r w:rsidR="00B371C7" w:rsidRPr="00E63BDE">
              <w:rPr>
                <w:rStyle w:val="Hyperlink"/>
                <w:noProof/>
              </w:rPr>
              <w:t>8</w:t>
            </w:r>
            <w:r w:rsidR="00B371C7">
              <w:rPr>
                <w:rFonts w:cstheme="minorBidi"/>
                <w:noProof/>
                <w:sz w:val="24"/>
                <w:lang w:val="en-CA" w:bidi="ar-SA"/>
              </w:rPr>
              <w:tab/>
            </w:r>
            <w:r w:rsidR="00B371C7" w:rsidRPr="00E63BDE">
              <w:rPr>
                <w:rStyle w:val="Hyperlink"/>
                <w:noProof/>
              </w:rPr>
              <w:t>Extra-logical Design Practices</w:t>
            </w:r>
            <w:r w:rsidR="00B371C7">
              <w:rPr>
                <w:noProof/>
                <w:webHidden/>
              </w:rPr>
              <w:tab/>
            </w:r>
            <w:r w:rsidR="00B371C7">
              <w:rPr>
                <w:noProof/>
                <w:webHidden/>
              </w:rPr>
              <w:fldChar w:fldCharType="begin"/>
            </w:r>
            <w:r w:rsidR="00B371C7">
              <w:rPr>
                <w:noProof/>
                <w:webHidden/>
              </w:rPr>
              <w:instrText xml:space="preserve"> PAGEREF _Toc17365211 \h </w:instrText>
            </w:r>
            <w:r w:rsidR="00B371C7">
              <w:rPr>
                <w:noProof/>
                <w:webHidden/>
              </w:rPr>
            </w:r>
            <w:r w:rsidR="00B371C7">
              <w:rPr>
                <w:noProof/>
                <w:webHidden/>
              </w:rPr>
              <w:fldChar w:fldCharType="separate"/>
            </w:r>
            <w:r w:rsidR="00B371C7">
              <w:rPr>
                <w:noProof/>
                <w:webHidden/>
              </w:rPr>
              <w:t>75</w:t>
            </w:r>
            <w:r w:rsidR="00B371C7">
              <w:rPr>
                <w:noProof/>
                <w:webHidden/>
              </w:rPr>
              <w:fldChar w:fldCharType="end"/>
            </w:r>
          </w:hyperlink>
        </w:p>
        <w:p w14:paraId="4BC11BC9" w14:textId="68874626" w:rsidR="00B371C7" w:rsidRDefault="000050A4">
          <w:pPr>
            <w:pStyle w:val="TOC1"/>
            <w:tabs>
              <w:tab w:val="right" w:leader="dot" w:pos="9350"/>
            </w:tabs>
            <w:rPr>
              <w:rFonts w:cstheme="minorBidi"/>
              <w:noProof/>
              <w:sz w:val="24"/>
              <w:lang w:val="en-CA" w:bidi="ar-SA"/>
            </w:rPr>
          </w:pPr>
          <w:hyperlink w:anchor="_Toc17365212" w:history="1">
            <w:r w:rsidR="00B371C7" w:rsidRPr="00E63BDE">
              <w:rPr>
                <w:rStyle w:val="Hyperlink"/>
                <w:noProof/>
              </w:rPr>
              <w:t>Acknowledgements</w:t>
            </w:r>
            <w:r w:rsidR="00B371C7">
              <w:rPr>
                <w:noProof/>
                <w:webHidden/>
              </w:rPr>
              <w:tab/>
            </w:r>
            <w:r w:rsidR="00B371C7">
              <w:rPr>
                <w:noProof/>
                <w:webHidden/>
              </w:rPr>
              <w:fldChar w:fldCharType="begin"/>
            </w:r>
            <w:r w:rsidR="00B371C7">
              <w:rPr>
                <w:noProof/>
                <w:webHidden/>
              </w:rPr>
              <w:instrText xml:space="preserve"> PAGEREF _Toc17365212 \h </w:instrText>
            </w:r>
            <w:r w:rsidR="00B371C7">
              <w:rPr>
                <w:noProof/>
                <w:webHidden/>
              </w:rPr>
            </w:r>
            <w:r w:rsidR="00B371C7">
              <w:rPr>
                <w:noProof/>
                <w:webHidden/>
              </w:rPr>
              <w:fldChar w:fldCharType="separate"/>
            </w:r>
            <w:r w:rsidR="00B371C7">
              <w:rPr>
                <w:noProof/>
                <w:webHidden/>
              </w:rPr>
              <w:t>75</w:t>
            </w:r>
            <w:r w:rsidR="00B371C7">
              <w:rPr>
                <w:noProof/>
                <w:webHidden/>
              </w:rPr>
              <w:fldChar w:fldCharType="end"/>
            </w:r>
          </w:hyperlink>
        </w:p>
        <w:p w14:paraId="4A53C3F6" w14:textId="71B8C770" w:rsidR="00B371C7" w:rsidRDefault="000050A4">
          <w:pPr>
            <w:pStyle w:val="TOC1"/>
            <w:tabs>
              <w:tab w:val="right" w:leader="dot" w:pos="9350"/>
            </w:tabs>
            <w:rPr>
              <w:rFonts w:cstheme="minorBidi"/>
              <w:noProof/>
              <w:sz w:val="24"/>
              <w:lang w:val="en-CA" w:bidi="ar-SA"/>
            </w:rPr>
          </w:pPr>
          <w:hyperlink w:anchor="_Toc17365213" w:history="1">
            <w:r w:rsidR="00B371C7" w:rsidRPr="00E63BDE">
              <w:rPr>
                <w:rStyle w:val="Hyperlink"/>
                <w:noProof/>
              </w:rPr>
              <w:t>Bibliography</w:t>
            </w:r>
            <w:r w:rsidR="00B371C7">
              <w:rPr>
                <w:noProof/>
                <w:webHidden/>
              </w:rPr>
              <w:tab/>
            </w:r>
            <w:r w:rsidR="00B371C7">
              <w:rPr>
                <w:noProof/>
                <w:webHidden/>
              </w:rPr>
              <w:fldChar w:fldCharType="begin"/>
            </w:r>
            <w:r w:rsidR="00B371C7">
              <w:rPr>
                <w:noProof/>
                <w:webHidden/>
              </w:rPr>
              <w:instrText xml:space="preserve"> PAGEREF _Toc17365213 \h </w:instrText>
            </w:r>
            <w:r w:rsidR="00B371C7">
              <w:rPr>
                <w:noProof/>
                <w:webHidden/>
              </w:rPr>
            </w:r>
            <w:r w:rsidR="00B371C7">
              <w:rPr>
                <w:noProof/>
                <w:webHidden/>
              </w:rPr>
              <w:fldChar w:fldCharType="separate"/>
            </w:r>
            <w:r w:rsidR="00B371C7">
              <w:rPr>
                <w:noProof/>
                <w:webHidden/>
              </w:rPr>
              <w:t>76</w:t>
            </w:r>
            <w:r w:rsidR="00B371C7">
              <w:rPr>
                <w:noProof/>
                <w:webHidden/>
              </w:rPr>
              <w:fldChar w:fldCharType="end"/>
            </w:r>
          </w:hyperlink>
        </w:p>
        <w:p w14:paraId="6D1DC623" w14:textId="33C9DFBB"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736516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17365167"/>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17365168"/>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2215CFFE"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B371C7">
        <w:t xml:space="preserve">Figure </w:t>
      </w:r>
      <w:r w:rsidR="00B371C7">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442F4EB2"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4F09D65B"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 xml:space="preserve">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371C7">
        <w:t>0</w:t>
      </w:r>
      <w:r w:rsidR="00BE6A2E">
        <w:fldChar w:fldCharType="end"/>
      </w:r>
      <w:r w:rsidR="00BE6A2E">
        <w:t xml:space="preserve">.  </w:t>
      </w:r>
    </w:p>
    <w:p w14:paraId="64598446" w14:textId="77777777" w:rsidR="00BE6A2E" w:rsidRDefault="00BE6A2E" w:rsidP="00BE6A2E">
      <w:pPr>
        <w:pStyle w:val="Heading1"/>
      </w:pPr>
      <w:bookmarkStart w:id="36" w:name="_Toc17365169"/>
      <w:bookmarkStart w:id="37" w:name="_Ref462673081"/>
      <w:r>
        <w:t>Summary of Changes from Previous Version</w:t>
      </w:r>
      <w:bookmarkEnd w:id="36"/>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lastRenderedPageBreak/>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w:t>
      </w:r>
      <w:r w:rsidRPr="00E80D3C">
        <w:rPr>
          <w:color w:val="000000" w:themeColor="text1"/>
          <w:sz w:val="24"/>
        </w:rPr>
        <w:lastRenderedPageBreak/>
        <w:t>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lastRenderedPageBreak/>
        <w:t>Based on requirements identified by CUHK use cases, the parking ontology has been extended to capture additional concepts to provide a more detailed picture of existing car parks.</w:t>
      </w:r>
    </w:p>
    <w:p w14:paraId="52EB3871" w14:textId="3E2BFB63" w:rsidR="006A044F" w:rsidRDefault="006A044F" w:rsidP="00EA354A">
      <w:pPr>
        <w:pStyle w:val="Heading1"/>
      </w:pPr>
      <w:bookmarkStart w:id="38" w:name="_Toc17365170"/>
      <w:r>
        <w:t>Development Process</w:t>
      </w:r>
    </w:p>
    <w:p w14:paraId="3857D091" w14:textId="5229844D" w:rsidR="00E53C87" w:rsidRDefault="00E53C87" w:rsidP="00E53C87">
      <w:pPr>
        <w:rPr>
          <w:lang w:val="en-US" w:bidi="en-US"/>
        </w:rPr>
      </w:pPr>
      <w:r w:rsidRPr="00E53C87">
        <w:rPr>
          <w:lang w:val="en-US" w:bidi="en-US"/>
        </w:rPr>
        <w:t>The process of development of this standard is to iteratively select a city service and apply the ontology engineering development process to create, extend and/or modify each level of the standard.</w:t>
      </w:r>
    </w:p>
    <w:p w14:paraId="68EC097D" w14:textId="1118D73E" w:rsidR="00521F4F" w:rsidRDefault="00521F4F" w:rsidP="00E53C87">
      <w:pPr>
        <w:pStyle w:val="ListParagraph"/>
        <w:numPr>
          <w:ilvl w:val="0"/>
          <w:numId w:val="42"/>
        </w:numPr>
      </w:pPr>
      <w:r>
        <w:t>Requirements gather</w:t>
      </w:r>
    </w:p>
    <w:p w14:paraId="01061050" w14:textId="10FF5CFF" w:rsidR="00521F4F" w:rsidRDefault="00521F4F" w:rsidP="00E53C87">
      <w:pPr>
        <w:pStyle w:val="ListParagraph"/>
        <w:numPr>
          <w:ilvl w:val="0"/>
          <w:numId w:val="42"/>
        </w:numPr>
      </w:pPr>
      <w:r>
        <w:t>Identification of key concepts</w:t>
      </w:r>
    </w:p>
    <w:p w14:paraId="2F9F6853" w14:textId="64C12808" w:rsidR="00521F4F" w:rsidRDefault="00521F4F" w:rsidP="00E53C87">
      <w:pPr>
        <w:pStyle w:val="ListParagraph"/>
        <w:numPr>
          <w:ilvl w:val="0"/>
          <w:numId w:val="42"/>
        </w:numPr>
      </w:pPr>
      <w:r>
        <w:t>Identification of reusable ontologies</w:t>
      </w:r>
    </w:p>
    <w:p w14:paraId="1DC56B12" w14:textId="1386F1B3" w:rsidR="00E53C87" w:rsidRDefault="00E53C87" w:rsidP="00E53C87">
      <w:pPr>
        <w:pStyle w:val="ListParagraph"/>
        <w:numPr>
          <w:ilvl w:val="0"/>
          <w:numId w:val="42"/>
        </w:numPr>
      </w:pPr>
      <w:r>
        <w:t xml:space="preserve">Reference </w:t>
      </w:r>
      <w:bookmarkStart w:id="39" w:name="_GoBack"/>
      <w:bookmarkEnd w:id="39"/>
      <w:r w:rsidR="00521F4F">
        <w:t>iterative design</w:t>
      </w:r>
      <w:r>
        <w:t xml:space="preserve"> methodology</w:t>
      </w:r>
    </w:p>
    <w:p w14:paraId="0105F3BF" w14:textId="77777777" w:rsidR="00E53C87" w:rsidRPr="00E53C87" w:rsidRDefault="00E53C87" w:rsidP="00E53C87">
      <w:pPr>
        <w:pStyle w:val="ListParagraph"/>
        <w:numPr>
          <w:ilvl w:val="0"/>
          <w:numId w:val="42"/>
        </w:numPr>
      </w:pPr>
    </w:p>
    <w:p w14:paraId="7A55DEC6" w14:textId="1EC3A705" w:rsidR="00196B6E" w:rsidRDefault="00196B6E" w:rsidP="00EA354A">
      <w:pPr>
        <w:pStyle w:val="Heading1"/>
      </w:pPr>
      <w:r>
        <w:t>Urban System Characteristics and Behaviour</w:t>
      </w:r>
      <w:bookmarkEnd w:id="37"/>
      <w:bookmarkEnd w:id="38"/>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6967C9C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4DB519CE" w14:textId="1B8EEC88" w:rsidR="00DC325E" w:rsidRDefault="00DC325E" w:rsidP="00EA354A"/>
    <w:p w14:paraId="5514DFF1" w14:textId="77777777" w:rsidR="00DC325E" w:rsidRDefault="00DC325E" w:rsidP="00EA354A"/>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1AF85BE"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w:t>
      </w:r>
      <w:r w:rsidR="008B36EB">
        <w:rPr>
          <w:sz w:val="24"/>
        </w:rPr>
        <w:t>a</w:t>
      </w:r>
      <w:r w:rsidRPr="00105569">
        <w:rPr>
          <w:sz w:val="24"/>
        </w:rPr>
        <w: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17365171"/>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17365172"/>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2"/>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F51C25" w14:paraId="1717086F" w14:textId="77777777" w:rsidTr="00DF37CC">
        <w:tc>
          <w:tcPr>
            <w:tcW w:w="2234" w:type="dxa"/>
            <w:shd w:val="clear" w:color="auto" w:fill="00FFFF"/>
          </w:tcPr>
          <w:p w14:paraId="58EC4E5E" w14:textId="77777777" w:rsidR="009A5F01" w:rsidRDefault="009A5F01" w:rsidP="00B82064">
            <w:pPr>
              <w:tabs>
                <w:tab w:val="left" w:pos="1027"/>
              </w:tabs>
            </w:pPr>
            <w:r>
              <w:t>Property</w:t>
            </w:r>
            <w:r>
              <w:tab/>
            </w:r>
          </w:p>
        </w:tc>
        <w:tc>
          <w:tcPr>
            <w:tcW w:w="1741" w:type="dxa"/>
            <w:shd w:val="clear" w:color="auto" w:fill="00FFFF"/>
          </w:tcPr>
          <w:p w14:paraId="7C875CC3" w14:textId="77777777" w:rsidR="009A5F01" w:rsidRDefault="009A5F01" w:rsidP="00B82064">
            <w:r>
              <w:t>Characteristic</w:t>
            </w:r>
          </w:p>
        </w:tc>
        <w:tc>
          <w:tcPr>
            <w:tcW w:w="5375" w:type="dxa"/>
            <w:shd w:val="clear" w:color="auto" w:fill="00FFFF"/>
          </w:tcPr>
          <w:p w14:paraId="6FFEA544" w14:textId="77777777" w:rsidR="009A5F01" w:rsidRDefault="009A5F01" w:rsidP="00B82064">
            <w:r>
              <w:t>Value (if applicable)</w:t>
            </w:r>
          </w:p>
        </w:tc>
      </w:tr>
      <w:tr w:rsidR="00F51C25" w14:paraId="6F899BD9" w14:textId="77777777" w:rsidTr="00DF37CC">
        <w:tc>
          <w:tcPr>
            <w:tcW w:w="2234" w:type="dxa"/>
          </w:tcPr>
          <w:p w14:paraId="69AB3EFF" w14:textId="097DB3D7" w:rsidR="009A5F01" w:rsidRDefault="00024402" w:rsidP="00B82064">
            <w:proofErr w:type="gramStart"/>
            <w:r>
              <w:t>geo:sfEquals</w:t>
            </w:r>
            <w:proofErr w:type="gramEnd"/>
          </w:p>
        </w:tc>
        <w:tc>
          <w:tcPr>
            <w:tcW w:w="1741" w:type="dxa"/>
          </w:tcPr>
          <w:p w14:paraId="699CB113" w14:textId="3669017E" w:rsidR="009A5F01" w:rsidRDefault="00024402" w:rsidP="00B82064">
            <w:r>
              <w:t>Domain and Range</w:t>
            </w:r>
          </w:p>
        </w:tc>
        <w:tc>
          <w:tcPr>
            <w:tcW w:w="5375" w:type="dxa"/>
          </w:tcPr>
          <w:p w14:paraId="3B420A15" w14:textId="756B1610" w:rsidR="009A5F01" w:rsidRDefault="00024402" w:rsidP="00B82064">
            <w:proofErr w:type="gramStart"/>
            <w:r>
              <w:t>geo:SpatialObject</w:t>
            </w:r>
            <w:proofErr w:type="gramEnd"/>
          </w:p>
        </w:tc>
      </w:tr>
      <w:tr w:rsidR="00F51C25" w14:paraId="37CFBAE2" w14:textId="77777777" w:rsidTr="00DF37CC">
        <w:tc>
          <w:tcPr>
            <w:tcW w:w="2234" w:type="dxa"/>
          </w:tcPr>
          <w:p w14:paraId="0D2CB3F8" w14:textId="283A551B" w:rsidR="00F51C25" w:rsidRDefault="00F51C25" w:rsidP="00F51C25">
            <w:proofErr w:type="gramStart"/>
            <w:r>
              <w:t>geo:</w:t>
            </w:r>
            <w:r w:rsidRPr="00F51C25">
              <w:t>sfDisjoint</w:t>
            </w:r>
            <w:proofErr w:type="gramEnd"/>
          </w:p>
        </w:tc>
        <w:tc>
          <w:tcPr>
            <w:tcW w:w="1741" w:type="dxa"/>
          </w:tcPr>
          <w:p w14:paraId="0700E65F" w14:textId="60DFB8DC" w:rsidR="00F51C25" w:rsidRDefault="00F51C25" w:rsidP="00F51C25">
            <w:r>
              <w:t>Domain and Range</w:t>
            </w:r>
          </w:p>
        </w:tc>
        <w:tc>
          <w:tcPr>
            <w:tcW w:w="5375" w:type="dxa"/>
          </w:tcPr>
          <w:p w14:paraId="4892839B" w14:textId="01C3B7C7" w:rsidR="00F51C25" w:rsidRDefault="00F51C25" w:rsidP="00F51C25">
            <w:proofErr w:type="gramStart"/>
            <w:r>
              <w:t>geo:SpatialObject</w:t>
            </w:r>
            <w:proofErr w:type="gramEnd"/>
          </w:p>
        </w:tc>
      </w:tr>
      <w:tr w:rsidR="00F51C25" w14:paraId="366BFE36" w14:textId="77777777" w:rsidTr="00DF37CC">
        <w:tc>
          <w:tcPr>
            <w:tcW w:w="2234" w:type="dxa"/>
          </w:tcPr>
          <w:p w14:paraId="37414752" w14:textId="4C6DF754" w:rsidR="00F51C25" w:rsidRDefault="00F51C25" w:rsidP="00F51C25">
            <w:proofErr w:type="gramStart"/>
            <w:r w:rsidRPr="00F51C25">
              <w:t>geo:sfIntersects</w:t>
            </w:r>
            <w:proofErr w:type="gramEnd"/>
          </w:p>
        </w:tc>
        <w:tc>
          <w:tcPr>
            <w:tcW w:w="1741" w:type="dxa"/>
          </w:tcPr>
          <w:p w14:paraId="5E59D8BF" w14:textId="31B62789" w:rsidR="00F51C25" w:rsidRDefault="00F51C25" w:rsidP="00F51C25">
            <w:r>
              <w:t>Domain and Range</w:t>
            </w:r>
          </w:p>
        </w:tc>
        <w:tc>
          <w:tcPr>
            <w:tcW w:w="5375" w:type="dxa"/>
          </w:tcPr>
          <w:p w14:paraId="37DD0DED" w14:textId="34179155" w:rsidR="00F51C25" w:rsidRDefault="00F51C25" w:rsidP="00F51C25">
            <w:proofErr w:type="gramStart"/>
            <w:r>
              <w:t>geo:SpatialObject</w:t>
            </w:r>
            <w:proofErr w:type="gramEnd"/>
          </w:p>
        </w:tc>
      </w:tr>
      <w:tr w:rsidR="00F51C25" w14:paraId="5677F8DE" w14:textId="77777777" w:rsidTr="00DF37CC">
        <w:tc>
          <w:tcPr>
            <w:tcW w:w="2234" w:type="dxa"/>
          </w:tcPr>
          <w:p w14:paraId="68043189" w14:textId="072F2633" w:rsidR="00F51C25" w:rsidRDefault="00F51C25" w:rsidP="00F51C25">
            <w:proofErr w:type="gramStart"/>
            <w:r w:rsidRPr="00F51C25">
              <w:t>geo:sfTouches</w:t>
            </w:r>
            <w:proofErr w:type="gramEnd"/>
          </w:p>
        </w:tc>
        <w:tc>
          <w:tcPr>
            <w:tcW w:w="1741" w:type="dxa"/>
          </w:tcPr>
          <w:p w14:paraId="03ED3F65" w14:textId="36D92E79" w:rsidR="00F51C25" w:rsidRDefault="00F51C25" w:rsidP="00F51C25">
            <w:r>
              <w:t>Domain and Range</w:t>
            </w:r>
          </w:p>
        </w:tc>
        <w:tc>
          <w:tcPr>
            <w:tcW w:w="5375" w:type="dxa"/>
          </w:tcPr>
          <w:p w14:paraId="3FA5CB60" w14:textId="44D8976C" w:rsidR="00F51C25" w:rsidRDefault="00F51C25" w:rsidP="00F51C25">
            <w:proofErr w:type="gramStart"/>
            <w:r>
              <w:t>geo:SpatialObject</w:t>
            </w:r>
            <w:proofErr w:type="gramEnd"/>
          </w:p>
        </w:tc>
      </w:tr>
      <w:tr w:rsidR="00F51C25" w14:paraId="5B001CEA" w14:textId="77777777" w:rsidTr="00DF37CC">
        <w:tc>
          <w:tcPr>
            <w:tcW w:w="2234" w:type="dxa"/>
          </w:tcPr>
          <w:p w14:paraId="77607C54" w14:textId="0555DAD8" w:rsidR="00F51C25" w:rsidRPr="00F51C25" w:rsidRDefault="00F51C25" w:rsidP="00F51C25">
            <w:proofErr w:type="gramStart"/>
            <w:r w:rsidRPr="00F51C25">
              <w:lastRenderedPageBreak/>
              <w:t>geo:sfWithin</w:t>
            </w:r>
            <w:proofErr w:type="gramEnd"/>
          </w:p>
        </w:tc>
        <w:tc>
          <w:tcPr>
            <w:tcW w:w="1741" w:type="dxa"/>
          </w:tcPr>
          <w:p w14:paraId="4B8E954E" w14:textId="14D941C3" w:rsidR="00F51C25" w:rsidRDefault="00F51C25" w:rsidP="00F51C25">
            <w:r>
              <w:t>Domain and Range</w:t>
            </w:r>
          </w:p>
        </w:tc>
        <w:tc>
          <w:tcPr>
            <w:tcW w:w="5375" w:type="dxa"/>
          </w:tcPr>
          <w:p w14:paraId="3802B5AA" w14:textId="6DBC89FD" w:rsidR="00F51C25" w:rsidRDefault="00F51C25" w:rsidP="00F51C25">
            <w:proofErr w:type="gramStart"/>
            <w:r>
              <w:t>geo:SpatialObject</w:t>
            </w:r>
            <w:proofErr w:type="gramEnd"/>
          </w:p>
        </w:tc>
      </w:tr>
      <w:tr w:rsidR="00F51C25" w14:paraId="4669DD1B" w14:textId="77777777" w:rsidTr="00DF37CC">
        <w:tc>
          <w:tcPr>
            <w:tcW w:w="2234" w:type="dxa"/>
          </w:tcPr>
          <w:p w14:paraId="61839740" w14:textId="10B32F91" w:rsidR="00F51C25" w:rsidRPr="00F51C25" w:rsidRDefault="00F51C25" w:rsidP="00F51C25">
            <w:proofErr w:type="gramStart"/>
            <w:r w:rsidRPr="00F51C25">
              <w:t>geo:sfContains</w:t>
            </w:r>
            <w:proofErr w:type="gramEnd"/>
          </w:p>
        </w:tc>
        <w:tc>
          <w:tcPr>
            <w:tcW w:w="1741" w:type="dxa"/>
          </w:tcPr>
          <w:p w14:paraId="104E6AD0" w14:textId="750698EE" w:rsidR="00F51C25" w:rsidRDefault="00F51C25" w:rsidP="00F51C25">
            <w:r>
              <w:t>Domain and Range</w:t>
            </w:r>
          </w:p>
        </w:tc>
        <w:tc>
          <w:tcPr>
            <w:tcW w:w="5375" w:type="dxa"/>
          </w:tcPr>
          <w:p w14:paraId="2B646B01" w14:textId="1925E391" w:rsidR="00F51C25" w:rsidRDefault="00F51C25" w:rsidP="00F51C25">
            <w:proofErr w:type="gramStart"/>
            <w:r>
              <w:t>geo:SpatialObject</w:t>
            </w:r>
            <w:proofErr w:type="gramEnd"/>
          </w:p>
        </w:tc>
      </w:tr>
      <w:tr w:rsidR="00F51C25" w14:paraId="3A18CD55" w14:textId="77777777" w:rsidTr="00DF37CC">
        <w:tc>
          <w:tcPr>
            <w:tcW w:w="2234" w:type="dxa"/>
          </w:tcPr>
          <w:p w14:paraId="57578F39" w14:textId="3BC5AD22" w:rsidR="00F51C25" w:rsidRPr="00F51C25" w:rsidRDefault="00F51C25" w:rsidP="00F51C25">
            <w:proofErr w:type="gramStart"/>
            <w:r w:rsidRPr="00F51C25">
              <w:t>geo:sfOverlaps</w:t>
            </w:r>
            <w:proofErr w:type="gramEnd"/>
          </w:p>
        </w:tc>
        <w:tc>
          <w:tcPr>
            <w:tcW w:w="1741" w:type="dxa"/>
          </w:tcPr>
          <w:p w14:paraId="551E6016" w14:textId="5D97E3F4" w:rsidR="00F51C25" w:rsidRDefault="00F51C25" w:rsidP="00F51C25">
            <w:r>
              <w:t>Domain and Range</w:t>
            </w:r>
          </w:p>
        </w:tc>
        <w:tc>
          <w:tcPr>
            <w:tcW w:w="5375" w:type="dxa"/>
          </w:tcPr>
          <w:p w14:paraId="095918CB" w14:textId="2710DCE9" w:rsidR="00F51C25" w:rsidRDefault="00F51C25" w:rsidP="00F51C25">
            <w:proofErr w:type="gramStart"/>
            <w:r>
              <w:t>geo:SpatialObject</w:t>
            </w:r>
            <w:proofErr w:type="gramEnd"/>
          </w:p>
        </w:tc>
      </w:tr>
      <w:tr w:rsidR="00F51C25" w14:paraId="7BA841A3" w14:textId="77777777" w:rsidTr="00DF37CC">
        <w:tc>
          <w:tcPr>
            <w:tcW w:w="2234" w:type="dxa"/>
          </w:tcPr>
          <w:p w14:paraId="3A1932AC" w14:textId="7794DD35" w:rsidR="00F51C25" w:rsidRPr="00F51C25" w:rsidRDefault="00F51C25" w:rsidP="00F51C25">
            <w:proofErr w:type="gramStart"/>
            <w:r w:rsidRPr="00F51C25">
              <w:t>geo:sfCrosses</w:t>
            </w:r>
            <w:proofErr w:type="gramEnd"/>
          </w:p>
        </w:tc>
        <w:tc>
          <w:tcPr>
            <w:tcW w:w="1741" w:type="dxa"/>
          </w:tcPr>
          <w:p w14:paraId="73B9D0C4" w14:textId="4CF7A53E" w:rsidR="00F51C25" w:rsidRDefault="00F51C25" w:rsidP="00F51C25">
            <w:r>
              <w:t>Domain and Range</w:t>
            </w:r>
          </w:p>
        </w:tc>
        <w:tc>
          <w:tcPr>
            <w:tcW w:w="5375" w:type="dxa"/>
          </w:tcPr>
          <w:p w14:paraId="3A8AD8B4" w14:textId="538B2A1E" w:rsidR="00F51C25" w:rsidRDefault="00F51C25" w:rsidP="00F51C25">
            <w:proofErr w:type="gramStart"/>
            <w:r>
              <w:t>geo:SpatialObject</w:t>
            </w:r>
            <w:proofErr w:type="gramEnd"/>
          </w:p>
        </w:tc>
      </w:tr>
      <w:tr w:rsidR="00E23879" w14:paraId="5B5D5AED" w14:textId="77777777" w:rsidTr="00DF37CC">
        <w:tc>
          <w:tcPr>
            <w:tcW w:w="2234" w:type="dxa"/>
            <w:vMerge w:val="restart"/>
          </w:tcPr>
          <w:p w14:paraId="2AA0CA4C" w14:textId="35181905" w:rsidR="00E23879" w:rsidRPr="00F51C25" w:rsidRDefault="00E23879" w:rsidP="00F51C25">
            <w:proofErr w:type="gramStart"/>
            <w:r>
              <w:t>geo:hasGeometry</w:t>
            </w:r>
            <w:proofErr w:type="gramEnd"/>
          </w:p>
        </w:tc>
        <w:tc>
          <w:tcPr>
            <w:tcW w:w="1741" w:type="dxa"/>
          </w:tcPr>
          <w:p w14:paraId="757D85AC" w14:textId="392918A2" w:rsidR="00E23879" w:rsidRDefault="00E23879" w:rsidP="00F51C25">
            <w:r>
              <w:t>Domain</w:t>
            </w:r>
          </w:p>
        </w:tc>
        <w:tc>
          <w:tcPr>
            <w:tcW w:w="5375" w:type="dxa"/>
          </w:tcPr>
          <w:p w14:paraId="6B7DFCEF" w14:textId="6432C076" w:rsidR="00E23879" w:rsidRDefault="00E23879" w:rsidP="00F51C25">
            <w:proofErr w:type="gramStart"/>
            <w:r>
              <w:t>geo:Feature</w:t>
            </w:r>
            <w:proofErr w:type="gramEnd"/>
          </w:p>
        </w:tc>
      </w:tr>
      <w:tr w:rsidR="00E23879" w14:paraId="4B133609" w14:textId="77777777" w:rsidTr="00DF37CC">
        <w:tc>
          <w:tcPr>
            <w:tcW w:w="2234" w:type="dxa"/>
            <w:vMerge/>
          </w:tcPr>
          <w:p w14:paraId="48E7388E" w14:textId="77777777" w:rsidR="00E23879" w:rsidRDefault="00E23879" w:rsidP="00F51C25"/>
        </w:tc>
        <w:tc>
          <w:tcPr>
            <w:tcW w:w="1741" w:type="dxa"/>
          </w:tcPr>
          <w:p w14:paraId="69717F31" w14:textId="657727B5" w:rsidR="00E23879" w:rsidRDefault="00E23879" w:rsidP="00F51C25">
            <w:r>
              <w:t>Range</w:t>
            </w:r>
          </w:p>
        </w:tc>
        <w:tc>
          <w:tcPr>
            <w:tcW w:w="5375" w:type="dxa"/>
          </w:tcPr>
          <w:p w14:paraId="42297250" w14:textId="207E5D36" w:rsidR="00E23879" w:rsidRDefault="00E23879" w:rsidP="00F51C25">
            <w:proofErr w:type="gramStart"/>
            <w:r>
              <w:t>geo:Geometry</w:t>
            </w:r>
            <w:proofErr w:type="gramEnd"/>
          </w:p>
        </w:tc>
      </w:tr>
      <w:tr w:rsidR="002C6657" w14:paraId="77B659FF" w14:textId="77777777" w:rsidTr="00DF37CC">
        <w:tc>
          <w:tcPr>
            <w:tcW w:w="2234" w:type="dxa"/>
          </w:tcPr>
          <w:p w14:paraId="39211268" w14:textId="540F4D9E" w:rsidR="002C6657" w:rsidRPr="00F51C25" w:rsidRDefault="002C6657" w:rsidP="00F51C25">
            <w:r>
              <w:t>hasLocation</w:t>
            </w:r>
          </w:p>
        </w:tc>
        <w:tc>
          <w:tcPr>
            <w:tcW w:w="1741" w:type="dxa"/>
          </w:tcPr>
          <w:p w14:paraId="44CBE4DD" w14:textId="29CFC76E" w:rsidR="002C6657" w:rsidRDefault="002C6657" w:rsidP="00F51C25">
            <w:r>
              <w:t>Range</w:t>
            </w:r>
          </w:p>
        </w:tc>
        <w:tc>
          <w:tcPr>
            <w:tcW w:w="5375" w:type="dxa"/>
          </w:tcPr>
          <w:p w14:paraId="5D17DE41" w14:textId="11D2F1E4" w:rsidR="002C6657" w:rsidRDefault="002C6657" w:rsidP="00F51C25">
            <w:proofErr w:type="gramStart"/>
            <w:r>
              <w:t>geo:Feature</w:t>
            </w:r>
            <w:proofErr w:type="gramEnd"/>
          </w:p>
        </w:tc>
      </w:tr>
      <w:tr w:rsidR="002E3B0E" w14:paraId="15A41D93" w14:textId="77777777" w:rsidTr="00DF37CC">
        <w:tc>
          <w:tcPr>
            <w:tcW w:w="2234" w:type="dxa"/>
          </w:tcPr>
          <w:p w14:paraId="7EA5CAF4" w14:textId="673907E9" w:rsidR="002E3B0E" w:rsidRDefault="002E3B0E" w:rsidP="00F51C25">
            <w:r>
              <w:t>associate</w:t>
            </w:r>
            <w:r w:rsidR="00E23879">
              <w:t>d</w:t>
            </w:r>
            <w:r>
              <w:t>Location</w:t>
            </w:r>
          </w:p>
        </w:tc>
        <w:tc>
          <w:tcPr>
            <w:tcW w:w="1741" w:type="dxa"/>
          </w:tcPr>
          <w:p w14:paraId="3967F8C3" w14:textId="7373E9B6" w:rsidR="002E3B0E" w:rsidRDefault="002E3B0E" w:rsidP="00F51C25">
            <w:r>
              <w:t>Range</w:t>
            </w:r>
          </w:p>
        </w:tc>
        <w:tc>
          <w:tcPr>
            <w:tcW w:w="5375" w:type="dxa"/>
          </w:tcPr>
          <w:p w14:paraId="64BF3012" w14:textId="45166216" w:rsidR="002E3B0E" w:rsidRDefault="002E3B0E" w:rsidP="00F51C25">
            <w:proofErr w:type="gramStart"/>
            <w:r>
              <w:t>geo:Feature</w:t>
            </w:r>
            <w:proofErr w:type="gramEnd"/>
          </w:p>
        </w:tc>
      </w:tr>
      <w:tr w:rsidR="008C1769" w14:paraId="61B6A869" w14:textId="77777777" w:rsidTr="00DF37CC">
        <w:tc>
          <w:tcPr>
            <w:tcW w:w="2234" w:type="dxa"/>
            <w:vMerge w:val="restart"/>
          </w:tcPr>
          <w:p w14:paraId="2B1DE1EA" w14:textId="3143E93D" w:rsidR="008C1769" w:rsidRDefault="008C1769" w:rsidP="00F51C25">
            <w:proofErr w:type="gramStart"/>
            <w:r>
              <w:t>geo:asWKT</w:t>
            </w:r>
            <w:proofErr w:type="gramEnd"/>
          </w:p>
        </w:tc>
        <w:tc>
          <w:tcPr>
            <w:tcW w:w="1741" w:type="dxa"/>
          </w:tcPr>
          <w:p w14:paraId="3470927E" w14:textId="7C83D6C5" w:rsidR="008C1769" w:rsidRDefault="008C1769" w:rsidP="00F51C25">
            <w:r>
              <w:t>Domain</w:t>
            </w:r>
          </w:p>
        </w:tc>
        <w:tc>
          <w:tcPr>
            <w:tcW w:w="5375" w:type="dxa"/>
          </w:tcPr>
          <w:p w14:paraId="5DB0C65C" w14:textId="4991DD68" w:rsidR="008C1769" w:rsidRDefault="008C1769" w:rsidP="00F51C25">
            <w:proofErr w:type="gramStart"/>
            <w:r>
              <w:t>geo:Geometry</w:t>
            </w:r>
            <w:proofErr w:type="gramEnd"/>
          </w:p>
        </w:tc>
      </w:tr>
      <w:tr w:rsidR="008C1769" w14:paraId="0E796042" w14:textId="77777777" w:rsidTr="00DF37CC">
        <w:tc>
          <w:tcPr>
            <w:tcW w:w="2234" w:type="dxa"/>
            <w:vMerge/>
          </w:tcPr>
          <w:p w14:paraId="2B966A8B" w14:textId="77777777" w:rsidR="008C1769" w:rsidRDefault="008C1769" w:rsidP="00F51C25"/>
        </w:tc>
        <w:tc>
          <w:tcPr>
            <w:tcW w:w="1741" w:type="dxa"/>
          </w:tcPr>
          <w:p w14:paraId="44820E2B" w14:textId="61FDF91B" w:rsidR="008C1769" w:rsidRDefault="008C1769" w:rsidP="00F51C25">
            <w:r>
              <w:t>Range</w:t>
            </w:r>
          </w:p>
        </w:tc>
        <w:tc>
          <w:tcPr>
            <w:tcW w:w="5375" w:type="dxa"/>
          </w:tcPr>
          <w:p w14:paraId="4C665FE3" w14:textId="70D55CC5" w:rsidR="008C1769" w:rsidRDefault="008C1769" w:rsidP="00F51C25">
            <w:proofErr w:type="gramStart"/>
            <w:r>
              <w:t>geo:wktLiteral</w:t>
            </w:r>
            <w:proofErr w:type="gramEnd"/>
          </w:p>
        </w:tc>
      </w:tr>
      <w:tr w:rsidR="00DF37CC" w14:paraId="0B1D7903" w14:textId="77777777" w:rsidTr="00DF37CC">
        <w:tc>
          <w:tcPr>
            <w:tcW w:w="2234" w:type="dxa"/>
            <w:vMerge w:val="restart"/>
          </w:tcPr>
          <w:p w14:paraId="1958685E" w14:textId="6C7C0BD6" w:rsidR="00DF37CC" w:rsidRDefault="00DF37CC" w:rsidP="00F51C25">
            <w:r>
              <w:t>as_nDLatLon</w:t>
            </w:r>
          </w:p>
        </w:tc>
        <w:tc>
          <w:tcPr>
            <w:tcW w:w="1741" w:type="dxa"/>
          </w:tcPr>
          <w:p w14:paraId="6FA8AD6C" w14:textId="28E0996A" w:rsidR="00DF37CC" w:rsidRDefault="00DF37CC" w:rsidP="00F51C25">
            <w:r>
              <w:t>Domain</w:t>
            </w:r>
          </w:p>
        </w:tc>
        <w:tc>
          <w:tcPr>
            <w:tcW w:w="5375" w:type="dxa"/>
          </w:tcPr>
          <w:p w14:paraId="3511E8D1" w14:textId="436AC27C" w:rsidR="00DF37CC" w:rsidRDefault="00DF37CC" w:rsidP="00F51C25">
            <w:proofErr w:type="gramStart"/>
            <w:r>
              <w:t>geo:Geometry</w:t>
            </w:r>
            <w:proofErr w:type="gramEnd"/>
          </w:p>
        </w:tc>
      </w:tr>
      <w:tr w:rsidR="00DF37CC" w14:paraId="2F0BAF0C" w14:textId="77777777" w:rsidTr="00DF37CC">
        <w:tc>
          <w:tcPr>
            <w:tcW w:w="2234" w:type="dxa"/>
            <w:vMerge/>
          </w:tcPr>
          <w:p w14:paraId="236BA78E" w14:textId="77777777" w:rsidR="00DF37CC" w:rsidRDefault="00DF37CC" w:rsidP="00F51C25"/>
        </w:tc>
        <w:tc>
          <w:tcPr>
            <w:tcW w:w="1741" w:type="dxa"/>
          </w:tcPr>
          <w:p w14:paraId="7407C47B" w14:textId="4BF26563" w:rsidR="00DF37CC" w:rsidRDefault="00DF37CC" w:rsidP="00F51C25">
            <w:r>
              <w:t>Range</w:t>
            </w:r>
          </w:p>
        </w:tc>
        <w:tc>
          <w:tcPr>
            <w:tcW w:w="5375" w:type="dxa"/>
          </w:tcPr>
          <w:p w14:paraId="690990FA" w14:textId="4CFDEE9C" w:rsidR="00DF37CC" w:rsidRDefault="000050A4" w:rsidP="00F51C25">
            <w:hyperlink r:id="rId9" w:anchor="_lat_la_-9.+1_+9.+1_+1.-4_+1.-1_lon_lo_-1.8+2_+1.8+2_+1.-4" w:history="1">
              <w:r w:rsidR="00DF37CC" w:rsidRPr="00B34DE1">
                <w:rPr>
                  <w:rStyle w:val="Hyperlink"/>
                </w:rPr>
                <w:t>http://franz.com/ns/allegrograph/5.0/geo/nd#_lat_la_-9.+1_+9.+1_+1.-4_+1.-1_lon_lo_-1.8+2_+1.8+2_+1.-4</w:t>
              </w:r>
            </w:hyperlink>
            <w:r w:rsidR="00DF37CC">
              <w:rPr>
                <w:rStyle w:val="FootnoteReference"/>
              </w:rPr>
              <w:footnoteReference w:id="3"/>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3725"/>
                    </a:xfrm>
                    <a:prstGeom prst="rect">
                      <a:avLst/>
                    </a:prstGeom>
                  </pic:spPr>
                </pic:pic>
              </a:graphicData>
            </a:graphic>
          </wp:inline>
        </w:drawing>
      </w:r>
    </w:p>
    <w:p w14:paraId="2C4FB6F7" w14:textId="6B72D034"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1218A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8602C"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F4BB0"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18F5"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E565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D4998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74C35D"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0E39A3E3" w:rsidR="00155C21" w:rsidRDefault="00155C21" w:rsidP="00E80D3C">
      <w:pPr>
        <w:pStyle w:val="Caption"/>
      </w:pPr>
      <w:r>
        <w:lastRenderedPageBreak/>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0050A4" w:rsidRPr="00870DF4" w:rsidRDefault="000050A4" w:rsidP="00DA460B">
                            <w:pPr>
                              <w:rPr>
                                <w:rFonts w:ascii="Courier New" w:hAnsi="Courier New"/>
                              </w:rPr>
                            </w:pPr>
                            <w:r w:rsidRPr="00870DF4">
                              <w:rPr>
                                <w:rFonts w:ascii="Courier New" w:hAnsi="Courier New"/>
                              </w:rPr>
                              <w:t>ex:Monument1 a ex:Monument;</w:t>
                            </w:r>
                          </w:p>
                          <w:p w14:paraId="10094341" w14:textId="77777777" w:rsidR="000050A4" w:rsidRPr="00870DF4" w:rsidRDefault="000050A4" w:rsidP="00DA460B">
                            <w:pPr>
                              <w:rPr>
                                <w:rFonts w:ascii="Courier New" w:hAnsi="Courier New"/>
                              </w:rPr>
                            </w:pPr>
                            <w:r w:rsidRPr="00870DF4">
                              <w:rPr>
                                <w:rFonts w:ascii="Courier New" w:hAnsi="Courier New"/>
                              </w:rPr>
                              <w:t xml:space="preserve">   rdfs:label "Washington Monument";</w:t>
                            </w:r>
                          </w:p>
                          <w:p w14:paraId="4E65DB1F" w14:textId="77777777" w:rsidR="000050A4" w:rsidRPr="00870DF4" w:rsidRDefault="000050A4" w:rsidP="00DA460B">
                            <w:pPr>
                              <w:rPr>
                                <w:rFonts w:ascii="Courier New" w:hAnsi="Courier New"/>
                              </w:rPr>
                            </w:pPr>
                            <w:r w:rsidRPr="00870DF4">
                              <w:rPr>
                                <w:rFonts w:ascii="Courier New" w:hAnsi="Courier New"/>
                              </w:rPr>
                              <w:t xml:space="preserve">   geo:hasGeometry ex:Point1 .</w:t>
                            </w:r>
                          </w:p>
                          <w:p w14:paraId="34940B2E" w14:textId="77777777" w:rsidR="000050A4" w:rsidRPr="00870DF4" w:rsidRDefault="000050A4" w:rsidP="00DA460B">
                            <w:pPr>
                              <w:rPr>
                                <w:rFonts w:ascii="Courier New" w:hAnsi="Courier New"/>
                              </w:rPr>
                            </w:pPr>
                            <w:r w:rsidRPr="00870DF4">
                              <w:rPr>
                                <w:rFonts w:ascii="Courier New" w:hAnsi="Courier New"/>
                              </w:rPr>
                              <w:t>ex:Point1 a geo:Point;</w:t>
                            </w:r>
                          </w:p>
                          <w:p w14:paraId="2E7DB22A" w14:textId="77777777" w:rsidR="000050A4" w:rsidRPr="00870DF4" w:rsidRDefault="000050A4"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0050A4" w:rsidRPr="00870DF4" w:rsidRDefault="000050A4" w:rsidP="00DA460B">
                            <w:pPr>
                              <w:rPr>
                                <w:rFonts w:ascii="Courier New" w:hAnsi="Courier New"/>
                              </w:rPr>
                            </w:pPr>
                            <w:r w:rsidRPr="00870DF4">
                              <w:rPr>
                                <w:rFonts w:ascii="Courier New" w:hAnsi="Courier New"/>
                              </w:rPr>
                              <w:t>Ex:Park1 a ex:Park;</w:t>
                            </w:r>
                          </w:p>
                          <w:p w14:paraId="5EE39A33" w14:textId="77777777" w:rsidR="000050A4" w:rsidRPr="00870DF4" w:rsidRDefault="000050A4" w:rsidP="00DA460B">
                            <w:pPr>
                              <w:rPr>
                                <w:rFonts w:ascii="Courier New" w:hAnsi="Courier New"/>
                              </w:rPr>
                            </w:pPr>
                            <w:r w:rsidRPr="00870DF4">
                              <w:rPr>
                                <w:rFonts w:ascii="Courier New" w:hAnsi="Courier New"/>
                              </w:rPr>
                              <w:tab/>
                              <w:t>rdfs:label "Example Park";</w:t>
                            </w:r>
                          </w:p>
                          <w:p w14:paraId="5C9F7888" w14:textId="77777777" w:rsidR="000050A4" w:rsidRPr="00870DF4" w:rsidRDefault="000050A4" w:rsidP="00DA460B">
                            <w:pPr>
                              <w:rPr>
                                <w:rFonts w:ascii="Courier New" w:hAnsi="Courier New"/>
                              </w:rPr>
                            </w:pPr>
                            <w:r w:rsidRPr="00870DF4">
                              <w:rPr>
                                <w:rFonts w:ascii="Courier New" w:hAnsi="Courier New"/>
                              </w:rPr>
                              <w:tab/>
                              <w:t>geo:hasGeometry ex:Polygon1 .</w:t>
                            </w:r>
                          </w:p>
                          <w:p w14:paraId="6CDFE9B9" w14:textId="77777777" w:rsidR="000050A4" w:rsidRPr="00870DF4" w:rsidRDefault="000050A4" w:rsidP="00DA460B">
                            <w:pPr>
                              <w:rPr>
                                <w:rFonts w:ascii="Courier New" w:hAnsi="Courier New"/>
                              </w:rPr>
                            </w:pPr>
                            <w:r w:rsidRPr="00870DF4">
                              <w:rPr>
                                <w:rFonts w:ascii="Courier New" w:hAnsi="Courier New"/>
                              </w:rPr>
                              <w:t>ex:Polygon1 a geo:Polygon;</w:t>
                            </w:r>
                          </w:p>
                          <w:p w14:paraId="651642C2" w14:textId="77777777" w:rsidR="000050A4" w:rsidRPr="00870DF4" w:rsidRDefault="000050A4"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0050A4" w:rsidRPr="00870DF4" w:rsidRDefault="000050A4" w:rsidP="00DA460B">
                      <w:pPr>
                        <w:rPr>
                          <w:rFonts w:ascii="Courier New" w:hAnsi="Courier New"/>
                        </w:rPr>
                      </w:pPr>
                      <w:r w:rsidRPr="00870DF4">
                        <w:rPr>
                          <w:rFonts w:ascii="Courier New" w:hAnsi="Courier New"/>
                        </w:rPr>
                        <w:t>ex:Monument1 a ex:Monument;</w:t>
                      </w:r>
                    </w:p>
                    <w:p w14:paraId="10094341" w14:textId="77777777" w:rsidR="000050A4" w:rsidRPr="00870DF4" w:rsidRDefault="000050A4" w:rsidP="00DA460B">
                      <w:pPr>
                        <w:rPr>
                          <w:rFonts w:ascii="Courier New" w:hAnsi="Courier New"/>
                        </w:rPr>
                      </w:pPr>
                      <w:r w:rsidRPr="00870DF4">
                        <w:rPr>
                          <w:rFonts w:ascii="Courier New" w:hAnsi="Courier New"/>
                        </w:rPr>
                        <w:t xml:space="preserve">   rdfs:label "Washington Monument";</w:t>
                      </w:r>
                    </w:p>
                    <w:p w14:paraId="4E65DB1F" w14:textId="77777777" w:rsidR="000050A4" w:rsidRPr="00870DF4" w:rsidRDefault="000050A4" w:rsidP="00DA460B">
                      <w:pPr>
                        <w:rPr>
                          <w:rFonts w:ascii="Courier New" w:hAnsi="Courier New"/>
                        </w:rPr>
                      </w:pPr>
                      <w:r w:rsidRPr="00870DF4">
                        <w:rPr>
                          <w:rFonts w:ascii="Courier New" w:hAnsi="Courier New"/>
                        </w:rPr>
                        <w:t xml:space="preserve">   geo:hasGeometry ex:Point1 .</w:t>
                      </w:r>
                    </w:p>
                    <w:p w14:paraId="34940B2E" w14:textId="77777777" w:rsidR="000050A4" w:rsidRPr="00870DF4" w:rsidRDefault="000050A4" w:rsidP="00DA460B">
                      <w:pPr>
                        <w:rPr>
                          <w:rFonts w:ascii="Courier New" w:hAnsi="Courier New"/>
                        </w:rPr>
                      </w:pPr>
                      <w:r w:rsidRPr="00870DF4">
                        <w:rPr>
                          <w:rFonts w:ascii="Courier New" w:hAnsi="Courier New"/>
                        </w:rPr>
                        <w:t>ex:Point1 a geo:Point;</w:t>
                      </w:r>
                    </w:p>
                    <w:p w14:paraId="2E7DB22A" w14:textId="77777777" w:rsidR="000050A4" w:rsidRPr="00870DF4" w:rsidRDefault="000050A4"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0050A4" w:rsidRPr="00870DF4" w:rsidRDefault="000050A4" w:rsidP="00DA460B">
                      <w:pPr>
                        <w:rPr>
                          <w:rFonts w:ascii="Courier New" w:hAnsi="Courier New"/>
                        </w:rPr>
                      </w:pPr>
                      <w:r w:rsidRPr="00870DF4">
                        <w:rPr>
                          <w:rFonts w:ascii="Courier New" w:hAnsi="Courier New"/>
                        </w:rPr>
                        <w:t>Ex:Park1 a ex:Park;</w:t>
                      </w:r>
                    </w:p>
                    <w:p w14:paraId="5EE39A33" w14:textId="77777777" w:rsidR="000050A4" w:rsidRPr="00870DF4" w:rsidRDefault="000050A4" w:rsidP="00DA460B">
                      <w:pPr>
                        <w:rPr>
                          <w:rFonts w:ascii="Courier New" w:hAnsi="Courier New"/>
                        </w:rPr>
                      </w:pPr>
                      <w:r w:rsidRPr="00870DF4">
                        <w:rPr>
                          <w:rFonts w:ascii="Courier New" w:hAnsi="Courier New"/>
                        </w:rPr>
                        <w:tab/>
                        <w:t>rdfs:label "Example Park";</w:t>
                      </w:r>
                    </w:p>
                    <w:p w14:paraId="5C9F7888" w14:textId="77777777" w:rsidR="000050A4" w:rsidRPr="00870DF4" w:rsidRDefault="000050A4" w:rsidP="00DA460B">
                      <w:pPr>
                        <w:rPr>
                          <w:rFonts w:ascii="Courier New" w:hAnsi="Courier New"/>
                        </w:rPr>
                      </w:pPr>
                      <w:r w:rsidRPr="00870DF4">
                        <w:rPr>
                          <w:rFonts w:ascii="Courier New" w:hAnsi="Courier New"/>
                        </w:rPr>
                        <w:tab/>
                        <w:t>geo:hasGeometry ex:Polygon1 .</w:t>
                      </w:r>
                    </w:p>
                    <w:p w14:paraId="6CDFE9B9" w14:textId="77777777" w:rsidR="000050A4" w:rsidRPr="00870DF4" w:rsidRDefault="000050A4" w:rsidP="00DA460B">
                      <w:pPr>
                        <w:rPr>
                          <w:rFonts w:ascii="Courier New" w:hAnsi="Courier New"/>
                        </w:rPr>
                      </w:pPr>
                      <w:r w:rsidRPr="00870DF4">
                        <w:rPr>
                          <w:rFonts w:ascii="Courier New" w:hAnsi="Courier New"/>
                        </w:rPr>
                        <w:t>ex:Polygon1 a geo:Polygon;</w:t>
                      </w:r>
                    </w:p>
                    <w:p w14:paraId="651642C2" w14:textId="77777777" w:rsidR="000050A4" w:rsidRPr="00870DF4" w:rsidRDefault="000050A4"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599DCB56"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17365173"/>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3598BFA4"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17365174"/>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6E5B20F8"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w:t>
      </w:r>
      <w:proofErr w:type="gramStart"/>
      <w:r w:rsidR="0024607C">
        <w:t xml:space="preserve">, </w:t>
      </w:r>
      <w:r w:rsidR="00485C15">
        <w:t>,</w:t>
      </w:r>
      <w:proofErr w:type="gramEnd"/>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50FF6ED3"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r>
      <w:r w:rsidR="004F530E">
        <w:lastRenderedPageBreak/>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17365175"/>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Pr="00D37ADB" w:rsidRDefault="009B1A62" w:rsidP="009B1A62">
      <w:pPr>
        <w:pStyle w:val="ListParagraph"/>
        <w:rPr>
          <w:sz w:val="24"/>
        </w:rPr>
      </w:pPr>
      <w:r w:rsidRPr="00D37ADB">
        <w:rPr>
          <w:sz w:val="24"/>
        </w:rPr>
        <w:t>Activity: An Activity describes something that occurs in the domain.</w:t>
      </w:r>
      <w:r w:rsidRPr="00D37ADB">
        <w:rPr>
          <w:sz w:val="24"/>
        </w:rPr>
        <w:br/>
        <w:t xml:space="preserve">An Activity may be further defined by </w:t>
      </w:r>
      <w:r w:rsidRPr="00D37ADB">
        <w:rPr>
          <w:b/>
          <w:sz w:val="24"/>
        </w:rPr>
        <w:t>(decomposed into) Subactivities</w:t>
      </w:r>
      <w:r w:rsidRPr="00D37ADB">
        <w:rPr>
          <w:sz w:val="24"/>
        </w:rPr>
        <w:t>.</w:t>
      </w:r>
      <w:r w:rsidRPr="00D37ADB">
        <w:rPr>
          <w:sz w:val="24"/>
        </w:rPr>
        <w:br/>
        <w:t xml:space="preserve">An Activity may have </w:t>
      </w:r>
      <w:r w:rsidRPr="00D37ADB">
        <w:rPr>
          <w:b/>
          <w:sz w:val="24"/>
        </w:rPr>
        <w:t>precondition and/or effect</w:t>
      </w:r>
      <w:r w:rsidRPr="00D37ADB">
        <w:rPr>
          <w:sz w:val="24"/>
        </w:rPr>
        <w:t xml:space="preserve"> States.</w:t>
      </w:r>
      <w:r w:rsidRPr="00D37ADB">
        <w:rPr>
          <w:sz w:val="24"/>
        </w:rPr>
        <w:br/>
        <w:t xml:space="preserve">An Activity may be </w:t>
      </w:r>
      <w:r w:rsidRPr="00D37ADB">
        <w:rPr>
          <w:b/>
          <w:sz w:val="24"/>
        </w:rPr>
        <w:t>enabled by or cause</w:t>
      </w:r>
      <w:r w:rsidRPr="00D37ADB">
        <w:rPr>
          <w:sz w:val="24"/>
        </w:rPr>
        <w:t xml:space="preserve"> some State</w:t>
      </w:r>
      <w:r w:rsidRPr="00D37ADB">
        <w:rPr>
          <w:strike/>
          <w:sz w:val="24"/>
        </w:rPr>
        <w:t>s</w:t>
      </w:r>
      <w:r w:rsidRPr="00D37ADB">
        <w:rPr>
          <w:sz w:val="24"/>
        </w:rPr>
        <w:t xml:space="preserve">. An enabling of causing state is a generalization of a precondition/effect; an Activity is enabled by or causes some State if it has a subactivity with a precondition or effect (respectively) of that State. </w:t>
      </w:r>
      <w:r w:rsidRPr="00D37ADB">
        <w:rPr>
          <w:sz w:val="24"/>
        </w:rPr>
        <w:br/>
        <w:t>In other words, the state may not be required directly before, or cause directly after the activity, but by some more specialized sub-activity.</w:t>
      </w:r>
      <w:r w:rsidRPr="00D37ADB">
        <w:rPr>
          <w:sz w:val="24"/>
        </w:rPr>
        <w:br/>
        <w:t xml:space="preserve">An Activity </w:t>
      </w:r>
      <w:r w:rsidRPr="00D37ADB">
        <w:rPr>
          <w:b/>
          <w:sz w:val="24"/>
        </w:rPr>
        <w:t>occurs at</w:t>
      </w:r>
      <w:r w:rsidRPr="00D37ADB">
        <w:rPr>
          <w:sz w:val="24"/>
        </w:rPr>
        <w:t xml:space="preserve"> some point in time and space.</w:t>
      </w:r>
      <w:r w:rsidRPr="00D37ADB">
        <w:rPr>
          <w:sz w:val="24"/>
        </w:rPr>
        <w:br/>
        <w:t>An Activity takes place</w:t>
      </w:r>
      <w:r w:rsidRPr="00D37ADB">
        <w:rPr>
          <w:b/>
          <w:sz w:val="24"/>
        </w:rPr>
        <w:t xml:space="preserve"> during some interval</w:t>
      </w:r>
      <w:r w:rsidRPr="00D37ADB">
        <w:rPr>
          <w:sz w:val="24"/>
        </w:rPr>
        <w:t>, and so</w:t>
      </w:r>
      <w:r w:rsidRPr="00D37ADB">
        <w:rPr>
          <w:b/>
          <w:sz w:val="24"/>
        </w:rPr>
        <w:t xml:space="preserve"> has</w:t>
      </w:r>
      <w:r w:rsidRPr="00D37ADB">
        <w:rPr>
          <w:sz w:val="24"/>
        </w:rPr>
        <w:t xml:space="preserve"> some</w:t>
      </w:r>
      <w:r w:rsidRPr="00D37ADB">
        <w:rPr>
          <w:b/>
          <w:sz w:val="24"/>
        </w:rPr>
        <w:t xml:space="preserve"> duration</w:t>
      </w:r>
      <w:r w:rsidRPr="00D37ADB">
        <w:rPr>
          <w:sz w:val="24"/>
        </w:rPr>
        <w:t>.</w:t>
      </w:r>
      <w:r w:rsidRPr="00D37ADB">
        <w:rPr>
          <w:sz w:val="24"/>
        </w:rPr>
        <w:br/>
        <w:t>An Activity may have some Manifestations that participate in it.</w:t>
      </w:r>
      <w:r w:rsidR="002029D7" w:rsidRPr="00D37ADB">
        <w:rPr>
          <w:sz w:val="24"/>
        </w:rPr>
        <w:br/>
        <w:t xml:space="preserve">An Activity may </w:t>
      </w:r>
      <w:r w:rsidR="002029D7" w:rsidRPr="00D37ADB">
        <w:rPr>
          <w:b/>
          <w:sz w:val="24"/>
        </w:rPr>
        <w:t>occur before</w:t>
      </w:r>
      <w:r w:rsidR="002029D7" w:rsidRPr="00D37ADB">
        <w:rPr>
          <w:sz w:val="24"/>
        </w:rPr>
        <w:t xml:space="preserve"> some other Activity.</w:t>
      </w:r>
    </w:p>
    <w:p w14:paraId="551193BA" w14:textId="77C075B6" w:rsidR="00583C89" w:rsidRPr="00D37ADB" w:rsidRDefault="008807BA" w:rsidP="009E4A69">
      <w:pPr>
        <w:pStyle w:val="ListParagraph"/>
        <w:rPr>
          <w:sz w:val="24"/>
        </w:rPr>
      </w:pPr>
      <w:r w:rsidRPr="00D37ADB">
        <w:rPr>
          <w:sz w:val="24"/>
        </w:rPr>
        <w:lastRenderedPageBreak/>
        <w:t>State: a state refers to a class of manifestations. It may be a</w:t>
      </w:r>
      <w:r w:rsidR="003C6E29" w:rsidRPr="00D37ADB">
        <w:rPr>
          <w:sz w:val="24"/>
        </w:rPr>
        <w:t>n immediate</w:t>
      </w:r>
      <w:r w:rsidRPr="00D37ADB">
        <w:rPr>
          <w:sz w:val="24"/>
        </w:rPr>
        <w:t xml:space="preserve"> precondition or effect of some Activity, </w:t>
      </w:r>
      <w:r w:rsidR="003C6E29" w:rsidRPr="00D37ADB">
        <w:rPr>
          <w:sz w:val="24"/>
        </w:rPr>
        <w:t>or more generally it may enable</w:t>
      </w:r>
      <w:r w:rsidRPr="00D37ADB">
        <w:rPr>
          <w:sz w:val="24"/>
        </w:rPr>
        <w:t xml:space="preserve"> or be caused by some Activity</w:t>
      </w:r>
      <w:r w:rsidR="003C6E29" w:rsidRPr="00D37ADB">
        <w:rPr>
          <w:sz w:val="24"/>
        </w:rPr>
        <w:t xml:space="preserve"> (in which case, it might be a direct precondition or effect of some subactivity of the activity)</w:t>
      </w:r>
      <w:r w:rsidRPr="00D37ADB">
        <w:rPr>
          <w:sz w:val="24"/>
        </w:rPr>
        <w:t>.</w:t>
      </w:r>
      <w:r w:rsidR="006F76ED" w:rsidRPr="00D37ADB">
        <w:rPr>
          <w:sz w:val="24"/>
        </w:rPr>
        <w:t xml:space="preserve"> </w:t>
      </w:r>
      <w:r w:rsidR="007B1478" w:rsidRPr="00D37ADB">
        <w:rPr>
          <w:sz w:val="24"/>
        </w:rPr>
        <w:br/>
        <w:t xml:space="preserve">A state may be complex and </w:t>
      </w:r>
      <w:r w:rsidR="006F76ED" w:rsidRPr="00D37ADB">
        <w:rPr>
          <w:sz w:val="24"/>
        </w:rPr>
        <w:t>refer to some combination of classes of manifestations.</w:t>
      </w:r>
      <w:r w:rsidR="006F76ED" w:rsidRPr="00D37ADB">
        <w:rPr>
          <w:sz w:val="24"/>
        </w:rPr>
        <w:br/>
      </w:r>
      <w:r w:rsidR="009B1A62" w:rsidRPr="00D37ADB">
        <w:rPr>
          <w:b/>
          <w:sz w:val="24"/>
        </w:rPr>
        <w:t>A note on complex states</w:t>
      </w:r>
      <w:r w:rsidR="00583C89" w:rsidRPr="00D37ADB">
        <w:rPr>
          <w:b/>
          <w:sz w:val="24"/>
        </w:rPr>
        <w:t>:</w:t>
      </w:r>
      <w:r w:rsidR="006F76ED" w:rsidRPr="00D37ADB">
        <w:rPr>
          <w:b/>
          <w:sz w:val="24"/>
        </w:rPr>
        <w:br/>
      </w:r>
      <w:r w:rsidR="00583C89" w:rsidRPr="00D37ADB">
        <w:rPr>
          <w:sz w:val="24"/>
        </w:rPr>
        <w:t xml:space="preserve">Say that a shopping activity, Activity-Shop, requires both the </w:t>
      </w:r>
      <w:r w:rsidR="007B1478" w:rsidRPr="00D37ADB">
        <w:rPr>
          <w:sz w:val="24"/>
        </w:rPr>
        <w:t xml:space="preserve">state of a vehicle having at least 30L of gas in the tank (let's call this state </w:t>
      </w:r>
      <w:r w:rsidR="00583C89" w:rsidRPr="00D37ADB">
        <w:rPr>
          <w:sz w:val="24"/>
        </w:rPr>
        <w:t>VehicleW30LGas</w:t>
      </w:r>
      <w:r w:rsidR="007B1478" w:rsidRPr="00D37ADB">
        <w:rPr>
          <w:sz w:val="24"/>
        </w:rPr>
        <w:t>)</w:t>
      </w:r>
      <w:r w:rsidR="00583C89" w:rsidRPr="00D37ADB">
        <w:rPr>
          <w:sz w:val="24"/>
        </w:rPr>
        <w:t>, but also some state</w:t>
      </w:r>
      <w:r w:rsidR="00F31201" w:rsidRPr="00D37ADB">
        <w:rPr>
          <w:sz w:val="24"/>
        </w:rPr>
        <w:t xml:space="preserve"> type</w:t>
      </w:r>
      <w:r w:rsidR="00583C89" w:rsidRPr="00D37ADB">
        <w:rPr>
          <w:sz w:val="24"/>
        </w:rPr>
        <w:t xml:space="preserve"> wherein the mall is open, </w:t>
      </w:r>
      <w:r w:rsidR="007B1478" w:rsidRPr="00D37ADB">
        <w:rPr>
          <w:sz w:val="24"/>
        </w:rPr>
        <w:t xml:space="preserve">(we'll call this state </w:t>
      </w:r>
      <w:r w:rsidR="00583C89" w:rsidRPr="00D37ADB">
        <w:rPr>
          <w:sz w:val="24"/>
        </w:rPr>
        <w:t>OpenMall</w:t>
      </w:r>
      <w:r w:rsidR="007B1478" w:rsidRPr="00D37ADB">
        <w:rPr>
          <w:sz w:val="24"/>
        </w:rPr>
        <w:t>)</w:t>
      </w:r>
      <w:r w:rsidR="00583C89" w:rsidRPr="00D37ADB">
        <w:rPr>
          <w:sz w:val="24"/>
        </w:rPr>
        <w:t xml:space="preserve">. Each state type would first be defined separately. </w:t>
      </w:r>
      <w:r w:rsidR="007B1478" w:rsidRPr="00D37ADB">
        <w:rPr>
          <w:sz w:val="24"/>
        </w:rPr>
        <w:t>This precondition could bet stated as:</w:t>
      </w:r>
    </w:p>
    <w:p w14:paraId="1E5D28A7" w14:textId="77777777" w:rsidR="00583C89" w:rsidRPr="00D37ADB" w:rsidRDefault="00583C89" w:rsidP="00583C89">
      <w:pPr>
        <w:pStyle w:val="Quote"/>
        <w:ind w:left="1440"/>
        <w:rPr>
          <w:sz w:val="24"/>
        </w:rPr>
      </w:pPr>
      <w:proofErr w:type="gramStart"/>
      <w:r w:rsidRPr="00D37ADB">
        <w:rPr>
          <w:sz w:val="24"/>
        </w:rPr>
        <w:t>precondition(</w:t>
      </w:r>
      <w:proofErr w:type="gramEnd"/>
      <w:r w:rsidRPr="00D37ADB">
        <w:rPr>
          <w:sz w:val="24"/>
        </w:rPr>
        <w:t xml:space="preserve">VehicleW30LGas,Activity-Shop) </w:t>
      </w:r>
      <w:r w:rsidR="00F31201" w:rsidRPr="00D37ADB">
        <w:rPr>
          <w:sz w:val="24"/>
        </w:rPr>
        <w:t xml:space="preserve">AND </w:t>
      </w:r>
      <w:r w:rsidRPr="00D37ADB">
        <w:rPr>
          <w:sz w:val="24"/>
        </w:rPr>
        <w:t xml:space="preserve"> precondition(OpenMall,Activity-Shop)</w:t>
      </w:r>
    </w:p>
    <w:p w14:paraId="76ED5F96" w14:textId="77777777" w:rsidR="00583C89" w:rsidRPr="00D37ADB" w:rsidRDefault="00583C89" w:rsidP="00583C89">
      <w:pPr>
        <w:ind w:left="1440"/>
      </w:pPr>
      <w:r w:rsidRPr="00D37ADB">
        <w:t>were the preconditions required disjunctively, we could state:</w:t>
      </w:r>
    </w:p>
    <w:p w14:paraId="0B79044B" w14:textId="77777777" w:rsidR="00583C89" w:rsidRPr="00D37ADB" w:rsidRDefault="00583C89" w:rsidP="00583C89">
      <w:pPr>
        <w:pStyle w:val="Quote"/>
        <w:ind w:left="1440"/>
        <w:rPr>
          <w:sz w:val="24"/>
        </w:rPr>
      </w:pPr>
      <w:proofErr w:type="gramStart"/>
      <w:r w:rsidRPr="00D37ADB">
        <w:rPr>
          <w:sz w:val="24"/>
        </w:rPr>
        <w:t>preconditio</w:t>
      </w:r>
      <w:r w:rsidR="00F31201" w:rsidRPr="00D37ADB">
        <w:rPr>
          <w:sz w:val="24"/>
        </w:rPr>
        <w:t>n(</w:t>
      </w:r>
      <w:proofErr w:type="gramEnd"/>
      <w:r w:rsidR="00F31201" w:rsidRPr="00D37ADB">
        <w:rPr>
          <w:sz w:val="24"/>
        </w:rPr>
        <w:t>VehicleW30LGas,Activity-Shop) OR</w:t>
      </w:r>
      <w:r w:rsidRPr="00D37ADB">
        <w:rPr>
          <w:sz w:val="24"/>
        </w:rPr>
        <w:t xml:space="preserve"> precondition(OpenMall,Activity-Shop)</w:t>
      </w:r>
    </w:p>
    <w:p w14:paraId="3CA65C08" w14:textId="0F398705" w:rsidR="007B1478" w:rsidRPr="00D37ADB" w:rsidRDefault="00583C89" w:rsidP="007B1478">
      <w:pPr>
        <w:ind w:left="720"/>
      </w:pPr>
      <w:r w:rsidRPr="00D37ADB">
        <w:t xml:space="preserve">However, in large and complex domains, there will be cases in which the above approach is </w:t>
      </w:r>
      <w:r w:rsidR="00AB4E09" w:rsidRPr="00D37ADB">
        <w:t>undesirable</w:t>
      </w:r>
      <w:r w:rsidRPr="00D37ADB">
        <w:t xml:space="preserve">. In particular, due to the complexity </w:t>
      </w:r>
      <w:r w:rsidR="00AA7EFB" w:rsidRPr="00D37ADB">
        <w:t xml:space="preserve">of the description that results as the </w:t>
      </w:r>
      <w:r w:rsidRPr="00D37ADB">
        <w:t xml:space="preserve">state </w:t>
      </w:r>
      <w:r w:rsidR="00AB4E09" w:rsidRPr="00D37ADB">
        <w:t xml:space="preserve">type </w:t>
      </w:r>
      <w:r w:rsidRPr="00D37ADB">
        <w:t>be</w:t>
      </w:r>
      <w:r w:rsidR="00AA7EFB" w:rsidRPr="00D37ADB">
        <w:t>comes more detailed. I</w:t>
      </w:r>
      <w:r w:rsidRPr="00D37ADB">
        <w:t xml:space="preserve">n many cases it </w:t>
      </w:r>
      <w:r w:rsidR="00AA7EFB" w:rsidRPr="00D37ADB">
        <w:t>will be more natural and convenient</w:t>
      </w:r>
      <w:r w:rsidRPr="00D37ADB">
        <w:t xml:space="preserve"> to be able to refer to a single, aggregate state.</w:t>
      </w:r>
      <w:r w:rsidR="00203506" w:rsidRPr="00D37ADB">
        <w:t xml:space="preserve"> </w:t>
      </w:r>
      <w:r w:rsidRPr="00D37ADB">
        <w:t>We therefore ext</w:t>
      </w:r>
      <w:r w:rsidR="009B1A62" w:rsidRPr="00D37ADB">
        <w:t xml:space="preserve">end the representation of States </w:t>
      </w:r>
      <w:r w:rsidRPr="00D37ADB">
        <w:t xml:space="preserve">to capture aggregation, </w:t>
      </w:r>
      <w:r w:rsidR="007B1478" w:rsidRPr="00D37ADB">
        <w:t>adopting the</w:t>
      </w:r>
      <w:r w:rsidR="00F16ED5" w:rsidRPr="00D37ADB">
        <w:t xml:space="preserve"> following</w:t>
      </w:r>
      <w:r w:rsidR="007B1478" w:rsidRPr="00D37ADB">
        <w:t xml:space="preserve"> approach used in the description </w:t>
      </w:r>
      <w:r w:rsidRPr="00D37ADB">
        <w:t>o</w:t>
      </w:r>
      <w:r w:rsidR="007B1478" w:rsidRPr="00D37ADB">
        <w:t xml:space="preserve">f state trees in </w:t>
      </w:r>
      <w:r w:rsidRPr="00D37ADB">
        <w:t xml:space="preserve">TOVE </w:t>
      </w:r>
      <w:r w:rsidR="007B1478" w:rsidRPr="00D37ADB">
        <w:t xml:space="preserve">by </w:t>
      </w:r>
      <w:sdt>
        <w:sdtPr>
          <w:id w:val="58942251"/>
          <w:citation/>
        </w:sdtPr>
        <w:sdtContent>
          <w:r w:rsidR="00672FFC" w:rsidRPr="00D37ADB">
            <w:fldChar w:fldCharType="begin"/>
          </w:r>
          <w:r w:rsidR="007B1478" w:rsidRPr="00D37ADB">
            <w:instrText xml:space="preserve"> CITATION Fox93 \l 4105 </w:instrText>
          </w:r>
          <w:r w:rsidR="00672FFC" w:rsidRPr="00D37ADB">
            <w:fldChar w:fldCharType="separate"/>
          </w:r>
          <w:r w:rsidR="006158D6" w:rsidRPr="00D37ADB">
            <w:rPr>
              <w:noProof/>
            </w:rPr>
            <w:t>(Fox, Chionglo, &amp; Fadel, 1993)</w:t>
          </w:r>
          <w:r w:rsidR="00672FFC" w:rsidRPr="00D37ADB">
            <w:fldChar w:fldCharType="end"/>
          </w:r>
        </w:sdtContent>
      </w:sdt>
      <w:r w:rsidR="00393168" w:rsidRPr="00D37ADB">
        <w:t>.</w:t>
      </w:r>
    </w:p>
    <w:p w14:paraId="55256DE1" w14:textId="0BDF0915" w:rsidR="00583C89" w:rsidRPr="00D37ADB" w:rsidRDefault="00583C89" w:rsidP="007B1478">
      <w:pPr>
        <w:ind w:left="720"/>
      </w:pPr>
      <w:r w:rsidRPr="00D37ADB">
        <w:t xml:space="preserve">A </w:t>
      </w:r>
      <w:r w:rsidR="009B1A62" w:rsidRPr="00D37ADB">
        <w:t>State</w:t>
      </w:r>
      <w:r w:rsidRPr="00D37ADB">
        <w:t xml:space="preserve"> may be either non-terminal or terminal. A</w:t>
      </w:r>
      <w:r w:rsidR="00203506" w:rsidRPr="00D37ADB">
        <w:t xml:space="preserve"> terminal state has no child states</w:t>
      </w:r>
      <w:r w:rsidRPr="00D37ADB">
        <w:t xml:space="preserve">, and therefore refers directly to a class of manifestations, whereas a non-terminal state has child states, which may define some classes of manifestations, or further define some other </w:t>
      </w:r>
      <w:r w:rsidR="00203506" w:rsidRPr="00D37ADB">
        <w:t xml:space="preserve">complex </w:t>
      </w:r>
      <w:r w:rsidRPr="00D37ADB">
        <w:t>state types.</w:t>
      </w:r>
    </w:p>
    <w:p w14:paraId="17F53BD0" w14:textId="1E2226D7" w:rsidR="00583C89" w:rsidRPr="00D37ADB" w:rsidRDefault="00203506" w:rsidP="00583C89">
      <w:pPr>
        <w:pStyle w:val="Quote"/>
        <w:ind w:left="720"/>
        <w:rPr>
          <w:sz w:val="24"/>
        </w:rPr>
      </w:pPr>
      <w:r w:rsidRPr="00D37ADB">
        <w:rPr>
          <w:sz w:val="24"/>
        </w:rPr>
        <w:tab/>
      </w:r>
      <w:r w:rsidR="009B1A62" w:rsidRPr="00D37ADB">
        <w:rPr>
          <w:sz w:val="24"/>
        </w:rPr>
        <w:t>NonTerminalState(x) v TerminalState(x) = State</w:t>
      </w:r>
      <w:r w:rsidR="00583C89" w:rsidRPr="00D37ADB">
        <w:rPr>
          <w:sz w:val="24"/>
        </w:rPr>
        <w:t>(x)</w:t>
      </w:r>
    </w:p>
    <w:p w14:paraId="360463B2" w14:textId="77777777" w:rsidR="00583C89" w:rsidRPr="00D37ADB" w:rsidRDefault="00583C89" w:rsidP="00583C89">
      <w:pPr>
        <w:ind w:left="720"/>
      </w:pPr>
      <w:r w:rsidRPr="00D37ADB">
        <w:t>A state type cannot be both non-terminal and terminal.</w:t>
      </w:r>
    </w:p>
    <w:p w14:paraId="617161EE" w14:textId="07D1DF2A" w:rsidR="00203506" w:rsidRPr="00D37ADB" w:rsidRDefault="00203506" w:rsidP="00583C89">
      <w:pPr>
        <w:ind w:left="720"/>
        <w:rPr>
          <w:i/>
        </w:rPr>
      </w:pPr>
      <w:r w:rsidRPr="00D37ADB">
        <w:rPr>
          <w:i/>
        </w:rPr>
        <w:tab/>
        <w:t>TerminalSta</w:t>
      </w:r>
      <w:r w:rsidR="009B1A62" w:rsidRPr="00D37ADB">
        <w:rPr>
          <w:i/>
        </w:rPr>
        <w:t>te</w:t>
      </w:r>
      <w:r w:rsidRPr="00D37ADB">
        <w:rPr>
          <w:i/>
        </w:rPr>
        <w:t xml:space="preserve"> d</w:t>
      </w:r>
      <w:r w:rsidR="009B1A62" w:rsidRPr="00D37ADB">
        <w:rPr>
          <w:i/>
        </w:rPr>
        <w:t>isjointWith NonTerminalState</w:t>
      </w:r>
    </w:p>
    <w:p w14:paraId="55C6BF20" w14:textId="196B0722" w:rsidR="006F76ED" w:rsidRPr="00D37ADB" w:rsidRDefault="006F76ED" w:rsidP="009E4A69">
      <w:pPr>
        <w:pStyle w:val="ListParagraph"/>
        <w:rPr>
          <w:sz w:val="24"/>
        </w:rPr>
      </w:pPr>
      <w:r w:rsidRPr="00D37ADB">
        <w:rPr>
          <w:sz w:val="24"/>
        </w:rP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Pr="00D37ADB" w:rsidRDefault="00583C89" w:rsidP="009E4A69">
      <w:pPr>
        <w:pStyle w:val="ListParagraph"/>
        <w:rPr>
          <w:sz w:val="24"/>
        </w:rPr>
      </w:pPr>
      <w:r w:rsidRPr="00D37ADB">
        <w:rPr>
          <w:sz w:val="24"/>
        </w:rP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Pr="00D37ADB" w:rsidRDefault="00203506" w:rsidP="00583C89">
      <w:pPr>
        <w:pStyle w:val="Quote"/>
        <w:ind w:left="720"/>
        <w:rPr>
          <w:sz w:val="24"/>
        </w:rPr>
      </w:pPr>
      <w:r w:rsidRPr="00D37ADB">
        <w:rPr>
          <w:sz w:val="24"/>
        </w:rPr>
        <w:tab/>
      </w:r>
      <w:r w:rsidR="00583C89" w:rsidRPr="00D37ADB">
        <w:rPr>
          <w:sz w:val="24"/>
        </w:rPr>
        <w:t>ConjunctiveStateType(x) v DisjunctiveStateType(x) = NonTerminalStateType(x)</w:t>
      </w:r>
    </w:p>
    <w:p w14:paraId="58E51439" w14:textId="413D7151" w:rsidR="00583C89" w:rsidRPr="00D37ADB" w:rsidRDefault="00583C89" w:rsidP="00583C89">
      <w:pPr>
        <w:ind w:left="720"/>
      </w:pPr>
      <w:r w:rsidRPr="00D37ADB">
        <w:t>A state cannot be both conjunctive and disjunctive.</w:t>
      </w:r>
    </w:p>
    <w:p w14:paraId="6745B3DC" w14:textId="77777777" w:rsidR="00203506" w:rsidRPr="00D37ADB" w:rsidRDefault="00203506" w:rsidP="00583C89">
      <w:pPr>
        <w:ind w:left="720"/>
        <w:rPr>
          <w:i/>
        </w:rPr>
      </w:pPr>
      <w:r w:rsidRPr="00D37ADB">
        <w:tab/>
      </w:r>
      <w:r w:rsidRPr="00D37ADB">
        <w:rPr>
          <w:i/>
        </w:rPr>
        <w:t>ConjunctiveStateType disjointWith DisjunctiveStateType</w:t>
      </w:r>
    </w:p>
    <w:p w14:paraId="7811E100" w14:textId="351FD64E" w:rsidR="00583C89" w:rsidRPr="00D37ADB" w:rsidRDefault="00583C89" w:rsidP="00583C89">
      <w:pPr>
        <w:ind w:left="720"/>
      </w:pPr>
      <w:r w:rsidRPr="00D37ADB">
        <w:t>C</w:t>
      </w:r>
      <w:r w:rsidR="009B1A62" w:rsidRPr="00D37ADB">
        <w:t>onjunctive and disjunctive states</w:t>
      </w:r>
      <w:r w:rsidRPr="00D37ADB">
        <w:t xml:space="preserve">, which </w:t>
      </w:r>
      <w:r w:rsidRPr="00D37ADB">
        <w:rPr>
          <w:i/>
        </w:rPr>
        <w:t xml:space="preserve">do </w:t>
      </w:r>
      <w:r w:rsidRPr="00D37ADB">
        <w:t>have substates, are achieved at some time if their decomposition of state is achieved.</w:t>
      </w:r>
    </w:p>
    <w:p w14:paraId="60F1B449" w14:textId="216D2E07" w:rsidR="00583C89" w:rsidRPr="00D37ADB" w:rsidRDefault="00583C89" w:rsidP="00583C89">
      <w:pPr>
        <w:ind w:left="720"/>
      </w:pPr>
      <w:r w:rsidRPr="00D37ADB">
        <w:t xml:space="preserve">Note that in this representation, </w:t>
      </w:r>
      <w:r w:rsidRPr="00D37ADB">
        <w:rPr>
          <w:i/>
        </w:rPr>
        <w:t>decomp_of</w:t>
      </w:r>
      <w:r w:rsidRPr="00D37ADB">
        <w:t xml:space="preserve"> is not a transitive relation, it only refers to the direct children of a non-terminal state. </w:t>
      </w:r>
      <w:r w:rsidR="00C311CC" w:rsidRPr="00D37ADB">
        <w:t>A</w:t>
      </w:r>
      <w:r w:rsidRPr="00D37ADB">
        <w:t xml:space="preserve"> more general relation that </w:t>
      </w:r>
      <w:r w:rsidRPr="00D37ADB">
        <w:rPr>
          <w:i/>
        </w:rPr>
        <w:t xml:space="preserve">is </w:t>
      </w:r>
      <w:r w:rsidRPr="00D37ADB">
        <w:t>transitive</w:t>
      </w:r>
      <w:r w:rsidR="00C311CC" w:rsidRPr="00D37ADB">
        <w:t xml:space="preserve"> is the </w:t>
      </w:r>
      <w:r w:rsidR="00C311CC" w:rsidRPr="00D37ADB">
        <w:rPr>
          <w:i/>
        </w:rPr>
        <w:t>substate</w:t>
      </w:r>
      <w:r w:rsidR="00C311CC" w:rsidRPr="00D37ADB">
        <w:t xml:space="preserve"> relation.</w:t>
      </w:r>
    </w:p>
    <w:p w14:paraId="339E34F4" w14:textId="77777777" w:rsidR="00583C89" w:rsidRPr="00D37ADB" w:rsidRDefault="00583C89" w:rsidP="00756549">
      <w:pPr>
        <w:pStyle w:val="Quote"/>
        <w:ind w:left="1440"/>
        <w:rPr>
          <w:sz w:val="24"/>
          <w:lang w:val="en-CA"/>
        </w:rPr>
      </w:pPr>
      <w:r w:rsidRPr="00D37ADB">
        <w:rPr>
          <w:sz w:val="24"/>
          <w:lang w:val="en-CA"/>
        </w:rPr>
        <w:t>decomp_of(</w:t>
      </w:r>
      <w:proofErr w:type="gramStart"/>
      <w:r w:rsidRPr="00D37ADB">
        <w:rPr>
          <w:sz w:val="24"/>
          <w:lang w:val="en-CA"/>
        </w:rPr>
        <w:t>x,y</w:t>
      </w:r>
      <w:proofErr w:type="gramEnd"/>
      <w:r w:rsidRPr="00D37ADB">
        <w:rPr>
          <w:sz w:val="24"/>
          <w:lang w:val="en-CA"/>
        </w:rPr>
        <w:t>) -&gt; substate(x,y)</w:t>
      </w:r>
    </w:p>
    <w:p w14:paraId="576245B6" w14:textId="7C9B7924" w:rsidR="00354ABE" w:rsidRPr="00D37ADB" w:rsidRDefault="00354ABE" w:rsidP="00354ABE">
      <w:pPr>
        <w:rPr>
          <w:b/>
        </w:rPr>
      </w:pPr>
    </w:p>
    <w:p w14:paraId="3C41BB03" w14:textId="7ED3AB2C" w:rsidR="0048453A" w:rsidRDefault="002029D7" w:rsidP="00354ABE">
      <w:r w:rsidRPr="00D37ADB">
        <w:rPr>
          <w:b/>
        </w:rPr>
        <w:t>A note on activity ordering:</w:t>
      </w:r>
      <w:r w:rsidR="0048453A">
        <w:rPr>
          <w:b/>
        </w:rPr>
        <w:t xml:space="preserve"> </w:t>
      </w:r>
      <w:r w:rsidR="0048453A">
        <w:t xml:space="preserve">Some notion of an ordering over activity occurrences must also be captured. </w:t>
      </w:r>
      <w:r>
        <w:t xml:space="preserve">To address this, we introduce the properties: “occursBefore” and </w:t>
      </w:r>
      <w:r>
        <w:lastRenderedPageBreak/>
        <w:t>“occursDirectlyBefore” in the Activity ontology.</w:t>
      </w:r>
      <w:r w:rsidR="0048453A">
        <w:t xml:space="preserve"> Although we are unable to completely capture the semantics of this ordering, we can express the following aspects</w:t>
      </w:r>
      <w:r w:rsidR="009D7CBE">
        <w:t xml:space="preserve"> using property chaining</w:t>
      </w:r>
      <w:r w:rsidR="0048453A">
        <w:t>:</w:t>
      </w:r>
    </w:p>
    <w:p w14:paraId="3659FDF9" w14:textId="57E8BEC6" w:rsidR="0048453A" w:rsidRDefault="002029D7" w:rsidP="0048453A">
      <w:pPr>
        <w:pStyle w:val="ListParagraph"/>
        <w:numPr>
          <w:ilvl w:val="0"/>
          <w:numId w:val="30"/>
        </w:numPr>
        <w:rPr>
          <w:sz w:val="24"/>
        </w:rPr>
      </w:pPr>
      <w:r w:rsidRPr="0048453A">
        <w:rPr>
          <w:sz w:val="24"/>
        </w:rPr>
        <w:t xml:space="preserve">An activity occursBefore another if its endOf instant is before the beginOf instant of the other activity; the occursBefore relation is transitive. </w:t>
      </w:r>
    </w:p>
    <w:p w14:paraId="16EBA1CD" w14:textId="3A947F03" w:rsidR="00F47DFE" w:rsidRDefault="000C125B" w:rsidP="00F47DFE">
      <w:pPr>
        <w:pStyle w:val="ListParagraph"/>
        <w:numPr>
          <w:ilvl w:val="0"/>
          <w:numId w:val="0"/>
        </w:numPr>
        <w:ind w:left="720"/>
        <w:rPr>
          <w:sz w:val="24"/>
        </w:rPr>
      </w:pPr>
      <w:r w:rsidRPr="00F47DFE">
        <w:rPr>
          <w:sz w:val="24"/>
          <w:lang w:val="en-CA"/>
        </w:rPr>
        <w:t>endOf o before o inverse (beginOf) -&gt; occursBefore</w:t>
      </w:r>
    </w:p>
    <w:p w14:paraId="26B85243" w14:textId="77777777" w:rsidR="00F47DFE" w:rsidRDefault="002029D7" w:rsidP="0048453A">
      <w:pPr>
        <w:pStyle w:val="ListParagraph"/>
        <w:numPr>
          <w:ilvl w:val="0"/>
          <w:numId w:val="30"/>
        </w:numPr>
        <w:rPr>
          <w:sz w:val="24"/>
        </w:rPr>
      </w:pPr>
      <w:r w:rsidRPr="0048453A">
        <w:rPr>
          <w:sz w:val="24"/>
        </w:rPr>
        <w:t>An activity occursDirectlyBefore another if it occursAt an interval that meets the interval of the other activity</w:t>
      </w:r>
      <w:r w:rsidR="0048453A">
        <w:rPr>
          <w:sz w:val="24"/>
        </w:rPr>
        <w:t xml:space="preserve">; </w:t>
      </w:r>
      <w:r w:rsidRPr="0048453A">
        <w:rPr>
          <w:sz w:val="24"/>
        </w:rPr>
        <w:t xml:space="preserve">occursDirectlyBefore </w:t>
      </w:r>
      <w:r w:rsidR="0048453A">
        <w:rPr>
          <w:sz w:val="24"/>
        </w:rPr>
        <w:t>is</w:t>
      </w:r>
      <w:r w:rsidRPr="0048453A">
        <w:rPr>
          <w:sz w:val="24"/>
        </w:rPr>
        <w:t xml:space="preserve"> a subproperty of occursBefore.</w:t>
      </w:r>
    </w:p>
    <w:p w14:paraId="73835F13" w14:textId="561D7224" w:rsidR="002029D7" w:rsidRPr="0048453A" w:rsidRDefault="000C125B" w:rsidP="00F47DFE">
      <w:pPr>
        <w:pStyle w:val="ListParagraph"/>
        <w:numPr>
          <w:ilvl w:val="0"/>
          <w:numId w:val="0"/>
        </w:numPr>
        <w:ind w:left="720"/>
        <w:rPr>
          <w:sz w:val="24"/>
        </w:rPr>
      </w:pPr>
      <w:r w:rsidRPr="00F47DFE">
        <w:rPr>
          <w:sz w:val="24"/>
          <w:lang w:val="en-CA"/>
        </w:rPr>
        <w:t>occursAt o intervalMeets o inverse(occursAt) -&gt; occursDirectlyBefore</w:t>
      </w:r>
      <w:r w:rsidR="002029D7" w:rsidRPr="0048453A">
        <w:rPr>
          <w:sz w:val="24"/>
        </w:rP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lastRenderedPageBreak/>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17365176"/>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33039D1C"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lastRenderedPageBreak/>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17365177"/>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01CF4661" w14:textId="77777777" w:rsidR="00133839"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p>
    <w:p w14:paraId="2E76A428" w14:textId="2306BBD0" w:rsidR="0003690F" w:rsidRDefault="00133839" w:rsidP="00896202">
      <w:r>
        <w:t xml:space="preserve">The ontology extends beyond classical mereology to cover parthood, but also component-hood and containment. </w:t>
      </w:r>
      <w:r w:rsidR="00896202">
        <w:t xml:space="preserve">In </w:t>
      </w:r>
      <w:r w:rsidR="0003690F">
        <w:t>this ontology</w:t>
      </w:r>
      <w:r w:rsidR="00896202">
        <w:t xml:space="preserve">, we </w:t>
      </w:r>
      <w:r w:rsidR="0003690F">
        <w:t>identify</w:t>
      </w:r>
      <w:r w:rsidR="00896202">
        <w:t xml:space="preserve"> the following </w:t>
      </w:r>
      <w:r>
        <w:t>relations</w:t>
      </w:r>
      <w:r w:rsidR="00896202">
        <w:t xml:space="preserve">: proper-part-of, </w:t>
      </w:r>
      <w:r w:rsidR="00896202">
        <w:lastRenderedPageBreak/>
        <w:t xml:space="preserve">component-of, and contained-in. </w:t>
      </w:r>
      <w:r w:rsidR="009D1A0C">
        <w:t xml:space="preserve">The distinction between these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lastRenderedPageBreak/>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17365178"/>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w:lastRenderedPageBreak/>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0050A4" w:rsidRPr="00680A88" w:rsidRDefault="000050A4"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0050A4" w:rsidRPr="00680A88" w:rsidRDefault="000050A4"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0050A4" w:rsidRPr="00680A88" w:rsidRDefault="000050A4"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0050A4" w:rsidRPr="00680A88" w:rsidRDefault="000050A4"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0050A4" w:rsidRPr="00680A88" w:rsidRDefault="000050A4"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0050A4" w:rsidRPr="00680A88" w:rsidRDefault="000050A4"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0050A4" w:rsidRPr="00680A88" w:rsidRDefault="000050A4"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0050A4" w:rsidRPr="00680A88" w:rsidRDefault="000050A4"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0050A4" w:rsidRPr="00680A88" w:rsidRDefault="000050A4"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0050A4" w:rsidRPr="00680A88" w:rsidRDefault="000050A4"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0050A4" w:rsidRPr="00680A88" w:rsidRDefault="000050A4"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0050A4" w:rsidRPr="00680A88" w:rsidRDefault="000050A4"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93185"/>
                    </a:xfrm>
                    <a:prstGeom prst="rect">
                      <a:avLst/>
                    </a:prstGeom>
                  </pic:spPr>
                </pic:pic>
              </a:graphicData>
            </a:graphic>
          </wp:inline>
        </w:drawing>
      </w:r>
    </w:p>
    <w:p w14:paraId="352FD9C0" w14:textId="432D1256"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5</w:t>
      </w:r>
      <w:r w:rsidR="00FA06BD">
        <w:rPr>
          <w:noProof/>
        </w:rPr>
        <w:fldChar w:fldCharType="end"/>
      </w:r>
      <w:bookmarkEnd w:id="63"/>
      <w:r>
        <w:t>: Representation of populations as reused from the GCI</w:t>
      </w:r>
      <w:r>
        <w:rPr>
          <w:noProof/>
        </w:rPr>
        <w:t xml:space="preserve"> Ontology.</w:t>
      </w:r>
    </w:p>
    <w:p w14:paraId="2CEAFAF9" w14:textId="7D89CD59" w:rsidR="00C87610" w:rsidRDefault="004852EA" w:rsidP="00E80D3C">
      <w:r>
        <w:t>In order to represent populations, w</w:t>
      </w:r>
      <w:r w:rsidR="00C87610">
        <w:t xml:space="preserve">e reuse the following classes from the GCI-Foundation ontology: </w:t>
      </w:r>
      <w:proofErr w:type="gramStart"/>
      <w:r w:rsidR="00C87610">
        <w:t>gci:PopulationSize</w:t>
      </w:r>
      <w:proofErr w:type="gramEnd"/>
      <w:r w:rsidR="00C87610">
        <w:t>,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37F0002D" w:rsidR="006C6529" w:rsidRDefault="0058395F" w:rsidP="00E80D3C">
      <w:r>
        <w:lastRenderedPageBreak/>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B371C7">
        <w:t xml:space="preserve">Figure </w:t>
      </w:r>
      <w:r w:rsidR="00B371C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B371C7">
        <w:t xml:space="preserve">Figure </w:t>
      </w:r>
      <w:r w:rsidR="00B371C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76980"/>
                    </a:xfrm>
                    <a:prstGeom prst="rect">
                      <a:avLst/>
                    </a:prstGeom>
                  </pic:spPr>
                </pic:pic>
              </a:graphicData>
            </a:graphic>
          </wp:inline>
        </w:drawing>
      </w:r>
    </w:p>
    <w:p w14:paraId="246819FE" w14:textId="251F35EE"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w:t>
      </w:r>
      <w:r w:rsidRPr="000B72D5">
        <w:rPr>
          <w:sz w:val="24"/>
        </w:rPr>
        <w:lastRenderedPageBreak/>
        <w:t xml:space="preserve">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3"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lastRenderedPageBreak/>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w:t>
            </w:r>
            <w:proofErr w:type="gramStart"/>
            <w:r>
              <w:t>2:Quantity</w:t>
            </w:r>
            <w:proofErr w:type="gramEnd"/>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w:t>
            </w:r>
            <w:proofErr w:type="gramStart"/>
            <w:r>
              <w:t>2:Quantity</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4C994436" w14:textId="7906969D" w:rsidR="00B90704" w:rsidRDefault="00B90704" w:rsidP="009E4A69">
      <w:pPr>
        <w:pStyle w:val="ListParagraph"/>
      </w:pPr>
      <w:r>
        <w:t>om-2: Ontology of Units of Measure 2.0</w:t>
      </w:r>
      <w:r>
        <w:rPr>
          <w:rStyle w:val="FootnoteReference"/>
        </w:rPr>
        <w:footnoteReference w:id="7"/>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8"/>
      </w:r>
    </w:p>
    <w:p w14:paraId="2FE49F5E" w14:textId="77777777" w:rsidR="000B72D5" w:rsidRDefault="000B72D5" w:rsidP="000B72D5"/>
    <w:p w14:paraId="3BBF50A0" w14:textId="63C5EA58" w:rsidR="000B72D5" w:rsidRPr="00733EB6" w:rsidRDefault="000B72D5" w:rsidP="00733EB6">
      <w:pPr>
        <w:pStyle w:val="Heading3"/>
      </w:pPr>
      <w:bookmarkStart w:id="65" w:name="_Toc17365179"/>
      <w:r w:rsidRPr="00733EB6">
        <w:t xml:space="preserve">Recurring </w:t>
      </w:r>
      <w:r w:rsidR="0029246E">
        <w:t>E</w:t>
      </w:r>
      <w:r w:rsidRPr="00733EB6">
        <w:t>vent ontology</w:t>
      </w:r>
      <w:bookmarkEnd w:id="65"/>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9"/>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4"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168031CC" w14:textId="77777777" w:rsidR="0029246E" w:rsidRPr="0029246E" w:rsidRDefault="0029246E" w:rsidP="0029246E">
      <w:pPr>
        <w:rPr>
          <w:lang w:val="en-US"/>
        </w:rPr>
      </w:pPr>
      <w:r w:rsidRPr="0029246E">
        <w:rPr>
          <w:lang w:val="en-US"/>
        </w:rPr>
        <w:t xml:space="preserve">A specification of recurring events, in particular those that are defined according to calendar dates (e.g. every Monday, every March), is required in order to capture information regarding hours of operation, road restrictions, restrictions on parking policies, and so on. The design of </w:t>
      </w:r>
      <w:r w:rsidRPr="0029246E">
        <w:rPr>
          <w:lang w:val="en-US"/>
        </w:rPr>
        <w:lastRenderedPageBreak/>
        <w:t>this ontology was inspired by previous work on an ontology for city services</w:t>
      </w:r>
      <w:r w:rsidRPr="0029246E">
        <w:rPr>
          <w:vertAlign w:val="superscript"/>
          <w:lang w:val="en-US"/>
        </w:rPr>
        <w:footnoteReference w:id="10"/>
      </w:r>
      <w:r w:rsidRPr="0029246E">
        <w:rPr>
          <w:lang w:val="en-US"/>
        </w:rPr>
        <w:t xml:space="preserve"> for the Global City Indicator (GCI) Ontology [ref], however due to incompatibilities in the scope and semantics of the GCI ontology we do not directly reuse it in the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sidRPr="0029246E">
        <w:rPr>
          <w:i/>
          <w:lang w:val="en-US"/>
        </w:rPr>
        <w:t xml:space="preserve">multiple </w:t>
      </w:r>
      <w:r w:rsidRPr="0029246E">
        <w:rPr>
          <w:lang w:val="en-US"/>
        </w:rPr>
        <w:t xml:space="preserve">intervals in time. In the TPSO, we opt for a more precise representation that identifies the individual occurrences (that occur at a particular time interval) of some recurring event. </w:t>
      </w:r>
    </w:p>
    <w:p w14:paraId="4F0327B7" w14:textId="77777777" w:rsidR="0029246E" w:rsidRPr="0029246E" w:rsidRDefault="0029246E" w:rsidP="0029246E">
      <w:pPr>
        <w:rPr>
          <w:lang w:val="en-US"/>
        </w:rPr>
      </w:pPr>
      <w:r w:rsidRPr="0029246E">
        <w:rPr>
          <w:lang w:val="en-US"/>
        </w:rP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471771B2" w14:textId="77777777" w:rsidR="0029246E" w:rsidRPr="0029246E" w:rsidRDefault="0029246E" w:rsidP="0029246E">
      <w:r w:rsidRPr="0029246E">
        <w:t xml:space="preserve">An instance of a recurring event corresponds to a class of activities (e.g., all of the occurrences of a Tuesday, all of the occurrences of the weekly waste pickup). The intuition is that the occurrences of a recurring event are all the same type of activity. What defines a recurring event is a combination of the </w:t>
      </w:r>
      <w:commentRangeStart w:id="66"/>
      <w:r w:rsidRPr="0029246E">
        <w:t xml:space="preserve">activity </w:t>
      </w:r>
      <w:commentRangeEnd w:id="66"/>
      <w:r w:rsidR="000E0AE7">
        <w:rPr>
          <w:rStyle w:val="CommentReference"/>
          <w:rFonts w:asciiTheme="minorHAnsi" w:eastAsiaTheme="minorEastAsia" w:hAnsiTheme="minorHAnsi"/>
          <w:lang w:val="en-US" w:bidi="en-US"/>
        </w:rPr>
        <w:commentReference w:id="66"/>
      </w:r>
      <w:r w:rsidRPr="0029246E">
        <w:t xml:space="preserve">type (e.g. a transit trip from point A to point B or the provision of a service) and the frequency at which it recurs. </w:t>
      </w:r>
    </w:p>
    <w:p w14:paraId="593E1337" w14:textId="77777777" w:rsidR="0029246E" w:rsidRPr="0029246E" w:rsidRDefault="0029246E" w:rsidP="0029246E">
      <w:r w:rsidRPr="0029246E">
        <w:t xml:space="preserve">The ontology captures the associated activity type with the </w:t>
      </w:r>
      <w:r w:rsidRPr="0029246E">
        <w:rPr>
          <w:i/>
        </w:rPr>
        <w:t>hasOccurrence</w:t>
      </w:r>
      <w:r w:rsidRPr="0029246E">
        <w:t xml:space="preserve"> property that relates recurring events to activities. Classes of recurring events may be captured by identifying their associated classes of Activities, while individual recurring events may be associated with one or more instances of an activity.</w:t>
      </w:r>
    </w:p>
    <w:p w14:paraId="3D74057D" w14:textId="77777777" w:rsidR="0029246E" w:rsidRPr="0029246E" w:rsidRDefault="0029246E" w:rsidP="0029246E">
      <w:r w:rsidRPr="0029246E">
        <w:t xml:space="preserve">The Recurring Event ontology reuses the Activity ontology, as the concept of an activity is central to the notion of a recurring event: the activities are the recurrences. It is important to note that while the concept of Activity defined in the Activity ontology and is necessary for the definition of a RecurringEvent, it is </w:t>
      </w:r>
      <w:r w:rsidRPr="0029246E">
        <w:rPr>
          <w:i/>
        </w:rPr>
        <w:t xml:space="preserve">not </w:t>
      </w:r>
      <w:r w:rsidRPr="0029246E">
        <w:t>the case that the concept of RecurringEvents is required for the definition of an Activity. This allows the TPSO to maintain a simpler representation of events in cases where the notion of recurrence not be required.</w:t>
      </w:r>
    </w:p>
    <w:p w14:paraId="27036474" w14:textId="77777777" w:rsidR="0029246E" w:rsidRPr="0029246E" w:rsidRDefault="0029246E" w:rsidP="0029246E">
      <w:r w:rsidRPr="0029246E">
        <w:t>Recurring events are also identified based on the regular interval at which they occur; this is captured using some combination of the hasTime, dayOfWeek, hasMonth, and dayOfMonth properties.  Using these properties, ontology supports definitions of specializations of the RecurringEvent class. In particular, subclasses for daily, weekly, monthly, and yearly recurring events are defined; other classes of recurring events may be defined similarly, as required.</w:t>
      </w:r>
    </w:p>
    <w:p w14:paraId="48317A07" w14:textId="77777777" w:rsidR="0029246E" w:rsidRPr="0029246E" w:rsidRDefault="0029246E" w:rsidP="0029246E">
      <w:pPr>
        <w:numPr>
          <w:ilvl w:val="0"/>
          <w:numId w:val="31"/>
        </w:numPr>
      </w:pPr>
      <w:r w:rsidRPr="0029246E">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D2327C0" w14:textId="77777777" w:rsidR="0029246E" w:rsidRPr="0029246E" w:rsidRDefault="0029246E" w:rsidP="0029246E">
      <w:pPr>
        <w:numPr>
          <w:ilvl w:val="0"/>
          <w:numId w:val="31"/>
        </w:numPr>
      </w:pPr>
      <w:r w:rsidRPr="0029246E">
        <w:t xml:space="preserve">A WeeklyRecurringEvent recurs regularly on the same day of the week, as specified by the </w:t>
      </w:r>
      <w:proofErr w:type="gramStart"/>
      <w:r w:rsidRPr="0029246E">
        <w:t>schema:dayOfWeek</w:t>
      </w:r>
      <w:proofErr w:type="gramEnd"/>
      <w:r w:rsidRPr="0029246E">
        <w:t xml:space="preserve"> property.</w:t>
      </w:r>
    </w:p>
    <w:p w14:paraId="38B8B5FC" w14:textId="77777777" w:rsidR="0029246E" w:rsidRPr="0029246E" w:rsidRDefault="0029246E" w:rsidP="0029246E">
      <w:pPr>
        <w:numPr>
          <w:ilvl w:val="0"/>
          <w:numId w:val="31"/>
        </w:numPr>
      </w:pPr>
      <w:r w:rsidRPr="0029246E">
        <w:t xml:space="preserve">A MonthlyRecurringEvent recurs regularly on the same day of each month, as specified by the dayOfMonth data property. Note that there is often ambiguity regarding the </w:t>
      </w:r>
      <w:r w:rsidRPr="0029246E">
        <w:lastRenderedPageBreak/>
        <w:t xml:space="preserve">semantics of a monthly recurring event: in this formalization, a MonthlyRecurringEvent is any event that recurs regularly on the same </w:t>
      </w:r>
      <w:r w:rsidRPr="0029246E">
        <w:rPr>
          <w:i/>
        </w:rPr>
        <w:t xml:space="preserve">day </w:t>
      </w:r>
      <w:r w:rsidRPr="0029246E">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212A5818" w14:textId="77777777" w:rsidR="0029246E" w:rsidRPr="0029246E" w:rsidRDefault="0029246E" w:rsidP="0029246E">
      <w:pPr>
        <w:numPr>
          <w:ilvl w:val="0"/>
          <w:numId w:val="31"/>
        </w:numPr>
      </w:pPr>
      <w:r w:rsidRPr="0029246E">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7082587F" w14:textId="77777777" w:rsidR="0029246E" w:rsidRPr="0029246E" w:rsidRDefault="0029246E" w:rsidP="0029246E">
      <w:r w:rsidRPr="0029246E">
        <w:t xml:space="preserve">Exceptions to recurring events may also be defined. For example, a business may normally operate on Monday-Friday, except for public holidays. Exceptions may also be defined on </w:t>
      </w:r>
      <w:r w:rsidRPr="0029246E">
        <w:rPr>
          <w:i/>
        </w:rPr>
        <w:t>specific</w:t>
      </w:r>
      <w:r w:rsidRPr="002924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538A00CA" w14:textId="77777777" w:rsidR="0029246E" w:rsidRPr="0029246E" w:rsidRDefault="0029246E" w:rsidP="0029246E">
      <w:r w:rsidRPr="0029246E">
        <w:t>As with an Activity, a RecurringEvent may be decomposed/decomposed into simpler/more complex RecurringEvents to support varying levels of granularity. This decomposition may be specified with the hasSubRecurringEvent property.</w:t>
      </w:r>
    </w:p>
    <w:p w14:paraId="5FE27EA8" w14:textId="77777777" w:rsidR="0082588C" w:rsidRPr="0082588C" w:rsidRDefault="0082588C" w:rsidP="0082588C">
      <w:pPr>
        <w:rPr>
          <w:b/>
        </w:rPr>
      </w:pPr>
    </w:p>
    <w:p w14:paraId="59225497" w14:textId="7FF8343E" w:rsidR="005555C9" w:rsidRPr="0029246E" w:rsidRDefault="005555C9" w:rsidP="0029246E">
      <w:r w:rsidRPr="0029246E">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29246E">
        <w:t>For example</w:t>
      </w:r>
      <w:r w:rsidRPr="0029246E">
        <w:t>, Monday</w:t>
      </w:r>
      <w:r w:rsidR="00EF2BAF" w:rsidRPr="0029246E">
        <w:t xml:space="preserve"> may be described as an event</w:t>
      </w:r>
      <w:r w:rsidRPr="0029246E">
        <w:t xml:space="preserve"> that recurs every 7 days, and has a duration of 24 hours</w:t>
      </w:r>
      <w:r w:rsidR="00EF2BAF" w:rsidRPr="0029246E">
        <w:t>.</w:t>
      </w:r>
    </w:p>
    <w:p w14:paraId="110B3759" w14:textId="5D1480DD" w:rsidR="008532E5" w:rsidRPr="0029246E" w:rsidRDefault="0029246E" w:rsidP="0029246E">
      <w:r>
        <w:t>Finally, i</w:t>
      </w:r>
      <w:r w:rsidR="008532E5" w:rsidRPr="0029246E">
        <w:t>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7D595FF" w:rsidR="004F1D87" w:rsidRPr="00E72AD2" w:rsidRDefault="00C969BA" w:rsidP="00433E1D">
      <w:pPr>
        <w:pStyle w:val="Heading3"/>
      </w:pPr>
      <w:bookmarkStart w:id="67" w:name="_Toc17365180"/>
      <w:r>
        <w:t>Observations</w:t>
      </w:r>
      <w:r w:rsidR="00E72AD2" w:rsidRPr="00E72AD2">
        <w:t xml:space="preserve"> </w:t>
      </w:r>
      <w:r w:rsidR="004F1D87" w:rsidRPr="00E72AD2">
        <w:t>Ontology</w:t>
      </w:r>
      <w:bookmarkEnd w:id="67"/>
    </w:p>
    <w:p w14:paraId="2F2F9CE3" w14:textId="3FB99427" w:rsidR="004F1D87" w:rsidRPr="007978A3" w:rsidRDefault="0089518D" w:rsidP="004F1D87">
      <w:pPr>
        <w:rPr>
          <w:i/>
        </w:rPr>
      </w:pPr>
      <w:r>
        <w:rPr>
          <w:i/>
        </w:rPr>
        <w:t>http://ontology.eil.utoronto.ca/icity/</w:t>
      </w:r>
      <w:r w:rsidR="00C969BA">
        <w:rPr>
          <w:i/>
        </w:rPr>
        <w:t>Observations</w:t>
      </w:r>
    </w:p>
    <w:p w14:paraId="50A288F4" w14:textId="4D58409E" w:rsidR="004F1D87" w:rsidRDefault="004F1D87" w:rsidP="004F1D87">
      <w:pPr>
        <w:rPr>
          <w:b/>
        </w:rPr>
      </w:pPr>
      <w:r w:rsidRPr="00590C9F">
        <w:rPr>
          <w:b/>
        </w:rPr>
        <w:t xml:space="preserve">Namespace: </w:t>
      </w:r>
      <w:r w:rsidR="00C969BA">
        <w:rPr>
          <w:b/>
        </w:rPr>
        <w:t>obs</w:t>
      </w:r>
    </w:p>
    <w:p w14:paraId="32AD5D1A" w14:textId="77777777" w:rsidR="002A2608" w:rsidRDefault="002A2608" w:rsidP="002A2608">
      <w:r>
        <w:t xml:space="preserve">In the TPSO, the Observations ontology currently only plays a role in the Transportation System ontology to define the sensors in the transportation network. Nevertheless, the Observations </w:t>
      </w:r>
      <w:r>
        <w:lastRenderedPageBreak/>
        <w:t>ontology is included with the Foundational Ontologies. This is due to the importance of data collection for transportation planning activities. Data collection efforts take various forms – whether through surveys, manual canvassing, or the use of sensors. With a growing access to the Internet of Things, data from available sensors will continue to expand, likely to include observations about persons, vehicles, and so on. It is important to not only capture the collected data, but the source of the observations.</w:t>
      </w:r>
    </w:p>
    <w:p w14:paraId="066CE657" w14:textId="1AA5F212" w:rsidR="004F1D87" w:rsidRDefault="004F1D87" w:rsidP="004F1D87">
      <w:r w:rsidRPr="000C6992">
        <w:t>The</w:t>
      </w:r>
      <w:r w:rsidR="00E24B3D">
        <w:t xml:space="preserve"> </w:t>
      </w:r>
      <w:r w:rsidR="00C969BA">
        <w:t>Observations</w:t>
      </w:r>
      <w:r w:rsidR="00E72AD2">
        <w:t xml:space="preserve">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9"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02758C32" w14:textId="728FFFED" w:rsidR="004B0399" w:rsidRDefault="004B0399" w:rsidP="005C1EB3">
      <w:r>
        <w:t>The Observations Ontology generalizes concepts from the SSN Ontology in order to expand the representation to include observations collected without the use of a sensor. In doing so, the concept of Observer is introduced; Observer is a generalization of a Sensor and could also include concepts such as Persons or Surveys.</w:t>
      </w:r>
    </w:p>
    <w:p w14:paraId="5B064270" w14:textId="1E24BD0E" w:rsidR="00B80D79" w:rsidRDefault="00B80D79" w:rsidP="005C1EB3">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interest (e.g. ex:mybodytemperature). Current documentation suggests that this is a choice for the modeler. </w:t>
      </w:r>
      <w:r w:rsidR="00E24B3D">
        <w:t>We</w:t>
      </w:r>
      <w:r w:rsidR="008D6D01">
        <w:t xml:space="preserve"> opt to define instances of </w:t>
      </w:r>
      <w:proofErr w:type="gramStart"/>
      <w:r w:rsidR="008D6D01">
        <w:t>ssn:Property</w:t>
      </w:r>
      <w:proofErr w:type="gramEnd"/>
      <w:r w:rsidR="008D6D01">
        <w:t xml:space="preserve">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646C74DA" w14:textId="6B2585A8" w:rsidR="00811688" w:rsidRDefault="00811688" w:rsidP="005C1EB3">
      <w:r>
        <w:t xml:space="preserve">We generalize the SSN ontology as the scope of observations goes beyond </w:t>
      </w:r>
      <w:r w:rsidR="00E03268">
        <w:t xml:space="preserve">properties that are detected by a sensor. To do this, we introduce a general Observation class, of which </w:t>
      </w:r>
      <w:proofErr w:type="gramStart"/>
      <w:r w:rsidR="00E03268">
        <w:t>sosa:Observation</w:t>
      </w:r>
      <w:proofErr w:type="gramEnd"/>
      <w:r w:rsidR="00E03268">
        <w:t xml:space="preserve"> is a subclass; </w:t>
      </w:r>
      <w:r w:rsidR="00FD6465">
        <w:t xml:space="preserve">a general Observer class, of which sosa:Sensor is a subclass; </w:t>
      </w:r>
      <w:r w:rsidR="00E03268">
        <w:t xml:space="preserve">and a general observedBy property, or which sosa:madeBySensor is a property. An Observation may be made by a </w:t>
      </w:r>
      <w:proofErr w:type="gramStart"/>
      <w:r w:rsidR="00E03268">
        <w:t>Sensor,</w:t>
      </w:r>
      <w:proofErr w:type="gramEnd"/>
      <w:r w:rsidR="00E03268">
        <w:t xml:space="preserve"> however it may also be made by a Person. We anticipate that the representation of these general observations will expand as we investigate different use cases. </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4B0399" w14:paraId="4AD8964D" w14:textId="77777777" w:rsidTr="00EA1F01">
        <w:tc>
          <w:tcPr>
            <w:tcW w:w="2805" w:type="dxa"/>
            <w:shd w:val="clear" w:color="auto" w:fill="00FFFF"/>
          </w:tcPr>
          <w:p w14:paraId="0C687C37" w14:textId="77777777" w:rsidR="004B0399" w:rsidRDefault="004B0399" w:rsidP="00EA1F01">
            <w:r>
              <w:t>Object</w:t>
            </w:r>
          </w:p>
        </w:tc>
        <w:tc>
          <w:tcPr>
            <w:tcW w:w="2917" w:type="dxa"/>
            <w:shd w:val="clear" w:color="auto" w:fill="00FFFF"/>
          </w:tcPr>
          <w:p w14:paraId="1F71FDC2" w14:textId="77777777" w:rsidR="004B0399" w:rsidRDefault="004B0399" w:rsidP="00EA1F01">
            <w:r>
              <w:t>Property</w:t>
            </w:r>
          </w:p>
        </w:tc>
        <w:tc>
          <w:tcPr>
            <w:tcW w:w="3628" w:type="dxa"/>
            <w:shd w:val="clear" w:color="auto" w:fill="00FFFF"/>
          </w:tcPr>
          <w:p w14:paraId="7320C2A8" w14:textId="77777777" w:rsidR="004B0399" w:rsidRDefault="004B0399" w:rsidP="00EA1F01">
            <w:r>
              <w:t>Value</w:t>
            </w:r>
          </w:p>
        </w:tc>
      </w:tr>
      <w:tr w:rsidR="004B0399" w14:paraId="354C297E" w14:textId="77777777" w:rsidTr="00EA1F01">
        <w:tc>
          <w:tcPr>
            <w:tcW w:w="2805" w:type="dxa"/>
          </w:tcPr>
          <w:p w14:paraId="720AD7C5" w14:textId="77777777" w:rsidR="004B0399" w:rsidRDefault="004B0399" w:rsidP="00EA1F01">
            <w:r>
              <w:t>Observation</w:t>
            </w:r>
          </w:p>
        </w:tc>
        <w:tc>
          <w:tcPr>
            <w:tcW w:w="2917" w:type="dxa"/>
          </w:tcPr>
          <w:p w14:paraId="25048B91" w14:textId="77777777" w:rsidR="004B0399" w:rsidRDefault="004B0399" w:rsidP="00EA1F01">
            <w:r>
              <w:t>observedBy</w:t>
            </w:r>
          </w:p>
        </w:tc>
        <w:tc>
          <w:tcPr>
            <w:tcW w:w="3628" w:type="dxa"/>
          </w:tcPr>
          <w:p w14:paraId="3A6AFBD7" w14:textId="77777777" w:rsidR="004B0399" w:rsidRDefault="004B0399" w:rsidP="00EA1F01">
            <w:r>
              <w:t>only Observer</w:t>
            </w:r>
          </w:p>
        </w:tc>
      </w:tr>
      <w:tr w:rsidR="004B0399" w14:paraId="7E4F5FC5" w14:textId="77777777" w:rsidTr="00EA1F01">
        <w:tc>
          <w:tcPr>
            <w:tcW w:w="2805" w:type="dxa"/>
          </w:tcPr>
          <w:p w14:paraId="45E09E11" w14:textId="77777777" w:rsidR="004B0399" w:rsidRDefault="004B0399" w:rsidP="00EA1F01">
            <w:r>
              <w:t>Observer</w:t>
            </w:r>
          </w:p>
        </w:tc>
        <w:tc>
          <w:tcPr>
            <w:tcW w:w="2917" w:type="dxa"/>
          </w:tcPr>
          <w:p w14:paraId="551CBD1A" w14:textId="77777777" w:rsidR="004B0399" w:rsidRDefault="004B0399" w:rsidP="00EA1F01">
            <w:r>
              <w:t>inverse(observedBy)</w:t>
            </w:r>
          </w:p>
        </w:tc>
        <w:tc>
          <w:tcPr>
            <w:tcW w:w="3628" w:type="dxa"/>
          </w:tcPr>
          <w:p w14:paraId="4A8F80DC" w14:textId="77777777" w:rsidR="004B0399" w:rsidRDefault="004B0399" w:rsidP="00EA1F01">
            <w:r>
              <w:t>only Observation</w:t>
            </w:r>
          </w:p>
        </w:tc>
      </w:tr>
      <w:tr w:rsidR="004B0399" w14:paraId="509F3FCA" w14:textId="77777777" w:rsidTr="00EA1F01">
        <w:tc>
          <w:tcPr>
            <w:tcW w:w="2805" w:type="dxa"/>
            <w:vMerge w:val="restart"/>
          </w:tcPr>
          <w:p w14:paraId="4619FF54" w14:textId="77777777" w:rsidR="004B0399" w:rsidRDefault="004B0399" w:rsidP="00EA1F01">
            <w:proofErr w:type="gramStart"/>
            <w:r>
              <w:t>sosa:Sensor</w:t>
            </w:r>
            <w:proofErr w:type="gramEnd"/>
          </w:p>
        </w:tc>
        <w:tc>
          <w:tcPr>
            <w:tcW w:w="2917" w:type="dxa"/>
          </w:tcPr>
          <w:p w14:paraId="6E650F9B" w14:textId="77777777" w:rsidR="004B0399" w:rsidRDefault="004B0399" w:rsidP="00EA1F01">
            <w:r>
              <w:t>subclassOf</w:t>
            </w:r>
          </w:p>
        </w:tc>
        <w:tc>
          <w:tcPr>
            <w:tcW w:w="3628" w:type="dxa"/>
          </w:tcPr>
          <w:p w14:paraId="3614A233" w14:textId="77777777" w:rsidR="004B0399" w:rsidRDefault="004B0399" w:rsidP="00EA1F01">
            <w:r>
              <w:t>Observer</w:t>
            </w:r>
          </w:p>
        </w:tc>
      </w:tr>
      <w:tr w:rsidR="004B0399" w14:paraId="1BA55469" w14:textId="77777777" w:rsidTr="00EA1F01">
        <w:tc>
          <w:tcPr>
            <w:tcW w:w="2805" w:type="dxa"/>
            <w:vMerge/>
          </w:tcPr>
          <w:p w14:paraId="085F0A3E" w14:textId="77777777" w:rsidR="004B0399" w:rsidRDefault="004B0399" w:rsidP="00EA1F01"/>
        </w:tc>
        <w:tc>
          <w:tcPr>
            <w:tcW w:w="2917" w:type="dxa"/>
          </w:tcPr>
          <w:p w14:paraId="4118A88B" w14:textId="77777777" w:rsidR="004B0399" w:rsidRDefault="004B0399" w:rsidP="00EA1F01">
            <w:proofErr w:type="gramStart"/>
            <w:r>
              <w:t>sosa:madeObservation</w:t>
            </w:r>
            <w:proofErr w:type="gramEnd"/>
          </w:p>
        </w:tc>
        <w:tc>
          <w:tcPr>
            <w:tcW w:w="3628" w:type="dxa"/>
          </w:tcPr>
          <w:p w14:paraId="6A06A2ED" w14:textId="77777777" w:rsidR="004B0399" w:rsidRDefault="004B0399" w:rsidP="00EA1F01">
            <w:r>
              <w:t xml:space="preserve">only </w:t>
            </w:r>
            <w:proofErr w:type="gramStart"/>
            <w:r>
              <w:t>sosa:Observation</w:t>
            </w:r>
            <w:proofErr w:type="gramEnd"/>
          </w:p>
        </w:tc>
      </w:tr>
      <w:tr w:rsidR="004B0399" w14:paraId="787839DA" w14:textId="77777777" w:rsidTr="00EA1F01">
        <w:tc>
          <w:tcPr>
            <w:tcW w:w="2805" w:type="dxa"/>
            <w:vMerge/>
          </w:tcPr>
          <w:p w14:paraId="30A412B7" w14:textId="77777777" w:rsidR="004B0399" w:rsidRDefault="004B0399" w:rsidP="00EA1F01"/>
        </w:tc>
        <w:tc>
          <w:tcPr>
            <w:tcW w:w="2917" w:type="dxa"/>
          </w:tcPr>
          <w:p w14:paraId="216ED6C4" w14:textId="77777777" w:rsidR="004B0399" w:rsidRDefault="004B0399" w:rsidP="00EA1F01">
            <w:proofErr w:type="gramStart"/>
            <w:r>
              <w:t>sosa:observes</w:t>
            </w:r>
            <w:proofErr w:type="gramEnd"/>
          </w:p>
        </w:tc>
        <w:tc>
          <w:tcPr>
            <w:tcW w:w="3628" w:type="dxa"/>
          </w:tcPr>
          <w:p w14:paraId="3431E057" w14:textId="77777777" w:rsidR="004B0399" w:rsidRDefault="004B0399" w:rsidP="00EA1F01">
            <w:r>
              <w:t xml:space="preserve">only </w:t>
            </w:r>
            <w:proofErr w:type="gramStart"/>
            <w:r>
              <w:t>sosa:ObservableProperty</w:t>
            </w:r>
            <w:proofErr w:type="gramEnd"/>
          </w:p>
        </w:tc>
      </w:tr>
      <w:tr w:rsidR="004B0399" w14:paraId="41076151" w14:textId="77777777" w:rsidTr="00EA1F01">
        <w:tc>
          <w:tcPr>
            <w:tcW w:w="2805" w:type="dxa"/>
            <w:vMerge/>
          </w:tcPr>
          <w:p w14:paraId="37504EA4" w14:textId="77777777" w:rsidR="004B0399" w:rsidRDefault="004B0399" w:rsidP="00EA1F01"/>
        </w:tc>
        <w:tc>
          <w:tcPr>
            <w:tcW w:w="2917" w:type="dxa"/>
          </w:tcPr>
          <w:p w14:paraId="1EE5B987" w14:textId="77777777" w:rsidR="004B0399" w:rsidRDefault="004B0399" w:rsidP="00EA1F01">
            <w:proofErr w:type="gramStart"/>
            <w:r>
              <w:t>ssn:detects</w:t>
            </w:r>
            <w:proofErr w:type="gramEnd"/>
          </w:p>
        </w:tc>
        <w:tc>
          <w:tcPr>
            <w:tcW w:w="3628" w:type="dxa"/>
          </w:tcPr>
          <w:p w14:paraId="6E0B429D" w14:textId="77777777" w:rsidR="004B0399" w:rsidRDefault="004B0399" w:rsidP="00EA1F01">
            <w:r>
              <w:t xml:space="preserve">only </w:t>
            </w:r>
            <w:proofErr w:type="gramStart"/>
            <w:r>
              <w:t>ssn:Stimulus</w:t>
            </w:r>
            <w:proofErr w:type="gramEnd"/>
          </w:p>
        </w:tc>
      </w:tr>
      <w:tr w:rsidR="004B0399" w14:paraId="363A4983" w14:textId="77777777" w:rsidTr="00EA1F01">
        <w:trPr>
          <w:trHeight w:val="63"/>
        </w:trPr>
        <w:tc>
          <w:tcPr>
            <w:tcW w:w="2805" w:type="dxa"/>
            <w:vMerge w:val="restart"/>
          </w:tcPr>
          <w:p w14:paraId="532D4A00" w14:textId="77777777" w:rsidR="004B0399" w:rsidRDefault="004B0399" w:rsidP="00EA1F01">
            <w:proofErr w:type="gramStart"/>
            <w:r>
              <w:lastRenderedPageBreak/>
              <w:t>sosa:Observation</w:t>
            </w:r>
            <w:proofErr w:type="gramEnd"/>
          </w:p>
        </w:tc>
        <w:tc>
          <w:tcPr>
            <w:tcW w:w="2917" w:type="dxa"/>
          </w:tcPr>
          <w:p w14:paraId="0B7CB938" w14:textId="77777777" w:rsidR="004B0399" w:rsidRDefault="004B0399" w:rsidP="00EA1F01">
            <w:r>
              <w:t>subclassOf</w:t>
            </w:r>
          </w:p>
        </w:tc>
        <w:tc>
          <w:tcPr>
            <w:tcW w:w="3628" w:type="dxa"/>
          </w:tcPr>
          <w:p w14:paraId="4ADA5D4E" w14:textId="77777777" w:rsidR="004B0399" w:rsidRDefault="004B0399" w:rsidP="00EA1F01">
            <w:r>
              <w:t>Observation</w:t>
            </w:r>
          </w:p>
        </w:tc>
      </w:tr>
      <w:tr w:rsidR="004B0399" w14:paraId="3A7CCAD6" w14:textId="77777777" w:rsidTr="00EA1F01">
        <w:trPr>
          <w:trHeight w:val="63"/>
        </w:trPr>
        <w:tc>
          <w:tcPr>
            <w:tcW w:w="2805" w:type="dxa"/>
            <w:vMerge/>
          </w:tcPr>
          <w:p w14:paraId="7522E7B3" w14:textId="77777777" w:rsidR="004B0399" w:rsidRDefault="004B0399" w:rsidP="00EA1F01"/>
        </w:tc>
        <w:tc>
          <w:tcPr>
            <w:tcW w:w="2917" w:type="dxa"/>
          </w:tcPr>
          <w:p w14:paraId="571FB84F" w14:textId="77777777" w:rsidR="004B0399" w:rsidRDefault="004B0399" w:rsidP="00EA1F01">
            <w:proofErr w:type="gramStart"/>
            <w:r>
              <w:t>sosa:madeBySensor</w:t>
            </w:r>
            <w:proofErr w:type="gramEnd"/>
          </w:p>
        </w:tc>
        <w:tc>
          <w:tcPr>
            <w:tcW w:w="3628" w:type="dxa"/>
          </w:tcPr>
          <w:p w14:paraId="76EE9952" w14:textId="77777777" w:rsidR="004B0399" w:rsidRDefault="004B0399" w:rsidP="00EA1F01">
            <w:r>
              <w:t xml:space="preserve">exactly 1 </w:t>
            </w:r>
            <w:proofErr w:type="gramStart"/>
            <w:r>
              <w:t>sosa:Sensor</w:t>
            </w:r>
            <w:proofErr w:type="gramEnd"/>
          </w:p>
        </w:tc>
      </w:tr>
      <w:tr w:rsidR="004B0399" w14:paraId="5C54E036" w14:textId="77777777" w:rsidTr="00EA1F01">
        <w:trPr>
          <w:trHeight w:val="63"/>
        </w:trPr>
        <w:tc>
          <w:tcPr>
            <w:tcW w:w="2805" w:type="dxa"/>
            <w:vMerge/>
          </w:tcPr>
          <w:p w14:paraId="607E4AE2" w14:textId="77777777" w:rsidR="004B0399" w:rsidRDefault="004B0399" w:rsidP="00EA1F01"/>
        </w:tc>
        <w:tc>
          <w:tcPr>
            <w:tcW w:w="2917" w:type="dxa"/>
          </w:tcPr>
          <w:p w14:paraId="680BA374" w14:textId="77777777" w:rsidR="004B0399" w:rsidRDefault="004B0399" w:rsidP="00EA1F01">
            <w:proofErr w:type="gramStart"/>
            <w:r>
              <w:t>sosa:hasFeatureOfInterest</w:t>
            </w:r>
            <w:proofErr w:type="gramEnd"/>
          </w:p>
        </w:tc>
        <w:tc>
          <w:tcPr>
            <w:tcW w:w="3628" w:type="dxa"/>
          </w:tcPr>
          <w:p w14:paraId="218A93CD" w14:textId="77777777" w:rsidR="004B0399" w:rsidRDefault="004B0399" w:rsidP="00EA1F01">
            <w:r>
              <w:t xml:space="preserve">exactly 1 </w:t>
            </w:r>
            <w:proofErr w:type="gramStart"/>
            <w:r>
              <w:t>owl:Thing</w:t>
            </w:r>
            <w:proofErr w:type="gramEnd"/>
            <w:r>
              <w:t xml:space="preserve"> and only sosa:FeatureOfInterest</w:t>
            </w:r>
          </w:p>
        </w:tc>
      </w:tr>
      <w:tr w:rsidR="004B0399" w14:paraId="57893465" w14:textId="77777777" w:rsidTr="00EA1F01">
        <w:trPr>
          <w:trHeight w:val="63"/>
        </w:trPr>
        <w:tc>
          <w:tcPr>
            <w:tcW w:w="2805" w:type="dxa"/>
            <w:vMerge/>
          </w:tcPr>
          <w:p w14:paraId="3F2A4F0F" w14:textId="77777777" w:rsidR="004B0399" w:rsidRDefault="004B0399" w:rsidP="00EA1F01"/>
        </w:tc>
        <w:tc>
          <w:tcPr>
            <w:tcW w:w="2917" w:type="dxa"/>
          </w:tcPr>
          <w:p w14:paraId="5527CB50" w14:textId="77777777" w:rsidR="004B0399" w:rsidRDefault="004B0399" w:rsidP="00EA1F01">
            <w:proofErr w:type="gramStart"/>
            <w:r>
              <w:t>sosa:hasResult</w:t>
            </w:r>
            <w:proofErr w:type="gramEnd"/>
          </w:p>
        </w:tc>
        <w:tc>
          <w:tcPr>
            <w:tcW w:w="3628" w:type="dxa"/>
          </w:tcPr>
          <w:p w14:paraId="72AFA63C" w14:textId="77777777" w:rsidR="004B0399" w:rsidRDefault="004B0399" w:rsidP="00EA1F01">
            <w:r>
              <w:t xml:space="preserve">exactly 1 </w:t>
            </w:r>
            <w:proofErr w:type="gramStart"/>
            <w:r>
              <w:t>owl:Thing</w:t>
            </w:r>
            <w:proofErr w:type="gramEnd"/>
            <w:r>
              <w:t xml:space="preserve"> and only sosa:Result</w:t>
            </w:r>
          </w:p>
        </w:tc>
      </w:tr>
      <w:tr w:rsidR="004B0399" w14:paraId="2D16598A" w14:textId="77777777" w:rsidTr="00EA1F01">
        <w:trPr>
          <w:trHeight w:val="63"/>
        </w:trPr>
        <w:tc>
          <w:tcPr>
            <w:tcW w:w="2805" w:type="dxa"/>
            <w:vMerge/>
          </w:tcPr>
          <w:p w14:paraId="45ABF669" w14:textId="77777777" w:rsidR="004B0399" w:rsidRDefault="004B0399" w:rsidP="00EA1F01"/>
        </w:tc>
        <w:tc>
          <w:tcPr>
            <w:tcW w:w="2917" w:type="dxa"/>
          </w:tcPr>
          <w:p w14:paraId="7118ED50" w14:textId="77777777" w:rsidR="004B0399" w:rsidRDefault="004B0399" w:rsidP="00EA1F01">
            <w:proofErr w:type="gramStart"/>
            <w:r>
              <w:t>sosa:observedProperty</w:t>
            </w:r>
            <w:proofErr w:type="gramEnd"/>
          </w:p>
        </w:tc>
        <w:tc>
          <w:tcPr>
            <w:tcW w:w="3628" w:type="dxa"/>
          </w:tcPr>
          <w:p w14:paraId="645507BA" w14:textId="77777777" w:rsidR="004B0399" w:rsidRDefault="004B0399" w:rsidP="00EA1F01">
            <w:r>
              <w:t xml:space="preserve">exactly 1 </w:t>
            </w:r>
            <w:proofErr w:type="gramStart"/>
            <w:r>
              <w:t>owl:Thing</w:t>
            </w:r>
            <w:proofErr w:type="gramEnd"/>
            <w:r>
              <w:t xml:space="preserve"> and only sosa:ObservableProperty</w:t>
            </w:r>
          </w:p>
        </w:tc>
      </w:tr>
      <w:tr w:rsidR="004B0399" w14:paraId="4BD5A57A" w14:textId="77777777" w:rsidTr="00EA1F01">
        <w:trPr>
          <w:trHeight w:val="63"/>
        </w:trPr>
        <w:tc>
          <w:tcPr>
            <w:tcW w:w="2805" w:type="dxa"/>
            <w:vMerge/>
          </w:tcPr>
          <w:p w14:paraId="4D75DD59" w14:textId="77777777" w:rsidR="004B0399" w:rsidRDefault="004B0399" w:rsidP="00EA1F01"/>
        </w:tc>
        <w:tc>
          <w:tcPr>
            <w:tcW w:w="2917" w:type="dxa"/>
          </w:tcPr>
          <w:p w14:paraId="3DB96D7C" w14:textId="77777777" w:rsidR="004B0399" w:rsidRDefault="004B0399" w:rsidP="00EA1F01">
            <w:proofErr w:type="gramStart"/>
            <w:r>
              <w:t>sosa:phenomenonTime</w:t>
            </w:r>
            <w:proofErr w:type="gramEnd"/>
          </w:p>
        </w:tc>
        <w:tc>
          <w:tcPr>
            <w:tcW w:w="3628" w:type="dxa"/>
          </w:tcPr>
          <w:p w14:paraId="0DA9F2D6" w14:textId="77777777" w:rsidR="004B0399" w:rsidRDefault="004B0399" w:rsidP="00EA1F01">
            <w:r>
              <w:t xml:space="preserve">exactly 1 </w:t>
            </w:r>
            <w:proofErr w:type="gramStart"/>
            <w:r>
              <w:t>owl:Thing</w:t>
            </w:r>
            <w:proofErr w:type="gramEnd"/>
          </w:p>
        </w:tc>
      </w:tr>
      <w:tr w:rsidR="004B0399" w14:paraId="689A8598" w14:textId="77777777" w:rsidTr="00EA1F01">
        <w:trPr>
          <w:trHeight w:val="63"/>
        </w:trPr>
        <w:tc>
          <w:tcPr>
            <w:tcW w:w="2805" w:type="dxa"/>
            <w:vMerge/>
          </w:tcPr>
          <w:p w14:paraId="5E3A19D4" w14:textId="77777777" w:rsidR="004B0399" w:rsidRDefault="004B0399" w:rsidP="00EA1F01"/>
        </w:tc>
        <w:tc>
          <w:tcPr>
            <w:tcW w:w="2917" w:type="dxa"/>
          </w:tcPr>
          <w:p w14:paraId="75FDB20E" w14:textId="77777777" w:rsidR="004B0399" w:rsidRDefault="004B0399" w:rsidP="00EA1F01">
            <w:proofErr w:type="gramStart"/>
            <w:r>
              <w:t>sosa:resultTime</w:t>
            </w:r>
            <w:proofErr w:type="gramEnd"/>
          </w:p>
        </w:tc>
        <w:tc>
          <w:tcPr>
            <w:tcW w:w="3628" w:type="dxa"/>
          </w:tcPr>
          <w:p w14:paraId="20A4AD56" w14:textId="77777777" w:rsidR="004B0399" w:rsidRDefault="004B0399" w:rsidP="00EA1F01">
            <w:r>
              <w:t xml:space="preserve">exactly 1 </w:t>
            </w:r>
            <w:proofErr w:type="gramStart"/>
            <w:r>
              <w:t>rdfs:Literal</w:t>
            </w:r>
            <w:proofErr w:type="gramEnd"/>
          </w:p>
        </w:tc>
      </w:tr>
      <w:tr w:rsidR="004B0399" w14:paraId="4BD233AA" w14:textId="77777777" w:rsidTr="00EA1F01">
        <w:trPr>
          <w:trHeight w:val="63"/>
        </w:trPr>
        <w:tc>
          <w:tcPr>
            <w:tcW w:w="2805" w:type="dxa"/>
            <w:vMerge/>
          </w:tcPr>
          <w:p w14:paraId="0B0411C2" w14:textId="77777777" w:rsidR="004B0399" w:rsidRDefault="004B0399" w:rsidP="00EA1F01"/>
        </w:tc>
        <w:tc>
          <w:tcPr>
            <w:tcW w:w="2917" w:type="dxa"/>
          </w:tcPr>
          <w:p w14:paraId="3629E46B" w14:textId="77777777" w:rsidR="004B0399" w:rsidRDefault="004B0399" w:rsidP="00EA1F01">
            <w:proofErr w:type="gramStart"/>
            <w:r>
              <w:t>ssn:wasOriginatedBy</w:t>
            </w:r>
            <w:proofErr w:type="gramEnd"/>
          </w:p>
        </w:tc>
        <w:tc>
          <w:tcPr>
            <w:tcW w:w="3628" w:type="dxa"/>
          </w:tcPr>
          <w:p w14:paraId="002CA568" w14:textId="77777777" w:rsidR="004B0399" w:rsidRDefault="004B0399" w:rsidP="00EA1F01">
            <w:r>
              <w:t xml:space="preserve">exactly 1 </w:t>
            </w:r>
            <w:proofErr w:type="gramStart"/>
            <w:r>
              <w:t>owl:Thing</w:t>
            </w:r>
            <w:proofErr w:type="gramEnd"/>
            <w:r>
              <w:t xml:space="preserve"> and only ssn:Stimulus</w:t>
            </w:r>
          </w:p>
        </w:tc>
      </w:tr>
      <w:tr w:rsidR="004B0399" w14:paraId="232BCF1E" w14:textId="77777777" w:rsidTr="00EA1F01">
        <w:trPr>
          <w:trHeight w:val="63"/>
        </w:trPr>
        <w:tc>
          <w:tcPr>
            <w:tcW w:w="2805" w:type="dxa"/>
            <w:vMerge w:val="restart"/>
          </w:tcPr>
          <w:p w14:paraId="5A14D307" w14:textId="77777777" w:rsidR="004B0399" w:rsidRDefault="004B0399" w:rsidP="00EA1F01">
            <w:proofErr w:type="gramStart"/>
            <w:r>
              <w:t>sosa:ObservableProperty</w:t>
            </w:r>
            <w:proofErr w:type="gramEnd"/>
          </w:p>
        </w:tc>
        <w:tc>
          <w:tcPr>
            <w:tcW w:w="2917" w:type="dxa"/>
          </w:tcPr>
          <w:p w14:paraId="6BF0ACB3" w14:textId="77777777" w:rsidR="004B0399" w:rsidRPr="00F06DDA" w:rsidRDefault="004B0399" w:rsidP="00EA1F01">
            <w:r>
              <w:t>subClassOf</w:t>
            </w:r>
          </w:p>
        </w:tc>
        <w:tc>
          <w:tcPr>
            <w:tcW w:w="3628" w:type="dxa"/>
          </w:tcPr>
          <w:p w14:paraId="0B1E4438" w14:textId="77777777" w:rsidR="004B0399" w:rsidRPr="00F06DDA" w:rsidRDefault="004B0399" w:rsidP="00EA1F01">
            <w:proofErr w:type="gramStart"/>
            <w:r>
              <w:t>ssn:Property</w:t>
            </w:r>
            <w:proofErr w:type="gramEnd"/>
          </w:p>
        </w:tc>
      </w:tr>
      <w:tr w:rsidR="004B0399" w14:paraId="2CFC3761" w14:textId="77777777" w:rsidTr="00EA1F01">
        <w:trPr>
          <w:trHeight w:val="63"/>
        </w:trPr>
        <w:tc>
          <w:tcPr>
            <w:tcW w:w="2805" w:type="dxa"/>
            <w:vMerge/>
          </w:tcPr>
          <w:p w14:paraId="62B58345" w14:textId="77777777" w:rsidR="004B0399" w:rsidRDefault="004B0399" w:rsidP="00EA1F01"/>
        </w:tc>
        <w:tc>
          <w:tcPr>
            <w:tcW w:w="2917" w:type="dxa"/>
          </w:tcPr>
          <w:p w14:paraId="6879D1F2" w14:textId="77777777" w:rsidR="004B0399" w:rsidRDefault="004B0399" w:rsidP="00EA1F01">
            <w:r w:rsidRPr="00F06DDA">
              <w:t xml:space="preserve">inverse ('is proxy for') </w:t>
            </w:r>
          </w:p>
        </w:tc>
        <w:tc>
          <w:tcPr>
            <w:tcW w:w="3628" w:type="dxa"/>
          </w:tcPr>
          <w:p w14:paraId="24780FA0" w14:textId="77777777" w:rsidR="004B0399" w:rsidRDefault="004B0399" w:rsidP="00EA1F01">
            <w:r w:rsidRPr="00F06DDA">
              <w:t xml:space="preserve">only </w:t>
            </w:r>
            <w:proofErr w:type="gramStart"/>
            <w:r>
              <w:t>ssn:</w:t>
            </w:r>
            <w:r w:rsidRPr="00F06DDA">
              <w:t>Stimulus</w:t>
            </w:r>
            <w:proofErr w:type="gramEnd"/>
          </w:p>
        </w:tc>
      </w:tr>
      <w:tr w:rsidR="004B0399" w14:paraId="7A88A299" w14:textId="77777777" w:rsidTr="00EA1F01">
        <w:trPr>
          <w:trHeight w:val="63"/>
        </w:trPr>
        <w:tc>
          <w:tcPr>
            <w:tcW w:w="2805" w:type="dxa"/>
            <w:vMerge/>
          </w:tcPr>
          <w:p w14:paraId="62E55E4D" w14:textId="77777777" w:rsidR="004B0399" w:rsidRDefault="004B0399" w:rsidP="00EA1F01"/>
        </w:tc>
        <w:tc>
          <w:tcPr>
            <w:tcW w:w="2917" w:type="dxa"/>
          </w:tcPr>
          <w:p w14:paraId="145F968D" w14:textId="77777777" w:rsidR="004B0399" w:rsidRPr="00F06DDA" w:rsidRDefault="004B0399" w:rsidP="00EA1F01">
            <w:r w:rsidRPr="00F06DDA">
              <w:t xml:space="preserve">inverse ('observed property') </w:t>
            </w:r>
          </w:p>
        </w:tc>
        <w:tc>
          <w:tcPr>
            <w:tcW w:w="3628" w:type="dxa"/>
          </w:tcPr>
          <w:p w14:paraId="321F6C40" w14:textId="77777777" w:rsidR="004B0399" w:rsidRDefault="004B0399" w:rsidP="00EA1F01">
            <w:r w:rsidRPr="00F06DDA">
              <w:t>only</w:t>
            </w:r>
            <w:r>
              <w:t xml:space="preserve"> </w:t>
            </w:r>
            <w:proofErr w:type="gramStart"/>
            <w:r>
              <w:t>sosa:</w:t>
            </w:r>
            <w:r w:rsidRPr="00F06DDA">
              <w:t>Observation</w:t>
            </w:r>
            <w:proofErr w:type="gramEnd"/>
          </w:p>
        </w:tc>
      </w:tr>
      <w:tr w:rsidR="004B0399" w14:paraId="3A84EB99" w14:textId="77777777" w:rsidTr="00EA1F01">
        <w:trPr>
          <w:trHeight w:val="63"/>
        </w:trPr>
        <w:tc>
          <w:tcPr>
            <w:tcW w:w="2805" w:type="dxa"/>
            <w:vMerge/>
          </w:tcPr>
          <w:p w14:paraId="66D2AF22" w14:textId="77777777" w:rsidR="004B0399" w:rsidRDefault="004B0399" w:rsidP="00EA1F01"/>
        </w:tc>
        <w:tc>
          <w:tcPr>
            <w:tcW w:w="2917" w:type="dxa"/>
          </w:tcPr>
          <w:p w14:paraId="3B958664" w14:textId="77777777" w:rsidR="004B0399" w:rsidRPr="00F06DDA" w:rsidRDefault="004B0399" w:rsidP="00EA1F01">
            <w:r>
              <w:t>sosa:</w:t>
            </w:r>
            <w:r w:rsidRPr="00F06DDA">
              <w:t xml:space="preserve">'is observed by' </w:t>
            </w:r>
          </w:p>
        </w:tc>
        <w:tc>
          <w:tcPr>
            <w:tcW w:w="3628" w:type="dxa"/>
          </w:tcPr>
          <w:p w14:paraId="72517867" w14:textId="77777777" w:rsidR="004B0399" w:rsidRDefault="004B0399" w:rsidP="00EA1F01">
            <w:r w:rsidRPr="00F06DDA">
              <w:t xml:space="preserve">only </w:t>
            </w:r>
            <w:proofErr w:type="gramStart"/>
            <w:r>
              <w:t>sosa:</w:t>
            </w:r>
            <w:r w:rsidRPr="00F06DDA">
              <w:t>Sensor</w:t>
            </w:r>
            <w:proofErr w:type="gramEnd"/>
          </w:p>
        </w:tc>
      </w:tr>
      <w:tr w:rsidR="004B0399" w14:paraId="6CB22CB4" w14:textId="77777777" w:rsidTr="00EA1F01">
        <w:trPr>
          <w:trHeight w:val="63"/>
        </w:trPr>
        <w:tc>
          <w:tcPr>
            <w:tcW w:w="2805" w:type="dxa"/>
          </w:tcPr>
          <w:p w14:paraId="184F20E1" w14:textId="77777777" w:rsidR="004B0399" w:rsidRDefault="004B0399" w:rsidP="00EA1F01">
            <w:proofErr w:type="gramStart"/>
            <w:r>
              <w:t>sosa:FeatureOfInterest</w:t>
            </w:r>
            <w:proofErr w:type="gramEnd"/>
          </w:p>
        </w:tc>
        <w:tc>
          <w:tcPr>
            <w:tcW w:w="2917" w:type="dxa"/>
          </w:tcPr>
          <w:p w14:paraId="2EAD187A" w14:textId="77777777" w:rsidR="004B0399" w:rsidRDefault="004B0399" w:rsidP="00EA1F01">
            <w:r>
              <w:t>ssn:</w:t>
            </w:r>
            <w:r w:rsidRPr="00F06DDA">
              <w:t xml:space="preserve">'has property' </w:t>
            </w:r>
          </w:p>
        </w:tc>
        <w:tc>
          <w:tcPr>
            <w:tcW w:w="3628" w:type="dxa"/>
          </w:tcPr>
          <w:p w14:paraId="4190D7C3" w14:textId="77777777" w:rsidR="004B0399" w:rsidRDefault="004B0399" w:rsidP="00EA1F01">
            <w:r w:rsidRPr="00F06DDA">
              <w:t xml:space="preserve">min 1 </w:t>
            </w:r>
            <w:proofErr w:type="gramStart"/>
            <w:r w:rsidRPr="00F06DDA">
              <w:t>owl:Thing</w:t>
            </w:r>
            <w:proofErr w:type="gramEnd"/>
            <w:r>
              <w:t xml:space="preserve"> and ssn:Property</w:t>
            </w:r>
          </w:p>
        </w:tc>
      </w:tr>
      <w:tr w:rsidR="004B0399" w14:paraId="030815DA" w14:textId="77777777" w:rsidTr="00EA1F01">
        <w:trPr>
          <w:trHeight w:val="63"/>
        </w:trPr>
        <w:tc>
          <w:tcPr>
            <w:tcW w:w="2805" w:type="dxa"/>
          </w:tcPr>
          <w:p w14:paraId="0A69DF91" w14:textId="77777777" w:rsidR="004B0399" w:rsidRDefault="004B0399" w:rsidP="00EA1F01">
            <w:proofErr w:type="gramStart"/>
            <w:r>
              <w:t>sosa:Result</w:t>
            </w:r>
            <w:proofErr w:type="gramEnd"/>
          </w:p>
        </w:tc>
        <w:tc>
          <w:tcPr>
            <w:tcW w:w="2917" w:type="dxa"/>
          </w:tcPr>
          <w:p w14:paraId="1AB27FFD" w14:textId="77777777" w:rsidR="004B0399" w:rsidRDefault="004B0399" w:rsidP="00EA1F01">
            <w:r>
              <w:t>sosa:</w:t>
            </w:r>
            <w:r w:rsidRPr="00F06DDA">
              <w:t xml:space="preserve">'is result of' </w:t>
            </w:r>
          </w:p>
        </w:tc>
        <w:tc>
          <w:tcPr>
            <w:tcW w:w="3628" w:type="dxa"/>
          </w:tcPr>
          <w:p w14:paraId="4CE4DD3C" w14:textId="77777777" w:rsidR="004B0399" w:rsidRDefault="004B0399" w:rsidP="00EA1F01">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61636" cy="2242494"/>
                    </a:xfrm>
                    <a:prstGeom prst="rect">
                      <a:avLst/>
                    </a:prstGeom>
                  </pic:spPr>
                </pic:pic>
              </a:graphicData>
            </a:graphic>
          </wp:inline>
        </w:drawing>
      </w:r>
    </w:p>
    <w:p w14:paraId="71D87435" w14:textId="4116D73D"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sidR="00B371C7">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8" w:author="Megan Katsumi" w:date="2018-11-14T12:27:00Z">
            <w:rPr/>
          </w:rPrChange>
        </w:rPr>
      </w:pPr>
      <w:r w:rsidRPr="005410AB">
        <w:rPr>
          <w:sz w:val="22"/>
          <w:rPrChange w:id="69" w:author="Megan Katsumi" w:date="2018-11-14T12:27:00Z">
            <w:rPr/>
          </w:rPrChange>
        </w:rPr>
        <w:t>SSN</w:t>
      </w:r>
    </w:p>
    <w:p w14:paraId="0D5CA729" w14:textId="6D2A1B74"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2" w:name="_Toc17365181"/>
      <w:r>
        <w:t>Contact Ontology</w:t>
      </w:r>
      <w:bookmarkEnd w:id="7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lastRenderedPageBreak/>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1"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22"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73" w:name="_Toc17365182"/>
      <w:r w:rsidRPr="00EC4B04">
        <w:t>Person</w:t>
      </w:r>
      <w:r w:rsidRPr="00956273">
        <w:t xml:space="preserve"> Ontology</w:t>
      </w:r>
      <w:bookmarkEnd w:id="7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4" w:name="_Toc17365183"/>
      <w:r>
        <w:t>Household Ontology</w:t>
      </w:r>
      <w:bookmarkEnd w:id="7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w:t>
      </w:r>
      <w:r w:rsidRPr="00C74053">
        <w:rPr>
          <w:sz w:val="24"/>
        </w:rPr>
        <w:lastRenderedPageBreak/>
        <w:t>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different contexts/applications. To address </w:t>
      </w:r>
      <w:proofErr w:type="gramStart"/>
      <w:r w:rsidRPr="00C74053">
        <w:rPr>
          <w:sz w:val="24"/>
        </w:rPr>
        <w:t>this</w:t>
      </w:r>
      <w:proofErr w:type="gramEnd"/>
      <w:r w:rsidRPr="00C74053">
        <w:rPr>
          <w:sz w:val="24"/>
        </w:rPr>
        <w:t xml:space="preserve">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lastRenderedPageBreak/>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proofErr w:type="gramStart"/>
            <w:r>
              <w:t>building:BuildingUnitPD</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lastRenderedPageBreak/>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3"/>
      </w:r>
    </w:p>
    <w:p w14:paraId="3E90789C" w14:textId="69215846" w:rsidR="00F439E1" w:rsidRPr="00CA16AC" w:rsidRDefault="00C11786" w:rsidP="00F439E1">
      <w:pPr>
        <w:pStyle w:val="ListParagraph"/>
        <w:rPr>
          <w:sz w:val="24"/>
        </w:rPr>
      </w:pPr>
      <w:proofErr w:type="gramStart"/>
      <w:r w:rsidRPr="00CA16AC">
        <w:rPr>
          <w:sz w:val="24"/>
        </w:rPr>
        <w:t>mer:Mereology</w:t>
      </w:r>
      <w:proofErr w:type="gramEnd"/>
      <w:r w:rsidRPr="00CA16AC">
        <w:rPr>
          <w:sz w:val="24"/>
        </w:rPr>
        <w:t xml:space="preserve"> Ontology</w:t>
      </w:r>
    </w:p>
    <w:p w14:paraId="0A77405A" w14:textId="77777777" w:rsidR="008F1630" w:rsidRDefault="008F1630" w:rsidP="00EA354A">
      <w:pPr>
        <w:pStyle w:val="Heading2"/>
      </w:pPr>
      <w:bookmarkStart w:id="75" w:name="_Toc17365184"/>
      <w:r>
        <w:t>Organization Ontology</w:t>
      </w:r>
      <w:bookmarkEnd w:id="7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w:t>
            </w:r>
            <w:r>
              <w:lastRenderedPageBreak/>
              <w:t>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 xml:space="preserve">hasOrgMember subPropertyOf </w:t>
      </w:r>
      <w:proofErr w:type="gramStart"/>
      <w:r>
        <w:rPr>
          <w:b/>
        </w:rPr>
        <w:t>tove:hasMember</w:t>
      </w:r>
      <w:proofErr w:type="gramEnd"/>
    </w:p>
    <w:p w14:paraId="2C68E780" w14:textId="75ED862D" w:rsidR="00706FA9" w:rsidRPr="00706FA9" w:rsidRDefault="00706FA9" w:rsidP="00706FA9">
      <w:pPr>
        <w:pStyle w:val="ListParagraph"/>
        <w:numPr>
          <w:ilvl w:val="0"/>
          <w:numId w:val="29"/>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lastRenderedPageBreak/>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6" w:name="_Toc17365185"/>
      <w:r>
        <w:t>Building Ontology</w:t>
      </w:r>
      <w:bookmarkEnd w:id="7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43A8FD8"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1CD26C8A" w:rsidR="0001640A" w:rsidRDefault="0001640A" w:rsidP="009E4A69">
      <w:pPr>
        <w:pStyle w:val="ListParagraph"/>
        <w:rPr>
          <w:sz w:val="24"/>
        </w:rPr>
      </w:pPr>
      <w:r w:rsidRPr="008C3AA4">
        <w:rPr>
          <w:sz w:val="24"/>
        </w:rPr>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EA1F01">
      <w:pPr>
        <w:pStyle w:val="ListParagraph"/>
        <w:numPr>
          <w:ilvl w:val="0"/>
          <w:numId w:val="32"/>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w:t>
      </w:r>
      <w:proofErr w:type="gramStart"/>
      <w:r w:rsidR="000D2D51" w:rsidRPr="000D2D51">
        <w:t xml:space="preserve">excluded </w:t>
      </w:r>
      <w:r w:rsidR="000D2D51">
        <w:t xml:space="preserve"> for</w:t>
      </w:r>
      <w:proofErr w:type="gramEnd"/>
      <w:r w:rsidR="000D2D51">
        <w:t xml:space="preserve">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77" w:name="_Toc17365186"/>
      <w:r>
        <w:t>Vehicle Ontology</w:t>
      </w:r>
      <w:bookmarkEnd w:id="7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lastRenderedPageBreak/>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78" w:name="_Toc17365187"/>
      <w:r>
        <w:t>Transportation System Ontology</w:t>
      </w:r>
      <w:bookmarkEnd w:id="7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lastRenderedPageBreak/>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r>
      <w:r w:rsidR="00E63F34" w:rsidRPr="00503161">
        <w:rPr>
          <w:sz w:val="24"/>
        </w:rPr>
        <w:lastRenderedPageBreak/>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lastRenderedPageBreak/>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19935"/>
                    </a:xfrm>
                    <a:prstGeom prst="rect">
                      <a:avLst/>
                    </a:prstGeom>
                  </pic:spPr>
                </pic:pic>
              </a:graphicData>
            </a:graphic>
          </wp:inline>
        </w:drawing>
      </w:r>
    </w:p>
    <w:p w14:paraId="40E9D59D" w14:textId="3353CA68"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B371C7">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proofErr w:type="gramStart"/>
            <w:r>
              <w:t>change:existsAt</w:t>
            </w:r>
            <w:proofErr w:type="gramEnd"/>
          </w:p>
        </w:tc>
        <w:tc>
          <w:tcPr>
            <w:tcW w:w="4293"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proofErr w:type="gramStart"/>
            <w:r>
              <w:t>change:existsAt</w:t>
            </w:r>
            <w:proofErr w:type="gramEnd"/>
          </w:p>
        </w:tc>
        <w:tc>
          <w:tcPr>
            <w:tcW w:w="4293"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proofErr w:type="gramStart"/>
            <w:r>
              <w:t>change:existsAt</w:t>
            </w:r>
            <w:proofErr w:type="gramEnd"/>
          </w:p>
        </w:tc>
        <w:tc>
          <w:tcPr>
            <w:tcW w:w="4293"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proofErr w:type="gramStart"/>
            <w:r>
              <w:t>change:</w:t>
            </w:r>
            <w:r w:rsidR="006D5597">
              <w:t>existsAt</w:t>
            </w:r>
            <w:proofErr w:type="gramEnd"/>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proofErr w:type="gramStart"/>
            <w:r>
              <w:t>change:existsAt</w:t>
            </w:r>
            <w:proofErr w:type="gramEnd"/>
          </w:p>
        </w:tc>
        <w:tc>
          <w:tcPr>
            <w:tcW w:w="4293"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proofErr w:type="gramStart"/>
            <w:r>
              <w:t>change:existsAt</w:t>
            </w:r>
            <w:proofErr w:type="gramEnd"/>
          </w:p>
        </w:tc>
        <w:tc>
          <w:tcPr>
            <w:tcW w:w="4293"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 xml:space="preserve">exactly 1 </w:t>
            </w:r>
            <w:proofErr w:type="gramStart"/>
            <w:r>
              <w:t>om:length</w:t>
            </w:r>
            <w:proofErr w:type="gramEnd"/>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 xml:space="preserve">exactly 1 </w:t>
            </w:r>
            <w:proofErr w:type="gramStart"/>
            <w:r>
              <w:t>xsd:integer</w:t>
            </w:r>
            <w:proofErr w:type="gramEnd"/>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proofErr w:type="gramStart"/>
            <w:r>
              <w:t>om:</w:t>
            </w:r>
            <w:r w:rsidRPr="000B5886">
              <w:t>Quantity</w:t>
            </w:r>
            <w:proofErr w:type="gramEnd"/>
            <w:r w:rsidRPr="000B5886">
              <w:t xml:space="preserve">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 xml:space="preserve">max 1 </w:t>
            </w:r>
            <w:proofErr w:type="gramStart"/>
            <w:r>
              <w:t>om:speed</w:t>
            </w:r>
            <w:proofErr w:type="gramEnd"/>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 xml:space="preserve">max 1 </w:t>
            </w:r>
            <w:proofErr w:type="gramStart"/>
            <w:r>
              <w:t>om:speed</w:t>
            </w:r>
            <w:proofErr w:type="gramEnd"/>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proofErr w:type="gramStart"/>
            <w:r>
              <w:t>change:</w:t>
            </w:r>
            <w:r w:rsidRPr="00700C00">
              <w:t>TimeVarying</w:t>
            </w:r>
            <w:r>
              <w:t>Concept</w:t>
            </w:r>
            <w:proofErr w:type="gramEnd"/>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proofErr w:type="gramStart"/>
            <w:r>
              <w:t>change:existsAt</w:t>
            </w:r>
            <w:proofErr w:type="gramEnd"/>
          </w:p>
        </w:tc>
        <w:tc>
          <w:tcPr>
            <w:tcW w:w="4293" w:type="dxa"/>
          </w:tcPr>
          <w:p w14:paraId="1C4C4C68"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proofErr w:type="gramStart"/>
            <w:r>
              <w:t>change:</w:t>
            </w:r>
            <w:r w:rsidRPr="00700C00">
              <w:t>Manifestation</w:t>
            </w:r>
            <w:proofErr w:type="gramEnd"/>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proofErr w:type="gramStart"/>
            <w:r>
              <w:t>change:existsAt</w:t>
            </w:r>
            <w:proofErr w:type="gramEnd"/>
          </w:p>
        </w:tc>
        <w:tc>
          <w:tcPr>
            <w:tcW w:w="4293" w:type="dxa"/>
          </w:tcPr>
          <w:p w14:paraId="35BC14A9"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 xml:space="preserve">exactly 1 </w:t>
            </w:r>
            <w:proofErr w:type="gramStart"/>
            <w:r>
              <w:t>om:CapacityRate</w:t>
            </w:r>
            <w:proofErr w:type="gramEnd"/>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 xml:space="preserve">max 1 </w:t>
            </w:r>
            <w:proofErr w:type="gramStart"/>
            <w:r>
              <w:t>om:quantity</w:t>
            </w:r>
            <w:proofErr w:type="gramEnd"/>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 xml:space="preserve">max 1 </w:t>
            </w:r>
            <w:proofErr w:type="gramStart"/>
            <w:r>
              <w:t>om:speed</w:t>
            </w:r>
            <w:proofErr w:type="gramEnd"/>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 xml:space="preserve">max 1 </w:t>
            </w:r>
            <w:proofErr w:type="gramStart"/>
            <w:r>
              <w:t>om:speed</w:t>
            </w:r>
            <w:proofErr w:type="gramEnd"/>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Default="00F92DE6" w:rsidP="00F92DE6">
            <w:r>
              <w:t>inMunicipality</w:t>
            </w:r>
          </w:p>
        </w:tc>
        <w:tc>
          <w:tcPr>
            <w:tcW w:w="4293" w:type="dxa"/>
          </w:tcPr>
          <w:p w14:paraId="45D6A752" w14:textId="749FCA2D" w:rsidR="00F92DE6" w:rsidRDefault="00F92DE6" w:rsidP="00F92DE6">
            <w:r>
              <w:t>exactly 1 Municipality (?) tbd – where should municipalities be defined</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proofErr w:type="gramStart"/>
            <w:r>
              <w:t>change:</w:t>
            </w:r>
            <w:r w:rsidRPr="00700C00">
              <w:t>TimeVarying</w:t>
            </w:r>
            <w:r>
              <w:t>Concept</w:t>
            </w:r>
            <w:proofErr w:type="gramEnd"/>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proofErr w:type="gramStart"/>
            <w:r>
              <w:t>change:existsAt</w:t>
            </w:r>
            <w:proofErr w:type="gramEnd"/>
          </w:p>
        </w:tc>
        <w:tc>
          <w:tcPr>
            <w:tcW w:w="4293" w:type="dxa"/>
          </w:tcPr>
          <w:p w14:paraId="2918355B" w14:textId="77777777" w:rsidR="00F92DE6" w:rsidRDefault="00F92DE6" w:rsidP="00F92DE6">
            <w:r>
              <w:t xml:space="preserve">exactly </w:t>
            </w:r>
            <w:proofErr w:type="gramStart"/>
            <w:r>
              <w:t>1  time</w:t>
            </w:r>
            <w:proofErr w:type="gramEnd"/>
            <w:r>
              <w:t>:Interval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proofErr w:type="gramStart"/>
            <w:r>
              <w:t>change:Manifestation</w:t>
            </w:r>
            <w:proofErr w:type="gramEnd"/>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proofErr w:type="gramStart"/>
            <w:r>
              <w:t>change:existsAt</w:t>
            </w:r>
            <w:proofErr w:type="gramEnd"/>
          </w:p>
        </w:tc>
        <w:tc>
          <w:tcPr>
            <w:tcW w:w="4293" w:type="dxa"/>
          </w:tcPr>
          <w:p w14:paraId="50380874" w14:textId="77777777" w:rsidR="00F92DE6" w:rsidRPr="00700C00" w:rsidRDefault="00F92DE6" w:rsidP="00F92DE6">
            <w:r>
              <w:t xml:space="preserve">exactly </w:t>
            </w:r>
            <w:proofErr w:type="gramStart"/>
            <w:r>
              <w:t>1  time</w:t>
            </w:r>
            <w:proofErr w:type="gramEnd"/>
            <w:r>
              <w:t>:TemporalEntity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proofErr w:type="gramStart"/>
            <w:r w:rsidRPr="00700C00">
              <w:t xml:space="preserve">only </w:t>
            </w:r>
            <w:r>
              <w:t xml:space="preserve"> time</w:t>
            </w:r>
            <w:proofErr w:type="gramEnd"/>
            <w:r>
              <w:t>:</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proofErr w:type="gramStart"/>
            <w:r>
              <w:t>change:TimeVaryingConcept</w:t>
            </w:r>
            <w:proofErr w:type="gramEnd"/>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lastRenderedPageBreak/>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proofErr w:type="gramStart"/>
            <w:r>
              <w:t>change:</w:t>
            </w:r>
            <w:r w:rsidRPr="00700C00">
              <w:t>Manifestation</w:t>
            </w:r>
            <w:proofErr w:type="gramEnd"/>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w:t>
            </w:r>
            <w:proofErr w:type="gramStart"/>
            <w:r>
              <w:t>loc:hasL</w:t>
            </w:r>
            <w:r w:rsidRPr="00700C00">
              <w:t>ocation</w:t>
            </w:r>
            <w:proofErr w:type="gramEnd"/>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w:t>
            </w:r>
            <w:proofErr w:type="gramStart"/>
            <w:r>
              <w:t>loc:Feature</w:t>
            </w:r>
            <w:proofErr w:type="gramEnd"/>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proofErr w:type="gramStart"/>
            <w:r>
              <w:t>otn:</w:t>
            </w:r>
            <w:r w:rsidRPr="00700C00">
              <w:t>Road</w:t>
            </w:r>
            <w:proofErr w:type="gramEnd"/>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proofErr w:type="gramStart"/>
            <w:r>
              <w:t>change:existsAt</w:t>
            </w:r>
            <w:proofErr w:type="gramEnd"/>
          </w:p>
        </w:tc>
        <w:tc>
          <w:tcPr>
            <w:tcW w:w="4293" w:type="dxa"/>
          </w:tcPr>
          <w:p w14:paraId="7BCE1A67"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proofErr w:type="gramStart"/>
            <w:r>
              <w:t>otn:RoadElement</w:t>
            </w:r>
            <w:proofErr w:type="gramEnd"/>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proofErr w:type="gramStart"/>
            <w:r>
              <w:t>change:existsAt</w:t>
            </w:r>
            <w:proofErr w:type="gramEnd"/>
          </w:p>
        </w:tc>
        <w:tc>
          <w:tcPr>
            <w:tcW w:w="4293" w:type="dxa"/>
          </w:tcPr>
          <w:p w14:paraId="7CB624D4"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w:t>
            </w:r>
            <w:proofErr w:type="gramStart"/>
            <w:r>
              <w:t>loc:hasL</w:t>
            </w:r>
            <w:r w:rsidRPr="00700C00">
              <w:t>ocation</w:t>
            </w:r>
            <w:proofErr w:type="gramEnd"/>
          </w:p>
        </w:tc>
        <w:tc>
          <w:tcPr>
            <w:tcW w:w="4293" w:type="dxa"/>
          </w:tcPr>
          <w:p w14:paraId="680511FA" w14:textId="77777777" w:rsidR="00F92DE6" w:rsidRPr="00700C00" w:rsidRDefault="00F92DE6" w:rsidP="00F92DE6">
            <w:pPr>
              <w:tabs>
                <w:tab w:val="center" w:pos="2335"/>
              </w:tabs>
            </w:pPr>
            <w:r w:rsidRPr="00700C00">
              <w:t xml:space="preserve">only </w:t>
            </w:r>
            <w:r>
              <w:t xml:space="preserve">  spatial_</w:t>
            </w:r>
            <w:proofErr w:type="gramStart"/>
            <w:r>
              <w:t>loc:SpatialFeature</w:t>
            </w:r>
            <w:proofErr w:type="gramEnd"/>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6"/>
            </w:r>
          </w:p>
        </w:tc>
        <w:tc>
          <w:tcPr>
            <w:tcW w:w="4293" w:type="dxa"/>
          </w:tcPr>
          <w:p w14:paraId="607D1BAD" w14:textId="604A7C69" w:rsidR="00F92DE6" w:rsidRPr="00700C00" w:rsidRDefault="00F92DE6" w:rsidP="00F92DE6">
            <w:pPr>
              <w:tabs>
                <w:tab w:val="center" w:pos="2335"/>
              </w:tabs>
            </w:pPr>
            <w:r>
              <w:t>{</w:t>
            </w:r>
            <w:proofErr w:type="gramStart"/>
            <w:r>
              <w:t>C,E</w:t>
            </w:r>
            <w:proofErr w:type="gramEnd"/>
            <w:r>
              <w:t>,F,H,I,J,B,G,L,M,P,Q,R,S,A,K,T,U,V,W,Y}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79" w:author="Megan Katsumi" w:date="2018-11-14T08:39:00Z">
              <w:r>
                <w:t>LoopDetector</w:t>
              </w:r>
            </w:ins>
          </w:p>
        </w:tc>
        <w:tc>
          <w:tcPr>
            <w:tcW w:w="2310" w:type="dxa"/>
          </w:tcPr>
          <w:p w14:paraId="39B665CE" w14:textId="768C97D5" w:rsidR="00F92DE6" w:rsidRDefault="00F92DE6" w:rsidP="00F92DE6">
            <w:proofErr w:type="gramStart"/>
            <w:ins w:id="80" w:author="Megan Katsumi" w:date="2018-11-14T09:12:00Z">
              <w:r>
                <w:t>sosa:</w:t>
              </w:r>
            </w:ins>
            <w:ins w:id="81" w:author="Megan Katsumi" w:date="2018-11-14T10:30:00Z">
              <w:r>
                <w:t>detects</w:t>
              </w:r>
            </w:ins>
            <w:proofErr w:type="gramEnd"/>
          </w:p>
        </w:tc>
        <w:tc>
          <w:tcPr>
            <w:tcW w:w="4293" w:type="dxa"/>
          </w:tcPr>
          <w:p w14:paraId="256C6CC0" w14:textId="2E4DF2A3" w:rsidR="00F92DE6" w:rsidRDefault="00F92DE6" w:rsidP="00F92DE6">
            <w:pPr>
              <w:tabs>
                <w:tab w:val="center" w:pos="2335"/>
              </w:tabs>
            </w:pPr>
            <w:ins w:id="82"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proofErr w:type="gramStart"/>
            <w:ins w:id="83" w:author="Megan Katsumi" w:date="2018-11-14T10:30:00Z">
              <w:r>
                <w:t>sosa:observes</w:t>
              </w:r>
            </w:ins>
            <w:proofErr w:type="gramEnd"/>
          </w:p>
        </w:tc>
        <w:tc>
          <w:tcPr>
            <w:tcW w:w="4293" w:type="dxa"/>
          </w:tcPr>
          <w:p w14:paraId="34D9286A" w14:textId="443F730D" w:rsidR="00F92DE6" w:rsidRDefault="00F92DE6" w:rsidP="00F92DE6">
            <w:pPr>
              <w:tabs>
                <w:tab w:val="center" w:pos="2335"/>
              </w:tabs>
            </w:pPr>
            <w:ins w:id="84"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proofErr w:type="gramStart"/>
            <w:ins w:id="85" w:author="Megan Katsumi" w:date="2018-11-14T10:32:00Z">
              <w:r>
                <w:t>sosa:observes</w:t>
              </w:r>
            </w:ins>
            <w:proofErr w:type="gramEnd"/>
          </w:p>
        </w:tc>
        <w:tc>
          <w:tcPr>
            <w:tcW w:w="4293" w:type="dxa"/>
          </w:tcPr>
          <w:p w14:paraId="45D6BFE2" w14:textId="6B215E2F" w:rsidR="00F92DE6" w:rsidRDefault="00F92DE6" w:rsidP="00F92DE6">
            <w:pPr>
              <w:tabs>
                <w:tab w:val="center" w:pos="2335"/>
              </w:tabs>
            </w:pPr>
            <w:ins w:id="86"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proofErr w:type="gramStart"/>
            <w:ins w:id="87" w:author="Megan Katsumi" w:date="2018-11-14T10:32:00Z">
              <w:r>
                <w:t>sosa:observes</w:t>
              </w:r>
            </w:ins>
            <w:proofErr w:type="gramEnd"/>
          </w:p>
        </w:tc>
        <w:tc>
          <w:tcPr>
            <w:tcW w:w="4293" w:type="dxa"/>
          </w:tcPr>
          <w:p w14:paraId="6B904044" w14:textId="4B4711CD" w:rsidR="00F92DE6" w:rsidRDefault="00F92DE6" w:rsidP="00F92DE6">
            <w:pPr>
              <w:tabs>
                <w:tab w:val="center" w:pos="2335"/>
              </w:tabs>
            </w:pPr>
            <w:ins w:id="88" w:author="Megan Katsumi" w:date="2018-11-14T10:32:00Z">
              <w:r>
                <w:t>{</w:t>
              </w:r>
            </w:ins>
            <w:ins w:id="89" w:author="Megan Katsumi" w:date="2018-11-14T10:33:00Z">
              <w:r>
                <w:t>mean_</w:t>
              </w:r>
            </w:ins>
            <w:ins w:id="90" w:author="Megan Katsumi" w:date="2018-11-14T11:14:00Z">
              <w:r>
                <w:t>travel_</w:t>
              </w:r>
            </w:ins>
            <w:ins w:id="91"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proofErr w:type="gramStart"/>
            <w:ins w:id="92" w:author="Megan Katsumi" w:date="2018-11-14T09:25:00Z">
              <w:r>
                <w:t>sosa:madeObservation</w:t>
              </w:r>
            </w:ins>
            <w:proofErr w:type="gramEnd"/>
          </w:p>
        </w:tc>
        <w:tc>
          <w:tcPr>
            <w:tcW w:w="4293" w:type="dxa"/>
          </w:tcPr>
          <w:p w14:paraId="0EBFD551" w14:textId="3211FBD3" w:rsidR="00F92DE6" w:rsidRDefault="00F92DE6" w:rsidP="00F92DE6">
            <w:pPr>
              <w:tabs>
                <w:tab w:val="center" w:pos="2335"/>
              </w:tabs>
            </w:pPr>
            <w:ins w:id="93" w:author="Megan Katsumi" w:date="2018-11-14T09:25:00Z">
              <w:r>
                <w:t>only (</w:t>
              </w:r>
              <w:proofErr w:type="gramStart"/>
              <w:r>
                <w:t>sosa:Observation</w:t>
              </w:r>
              <w:proofErr w:type="gramEnd"/>
              <w:r>
                <w:t xml:space="preserve"> and sosa:hasFeatureOfInterest</w:t>
              </w:r>
            </w:ins>
            <w:ins w:id="94" w:author="Megan Katsumi" w:date="2018-11-14T09:26:00Z">
              <w:r>
                <w:t xml:space="preserve"> only transport:</w:t>
              </w:r>
            </w:ins>
            <w:ins w:id="95" w:author="Megan Katsumi" w:date="2018-11-14T10:27:00Z">
              <w:r>
                <w:t>Arc</w:t>
              </w:r>
            </w:ins>
            <w:ins w:id="96" w:author="Megan Katsumi" w:date="2018-11-14T10:35:00Z">
              <w:r>
                <w:t xml:space="preserve"> and sosa:</w:t>
              </w:r>
            </w:ins>
            <w:ins w:id="97" w:author="Megan Katsumi" w:date="2018-11-14T12:23:00Z">
              <w:r>
                <w:t>wasO</w:t>
              </w:r>
            </w:ins>
            <w:ins w:id="98" w:author="Megan Katsumi" w:date="2018-11-14T10:35:00Z">
              <w:r>
                <w:t>riginatedBy {vehicle</w:t>
              </w:r>
            </w:ins>
            <w:ins w:id="99" w:author="Megan Katsumi" w:date="2018-11-14T10:36:00Z">
              <w:r>
                <w:t>_presence}</w:t>
              </w:r>
            </w:ins>
            <w:r>
              <w:t xml:space="preserve"> and </w:t>
            </w:r>
            <w:r w:rsidRPr="009C34EF">
              <w:rPr>
                <w:highlight w:val="yellow"/>
              </w:rPr>
              <w:t>sosa:hasResult RoadOccupancy or VehicleVolume or MeanTravelSpeed</w:t>
            </w:r>
            <w:ins w:id="100"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01"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proofErr w:type="gramStart"/>
            <w:r>
              <w:t>ssn:Stimulus</w:t>
            </w:r>
            <w:proofErr w:type="gramEnd"/>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02"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proofErr w:type="gramStart"/>
            <w:r>
              <w:t>ssn:ObservableProperty</w:t>
            </w:r>
            <w:proofErr w:type="gramEnd"/>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03"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proofErr w:type="gramStart"/>
            <w:r>
              <w:t>ssn:ObservableProperty</w:t>
            </w:r>
            <w:proofErr w:type="gramEnd"/>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04" w:author="Megan Katsumi" w:date="2018-11-14T10:32:00Z">
              <w:r w:rsidRPr="009C34EF">
                <w:t>{</w:t>
              </w:r>
            </w:ins>
            <w:ins w:id="105" w:author="Megan Katsumi" w:date="2018-11-14T10:33:00Z">
              <w:r w:rsidRPr="009C34EF">
                <w:t>mean_</w:t>
              </w:r>
            </w:ins>
            <w:ins w:id="106" w:author="Megan Katsumi" w:date="2018-11-14T11:14:00Z">
              <w:r w:rsidRPr="009C34EF">
                <w:t>travel_</w:t>
              </w:r>
            </w:ins>
            <w:ins w:id="107"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proofErr w:type="gramStart"/>
            <w:r>
              <w:t>ssn:ObservableProperty</w:t>
            </w:r>
            <w:proofErr w:type="gramEnd"/>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w:t>
            </w:r>
            <w:proofErr w:type="gramStart"/>
            <w:r>
              <w:t>2:Quantity</w:t>
            </w:r>
            <w:proofErr w:type="gramEnd"/>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w:t>
            </w:r>
            <w:proofErr w:type="gramStart"/>
            <w:r>
              <w:t>2:hasValue</w:t>
            </w:r>
            <w:proofErr w:type="gramEnd"/>
          </w:p>
        </w:tc>
        <w:tc>
          <w:tcPr>
            <w:tcW w:w="4293" w:type="dxa"/>
          </w:tcPr>
          <w:p w14:paraId="195746E9" w14:textId="1AE1F14E" w:rsidR="00F92DE6" w:rsidRDefault="00F92DE6" w:rsidP="00F92DE6">
            <w:pPr>
              <w:tabs>
                <w:tab w:val="center" w:pos="2335"/>
              </w:tabs>
            </w:pPr>
            <w:r>
              <w:t>only (om-</w:t>
            </w:r>
            <w:proofErr w:type="gramStart"/>
            <w:r>
              <w:t>2:hasU</w:t>
            </w:r>
            <w:r w:rsidRPr="0093359F">
              <w:t>nit</w:t>
            </w:r>
            <w:proofErr w:type="gramEnd"/>
            <w:r w:rsidRPr="0093359F">
              <w:t xml:space="preserve">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proofErr w:type="gramStart"/>
            <w:r w:rsidRPr="009C6FB4">
              <w:rPr>
                <w:highlight w:val="yellow"/>
              </w:rPr>
              <w:t>gci:cardinalityOf</w:t>
            </w:r>
            <w:proofErr w:type="gramEnd"/>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proofErr w:type="gramStart"/>
            <w:r w:rsidRPr="009C6FB4">
              <w:rPr>
                <w:highlight w:val="yellow"/>
              </w:rPr>
              <w:t>gci:definedBy</w:t>
            </w:r>
            <w:proofErr w:type="gramEnd"/>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w:t>
            </w:r>
            <w:proofErr w:type="gramStart"/>
            <w:r>
              <w:t>2:Quantity</w:t>
            </w:r>
            <w:proofErr w:type="gramEnd"/>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w:t>
            </w:r>
            <w:proofErr w:type="gramStart"/>
            <w:r>
              <w:t>2:hasValue</w:t>
            </w:r>
            <w:proofErr w:type="gramEnd"/>
          </w:p>
        </w:tc>
        <w:tc>
          <w:tcPr>
            <w:tcW w:w="4293" w:type="dxa"/>
          </w:tcPr>
          <w:p w14:paraId="781B9FC3" w14:textId="301F6585" w:rsidR="00F92DE6" w:rsidRDefault="00F92DE6" w:rsidP="00F92DE6">
            <w:pPr>
              <w:tabs>
                <w:tab w:val="center" w:pos="2335"/>
              </w:tabs>
            </w:pPr>
            <w:r>
              <w:t>only (om-</w:t>
            </w:r>
            <w:proofErr w:type="gramStart"/>
            <w:r>
              <w:t>2:hasUnit</w:t>
            </w:r>
            <w:proofErr w:type="gramEnd"/>
            <w:r>
              <w:t xml:space="preserve">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w:t>
            </w:r>
            <w:proofErr w:type="gramStart"/>
            <w:r>
              <w:t>2:UnitDivision</w:t>
            </w:r>
            <w:proofErr w:type="gramEnd"/>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w:t>
            </w:r>
            <w:proofErr w:type="gramStart"/>
            <w:r w:rsidRPr="00E80D3C">
              <w:t>2:hasNumerator</w:t>
            </w:r>
            <w:proofErr w:type="gramEnd"/>
          </w:p>
        </w:tc>
        <w:tc>
          <w:tcPr>
            <w:tcW w:w="4293" w:type="dxa"/>
          </w:tcPr>
          <w:p w14:paraId="4A31104F" w14:textId="741E0520" w:rsidR="00F92DE6" w:rsidRDefault="00F92DE6" w:rsidP="00F92DE6">
            <w:pPr>
              <w:tabs>
                <w:tab w:val="center" w:pos="2335"/>
              </w:tabs>
            </w:pPr>
            <w:r w:rsidRPr="00E80D3C">
              <w:t>only om-</w:t>
            </w:r>
            <w:proofErr w:type="gramStart"/>
            <w:r w:rsidRPr="00E80D3C">
              <w:t>2:TimeUnit</w:t>
            </w:r>
            <w:proofErr w:type="gramEnd"/>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w:t>
            </w:r>
            <w:proofErr w:type="gramStart"/>
            <w:r w:rsidRPr="00E80D3C">
              <w:t>2:hasDenominator</w:t>
            </w:r>
            <w:proofErr w:type="gramEnd"/>
          </w:p>
        </w:tc>
        <w:tc>
          <w:tcPr>
            <w:tcW w:w="4293" w:type="dxa"/>
          </w:tcPr>
          <w:p w14:paraId="589E40DE" w14:textId="5B3CB802" w:rsidR="00F92DE6" w:rsidRPr="00E80D3C" w:rsidRDefault="00F92DE6" w:rsidP="00F92DE6">
            <w:pPr>
              <w:tabs>
                <w:tab w:val="center" w:pos="2335"/>
              </w:tabs>
            </w:pPr>
            <w:r w:rsidRPr="00E80D3C">
              <w:t>only om-</w:t>
            </w:r>
            <w:proofErr w:type="gramStart"/>
            <w:r w:rsidRPr="00E80D3C">
              <w:t>2:TimeUnit</w:t>
            </w:r>
            <w:proofErr w:type="gramEnd"/>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w:t>
            </w:r>
            <w:proofErr w:type="gramStart"/>
            <w:r>
              <w:t>2:Speed</w:t>
            </w:r>
            <w:proofErr w:type="gramEnd"/>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w:t>
            </w:r>
            <w:proofErr w:type="gramStart"/>
            <w:r>
              <w:t>2:hasAggregateFunction</w:t>
            </w:r>
            <w:proofErr w:type="gramEnd"/>
          </w:p>
        </w:tc>
        <w:tc>
          <w:tcPr>
            <w:tcW w:w="4293" w:type="dxa"/>
          </w:tcPr>
          <w:p w14:paraId="390B7ACC" w14:textId="5AE01435" w:rsidR="00F92DE6" w:rsidRDefault="00F92DE6" w:rsidP="00F92DE6">
            <w:pPr>
              <w:tabs>
                <w:tab w:val="center" w:pos="2335"/>
              </w:tabs>
            </w:pPr>
            <w:r>
              <w:t>value {om-</w:t>
            </w:r>
            <w:proofErr w:type="gramStart"/>
            <w:r>
              <w:t>2:average</w:t>
            </w:r>
            <w:proofErr w:type="gramEnd"/>
            <w:r>
              <w:t>}</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w:t>
            </w:r>
            <w:proofErr w:type="gramStart"/>
            <w:r>
              <w:t>2:Unit</w:t>
            </w:r>
            <w:proofErr w:type="gramEnd"/>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w:t>
            </w:r>
            <w:proofErr w:type="gramStart"/>
            <w:r>
              <w:t>2:Unit</w:t>
            </w:r>
            <w:proofErr w:type="gramEnd"/>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w:t>
            </w:r>
            <w:r>
              <w:lastRenderedPageBreak/>
              <w:t>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8" w:name="_Toc17365188"/>
      <w:r>
        <w:t xml:space="preserve">Travel </w:t>
      </w:r>
      <w:r w:rsidR="00E91E39">
        <w:t>Costs</w:t>
      </w:r>
      <w:bookmarkEnd w:id="10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lastRenderedPageBreak/>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09" w:name="_Toc17365189"/>
      <w:r>
        <w:t>Parking Ontology</w:t>
      </w:r>
      <w:bookmarkEnd w:id="10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lastRenderedPageBreak/>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BA61892" w:rsidR="00292F36" w:rsidRDefault="00A54A76" w:rsidP="001D7CBC">
            <w:r>
              <w:t xml:space="preserve">only (ParkingRate and hasMonetaryCost only </w:t>
            </w:r>
            <w:r>
              <w:lastRenderedPageBreak/>
              <w:t>(</w:t>
            </w:r>
            <w:r w:rsidR="00767989">
              <w:t>om:</w:t>
            </w:r>
            <w:r>
              <w:t xml:space="preserve">MonetaryValue and </w:t>
            </w:r>
            <w:r w:rsidR="0056469A">
              <w:t>om:</w:t>
            </w:r>
            <w:r>
              <w:t xml:space="preserve">numerical_value </w:t>
            </w:r>
            <w:r w:rsidR="00BF257D">
              <w:fldChar w:fldCharType="begin"/>
            </w:r>
            <w:r w:rsidR="00BF257D">
              <w:instrText xml:space="preserve"> ADDIN EN.CITE &lt;EndNote&gt;&lt;Cite ExcludeYear="1"&gt;&lt;Author&gt;Cox&lt;/Author&gt;&lt;Year&gt;2001&lt;/Year&gt;&lt;IDText&gt;Geography markup language (GML) 2.0&lt;/IDText&gt;&lt;DisplayText&gt;[2]&lt;/DisplayText&gt;&lt;record&gt;&lt;titles&gt;&lt;title&gt;Geography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BF257D">
              <w:rPr>
                <w:noProof/>
              </w:rPr>
              <w:t>[2]</w:t>
            </w:r>
            <w:r w:rsidR="00BF257D">
              <w:fldChar w:fldCharType="end"/>
            </w:r>
            <w:r>
              <w:t>))</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0" w:name="_Toc17365190"/>
      <w:r>
        <w:t>Public</w:t>
      </w:r>
      <w:r w:rsidR="00BD7C89">
        <w:t xml:space="preserve"> Transit Ontology</w:t>
      </w:r>
      <w:bookmarkEnd w:id="110"/>
    </w:p>
    <w:p w14:paraId="6A7EE14B" w14:textId="07F0684A" w:rsidR="00D479C9" w:rsidRDefault="000050A4" w:rsidP="00D479C9">
      <w:pPr>
        <w:rPr>
          <w:i/>
        </w:rPr>
      </w:pPr>
      <w:hyperlink r:id="rId26"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lastRenderedPageBreak/>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1" w:name="_Toc17365191"/>
      <w:r>
        <w:t>Land Use</w:t>
      </w:r>
      <w:r w:rsidR="00BA1ACD">
        <w:t xml:space="preserve"> Ontology</w:t>
      </w:r>
      <w:bookmarkEnd w:id="111"/>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lastRenderedPageBreak/>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w:t>
            </w:r>
            <w:r>
              <w:lastRenderedPageBreak/>
              <w:t>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lastRenderedPageBreak/>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2" w:name="_Toc17365192"/>
      <w:r>
        <w:t>Trip</w:t>
      </w:r>
      <w:r w:rsidR="00BA1ACD">
        <w:t xml:space="preserve"> Ontology</w:t>
      </w:r>
      <w:bookmarkEnd w:id="11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3" w:name="_Toc17365193"/>
      <w:r>
        <w:t>Trip Costs</w:t>
      </w:r>
      <w:bookmarkEnd w:id="11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lastRenderedPageBreak/>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4" w:name="_Toc17365194"/>
      <w:r>
        <w:t>Urban System Ontology</w:t>
      </w:r>
      <w:bookmarkEnd w:id="11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lastRenderedPageBreak/>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16"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4CC5D477" w14:textId="6AC5BF90" w:rsidR="007A2834" w:rsidRDefault="007A2834" w:rsidP="002016ED">
      <w:pPr>
        <w:pStyle w:val="Heading1"/>
      </w:pPr>
      <w:bookmarkStart w:id="117" w:name="_Toc17365195"/>
      <w:r>
        <w:lastRenderedPageBreak/>
        <w:t xml:space="preserve">Evaluation </w:t>
      </w:r>
    </w:p>
    <w:p w14:paraId="22C3A8D2" w14:textId="5F2485C0" w:rsidR="00077EEA" w:rsidRDefault="00077EEA" w:rsidP="000306CA">
      <w:pPr>
        <w:pStyle w:val="ListParagraph"/>
        <w:numPr>
          <w:ilvl w:val="0"/>
          <w:numId w:val="6"/>
        </w:numPr>
      </w:pPr>
      <w:r>
        <w:t>Consistency</w:t>
      </w:r>
    </w:p>
    <w:p w14:paraId="3F52F139" w14:textId="1A720201" w:rsidR="007A2834" w:rsidRDefault="000306CA" w:rsidP="000306CA">
      <w:pPr>
        <w:pStyle w:val="ListParagraph"/>
        <w:numPr>
          <w:ilvl w:val="0"/>
          <w:numId w:val="6"/>
        </w:numPr>
      </w:pPr>
      <w:r>
        <w:t>Requirements</w:t>
      </w:r>
    </w:p>
    <w:p w14:paraId="58367B16" w14:textId="1B093B3B" w:rsidR="000306CA" w:rsidRDefault="000306CA" w:rsidP="000306CA">
      <w:pPr>
        <w:pStyle w:val="ListParagraph"/>
        <w:numPr>
          <w:ilvl w:val="0"/>
          <w:numId w:val="6"/>
        </w:numPr>
      </w:pPr>
      <w:r>
        <w:t>CQs</w:t>
      </w:r>
    </w:p>
    <w:p w14:paraId="4C31F9C2" w14:textId="210FCCFF" w:rsidR="000306CA" w:rsidRDefault="000306CA" w:rsidP="000306CA">
      <w:pPr>
        <w:pStyle w:val="ListParagraph"/>
        <w:numPr>
          <w:ilvl w:val="0"/>
          <w:numId w:val="6"/>
        </w:numPr>
      </w:pPr>
      <w:r>
        <w:t>Data source capture</w:t>
      </w:r>
    </w:p>
    <w:p w14:paraId="76380B81" w14:textId="1ACE27C6" w:rsidR="000306CA" w:rsidRPr="000306CA" w:rsidRDefault="000306CA" w:rsidP="000306CA">
      <w:pPr>
        <w:pStyle w:val="ListParagraph"/>
        <w:numPr>
          <w:ilvl w:val="0"/>
          <w:numId w:val="6"/>
        </w:numPr>
      </w:pPr>
      <w:r>
        <w:t>SME review</w:t>
      </w:r>
    </w:p>
    <w:p w14:paraId="585F1AD1" w14:textId="1CD5AFCC" w:rsidR="00044769" w:rsidRDefault="00044769" w:rsidP="002016ED">
      <w:pPr>
        <w:pStyle w:val="Heading1"/>
      </w:pPr>
      <w:r>
        <w:t>Applications</w:t>
      </w:r>
      <w:bookmarkEnd w:id="116"/>
      <w:bookmarkEnd w:id="117"/>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18" w:name="_Toc17365196"/>
      <w:r>
        <w:t>iCity Ontology for the IT-SoS Framework</w:t>
      </w:r>
      <w:bookmarkEnd w:id="118"/>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19" w:name="_Toc17365197"/>
      <w:r>
        <w:t xml:space="preserve">Ontology Interface: </w:t>
      </w:r>
      <w:r w:rsidR="006F44C8">
        <w:t>Functional Requirements</w:t>
      </w:r>
      <w:bookmarkEnd w:id="119"/>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lastRenderedPageBreak/>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lastRenderedPageBreak/>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lastRenderedPageBreak/>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0" w:name="_Toc17365198"/>
      <w:r>
        <w:t>System Design</w:t>
      </w:r>
      <w:bookmarkEnd w:id="120"/>
    </w:p>
    <w:p w14:paraId="72D0F6C6" w14:textId="611EAF5B"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B371C7">
        <w:t xml:space="preserve">Figure </w:t>
      </w:r>
      <w:r w:rsidR="00B371C7">
        <w:rPr>
          <w:noProof/>
        </w:rPr>
        <w:t>9</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35BC922B"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B371C7">
        <w:t xml:space="preserve">Figure </w:t>
      </w:r>
      <w:r w:rsidR="00B371C7">
        <w:rPr>
          <w:noProof/>
        </w:rPr>
        <w:t>10</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w:t>
      </w:r>
      <w:r>
        <w:lastRenderedPageBreak/>
        <w:t>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07DFAC15"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B371C7">
        <w:t xml:space="preserve">Figure </w:t>
      </w:r>
      <w:r w:rsidR="00B371C7">
        <w:rPr>
          <w:noProof/>
        </w:rPr>
        <w:t>11</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0096" cy="2520000"/>
                    </a:xfrm>
                    <a:prstGeom prst="rect">
                      <a:avLst/>
                    </a:prstGeom>
                  </pic:spPr>
                </pic:pic>
              </a:graphicData>
            </a:graphic>
          </wp:inline>
        </w:drawing>
      </w:r>
    </w:p>
    <w:p w14:paraId="720889D2" w14:textId="499BF1CA" w:rsidR="006F44C8" w:rsidRDefault="00F924D9" w:rsidP="00E80D3C">
      <w:pPr>
        <w:pStyle w:val="Caption"/>
      </w:pPr>
      <w:bookmarkStart w:id="121"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9</w:t>
      </w:r>
      <w:r w:rsidR="00FA06BD">
        <w:rPr>
          <w:noProof/>
        </w:rPr>
        <w:fldChar w:fldCharType="end"/>
      </w:r>
      <w:bookmarkEnd w:id="121"/>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lastRenderedPageBreak/>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850" cy="2520000"/>
                    </a:xfrm>
                    <a:prstGeom prst="rect">
                      <a:avLst/>
                    </a:prstGeom>
                  </pic:spPr>
                </pic:pic>
              </a:graphicData>
            </a:graphic>
          </wp:inline>
        </w:drawing>
      </w:r>
    </w:p>
    <w:p w14:paraId="1EA49CDD" w14:textId="651264AD" w:rsidR="006F44C8" w:rsidRDefault="00F924D9" w:rsidP="00E80D3C">
      <w:pPr>
        <w:pStyle w:val="Caption"/>
      </w:pPr>
      <w:bookmarkStart w:id="122"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10</w:t>
      </w:r>
      <w:r w:rsidR="00FA06BD">
        <w:rPr>
          <w:noProof/>
        </w:rPr>
        <w:fldChar w:fldCharType="end"/>
      </w:r>
      <w:bookmarkEnd w:id="122"/>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5797" cy="2520000"/>
                    </a:xfrm>
                    <a:prstGeom prst="rect">
                      <a:avLst/>
                    </a:prstGeom>
                  </pic:spPr>
                </pic:pic>
              </a:graphicData>
            </a:graphic>
          </wp:inline>
        </w:drawing>
      </w:r>
    </w:p>
    <w:p w14:paraId="12B6CB37" w14:textId="1A2E9EF2" w:rsidR="006F44C8" w:rsidRDefault="00F924D9" w:rsidP="00E80D3C">
      <w:pPr>
        <w:pStyle w:val="Caption"/>
      </w:pPr>
      <w:bookmarkStart w:id="123"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11</w:t>
      </w:r>
      <w:r w:rsidR="00FA06BD">
        <w:rPr>
          <w:noProof/>
        </w:rPr>
        <w:fldChar w:fldCharType="end"/>
      </w:r>
      <w:bookmarkEnd w:id="123"/>
      <w:r>
        <w:t xml:space="preserve">: </w:t>
      </w:r>
      <w:r w:rsidRPr="001026E7">
        <w:t>Illustration of the key components within the ITS Application Engine.</w:t>
      </w:r>
    </w:p>
    <w:p w14:paraId="26C1F73D" w14:textId="77777777" w:rsidR="006F44C8" w:rsidRDefault="006F44C8" w:rsidP="00E80D3C">
      <w:pPr>
        <w:pStyle w:val="Heading3"/>
      </w:pPr>
      <w:bookmarkStart w:id="124" w:name="_Toc17365199"/>
      <w:r>
        <w:t>Ontology Design: Required Extensions</w:t>
      </w:r>
      <w:bookmarkEnd w:id="124"/>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5" w:name="_Toc17365200"/>
      <w:r>
        <w:t>Next Steps</w:t>
      </w:r>
      <w:bookmarkEnd w:id="125"/>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7BFAC325" w14:textId="711262E7" w:rsidR="00A00EF7" w:rsidRDefault="00A00EF7" w:rsidP="00D72AC0">
      <w:pPr>
        <w:pStyle w:val="Heading2"/>
      </w:pPr>
      <w:bookmarkStart w:id="126" w:name="_Toc17365201"/>
      <w:r>
        <w:lastRenderedPageBreak/>
        <w:t>Analysis of TTC Data for Bus Bridging Study</w:t>
      </w:r>
      <w:bookmarkEnd w:id="126"/>
    </w:p>
    <w:p w14:paraId="0D05C720" w14:textId="70A16DB6" w:rsidR="00A00EF7" w:rsidRDefault="00A00EF7" w:rsidP="00D72AC0">
      <w:pPr>
        <w:pStyle w:val="Heading2"/>
      </w:pPr>
      <w:bookmarkStart w:id="127" w:name="_Toc17365202"/>
      <w:r>
        <w:t>Organization of Travel Model Data</w:t>
      </w:r>
      <w:bookmarkEnd w:id="127"/>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bookmarkStart w:id="128" w:name="_Toc17365203"/>
      <w:r>
        <w:t>iCity Ontology for Urban Simulation Results</w:t>
      </w:r>
      <w:bookmarkEnd w:id="128"/>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70F8A39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371C7">
        <w:t>7.2.2</w:t>
      </w:r>
      <w:r w:rsidR="00B972E5">
        <w:fldChar w:fldCharType="end"/>
      </w:r>
      <w:r w:rsidR="00B972E5">
        <w:t>.</w:t>
      </w:r>
    </w:p>
    <w:p w14:paraId="2D4A44AD" w14:textId="77777777" w:rsidR="00B972E5" w:rsidRPr="006E670F" w:rsidRDefault="00B972E5" w:rsidP="00A03E2D"/>
    <w:p w14:paraId="765F49F6" w14:textId="1831F570" w:rsidR="000050A4" w:rsidRDefault="000050A4" w:rsidP="002016ED">
      <w:pPr>
        <w:pStyle w:val="Heading1"/>
      </w:pPr>
      <w:bookmarkStart w:id="129" w:name="_Toc17365204"/>
      <w:r>
        <w:t>Implementation</w:t>
      </w:r>
      <w:r w:rsidR="00414E85">
        <w:t xml:space="preserve"> (in progress)</w:t>
      </w:r>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414E85">
      <w:pPr>
        <w:pStyle w:val="ListParagraph"/>
        <w:numPr>
          <w:ilvl w:val="0"/>
          <w:numId w:val="34"/>
        </w:numPr>
      </w:pPr>
      <w:r>
        <w:t>Data Mapping</w:t>
      </w:r>
    </w:p>
    <w:p w14:paraId="06DCB2E6" w14:textId="5E750DE9" w:rsidR="00BC5E3C" w:rsidRDefault="00BC5E3C" w:rsidP="00414E85">
      <w:pPr>
        <w:pStyle w:val="ListParagraph"/>
        <w:numPr>
          <w:ilvl w:val="0"/>
          <w:numId w:val="34"/>
        </w:numPr>
      </w:pPr>
      <w:r>
        <w:t>Data storage</w:t>
      </w:r>
    </w:p>
    <w:p w14:paraId="28563496" w14:textId="70C57EF1" w:rsidR="00414E85" w:rsidRDefault="00414E85" w:rsidP="00414E85">
      <w:pPr>
        <w:pStyle w:val="ListParagraph"/>
        <w:numPr>
          <w:ilvl w:val="0"/>
          <w:numId w:val="34"/>
        </w:numPr>
      </w:pPr>
      <w:r>
        <w:t>Versioning</w:t>
      </w:r>
    </w:p>
    <w:p w14:paraId="05B2CA9A" w14:textId="02B5B688" w:rsidR="00414E85" w:rsidRDefault="00414E85" w:rsidP="00414E85">
      <w:pPr>
        <w:pStyle w:val="ListParagraph"/>
        <w:numPr>
          <w:ilvl w:val="0"/>
          <w:numId w:val="34"/>
        </w:numPr>
      </w:pPr>
      <w:r>
        <w:t>Documentation generation</w:t>
      </w:r>
    </w:p>
    <w:p w14:paraId="1028405F" w14:textId="50441AFC" w:rsidR="00476DD3" w:rsidRDefault="00476DD3" w:rsidP="00476DD3">
      <w:pPr>
        <w:pStyle w:val="Heading2"/>
      </w:pPr>
      <w:r>
        <w:t>Data Mapping</w:t>
      </w:r>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r>
        <w:lastRenderedPageBreak/>
        <w:t>Alternative approaches</w:t>
      </w:r>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18"/>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t>Factors to consider</w:t>
      </w:r>
    </w:p>
    <w:p w14:paraId="232B7B83" w14:textId="77777777" w:rsidR="0015597C" w:rsidRDefault="0015597C" w:rsidP="0015597C">
      <w:pPr>
        <w:pStyle w:val="ListParagraph"/>
        <w:numPr>
          <w:ilvl w:val="0"/>
          <w:numId w:val="40"/>
        </w:numPr>
        <w:rPr>
          <w:lang w:val="en-CA"/>
        </w:rPr>
      </w:pPr>
      <w:r>
        <w:rPr>
          <w:lang w:val="en-CA"/>
        </w:rPr>
        <w:t>Data storage:</w:t>
      </w:r>
    </w:p>
    <w:p w14:paraId="562E1479" w14:textId="77777777" w:rsidR="0015597C" w:rsidRPr="00BC5864" w:rsidRDefault="0015597C" w:rsidP="0015597C">
      <w:pPr>
        <w:pStyle w:val="ListParagraph"/>
        <w:numPr>
          <w:ilvl w:val="1"/>
          <w:numId w:val="40"/>
        </w:numPr>
        <w:rPr>
          <w:lang w:val="en-CA"/>
        </w:rPr>
      </w:pPr>
      <w:r>
        <w:rPr>
          <w:lang w:val="en-CA"/>
        </w:rPr>
        <w:t>Which triplestore will you use?</w:t>
      </w:r>
    </w:p>
    <w:p w14:paraId="40D45587" w14:textId="77777777" w:rsidR="0015597C" w:rsidRDefault="0015597C" w:rsidP="0015597C">
      <w:pPr>
        <w:pStyle w:val="ListParagraph"/>
        <w:numPr>
          <w:ilvl w:val="1"/>
          <w:numId w:val="40"/>
        </w:numPr>
        <w:rPr>
          <w:lang w:val="en-CA"/>
        </w:rPr>
      </w:pPr>
      <w:r>
        <w:rPr>
          <w:lang w:val="en-CA"/>
        </w:rPr>
        <w:t>May want to consider using the GUDR (Global Urban Data Repository)</w:t>
      </w:r>
    </w:p>
    <w:p w14:paraId="2CE1E147" w14:textId="77777777" w:rsidR="0015597C" w:rsidRPr="00846739" w:rsidRDefault="0015597C" w:rsidP="0015597C">
      <w:pPr>
        <w:pStyle w:val="ListParagraph"/>
        <w:numPr>
          <w:ilvl w:val="0"/>
          <w:numId w:val="40"/>
        </w:numPr>
        <w:rPr>
          <w:lang w:val="en-CA"/>
        </w:rPr>
      </w:pPr>
    </w:p>
    <w:p w14:paraId="708C3456" w14:textId="77777777" w:rsidR="0015597C" w:rsidRDefault="0015597C" w:rsidP="0015597C">
      <w:pPr>
        <w:pStyle w:val="Heading3"/>
      </w:pPr>
      <w:r>
        <w:t>Basic data mapping/import workflow with Karma and Virtuoso:</w:t>
      </w:r>
    </w:p>
    <w:p w14:paraId="4DC0B563" w14:textId="77777777" w:rsidR="0015597C" w:rsidRDefault="0015597C" w:rsidP="0015597C"/>
    <w:p w14:paraId="74FB7166" w14:textId="77777777" w:rsidR="0015597C" w:rsidRDefault="0015597C" w:rsidP="0015597C">
      <w:pPr>
        <w:pStyle w:val="ListParagraph"/>
        <w:numPr>
          <w:ilvl w:val="0"/>
          <w:numId w:val="36"/>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15597C">
      <w:pPr>
        <w:pStyle w:val="ListParagraph"/>
        <w:numPr>
          <w:ilvl w:val="1"/>
          <w:numId w:val="36"/>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15597C">
      <w:pPr>
        <w:pStyle w:val="ListParagraph"/>
        <w:numPr>
          <w:ilvl w:val="1"/>
          <w:numId w:val="36"/>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return "</w:t>
      </w:r>
      <w:proofErr w:type="gramStart"/>
      <w:r w:rsidRPr="008B3A1C">
        <w:t>POLYGON(</w:t>
      </w:r>
      <w:proofErr w:type="gramEnd"/>
      <w:r w:rsidRPr="008B3A1C">
        <w:t xml:space="preserve">"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 xml:space="preserve">line = </w:t>
      </w:r>
      <w:proofErr w:type="gramStart"/>
      <w:r w:rsidRPr="008B3A1C">
        <w:t>re.sub(</w:t>
      </w:r>
      <w:proofErr w:type="gramEnd"/>
      <w:r w:rsidRPr="008B3A1C">
        <w:t>',',' ',line)</w:t>
      </w:r>
    </w:p>
    <w:p w14:paraId="59106606" w14:textId="77777777" w:rsidR="0015597C" w:rsidRPr="008B3A1C" w:rsidRDefault="0015597C" w:rsidP="0015597C">
      <w:pPr>
        <w:ind w:left="1440"/>
      </w:pPr>
      <w:r w:rsidRPr="008B3A1C">
        <w:t xml:space="preserve">line = </w:t>
      </w:r>
      <w:proofErr w:type="gramStart"/>
      <w:r w:rsidRPr="008B3A1C">
        <w:t>re.sub(</w:t>
      </w:r>
      <w:proofErr w:type="gramEnd"/>
      <w:r w:rsidRPr="008B3A1C">
        <w:t>'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15597C">
      <w:pPr>
        <w:pStyle w:val="ListParagraph"/>
        <w:numPr>
          <w:ilvl w:val="1"/>
          <w:numId w:val="36"/>
        </w:numPr>
        <w:rPr>
          <w:lang w:val="en-CA"/>
        </w:rPr>
      </w:pPr>
      <w:r>
        <w:rPr>
          <w:lang w:val="en-CA"/>
        </w:rPr>
        <w:t>Specify ontology mappings in Karma.</w:t>
      </w:r>
    </w:p>
    <w:p w14:paraId="606764D9" w14:textId="77777777" w:rsidR="0015597C" w:rsidRDefault="0015597C" w:rsidP="0015597C">
      <w:pPr>
        <w:pStyle w:val="ListParagraph"/>
        <w:numPr>
          <w:ilvl w:val="1"/>
          <w:numId w:val="36"/>
        </w:numPr>
        <w:rPr>
          <w:lang w:val="en-CA"/>
        </w:rPr>
      </w:pPr>
      <w:r>
        <w:rPr>
          <w:lang w:val="en-CA"/>
        </w:rPr>
        <w:t>Export R2RML model (ttl or rdf) file. This model is a representation of the mapping of the data into the ontology.</w:t>
      </w:r>
    </w:p>
    <w:p w14:paraId="7994C912" w14:textId="77777777" w:rsidR="0015597C" w:rsidRDefault="0015597C" w:rsidP="0015597C">
      <w:pPr>
        <w:pStyle w:val="ListParagraph"/>
        <w:numPr>
          <w:ilvl w:val="1"/>
          <w:numId w:val="36"/>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r>
        <w:lastRenderedPageBreak/>
        <w:t>Repeat Data Mappings</w:t>
      </w:r>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19"/>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15597C">
      <w:pPr>
        <w:pStyle w:val="ListParagraph"/>
        <w:numPr>
          <w:ilvl w:val="0"/>
          <w:numId w:val="37"/>
        </w:numPr>
        <w:rPr>
          <w:lang w:val="en-CA"/>
        </w:rPr>
      </w:pPr>
      <w:r w:rsidRPr="00091669">
        <w:rPr>
          <w:lang w:val="en-CA"/>
        </w:rPr>
        <w:t>SubwayDelay201706</w:t>
      </w:r>
      <w:r>
        <w:rPr>
          <w:lang w:val="en-CA"/>
        </w:rPr>
        <w:t>.csv</w:t>
      </w:r>
    </w:p>
    <w:p w14:paraId="0BFB246F" w14:textId="77777777" w:rsidR="0015597C" w:rsidRDefault="0015597C" w:rsidP="0015597C">
      <w:pPr>
        <w:pStyle w:val="ListParagraph"/>
        <w:numPr>
          <w:ilvl w:val="0"/>
          <w:numId w:val="37"/>
        </w:numPr>
        <w:rPr>
          <w:lang w:val="en-CA"/>
        </w:rPr>
      </w:pPr>
      <w:r w:rsidRPr="00091669">
        <w:rPr>
          <w:lang w:val="en-CA"/>
        </w:rPr>
        <w:t>SubwaySRTLogs201707</w:t>
      </w:r>
      <w:r>
        <w:rPr>
          <w:lang w:val="en-CA"/>
        </w:rPr>
        <w:t>.csv</w:t>
      </w:r>
    </w:p>
    <w:p w14:paraId="3CB1684D" w14:textId="77777777" w:rsidR="0015597C" w:rsidRDefault="0015597C" w:rsidP="0015597C">
      <w:pPr>
        <w:pStyle w:val="ListParagraph"/>
        <w:numPr>
          <w:ilvl w:val="0"/>
          <w:numId w:val="37"/>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15597C">
      <w:pPr>
        <w:pStyle w:val="ListParagraph"/>
        <w:numPr>
          <w:ilvl w:val="0"/>
          <w:numId w:val="37"/>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r>
        <w:rPr>
          <w:rFonts w:eastAsia="Times New Roman"/>
          <w:bdr w:val="none" w:sz="0" w:space="0" w:color="auto" w:frame="1"/>
          <w:lang w:eastAsia="en-CA"/>
        </w:rPr>
        <w:t>Offline Batch Mapping</w:t>
      </w:r>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w:t>
      </w:r>
      <w:proofErr w:type="gramStart"/>
      <w:r w:rsidRPr="00E535FF">
        <w:rPr>
          <w:rFonts w:ascii="Consolas" w:hAnsi="Consolas" w:cs="Consolas"/>
          <w:color w:val="24292E"/>
          <w:sz w:val="20"/>
          <w:szCs w:val="20"/>
          <w:bdr w:val="none" w:sz="0" w:space="0" w:color="auto" w:frame="1"/>
          <w:lang w:eastAsia="en-CA"/>
        </w:rPr>
        <w:t>edu.isi.karma.rdf.OfflineRdfGenerator</w:t>
      </w:r>
      <w:proofErr w:type="gramEnd"/>
      <w:r w:rsidRPr="00E535FF">
        <w:rPr>
          <w:rFonts w:ascii="Consolas" w:hAnsi="Consolas" w:cs="Consolas"/>
          <w:color w:val="24292E"/>
          <w:sz w:val="20"/>
          <w:szCs w:val="20"/>
          <w:bdr w:val="none" w:sz="0" w:space="0" w:color="auto" w:frame="1"/>
          <w:lang w:eastAsia="en-CA"/>
        </w:rPr>
        <w:t xml:space="preserve">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15597C">
      <w:pPr>
        <w:pStyle w:val="ListParagraph"/>
        <w:numPr>
          <w:ilvl w:val="0"/>
          <w:numId w:val="37"/>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 xml:space="preserve">one or more files of the same type (i.e. with the same semantic mapping), in the directory </w:t>
      </w:r>
      <w:proofErr w:type="gramStart"/>
      <w:r w:rsidRPr="007F54DB">
        <w:rPr>
          <w:rFonts w:eastAsia="Times New Roman" w:cstheme="minorHAnsi"/>
          <w:color w:val="24292E"/>
          <w:szCs w:val="20"/>
          <w:bdr w:val="none" w:sz="0" w:space="0" w:color="auto" w:frame="1"/>
          <w:lang w:val="en-CA" w:eastAsia="en-CA"/>
        </w:rPr>
        <w:t>“</w:t>
      </w:r>
      <w:r w:rsidRPr="007F54DB">
        <w:rPr>
          <w:rFonts w:ascii="Courier" w:eastAsia="Times New Roman" w:hAnsi="Courier" w:cstheme="minorHAnsi"/>
          <w:color w:val="24292E"/>
          <w:szCs w:val="20"/>
          <w:bdr w:val="none" w:sz="0" w:space="0" w:color="auto" w:frame="1"/>
          <w:lang w:val="en-CA" w:eastAsia="en-CA"/>
        </w:rPr>
        <w:t>./</w:t>
      </w:r>
      <w:proofErr w:type="gramEnd"/>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15597C">
      <w:pPr>
        <w:pStyle w:val="ListParagraph"/>
        <w:numPr>
          <w:ilvl w:val="0"/>
          <w:numId w:val="37"/>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w:t>
      </w:r>
      <w:proofErr w:type="gramStart"/>
      <w:r w:rsidRPr="00A674AB">
        <w:rPr>
          <w:rFonts w:cstheme="minorHAnsi"/>
          <w:color w:val="24292E"/>
          <w:szCs w:val="20"/>
          <w:bdr w:val="none" w:sz="0" w:space="0" w:color="auto" w:frame="1"/>
          <w:lang w:eastAsia="en-CA"/>
        </w:rPr>
        <w:t>from .</w:t>
      </w:r>
      <w:proofErr w:type="gramEnd"/>
      <w:r w:rsidRPr="00A674AB">
        <w:rPr>
          <w:rFonts w:cstheme="minorHAnsi"/>
          <w:color w:val="24292E"/>
          <w:szCs w:val="20"/>
          <w:bdr w:val="none" w:sz="0" w:space="0" w:color="auto" w:frame="1"/>
          <w:lang w:eastAsia="en-CA"/>
        </w:rPr>
        <w:t>/karma-offline/target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w:t>
      </w:r>
      <w:proofErr w:type="gramStart"/>
      <w:r w:rsidRPr="00A674AB">
        <w:rPr>
          <w:rFonts w:ascii="Courier" w:hAnsi="Courier" w:cstheme="minorHAnsi"/>
          <w:color w:val="24292E"/>
          <w:sz w:val="20"/>
          <w:szCs w:val="20"/>
          <w:bdr w:val="none" w:sz="0" w:space="0" w:color="auto" w:frame="1"/>
          <w:lang w:eastAsia="en-CA"/>
        </w:rPr>
        <w:t>edu.isi.karma.rdf.OfflineRdfGenerator</w:t>
      </w:r>
      <w:proofErr w:type="gramEnd"/>
      <w:r w:rsidRPr="00A674AB">
        <w:rPr>
          <w:rFonts w:ascii="Courier" w:hAnsi="Courier" w:cstheme="minorHAnsi"/>
          <w:color w:val="24292E"/>
          <w:sz w:val="20"/>
          <w:szCs w:val="20"/>
          <w:bdr w:val="none" w:sz="0" w:space="0" w:color="auto" w:frame="1"/>
          <w:lang w:eastAsia="en-CA"/>
        </w:rPr>
        <w:t xml:space="preserve">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lastRenderedPageBreak/>
        <w:t xml:space="preserve">java </w:t>
      </w:r>
      <w:r w:rsidRPr="00F53A71">
        <w:rPr>
          <w:rFonts w:ascii="Courier" w:hAnsi="Courier"/>
          <w:sz w:val="21"/>
          <w:highlight w:val="yellow"/>
        </w:rPr>
        <w:t>-Xmx6000m</w:t>
      </w:r>
      <w:r w:rsidRPr="005E44FC">
        <w:rPr>
          <w:rFonts w:ascii="Courier" w:hAnsi="Courier"/>
          <w:sz w:val="21"/>
        </w:rPr>
        <w:t xml:space="preserve"> -cp karma-offline-0.0.1-SNAPSHOT-shaded.jar </w:t>
      </w:r>
      <w:proofErr w:type="gramStart"/>
      <w:r w:rsidRPr="005E44FC">
        <w:rPr>
          <w:rFonts w:ascii="Courier" w:hAnsi="Courier"/>
          <w:sz w:val="21"/>
        </w:rPr>
        <w:t>edu.isi.karma.rdf.OfflineRdfGenerator</w:t>
      </w:r>
      <w:proofErr w:type="gramEnd"/>
      <w:r w:rsidRPr="005E44FC">
        <w:rPr>
          <w:rFonts w:ascii="Courier" w:hAnsi="Courier"/>
          <w:sz w:val="21"/>
        </w:rPr>
        <w:t xml:space="preserve">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15597C">
      <w:pPr>
        <w:pStyle w:val="ListParagraph"/>
        <w:numPr>
          <w:ilvl w:val="0"/>
          <w:numId w:val="39"/>
        </w:numPr>
        <w:rPr>
          <w:lang w:val="en-CA"/>
        </w:rPr>
      </w:pPr>
      <w:r>
        <w:rPr>
          <w:lang w:val="en-CA"/>
        </w:rPr>
        <w:t>A translated set of triples for each input file (</w:t>
      </w:r>
      <w:r w:rsidRPr="007F54DB">
        <w:rPr>
          <w:rFonts w:ascii="Courier" w:hAnsi="Courier"/>
          <w:lang w:val="en-CA"/>
        </w:rPr>
        <w:t>&lt;filename</w:t>
      </w:r>
      <w:proofErr w:type="gramStart"/>
      <w:r w:rsidRPr="007F54DB">
        <w:rPr>
          <w:rFonts w:ascii="Courier" w:hAnsi="Courier"/>
          <w:lang w:val="en-CA"/>
        </w:rPr>
        <w:t>&gt;.ttl</w:t>
      </w:r>
      <w:proofErr w:type="gramEnd"/>
      <w:r>
        <w:rPr>
          <w:lang w:val="en-CA"/>
        </w:rPr>
        <w:t>)</w:t>
      </w:r>
    </w:p>
    <w:p w14:paraId="2127DFE6" w14:textId="77777777" w:rsidR="0015597C" w:rsidRDefault="0015597C" w:rsidP="0015597C">
      <w:pPr>
        <w:pStyle w:val="Heading4"/>
      </w:pPr>
      <w:r>
        <w:t>Notes</w:t>
      </w:r>
    </w:p>
    <w:p w14:paraId="11C52DE2" w14:textId="77777777" w:rsidR="0015597C" w:rsidRDefault="0015597C" w:rsidP="0015597C">
      <w:pPr>
        <w:pStyle w:val="ListParagraph"/>
        <w:numPr>
          <w:ilvl w:val="0"/>
          <w:numId w:val="38"/>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15597C">
      <w:pPr>
        <w:pStyle w:val="ListParagraph"/>
        <w:numPr>
          <w:ilvl w:val="0"/>
          <w:numId w:val="38"/>
        </w:numPr>
        <w:rPr>
          <w:lang w:val="en-CA"/>
        </w:rPr>
      </w:pPr>
      <w:r>
        <w:rPr>
          <w:lang w:val="en-CA"/>
        </w:rPr>
        <w:t xml:space="preserve">To run Karma (gui app) from the full installation: </w:t>
      </w:r>
      <w:r>
        <w:rPr>
          <w:lang w:val="en-CA"/>
        </w:rPr>
        <w:br/>
        <w:t>&gt;cd Web-Karma/karma-web</w:t>
      </w:r>
      <w:r>
        <w:rPr>
          <w:lang w:val="en-CA"/>
        </w:rPr>
        <w:br/>
        <w:t xml:space="preserve">&gt;mvn </w:t>
      </w:r>
      <w:proofErr w:type="gramStart"/>
      <w:r>
        <w:rPr>
          <w:lang w:val="en-CA"/>
        </w:rPr>
        <w:t>jetty:run</w:t>
      </w:r>
      <w:proofErr w:type="gramEnd"/>
      <w:r>
        <w:rPr>
          <w:lang w:val="en-CA"/>
        </w:rPr>
        <w:br/>
        <w:t xml:space="preserve">Karma should be accessible at: </w:t>
      </w:r>
      <w:r w:rsidRPr="00782A9A">
        <w:rPr>
          <w:lang w:val="en-CA"/>
        </w:rPr>
        <w:t>http://localhost:8080</w:t>
      </w:r>
    </w:p>
    <w:p w14:paraId="000CC561" w14:textId="77777777" w:rsidR="0015597C" w:rsidRDefault="0015597C" w:rsidP="0015597C">
      <w:pPr>
        <w:pStyle w:val="ListParagraph"/>
        <w:numPr>
          <w:ilvl w:val="0"/>
          <w:numId w:val="38"/>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r w:rsidR="00BC5E3C">
        <w:t>Data Storage</w:t>
      </w:r>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r>
        <w:t>Upload to triplestore</w:t>
      </w:r>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970C22">
      <w:pPr>
        <w:pStyle w:val="ListParagraph"/>
        <w:numPr>
          <w:ilvl w:val="0"/>
          <w:numId w:val="41"/>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w:t>
      </w:r>
      <w:r>
        <w:rPr>
          <w:rFonts w:ascii="Menlo" w:hAnsi="Menlo" w:cs="Menlo"/>
          <w:color w:val="000000"/>
          <w:sz w:val="22"/>
          <w:szCs w:val="22"/>
        </w:rPr>
        <w:t>&lt;local location of files to upload&gt;</w:t>
      </w:r>
      <w:r>
        <w:rPr>
          <w:rFonts w:ascii="Menlo" w:hAnsi="Menlo" w:cs="Menlo"/>
          <w:color w:val="000000"/>
          <w:sz w:val="22"/>
          <w:szCs w:val="22"/>
        </w:rPr>
        <w:t xml:space="preserve"> </w:t>
      </w:r>
      <w:hyperlink r:id="rId30"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2B6171">
      <w:pPr>
        <w:pStyle w:val="ListParagraph"/>
        <w:numPr>
          <w:ilvl w:val="0"/>
          <w:numId w:val="41"/>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E003EF">
      <w:pPr>
        <w:pStyle w:val="ListParagraph"/>
        <w:numPr>
          <w:ilvl w:val="0"/>
          <w:numId w:val="41"/>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r>
        <w:t>Future Work</w:t>
      </w:r>
      <w:bookmarkEnd w:id="115"/>
      <w:bookmarkEnd w:id="129"/>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20"/>
      </w:r>
      <w:r>
        <w:t xml:space="preserve"> and shown to be consistent. An initial, informal evaluation has been </w:t>
      </w:r>
      <w:r>
        <w:lastRenderedPageBreak/>
        <w:t>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30" w:name="_Toc17365205"/>
      <w:r>
        <w:t>Extensions to the Urban System Ontology</w:t>
      </w:r>
      <w:bookmarkEnd w:id="130"/>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1"/>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1" w:name="_Ref468171904"/>
      <w:bookmarkStart w:id="132" w:name="_Toc17365206"/>
      <w:r>
        <w:t>Extensions for iCity Applications</w:t>
      </w:r>
      <w:bookmarkEnd w:id="131"/>
      <w:bookmarkEnd w:id="132"/>
    </w:p>
    <w:p w14:paraId="304920E9" w14:textId="2E64D5A5"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B371C7">
        <w:t xml:space="preserve">Figure </w:t>
      </w:r>
      <w:r w:rsidR="00B371C7">
        <w:rPr>
          <w:noProof/>
        </w:rPr>
        <w:t>12</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3713" cy="3625200"/>
                    </a:xfrm>
                    <a:prstGeom prst="rect">
                      <a:avLst/>
                    </a:prstGeom>
                  </pic:spPr>
                </pic:pic>
              </a:graphicData>
            </a:graphic>
          </wp:inline>
        </w:drawing>
      </w:r>
    </w:p>
    <w:p w14:paraId="2E375581" w14:textId="4B4A9EBC" w:rsidR="00540B7F" w:rsidRDefault="00540B7F" w:rsidP="00540B7F">
      <w:pPr>
        <w:pStyle w:val="Caption"/>
      </w:pPr>
      <w:bookmarkStart w:id="133"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B371C7">
        <w:rPr>
          <w:noProof/>
        </w:rPr>
        <w:t>12</w:t>
      </w:r>
      <w:r w:rsidR="00FB5BA5">
        <w:rPr>
          <w:noProof/>
        </w:rPr>
        <w:fldChar w:fldCharType="end"/>
      </w:r>
      <w:bookmarkEnd w:id="133"/>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4" w:name="_Ref462673109"/>
      <w:bookmarkStart w:id="135" w:name="_Toc17365207"/>
      <w:r w:rsidRPr="006E670F">
        <w:t>Data</w:t>
      </w:r>
      <w:r>
        <w:t xml:space="preserve"> Collection</w:t>
      </w:r>
      <w:bookmarkEnd w:id="134"/>
      <w:bookmarkEnd w:id="135"/>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r>
      <w:r w:rsidRPr="00E80D3C">
        <w:rPr>
          <w:sz w:val="24"/>
        </w:rPr>
        <w:lastRenderedPageBreak/>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6" w:name="_Ref462673142"/>
      <w:bookmarkStart w:id="137" w:name="_Toc17365208"/>
      <w:r w:rsidRPr="00DB0856">
        <w:t>Simulation of Urban Systems</w:t>
      </w:r>
      <w:bookmarkEnd w:id="136"/>
      <w:bookmarkEnd w:id="137"/>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r>
      <w:r w:rsidRPr="00E80D3C">
        <w:rPr>
          <w:sz w:val="24"/>
        </w:rPr>
        <w:lastRenderedPageBreak/>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8" w:name="_Ref462673156"/>
      <w:bookmarkStart w:id="139" w:name="_Toc17365209"/>
      <w:r>
        <w:t>Analysis of Urban Systems</w:t>
      </w:r>
      <w:bookmarkEnd w:id="138"/>
      <w:bookmarkEnd w:id="139"/>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40" w:name="_Ref462673168"/>
      <w:bookmarkStart w:id="141" w:name="_Toc17365210"/>
      <w:r>
        <w:t>Visualization of Urban Systems</w:t>
      </w:r>
      <w:bookmarkEnd w:id="140"/>
      <w:bookmarkEnd w:id="141"/>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2" w:name="_Toc17365211"/>
      <w:r>
        <w:t>Extra-logical Design Practices</w:t>
      </w:r>
      <w:bookmarkEnd w:id="142"/>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3" w:name="_Toc17365212"/>
      <w:r w:rsidRPr="00045329">
        <w:t>Acknowledgements</w:t>
      </w:r>
      <w:bookmarkEnd w:id="143"/>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4" w:name="_Toc17365213"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4"/>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77777777" w:rsidR="00BF257D" w:rsidRDefault="00BF257D" w:rsidP="00316A06"/>
    <w:p w14:paraId="23CC95F8" w14:textId="77777777" w:rsidR="00BF257D" w:rsidRPr="00BF257D" w:rsidRDefault="00BF257D" w:rsidP="00BF257D">
      <w:pPr>
        <w:pStyle w:val="EndNoteBibliography"/>
        <w:framePr w:wrap="around"/>
        <w:ind w:left="720" w:hanging="720"/>
        <w:rPr>
          <w:noProof/>
        </w:rPr>
      </w:pPr>
      <w:r>
        <w:fldChar w:fldCharType="begin"/>
      </w:r>
      <w:r>
        <w:instrText xml:space="preserve"> ADDIN EN.REFLIST </w:instrText>
      </w:r>
      <w:r>
        <w:fldChar w:fldCharType="separate"/>
      </w:r>
      <w:r w:rsidRPr="00BF257D">
        <w:rPr>
          <w:noProof/>
        </w:rPr>
        <w:t>[1]</w:t>
      </w:r>
      <w:r w:rsidRPr="00BF257D">
        <w:rPr>
          <w:noProof/>
        </w:rPr>
        <w:tab/>
        <w:t xml:space="preserve">E. J. Miller and P. A. Salvini, "The integrated land use, transportation, environment (ILUTE) microsimulation modelling system: Description and current status," </w:t>
      </w:r>
      <w:r w:rsidRPr="00BF257D">
        <w:rPr>
          <w:i/>
          <w:noProof/>
        </w:rPr>
        <w:t xml:space="preserve">Travel behaviour research: The leading edge, </w:t>
      </w:r>
      <w:r w:rsidRPr="00BF257D">
        <w:rPr>
          <w:noProof/>
        </w:rPr>
        <w:t>pp. 711-724, 2001.</w:t>
      </w:r>
    </w:p>
    <w:p w14:paraId="07E5364E" w14:textId="0664B451" w:rsidR="00BF257D" w:rsidRPr="00BF257D" w:rsidRDefault="00BF257D" w:rsidP="00BF257D">
      <w:pPr>
        <w:pStyle w:val="EndNoteBibliography"/>
        <w:framePr w:wrap="around"/>
        <w:ind w:left="720" w:hanging="720"/>
        <w:rPr>
          <w:noProof/>
        </w:rPr>
      </w:pPr>
      <w:r w:rsidRPr="00BF257D">
        <w:rPr>
          <w:noProof/>
        </w:rPr>
        <w:t>[2]</w:t>
      </w:r>
      <w:r w:rsidRPr="00BF257D">
        <w:rPr>
          <w:noProof/>
        </w:rPr>
        <w:tab/>
        <w:t xml:space="preserve">S. Cox, A. Cuthbert, R. Lake, and R. Martell, "Geography markup language (GML) 2.0," </w:t>
      </w:r>
      <w:r w:rsidRPr="00BF257D">
        <w:rPr>
          <w:i/>
          <w:noProof/>
        </w:rPr>
        <w:t xml:space="preserve">URL: </w:t>
      </w:r>
      <w:hyperlink r:id="rId32" w:history="1">
        <w:r w:rsidRPr="00BF257D">
          <w:rPr>
            <w:rStyle w:val="Hyperlink"/>
            <w:i/>
            <w:noProof/>
          </w:rPr>
          <w:t>http://www</w:t>
        </w:r>
      </w:hyperlink>
      <w:r w:rsidRPr="00BF257D">
        <w:rPr>
          <w:i/>
          <w:noProof/>
        </w:rPr>
        <w:t xml:space="preserve">. opengis. net/gml/01-029/GML2. html, </w:t>
      </w:r>
      <w:r w:rsidRPr="00BF257D">
        <w:rPr>
          <w:noProof/>
        </w:rPr>
        <w:t>2001.</w:t>
      </w:r>
    </w:p>
    <w:p w14:paraId="589CFE8D" w14:textId="38F41C0F" w:rsidR="0040754B" w:rsidRPr="00E17349" w:rsidRDefault="00BF257D" w:rsidP="00316A06">
      <w:r>
        <w:fldChar w:fldCharType="end"/>
      </w:r>
    </w:p>
    <w:sectPr w:rsidR="0040754B" w:rsidRPr="00E17349" w:rsidSect="002C59C9">
      <w:footerReference w:type="default" r:id="rId33"/>
      <w:footerReference w:type="first" r:id="rId3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6" w:author="Megan Katsumi" w:date="2019-06-27T13:17:00Z" w:initials="MK">
    <w:p w14:paraId="5F15738F" w14:textId="54FF16BB" w:rsidR="000050A4" w:rsidRPr="0029246E" w:rsidRDefault="000050A4" w:rsidP="000E0AE7">
      <w:r>
        <w:rPr>
          <w:rStyle w:val="CommentReference"/>
        </w:rPr>
        <w:annotationRef/>
      </w:r>
      <w:r w:rsidRPr="0029246E">
        <w:t>-what about states? Is there an independent notion of recurring states or are they always tied to some (causal) recurring activity</w:t>
      </w:r>
      <w:r>
        <w:t>?</w:t>
      </w:r>
    </w:p>
    <w:p w14:paraId="089B9643" w14:textId="53E04DCC" w:rsidR="000050A4" w:rsidRDefault="000050A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9B96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9B9643" w16cid:durableId="20BF40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1E4C0" w14:textId="77777777" w:rsidR="00133D57" w:rsidRDefault="00133D57" w:rsidP="00EA354A">
      <w:r>
        <w:separator/>
      </w:r>
    </w:p>
  </w:endnote>
  <w:endnote w:type="continuationSeparator" w:id="0">
    <w:p w14:paraId="5CB8824E" w14:textId="77777777" w:rsidR="00133D57" w:rsidRDefault="00133D57"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0050A4" w:rsidRDefault="000050A4">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0050A4" w:rsidRPr="0032583C" w:rsidRDefault="000050A4">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0050A4" w14:paraId="2B76F3B3" w14:textId="77777777" w:rsidTr="00967D94">
      <w:tc>
        <w:tcPr>
          <w:tcW w:w="6947" w:type="dxa"/>
        </w:tcPr>
        <w:p w14:paraId="07DEE8C9" w14:textId="77777777" w:rsidR="000050A4" w:rsidRDefault="000050A4"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0050A4" w:rsidRDefault="000050A4"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0050A4" w:rsidRDefault="00005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8CF70" w14:textId="77777777" w:rsidR="00133D57" w:rsidRDefault="00133D57" w:rsidP="00EA354A">
      <w:r>
        <w:separator/>
      </w:r>
    </w:p>
  </w:footnote>
  <w:footnote w:type="continuationSeparator" w:id="0">
    <w:p w14:paraId="610E7844" w14:textId="77777777" w:rsidR="00133D57" w:rsidRDefault="00133D57" w:rsidP="00EA354A">
      <w:r>
        <w:continuationSeparator/>
      </w:r>
    </w:p>
  </w:footnote>
  <w:footnote w:id="1">
    <w:p w14:paraId="005D8B98" w14:textId="5699BB61" w:rsidR="000050A4" w:rsidRPr="00FF4EA6" w:rsidRDefault="000050A4">
      <w:pPr>
        <w:pStyle w:val="FootnoteText"/>
        <w:rPr>
          <w:lang w:val="en-CA"/>
        </w:rPr>
      </w:pPr>
      <w:r>
        <w:rPr>
          <w:rStyle w:val="FootnoteReference"/>
        </w:rPr>
        <w:footnoteRef/>
      </w:r>
      <w:r>
        <w:t xml:space="preserve"> </w:t>
      </w:r>
      <w:r w:rsidRPr="00FF4EA6">
        <w:t>https://github.com/dgarijo/Widoco</w:t>
      </w:r>
    </w:p>
  </w:footnote>
  <w:footnote w:id="2">
    <w:p w14:paraId="63601663" w14:textId="77777777" w:rsidR="000050A4" w:rsidRPr="00E80D3C" w:rsidRDefault="000050A4" w:rsidP="00E23879">
      <w:pPr>
        <w:pStyle w:val="FootnoteText"/>
        <w:rPr>
          <w:lang w:val="en-CA"/>
        </w:rPr>
      </w:pPr>
      <w:r>
        <w:rPr>
          <w:rStyle w:val="FootnoteReference"/>
        </w:rPr>
        <w:footnoteRef/>
      </w:r>
      <w:r>
        <w:t xml:space="preserve"> </w:t>
      </w:r>
      <w:r w:rsidRPr="000C0909">
        <w:t>http://www.opengeospatial.org/standards/geosparql</w:t>
      </w:r>
    </w:p>
  </w:footnote>
  <w:footnote w:id="3">
    <w:p w14:paraId="44B7C7BD" w14:textId="1E163337" w:rsidR="000050A4" w:rsidRPr="008C1769" w:rsidRDefault="000050A4">
      <w:pPr>
        <w:pStyle w:val="FootnoteText"/>
        <w:rPr>
          <w:lang w:val="en-CA"/>
        </w:rPr>
      </w:pPr>
      <w:r>
        <w:rPr>
          <w:rStyle w:val="FootnoteReference"/>
        </w:rPr>
        <w:footnoteRef/>
      </w:r>
      <w:r>
        <w:t xml:space="preserve"> </w:t>
      </w:r>
      <w:r>
        <w:rPr>
          <w:lang w:val="en-CA"/>
        </w:rPr>
        <w:t>AGraph generated nD datatype for lat-lon location data</w:t>
      </w:r>
    </w:p>
  </w:footnote>
  <w:footnote w:id="4">
    <w:p w14:paraId="2C4D8884" w14:textId="77777777" w:rsidR="000050A4" w:rsidRDefault="000050A4">
      <w:pPr>
        <w:pStyle w:val="FootnoteText"/>
      </w:pPr>
      <w:r>
        <w:rPr>
          <w:rStyle w:val="FootnoteReference"/>
        </w:rPr>
        <w:footnoteRef/>
      </w:r>
      <w:r>
        <w:t xml:space="preserve"> </w:t>
      </w:r>
      <w:r w:rsidRPr="009A36FB">
        <w:t>https://www.w3.org/TR/owl-time/</w:t>
      </w:r>
    </w:p>
  </w:footnote>
  <w:footnote w:id="5">
    <w:p w14:paraId="357B0B37" w14:textId="77777777" w:rsidR="000050A4" w:rsidRDefault="000050A4">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0050A4" w:rsidRPr="00E80D3C" w:rsidRDefault="000050A4">
      <w:pPr>
        <w:pStyle w:val="FootnoteText"/>
        <w:rPr>
          <w:lang w:val="en-CA"/>
        </w:rPr>
      </w:pPr>
      <w:r>
        <w:rPr>
          <w:rStyle w:val="FootnoteReference"/>
        </w:rPr>
        <w:footnoteRef/>
      </w:r>
      <w:r>
        <w:t xml:space="preserve"> </w:t>
      </w:r>
      <w:r>
        <w:rPr>
          <w:lang w:val="en-CA"/>
        </w:rPr>
        <w:t>equivalent property?</w:t>
      </w:r>
    </w:p>
  </w:footnote>
  <w:footnote w:id="7">
    <w:p w14:paraId="0CCCF2E2" w14:textId="46693F90" w:rsidR="000050A4" w:rsidRPr="00E80D3C" w:rsidRDefault="000050A4">
      <w:pPr>
        <w:pStyle w:val="FootnoteText"/>
        <w:rPr>
          <w:lang w:val="en-CA"/>
        </w:rPr>
      </w:pPr>
      <w:r>
        <w:rPr>
          <w:rStyle w:val="FootnoteReference"/>
        </w:rPr>
        <w:footnoteRef/>
      </w:r>
      <w:r>
        <w:t xml:space="preserve"> om: </w:t>
      </w:r>
      <w:r w:rsidRPr="00B90704">
        <w:t>http://www.ontology-of-units-of-measure.org/resource/om-2/</w:t>
      </w:r>
    </w:p>
  </w:footnote>
  <w:footnote w:id="8">
    <w:p w14:paraId="62054BCC" w14:textId="77777777" w:rsidR="000050A4" w:rsidRPr="00BD4EF4" w:rsidRDefault="000050A4" w:rsidP="00E80D3C">
      <w:r>
        <w:rPr>
          <w:rStyle w:val="FootnoteReference"/>
        </w:rPr>
        <w:footnoteRef/>
      </w:r>
      <w:r>
        <w:t xml:space="preserve"> </w:t>
      </w:r>
      <w:r w:rsidRPr="00B74DA0">
        <w:rPr>
          <w:sz w:val="20"/>
        </w:rPr>
        <w:t>http://ontology.eil.utoronto.ca/GCI/Foundation/GCI-Foundation-v2.owl#</w:t>
      </w:r>
    </w:p>
    <w:p w14:paraId="4AE1EB08" w14:textId="6D90AB37" w:rsidR="000050A4" w:rsidRPr="00E80D3C" w:rsidRDefault="000050A4">
      <w:pPr>
        <w:pStyle w:val="FootnoteText"/>
        <w:rPr>
          <w:lang w:val="en-CA"/>
        </w:rPr>
      </w:pPr>
    </w:p>
  </w:footnote>
  <w:footnote w:id="9">
    <w:p w14:paraId="2B0DD081" w14:textId="0C4649C5" w:rsidR="000050A4" w:rsidRPr="008E7C02" w:rsidRDefault="000050A4">
      <w:pPr>
        <w:pStyle w:val="FootnoteText"/>
        <w:rPr>
          <w:lang w:val="en-CA"/>
        </w:rPr>
      </w:pPr>
      <w:r>
        <w:rPr>
          <w:rStyle w:val="FootnoteReference"/>
        </w:rPr>
        <w:footnoteRef/>
      </w:r>
      <w:r>
        <w:t xml:space="preserve"> </w:t>
      </w:r>
      <w:r w:rsidRPr="008E7C02">
        <w:t>http://ontology.eil.utoronto.ca/city-services/city-services.owl#</w:t>
      </w:r>
    </w:p>
  </w:footnote>
  <w:footnote w:id="10">
    <w:p w14:paraId="704D1A93" w14:textId="77777777" w:rsidR="000050A4" w:rsidRPr="008E7C02" w:rsidRDefault="000050A4" w:rsidP="0029246E">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0050A4" w:rsidRPr="00046E73" w:rsidRDefault="000050A4">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0050A4" w:rsidRDefault="000050A4">
      <w:pPr>
        <w:pStyle w:val="FootnoteText"/>
      </w:pPr>
      <w:r>
        <w:rPr>
          <w:rStyle w:val="FootnoteReference"/>
        </w:rPr>
        <w:footnoteRef/>
      </w:r>
      <w:r>
        <w:t xml:space="preserve"> </w:t>
      </w:r>
      <w:r w:rsidRPr="00827DD8">
        <w:t>http://schema.org/</w:t>
      </w:r>
    </w:p>
  </w:footnote>
  <w:footnote w:id="13">
    <w:p w14:paraId="4E061129" w14:textId="77777777" w:rsidR="000050A4" w:rsidRDefault="000050A4">
      <w:pPr>
        <w:pStyle w:val="FootnoteText"/>
      </w:pPr>
      <w:r>
        <w:rPr>
          <w:rStyle w:val="FootnoteReference"/>
        </w:rPr>
        <w:footnoteRef/>
      </w:r>
      <w:r>
        <w:t xml:space="preserve"> </w:t>
      </w:r>
      <w:r w:rsidRPr="00827DD8">
        <w:t>http://ontology.eil.utoronto.ca/GCI/Shelters/GCI-Shelters.html</w:t>
      </w:r>
    </w:p>
  </w:footnote>
  <w:footnote w:id="14">
    <w:p w14:paraId="59CD3014" w14:textId="77777777" w:rsidR="000050A4" w:rsidRDefault="000050A4">
      <w:pPr>
        <w:pStyle w:val="FootnoteText"/>
      </w:pPr>
      <w:r>
        <w:rPr>
          <w:rStyle w:val="FootnoteReference"/>
        </w:rPr>
        <w:footnoteRef/>
      </w:r>
      <w:r>
        <w:t xml:space="preserve"> </w:t>
      </w:r>
      <w:r w:rsidRPr="005B2B4C">
        <w:t>http://ontology.eil.utoronto.ca/tove/organization.html</w:t>
      </w:r>
    </w:p>
  </w:footnote>
  <w:footnote w:id="15">
    <w:p w14:paraId="2EAE6E34" w14:textId="77777777" w:rsidR="000050A4" w:rsidRDefault="000050A4"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0050A4" w:rsidRPr="001A792D" w:rsidRDefault="000050A4">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0050A4" w:rsidRDefault="000050A4">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5F58FA41" w14:textId="77777777" w:rsidR="0015597C" w:rsidRPr="00846739" w:rsidRDefault="0015597C" w:rsidP="0015597C">
      <w:pPr>
        <w:pStyle w:val="FootnoteText"/>
        <w:rPr>
          <w:lang w:val="en-CA"/>
        </w:rPr>
      </w:pPr>
      <w:r>
        <w:rPr>
          <w:rStyle w:val="FootnoteReference"/>
        </w:rPr>
        <w:footnoteRef/>
      </w:r>
      <w:r>
        <w:t xml:space="preserve"> </w:t>
      </w:r>
      <w:r w:rsidRPr="00846739">
        <w:t>http://usc-isi-i2.github.io/karma/</w:t>
      </w:r>
    </w:p>
  </w:footnote>
  <w:footnote w:id="19">
    <w:p w14:paraId="73856734" w14:textId="77777777" w:rsidR="0015597C" w:rsidRPr="00E9694B" w:rsidRDefault="0015597C" w:rsidP="0015597C">
      <w:r>
        <w:rPr>
          <w:rStyle w:val="FootnoteReference"/>
        </w:rPr>
        <w:footnoteRef/>
      </w:r>
      <w:r>
        <w:t xml:space="preserve"> </w:t>
      </w:r>
      <w:r w:rsidRPr="00E9694B">
        <w:t>https://github.com/usc-isi-i2/Web-Karma/wiki/Batch-Mode-for-RDF-Generation</w:t>
      </w:r>
    </w:p>
    <w:p w14:paraId="5FD51CB1" w14:textId="77777777" w:rsidR="0015597C" w:rsidRPr="00E9694B" w:rsidRDefault="0015597C" w:rsidP="0015597C">
      <w:pPr>
        <w:pStyle w:val="FootnoteText"/>
        <w:rPr>
          <w:lang w:val="en-CA"/>
        </w:rPr>
      </w:pPr>
    </w:p>
  </w:footnote>
  <w:footnote w:id="20">
    <w:p w14:paraId="7C982207" w14:textId="77777777" w:rsidR="000050A4" w:rsidRPr="006539A1" w:rsidRDefault="000050A4" w:rsidP="006539A1">
      <w:pPr>
        <w:pStyle w:val="FootnoteText"/>
        <w:rPr>
          <w:lang w:val="en-CA"/>
        </w:rPr>
      </w:pPr>
      <w:r>
        <w:rPr>
          <w:rStyle w:val="FootnoteReference"/>
        </w:rPr>
        <w:footnoteRef/>
      </w:r>
      <w:r>
        <w:t xml:space="preserve"> </w:t>
      </w:r>
      <w:r w:rsidRPr="006539A1">
        <w:t>http://protege.stanford.edu/</w:t>
      </w:r>
    </w:p>
  </w:footnote>
  <w:footnote w:id="21">
    <w:p w14:paraId="735E7295" w14:textId="77777777" w:rsidR="000050A4" w:rsidRPr="005B0E28" w:rsidRDefault="000050A4">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0049F"/>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2E2A31"/>
    <w:multiLevelType w:val="hybridMultilevel"/>
    <w:tmpl w:val="E5E2A48C"/>
    <w:lvl w:ilvl="0" w:tplc="63007D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AF41A7"/>
    <w:multiLevelType w:val="hybridMultilevel"/>
    <w:tmpl w:val="B8B4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E3D0794"/>
    <w:multiLevelType w:val="hybridMultilevel"/>
    <w:tmpl w:val="25F48C2C"/>
    <w:lvl w:ilvl="0" w:tplc="ABA0AA6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6"/>
  </w:num>
  <w:num w:numId="3">
    <w:abstractNumId w:val="1"/>
  </w:num>
  <w:num w:numId="4">
    <w:abstractNumId w:val="15"/>
  </w:num>
  <w:num w:numId="5">
    <w:abstractNumId w:val="34"/>
  </w:num>
  <w:num w:numId="6">
    <w:abstractNumId w:val="41"/>
  </w:num>
  <w:num w:numId="7">
    <w:abstractNumId w:val="23"/>
  </w:num>
  <w:num w:numId="8">
    <w:abstractNumId w:val="39"/>
  </w:num>
  <w:num w:numId="9">
    <w:abstractNumId w:val="6"/>
  </w:num>
  <w:num w:numId="10">
    <w:abstractNumId w:val="40"/>
  </w:num>
  <w:num w:numId="11">
    <w:abstractNumId w:val="13"/>
  </w:num>
  <w:num w:numId="12">
    <w:abstractNumId w:val="7"/>
  </w:num>
  <w:num w:numId="13">
    <w:abstractNumId w:val="5"/>
  </w:num>
  <w:num w:numId="14">
    <w:abstractNumId w:val="32"/>
  </w:num>
  <w:num w:numId="15">
    <w:abstractNumId w:val="35"/>
  </w:num>
  <w:num w:numId="16">
    <w:abstractNumId w:val="10"/>
  </w:num>
  <w:num w:numId="17">
    <w:abstractNumId w:val="21"/>
  </w:num>
  <w:num w:numId="18">
    <w:abstractNumId w:val="30"/>
  </w:num>
  <w:num w:numId="19">
    <w:abstractNumId w:val="18"/>
  </w:num>
  <w:num w:numId="20">
    <w:abstractNumId w:val="2"/>
  </w:num>
  <w:num w:numId="21">
    <w:abstractNumId w:val="16"/>
  </w:num>
  <w:num w:numId="22">
    <w:abstractNumId w:val="38"/>
  </w:num>
  <w:num w:numId="23">
    <w:abstractNumId w:val="26"/>
  </w:num>
  <w:num w:numId="24">
    <w:abstractNumId w:val="14"/>
  </w:num>
  <w:num w:numId="25">
    <w:abstractNumId w:val="17"/>
  </w:num>
  <w:num w:numId="26">
    <w:abstractNumId w:val="28"/>
  </w:num>
  <w:num w:numId="27">
    <w:abstractNumId w:val="37"/>
  </w:num>
  <w:num w:numId="28">
    <w:abstractNumId w:val="29"/>
  </w:num>
  <w:num w:numId="29">
    <w:abstractNumId w:val="27"/>
  </w:num>
  <w:num w:numId="30">
    <w:abstractNumId w:val="20"/>
  </w:num>
  <w:num w:numId="31">
    <w:abstractNumId w:val="0"/>
  </w:num>
  <w:num w:numId="32">
    <w:abstractNumId w:val="12"/>
  </w:num>
  <w:num w:numId="33">
    <w:abstractNumId w:val="9"/>
  </w:num>
  <w:num w:numId="34">
    <w:abstractNumId w:val="3"/>
  </w:num>
  <w:num w:numId="35">
    <w:abstractNumId w:val="4"/>
  </w:num>
  <w:num w:numId="36">
    <w:abstractNumId w:val="19"/>
  </w:num>
  <w:num w:numId="37">
    <w:abstractNumId w:val="33"/>
  </w:num>
  <w:num w:numId="38">
    <w:abstractNumId w:val="24"/>
  </w:num>
  <w:num w:numId="39">
    <w:abstractNumId w:val="31"/>
  </w:num>
  <w:num w:numId="40">
    <w:abstractNumId w:val="8"/>
  </w:num>
  <w:num w:numId="41">
    <w:abstractNumId w:val="11"/>
  </w:num>
  <w:num w:numId="42">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6CA"/>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77EEA"/>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2D51"/>
    <w:rsid w:val="000D3AF9"/>
    <w:rsid w:val="000D6904"/>
    <w:rsid w:val="000D74C8"/>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97C"/>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1DAA"/>
    <w:rsid w:val="00182F91"/>
    <w:rsid w:val="00183346"/>
    <w:rsid w:val="0018442F"/>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1BE3"/>
    <w:rsid w:val="0029246E"/>
    <w:rsid w:val="00292F36"/>
    <w:rsid w:val="00292F57"/>
    <w:rsid w:val="00294061"/>
    <w:rsid w:val="00294C07"/>
    <w:rsid w:val="00294E05"/>
    <w:rsid w:val="00295676"/>
    <w:rsid w:val="00297428"/>
    <w:rsid w:val="002A1141"/>
    <w:rsid w:val="002A2024"/>
    <w:rsid w:val="002A21B1"/>
    <w:rsid w:val="002A2608"/>
    <w:rsid w:val="002A2C7E"/>
    <w:rsid w:val="002A3EDA"/>
    <w:rsid w:val="002A4A86"/>
    <w:rsid w:val="002A514F"/>
    <w:rsid w:val="002A6246"/>
    <w:rsid w:val="002A65F9"/>
    <w:rsid w:val="002A6C67"/>
    <w:rsid w:val="002B00FB"/>
    <w:rsid w:val="002B09D4"/>
    <w:rsid w:val="002B207C"/>
    <w:rsid w:val="002B28F0"/>
    <w:rsid w:val="002B2AAB"/>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5F98"/>
    <w:rsid w:val="002E611F"/>
    <w:rsid w:val="002E6C09"/>
    <w:rsid w:val="002E74DC"/>
    <w:rsid w:val="002E7622"/>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7A"/>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32A3"/>
    <w:rsid w:val="00403B49"/>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4E85"/>
    <w:rsid w:val="0041621A"/>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4FE5"/>
    <w:rsid w:val="00465293"/>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1D2C"/>
    <w:rsid w:val="0048221A"/>
    <w:rsid w:val="00483CCF"/>
    <w:rsid w:val="0048453A"/>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173"/>
    <w:rsid w:val="00514882"/>
    <w:rsid w:val="005148B3"/>
    <w:rsid w:val="00514D83"/>
    <w:rsid w:val="00515D05"/>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39AD"/>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58E"/>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59CC"/>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656"/>
    <w:rsid w:val="005F57B5"/>
    <w:rsid w:val="005F6193"/>
    <w:rsid w:val="005F67F8"/>
    <w:rsid w:val="005F681C"/>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77C22"/>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4F"/>
    <w:rsid w:val="006A04E8"/>
    <w:rsid w:val="006A0A1C"/>
    <w:rsid w:val="006A0AAC"/>
    <w:rsid w:val="006A18F4"/>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34C8"/>
    <w:rsid w:val="0079461C"/>
    <w:rsid w:val="0079514B"/>
    <w:rsid w:val="0079549A"/>
    <w:rsid w:val="0079610A"/>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308"/>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0FAE"/>
    <w:rsid w:val="008626EB"/>
    <w:rsid w:val="008635BB"/>
    <w:rsid w:val="0086459A"/>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6EB"/>
    <w:rsid w:val="008B3700"/>
    <w:rsid w:val="008B370B"/>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1DE"/>
    <w:rsid w:val="00920292"/>
    <w:rsid w:val="009209AA"/>
    <w:rsid w:val="00920C20"/>
    <w:rsid w:val="00920E4E"/>
    <w:rsid w:val="00921F44"/>
    <w:rsid w:val="009226EE"/>
    <w:rsid w:val="00923109"/>
    <w:rsid w:val="00924A40"/>
    <w:rsid w:val="009250C3"/>
    <w:rsid w:val="00926175"/>
    <w:rsid w:val="00926400"/>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644"/>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C22"/>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F55"/>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0EF7"/>
    <w:rsid w:val="00A02789"/>
    <w:rsid w:val="00A02DF3"/>
    <w:rsid w:val="00A0315C"/>
    <w:rsid w:val="00A03341"/>
    <w:rsid w:val="00A03E2D"/>
    <w:rsid w:val="00A05592"/>
    <w:rsid w:val="00A05A82"/>
    <w:rsid w:val="00A062C2"/>
    <w:rsid w:val="00A064C5"/>
    <w:rsid w:val="00A0764E"/>
    <w:rsid w:val="00A10252"/>
    <w:rsid w:val="00A1065B"/>
    <w:rsid w:val="00A10D62"/>
    <w:rsid w:val="00A121CF"/>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9EB"/>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1C7"/>
    <w:rsid w:val="00B37423"/>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1BA1"/>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5E3C"/>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257D"/>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B62"/>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38E"/>
    <w:rsid w:val="00DC19D7"/>
    <w:rsid w:val="00DC1A9A"/>
    <w:rsid w:val="00DC325E"/>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1F01"/>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a.ign.fr/def/ignf/20150505.en.htm" TargetMode="External"/><Relationship Id="rId18" Type="http://schemas.openxmlformats.org/officeDocument/2006/relationships/image" Target="media/image5.emf"/><Relationship Id="rId26" Type="http://schemas.openxmlformats.org/officeDocument/2006/relationships/hyperlink" Target="https://w3id.org/icity/PublicTransit.owl" TargetMode="External"/><Relationship Id="rId3" Type="http://schemas.openxmlformats.org/officeDocument/2006/relationships/styles" Target="styles.xml"/><Relationship Id="rId21" Type="http://schemas.openxmlformats.org/officeDocument/2006/relationships/hyperlink" Target="http://ontology.eil.utoronto.ca/icontact.owl"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emf"/><Relationship Id="rId17" Type="http://schemas.microsoft.com/office/2016/09/relationships/commentsIds" Target="commentsIds.xml"/><Relationship Id="rId25" Type="http://schemas.openxmlformats.org/officeDocument/2006/relationships/image" Target="media/image9.emf"/><Relationship Id="rId33" Type="http://schemas.openxmlformats.org/officeDocument/2006/relationships/footer" Target="footer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8.emf"/><Relationship Id="rId32" Type="http://schemas.openxmlformats.org/officeDocument/2006/relationships/hyperlink" Target="http://www"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emf"/><Relationship Id="rId28" Type="http://schemas.openxmlformats.org/officeDocument/2006/relationships/image" Target="media/image11.emf"/><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www.w3.org/ns/ssn/" TargetMode="External"/><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openxmlformats.org/officeDocument/2006/relationships/hyperlink" Target="http://www.vertabelo.com/blog/technical-articles/again-and-again-managing-recurring-events-in-a-data-model" TargetMode="External"/><Relationship Id="rId22" Type="http://schemas.openxmlformats.org/officeDocument/2006/relationships/hyperlink" Target="https://w3id.org/icity/SpatialLoc/" TargetMode="External"/><Relationship Id="rId27" Type="http://schemas.openxmlformats.org/officeDocument/2006/relationships/image" Target="media/image10.emf"/><Relationship Id="rId30" Type="http://schemas.openxmlformats.org/officeDocument/2006/relationships/hyperlink" Target="mailto:ec2-user@ec2-35-183-119-164.ca-central-1.compute.amazonaws.com" TargetMode="External"/><Relationship Id="rId35" Type="http://schemas.openxmlformats.org/officeDocument/2006/relationships/fontTable" Target="fontTable.xml"/><Relationship Id="rId8" Type="http://schemas.openxmlformats.org/officeDocument/2006/relationships/image" Target="media/image1.emf"/></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019F99CE-CEFF-5344-A1C3-816D0B9F2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80</Pages>
  <Words>25392</Words>
  <Characters>144741</Characters>
  <Application>Microsoft Office Word</Application>
  <DocSecurity>0</DocSecurity>
  <Lines>1206</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19</cp:revision>
  <cp:lastPrinted>2019-08-22T15:18:00Z</cp:lastPrinted>
  <dcterms:created xsi:type="dcterms:W3CDTF">2019-08-22T17:41:00Z</dcterms:created>
  <dcterms:modified xsi:type="dcterms:W3CDTF">2019-09-11T12:56:00Z</dcterms:modified>
</cp:coreProperties>
</file>