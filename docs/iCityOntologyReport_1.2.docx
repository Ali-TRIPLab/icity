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433E1D">
          <w:pPr>
            <w:pStyle w:val="TOC1"/>
            <w:tabs>
              <w:tab w:val="left" w:pos="400"/>
              <w:tab w:val="right" w:leader="dot" w:pos="9350"/>
            </w:tabs>
            <w:rPr>
              <w:rFonts w:cstheme="minorBidi"/>
              <w:noProof/>
              <w:sz w:val="24"/>
              <w:lang w:val="en-CA" w:bidi="ar-SA"/>
            </w:rPr>
          </w:pPr>
          <w:hyperlink w:anchor="_Toc11329754" w:history="1">
            <w:r w:rsidRPr="000B2606">
              <w:rPr>
                <w:rStyle w:val="Hyperlink"/>
                <w:noProof/>
              </w:rPr>
              <w:t>2</w:t>
            </w:r>
            <w:r>
              <w:rPr>
                <w:rFonts w:cstheme="minorBidi"/>
                <w:noProof/>
                <w:sz w:val="24"/>
                <w:lang w:val="en-CA" w:bidi="ar-SA"/>
              </w:rPr>
              <w:tab/>
            </w:r>
            <w:r w:rsidRPr="000B2606">
              <w:rPr>
                <w:rStyle w:val="Hyperlink"/>
                <w:noProof/>
              </w:rPr>
              <w:t>Scope</w:t>
            </w:r>
            <w:r>
              <w:rPr>
                <w:noProof/>
                <w:webHidden/>
              </w:rPr>
              <w:tab/>
            </w:r>
            <w:r>
              <w:rPr>
                <w:noProof/>
                <w:webHidden/>
              </w:rPr>
              <w:fldChar w:fldCharType="begin"/>
            </w:r>
            <w:r>
              <w:rPr>
                <w:noProof/>
                <w:webHidden/>
              </w:rPr>
              <w:instrText xml:space="preserve"> PAGEREF _Toc11329754 \h </w:instrText>
            </w:r>
            <w:r>
              <w:rPr>
                <w:noProof/>
                <w:webHidden/>
              </w:rPr>
            </w:r>
            <w:r>
              <w:rPr>
                <w:noProof/>
                <w:webHidden/>
              </w:rPr>
              <w:fldChar w:fldCharType="separate"/>
            </w:r>
            <w:r>
              <w:rPr>
                <w:noProof/>
                <w:webHidden/>
              </w:rPr>
              <w:t>4</w:t>
            </w:r>
            <w:r>
              <w:rPr>
                <w:noProof/>
                <w:webHidden/>
              </w:rPr>
              <w:fldChar w:fldCharType="end"/>
            </w:r>
          </w:hyperlink>
        </w:p>
        <w:p w14:paraId="4E826148" w14:textId="1A641A31" w:rsidR="00433E1D" w:rsidRDefault="00433E1D">
          <w:pPr>
            <w:pStyle w:val="TOC1"/>
            <w:tabs>
              <w:tab w:val="left" w:pos="400"/>
              <w:tab w:val="right" w:leader="dot" w:pos="9350"/>
            </w:tabs>
            <w:rPr>
              <w:rFonts w:cstheme="minorBidi"/>
              <w:noProof/>
              <w:sz w:val="24"/>
              <w:lang w:val="en-CA" w:bidi="ar-SA"/>
            </w:rPr>
          </w:pPr>
          <w:hyperlink w:anchor="_Toc11329755" w:history="1">
            <w:r w:rsidRPr="000B2606">
              <w:rPr>
                <w:rStyle w:val="Hyperlink"/>
                <w:noProof/>
              </w:rPr>
              <w:t>3</w:t>
            </w:r>
            <w:r>
              <w:rPr>
                <w:rFonts w:cstheme="minorBidi"/>
                <w:noProof/>
                <w:sz w:val="24"/>
                <w:lang w:val="en-CA" w:bidi="ar-SA"/>
              </w:rPr>
              <w:tab/>
            </w:r>
            <w:r w:rsidRPr="000B2606">
              <w:rPr>
                <w:rStyle w:val="Hyperlink"/>
                <w:noProof/>
              </w:rPr>
              <w:t>Outline</w:t>
            </w:r>
            <w:r>
              <w:rPr>
                <w:noProof/>
                <w:webHidden/>
              </w:rPr>
              <w:tab/>
            </w:r>
            <w:r>
              <w:rPr>
                <w:noProof/>
                <w:webHidden/>
              </w:rPr>
              <w:fldChar w:fldCharType="begin"/>
            </w:r>
            <w:r>
              <w:rPr>
                <w:noProof/>
                <w:webHidden/>
              </w:rPr>
              <w:instrText xml:space="preserve"> PAGEREF _Toc11329755 \h </w:instrText>
            </w:r>
            <w:r>
              <w:rPr>
                <w:noProof/>
                <w:webHidden/>
              </w:rPr>
            </w:r>
            <w:r>
              <w:rPr>
                <w:noProof/>
                <w:webHidden/>
              </w:rPr>
              <w:fldChar w:fldCharType="separate"/>
            </w:r>
            <w:r>
              <w:rPr>
                <w:noProof/>
                <w:webHidden/>
              </w:rPr>
              <w:t>4</w:t>
            </w:r>
            <w:r>
              <w:rPr>
                <w:noProof/>
                <w:webHidden/>
              </w:rPr>
              <w:fldChar w:fldCharType="end"/>
            </w:r>
          </w:hyperlink>
        </w:p>
        <w:p w14:paraId="7ADAD886" w14:textId="5D1C48CB" w:rsidR="00433E1D" w:rsidRDefault="00433E1D">
          <w:pPr>
            <w:pStyle w:val="TOC1"/>
            <w:tabs>
              <w:tab w:val="left" w:pos="400"/>
              <w:tab w:val="right" w:leader="dot" w:pos="9350"/>
            </w:tabs>
            <w:rPr>
              <w:rFonts w:cstheme="minorBidi"/>
              <w:noProof/>
              <w:sz w:val="24"/>
              <w:lang w:val="en-CA" w:bidi="ar-SA"/>
            </w:rPr>
          </w:pPr>
          <w:hyperlink w:anchor="_Toc11329756" w:history="1">
            <w:r w:rsidRPr="000B2606">
              <w:rPr>
                <w:rStyle w:val="Hyperlink"/>
                <w:noProof/>
              </w:rPr>
              <w:t>4</w:t>
            </w:r>
            <w:r>
              <w:rPr>
                <w:rFonts w:cstheme="minorBidi"/>
                <w:noProof/>
                <w:sz w:val="24"/>
                <w:lang w:val="en-CA" w:bidi="ar-SA"/>
              </w:rPr>
              <w:tab/>
            </w:r>
            <w:r w:rsidRPr="000B2606">
              <w:rPr>
                <w:rStyle w:val="Hyperlink"/>
                <w:noProof/>
              </w:rPr>
              <w:t>Role of the Ontology</w:t>
            </w:r>
            <w:r>
              <w:rPr>
                <w:noProof/>
                <w:webHidden/>
              </w:rPr>
              <w:tab/>
            </w:r>
            <w:r>
              <w:rPr>
                <w:noProof/>
                <w:webHidden/>
              </w:rPr>
              <w:fldChar w:fldCharType="begin"/>
            </w:r>
            <w:r>
              <w:rPr>
                <w:noProof/>
                <w:webHidden/>
              </w:rPr>
              <w:instrText xml:space="preserve"> PAGEREF _Toc11329756 \h </w:instrText>
            </w:r>
            <w:r>
              <w:rPr>
                <w:noProof/>
                <w:webHidden/>
              </w:rPr>
            </w:r>
            <w:r>
              <w:rPr>
                <w:noProof/>
                <w:webHidden/>
              </w:rPr>
              <w:fldChar w:fldCharType="separate"/>
            </w:r>
            <w:r>
              <w:rPr>
                <w:noProof/>
                <w:webHidden/>
              </w:rPr>
              <w:t>4</w:t>
            </w:r>
            <w:r>
              <w:rPr>
                <w:noProof/>
                <w:webHidden/>
              </w:rPr>
              <w:fldChar w:fldCharType="end"/>
            </w:r>
          </w:hyperlink>
        </w:p>
        <w:p w14:paraId="38B196EC" w14:textId="76F421A3" w:rsidR="00433E1D" w:rsidRDefault="00433E1D">
          <w:pPr>
            <w:pStyle w:val="TOC1"/>
            <w:tabs>
              <w:tab w:val="left" w:pos="400"/>
              <w:tab w:val="right" w:leader="dot" w:pos="9350"/>
            </w:tabs>
            <w:rPr>
              <w:rFonts w:cstheme="minorBidi"/>
              <w:noProof/>
              <w:sz w:val="24"/>
              <w:lang w:val="en-CA" w:bidi="ar-SA"/>
            </w:rPr>
          </w:pPr>
          <w:hyperlink w:anchor="_Toc11329757" w:history="1">
            <w:r w:rsidRPr="000B2606">
              <w:rPr>
                <w:rStyle w:val="Hyperlink"/>
                <w:noProof/>
              </w:rPr>
              <w:t>5</w:t>
            </w:r>
            <w:r>
              <w:rPr>
                <w:rFonts w:cstheme="minorBidi"/>
                <w:noProof/>
                <w:sz w:val="24"/>
                <w:lang w:val="en-CA" w:bidi="ar-SA"/>
              </w:rPr>
              <w:tab/>
            </w:r>
            <w:r w:rsidRPr="000B2606">
              <w:rPr>
                <w:rStyle w:val="Hyperlink"/>
                <w:noProof/>
              </w:rPr>
              <w:t>Summary of Changes from Previous Version</w:t>
            </w:r>
            <w:r>
              <w:rPr>
                <w:noProof/>
                <w:webHidden/>
              </w:rPr>
              <w:tab/>
            </w:r>
            <w:r>
              <w:rPr>
                <w:noProof/>
                <w:webHidden/>
              </w:rPr>
              <w:fldChar w:fldCharType="begin"/>
            </w:r>
            <w:r>
              <w:rPr>
                <w:noProof/>
                <w:webHidden/>
              </w:rPr>
              <w:instrText xml:space="preserve"> PAGEREF _Toc11329757 \h </w:instrText>
            </w:r>
            <w:r>
              <w:rPr>
                <w:noProof/>
                <w:webHidden/>
              </w:rPr>
            </w:r>
            <w:r>
              <w:rPr>
                <w:noProof/>
                <w:webHidden/>
              </w:rPr>
              <w:fldChar w:fldCharType="separate"/>
            </w:r>
            <w:r>
              <w:rPr>
                <w:noProof/>
                <w:webHidden/>
              </w:rPr>
              <w:t>6</w:t>
            </w:r>
            <w:r>
              <w:rPr>
                <w:noProof/>
                <w:webHidden/>
              </w:rPr>
              <w:fldChar w:fldCharType="end"/>
            </w:r>
          </w:hyperlink>
        </w:p>
        <w:p w14:paraId="0FF7BA86" w14:textId="72FFD29F" w:rsidR="00433E1D" w:rsidRDefault="00433E1D">
          <w:pPr>
            <w:pStyle w:val="TOC1"/>
            <w:tabs>
              <w:tab w:val="left" w:pos="400"/>
              <w:tab w:val="right" w:leader="dot" w:pos="9350"/>
            </w:tabs>
            <w:rPr>
              <w:rFonts w:cstheme="minorBidi"/>
              <w:noProof/>
              <w:sz w:val="24"/>
              <w:lang w:val="en-CA" w:bidi="ar-SA"/>
            </w:rPr>
          </w:pPr>
          <w:hyperlink w:anchor="_Toc11329758" w:history="1">
            <w:r w:rsidRPr="000B2606">
              <w:rPr>
                <w:rStyle w:val="Hyperlink"/>
                <w:noProof/>
              </w:rPr>
              <w:t>6</w:t>
            </w:r>
            <w:r>
              <w:rPr>
                <w:rFonts w:cstheme="minorBidi"/>
                <w:noProof/>
                <w:sz w:val="24"/>
                <w:lang w:val="en-CA" w:bidi="ar-SA"/>
              </w:rPr>
              <w:tab/>
            </w:r>
            <w:r w:rsidRPr="000B2606">
              <w:rPr>
                <w:rStyle w:val="Hyperlink"/>
                <w:noProof/>
              </w:rPr>
              <w:t>Urban System Characteristics and Behaviour</w:t>
            </w:r>
            <w:r>
              <w:rPr>
                <w:noProof/>
                <w:webHidden/>
              </w:rPr>
              <w:tab/>
            </w:r>
            <w:r>
              <w:rPr>
                <w:noProof/>
                <w:webHidden/>
              </w:rPr>
              <w:fldChar w:fldCharType="begin"/>
            </w:r>
            <w:r>
              <w:rPr>
                <w:noProof/>
                <w:webHidden/>
              </w:rPr>
              <w:instrText xml:space="preserve"> PAGEREF _Toc11329758 \h </w:instrText>
            </w:r>
            <w:r>
              <w:rPr>
                <w:noProof/>
                <w:webHidden/>
              </w:rPr>
            </w:r>
            <w:r>
              <w:rPr>
                <w:noProof/>
                <w:webHidden/>
              </w:rPr>
              <w:fldChar w:fldCharType="separate"/>
            </w:r>
            <w:r>
              <w:rPr>
                <w:noProof/>
                <w:webHidden/>
              </w:rPr>
              <w:t>8</w:t>
            </w:r>
            <w:r>
              <w:rPr>
                <w:noProof/>
                <w:webHidden/>
              </w:rPr>
              <w:fldChar w:fldCharType="end"/>
            </w:r>
          </w:hyperlink>
        </w:p>
        <w:p w14:paraId="2DBB518A" w14:textId="001A3086" w:rsidR="00433E1D" w:rsidRDefault="00433E1D">
          <w:pPr>
            <w:pStyle w:val="TOC2"/>
            <w:tabs>
              <w:tab w:val="left" w:pos="720"/>
              <w:tab w:val="right" w:leader="dot" w:pos="9350"/>
            </w:tabs>
            <w:rPr>
              <w:rFonts w:cstheme="minorBidi"/>
              <w:noProof/>
              <w:sz w:val="24"/>
              <w:lang w:val="en-CA" w:bidi="ar-SA"/>
            </w:rPr>
          </w:pPr>
          <w:hyperlink w:anchor="_Toc11329759" w:history="1">
            <w:r w:rsidRPr="000B2606">
              <w:rPr>
                <w:rStyle w:val="Hyperlink"/>
                <w:rFonts w:ascii="Times New Roman" w:hAnsi="Times New Roman"/>
                <w:noProof/>
                <w:snapToGrid w:val="0"/>
                <w:w w:val="0"/>
              </w:rPr>
              <w:t>6.1</w:t>
            </w:r>
            <w:r>
              <w:rPr>
                <w:rFonts w:cstheme="minorBidi"/>
                <w:noProof/>
                <w:sz w:val="24"/>
                <w:lang w:val="en-CA" w:bidi="ar-SA"/>
              </w:rPr>
              <w:tab/>
            </w:r>
            <w:r w:rsidRPr="000B2606">
              <w:rPr>
                <w:rStyle w:val="Hyperlink"/>
                <w:noProof/>
              </w:rPr>
              <w:t>Foundational Ontologies</w:t>
            </w:r>
            <w:r>
              <w:rPr>
                <w:noProof/>
                <w:webHidden/>
              </w:rPr>
              <w:tab/>
            </w:r>
            <w:r>
              <w:rPr>
                <w:noProof/>
                <w:webHidden/>
              </w:rPr>
              <w:fldChar w:fldCharType="begin"/>
            </w:r>
            <w:r>
              <w:rPr>
                <w:noProof/>
                <w:webHidden/>
              </w:rPr>
              <w:instrText xml:space="preserve"> PAGEREF _Toc11329759 \h </w:instrText>
            </w:r>
            <w:r>
              <w:rPr>
                <w:noProof/>
                <w:webHidden/>
              </w:rPr>
            </w:r>
            <w:r>
              <w:rPr>
                <w:noProof/>
                <w:webHidden/>
              </w:rPr>
              <w:fldChar w:fldCharType="separate"/>
            </w:r>
            <w:r>
              <w:rPr>
                <w:noProof/>
                <w:webHidden/>
              </w:rPr>
              <w:t>8</w:t>
            </w:r>
            <w:r>
              <w:rPr>
                <w:noProof/>
                <w:webHidden/>
              </w:rPr>
              <w:fldChar w:fldCharType="end"/>
            </w:r>
          </w:hyperlink>
        </w:p>
        <w:p w14:paraId="0633F114" w14:textId="21F93DDD" w:rsidR="00433E1D" w:rsidRDefault="00433E1D">
          <w:pPr>
            <w:pStyle w:val="TOC3"/>
            <w:tabs>
              <w:tab w:val="left" w:pos="1200"/>
              <w:tab w:val="right" w:leader="dot" w:pos="9350"/>
            </w:tabs>
            <w:rPr>
              <w:rFonts w:cstheme="minorBidi"/>
              <w:noProof/>
              <w:sz w:val="24"/>
              <w:lang w:val="en-CA" w:bidi="ar-SA"/>
            </w:rPr>
          </w:pPr>
          <w:hyperlink w:anchor="_Toc11329760" w:history="1">
            <w:r w:rsidRPr="000B2606">
              <w:rPr>
                <w:rStyle w:val="Hyperlink"/>
                <w:noProof/>
              </w:rPr>
              <w:t>6.1.1</w:t>
            </w:r>
            <w:r>
              <w:rPr>
                <w:rFonts w:cstheme="minorBidi"/>
                <w:noProof/>
                <w:sz w:val="24"/>
                <w:lang w:val="en-CA" w:bidi="ar-SA"/>
              </w:rPr>
              <w:tab/>
            </w:r>
            <w:r w:rsidRPr="000B2606">
              <w:rPr>
                <w:rStyle w:val="Hyperlink"/>
                <w:noProof/>
              </w:rPr>
              <w:t>Spatial Location Ontology</w:t>
            </w:r>
            <w:r>
              <w:rPr>
                <w:noProof/>
                <w:webHidden/>
              </w:rPr>
              <w:tab/>
            </w:r>
            <w:r>
              <w:rPr>
                <w:noProof/>
                <w:webHidden/>
              </w:rPr>
              <w:fldChar w:fldCharType="begin"/>
            </w:r>
            <w:r>
              <w:rPr>
                <w:noProof/>
                <w:webHidden/>
              </w:rPr>
              <w:instrText xml:space="preserve"> PAGEREF _Toc11329760 \h </w:instrText>
            </w:r>
            <w:r>
              <w:rPr>
                <w:noProof/>
                <w:webHidden/>
              </w:rPr>
            </w:r>
            <w:r>
              <w:rPr>
                <w:noProof/>
                <w:webHidden/>
              </w:rPr>
              <w:fldChar w:fldCharType="separate"/>
            </w:r>
            <w:r>
              <w:rPr>
                <w:noProof/>
                <w:webHidden/>
              </w:rPr>
              <w:t>9</w:t>
            </w:r>
            <w:r>
              <w:rPr>
                <w:noProof/>
                <w:webHidden/>
              </w:rPr>
              <w:fldChar w:fldCharType="end"/>
            </w:r>
          </w:hyperlink>
        </w:p>
        <w:p w14:paraId="11B44CDB" w14:textId="5245F314" w:rsidR="00433E1D" w:rsidRDefault="00433E1D">
          <w:pPr>
            <w:pStyle w:val="TOC3"/>
            <w:tabs>
              <w:tab w:val="left" w:pos="1200"/>
              <w:tab w:val="right" w:leader="dot" w:pos="9350"/>
            </w:tabs>
            <w:rPr>
              <w:rFonts w:cstheme="minorBidi"/>
              <w:noProof/>
              <w:sz w:val="24"/>
              <w:lang w:val="en-CA" w:bidi="ar-SA"/>
            </w:rPr>
          </w:pPr>
          <w:hyperlink w:anchor="_Toc11329761" w:history="1">
            <w:r w:rsidRPr="000B2606">
              <w:rPr>
                <w:rStyle w:val="Hyperlink"/>
                <w:noProof/>
              </w:rPr>
              <w:t>6.1.2</w:t>
            </w:r>
            <w:r>
              <w:rPr>
                <w:rFonts w:cstheme="minorBidi"/>
                <w:noProof/>
                <w:sz w:val="24"/>
                <w:lang w:val="en-CA" w:bidi="ar-SA"/>
              </w:rPr>
              <w:tab/>
            </w:r>
            <w:r w:rsidRPr="000B2606">
              <w:rPr>
                <w:rStyle w:val="Hyperlink"/>
                <w:noProof/>
              </w:rPr>
              <w:t>Time Ontology</w:t>
            </w:r>
            <w:r>
              <w:rPr>
                <w:noProof/>
                <w:webHidden/>
              </w:rPr>
              <w:tab/>
            </w:r>
            <w:r>
              <w:rPr>
                <w:noProof/>
                <w:webHidden/>
              </w:rPr>
              <w:fldChar w:fldCharType="begin"/>
            </w:r>
            <w:r>
              <w:rPr>
                <w:noProof/>
                <w:webHidden/>
              </w:rPr>
              <w:instrText xml:space="preserve"> PAGEREF _Toc11329761 \h </w:instrText>
            </w:r>
            <w:r>
              <w:rPr>
                <w:noProof/>
                <w:webHidden/>
              </w:rPr>
            </w:r>
            <w:r>
              <w:rPr>
                <w:noProof/>
                <w:webHidden/>
              </w:rPr>
              <w:fldChar w:fldCharType="separate"/>
            </w:r>
            <w:r>
              <w:rPr>
                <w:noProof/>
                <w:webHidden/>
              </w:rPr>
              <w:t>11</w:t>
            </w:r>
            <w:r>
              <w:rPr>
                <w:noProof/>
                <w:webHidden/>
              </w:rPr>
              <w:fldChar w:fldCharType="end"/>
            </w:r>
          </w:hyperlink>
        </w:p>
        <w:p w14:paraId="4CF53710" w14:textId="394A514B" w:rsidR="00433E1D" w:rsidRDefault="00433E1D">
          <w:pPr>
            <w:pStyle w:val="TOC3"/>
            <w:tabs>
              <w:tab w:val="left" w:pos="1200"/>
              <w:tab w:val="right" w:leader="dot" w:pos="9350"/>
            </w:tabs>
            <w:rPr>
              <w:rFonts w:cstheme="minorBidi"/>
              <w:noProof/>
              <w:sz w:val="24"/>
              <w:lang w:val="en-CA" w:bidi="ar-SA"/>
            </w:rPr>
          </w:pPr>
          <w:hyperlink w:anchor="_Toc11329762" w:history="1">
            <w:r w:rsidRPr="000B2606">
              <w:rPr>
                <w:rStyle w:val="Hyperlink"/>
                <w:noProof/>
              </w:rPr>
              <w:t>6.1.3</w:t>
            </w:r>
            <w:r>
              <w:rPr>
                <w:rFonts w:cstheme="minorBidi"/>
                <w:noProof/>
                <w:sz w:val="24"/>
                <w:lang w:val="en-CA" w:bidi="ar-SA"/>
              </w:rPr>
              <w:tab/>
            </w:r>
            <w:r w:rsidRPr="000B2606">
              <w:rPr>
                <w:rStyle w:val="Hyperlink"/>
                <w:noProof/>
              </w:rPr>
              <w:t>Change Ontology</w:t>
            </w:r>
            <w:r>
              <w:rPr>
                <w:noProof/>
                <w:webHidden/>
              </w:rPr>
              <w:tab/>
            </w:r>
            <w:r>
              <w:rPr>
                <w:noProof/>
                <w:webHidden/>
              </w:rPr>
              <w:fldChar w:fldCharType="begin"/>
            </w:r>
            <w:r>
              <w:rPr>
                <w:noProof/>
                <w:webHidden/>
              </w:rPr>
              <w:instrText xml:space="preserve"> PAGEREF _Toc11329762 \h </w:instrText>
            </w:r>
            <w:r>
              <w:rPr>
                <w:noProof/>
                <w:webHidden/>
              </w:rPr>
            </w:r>
            <w:r>
              <w:rPr>
                <w:noProof/>
                <w:webHidden/>
              </w:rPr>
              <w:fldChar w:fldCharType="separate"/>
            </w:r>
            <w:r>
              <w:rPr>
                <w:noProof/>
                <w:webHidden/>
              </w:rPr>
              <w:t>12</w:t>
            </w:r>
            <w:r>
              <w:rPr>
                <w:noProof/>
                <w:webHidden/>
              </w:rPr>
              <w:fldChar w:fldCharType="end"/>
            </w:r>
          </w:hyperlink>
        </w:p>
        <w:p w14:paraId="764E41EB" w14:textId="6B38F175" w:rsidR="00433E1D" w:rsidRDefault="00433E1D">
          <w:pPr>
            <w:pStyle w:val="TOC3"/>
            <w:tabs>
              <w:tab w:val="left" w:pos="1200"/>
              <w:tab w:val="right" w:leader="dot" w:pos="9350"/>
            </w:tabs>
            <w:rPr>
              <w:rFonts w:cstheme="minorBidi"/>
              <w:noProof/>
              <w:sz w:val="24"/>
              <w:lang w:val="en-CA" w:bidi="ar-SA"/>
            </w:rPr>
          </w:pPr>
          <w:hyperlink w:anchor="_Toc11329763" w:history="1">
            <w:r w:rsidRPr="000B2606">
              <w:rPr>
                <w:rStyle w:val="Hyperlink"/>
                <w:noProof/>
              </w:rPr>
              <w:t>6.1.4</w:t>
            </w:r>
            <w:r>
              <w:rPr>
                <w:rFonts w:cstheme="minorBidi"/>
                <w:noProof/>
                <w:sz w:val="24"/>
                <w:lang w:val="en-CA" w:bidi="ar-SA"/>
              </w:rPr>
              <w:tab/>
            </w:r>
            <w:r w:rsidRPr="000B2606">
              <w:rPr>
                <w:rStyle w:val="Hyperlink"/>
                <w:noProof/>
              </w:rPr>
              <w:t>Activity Ontology</w:t>
            </w:r>
            <w:r>
              <w:rPr>
                <w:noProof/>
                <w:webHidden/>
              </w:rPr>
              <w:tab/>
            </w:r>
            <w:r>
              <w:rPr>
                <w:noProof/>
                <w:webHidden/>
              </w:rPr>
              <w:fldChar w:fldCharType="begin"/>
            </w:r>
            <w:r>
              <w:rPr>
                <w:noProof/>
                <w:webHidden/>
              </w:rPr>
              <w:instrText xml:space="preserve"> PAGEREF _Toc11329763 \h </w:instrText>
            </w:r>
            <w:r>
              <w:rPr>
                <w:noProof/>
                <w:webHidden/>
              </w:rPr>
            </w:r>
            <w:r>
              <w:rPr>
                <w:noProof/>
                <w:webHidden/>
              </w:rPr>
              <w:fldChar w:fldCharType="separate"/>
            </w:r>
            <w:r>
              <w:rPr>
                <w:noProof/>
                <w:webHidden/>
              </w:rPr>
              <w:t>13</w:t>
            </w:r>
            <w:r>
              <w:rPr>
                <w:noProof/>
                <w:webHidden/>
              </w:rPr>
              <w:fldChar w:fldCharType="end"/>
            </w:r>
          </w:hyperlink>
        </w:p>
        <w:p w14:paraId="3343BDCC" w14:textId="6D550F96" w:rsidR="00433E1D" w:rsidRDefault="00433E1D">
          <w:pPr>
            <w:pStyle w:val="TOC3"/>
            <w:tabs>
              <w:tab w:val="left" w:pos="1200"/>
              <w:tab w:val="right" w:leader="dot" w:pos="9350"/>
            </w:tabs>
            <w:rPr>
              <w:rFonts w:cstheme="minorBidi"/>
              <w:noProof/>
              <w:sz w:val="24"/>
              <w:lang w:val="en-CA" w:bidi="ar-SA"/>
            </w:rPr>
          </w:pPr>
          <w:hyperlink w:anchor="_Toc11329764" w:history="1">
            <w:r w:rsidRPr="000B2606">
              <w:rPr>
                <w:rStyle w:val="Hyperlink"/>
                <w:noProof/>
              </w:rPr>
              <w:t>6.1.5</w:t>
            </w:r>
            <w:r>
              <w:rPr>
                <w:rFonts w:cstheme="minorBidi"/>
                <w:noProof/>
                <w:sz w:val="24"/>
                <w:lang w:val="en-CA" w:bidi="ar-SA"/>
              </w:rPr>
              <w:tab/>
            </w:r>
            <w:r w:rsidRPr="000B2606">
              <w:rPr>
                <w:rStyle w:val="Hyperlink"/>
                <w:noProof/>
              </w:rPr>
              <w:t>Resource Ontology</w:t>
            </w:r>
            <w:r>
              <w:rPr>
                <w:noProof/>
                <w:webHidden/>
              </w:rPr>
              <w:tab/>
            </w:r>
            <w:r>
              <w:rPr>
                <w:noProof/>
                <w:webHidden/>
              </w:rPr>
              <w:fldChar w:fldCharType="begin"/>
            </w:r>
            <w:r>
              <w:rPr>
                <w:noProof/>
                <w:webHidden/>
              </w:rPr>
              <w:instrText xml:space="preserve"> PAGEREF _Toc11329764 \h </w:instrText>
            </w:r>
            <w:r>
              <w:rPr>
                <w:noProof/>
                <w:webHidden/>
              </w:rPr>
            </w:r>
            <w:r>
              <w:rPr>
                <w:noProof/>
                <w:webHidden/>
              </w:rPr>
              <w:fldChar w:fldCharType="separate"/>
            </w:r>
            <w:r>
              <w:rPr>
                <w:noProof/>
                <w:webHidden/>
              </w:rPr>
              <w:t>16</w:t>
            </w:r>
            <w:r>
              <w:rPr>
                <w:noProof/>
                <w:webHidden/>
              </w:rPr>
              <w:fldChar w:fldCharType="end"/>
            </w:r>
          </w:hyperlink>
        </w:p>
        <w:p w14:paraId="48D50477" w14:textId="0EE736BE" w:rsidR="00433E1D" w:rsidRDefault="00433E1D">
          <w:pPr>
            <w:pStyle w:val="TOC3"/>
            <w:tabs>
              <w:tab w:val="left" w:pos="1200"/>
              <w:tab w:val="right" w:leader="dot" w:pos="9350"/>
            </w:tabs>
            <w:rPr>
              <w:rFonts w:cstheme="minorBidi"/>
              <w:noProof/>
              <w:sz w:val="24"/>
              <w:lang w:val="en-CA" w:bidi="ar-SA"/>
            </w:rPr>
          </w:pPr>
          <w:hyperlink w:anchor="_Toc11329765" w:history="1">
            <w:r w:rsidRPr="000B2606">
              <w:rPr>
                <w:rStyle w:val="Hyperlink"/>
                <w:noProof/>
              </w:rPr>
              <w:t>6.1.6</w:t>
            </w:r>
            <w:r>
              <w:rPr>
                <w:rFonts w:cstheme="minorBidi"/>
                <w:noProof/>
                <w:sz w:val="24"/>
                <w:lang w:val="en-CA" w:bidi="ar-SA"/>
              </w:rPr>
              <w:tab/>
            </w:r>
            <w:r w:rsidRPr="000B2606">
              <w:rPr>
                <w:rStyle w:val="Hyperlink"/>
                <w:noProof/>
              </w:rPr>
              <w:t>Mereology Ontology</w:t>
            </w:r>
            <w:r>
              <w:rPr>
                <w:noProof/>
                <w:webHidden/>
              </w:rPr>
              <w:tab/>
            </w:r>
            <w:r>
              <w:rPr>
                <w:noProof/>
                <w:webHidden/>
              </w:rPr>
              <w:fldChar w:fldCharType="begin"/>
            </w:r>
            <w:r>
              <w:rPr>
                <w:noProof/>
                <w:webHidden/>
              </w:rPr>
              <w:instrText xml:space="preserve"> PAGEREF _Toc11329765 \h </w:instrText>
            </w:r>
            <w:r>
              <w:rPr>
                <w:noProof/>
                <w:webHidden/>
              </w:rPr>
            </w:r>
            <w:r>
              <w:rPr>
                <w:noProof/>
                <w:webHidden/>
              </w:rPr>
              <w:fldChar w:fldCharType="separate"/>
            </w:r>
            <w:r>
              <w:rPr>
                <w:noProof/>
                <w:webHidden/>
              </w:rPr>
              <w:t>18</w:t>
            </w:r>
            <w:r>
              <w:rPr>
                <w:noProof/>
                <w:webHidden/>
              </w:rPr>
              <w:fldChar w:fldCharType="end"/>
            </w:r>
          </w:hyperlink>
        </w:p>
        <w:p w14:paraId="2F191C67" w14:textId="47AF170D" w:rsidR="00433E1D" w:rsidRDefault="00433E1D">
          <w:pPr>
            <w:pStyle w:val="TOC3"/>
            <w:tabs>
              <w:tab w:val="left" w:pos="1200"/>
              <w:tab w:val="right" w:leader="dot" w:pos="9350"/>
            </w:tabs>
            <w:rPr>
              <w:rFonts w:cstheme="minorBidi"/>
              <w:noProof/>
              <w:sz w:val="24"/>
              <w:lang w:val="en-CA" w:bidi="ar-SA"/>
            </w:rPr>
          </w:pPr>
          <w:hyperlink w:anchor="_Toc11329766" w:history="1">
            <w:r w:rsidRPr="000B2606">
              <w:rPr>
                <w:rStyle w:val="Hyperlink"/>
                <w:noProof/>
              </w:rPr>
              <w:t>6.1.7</w:t>
            </w:r>
            <w:r>
              <w:rPr>
                <w:rFonts w:cstheme="minorBidi"/>
                <w:noProof/>
                <w:sz w:val="24"/>
                <w:lang w:val="en-CA" w:bidi="ar-SA"/>
              </w:rPr>
              <w:tab/>
            </w:r>
            <w:r w:rsidRPr="000B2606">
              <w:rPr>
                <w:rStyle w:val="Hyperlink"/>
                <w:noProof/>
              </w:rPr>
              <w:t>Ontology of Units of Measure</w:t>
            </w:r>
            <w:r>
              <w:rPr>
                <w:noProof/>
                <w:webHidden/>
              </w:rPr>
              <w:tab/>
            </w:r>
            <w:r>
              <w:rPr>
                <w:noProof/>
                <w:webHidden/>
              </w:rPr>
              <w:fldChar w:fldCharType="begin"/>
            </w:r>
            <w:r>
              <w:rPr>
                <w:noProof/>
                <w:webHidden/>
              </w:rPr>
              <w:instrText xml:space="preserve"> PAGEREF _Toc11329766 \h </w:instrText>
            </w:r>
            <w:r>
              <w:rPr>
                <w:noProof/>
                <w:webHidden/>
              </w:rPr>
            </w:r>
            <w:r>
              <w:rPr>
                <w:noProof/>
                <w:webHidden/>
              </w:rPr>
              <w:fldChar w:fldCharType="separate"/>
            </w:r>
            <w:r>
              <w:rPr>
                <w:noProof/>
                <w:webHidden/>
              </w:rPr>
              <w:t>19</w:t>
            </w:r>
            <w:r>
              <w:rPr>
                <w:noProof/>
                <w:webHidden/>
              </w:rPr>
              <w:fldChar w:fldCharType="end"/>
            </w:r>
          </w:hyperlink>
        </w:p>
        <w:p w14:paraId="716366B8" w14:textId="1F72CBD4" w:rsidR="00433E1D" w:rsidRDefault="00433E1D">
          <w:pPr>
            <w:pStyle w:val="TOC3"/>
            <w:tabs>
              <w:tab w:val="left" w:pos="1200"/>
              <w:tab w:val="right" w:leader="dot" w:pos="9350"/>
            </w:tabs>
            <w:rPr>
              <w:rFonts w:cstheme="minorBidi"/>
              <w:noProof/>
              <w:sz w:val="24"/>
              <w:lang w:val="en-CA" w:bidi="ar-SA"/>
            </w:rPr>
          </w:pPr>
          <w:hyperlink w:anchor="_Toc11329767" w:history="1">
            <w:r w:rsidRPr="000B2606">
              <w:rPr>
                <w:rStyle w:val="Hyperlink"/>
                <w:strike/>
                <w:noProof/>
              </w:rPr>
              <w:t>6.1.8</w:t>
            </w:r>
            <w:r>
              <w:rPr>
                <w:rFonts w:cstheme="minorBidi"/>
                <w:noProof/>
                <w:sz w:val="24"/>
                <w:lang w:val="en-CA" w:bidi="ar-SA"/>
              </w:rPr>
              <w:tab/>
            </w:r>
            <w:r w:rsidRPr="000B2606">
              <w:rPr>
                <w:rStyle w:val="Hyperlink"/>
                <w:strike/>
                <w:noProof/>
              </w:rPr>
              <w:t>Monetary Value Ontology</w:t>
            </w:r>
            <w:r>
              <w:rPr>
                <w:noProof/>
                <w:webHidden/>
              </w:rPr>
              <w:tab/>
            </w:r>
            <w:r>
              <w:rPr>
                <w:noProof/>
                <w:webHidden/>
              </w:rPr>
              <w:fldChar w:fldCharType="begin"/>
            </w:r>
            <w:r>
              <w:rPr>
                <w:noProof/>
                <w:webHidden/>
              </w:rPr>
              <w:instrText xml:space="preserve"> PAGEREF _Toc11329767 \h </w:instrText>
            </w:r>
            <w:r>
              <w:rPr>
                <w:noProof/>
                <w:webHidden/>
              </w:rPr>
            </w:r>
            <w:r>
              <w:rPr>
                <w:noProof/>
                <w:webHidden/>
              </w:rPr>
              <w:fldChar w:fldCharType="separate"/>
            </w:r>
            <w:r>
              <w:rPr>
                <w:noProof/>
                <w:webHidden/>
              </w:rPr>
              <w:t>24</w:t>
            </w:r>
            <w:r>
              <w:rPr>
                <w:noProof/>
                <w:webHidden/>
              </w:rPr>
              <w:fldChar w:fldCharType="end"/>
            </w:r>
          </w:hyperlink>
        </w:p>
        <w:p w14:paraId="0D688FBE" w14:textId="19E92B30" w:rsidR="00433E1D" w:rsidRDefault="00433E1D">
          <w:pPr>
            <w:pStyle w:val="TOC3"/>
            <w:tabs>
              <w:tab w:val="left" w:pos="1200"/>
              <w:tab w:val="right" w:leader="dot" w:pos="9350"/>
            </w:tabs>
            <w:rPr>
              <w:rFonts w:cstheme="minorBidi"/>
              <w:noProof/>
              <w:sz w:val="24"/>
              <w:lang w:val="en-CA" w:bidi="ar-SA"/>
            </w:rPr>
          </w:pPr>
          <w:hyperlink w:anchor="_Toc11329768" w:history="1">
            <w:r w:rsidRPr="000B2606">
              <w:rPr>
                <w:rStyle w:val="Hyperlink"/>
                <w:noProof/>
              </w:rPr>
              <w:t>6.1.9</w:t>
            </w:r>
            <w:r>
              <w:rPr>
                <w:rFonts w:cstheme="minorBidi"/>
                <w:noProof/>
                <w:sz w:val="24"/>
                <w:lang w:val="en-CA" w:bidi="ar-SA"/>
              </w:rPr>
              <w:tab/>
            </w:r>
            <w:r w:rsidRPr="000B2606">
              <w:rPr>
                <w:rStyle w:val="Hyperlink"/>
                <w:noProof/>
              </w:rPr>
              <w:t>Recurring events ontology</w:t>
            </w:r>
            <w:r>
              <w:rPr>
                <w:noProof/>
                <w:webHidden/>
              </w:rPr>
              <w:tab/>
            </w:r>
            <w:r>
              <w:rPr>
                <w:noProof/>
                <w:webHidden/>
              </w:rPr>
              <w:fldChar w:fldCharType="begin"/>
            </w:r>
            <w:r>
              <w:rPr>
                <w:noProof/>
                <w:webHidden/>
              </w:rPr>
              <w:instrText xml:space="preserve"> PAGEREF _Toc11329768 \h </w:instrText>
            </w:r>
            <w:r>
              <w:rPr>
                <w:noProof/>
                <w:webHidden/>
              </w:rPr>
            </w:r>
            <w:r>
              <w:rPr>
                <w:noProof/>
                <w:webHidden/>
              </w:rPr>
              <w:fldChar w:fldCharType="separate"/>
            </w:r>
            <w:r>
              <w:rPr>
                <w:noProof/>
                <w:webHidden/>
              </w:rPr>
              <w:t>24</w:t>
            </w:r>
            <w:r>
              <w:rPr>
                <w:noProof/>
                <w:webHidden/>
              </w:rPr>
              <w:fldChar w:fldCharType="end"/>
            </w:r>
          </w:hyperlink>
        </w:p>
        <w:p w14:paraId="7F5F18E7" w14:textId="76BE002F" w:rsidR="00433E1D" w:rsidRDefault="00433E1D">
          <w:pPr>
            <w:pStyle w:val="TOC3"/>
            <w:tabs>
              <w:tab w:val="left" w:pos="1200"/>
              <w:tab w:val="right" w:leader="dot" w:pos="9350"/>
            </w:tabs>
            <w:rPr>
              <w:rFonts w:cstheme="minorBidi"/>
              <w:noProof/>
              <w:sz w:val="24"/>
              <w:lang w:val="en-CA" w:bidi="ar-SA"/>
            </w:rPr>
          </w:pPr>
          <w:hyperlink w:anchor="_Toc11329769" w:history="1">
            <w:r w:rsidRPr="000B2606">
              <w:rPr>
                <w:rStyle w:val="Hyperlink"/>
                <w:noProof/>
              </w:rPr>
              <w:t>6.1.10</w:t>
            </w:r>
            <w:r>
              <w:rPr>
                <w:rFonts w:cstheme="minorBidi"/>
                <w:noProof/>
                <w:sz w:val="24"/>
                <w:lang w:val="en-CA" w:bidi="ar-SA"/>
              </w:rPr>
              <w:tab/>
            </w:r>
            <w:r w:rsidRPr="000B2606">
              <w:rPr>
                <w:rStyle w:val="Hyperlink"/>
                <w:noProof/>
              </w:rPr>
              <w:t>Observations Ontology</w:t>
            </w:r>
            <w:r>
              <w:rPr>
                <w:noProof/>
                <w:webHidden/>
              </w:rPr>
              <w:tab/>
            </w:r>
            <w:r>
              <w:rPr>
                <w:noProof/>
                <w:webHidden/>
              </w:rPr>
              <w:fldChar w:fldCharType="begin"/>
            </w:r>
            <w:r>
              <w:rPr>
                <w:noProof/>
                <w:webHidden/>
              </w:rPr>
              <w:instrText xml:space="preserve"> PAGEREF _Toc11329769 \h </w:instrText>
            </w:r>
            <w:r>
              <w:rPr>
                <w:noProof/>
                <w:webHidden/>
              </w:rPr>
            </w:r>
            <w:r>
              <w:rPr>
                <w:noProof/>
                <w:webHidden/>
              </w:rPr>
              <w:fldChar w:fldCharType="separate"/>
            </w:r>
            <w:r>
              <w:rPr>
                <w:noProof/>
                <w:webHidden/>
              </w:rPr>
              <w:t>28</w:t>
            </w:r>
            <w:r>
              <w:rPr>
                <w:noProof/>
                <w:webHidden/>
              </w:rPr>
              <w:fldChar w:fldCharType="end"/>
            </w:r>
          </w:hyperlink>
        </w:p>
        <w:p w14:paraId="7E4B4E8D" w14:textId="49AF60A8" w:rsidR="00433E1D" w:rsidRDefault="00433E1D">
          <w:pPr>
            <w:pStyle w:val="TOC2"/>
            <w:tabs>
              <w:tab w:val="left" w:pos="720"/>
              <w:tab w:val="right" w:leader="dot" w:pos="9350"/>
            </w:tabs>
            <w:rPr>
              <w:rFonts w:cstheme="minorBidi"/>
              <w:noProof/>
              <w:sz w:val="24"/>
              <w:lang w:val="en-CA" w:bidi="ar-SA"/>
            </w:rPr>
          </w:pPr>
          <w:hyperlink w:anchor="_Toc11329770" w:history="1">
            <w:r w:rsidRPr="000B2606">
              <w:rPr>
                <w:rStyle w:val="Hyperlink"/>
                <w:rFonts w:ascii="Times New Roman" w:hAnsi="Times New Roman"/>
                <w:noProof/>
                <w:snapToGrid w:val="0"/>
                <w:w w:val="0"/>
              </w:rPr>
              <w:t>6.2</w:t>
            </w:r>
            <w:r>
              <w:rPr>
                <w:rFonts w:cstheme="minorBidi"/>
                <w:noProof/>
                <w:sz w:val="24"/>
                <w:lang w:val="en-CA" w:bidi="ar-SA"/>
              </w:rPr>
              <w:tab/>
            </w:r>
            <w:r w:rsidRPr="000B2606">
              <w:rPr>
                <w:rStyle w:val="Hyperlink"/>
                <w:noProof/>
              </w:rPr>
              <w:t>Contact Ontology</w:t>
            </w:r>
            <w:r>
              <w:rPr>
                <w:noProof/>
                <w:webHidden/>
              </w:rPr>
              <w:tab/>
            </w:r>
            <w:r>
              <w:rPr>
                <w:noProof/>
                <w:webHidden/>
              </w:rPr>
              <w:fldChar w:fldCharType="begin"/>
            </w:r>
            <w:r>
              <w:rPr>
                <w:noProof/>
                <w:webHidden/>
              </w:rPr>
              <w:instrText xml:space="preserve"> PAGEREF _Toc11329770 \h </w:instrText>
            </w:r>
            <w:r>
              <w:rPr>
                <w:noProof/>
                <w:webHidden/>
              </w:rPr>
            </w:r>
            <w:r>
              <w:rPr>
                <w:noProof/>
                <w:webHidden/>
              </w:rPr>
              <w:fldChar w:fldCharType="separate"/>
            </w:r>
            <w:r>
              <w:rPr>
                <w:noProof/>
                <w:webHidden/>
              </w:rPr>
              <w:t>29</w:t>
            </w:r>
            <w:r>
              <w:rPr>
                <w:noProof/>
                <w:webHidden/>
              </w:rPr>
              <w:fldChar w:fldCharType="end"/>
            </w:r>
          </w:hyperlink>
        </w:p>
        <w:p w14:paraId="2A116226" w14:textId="6F5B56E3" w:rsidR="00433E1D" w:rsidRDefault="00433E1D">
          <w:pPr>
            <w:pStyle w:val="TOC2"/>
            <w:tabs>
              <w:tab w:val="left" w:pos="720"/>
              <w:tab w:val="right" w:leader="dot" w:pos="9350"/>
            </w:tabs>
            <w:rPr>
              <w:rFonts w:cstheme="minorBidi"/>
              <w:noProof/>
              <w:sz w:val="24"/>
              <w:lang w:val="en-CA" w:bidi="ar-SA"/>
            </w:rPr>
          </w:pPr>
          <w:hyperlink w:anchor="_Toc11329771" w:history="1">
            <w:r w:rsidRPr="000B2606">
              <w:rPr>
                <w:rStyle w:val="Hyperlink"/>
                <w:rFonts w:ascii="Times New Roman" w:hAnsi="Times New Roman"/>
                <w:noProof/>
                <w:snapToGrid w:val="0"/>
                <w:w w:val="0"/>
              </w:rPr>
              <w:t>6.3</w:t>
            </w:r>
            <w:r>
              <w:rPr>
                <w:rFonts w:cstheme="minorBidi"/>
                <w:noProof/>
                <w:sz w:val="24"/>
                <w:lang w:val="en-CA" w:bidi="ar-SA"/>
              </w:rPr>
              <w:tab/>
            </w:r>
            <w:r w:rsidRPr="000B2606">
              <w:rPr>
                <w:rStyle w:val="Hyperlink"/>
                <w:noProof/>
              </w:rPr>
              <w:t>Person Ontology</w:t>
            </w:r>
            <w:r>
              <w:rPr>
                <w:noProof/>
                <w:webHidden/>
              </w:rPr>
              <w:tab/>
            </w:r>
            <w:r>
              <w:rPr>
                <w:noProof/>
                <w:webHidden/>
              </w:rPr>
              <w:fldChar w:fldCharType="begin"/>
            </w:r>
            <w:r>
              <w:rPr>
                <w:noProof/>
                <w:webHidden/>
              </w:rPr>
              <w:instrText xml:space="preserve"> PAGEREF _Toc11329771 \h </w:instrText>
            </w:r>
            <w:r>
              <w:rPr>
                <w:noProof/>
                <w:webHidden/>
              </w:rPr>
            </w:r>
            <w:r>
              <w:rPr>
                <w:noProof/>
                <w:webHidden/>
              </w:rPr>
              <w:fldChar w:fldCharType="separate"/>
            </w:r>
            <w:r>
              <w:rPr>
                <w:noProof/>
                <w:webHidden/>
              </w:rPr>
              <w:t>30</w:t>
            </w:r>
            <w:r>
              <w:rPr>
                <w:noProof/>
                <w:webHidden/>
              </w:rPr>
              <w:fldChar w:fldCharType="end"/>
            </w:r>
          </w:hyperlink>
        </w:p>
        <w:p w14:paraId="77EF0712" w14:textId="4C0E2F10" w:rsidR="00433E1D" w:rsidRDefault="00433E1D">
          <w:pPr>
            <w:pStyle w:val="TOC2"/>
            <w:tabs>
              <w:tab w:val="left" w:pos="720"/>
              <w:tab w:val="right" w:leader="dot" w:pos="9350"/>
            </w:tabs>
            <w:rPr>
              <w:rFonts w:cstheme="minorBidi"/>
              <w:noProof/>
              <w:sz w:val="24"/>
              <w:lang w:val="en-CA" w:bidi="ar-SA"/>
            </w:rPr>
          </w:pPr>
          <w:hyperlink w:anchor="_Toc11329772" w:history="1">
            <w:r w:rsidRPr="000B2606">
              <w:rPr>
                <w:rStyle w:val="Hyperlink"/>
                <w:rFonts w:ascii="Times New Roman" w:hAnsi="Times New Roman"/>
                <w:noProof/>
                <w:snapToGrid w:val="0"/>
                <w:w w:val="0"/>
              </w:rPr>
              <w:t>6.4</w:t>
            </w:r>
            <w:r>
              <w:rPr>
                <w:rFonts w:cstheme="minorBidi"/>
                <w:noProof/>
                <w:sz w:val="24"/>
                <w:lang w:val="en-CA" w:bidi="ar-SA"/>
              </w:rPr>
              <w:tab/>
            </w:r>
            <w:r w:rsidRPr="000B2606">
              <w:rPr>
                <w:rStyle w:val="Hyperlink"/>
                <w:noProof/>
              </w:rPr>
              <w:t>Household Ontology</w:t>
            </w:r>
            <w:r>
              <w:rPr>
                <w:noProof/>
                <w:webHidden/>
              </w:rPr>
              <w:tab/>
            </w:r>
            <w:r>
              <w:rPr>
                <w:noProof/>
                <w:webHidden/>
              </w:rPr>
              <w:fldChar w:fldCharType="begin"/>
            </w:r>
            <w:r>
              <w:rPr>
                <w:noProof/>
                <w:webHidden/>
              </w:rPr>
              <w:instrText xml:space="preserve"> PAGEREF _Toc11329772 \h </w:instrText>
            </w:r>
            <w:r>
              <w:rPr>
                <w:noProof/>
                <w:webHidden/>
              </w:rPr>
            </w:r>
            <w:r>
              <w:rPr>
                <w:noProof/>
                <w:webHidden/>
              </w:rPr>
              <w:fldChar w:fldCharType="separate"/>
            </w:r>
            <w:r>
              <w:rPr>
                <w:noProof/>
                <w:webHidden/>
              </w:rPr>
              <w:t>31</w:t>
            </w:r>
            <w:r>
              <w:rPr>
                <w:noProof/>
                <w:webHidden/>
              </w:rPr>
              <w:fldChar w:fldCharType="end"/>
            </w:r>
          </w:hyperlink>
        </w:p>
        <w:p w14:paraId="27EF3161" w14:textId="164F0F92" w:rsidR="00433E1D" w:rsidRDefault="00433E1D">
          <w:pPr>
            <w:pStyle w:val="TOC2"/>
            <w:tabs>
              <w:tab w:val="left" w:pos="720"/>
              <w:tab w:val="right" w:leader="dot" w:pos="9350"/>
            </w:tabs>
            <w:rPr>
              <w:rFonts w:cstheme="minorBidi"/>
              <w:noProof/>
              <w:sz w:val="24"/>
              <w:lang w:val="en-CA" w:bidi="ar-SA"/>
            </w:rPr>
          </w:pPr>
          <w:hyperlink w:anchor="_Toc11329773" w:history="1">
            <w:r w:rsidRPr="000B2606">
              <w:rPr>
                <w:rStyle w:val="Hyperlink"/>
                <w:rFonts w:ascii="Times New Roman" w:hAnsi="Times New Roman"/>
                <w:noProof/>
                <w:snapToGrid w:val="0"/>
                <w:w w:val="0"/>
              </w:rPr>
              <w:t>6.5</w:t>
            </w:r>
            <w:r>
              <w:rPr>
                <w:rFonts w:cstheme="minorBidi"/>
                <w:noProof/>
                <w:sz w:val="24"/>
                <w:lang w:val="en-CA" w:bidi="ar-SA"/>
              </w:rPr>
              <w:tab/>
            </w:r>
            <w:r w:rsidRPr="000B2606">
              <w:rPr>
                <w:rStyle w:val="Hyperlink"/>
                <w:noProof/>
              </w:rPr>
              <w:t>Organization Ontology</w:t>
            </w:r>
            <w:r>
              <w:rPr>
                <w:noProof/>
                <w:webHidden/>
              </w:rPr>
              <w:tab/>
            </w:r>
            <w:r>
              <w:rPr>
                <w:noProof/>
                <w:webHidden/>
              </w:rPr>
              <w:fldChar w:fldCharType="begin"/>
            </w:r>
            <w:r>
              <w:rPr>
                <w:noProof/>
                <w:webHidden/>
              </w:rPr>
              <w:instrText xml:space="preserve"> PAGEREF _Toc11329773 \h </w:instrText>
            </w:r>
            <w:r>
              <w:rPr>
                <w:noProof/>
                <w:webHidden/>
              </w:rPr>
            </w:r>
            <w:r>
              <w:rPr>
                <w:noProof/>
                <w:webHidden/>
              </w:rPr>
              <w:fldChar w:fldCharType="separate"/>
            </w:r>
            <w:r>
              <w:rPr>
                <w:noProof/>
                <w:webHidden/>
              </w:rPr>
              <w:t>34</w:t>
            </w:r>
            <w:r>
              <w:rPr>
                <w:noProof/>
                <w:webHidden/>
              </w:rPr>
              <w:fldChar w:fldCharType="end"/>
            </w:r>
          </w:hyperlink>
        </w:p>
        <w:p w14:paraId="1E462930" w14:textId="09893967" w:rsidR="00433E1D" w:rsidRDefault="00433E1D">
          <w:pPr>
            <w:pStyle w:val="TOC2"/>
            <w:tabs>
              <w:tab w:val="left" w:pos="720"/>
              <w:tab w:val="right" w:leader="dot" w:pos="9350"/>
            </w:tabs>
            <w:rPr>
              <w:rFonts w:cstheme="minorBidi"/>
              <w:noProof/>
              <w:sz w:val="24"/>
              <w:lang w:val="en-CA" w:bidi="ar-SA"/>
            </w:rPr>
          </w:pPr>
          <w:hyperlink w:anchor="_Toc11329774" w:history="1">
            <w:r w:rsidRPr="000B2606">
              <w:rPr>
                <w:rStyle w:val="Hyperlink"/>
                <w:rFonts w:ascii="Times New Roman" w:hAnsi="Times New Roman"/>
                <w:noProof/>
                <w:snapToGrid w:val="0"/>
                <w:w w:val="0"/>
              </w:rPr>
              <w:t>6.6</w:t>
            </w:r>
            <w:r>
              <w:rPr>
                <w:rFonts w:cstheme="minorBidi"/>
                <w:noProof/>
                <w:sz w:val="24"/>
                <w:lang w:val="en-CA" w:bidi="ar-SA"/>
              </w:rPr>
              <w:tab/>
            </w:r>
            <w:r w:rsidRPr="000B2606">
              <w:rPr>
                <w:rStyle w:val="Hyperlink"/>
                <w:noProof/>
              </w:rPr>
              <w:t>Building Ontology</w:t>
            </w:r>
            <w:r>
              <w:rPr>
                <w:noProof/>
                <w:webHidden/>
              </w:rPr>
              <w:tab/>
            </w:r>
            <w:r>
              <w:rPr>
                <w:noProof/>
                <w:webHidden/>
              </w:rPr>
              <w:fldChar w:fldCharType="begin"/>
            </w:r>
            <w:r>
              <w:rPr>
                <w:noProof/>
                <w:webHidden/>
              </w:rPr>
              <w:instrText xml:space="preserve"> PAGEREF _Toc11329774 \h </w:instrText>
            </w:r>
            <w:r>
              <w:rPr>
                <w:noProof/>
                <w:webHidden/>
              </w:rPr>
            </w:r>
            <w:r>
              <w:rPr>
                <w:noProof/>
                <w:webHidden/>
              </w:rPr>
              <w:fldChar w:fldCharType="separate"/>
            </w:r>
            <w:r>
              <w:rPr>
                <w:noProof/>
                <w:webHidden/>
              </w:rPr>
              <w:t>37</w:t>
            </w:r>
            <w:r>
              <w:rPr>
                <w:noProof/>
                <w:webHidden/>
              </w:rPr>
              <w:fldChar w:fldCharType="end"/>
            </w:r>
          </w:hyperlink>
        </w:p>
        <w:p w14:paraId="04A6CCD7" w14:textId="48AD67EC" w:rsidR="00433E1D" w:rsidRDefault="00433E1D">
          <w:pPr>
            <w:pStyle w:val="TOC2"/>
            <w:tabs>
              <w:tab w:val="left" w:pos="720"/>
              <w:tab w:val="right" w:leader="dot" w:pos="9350"/>
            </w:tabs>
            <w:rPr>
              <w:rFonts w:cstheme="minorBidi"/>
              <w:noProof/>
              <w:sz w:val="24"/>
              <w:lang w:val="en-CA" w:bidi="ar-SA"/>
            </w:rPr>
          </w:pPr>
          <w:hyperlink w:anchor="_Toc11329775" w:history="1">
            <w:r w:rsidRPr="000B2606">
              <w:rPr>
                <w:rStyle w:val="Hyperlink"/>
                <w:rFonts w:ascii="Times New Roman" w:hAnsi="Times New Roman"/>
                <w:noProof/>
                <w:snapToGrid w:val="0"/>
                <w:w w:val="0"/>
              </w:rPr>
              <w:t>6.7</w:t>
            </w:r>
            <w:r>
              <w:rPr>
                <w:rFonts w:cstheme="minorBidi"/>
                <w:noProof/>
                <w:sz w:val="24"/>
                <w:lang w:val="en-CA" w:bidi="ar-SA"/>
              </w:rPr>
              <w:tab/>
            </w:r>
            <w:r w:rsidRPr="000B2606">
              <w:rPr>
                <w:rStyle w:val="Hyperlink"/>
                <w:noProof/>
              </w:rPr>
              <w:t>Vehicle Ontology</w:t>
            </w:r>
            <w:r>
              <w:rPr>
                <w:noProof/>
                <w:webHidden/>
              </w:rPr>
              <w:tab/>
            </w:r>
            <w:r>
              <w:rPr>
                <w:noProof/>
                <w:webHidden/>
              </w:rPr>
              <w:fldChar w:fldCharType="begin"/>
            </w:r>
            <w:r>
              <w:rPr>
                <w:noProof/>
                <w:webHidden/>
              </w:rPr>
              <w:instrText xml:space="preserve"> PAGEREF _Toc11329775 \h </w:instrText>
            </w:r>
            <w:r>
              <w:rPr>
                <w:noProof/>
                <w:webHidden/>
              </w:rPr>
            </w:r>
            <w:r>
              <w:rPr>
                <w:noProof/>
                <w:webHidden/>
              </w:rPr>
              <w:fldChar w:fldCharType="separate"/>
            </w:r>
            <w:r>
              <w:rPr>
                <w:noProof/>
                <w:webHidden/>
              </w:rPr>
              <w:t>39</w:t>
            </w:r>
            <w:r>
              <w:rPr>
                <w:noProof/>
                <w:webHidden/>
              </w:rPr>
              <w:fldChar w:fldCharType="end"/>
            </w:r>
          </w:hyperlink>
        </w:p>
        <w:p w14:paraId="0E0D02A4" w14:textId="38F45A15" w:rsidR="00433E1D" w:rsidRDefault="00433E1D">
          <w:pPr>
            <w:pStyle w:val="TOC2"/>
            <w:tabs>
              <w:tab w:val="left" w:pos="720"/>
              <w:tab w:val="right" w:leader="dot" w:pos="9350"/>
            </w:tabs>
            <w:rPr>
              <w:rFonts w:cstheme="minorBidi"/>
              <w:noProof/>
              <w:sz w:val="24"/>
              <w:lang w:val="en-CA" w:bidi="ar-SA"/>
            </w:rPr>
          </w:pPr>
          <w:hyperlink w:anchor="_Toc11329776" w:history="1">
            <w:r w:rsidRPr="000B2606">
              <w:rPr>
                <w:rStyle w:val="Hyperlink"/>
                <w:rFonts w:ascii="Times New Roman" w:hAnsi="Times New Roman"/>
                <w:noProof/>
                <w:snapToGrid w:val="0"/>
                <w:w w:val="0"/>
              </w:rPr>
              <w:t>6.8</w:t>
            </w:r>
            <w:r>
              <w:rPr>
                <w:rFonts w:cstheme="minorBidi"/>
                <w:noProof/>
                <w:sz w:val="24"/>
                <w:lang w:val="en-CA" w:bidi="ar-SA"/>
              </w:rPr>
              <w:tab/>
            </w:r>
            <w:r w:rsidRPr="000B2606">
              <w:rPr>
                <w:rStyle w:val="Hyperlink"/>
                <w:noProof/>
              </w:rPr>
              <w:t>Transportation System Ontology</w:t>
            </w:r>
            <w:r>
              <w:rPr>
                <w:noProof/>
                <w:webHidden/>
              </w:rPr>
              <w:tab/>
            </w:r>
            <w:r>
              <w:rPr>
                <w:noProof/>
                <w:webHidden/>
              </w:rPr>
              <w:fldChar w:fldCharType="begin"/>
            </w:r>
            <w:r>
              <w:rPr>
                <w:noProof/>
                <w:webHidden/>
              </w:rPr>
              <w:instrText xml:space="preserve"> PAGEREF _Toc11329776 \h </w:instrText>
            </w:r>
            <w:r>
              <w:rPr>
                <w:noProof/>
                <w:webHidden/>
              </w:rPr>
            </w:r>
            <w:r>
              <w:rPr>
                <w:noProof/>
                <w:webHidden/>
              </w:rPr>
              <w:fldChar w:fldCharType="separate"/>
            </w:r>
            <w:r>
              <w:rPr>
                <w:noProof/>
                <w:webHidden/>
              </w:rPr>
              <w:t>40</w:t>
            </w:r>
            <w:r>
              <w:rPr>
                <w:noProof/>
                <w:webHidden/>
              </w:rPr>
              <w:fldChar w:fldCharType="end"/>
            </w:r>
          </w:hyperlink>
        </w:p>
        <w:p w14:paraId="242AF957" w14:textId="51DAB2FE" w:rsidR="00433E1D" w:rsidRDefault="00433E1D">
          <w:pPr>
            <w:pStyle w:val="TOC3"/>
            <w:tabs>
              <w:tab w:val="left" w:pos="1200"/>
              <w:tab w:val="right" w:leader="dot" w:pos="9350"/>
            </w:tabs>
            <w:rPr>
              <w:rFonts w:cstheme="minorBidi"/>
              <w:noProof/>
              <w:sz w:val="24"/>
              <w:lang w:val="en-CA" w:bidi="ar-SA"/>
            </w:rPr>
          </w:pPr>
          <w:hyperlink w:anchor="_Toc11329777" w:history="1">
            <w:r w:rsidRPr="000B2606">
              <w:rPr>
                <w:rStyle w:val="Hyperlink"/>
                <w:noProof/>
              </w:rPr>
              <w:t>6.8.1</w:t>
            </w:r>
            <w:r>
              <w:rPr>
                <w:rFonts w:cstheme="minorBidi"/>
                <w:noProof/>
                <w:sz w:val="24"/>
                <w:lang w:val="en-CA" w:bidi="ar-SA"/>
              </w:rPr>
              <w:tab/>
            </w:r>
            <w:r w:rsidRPr="000B2606">
              <w:rPr>
                <w:rStyle w:val="Hyperlink"/>
                <w:noProof/>
              </w:rPr>
              <w:t>Travel Costs</w:t>
            </w:r>
            <w:r>
              <w:rPr>
                <w:noProof/>
                <w:webHidden/>
              </w:rPr>
              <w:tab/>
            </w:r>
            <w:r>
              <w:rPr>
                <w:noProof/>
                <w:webHidden/>
              </w:rPr>
              <w:fldChar w:fldCharType="begin"/>
            </w:r>
            <w:r>
              <w:rPr>
                <w:noProof/>
                <w:webHidden/>
              </w:rPr>
              <w:instrText xml:space="preserve"> PAGEREF _Toc11329777 \h </w:instrText>
            </w:r>
            <w:r>
              <w:rPr>
                <w:noProof/>
                <w:webHidden/>
              </w:rPr>
            </w:r>
            <w:r>
              <w:rPr>
                <w:noProof/>
                <w:webHidden/>
              </w:rPr>
              <w:fldChar w:fldCharType="separate"/>
            </w:r>
            <w:r>
              <w:rPr>
                <w:noProof/>
                <w:webHidden/>
              </w:rPr>
              <w:t>48</w:t>
            </w:r>
            <w:r>
              <w:rPr>
                <w:noProof/>
                <w:webHidden/>
              </w:rPr>
              <w:fldChar w:fldCharType="end"/>
            </w:r>
          </w:hyperlink>
        </w:p>
        <w:p w14:paraId="1FAC3515" w14:textId="1E95B185" w:rsidR="00433E1D" w:rsidRDefault="00433E1D">
          <w:pPr>
            <w:pStyle w:val="TOC2"/>
            <w:tabs>
              <w:tab w:val="left" w:pos="720"/>
              <w:tab w:val="right" w:leader="dot" w:pos="9350"/>
            </w:tabs>
            <w:rPr>
              <w:rFonts w:cstheme="minorBidi"/>
              <w:noProof/>
              <w:sz w:val="24"/>
              <w:lang w:val="en-CA" w:bidi="ar-SA"/>
            </w:rPr>
          </w:pPr>
          <w:hyperlink w:anchor="_Toc11329778" w:history="1">
            <w:r w:rsidRPr="000B2606">
              <w:rPr>
                <w:rStyle w:val="Hyperlink"/>
                <w:rFonts w:ascii="Times New Roman" w:hAnsi="Times New Roman"/>
                <w:noProof/>
                <w:snapToGrid w:val="0"/>
                <w:w w:val="0"/>
              </w:rPr>
              <w:t>6.9</w:t>
            </w:r>
            <w:r>
              <w:rPr>
                <w:rFonts w:cstheme="minorBidi"/>
                <w:noProof/>
                <w:sz w:val="24"/>
                <w:lang w:val="en-CA" w:bidi="ar-SA"/>
              </w:rPr>
              <w:tab/>
            </w:r>
            <w:r w:rsidRPr="000B2606">
              <w:rPr>
                <w:rStyle w:val="Hyperlink"/>
                <w:noProof/>
              </w:rPr>
              <w:t>Parking Ontology</w:t>
            </w:r>
            <w:r>
              <w:rPr>
                <w:noProof/>
                <w:webHidden/>
              </w:rPr>
              <w:tab/>
            </w:r>
            <w:r>
              <w:rPr>
                <w:noProof/>
                <w:webHidden/>
              </w:rPr>
              <w:fldChar w:fldCharType="begin"/>
            </w:r>
            <w:r>
              <w:rPr>
                <w:noProof/>
                <w:webHidden/>
              </w:rPr>
              <w:instrText xml:space="preserve"> PAGEREF _Toc11329778 \h </w:instrText>
            </w:r>
            <w:r>
              <w:rPr>
                <w:noProof/>
                <w:webHidden/>
              </w:rPr>
            </w:r>
            <w:r>
              <w:rPr>
                <w:noProof/>
                <w:webHidden/>
              </w:rPr>
              <w:fldChar w:fldCharType="separate"/>
            </w:r>
            <w:r>
              <w:rPr>
                <w:noProof/>
                <w:webHidden/>
              </w:rPr>
              <w:t>49</w:t>
            </w:r>
            <w:r>
              <w:rPr>
                <w:noProof/>
                <w:webHidden/>
              </w:rPr>
              <w:fldChar w:fldCharType="end"/>
            </w:r>
          </w:hyperlink>
        </w:p>
        <w:p w14:paraId="2C7D1C21" w14:textId="3DB62843" w:rsidR="00433E1D" w:rsidRDefault="00433E1D">
          <w:pPr>
            <w:pStyle w:val="TOC2"/>
            <w:tabs>
              <w:tab w:val="left" w:pos="960"/>
              <w:tab w:val="right" w:leader="dot" w:pos="9350"/>
            </w:tabs>
            <w:rPr>
              <w:rFonts w:cstheme="minorBidi"/>
              <w:noProof/>
              <w:sz w:val="24"/>
              <w:lang w:val="en-CA" w:bidi="ar-SA"/>
            </w:rPr>
          </w:pPr>
          <w:hyperlink w:anchor="_Toc11329779" w:history="1">
            <w:r w:rsidRPr="000B2606">
              <w:rPr>
                <w:rStyle w:val="Hyperlink"/>
                <w:rFonts w:ascii="Times New Roman" w:hAnsi="Times New Roman"/>
                <w:noProof/>
                <w:snapToGrid w:val="0"/>
                <w:w w:val="0"/>
              </w:rPr>
              <w:t>6.10</w:t>
            </w:r>
            <w:r>
              <w:rPr>
                <w:rFonts w:cstheme="minorBidi"/>
                <w:noProof/>
                <w:sz w:val="24"/>
                <w:lang w:val="en-CA" w:bidi="ar-SA"/>
              </w:rPr>
              <w:tab/>
            </w:r>
            <w:r w:rsidRPr="000B2606">
              <w:rPr>
                <w:rStyle w:val="Hyperlink"/>
                <w:noProof/>
              </w:rPr>
              <w:t>Public Transit Ontology</w:t>
            </w:r>
            <w:r>
              <w:rPr>
                <w:noProof/>
                <w:webHidden/>
              </w:rPr>
              <w:tab/>
            </w:r>
            <w:r>
              <w:rPr>
                <w:noProof/>
                <w:webHidden/>
              </w:rPr>
              <w:fldChar w:fldCharType="begin"/>
            </w:r>
            <w:r>
              <w:rPr>
                <w:noProof/>
                <w:webHidden/>
              </w:rPr>
              <w:instrText xml:space="preserve"> PAGEREF _Toc11329779 \h </w:instrText>
            </w:r>
            <w:r>
              <w:rPr>
                <w:noProof/>
                <w:webHidden/>
              </w:rPr>
            </w:r>
            <w:r>
              <w:rPr>
                <w:noProof/>
                <w:webHidden/>
              </w:rPr>
              <w:fldChar w:fldCharType="separate"/>
            </w:r>
            <w:r>
              <w:rPr>
                <w:noProof/>
                <w:webHidden/>
              </w:rPr>
              <w:t>52</w:t>
            </w:r>
            <w:r>
              <w:rPr>
                <w:noProof/>
                <w:webHidden/>
              </w:rPr>
              <w:fldChar w:fldCharType="end"/>
            </w:r>
          </w:hyperlink>
        </w:p>
        <w:p w14:paraId="56ACEBFD" w14:textId="107A4725" w:rsidR="00433E1D" w:rsidRDefault="00433E1D">
          <w:pPr>
            <w:pStyle w:val="TOC2"/>
            <w:tabs>
              <w:tab w:val="left" w:pos="960"/>
              <w:tab w:val="right" w:leader="dot" w:pos="9350"/>
            </w:tabs>
            <w:rPr>
              <w:rFonts w:cstheme="minorBidi"/>
              <w:noProof/>
              <w:sz w:val="24"/>
              <w:lang w:val="en-CA" w:bidi="ar-SA"/>
            </w:rPr>
          </w:pPr>
          <w:hyperlink w:anchor="_Toc11329780" w:history="1">
            <w:r w:rsidRPr="000B2606">
              <w:rPr>
                <w:rStyle w:val="Hyperlink"/>
                <w:rFonts w:ascii="Times New Roman" w:hAnsi="Times New Roman"/>
                <w:noProof/>
                <w:snapToGrid w:val="0"/>
                <w:w w:val="0"/>
              </w:rPr>
              <w:t>6.11</w:t>
            </w:r>
            <w:r>
              <w:rPr>
                <w:rFonts w:cstheme="minorBidi"/>
                <w:noProof/>
                <w:sz w:val="24"/>
                <w:lang w:val="en-CA" w:bidi="ar-SA"/>
              </w:rPr>
              <w:tab/>
            </w:r>
            <w:r w:rsidRPr="000B2606">
              <w:rPr>
                <w:rStyle w:val="Hyperlink"/>
                <w:noProof/>
              </w:rPr>
              <w:t>Land Use Ontology</w:t>
            </w:r>
            <w:r>
              <w:rPr>
                <w:noProof/>
                <w:webHidden/>
              </w:rPr>
              <w:tab/>
            </w:r>
            <w:r>
              <w:rPr>
                <w:noProof/>
                <w:webHidden/>
              </w:rPr>
              <w:fldChar w:fldCharType="begin"/>
            </w:r>
            <w:r>
              <w:rPr>
                <w:noProof/>
                <w:webHidden/>
              </w:rPr>
              <w:instrText xml:space="preserve"> PAGEREF _Toc11329780 \h </w:instrText>
            </w:r>
            <w:r>
              <w:rPr>
                <w:noProof/>
                <w:webHidden/>
              </w:rPr>
            </w:r>
            <w:r>
              <w:rPr>
                <w:noProof/>
                <w:webHidden/>
              </w:rPr>
              <w:fldChar w:fldCharType="separate"/>
            </w:r>
            <w:r>
              <w:rPr>
                <w:noProof/>
                <w:webHidden/>
              </w:rPr>
              <w:t>56</w:t>
            </w:r>
            <w:r>
              <w:rPr>
                <w:noProof/>
                <w:webHidden/>
              </w:rPr>
              <w:fldChar w:fldCharType="end"/>
            </w:r>
          </w:hyperlink>
        </w:p>
        <w:p w14:paraId="42E6261F" w14:textId="7E7B29A4" w:rsidR="00433E1D" w:rsidRDefault="00433E1D">
          <w:pPr>
            <w:pStyle w:val="TOC2"/>
            <w:tabs>
              <w:tab w:val="left" w:pos="960"/>
              <w:tab w:val="right" w:leader="dot" w:pos="9350"/>
            </w:tabs>
            <w:rPr>
              <w:rFonts w:cstheme="minorBidi"/>
              <w:noProof/>
              <w:sz w:val="24"/>
              <w:lang w:val="en-CA" w:bidi="ar-SA"/>
            </w:rPr>
          </w:pPr>
          <w:hyperlink w:anchor="_Toc11329781" w:history="1">
            <w:r w:rsidRPr="000B2606">
              <w:rPr>
                <w:rStyle w:val="Hyperlink"/>
                <w:rFonts w:ascii="Times New Roman" w:hAnsi="Times New Roman"/>
                <w:noProof/>
                <w:snapToGrid w:val="0"/>
                <w:w w:val="0"/>
              </w:rPr>
              <w:t>6.12</w:t>
            </w:r>
            <w:r>
              <w:rPr>
                <w:rFonts w:cstheme="minorBidi"/>
                <w:noProof/>
                <w:sz w:val="24"/>
                <w:lang w:val="en-CA" w:bidi="ar-SA"/>
              </w:rPr>
              <w:tab/>
            </w:r>
            <w:r w:rsidRPr="000B2606">
              <w:rPr>
                <w:rStyle w:val="Hyperlink"/>
                <w:noProof/>
              </w:rPr>
              <w:t>Trip Ontology</w:t>
            </w:r>
            <w:r>
              <w:rPr>
                <w:noProof/>
                <w:webHidden/>
              </w:rPr>
              <w:tab/>
            </w:r>
            <w:r>
              <w:rPr>
                <w:noProof/>
                <w:webHidden/>
              </w:rPr>
              <w:fldChar w:fldCharType="begin"/>
            </w:r>
            <w:r>
              <w:rPr>
                <w:noProof/>
                <w:webHidden/>
              </w:rPr>
              <w:instrText xml:space="preserve"> PAGEREF _Toc11329781 \h </w:instrText>
            </w:r>
            <w:r>
              <w:rPr>
                <w:noProof/>
                <w:webHidden/>
              </w:rPr>
            </w:r>
            <w:r>
              <w:rPr>
                <w:noProof/>
                <w:webHidden/>
              </w:rPr>
              <w:fldChar w:fldCharType="separate"/>
            </w:r>
            <w:r>
              <w:rPr>
                <w:noProof/>
                <w:webHidden/>
              </w:rPr>
              <w:t>60</w:t>
            </w:r>
            <w:r>
              <w:rPr>
                <w:noProof/>
                <w:webHidden/>
              </w:rPr>
              <w:fldChar w:fldCharType="end"/>
            </w:r>
          </w:hyperlink>
        </w:p>
        <w:p w14:paraId="12514B9B" w14:textId="7B42A53A" w:rsidR="00433E1D" w:rsidRDefault="00433E1D">
          <w:pPr>
            <w:pStyle w:val="TOC3"/>
            <w:tabs>
              <w:tab w:val="left" w:pos="1200"/>
              <w:tab w:val="right" w:leader="dot" w:pos="9350"/>
            </w:tabs>
            <w:rPr>
              <w:rFonts w:cstheme="minorBidi"/>
              <w:noProof/>
              <w:sz w:val="24"/>
              <w:lang w:val="en-CA" w:bidi="ar-SA"/>
            </w:rPr>
          </w:pPr>
          <w:hyperlink w:anchor="_Toc11329782" w:history="1">
            <w:r w:rsidRPr="000B2606">
              <w:rPr>
                <w:rStyle w:val="Hyperlink"/>
                <w:noProof/>
              </w:rPr>
              <w:t>6.12.1</w:t>
            </w:r>
            <w:r>
              <w:rPr>
                <w:rFonts w:cstheme="minorBidi"/>
                <w:noProof/>
                <w:sz w:val="24"/>
                <w:lang w:val="en-CA" w:bidi="ar-SA"/>
              </w:rPr>
              <w:tab/>
            </w:r>
            <w:r w:rsidRPr="000B2606">
              <w:rPr>
                <w:rStyle w:val="Hyperlink"/>
                <w:noProof/>
              </w:rPr>
              <w:t>Trip Costs</w:t>
            </w:r>
            <w:r>
              <w:rPr>
                <w:noProof/>
                <w:webHidden/>
              </w:rPr>
              <w:tab/>
            </w:r>
            <w:r>
              <w:rPr>
                <w:noProof/>
                <w:webHidden/>
              </w:rPr>
              <w:fldChar w:fldCharType="begin"/>
            </w:r>
            <w:r>
              <w:rPr>
                <w:noProof/>
                <w:webHidden/>
              </w:rPr>
              <w:instrText xml:space="preserve"> PAGEREF _Toc11329782 \h </w:instrText>
            </w:r>
            <w:r>
              <w:rPr>
                <w:noProof/>
                <w:webHidden/>
              </w:rPr>
            </w:r>
            <w:r>
              <w:rPr>
                <w:noProof/>
                <w:webHidden/>
              </w:rPr>
              <w:fldChar w:fldCharType="separate"/>
            </w:r>
            <w:r>
              <w:rPr>
                <w:noProof/>
                <w:webHidden/>
              </w:rPr>
              <w:t>61</w:t>
            </w:r>
            <w:r>
              <w:rPr>
                <w:noProof/>
                <w:webHidden/>
              </w:rPr>
              <w:fldChar w:fldCharType="end"/>
            </w:r>
          </w:hyperlink>
        </w:p>
        <w:p w14:paraId="53CE32B4" w14:textId="5DF26474" w:rsidR="00433E1D" w:rsidRDefault="00433E1D">
          <w:pPr>
            <w:pStyle w:val="TOC2"/>
            <w:tabs>
              <w:tab w:val="left" w:pos="960"/>
              <w:tab w:val="right" w:leader="dot" w:pos="9350"/>
            </w:tabs>
            <w:rPr>
              <w:rFonts w:cstheme="minorBidi"/>
              <w:noProof/>
              <w:sz w:val="24"/>
              <w:lang w:val="en-CA" w:bidi="ar-SA"/>
            </w:rPr>
          </w:pPr>
          <w:hyperlink w:anchor="_Toc11329783" w:history="1">
            <w:r w:rsidRPr="000B2606">
              <w:rPr>
                <w:rStyle w:val="Hyperlink"/>
                <w:rFonts w:ascii="Times New Roman" w:hAnsi="Times New Roman"/>
                <w:noProof/>
                <w:snapToGrid w:val="0"/>
                <w:w w:val="0"/>
              </w:rPr>
              <w:t>6.13</w:t>
            </w:r>
            <w:r>
              <w:rPr>
                <w:rFonts w:cstheme="minorBidi"/>
                <w:noProof/>
                <w:sz w:val="24"/>
                <w:lang w:val="en-CA" w:bidi="ar-SA"/>
              </w:rPr>
              <w:tab/>
            </w:r>
            <w:r w:rsidRPr="000B2606">
              <w:rPr>
                <w:rStyle w:val="Hyperlink"/>
                <w:noProof/>
              </w:rPr>
              <w:t>Urban System Ontology</w:t>
            </w:r>
            <w:r>
              <w:rPr>
                <w:noProof/>
                <w:webHidden/>
              </w:rPr>
              <w:tab/>
            </w:r>
            <w:r>
              <w:rPr>
                <w:noProof/>
                <w:webHidden/>
              </w:rPr>
              <w:fldChar w:fldCharType="begin"/>
            </w:r>
            <w:r>
              <w:rPr>
                <w:noProof/>
                <w:webHidden/>
              </w:rPr>
              <w:instrText xml:space="preserve"> PAGEREF _Toc11329783 \h </w:instrText>
            </w:r>
            <w:r>
              <w:rPr>
                <w:noProof/>
                <w:webHidden/>
              </w:rPr>
            </w:r>
            <w:r>
              <w:rPr>
                <w:noProof/>
                <w:webHidden/>
              </w:rPr>
              <w:fldChar w:fldCharType="separate"/>
            </w:r>
            <w:r>
              <w:rPr>
                <w:noProof/>
                <w:webHidden/>
              </w:rPr>
              <w:t>62</w:t>
            </w:r>
            <w:r>
              <w:rPr>
                <w:noProof/>
                <w:webHidden/>
              </w:rPr>
              <w:fldChar w:fldCharType="end"/>
            </w:r>
          </w:hyperlink>
        </w:p>
        <w:p w14:paraId="287C027A" w14:textId="2E78424B" w:rsidR="00433E1D" w:rsidRDefault="00433E1D">
          <w:pPr>
            <w:pStyle w:val="TOC1"/>
            <w:tabs>
              <w:tab w:val="left" w:pos="400"/>
              <w:tab w:val="right" w:leader="dot" w:pos="9350"/>
            </w:tabs>
            <w:rPr>
              <w:rFonts w:cstheme="minorBidi"/>
              <w:noProof/>
              <w:sz w:val="24"/>
              <w:lang w:val="en-CA" w:bidi="ar-SA"/>
            </w:rPr>
          </w:pPr>
          <w:hyperlink w:anchor="_Toc11329784" w:history="1">
            <w:r w:rsidRPr="000B2606">
              <w:rPr>
                <w:rStyle w:val="Hyperlink"/>
                <w:noProof/>
              </w:rPr>
              <w:t>7</w:t>
            </w:r>
            <w:r>
              <w:rPr>
                <w:rFonts w:cstheme="minorBidi"/>
                <w:noProof/>
                <w:sz w:val="24"/>
                <w:lang w:val="en-CA" w:bidi="ar-SA"/>
              </w:rPr>
              <w:tab/>
            </w:r>
            <w:r w:rsidRPr="000B2606">
              <w:rPr>
                <w:rStyle w:val="Hyperlink"/>
                <w:noProof/>
              </w:rPr>
              <w:t>Applic</w:t>
            </w:r>
            <w:r w:rsidRPr="000B2606">
              <w:rPr>
                <w:rStyle w:val="Hyperlink"/>
                <w:noProof/>
              </w:rPr>
              <w:t>a</w:t>
            </w:r>
            <w:r w:rsidRPr="000B2606">
              <w:rPr>
                <w:rStyle w:val="Hyperlink"/>
                <w:noProof/>
              </w:rPr>
              <w:t>tions</w:t>
            </w:r>
            <w:r>
              <w:rPr>
                <w:noProof/>
                <w:webHidden/>
              </w:rPr>
              <w:tab/>
            </w:r>
            <w:r>
              <w:rPr>
                <w:noProof/>
                <w:webHidden/>
              </w:rPr>
              <w:fldChar w:fldCharType="begin"/>
            </w:r>
            <w:r>
              <w:rPr>
                <w:noProof/>
                <w:webHidden/>
              </w:rPr>
              <w:instrText xml:space="preserve"> PAGEREF _Toc11329784 \h </w:instrText>
            </w:r>
            <w:r>
              <w:rPr>
                <w:noProof/>
                <w:webHidden/>
              </w:rPr>
            </w:r>
            <w:r>
              <w:rPr>
                <w:noProof/>
                <w:webHidden/>
              </w:rPr>
              <w:fldChar w:fldCharType="separate"/>
            </w:r>
            <w:r>
              <w:rPr>
                <w:noProof/>
                <w:webHidden/>
              </w:rPr>
              <w:t>64</w:t>
            </w:r>
            <w:r>
              <w:rPr>
                <w:noProof/>
                <w:webHidden/>
              </w:rPr>
              <w:fldChar w:fldCharType="end"/>
            </w:r>
          </w:hyperlink>
        </w:p>
        <w:p w14:paraId="3877C90E" w14:textId="02D1EECC" w:rsidR="00433E1D" w:rsidRDefault="00433E1D">
          <w:pPr>
            <w:pStyle w:val="TOC2"/>
            <w:tabs>
              <w:tab w:val="left" w:pos="720"/>
              <w:tab w:val="right" w:leader="dot" w:pos="9350"/>
            </w:tabs>
            <w:rPr>
              <w:rFonts w:cstheme="minorBidi"/>
              <w:noProof/>
              <w:sz w:val="24"/>
              <w:lang w:val="en-CA" w:bidi="ar-SA"/>
            </w:rPr>
          </w:pPr>
          <w:hyperlink w:anchor="_Toc11329785" w:history="1">
            <w:r w:rsidRPr="000B2606">
              <w:rPr>
                <w:rStyle w:val="Hyperlink"/>
                <w:rFonts w:ascii="Times New Roman" w:hAnsi="Times New Roman"/>
                <w:noProof/>
                <w:snapToGrid w:val="0"/>
                <w:w w:val="0"/>
              </w:rPr>
              <w:t>7.1</w:t>
            </w:r>
            <w:r>
              <w:rPr>
                <w:rFonts w:cstheme="minorBidi"/>
                <w:noProof/>
                <w:sz w:val="24"/>
                <w:lang w:val="en-CA" w:bidi="ar-SA"/>
              </w:rPr>
              <w:tab/>
            </w:r>
            <w:r w:rsidRPr="000B2606">
              <w:rPr>
                <w:rStyle w:val="Hyperlink"/>
                <w:noProof/>
              </w:rPr>
              <w:t>iCity Ontology for the IT-SoS Framework</w:t>
            </w:r>
            <w:r>
              <w:rPr>
                <w:noProof/>
                <w:webHidden/>
              </w:rPr>
              <w:tab/>
            </w:r>
            <w:r>
              <w:rPr>
                <w:noProof/>
                <w:webHidden/>
              </w:rPr>
              <w:fldChar w:fldCharType="begin"/>
            </w:r>
            <w:r>
              <w:rPr>
                <w:noProof/>
                <w:webHidden/>
              </w:rPr>
              <w:instrText xml:space="preserve"> PAGEREF _Toc11329785 \h </w:instrText>
            </w:r>
            <w:r>
              <w:rPr>
                <w:noProof/>
                <w:webHidden/>
              </w:rPr>
            </w:r>
            <w:r>
              <w:rPr>
                <w:noProof/>
                <w:webHidden/>
              </w:rPr>
              <w:fldChar w:fldCharType="separate"/>
            </w:r>
            <w:r>
              <w:rPr>
                <w:noProof/>
                <w:webHidden/>
              </w:rPr>
              <w:t>64</w:t>
            </w:r>
            <w:r>
              <w:rPr>
                <w:noProof/>
                <w:webHidden/>
              </w:rPr>
              <w:fldChar w:fldCharType="end"/>
            </w:r>
          </w:hyperlink>
        </w:p>
        <w:p w14:paraId="6668E38B" w14:textId="0987606A" w:rsidR="00433E1D" w:rsidRDefault="00433E1D">
          <w:pPr>
            <w:pStyle w:val="TOC3"/>
            <w:tabs>
              <w:tab w:val="left" w:pos="1200"/>
              <w:tab w:val="right" w:leader="dot" w:pos="9350"/>
            </w:tabs>
            <w:rPr>
              <w:rFonts w:cstheme="minorBidi"/>
              <w:noProof/>
              <w:sz w:val="24"/>
              <w:lang w:val="en-CA" w:bidi="ar-SA"/>
            </w:rPr>
          </w:pPr>
          <w:hyperlink w:anchor="_Toc11329786" w:history="1">
            <w:r w:rsidRPr="000B2606">
              <w:rPr>
                <w:rStyle w:val="Hyperlink"/>
                <w:noProof/>
              </w:rPr>
              <w:t>7.1.1</w:t>
            </w:r>
            <w:r>
              <w:rPr>
                <w:rFonts w:cstheme="minorBidi"/>
                <w:noProof/>
                <w:sz w:val="24"/>
                <w:lang w:val="en-CA" w:bidi="ar-SA"/>
              </w:rPr>
              <w:tab/>
            </w:r>
            <w:r w:rsidRPr="000B2606">
              <w:rPr>
                <w:rStyle w:val="Hyperlink"/>
                <w:noProof/>
              </w:rPr>
              <w:t>Ontology Interface: Functional Requirements</w:t>
            </w:r>
            <w:r>
              <w:rPr>
                <w:noProof/>
                <w:webHidden/>
              </w:rPr>
              <w:tab/>
            </w:r>
            <w:r>
              <w:rPr>
                <w:noProof/>
                <w:webHidden/>
              </w:rPr>
              <w:fldChar w:fldCharType="begin"/>
            </w:r>
            <w:r>
              <w:rPr>
                <w:noProof/>
                <w:webHidden/>
              </w:rPr>
              <w:instrText xml:space="preserve"> PAGEREF _Toc11329786 \h </w:instrText>
            </w:r>
            <w:r>
              <w:rPr>
                <w:noProof/>
                <w:webHidden/>
              </w:rPr>
            </w:r>
            <w:r>
              <w:rPr>
                <w:noProof/>
                <w:webHidden/>
              </w:rPr>
              <w:fldChar w:fldCharType="separate"/>
            </w:r>
            <w:r>
              <w:rPr>
                <w:noProof/>
                <w:webHidden/>
              </w:rPr>
              <w:t>64</w:t>
            </w:r>
            <w:r>
              <w:rPr>
                <w:noProof/>
                <w:webHidden/>
              </w:rPr>
              <w:fldChar w:fldCharType="end"/>
            </w:r>
          </w:hyperlink>
        </w:p>
        <w:p w14:paraId="60EE33F2" w14:textId="6B8EBBA7" w:rsidR="00433E1D" w:rsidRDefault="00433E1D">
          <w:pPr>
            <w:pStyle w:val="TOC3"/>
            <w:tabs>
              <w:tab w:val="left" w:pos="1200"/>
              <w:tab w:val="right" w:leader="dot" w:pos="9350"/>
            </w:tabs>
            <w:rPr>
              <w:rFonts w:cstheme="minorBidi"/>
              <w:noProof/>
              <w:sz w:val="24"/>
              <w:lang w:val="en-CA" w:bidi="ar-SA"/>
            </w:rPr>
          </w:pPr>
          <w:hyperlink w:anchor="_Toc11329787" w:history="1">
            <w:r w:rsidRPr="000B2606">
              <w:rPr>
                <w:rStyle w:val="Hyperlink"/>
                <w:noProof/>
              </w:rPr>
              <w:t>7.1.2</w:t>
            </w:r>
            <w:r>
              <w:rPr>
                <w:rFonts w:cstheme="minorBidi"/>
                <w:noProof/>
                <w:sz w:val="24"/>
                <w:lang w:val="en-CA" w:bidi="ar-SA"/>
              </w:rPr>
              <w:tab/>
            </w:r>
            <w:r w:rsidRPr="000B2606">
              <w:rPr>
                <w:rStyle w:val="Hyperlink"/>
                <w:noProof/>
              </w:rPr>
              <w:t>System Design</w:t>
            </w:r>
            <w:r>
              <w:rPr>
                <w:noProof/>
                <w:webHidden/>
              </w:rPr>
              <w:tab/>
            </w:r>
            <w:r>
              <w:rPr>
                <w:noProof/>
                <w:webHidden/>
              </w:rPr>
              <w:fldChar w:fldCharType="begin"/>
            </w:r>
            <w:r>
              <w:rPr>
                <w:noProof/>
                <w:webHidden/>
              </w:rPr>
              <w:instrText xml:space="preserve"> PAGEREF _Toc11329787 \h </w:instrText>
            </w:r>
            <w:r>
              <w:rPr>
                <w:noProof/>
                <w:webHidden/>
              </w:rPr>
            </w:r>
            <w:r>
              <w:rPr>
                <w:noProof/>
                <w:webHidden/>
              </w:rPr>
              <w:fldChar w:fldCharType="separate"/>
            </w:r>
            <w:r>
              <w:rPr>
                <w:noProof/>
                <w:webHidden/>
              </w:rPr>
              <w:t>67</w:t>
            </w:r>
            <w:r>
              <w:rPr>
                <w:noProof/>
                <w:webHidden/>
              </w:rPr>
              <w:fldChar w:fldCharType="end"/>
            </w:r>
          </w:hyperlink>
        </w:p>
        <w:p w14:paraId="2D4BACB2" w14:textId="2689EB73" w:rsidR="00433E1D" w:rsidRDefault="00433E1D">
          <w:pPr>
            <w:pStyle w:val="TOC3"/>
            <w:tabs>
              <w:tab w:val="left" w:pos="1200"/>
              <w:tab w:val="right" w:leader="dot" w:pos="9350"/>
            </w:tabs>
            <w:rPr>
              <w:rFonts w:cstheme="minorBidi"/>
              <w:noProof/>
              <w:sz w:val="24"/>
              <w:lang w:val="en-CA" w:bidi="ar-SA"/>
            </w:rPr>
          </w:pPr>
          <w:hyperlink w:anchor="_Toc11329788" w:history="1">
            <w:r w:rsidRPr="000B2606">
              <w:rPr>
                <w:rStyle w:val="Hyperlink"/>
                <w:noProof/>
              </w:rPr>
              <w:t>7.1.3</w:t>
            </w:r>
            <w:r>
              <w:rPr>
                <w:rFonts w:cstheme="minorBidi"/>
                <w:noProof/>
                <w:sz w:val="24"/>
                <w:lang w:val="en-CA" w:bidi="ar-SA"/>
              </w:rPr>
              <w:tab/>
            </w:r>
            <w:r w:rsidRPr="000B2606">
              <w:rPr>
                <w:rStyle w:val="Hyperlink"/>
                <w:noProof/>
              </w:rPr>
              <w:t>Ontology Design: Required Extensions</w:t>
            </w:r>
            <w:r>
              <w:rPr>
                <w:noProof/>
                <w:webHidden/>
              </w:rPr>
              <w:tab/>
            </w:r>
            <w:r>
              <w:rPr>
                <w:noProof/>
                <w:webHidden/>
              </w:rPr>
              <w:fldChar w:fldCharType="begin"/>
            </w:r>
            <w:r>
              <w:rPr>
                <w:noProof/>
                <w:webHidden/>
              </w:rPr>
              <w:instrText xml:space="preserve"> PAGEREF _Toc11329788 \h </w:instrText>
            </w:r>
            <w:r>
              <w:rPr>
                <w:noProof/>
                <w:webHidden/>
              </w:rPr>
            </w:r>
            <w:r>
              <w:rPr>
                <w:noProof/>
                <w:webHidden/>
              </w:rPr>
              <w:fldChar w:fldCharType="separate"/>
            </w:r>
            <w:r>
              <w:rPr>
                <w:noProof/>
                <w:webHidden/>
              </w:rPr>
              <w:t>69</w:t>
            </w:r>
            <w:r>
              <w:rPr>
                <w:noProof/>
                <w:webHidden/>
              </w:rPr>
              <w:fldChar w:fldCharType="end"/>
            </w:r>
          </w:hyperlink>
        </w:p>
        <w:p w14:paraId="4B2D0414" w14:textId="2F600083" w:rsidR="00433E1D" w:rsidRDefault="00433E1D">
          <w:pPr>
            <w:pStyle w:val="TOC3"/>
            <w:tabs>
              <w:tab w:val="left" w:pos="1200"/>
              <w:tab w:val="right" w:leader="dot" w:pos="9350"/>
            </w:tabs>
            <w:rPr>
              <w:rFonts w:cstheme="minorBidi"/>
              <w:noProof/>
              <w:sz w:val="24"/>
              <w:lang w:val="en-CA" w:bidi="ar-SA"/>
            </w:rPr>
          </w:pPr>
          <w:hyperlink w:anchor="_Toc11329789" w:history="1">
            <w:r w:rsidRPr="000B2606">
              <w:rPr>
                <w:rStyle w:val="Hyperlink"/>
                <w:noProof/>
              </w:rPr>
              <w:t>7.1.4</w:t>
            </w:r>
            <w:r>
              <w:rPr>
                <w:rFonts w:cstheme="minorBidi"/>
                <w:noProof/>
                <w:sz w:val="24"/>
                <w:lang w:val="en-CA" w:bidi="ar-SA"/>
              </w:rPr>
              <w:tab/>
            </w:r>
            <w:r w:rsidRPr="000B2606">
              <w:rPr>
                <w:rStyle w:val="Hyperlink"/>
                <w:noProof/>
              </w:rPr>
              <w:t>Next Steps</w:t>
            </w:r>
            <w:r>
              <w:rPr>
                <w:noProof/>
                <w:webHidden/>
              </w:rPr>
              <w:tab/>
            </w:r>
            <w:r>
              <w:rPr>
                <w:noProof/>
                <w:webHidden/>
              </w:rPr>
              <w:fldChar w:fldCharType="begin"/>
            </w:r>
            <w:r>
              <w:rPr>
                <w:noProof/>
                <w:webHidden/>
              </w:rPr>
              <w:instrText xml:space="preserve"> PAGEREF _Toc11329789 \h </w:instrText>
            </w:r>
            <w:r>
              <w:rPr>
                <w:noProof/>
                <w:webHidden/>
              </w:rPr>
            </w:r>
            <w:r>
              <w:rPr>
                <w:noProof/>
                <w:webHidden/>
              </w:rPr>
              <w:fldChar w:fldCharType="separate"/>
            </w:r>
            <w:r>
              <w:rPr>
                <w:noProof/>
                <w:webHidden/>
              </w:rPr>
              <w:t>69</w:t>
            </w:r>
            <w:r>
              <w:rPr>
                <w:noProof/>
                <w:webHidden/>
              </w:rPr>
              <w:fldChar w:fldCharType="end"/>
            </w:r>
          </w:hyperlink>
        </w:p>
        <w:p w14:paraId="19023DD2" w14:textId="0AAD5D3D" w:rsidR="00433E1D" w:rsidRDefault="00433E1D">
          <w:pPr>
            <w:pStyle w:val="TOC2"/>
            <w:tabs>
              <w:tab w:val="left" w:pos="720"/>
              <w:tab w:val="right" w:leader="dot" w:pos="9350"/>
            </w:tabs>
            <w:rPr>
              <w:rFonts w:cstheme="minorBidi"/>
              <w:noProof/>
              <w:sz w:val="24"/>
              <w:lang w:val="en-CA" w:bidi="ar-SA"/>
            </w:rPr>
          </w:pPr>
          <w:hyperlink w:anchor="_Toc11329790" w:history="1">
            <w:r w:rsidRPr="000B2606">
              <w:rPr>
                <w:rStyle w:val="Hyperlink"/>
                <w:rFonts w:ascii="Times New Roman" w:hAnsi="Times New Roman"/>
                <w:noProof/>
                <w:snapToGrid w:val="0"/>
                <w:w w:val="0"/>
              </w:rPr>
              <w:t>7.2</w:t>
            </w:r>
            <w:r>
              <w:rPr>
                <w:rFonts w:cstheme="minorBidi"/>
                <w:noProof/>
                <w:sz w:val="24"/>
                <w:lang w:val="en-CA" w:bidi="ar-SA"/>
              </w:rPr>
              <w:tab/>
            </w:r>
            <w:r w:rsidRPr="000B2606">
              <w:rPr>
                <w:rStyle w:val="Hyperlink"/>
                <w:noProof/>
              </w:rPr>
              <w:t>iCity Ontology for Urban Simulation Results</w:t>
            </w:r>
            <w:r>
              <w:rPr>
                <w:noProof/>
                <w:webHidden/>
              </w:rPr>
              <w:tab/>
            </w:r>
            <w:r>
              <w:rPr>
                <w:noProof/>
                <w:webHidden/>
              </w:rPr>
              <w:fldChar w:fldCharType="begin"/>
            </w:r>
            <w:r>
              <w:rPr>
                <w:noProof/>
                <w:webHidden/>
              </w:rPr>
              <w:instrText xml:space="preserve"> PAGEREF _Toc11329790 \h </w:instrText>
            </w:r>
            <w:r>
              <w:rPr>
                <w:noProof/>
                <w:webHidden/>
              </w:rPr>
            </w:r>
            <w:r>
              <w:rPr>
                <w:noProof/>
                <w:webHidden/>
              </w:rPr>
              <w:fldChar w:fldCharType="separate"/>
            </w:r>
            <w:r>
              <w:rPr>
                <w:noProof/>
                <w:webHidden/>
              </w:rPr>
              <w:t>70</w:t>
            </w:r>
            <w:r>
              <w:rPr>
                <w:noProof/>
                <w:webHidden/>
              </w:rPr>
              <w:fldChar w:fldCharType="end"/>
            </w:r>
          </w:hyperlink>
        </w:p>
        <w:p w14:paraId="060A70DE" w14:textId="7D291D3D" w:rsidR="00433E1D" w:rsidRDefault="00433E1D">
          <w:pPr>
            <w:pStyle w:val="TOC1"/>
            <w:tabs>
              <w:tab w:val="left" w:pos="400"/>
              <w:tab w:val="right" w:leader="dot" w:pos="9350"/>
            </w:tabs>
            <w:rPr>
              <w:rFonts w:cstheme="minorBidi"/>
              <w:noProof/>
              <w:sz w:val="24"/>
              <w:lang w:val="en-CA" w:bidi="ar-SA"/>
            </w:rPr>
          </w:pPr>
          <w:hyperlink w:anchor="_Toc11329791" w:history="1">
            <w:r w:rsidRPr="000B2606">
              <w:rPr>
                <w:rStyle w:val="Hyperlink"/>
                <w:noProof/>
              </w:rPr>
              <w:t>8</w:t>
            </w:r>
            <w:r>
              <w:rPr>
                <w:rFonts w:cstheme="minorBidi"/>
                <w:noProof/>
                <w:sz w:val="24"/>
                <w:lang w:val="en-CA" w:bidi="ar-SA"/>
              </w:rPr>
              <w:tab/>
            </w:r>
            <w:r w:rsidRPr="000B2606">
              <w:rPr>
                <w:rStyle w:val="Hyperlink"/>
                <w:noProof/>
              </w:rPr>
              <w:t>Future Work</w:t>
            </w:r>
            <w:r>
              <w:rPr>
                <w:noProof/>
                <w:webHidden/>
              </w:rPr>
              <w:tab/>
            </w:r>
            <w:r>
              <w:rPr>
                <w:noProof/>
                <w:webHidden/>
              </w:rPr>
              <w:fldChar w:fldCharType="begin"/>
            </w:r>
            <w:r>
              <w:rPr>
                <w:noProof/>
                <w:webHidden/>
              </w:rPr>
              <w:instrText xml:space="preserve"> PAGEREF _Toc11329791 \h </w:instrText>
            </w:r>
            <w:r>
              <w:rPr>
                <w:noProof/>
                <w:webHidden/>
              </w:rPr>
            </w:r>
            <w:r>
              <w:rPr>
                <w:noProof/>
                <w:webHidden/>
              </w:rPr>
              <w:fldChar w:fldCharType="separate"/>
            </w:r>
            <w:r>
              <w:rPr>
                <w:noProof/>
                <w:webHidden/>
              </w:rPr>
              <w:t>70</w:t>
            </w:r>
            <w:r>
              <w:rPr>
                <w:noProof/>
                <w:webHidden/>
              </w:rPr>
              <w:fldChar w:fldCharType="end"/>
            </w:r>
          </w:hyperlink>
        </w:p>
        <w:p w14:paraId="5998A460" w14:textId="3009490D" w:rsidR="00433E1D" w:rsidRDefault="00433E1D">
          <w:pPr>
            <w:pStyle w:val="TOC2"/>
            <w:tabs>
              <w:tab w:val="left" w:pos="720"/>
              <w:tab w:val="right" w:leader="dot" w:pos="9350"/>
            </w:tabs>
            <w:rPr>
              <w:rFonts w:cstheme="minorBidi"/>
              <w:noProof/>
              <w:sz w:val="24"/>
              <w:lang w:val="en-CA" w:bidi="ar-SA"/>
            </w:rPr>
          </w:pPr>
          <w:hyperlink w:anchor="_Toc11329792" w:history="1">
            <w:r w:rsidRPr="000B2606">
              <w:rPr>
                <w:rStyle w:val="Hyperlink"/>
                <w:rFonts w:ascii="Times New Roman" w:hAnsi="Times New Roman"/>
                <w:noProof/>
                <w:snapToGrid w:val="0"/>
                <w:w w:val="0"/>
              </w:rPr>
              <w:t>8.1</w:t>
            </w:r>
            <w:r>
              <w:rPr>
                <w:rFonts w:cstheme="minorBidi"/>
                <w:noProof/>
                <w:sz w:val="24"/>
                <w:lang w:val="en-CA" w:bidi="ar-SA"/>
              </w:rPr>
              <w:tab/>
            </w:r>
            <w:r w:rsidRPr="000B2606">
              <w:rPr>
                <w:rStyle w:val="Hyperlink"/>
                <w:noProof/>
              </w:rPr>
              <w:t>Extensions to the Urban System Ontology</w:t>
            </w:r>
            <w:r>
              <w:rPr>
                <w:noProof/>
                <w:webHidden/>
              </w:rPr>
              <w:tab/>
            </w:r>
            <w:r>
              <w:rPr>
                <w:noProof/>
                <w:webHidden/>
              </w:rPr>
              <w:fldChar w:fldCharType="begin"/>
            </w:r>
            <w:r>
              <w:rPr>
                <w:noProof/>
                <w:webHidden/>
              </w:rPr>
              <w:instrText xml:space="preserve"> PAGEREF _Toc11329792 \h </w:instrText>
            </w:r>
            <w:r>
              <w:rPr>
                <w:noProof/>
                <w:webHidden/>
              </w:rPr>
            </w:r>
            <w:r>
              <w:rPr>
                <w:noProof/>
                <w:webHidden/>
              </w:rPr>
              <w:fldChar w:fldCharType="separate"/>
            </w:r>
            <w:r>
              <w:rPr>
                <w:noProof/>
                <w:webHidden/>
              </w:rPr>
              <w:t>71</w:t>
            </w:r>
            <w:r>
              <w:rPr>
                <w:noProof/>
                <w:webHidden/>
              </w:rPr>
              <w:fldChar w:fldCharType="end"/>
            </w:r>
          </w:hyperlink>
        </w:p>
        <w:p w14:paraId="4FE6EBC3" w14:textId="13EDB405" w:rsidR="00433E1D" w:rsidRDefault="00433E1D">
          <w:pPr>
            <w:pStyle w:val="TOC2"/>
            <w:tabs>
              <w:tab w:val="left" w:pos="720"/>
              <w:tab w:val="right" w:leader="dot" w:pos="9350"/>
            </w:tabs>
            <w:rPr>
              <w:rFonts w:cstheme="minorBidi"/>
              <w:noProof/>
              <w:sz w:val="24"/>
              <w:lang w:val="en-CA" w:bidi="ar-SA"/>
            </w:rPr>
          </w:pPr>
          <w:hyperlink w:anchor="_Toc11329793" w:history="1">
            <w:r w:rsidRPr="000B2606">
              <w:rPr>
                <w:rStyle w:val="Hyperlink"/>
                <w:rFonts w:ascii="Times New Roman" w:hAnsi="Times New Roman"/>
                <w:noProof/>
                <w:snapToGrid w:val="0"/>
                <w:w w:val="0"/>
              </w:rPr>
              <w:t>8.2</w:t>
            </w:r>
            <w:r>
              <w:rPr>
                <w:rFonts w:cstheme="minorBidi"/>
                <w:noProof/>
                <w:sz w:val="24"/>
                <w:lang w:val="en-CA" w:bidi="ar-SA"/>
              </w:rPr>
              <w:tab/>
            </w:r>
            <w:r w:rsidRPr="000B2606">
              <w:rPr>
                <w:rStyle w:val="Hyperlink"/>
                <w:noProof/>
              </w:rPr>
              <w:t>Extensions for iCity Applications</w:t>
            </w:r>
            <w:r>
              <w:rPr>
                <w:noProof/>
                <w:webHidden/>
              </w:rPr>
              <w:tab/>
            </w:r>
            <w:r>
              <w:rPr>
                <w:noProof/>
                <w:webHidden/>
              </w:rPr>
              <w:fldChar w:fldCharType="begin"/>
            </w:r>
            <w:r>
              <w:rPr>
                <w:noProof/>
                <w:webHidden/>
              </w:rPr>
              <w:instrText xml:space="preserve"> PAGEREF _Toc11329793 \h </w:instrText>
            </w:r>
            <w:r>
              <w:rPr>
                <w:noProof/>
                <w:webHidden/>
              </w:rPr>
            </w:r>
            <w:r>
              <w:rPr>
                <w:noProof/>
                <w:webHidden/>
              </w:rPr>
              <w:fldChar w:fldCharType="separate"/>
            </w:r>
            <w:r>
              <w:rPr>
                <w:noProof/>
                <w:webHidden/>
              </w:rPr>
              <w:t>71</w:t>
            </w:r>
            <w:r>
              <w:rPr>
                <w:noProof/>
                <w:webHidden/>
              </w:rPr>
              <w:fldChar w:fldCharType="end"/>
            </w:r>
          </w:hyperlink>
        </w:p>
        <w:p w14:paraId="68EF7F77" w14:textId="3F7A81BA" w:rsidR="00433E1D" w:rsidRDefault="00433E1D">
          <w:pPr>
            <w:pStyle w:val="TOC3"/>
            <w:tabs>
              <w:tab w:val="left" w:pos="1200"/>
              <w:tab w:val="right" w:leader="dot" w:pos="9350"/>
            </w:tabs>
            <w:rPr>
              <w:rFonts w:cstheme="minorBidi"/>
              <w:noProof/>
              <w:sz w:val="24"/>
              <w:lang w:val="en-CA" w:bidi="ar-SA"/>
            </w:rPr>
          </w:pPr>
          <w:hyperlink w:anchor="_Toc11329794" w:history="1">
            <w:r w:rsidRPr="000B2606">
              <w:rPr>
                <w:rStyle w:val="Hyperlink"/>
                <w:noProof/>
              </w:rPr>
              <w:t>8.2.1</w:t>
            </w:r>
            <w:r>
              <w:rPr>
                <w:rFonts w:cstheme="minorBidi"/>
                <w:noProof/>
                <w:sz w:val="24"/>
                <w:lang w:val="en-CA" w:bidi="ar-SA"/>
              </w:rPr>
              <w:tab/>
            </w:r>
            <w:r w:rsidRPr="000B2606">
              <w:rPr>
                <w:rStyle w:val="Hyperlink"/>
                <w:noProof/>
              </w:rPr>
              <w:t>Data Collection</w:t>
            </w:r>
            <w:r>
              <w:rPr>
                <w:noProof/>
                <w:webHidden/>
              </w:rPr>
              <w:tab/>
            </w:r>
            <w:r>
              <w:rPr>
                <w:noProof/>
                <w:webHidden/>
              </w:rPr>
              <w:fldChar w:fldCharType="begin"/>
            </w:r>
            <w:r>
              <w:rPr>
                <w:noProof/>
                <w:webHidden/>
              </w:rPr>
              <w:instrText xml:space="preserve"> PAGEREF _Toc11329794 \h </w:instrText>
            </w:r>
            <w:r>
              <w:rPr>
                <w:noProof/>
                <w:webHidden/>
              </w:rPr>
            </w:r>
            <w:r>
              <w:rPr>
                <w:noProof/>
                <w:webHidden/>
              </w:rPr>
              <w:fldChar w:fldCharType="separate"/>
            </w:r>
            <w:r>
              <w:rPr>
                <w:noProof/>
                <w:webHidden/>
              </w:rPr>
              <w:t>72</w:t>
            </w:r>
            <w:r>
              <w:rPr>
                <w:noProof/>
                <w:webHidden/>
              </w:rPr>
              <w:fldChar w:fldCharType="end"/>
            </w:r>
          </w:hyperlink>
        </w:p>
        <w:p w14:paraId="46F9DA16" w14:textId="31AFBB61" w:rsidR="00433E1D" w:rsidRDefault="00433E1D">
          <w:pPr>
            <w:pStyle w:val="TOC3"/>
            <w:tabs>
              <w:tab w:val="left" w:pos="1200"/>
              <w:tab w:val="right" w:leader="dot" w:pos="9350"/>
            </w:tabs>
            <w:rPr>
              <w:rFonts w:cstheme="minorBidi"/>
              <w:noProof/>
              <w:sz w:val="24"/>
              <w:lang w:val="en-CA" w:bidi="ar-SA"/>
            </w:rPr>
          </w:pPr>
          <w:hyperlink w:anchor="_Toc11329795" w:history="1">
            <w:r w:rsidRPr="000B2606">
              <w:rPr>
                <w:rStyle w:val="Hyperlink"/>
                <w:noProof/>
              </w:rPr>
              <w:t>8.2.2</w:t>
            </w:r>
            <w:r>
              <w:rPr>
                <w:rFonts w:cstheme="minorBidi"/>
                <w:noProof/>
                <w:sz w:val="24"/>
                <w:lang w:val="en-CA" w:bidi="ar-SA"/>
              </w:rPr>
              <w:tab/>
            </w:r>
            <w:r w:rsidRPr="000B2606">
              <w:rPr>
                <w:rStyle w:val="Hyperlink"/>
                <w:noProof/>
              </w:rPr>
              <w:t>Simulation of Urban Systems</w:t>
            </w:r>
            <w:r>
              <w:rPr>
                <w:noProof/>
                <w:webHidden/>
              </w:rPr>
              <w:tab/>
            </w:r>
            <w:r>
              <w:rPr>
                <w:noProof/>
                <w:webHidden/>
              </w:rPr>
              <w:fldChar w:fldCharType="begin"/>
            </w:r>
            <w:r>
              <w:rPr>
                <w:noProof/>
                <w:webHidden/>
              </w:rPr>
              <w:instrText xml:space="preserve"> PAGEREF _Toc11329795 \h </w:instrText>
            </w:r>
            <w:r>
              <w:rPr>
                <w:noProof/>
                <w:webHidden/>
              </w:rPr>
            </w:r>
            <w:r>
              <w:rPr>
                <w:noProof/>
                <w:webHidden/>
              </w:rPr>
              <w:fldChar w:fldCharType="separate"/>
            </w:r>
            <w:r>
              <w:rPr>
                <w:noProof/>
                <w:webHidden/>
              </w:rPr>
              <w:t>73</w:t>
            </w:r>
            <w:r>
              <w:rPr>
                <w:noProof/>
                <w:webHidden/>
              </w:rPr>
              <w:fldChar w:fldCharType="end"/>
            </w:r>
          </w:hyperlink>
        </w:p>
        <w:p w14:paraId="7A30605F" w14:textId="7C59C6B6" w:rsidR="00433E1D" w:rsidRDefault="00433E1D">
          <w:pPr>
            <w:pStyle w:val="TOC3"/>
            <w:tabs>
              <w:tab w:val="left" w:pos="1200"/>
              <w:tab w:val="right" w:leader="dot" w:pos="9350"/>
            </w:tabs>
            <w:rPr>
              <w:rFonts w:cstheme="minorBidi"/>
              <w:noProof/>
              <w:sz w:val="24"/>
              <w:lang w:val="en-CA" w:bidi="ar-SA"/>
            </w:rPr>
          </w:pPr>
          <w:hyperlink w:anchor="_Toc11329796" w:history="1">
            <w:r w:rsidRPr="000B2606">
              <w:rPr>
                <w:rStyle w:val="Hyperlink"/>
                <w:noProof/>
              </w:rPr>
              <w:t>8.2.3</w:t>
            </w:r>
            <w:r>
              <w:rPr>
                <w:rFonts w:cstheme="minorBidi"/>
                <w:noProof/>
                <w:sz w:val="24"/>
                <w:lang w:val="en-CA" w:bidi="ar-SA"/>
              </w:rPr>
              <w:tab/>
            </w:r>
            <w:r w:rsidRPr="000B2606">
              <w:rPr>
                <w:rStyle w:val="Hyperlink"/>
                <w:noProof/>
              </w:rPr>
              <w:t>Analysis of Urban Systems</w:t>
            </w:r>
            <w:r>
              <w:rPr>
                <w:noProof/>
                <w:webHidden/>
              </w:rPr>
              <w:tab/>
            </w:r>
            <w:r>
              <w:rPr>
                <w:noProof/>
                <w:webHidden/>
              </w:rPr>
              <w:fldChar w:fldCharType="begin"/>
            </w:r>
            <w:r>
              <w:rPr>
                <w:noProof/>
                <w:webHidden/>
              </w:rPr>
              <w:instrText xml:space="preserve"> PAGEREF _Toc11329796 \h </w:instrText>
            </w:r>
            <w:r>
              <w:rPr>
                <w:noProof/>
                <w:webHidden/>
              </w:rPr>
            </w:r>
            <w:r>
              <w:rPr>
                <w:noProof/>
                <w:webHidden/>
              </w:rPr>
              <w:fldChar w:fldCharType="separate"/>
            </w:r>
            <w:r>
              <w:rPr>
                <w:noProof/>
                <w:webHidden/>
              </w:rPr>
              <w:t>74</w:t>
            </w:r>
            <w:r>
              <w:rPr>
                <w:noProof/>
                <w:webHidden/>
              </w:rPr>
              <w:fldChar w:fldCharType="end"/>
            </w:r>
          </w:hyperlink>
        </w:p>
        <w:p w14:paraId="2CEE094F" w14:textId="50584532" w:rsidR="00433E1D" w:rsidRDefault="00433E1D">
          <w:pPr>
            <w:pStyle w:val="TOC3"/>
            <w:tabs>
              <w:tab w:val="left" w:pos="1200"/>
              <w:tab w:val="right" w:leader="dot" w:pos="9350"/>
            </w:tabs>
            <w:rPr>
              <w:rFonts w:cstheme="minorBidi"/>
              <w:noProof/>
              <w:sz w:val="24"/>
              <w:lang w:val="en-CA" w:bidi="ar-SA"/>
            </w:rPr>
          </w:pPr>
          <w:hyperlink w:anchor="_Toc11329797" w:history="1">
            <w:r w:rsidRPr="000B2606">
              <w:rPr>
                <w:rStyle w:val="Hyperlink"/>
                <w:noProof/>
              </w:rPr>
              <w:t>8.2.4</w:t>
            </w:r>
            <w:r>
              <w:rPr>
                <w:rFonts w:cstheme="minorBidi"/>
                <w:noProof/>
                <w:sz w:val="24"/>
                <w:lang w:val="en-CA" w:bidi="ar-SA"/>
              </w:rPr>
              <w:tab/>
            </w:r>
            <w:r w:rsidRPr="000B2606">
              <w:rPr>
                <w:rStyle w:val="Hyperlink"/>
                <w:noProof/>
              </w:rPr>
              <w:t>Visualization of Urban Systems</w:t>
            </w:r>
            <w:r>
              <w:rPr>
                <w:noProof/>
                <w:webHidden/>
              </w:rPr>
              <w:tab/>
            </w:r>
            <w:r>
              <w:rPr>
                <w:noProof/>
                <w:webHidden/>
              </w:rPr>
              <w:fldChar w:fldCharType="begin"/>
            </w:r>
            <w:r>
              <w:rPr>
                <w:noProof/>
                <w:webHidden/>
              </w:rPr>
              <w:instrText xml:space="preserve"> PAGEREF _Toc11329797 \h </w:instrText>
            </w:r>
            <w:r>
              <w:rPr>
                <w:noProof/>
                <w:webHidden/>
              </w:rPr>
            </w:r>
            <w:r>
              <w:rPr>
                <w:noProof/>
                <w:webHidden/>
              </w:rPr>
              <w:fldChar w:fldCharType="separate"/>
            </w:r>
            <w:r>
              <w:rPr>
                <w:noProof/>
                <w:webHidden/>
              </w:rPr>
              <w:t>74</w:t>
            </w:r>
            <w:r>
              <w:rPr>
                <w:noProof/>
                <w:webHidden/>
              </w:rPr>
              <w:fldChar w:fldCharType="end"/>
            </w:r>
          </w:hyperlink>
        </w:p>
        <w:p w14:paraId="42E7EBA6" w14:textId="57F3FDD8" w:rsidR="00433E1D" w:rsidRDefault="00433E1D">
          <w:pPr>
            <w:pStyle w:val="TOC1"/>
            <w:tabs>
              <w:tab w:val="left" w:pos="400"/>
              <w:tab w:val="right" w:leader="dot" w:pos="9350"/>
            </w:tabs>
            <w:rPr>
              <w:rFonts w:cstheme="minorBidi"/>
              <w:noProof/>
              <w:sz w:val="24"/>
              <w:lang w:val="en-CA" w:bidi="ar-SA"/>
            </w:rPr>
          </w:pPr>
          <w:hyperlink w:anchor="_Toc11329798" w:history="1">
            <w:r w:rsidRPr="000B2606">
              <w:rPr>
                <w:rStyle w:val="Hyperlink"/>
                <w:noProof/>
              </w:rPr>
              <w:t>9</w:t>
            </w:r>
            <w:r>
              <w:rPr>
                <w:rFonts w:cstheme="minorBidi"/>
                <w:noProof/>
                <w:sz w:val="24"/>
                <w:lang w:val="en-CA" w:bidi="ar-SA"/>
              </w:rPr>
              <w:tab/>
            </w:r>
            <w:r w:rsidRPr="000B2606">
              <w:rPr>
                <w:rStyle w:val="Hyperlink"/>
                <w:noProof/>
              </w:rPr>
              <w:t>Extra-logical Design Practices</w:t>
            </w:r>
            <w:r>
              <w:rPr>
                <w:noProof/>
                <w:webHidden/>
              </w:rPr>
              <w:tab/>
            </w:r>
            <w:r>
              <w:rPr>
                <w:noProof/>
                <w:webHidden/>
              </w:rPr>
              <w:fldChar w:fldCharType="begin"/>
            </w:r>
            <w:r>
              <w:rPr>
                <w:noProof/>
                <w:webHidden/>
              </w:rPr>
              <w:instrText xml:space="preserve"> PAGEREF _Toc11329798 \h </w:instrText>
            </w:r>
            <w:r>
              <w:rPr>
                <w:noProof/>
                <w:webHidden/>
              </w:rPr>
            </w:r>
            <w:r>
              <w:rPr>
                <w:noProof/>
                <w:webHidden/>
              </w:rPr>
              <w:fldChar w:fldCharType="separate"/>
            </w:r>
            <w:r>
              <w:rPr>
                <w:noProof/>
                <w:webHidden/>
              </w:rPr>
              <w:t>74</w:t>
            </w:r>
            <w:r>
              <w:rPr>
                <w:noProof/>
                <w:webHidden/>
              </w:rPr>
              <w:fldChar w:fldCharType="end"/>
            </w:r>
          </w:hyperlink>
        </w:p>
        <w:p w14:paraId="564811E0" w14:textId="257766D9" w:rsidR="00433E1D" w:rsidRDefault="00433E1D">
          <w:pPr>
            <w:pStyle w:val="TOC1"/>
            <w:tabs>
              <w:tab w:val="right" w:leader="dot" w:pos="9350"/>
            </w:tabs>
            <w:rPr>
              <w:rFonts w:cstheme="minorBidi"/>
              <w:noProof/>
              <w:sz w:val="24"/>
              <w:lang w:val="en-CA" w:bidi="ar-SA"/>
            </w:rPr>
          </w:pPr>
          <w:hyperlink w:anchor="_Toc11329799" w:history="1">
            <w:r w:rsidRPr="000B2606">
              <w:rPr>
                <w:rStyle w:val="Hyperlink"/>
                <w:noProof/>
              </w:rPr>
              <w:t>Acknowledgements</w:t>
            </w:r>
            <w:r>
              <w:rPr>
                <w:noProof/>
                <w:webHidden/>
              </w:rPr>
              <w:tab/>
            </w:r>
            <w:r>
              <w:rPr>
                <w:noProof/>
                <w:webHidden/>
              </w:rPr>
              <w:fldChar w:fldCharType="begin"/>
            </w:r>
            <w:r>
              <w:rPr>
                <w:noProof/>
                <w:webHidden/>
              </w:rPr>
              <w:instrText xml:space="preserve"> PAGEREF _Toc11329799 \h </w:instrText>
            </w:r>
            <w:r>
              <w:rPr>
                <w:noProof/>
                <w:webHidden/>
              </w:rPr>
            </w:r>
            <w:r>
              <w:rPr>
                <w:noProof/>
                <w:webHidden/>
              </w:rPr>
              <w:fldChar w:fldCharType="separate"/>
            </w:r>
            <w:r>
              <w:rPr>
                <w:noProof/>
                <w:webHidden/>
              </w:rPr>
              <w:t>74</w:t>
            </w:r>
            <w:r>
              <w:rPr>
                <w:noProof/>
                <w:webHidden/>
              </w:rPr>
              <w:fldChar w:fldCharType="end"/>
            </w:r>
          </w:hyperlink>
        </w:p>
        <w:p w14:paraId="25E29EA9" w14:textId="0138EC92" w:rsidR="00433E1D" w:rsidRDefault="00433E1D">
          <w:pPr>
            <w:pStyle w:val="TOC1"/>
            <w:tabs>
              <w:tab w:val="right" w:leader="dot" w:pos="9350"/>
            </w:tabs>
            <w:rPr>
              <w:rFonts w:cstheme="minorBidi"/>
              <w:noProof/>
              <w:sz w:val="24"/>
              <w:lang w:val="en-CA" w:bidi="ar-SA"/>
            </w:rPr>
          </w:pPr>
          <w:hyperlink w:anchor="_Toc11329800" w:history="1">
            <w:r w:rsidRPr="000B2606">
              <w:rPr>
                <w:rStyle w:val="Hyperlink"/>
                <w:noProof/>
              </w:rPr>
              <w:t>Bibliography</w:t>
            </w:r>
            <w:r>
              <w:rPr>
                <w:noProof/>
                <w:webHidden/>
              </w:rPr>
              <w:tab/>
            </w:r>
            <w:r>
              <w:rPr>
                <w:noProof/>
                <w:webHidden/>
              </w:rPr>
              <w:fldChar w:fldCharType="begin"/>
            </w:r>
            <w:r>
              <w:rPr>
                <w:noProof/>
                <w:webHidden/>
              </w:rPr>
              <w:instrText xml:space="preserve"> PAGEREF _Toc11329800 \h </w:instrText>
            </w:r>
            <w:r>
              <w:rPr>
                <w:noProof/>
                <w:webHidden/>
              </w:rPr>
            </w:r>
            <w:r>
              <w:rPr>
                <w:noProof/>
                <w:webHidden/>
              </w:rPr>
              <w:fldChar w:fldCharType="separate"/>
            </w:r>
            <w:r>
              <w:rPr>
                <w:noProof/>
                <w:webHidden/>
              </w:rPr>
              <w:t>75</w:t>
            </w:r>
            <w:r>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Ref462673081"/>
      <w:bookmarkStart w:id="38" w:name="_Toc11329757"/>
      <w:r>
        <w:t>Summary of Changes from Previous Version</w:t>
      </w:r>
      <w:bookmarkEnd w:id="38"/>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433E1D" w:rsidRPr="00870DF4" w:rsidRDefault="00433E1D" w:rsidP="00DA460B">
                            <w:pPr>
                              <w:rPr>
                                <w:rFonts w:ascii="Courier New" w:hAnsi="Courier New"/>
                              </w:rPr>
                            </w:pPr>
                            <w:r w:rsidRPr="00870DF4">
                              <w:rPr>
                                <w:rFonts w:ascii="Courier New" w:hAnsi="Courier New"/>
                              </w:rPr>
                              <w:t>ex:Monument1 a ex:Monument;</w:t>
                            </w:r>
                          </w:p>
                          <w:p w14:paraId="10094341" w14:textId="77777777" w:rsidR="00433E1D" w:rsidRPr="00870DF4" w:rsidRDefault="00433E1D" w:rsidP="00DA460B">
                            <w:pPr>
                              <w:rPr>
                                <w:rFonts w:ascii="Courier New" w:hAnsi="Courier New"/>
                              </w:rPr>
                            </w:pPr>
                            <w:r w:rsidRPr="00870DF4">
                              <w:rPr>
                                <w:rFonts w:ascii="Courier New" w:hAnsi="Courier New"/>
                              </w:rPr>
                              <w:t xml:space="preserve">   rdfs:label "Washington Monument";</w:t>
                            </w:r>
                          </w:p>
                          <w:p w14:paraId="4E65DB1F" w14:textId="77777777" w:rsidR="00433E1D" w:rsidRPr="00870DF4" w:rsidRDefault="00433E1D" w:rsidP="00DA460B">
                            <w:pPr>
                              <w:rPr>
                                <w:rFonts w:ascii="Courier New" w:hAnsi="Courier New"/>
                              </w:rPr>
                            </w:pPr>
                            <w:r w:rsidRPr="00870DF4">
                              <w:rPr>
                                <w:rFonts w:ascii="Courier New" w:hAnsi="Courier New"/>
                              </w:rPr>
                              <w:t xml:space="preserve">   geo:hasGeometry ex:Point1 .</w:t>
                            </w:r>
                          </w:p>
                          <w:p w14:paraId="34940B2E" w14:textId="77777777" w:rsidR="00433E1D" w:rsidRPr="00870DF4" w:rsidRDefault="00433E1D" w:rsidP="00DA460B">
                            <w:pPr>
                              <w:rPr>
                                <w:rFonts w:ascii="Courier New" w:hAnsi="Courier New"/>
                              </w:rPr>
                            </w:pPr>
                            <w:r w:rsidRPr="00870DF4">
                              <w:rPr>
                                <w:rFonts w:ascii="Courier New" w:hAnsi="Courier New"/>
                              </w:rPr>
                              <w:t>ex:Point1 a geo:Point;</w:t>
                            </w:r>
                          </w:p>
                          <w:p w14:paraId="2E7DB22A" w14:textId="77777777" w:rsidR="00433E1D" w:rsidRPr="00870DF4" w:rsidRDefault="00433E1D"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433E1D" w:rsidRPr="00870DF4" w:rsidRDefault="00433E1D" w:rsidP="00DA460B">
                            <w:pPr>
                              <w:rPr>
                                <w:rFonts w:ascii="Courier New" w:hAnsi="Courier New"/>
                              </w:rPr>
                            </w:pPr>
                            <w:r w:rsidRPr="00870DF4">
                              <w:rPr>
                                <w:rFonts w:ascii="Courier New" w:hAnsi="Courier New"/>
                              </w:rPr>
                              <w:t>Ex:Park1 a ex:Park;</w:t>
                            </w:r>
                          </w:p>
                          <w:p w14:paraId="5EE39A33" w14:textId="77777777" w:rsidR="00433E1D" w:rsidRPr="00870DF4" w:rsidRDefault="00433E1D" w:rsidP="00DA460B">
                            <w:pPr>
                              <w:rPr>
                                <w:rFonts w:ascii="Courier New" w:hAnsi="Courier New"/>
                              </w:rPr>
                            </w:pPr>
                            <w:r w:rsidRPr="00870DF4">
                              <w:rPr>
                                <w:rFonts w:ascii="Courier New" w:hAnsi="Courier New"/>
                              </w:rPr>
                              <w:tab/>
                              <w:t>rdfs:label "Example Park";</w:t>
                            </w:r>
                          </w:p>
                          <w:p w14:paraId="5C9F7888" w14:textId="77777777" w:rsidR="00433E1D" w:rsidRPr="00870DF4" w:rsidRDefault="00433E1D" w:rsidP="00DA460B">
                            <w:pPr>
                              <w:rPr>
                                <w:rFonts w:ascii="Courier New" w:hAnsi="Courier New"/>
                              </w:rPr>
                            </w:pPr>
                            <w:r w:rsidRPr="00870DF4">
                              <w:rPr>
                                <w:rFonts w:ascii="Courier New" w:hAnsi="Courier New"/>
                              </w:rPr>
                              <w:tab/>
                              <w:t>geo:hasGeometry ex:Polygon1 .</w:t>
                            </w:r>
                          </w:p>
                          <w:p w14:paraId="6CDFE9B9" w14:textId="77777777" w:rsidR="00433E1D" w:rsidRPr="00870DF4" w:rsidRDefault="00433E1D" w:rsidP="00DA460B">
                            <w:pPr>
                              <w:rPr>
                                <w:rFonts w:ascii="Courier New" w:hAnsi="Courier New"/>
                              </w:rPr>
                            </w:pPr>
                            <w:r w:rsidRPr="00870DF4">
                              <w:rPr>
                                <w:rFonts w:ascii="Courier New" w:hAnsi="Courier New"/>
                              </w:rPr>
                              <w:t>ex:Polygon1 a geo:Polygon;</w:t>
                            </w:r>
                          </w:p>
                          <w:p w14:paraId="651642C2" w14:textId="77777777" w:rsidR="00433E1D" w:rsidRPr="00870DF4" w:rsidRDefault="00433E1D"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433E1D" w:rsidRPr="00870DF4" w:rsidRDefault="00433E1D" w:rsidP="00DA460B">
                      <w:pPr>
                        <w:rPr>
                          <w:rFonts w:ascii="Courier New" w:hAnsi="Courier New"/>
                        </w:rPr>
                      </w:pPr>
                      <w:r w:rsidRPr="00870DF4">
                        <w:rPr>
                          <w:rFonts w:ascii="Courier New" w:hAnsi="Courier New"/>
                        </w:rPr>
                        <w:t>ex:Monument1 a ex:Monument;</w:t>
                      </w:r>
                    </w:p>
                    <w:p w14:paraId="10094341" w14:textId="77777777" w:rsidR="00433E1D" w:rsidRPr="00870DF4" w:rsidRDefault="00433E1D" w:rsidP="00DA460B">
                      <w:pPr>
                        <w:rPr>
                          <w:rFonts w:ascii="Courier New" w:hAnsi="Courier New"/>
                        </w:rPr>
                      </w:pPr>
                      <w:r w:rsidRPr="00870DF4">
                        <w:rPr>
                          <w:rFonts w:ascii="Courier New" w:hAnsi="Courier New"/>
                        </w:rPr>
                        <w:t xml:space="preserve">   rdfs:label "Washington Monument";</w:t>
                      </w:r>
                    </w:p>
                    <w:p w14:paraId="4E65DB1F" w14:textId="77777777" w:rsidR="00433E1D" w:rsidRPr="00870DF4" w:rsidRDefault="00433E1D" w:rsidP="00DA460B">
                      <w:pPr>
                        <w:rPr>
                          <w:rFonts w:ascii="Courier New" w:hAnsi="Courier New"/>
                        </w:rPr>
                      </w:pPr>
                      <w:r w:rsidRPr="00870DF4">
                        <w:rPr>
                          <w:rFonts w:ascii="Courier New" w:hAnsi="Courier New"/>
                        </w:rPr>
                        <w:t xml:space="preserve">   geo:hasGeometry ex:Point1 .</w:t>
                      </w:r>
                    </w:p>
                    <w:p w14:paraId="34940B2E" w14:textId="77777777" w:rsidR="00433E1D" w:rsidRPr="00870DF4" w:rsidRDefault="00433E1D" w:rsidP="00DA460B">
                      <w:pPr>
                        <w:rPr>
                          <w:rFonts w:ascii="Courier New" w:hAnsi="Courier New"/>
                        </w:rPr>
                      </w:pPr>
                      <w:r w:rsidRPr="00870DF4">
                        <w:rPr>
                          <w:rFonts w:ascii="Courier New" w:hAnsi="Courier New"/>
                        </w:rPr>
                        <w:t>ex:Point1 a geo:Point;</w:t>
                      </w:r>
                    </w:p>
                    <w:p w14:paraId="2E7DB22A" w14:textId="77777777" w:rsidR="00433E1D" w:rsidRPr="00870DF4" w:rsidRDefault="00433E1D"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433E1D" w:rsidRPr="00870DF4" w:rsidRDefault="00433E1D" w:rsidP="00DA460B">
                      <w:pPr>
                        <w:rPr>
                          <w:rFonts w:ascii="Courier New" w:hAnsi="Courier New"/>
                        </w:rPr>
                      </w:pPr>
                      <w:r w:rsidRPr="00870DF4">
                        <w:rPr>
                          <w:rFonts w:ascii="Courier New" w:hAnsi="Courier New"/>
                        </w:rPr>
                        <w:t>Ex:Park1 a ex:Park;</w:t>
                      </w:r>
                    </w:p>
                    <w:p w14:paraId="5EE39A33" w14:textId="77777777" w:rsidR="00433E1D" w:rsidRPr="00870DF4" w:rsidRDefault="00433E1D" w:rsidP="00DA460B">
                      <w:pPr>
                        <w:rPr>
                          <w:rFonts w:ascii="Courier New" w:hAnsi="Courier New"/>
                        </w:rPr>
                      </w:pPr>
                      <w:r w:rsidRPr="00870DF4">
                        <w:rPr>
                          <w:rFonts w:ascii="Courier New" w:hAnsi="Courier New"/>
                        </w:rPr>
                        <w:tab/>
                        <w:t>rdfs:label "Example Park";</w:t>
                      </w:r>
                    </w:p>
                    <w:p w14:paraId="5C9F7888" w14:textId="77777777" w:rsidR="00433E1D" w:rsidRPr="00870DF4" w:rsidRDefault="00433E1D" w:rsidP="00DA460B">
                      <w:pPr>
                        <w:rPr>
                          <w:rFonts w:ascii="Courier New" w:hAnsi="Courier New"/>
                        </w:rPr>
                      </w:pPr>
                      <w:r w:rsidRPr="00870DF4">
                        <w:rPr>
                          <w:rFonts w:ascii="Courier New" w:hAnsi="Courier New"/>
                        </w:rPr>
                        <w:tab/>
                        <w:t>geo:hasGeometry ex:Polygon1 .</w:t>
                      </w:r>
                    </w:p>
                    <w:p w14:paraId="6CDFE9B9" w14:textId="77777777" w:rsidR="00433E1D" w:rsidRPr="00870DF4" w:rsidRDefault="00433E1D" w:rsidP="00DA460B">
                      <w:pPr>
                        <w:rPr>
                          <w:rFonts w:ascii="Courier New" w:hAnsi="Courier New"/>
                        </w:rPr>
                      </w:pPr>
                      <w:r w:rsidRPr="00870DF4">
                        <w:rPr>
                          <w:rFonts w:ascii="Courier New" w:hAnsi="Courier New"/>
                        </w:rPr>
                        <w:t>ex:Polygon1 a geo:Polygon;</w:t>
                      </w:r>
                    </w:p>
                    <w:p w14:paraId="651642C2" w14:textId="77777777" w:rsidR="00433E1D" w:rsidRPr="00870DF4" w:rsidRDefault="00433E1D"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433E1D" w:rsidRPr="00680A88" w:rsidRDefault="00433E1D"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433E1D" w:rsidRPr="00680A88" w:rsidRDefault="00433E1D"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433E1D" w:rsidRPr="00680A88" w:rsidRDefault="00433E1D"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433E1D" w:rsidRPr="00680A88" w:rsidRDefault="00433E1D"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433E1D" w:rsidRPr="00680A88" w:rsidRDefault="00433E1D"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433E1D" w:rsidRPr="00680A88" w:rsidRDefault="00433E1D"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433E1D" w:rsidRPr="00680A88" w:rsidRDefault="00433E1D"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433E1D" w:rsidRPr="00680A88" w:rsidRDefault="00433E1D"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433E1D" w:rsidRPr="00680A88" w:rsidRDefault="00433E1D"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433E1D" w:rsidRPr="00680A88" w:rsidRDefault="00433E1D"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433E1D" w:rsidRPr="00680A88" w:rsidRDefault="00433E1D"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433E1D" w:rsidRPr="00680A88" w:rsidRDefault="00433E1D"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11329768"/>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7" w:name="_Toc11329769"/>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1D5F19C6"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w:t>
      </w:r>
      <w:proofErr w:type="gramStart"/>
      <w:r w:rsidR="00E03268">
        <w:t>sosa:Observation</w:t>
      </w:r>
      <w:proofErr w:type="gramEnd"/>
      <w:r w:rsidR="00E03268">
        <w:t xml:space="preserve"> is a subclass; </w:t>
      </w:r>
      <w:r w:rsidR="00FD6465">
        <w:t xml:space="preserve">a general Observer class, of which sosa:Sensor is a subclass; </w:t>
      </w:r>
      <w:r w:rsidR="00E03268">
        <w:t xml:space="preserve">and a general observedBy property, or which sosa:madeBySensor is a property. An Observation may be made by a </w:t>
      </w:r>
      <w:proofErr w:type="gramStart"/>
      <w:r w:rsidR="00E03268">
        <w:t>Sensor,</w:t>
      </w:r>
      <w:proofErr w:type="gramEnd"/>
      <w:r w:rsidR="00E03268">
        <w:t xml:space="preserve">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514173">
        <w:tc>
          <w:tcPr>
            <w:tcW w:w="2616"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025" w:type="dxa"/>
            <w:shd w:val="clear" w:color="auto" w:fill="00FFFF"/>
          </w:tcPr>
          <w:p w14:paraId="77226714" w14:textId="77777777" w:rsidR="004F1D87" w:rsidRDefault="004F1D87" w:rsidP="002F7C60">
            <w:r>
              <w:t>Value</w:t>
            </w:r>
          </w:p>
        </w:tc>
      </w:tr>
      <w:tr w:rsidR="00514173" w14:paraId="3A1E8D36" w14:textId="77777777" w:rsidTr="00514173">
        <w:tc>
          <w:tcPr>
            <w:tcW w:w="2616" w:type="dxa"/>
            <w:vMerge w:val="restart"/>
          </w:tcPr>
          <w:p w14:paraId="198B6745" w14:textId="32D92FBB" w:rsidR="00514173" w:rsidRDefault="00514173" w:rsidP="002F7C60">
            <w:proofErr w:type="gramStart"/>
            <w:r>
              <w:t>sosa:Sensor</w:t>
            </w:r>
            <w:proofErr w:type="gramEnd"/>
          </w:p>
        </w:tc>
        <w:tc>
          <w:tcPr>
            <w:tcW w:w="2709" w:type="dxa"/>
          </w:tcPr>
          <w:p w14:paraId="14058C06" w14:textId="77777777" w:rsidR="00514173" w:rsidRDefault="00514173" w:rsidP="002F7C60">
            <w:proofErr w:type="gramStart"/>
            <w:r>
              <w:t>sosa:madeObservation</w:t>
            </w:r>
            <w:proofErr w:type="gramEnd"/>
          </w:p>
        </w:tc>
        <w:tc>
          <w:tcPr>
            <w:tcW w:w="4025" w:type="dxa"/>
          </w:tcPr>
          <w:p w14:paraId="33D9805F" w14:textId="77777777" w:rsidR="00514173" w:rsidRDefault="00514173" w:rsidP="002F7C60">
            <w:r>
              <w:t xml:space="preserve">only </w:t>
            </w:r>
            <w:proofErr w:type="gramStart"/>
            <w:r>
              <w:t>sosa:Observation</w:t>
            </w:r>
            <w:proofErr w:type="gramEnd"/>
          </w:p>
        </w:tc>
      </w:tr>
      <w:tr w:rsidR="00514173" w14:paraId="2164A14F" w14:textId="77777777" w:rsidTr="00514173">
        <w:tc>
          <w:tcPr>
            <w:tcW w:w="2616" w:type="dxa"/>
            <w:vMerge/>
          </w:tcPr>
          <w:p w14:paraId="411C1C25" w14:textId="77777777" w:rsidR="00514173" w:rsidRDefault="00514173" w:rsidP="002F7C60"/>
        </w:tc>
        <w:tc>
          <w:tcPr>
            <w:tcW w:w="2709" w:type="dxa"/>
          </w:tcPr>
          <w:p w14:paraId="6E7094E0" w14:textId="77777777" w:rsidR="00514173" w:rsidRDefault="00514173" w:rsidP="002F7C60">
            <w:proofErr w:type="gramStart"/>
            <w:r>
              <w:t>sosa:observes</w:t>
            </w:r>
            <w:proofErr w:type="gramEnd"/>
          </w:p>
        </w:tc>
        <w:tc>
          <w:tcPr>
            <w:tcW w:w="4025" w:type="dxa"/>
          </w:tcPr>
          <w:p w14:paraId="700C429E" w14:textId="77777777" w:rsidR="00514173" w:rsidRDefault="00514173" w:rsidP="002F7C60">
            <w:r>
              <w:t xml:space="preserve">only </w:t>
            </w:r>
            <w:proofErr w:type="gramStart"/>
            <w:r>
              <w:t>sosa:ObservableProperty</w:t>
            </w:r>
            <w:proofErr w:type="gramEnd"/>
          </w:p>
        </w:tc>
      </w:tr>
      <w:tr w:rsidR="00514173" w14:paraId="69B5BEA1" w14:textId="77777777" w:rsidTr="00514173">
        <w:tc>
          <w:tcPr>
            <w:tcW w:w="2616" w:type="dxa"/>
            <w:vMerge/>
          </w:tcPr>
          <w:p w14:paraId="2C8D1B8F" w14:textId="77777777" w:rsidR="00514173" w:rsidRDefault="00514173" w:rsidP="002F7C60"/>
        </w:tc>
        <w:tc>
          <w:tcPr>
            <w:tcW w:w="2709" w:type="dxa"/>
          </w:tcPr>
          <w:p w14:paraId="3C66F7D8" w14:textId="77777777" w:rsidR="00514173" w:rsidRDefault="00514173" w:rsidP="002F7C60">
            <w:proofErr w:type="gramStart"/>
            <w:r>
              <w:t>ssn:detects</w:t>
            </w:r>
            <w:proofErr w:type="gramEnd"/>
          </w:p>
        </w:tc>
        <w:tc>
          <w:tcPr>
            <w:tcW w:w="4025" w:type="dxa"/>
          </w:tcPr>
          <w:p w14:paraId="553EEA77" w14:textId="77777777" w:rsidR="00514173" w:rsidRDefault="00514173" w:rsidP="002F7C60">
            <w:r>
              <w:t xml:space="preserve">only </w:t>
            </w:r>
            <w:proofErr w:type="gramStart"/>
            <w:r>
              <w:t>ssn:Stimulus</w:t>
            </w:r>
            <w:proofErr w:type="gramEnd"/>
          </w:p>
        </w:tc>
      </w:tr>
      <w:tr w:rsidR="00514173" w14:paraId="52A791EE" w14:textId="77777777" w:rsidTr="00514173">
        <w:tc>
          <w:tcPr>
            <w:tcW w:w="2616" w:type="dxa"/>
            <w:vMerge/>
          </w:tcPr>
          <w:p w14:paraId="0CFBA119" w14:textId="77777777" w:rsidR="00514173" w:rsidRDefault="00514173" w:rsidP="002F7C60"/>
        </w:tc>
        <w:tc>
          <w:tcPr>
            <w:tcW w:w="2709" w:type="dxa"/>
          </w:tcPr>
          <w:p w14:paraId="2C5FEAEA" w14:textId="2B45240F" w:rsidR="00514173" w:rsidRDefault="00514173" w:rsidP="002F7C60">
            <w:r>
              <w:t>subclassOf</w:t>
            </w:r>
          </w:p>
        </w:tc>
        <w:tc>
          <w:tcPr>
            <w:tcW w:w="4025" w:type="dxa"/>
          </w:tcPr>
          <w:p w14:paraId="76C3DAA3" w14:textId="3D690004" w:rsidR="00514173" w:rsidRDefault="00514173" w:rsidP="002F7C60">
            <w:r>
              <w:t>Observer</w:t>
            </w:r>
          </w:p>
        </w:tc>
      </w:tr>
      <w:tr w:rsidR="00514173" w14:paraId="12E621ED" w14:textId="77777777" w:rsidTr="00514173">
        <w:trPr>
          <w:trHeight w:val="63"/>
        </w:trPr>
        <w:tc>
          <w:tcPr>
            <w:tcW w:w="2616" w:type="dxa"/>
            <w:vMerge w:val="restart"/>
          </w:tcPr>
          <w:p w14:paraId="7C5F19CD" w14:textId="0EF7E9E2" w:rsidR="00514173" w:rsidRDefault="00514173" w:rsidP="002F7C60">
            <w:proofErr w:type="gramStart"/>
            <w:r>
              <w:t>sosa:Observation</w:t>
            </w:r>
            <w:proofErr w:type="gramEnd"/>
          </w:p>
        </w:tc>
        <w:tc>
          <w:tcPr>
            <w:tcW w:w="2709" w:type="dxa"/>
          </w:tcPr>
          <w:p w14:paraId="676DBC37" w14:textId="77777777" w:rsidR="00514173" w:rsidRDefault="00514173" w:rsidP="002F7C60">
            <w:proofErr w:type="gramStart"/>
            <w:r>
              <w:t>sosa:madeBySensor</w:t>
            </w:r>
            <w:proofErr w:type="gramEnd"/>
          </w:p>
        </w:tc>
        <w:tc>
          <w:tcPr>
            <w:tcW w:w="4025" w:type="dxa"/>
          </w:tcPr>
          <w:p w14:paraId="77DA75CD" w14:textId="77777777" w:rsidR="00514173" w:rsidRDefault="00514173" w:rsidP="002F7C60">
            <w:r>
              <w:t xml:space="preserve">exactly 1 </w:t>
            </w:r>
            <w:proofErr w:type="gramStart"/>
            <w:r>
              <w:t>sosa:Sensor</w:t>
            </w:r>
            <w:proofErr w:type="gramEnd"/>
          </w:p>
        </w:tc>
      </w:tr>
      <w:tr w:rsidR="00514173" w14:paraId="450BF05F" w14:textId="77777777" w:rsidTr="00514173">
        <w:trPr>
          <w:trHeight w:val="63"/>
        </w:trPr>
        <w:tc>
          <w:tcPr>
            <w:tcW w:w="2616" w:type="dxa"/>
            <w:vMerge/>
          </w:tcPr>
          <w:p w14:paraId="21B03CAB" w14:textId="77777777" w:rsidR="00514173" w:rsidRDefault="00514173" w:rsidP="002F7C60"/>
        </w:tc>
        <w:tc>
          <w:tcPr>
            <w:tcW w:w="2709" w:type="dxa"/>
          </w:tcPr>
          <w:p w14:paraId="01142F1C" w14:textId="77777777" w:rsidR="00514173" w:rsidRDefault="00514173" w:rsidP="002F7C60">
            <w:proofErr w:type="gramStart"/>
            <w:r>
              <w:t>sosa:hasFeatureOfInterest</w:t>
            </w:r>
            <w:proofErr w:type="gramEnd"/>
          </w:p>
        </w:tc>
        <w:tc>
          <w:tcPr>
            <w:tcW w:w="4025" w:type="dxa"/>
          </w:tcPr>
          <w:p w14:paraId="7E60077B" w14:textId="77777777" w:rsidR="00514173" w:rsidRDefault="00514173" w:rsidP="002F7C60">
            <w:r>
              <w:t xml:space="preserve">exactly 1 </w:t>
            </w:r>
            <w:proofErr w:type="gramStart"/>
            <w:r>
              <w:t>owl:Thing</w:t>
            </w:r>
            <w:proofErr w:type="gramEnd"/>
            <w:r>
              <w:t xml:space="preserve"> and only sosa:FeatureOfInterest</w:t>
            </w:r>
          </w:p>
        </w:tc>
      </w:tr>
      <w:tr w:rsidR="00514173" w14:paraId="78A30D62" w14:textId="77777777" w:rsidTr="00514173">
        <w:trPr>
          <w:trHeight w:val="63"/>
        </w:trPr>
        <w:tc>
          <w:tcPr>
            <w:tcW w:w="2616" w:type="dxa"/>
            <w:vMerge/>
          </w:tcPr>
          <w:p w14:paraId="76114719" w14:textId="77777777" w:rsidR="00514173" w:rsidRDefault="00514173" w:rsidP="002F7C60"/>
        </w:tc>
        <w:tc>
          <w:tcPr>
            <w:tcW w:w="2709" w:type="dxa"/>
          </w:tcPr>
          <w:p w14:paraId="0FE17B14" w14:textId="77777777" w:rsidR="00514173" w:rsidRDefault="00514173" w:rsidP="002F7C60">
            <w:proofErr w:type="gramStart"/>
            <w:r>
              <w:t>sosa:hasResult</w:t>
            </w:r>
            <w:proofErr w:type="gramEnd"/>
          </w:p>
        </w:tc>
        <w:tc>
          <w:tcPr>
            <w:tcW w:w="4025" w:type="dxa"/>
          </w:tcPr>
          <w:p w14:paraId="583B5E72" w14:textId="77777777" w:rsidR="00514173" w:rsidRDefault="00514173" w:rsidP="002F7C60">
            <w:r>
              <w:t xml:space="preserve">exactly 1 </w:t>
            </w:r>
            <w:proofErr w:type="gramStart"/>
            <w:r>
              <w:t>owl:Thing</w:t>
            </w:r>
            <w:proofErr w:type="gramEnd"/>
            <w:r>
              <w:t xml:space="preserve"> and only sosa:Result</w:t>
            </w:r>
          </w:p>
        </w:tc>
      </w:tr>
      <w:tr w:rsidR="00514173" w14:paraId="51F3E3E9" w14:textId="77777777" w:rsidTr="00514173">
        <w:trPr>
          <w:trHeight w:val="63"/>
        </w:trPr>
        <w:tc>
          <w:tcPr>
            <w:tcW w:w="2616" w:type="dxa"/>
            <w:vMerge/>
          </w:tcPr>
          <w:p w14:paraId="22455DDE" w14:textId="77777777" w:rsidR="00514173" w:rsidRDefault="00514173" w:rsidP="002F7C60"/>
        </w:tc>
        <w:tc>
          <w:tcPr>
            <w:tcW w:w="2709" w:type="dxa"/>
          </w:tcPr>
          <w:p w14:paraId="5A2ECB77" w14:textId="77777777" w:rsidR="00514173" w:rsidRDefault="00514173" w:rsidP="002F7C60">
            <w:proofErr w:type="gramStart"/>
            <w:r>
              <w:t>sosa:observedProperty</w:t>
            </w:r>
            <w:proofErr w:type="gramEnd"/>
          </w:p>
        </w:tc>
        <w:tc>
          <w:tcPr>
            <w:tcW w:w="4025" w:type="dxa"/>
          </w:tcPr>
          <w:p w14:paraId="50406873" w14:textId="77777777" w:rsidR="00514173" w:rsidRDefault="00514173" w:rsidP="002F7C60">
            <w:r>
              <w:t xml:space="preserve">exactly 1 </w:t>
            </w:r>
            <w:proofErr w:type="gramStart"/>
            <w:r>
              <w:t>owl:Thing</w:t>
            </w:r>
            <w:proofErr w:type="gramEnd"/>
            <w:r>
              <w:t xml:space="preserve"> and only sosa:ObservableProperty</w:t>
            </w:r>
          </w:p>
        </w:tc>
      </w:tr>
      <w:tr w:rsidR="00514173" w14:paraId="261D79B0" w14:textId="77777777" w:rsidTr="00514173">
        <w:trPr>
          <w:trHeight w:val="63"/>
        </w:trPr>
        <w:tc>
          <w:tcPr>
            <w:tcW w:w="2616" w:type="dxa"/>
            <w:vMerge/>
          </w:tcPr>
          <w:p w14:paraId="147B3D36" w14:textId="77777777" w:rsidR="00514173" w:rsidRDefault="00514173" w:rsidP="002F7C60"/>
        </w:tc>
        <w:tc>
          <w:tcPr>
            <w:tcW w:w="2709" w:type="dxa"/>
          </w:tcPr>
          <w:p w14:paraId="56E7F2BE" w14:textId="77777777" w:rsidR="00514173" w:rsidRDefault="00514173" w:rsidP="002F7C60">
            <w:proofErr w:type="gramStart"/>
            <w:r>
              <w:t>sosa:phenomenonTime</w:t>
            </w:r>
            <w:proofErr w:type="gramEnd"/>
          </w:p>
        </w:tc>
        <w:tc>
          <w:tcPr>
            <w:tcW w:w="4025" w:type="dxa"/>
          </w:tcPr>
          <w:p w14:paraId="1B5850B9" w14:textId="77777777" w:rsidR="00514173" w:rsidRDefault="00514173" w:rsidP="002F7C60">
            <w:r>
              <w:t xml:space="preserve">exactly 1 </w:t>
            </w:r>
            <w:proofErr w:type="gramStart"/>
            <w:r>
              <w:t>owl:Thing</w:t>
            </w:r>
            <w:proofErr w:type="gramEnd"/>
          </w:p>
        </w:tc>
      </w:tr>
      <w:tr w:rsidR="00514173" w14:paraId="67CFDBCF" w14:textId="77777777" w:rsidTr="00514173">
        <w:trPr>
          <w:trHeight w:val="63"/>
        </w:trPr>
        <w:tc>
          <w:tcPr>
            <w:tcW w:w="2616" w:type="dxa"/>
            <w:vMerge/>
          </w:tcPr>
          <w:p w14:paraId="53D21C6B" w14:textId="77777777" w:rsidR="00514173" w:rsidRDefault="00514173" w:rsidP="002F7C60"/>
        </w:tc>
        <w:tc>
          <w:tcPr>
            <w:tcW w:w="2709" w:type="dxa"/>
          </w:tcPr>
          <w:p w14:paraId="3E9919A6" w14:textId="77777777" w:rsidR="00514173" w:rsidRDefault="00514173" w:rsidP="002F7C60">
            <w:proofErr w:type="gramStart"/>
            <w:r>
              <w:t>sosa:resultTime</w:t>
            </w:r>
            <w:proofErr w:type="gramEnd"/>
          </w:p>
        </w:tc>
        <w:tc>
          <w:tcPr>
            <w:tcW w:w="4025" w:type="dxa"/>
          </w:tcPr>
          <w:p w14:paraId="1279DAE9" w14:textId="77777777" w:rsidR="00514173" w:rsidRDefault="00514173" w:rsidP="002F7C60">
            <w:r>
              <w:t xml:space="preserve">exactly 1 </w:t>
            </w:r>
            <w:proofErr w:type="gramStart"/>
            <w:r>
              <w:t>rdfs:Literal</w:t>
            </w:r>
            <w:proofErr w:type="gramEnd"/>
          </w:p>
        </w:tc>
      </w:tr>
      <w:tr w:rsidR="00514173" w14:paraId="031CEE93" w14:textId="77777777" w:rsidTr="00514173">
        <w:trPr>
          <w:trHeight w:val="63"/>
        </w:trPr>
        <w:tc>
          <w:tcPr>
            <w:tcW w:w="2616" w:type="dxa"/>
            <w:vMerge/>
          </w:tcPr>
          <w:p w14:paraId="2C3072C3" w14:textId="77777777" w:rsidR="00514173" w:rsidRDefault="00514173" w:rsidP="002F7C60"/>
        </w:tc>
        <w:tc>
          <w:tcPr>
            <w:tcW w:w="2709" w:type="dxa"/>
          </w:tcPr>
          <w:p w14:paraId="59AF5F28" w14:textId="77777777" w:rsidR="00514173" w:rsidRDefault="00514173" w:rsidP="002F7C60">
            <w:proofErr w:type="gramStart"/>
            <w:r>
              <w:t>ssn:wasOriginatedBy</w:t>
            </w:r>
            <w:proofErr w:type="gramEnd"/>
          </w:p>
        </w:tc>
        <w:tc>
          <w:tcPr>
            <w:tcW w:w="4025" w:type="dxa"/>
          </w:tcPr>
          <w:p w14:paraId="37E263D7" w14:textId="77777777" w:rsidR="00514173" w:rsidRDefault="00514173" w:rsidP="002F7C60">
            <w:r>
              <w:t xml:space="preserve">exactly 1 </w:t>
            </w:r>
            <w:proofErr w:type="gramStart"/>
            <w:r>
              <w:t>owl:Thing</w:t>
            </w:r>
            <w:proofErr w:type="gramEnd"/>
            <w:r>
              <w:t xml:space="preserve"> and only ssn:Stimulus</w:t>
            </w:r>
          </w:p>
        </w:tc>
      </w:tr>
      <w:tr w:rsidR="00514173" w14:paraId="592A2EEE" w14:textId="77777777" w:rsidTr="00514173">
        <w:trPr>
          <w:trHeight w:val="63"/>
        </w:trPr>
        <w:tc>
          <w:tcPr>
            <w:tcW w:w="2616" w:type="dxa"/>
            <w:vMerge/>
          </w:tcPr>
          <w:p w14:paraId="720CE7A1" w14:textId="77777777" w:rsidR="00514173" w:rsidRDefault="00514173" w:rsidP="002F7C60"/>
        </w:tc>
        <w:tc>
          <w:tcPr>
            <w:tcW w:w="2709" w:type="dxa"/>
          </w:tcPr>
          <w:p w14:paraId="741F02C5" w14:textId="257CA6C0" w:rsidR="00514173" w:rsidRDefault="00514173" w:rsidP="002F7C60">
            <w:r>
              <w:t>subclassOf</w:t>
            </w:r>
          </w:p>
        </w:tc>
        <w:tc>
          <w:tcPr>
            <w:tcW w:w="4025" w:type="dxa"/>
          </w:tcPr>
          <w:p w14:paraId="64BA465C" w14:textId="7C6EC441" w:rsidR="00514173" w:rsidRDefault="00514173" w:rsidP="002F7C60">
            <w:r>
              <w:t>Observation</w:t>
            </w:r>
          </w:p>
        </w:tc>
      </w:tr>
      <w:tr w:rsidR="00E24B3D" w14:paraId="5BAE33E6" w14:textId="77777777" w:rsidTr="00514173">
        <w:trPr>
          <w:trHeight w:val="63"/>
        </w:trPr>
        <w:tc>
          <w:tcPr>
            <w:tcW w:w="2616"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025" w:type="dxa"/>
          </w:tcPr>
          <w:p w14:paraId="575B1129" w14:textId="07583314" w:rsidR="00E24B3D" w:rsidRPr="00F06DDA" w:rsidRDefault="00E24B3D" w:rsidP="002F7C60">
            <w:proofErr w:type="gramStart"/>
            <w:r>
              <w:t>ssn:Property</w:t>
            </w:r>
            <w:proofErr w:type="gramEnd"/>
          </w:p>
        </w:tc>
      </w:tr>
      <w:tr w:rsidR="00E24B3D" w14:paraId="072BF4BF" w14:textId="77777777" w:rsidTr="00514173">
        <w:trPr>
          <w:trHeight w:val="63"/>
        </w:trPr>
        <w:tc>
          <w:tcPr>
            <w:tcW w:w="2616"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025"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514173">
        <w:trPr>
          <w:trHeight w:val="63"/>
        </w:trPr>
        <w:tc>
          <w:tcPr>
            <w:tcW w:w="2616"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025"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514173">
        <w:trPr>
          <w:trHeight w:val="63"/>
        </w:trPr>
        <w:tc>
          <w:tcPr>
            <w:tcW w:w="2616"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025"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514173">
        <w:trPr>
          <w:trHeight w:val="63"/>
        </w:trPr>
        <w:tc>
          <w:tcPr>
            <w:tcW w:w="2616"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025"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514173">
        <w:trPr>
          <w:trHeight w:val="63"/>
        </w:trPr>
        <w:tc>
          <w:tcPr>
            <w:tcW w:w="2616"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025" w:type="dxa"/>
          </w:tcPr>
          <w:p w14:paraId="1C4D8271" w14:textId="77777777" w:rsidR="004F1D87" w:rsidRDefault="004F1D87" w:rsidP="002F7C60">
            <w:r w:rsidRPr="00F06DDA">
              <w:t xml:space="preserve">min 1 </w:t>
            </w:r>
            <w:proofErr w:type="gramStart"/>
            <w:r w:rsidRPr="00F06DDA">
              <w:t>owl:Thing</w:t>
            </w:r>
            <w:proofErr w:type="gramEnd"/>
          </w:p>
        </w:tc>
      </w:tr>
      <w:tr w:rsidR="00FD6465" w14:paraId="0CF8A951" w14:textId="77777777" w:rsidTr="00514173">
        <w:trPr>
          <w:trHeight w:val="63"/>
        </w:trPr>
        <w:tc>
          <w:tcPr>
            <w:tcW w:w="2616" w:type="dxa"/>
          </w:tcPr>
          <w:p w14:paraId="4E1956E9" w14:textId="78B76BB9" w:rsidR="00FD6465" w:rsidRDefault="00514173" w:rsidP="002F7C60">
            <w:r>
              <w:t>Observation</w:t>
            </w:r>
          </w:p>
        </w:tc>
        <w:tc>
          <w:tcPr>
            <w:tcW w:w="2709" w:type="dxa"/>
          </w:tcPr>
          <w:p w14:paraId="3D2805DB" w14:textId="088F2878" w:rsidR="00FD6465" w:rsidRDefault="00FD6465" w:rsidP="002F7C60">
            <w:r>
              <w:t>observedBy</w:t>
            </w:r>
          </w:p>
        </w:tc>
        <w:tc>
          <w:tcPr>
            <w:tcW w:w="4025" w:type="dxa"/>
          </w:tcPr>
          <w:p w14:paraId="43757AE6" w14:textId="4E472E9C" w:rsidR="00FD6465" w:rsidRPr="00F06DDA" w:rsidRDefault="00514173" w:rsidP="002F7C60">
            <w:r>
              <w:t>only Observer</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1329770"/>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lastRenderedPageBreak/>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11329771"/>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1329772"/>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w:t>
      </w:r>
      <w:r w:rsidRPr="00C74053">
        <w:rPr>
          <w:sz w:val="24"/>
        </w:rPr>
        <w:lastRenderedPageBreak/>
        <w:t>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lastRenderedPageBreak/>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11329773"/>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w:t>
            </w:r>
            <w:r>
              <w:lastRenderedPageBreak/>
              <w:t>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11329774"/>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lastRenderedPageBreak/>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lastRenderedPageBreak/>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7" w:name="_Toc11329775"/>
      <w:r>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11329776"/>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79" w:author="Megan Katsumi" w:date="2018-11-14T08:39:00Z">
              <w:r>
                <w:t>LoopDetector</w:t>
              </w:r>
            </w:ins>
          </w:p>
        </w:tc>
        <w:tc>
          <w:tcPr>
            <w:tcW w:w="2446" w:type="dxa"/>
          </w:tcPr>
          <w:p w14:paraId="39B665CE" w14:textId="768C97D5" w:rsidR="001020C5" w:rsidRDefault="001020C5" w:rsidP="00272044">
            <w:proofErr w:type="gramStart"/>
            <w:ins w:id="80" w:author="Megan Katsumi" w:date="2018-11-14T09:12:00Z">
              <w:r>
                <w:t>sosa:</w:t>
              </w:r>
            </w:ins>
            <w:ins w:id="81"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2"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3"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4"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5"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6"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7"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8" w:author="Megan Katsumi" w:date="2018-11-14T10:32:00Z">
              <w:r>
                <w:t>{</w:t>
              </w:r>
            </w:ins>
            <w:ins w:id="89" w:author="Megan Katsumi" w:date="2018-11-14T10:33:00Z">
              <w:r>
                <w:t>mean_</w:t>
              </w:r>
            </w:ins>
            <w:ins w:id="90" w:author="Megan Katsumi" w:date="2018-11-14T11:14:00Z">
              <w:r>
                <w:t>travel_</w:t>
              </w:r>
            </w:ins>
            <w:ins w:id="91"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2"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3" w:author="Megan Katsumi" w:date="2018-11-14T09:25:00Z">
              <w:r>
                <w:t>only (</w:t>
              </w:r>
              <w:proofErr w:type="gramStart"/>
              <w:r>
                <w:t>sosa:Observation</w:t>
              </w:r>
              <w:proofErr w:type="gramEnd"/>
              <w:r>
                <w:t xml:space="preserve"> and sosa:hasFeatureOfInterest</w:t>
              </w:r>
            </w:ins>
            <w:ins w:id="94" w:author="Megan Katsumi" w:date="2018-11-14T09:26:00Z">
              <w:r>
                <w:t xml:space="preserve"> only transport:</w:t>
              </w:r>
            </w:ins>
            <w:ins w:id="95" w:author="Megan Katsumi" w:date="2018-11-14T10:27:00Z">
              <w:r>
                <w:t>Arc</w:t>
              </w:r>
            </w:ins>
            <w:ins w:id="96" w:author="Megan Katsumi" w:date="2018-11-14T10:35:00Z">
              <w:r>
                <w:t xml:space="preserve"> and sosa:</w:t>
              </w:r>
            </w:ins>
            <w:ins w:id="97" w:author="Megan Katsumi" w:date="2018-11-14T12:23:00Z">
              <w:r>
                <w:t>wasO</w:t>
              </w:r>
            </w:ins>
            <w:ins w:id="98" w:author="Megan Katsumi" w:date="2018-11-14T10:35:00Z">
              <w:r>
                <w:t>riginatedBy {vehicle</w:t>
              </w:r>
            </w:ins>
            <w:ins w:id="99" w:author="Megan Katsumi" w:date="2018-11-14T10:36:00Z">
              <w:r>
                <w:t>_presence}</w:t>
              </w:r>
            </w:ins>
            <w:r>
              <w:t xml:space="preserve"> and </w:t>
            </w:r>
            <w:r w:rsidRPr="009C34EF">
              <w:rPr>
                <w:highlight w:val="yellow"/>
              </w:rPr>
              <w:t>sosa:hasResult RoadOccupancy or VehicleVolume or MeanTravelSpeed</w:t>
            </w:r>
            <w:ins w:id="100"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1"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2"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3"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4" w:author="Megan Katsumi" w:date="2018-11-14T10:32:00Z">
              <w:r w:rsidRPr="009C34EF">
                <w:t>{</w:t>
              </w:r>
            </w:ins>
            <w:ins w:id="105" w:author="Megan Katsumi" w:date="2018-11-14T10:33:00Z">
              <w:r w:rsidRPr="009C34EF">
                <w:t>mean_</w:t>
              </w:r>
            </w:ins>
            <w:ins w:id="106" w:author="Megan Katsumi" w:date="2018-11-14T11:14:00Z">
              <w:r w:rsidRPr="009C34EF">
                <w:t>travel_</w:t>
              </w:r>
            </w:ins>
            <w:ins w:id="107"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lastRenderedPageBreak/>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8" w:name="_Toc11329777"/>
      <w:r>
        <w:t xml:space="preserve">Travel </w:t>
      </w:r>
      <w:r w:rsidR="00E91E39">
        <w:t>Costs</w:t>
      </w:r>
      <w:bookmarkEnd w:id="10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w:t>
      </w:r>
      <w:r w:rsidR="002D7288">
        <w:lastRenderedPageBreak/>
        <w:t>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09" w:name="_Toc11329778"/>
      <w:r>
        <w:t>Parking Ontology</w:t>
      </w:r>
      <w:bookmarkEnd w:id="10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0" w:name="_Toc11329779"/>
      <w:r>
        <w:t>Public</w:t>
      </w:r>
      <w:r w:rsidR="00BD7C89">
        <w:t xml:space="preserve"> Transit Ontology</w:t>
      </w:r>
      <w:bookmarkEnd w:id="110"/>
    </w:p>
    <w:p w14:paraId="6A7EE14B" w14:textId="07F0684A" w:rsidR="00D479C9" w:rsidRDefault="00811688"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lastRenderedPageBreak/>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 xml:space="preserve">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w:t>
      </w:r>
      <w:r w:rsidR="00B71544" w:rsidRPr="00B71544">
        <w:lastRenderedPageBreak/>
        <w:t>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1" w:name="_Toc11329780"/>
      <w:r>
        <w:t>Land Use</w:t>
      </w:r>
      <w:r w:rsidR="00BA1ACD">
        <w:t xml:space="preserve"> Ontology</w:t>
      </w:r>
      <w:bookmarkEnd w:id="11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lastRenderedPageBreak/>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lastRenderedPageBreak/>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lastRenderedPageBreak/>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2" w:name="_Toc11329781"/>
      <w:r>
        <w:t>Trip</w:t>
      </w:r>
      <w:r w:rsidR="00BA1ACD">
        <w:t xml:space="preserve"> Ontology</w:t>
      </w:r>
      <w:bookmarkEnd w:id="11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3" w:name="_Toc11329782"/>
      <w:r>
        <w:t>Trip Costs</w:t>
      </w:r>
      <w:bookmarkEnd w:id="11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4" w:name="_Toc11329783"/>
      <w:r>
        <w:t>Urban System Ontology</w:t>
      </w:r>
      <w:bookmarkEnd w:id="11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lastRenderedPageBreak/>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lastRenderedPageBreak/>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6"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7" w:name="_Toc11329784"/>
      <w:r>
        <w:t>Applications</w:t>
      </w:r>
      <w:bookmarkEnd w:id="116"/>
      <w:bookmarkEnd w:id="117"/>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8" w:name="_Toc11329785"/>
      <w:r>
        <w:t>iCity Ontology for the IT-SoS Framework</w:t>
      </w:r>
      <w:bookmarkEnd w:id="118"/>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19" w:name="_Toc11329786"/>
      <w:r>
        <w:t xml:space="preserve">Ontology Interface: </w:t>
      </w:r>
      <w:r w:rsidR="006F44C8">
        <w:t>Functional Requirements</w:t>
      </w:r>
      <w:bookmarkEnd w:id="119"/>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lastRenderedPageBreak/>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0" w:name="_Toc11329787"/>
      <w:r>
        <w:t>System Design</w:t>
      </w:r>
      <w:bookmarkEnd w:id="120"/>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1"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1"/>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2"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2"/>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3"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3"/>
      <w:r>
        <w:t xml:space="preserve">: </w:t>
      </w:r>
      <w:r w:rsidRPr="001026E7">
        <w:t>Illustration of the key components within the ITS Application Engine.</w:t>
      </w:r>
    </w:p>
    <w:p w14:paraId="26C1F73D" w14:textId="77777777" w:rsidR="006F44C8" w:rsidRDefault="006F44C8" w:rsidP="00E80D3C">
      <w:pPr>
        <w:pStyle w:val="Heading3"/>
      </w:pPr>
      <w:bookmarkStart w:id="124" w:name="_Toc11329788"/>
      <w:r>
        <w:t>Ontology Design: Required Extensions</w:t>
      </w:r>
      <w:bookmarkEnd w:id="124"/>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5" w:name="_Toc11329789"/>
      <w:r>
        <w:t>Next Steps</w:t>
      </w:r>
      <w:bookmarkEnd w:id="125"/>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6" w:name="_Toc11329790"/>
      <w:r>
        <w:lastRenderedPageBreak/>
        <w:t>Analysis of TTC Data for Bus Bridging Study</w:t>
      </w:r>
      <w:bookmarkStart w:id="127" w:name="_GoBack"/>
      <w:bookmarkEnd w:id="127"/>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6"/>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1329791"/>
      <w:r>
        <w:t>Future Work</w:t>
      </w:r>
      <w:bookmarkEnd w:id="115"/>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w:t>
      </w:r>
      <w:r>
        <w:lastRenderedPageBreak/>
        <w:t xml:space="preserve">for representation, but potential applications for additional functionality that may be supported by the ontology. </w:t>
      </w:r>
    </w:p>
    <w:p w14:paraId="326BAEA3" w14:textId="77777777" w:rsidR="00B61932" w:rsidRDefault="00B61932" w:rsidP="00B61932">
      <w:pPr>
        <w:pStyle w:val="Heading2"/>
      </w:pPr>
      <w:bookmarkStart w:id="129" w:name="_Toc11329792"/>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1329793"/>
      <w:r>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1329794"/>
      <w:r w:rsidRPr="006E670F">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1329795"/>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1329796"/>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1329797"/>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1329798"/>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1329799"/>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16481" w14:textId="77777777" w:rsidR="00123855" w:rsidRDefault="00123855" w:rsidP="00EA354A">
      <w:r>
        <w:separator/>
      </w:r>
    </w:p>
  </w:endnote>
  <w:endnote w:type="continuationSeparator" w:id="0">
    <w:p w14:paraId="0EB60EC9" w14:textId="77777777" w:rsidR="00123855" w:rsidRDefault="0012385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433E1D" w:rsidRDefault="00433E1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433E1D" w:rsidRPr="0032583C" w:rsidRDefault="00433E1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433E1D" w14:paraId="2B76F3B3" w14:textId="77777777" w:rsidTr="00967D94">
      <w:tc>
        <w:tcPr>
          <w:tcW w:w="6947" w:type="dxa"/>
        </w:tcPr>
        <w:p w14:paraId="07DEE8C9" w14:textId="77777777" w:rsidR="00433E1D" w:rsidRDefault="00433E1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433E1D" w:rsidRDefault="00433E1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433E1D" w:rsidRDefault="0043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9DF1D" w14:textId="77777777" w:rsidR="00123855" w:rsidRDefault="00123855" w:rsidP="00EA354A">
      <w:r>
        <w:separator/>
      </w:r>
    </w:p>
  </w:footnote>
  <w:footnote w:type="continuationSeparator" w:id="0">
    <w:p w14:paraId="0005F832" w14:textId="77777777" w:rsidR="00123855" w:rsidRDefault="00123855" w:rsidP="00EA354A">
      <w:r>
        <w:continuationSeparator/>
      </w:r>
    </w:p>
  </w:footnote>
  <w:footnote w:id="1">
    <w:p w14:paraId="005D8B98" w14:textId="5699BB61" w:rsidR="00433E1D" w:rsidRPr="00FF4EA6" w:rsidRDefault="00433E1D">
      <w:pPr>
        <w:pStyle w:val="FootnoteText"/>
        <w:rPr>
          <w:lang w:val="en-CA"/>
        </w:rPr>
      </w:pPr>
      <w:r>
        <w:rPr>
          <w:rStyle w:val="FootnoteReference"/>
        </w:rPr>
        <w:footnoteRef/>
      </w:r>
      <w:r>
        <w:t xml:space="preserve"> </w:t>
      </w:r>
      <w:r w:rsidRPr="00FF4EA6">
        <w:t>https://github.com/dgarijo/Widoco</w:t>
      </w:r>
    </w:p>
  </w:footnote>
  <w:footnote w:id="2">
    <w:p w14:paraId="15FCF3B1" w14:textId="77777777" w:rsidR="00433E1D" w:rsidRDefault="00433E1D"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433E1D" w:rsidRPr="00E80D3C" w:rsidRDefault="00433E1D"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433E1D" w:rsidRDefault="00433E1D">
      <w:pPr>
        <w:pStyle w:val="FootnoteText"/>
      </w:pPr>
      <w:r>
        <w:rPr>
          <w:rStyle w:val="FootnoteReference"/>
        </w:rPr>
        <w:footnoteRef/>
      </w:r>
      <w:r>
        <w:t xml:space="preserve"> </w:t>
      </w:r>
      <w:r w:rsidRPr="009A36FB">
        <w:t>https://www.w3.org/TR/owl-time/</w:t>
      </w:r>
    </w:p>
  </w:footnote>
  <w:footnote w:id="5">
    <w:p w14:paraId="357B0B37" w14:textId="77777777" w:rsidR="00433E1D" w:rsidRDefault="00433E1D">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433E1D" w:rsidRPr="00E80D3C" w:rsidRDefault="00433E1D">
      <w:pPr>
        <w:pStyle w:val="FootnoteText"/>
        <w:rPr>
          <w:lang w:val="en-CA"/>
        </w:rPr>
      </w:pPr>
      <w:r>
        <w:rPr>
          <w:rStyle w:val="FootnoteReference"/>
        </w:rPr>
        <w:footnoteRef/>
      </w:r>
      <w:r>
        <w:t xml:space="preserve"> </w:t>
      </w:r>
      <w:r>
        <w:rPr>
          <w:lang w:val="en-CA"/>
        </w:rPr>
        <w:t>equivalent property?</w:t>
      </w:r>
    </w:p>
  </w:footnote>
  <w:footnote w:id="7">
    <w:p w14:paraId="5635F86B" w14:textId="77777777" w:rsidR="00433E1D" w:rsidRDefault="00433E1D">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433E1D" w:rsidRPr="00E80D3C" w:rsidRDefault="00433E1D">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433E1D" w:rsidRPr="00BD4EF4" w:rsidRDefault="00433E1D" w:rsidP="00E80D3C">
      <w:r>
        <w:rPr>
          <w:rStyle w:val="FootnoteReference"/>
        </w:rPr>
        <w:footnoteRef/>
      </w:r>
      <w:r>
        <w:t xml:space="preserve"> </w:t>
      </w:r>
      <w:r w:rsidRPr="00DC74DA">
        <w:t>http://ontology.eil.utoronto.ca/GCI/Foundation/GCI-Foundation-v2.owl</w:t>
      </w:r>
      <w:r>
        <w:t>#</w:t>
      </w:r>
    </w:p>
    <w:p w14:paraId="4AE1EB08" w14:textId="6D90AB37" w:rsidR="00433E1D" w:rsidRPr="00E80D3C" w:rsidRDefault="00433E1D">
      <w:pPr>
        <w:pStyle w:val="FootnoteText"/>
        <w:rPr>
          <w:lang w:val="en-CA"/>
        </w:rPr>
      </w:pPr>
    </w:p>
  </w:footnote>
  <w:footnote w:id="10">
    <w:p w14:paraId="2B0DD081" w14:textId="0C4649C5" w:rsidR="00433E1D" w:rsidRPr="008E7C02" w:rsidRDefault="00433E1D">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433E1D" w:rsidRPr="00046E73" w:rsidRDefault="00433E1D">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433E1D" w:rsidRDefault="00433E1D">
      <w:pPr>
        <w:pStyle w:val="FootnoteText"/>
      </w:pPr>
      <w:r>
        <w:rPr>
          <w:rStyle w:val="FootnoteReference"/>
        </w:rPr>
        <w:footnoteRef/>
      </w:r>
      <w:r>
        <w:t xml:space="preserve"> </w:t>
      </w:r>
      <w:r w:rsidRPr="00827DD8">
        <w:t>http://schema.org/</w:t>
      </w:r>
    </w:p>
  </w:footnote>
  <w:footnote w:id="13">
    <w:p w14:paraId="4E061129" w14:textId="77777777" w:rsidR="00433E1D" w:rsidRDefault="00433E1D">
      <w:pPr>
        <w:pStyle w:val="FootnoteText"/>
      </w:pPr>
      <w:r>
        <w:rPr>
          <w:rStyle w:val="FootnoteReference"/>
        </w:rPr>
        <w:footnoteRef/>
      </w:r>
      <w:r>
        <w:t xml:space="preserve"> </w:t>
      </w:r>
      <w:r w:rsidRPr="00827DD8">
        <w:t>http://ontology.eil.utoronto.ca/GCI/Shelters/GCI-Shelters.html</w:t>
      </w:r>
    </w:p>
  </w:footnote>
  <w:footnote w:id="14">
    <w:p w14:paraId="59CD3014" w14:textId="77777777" w:rsidR="00433E1D" w:rsidRDefault="00433E1D">
      <w:pPr>
        <w:pStyle w:val="FootnoteText"/>
      </w:pPr>
      <w:r>
        <w:rPr>
          <w:rStyle w:val="FootnoteReference"/>
        </w:rPr>
        <w:footnoteRef/>
      </w:r>
      <w:r>
        <w:t xml:space="preserve"> </w:t>
      </w:r>
      <w:r w:rsidRPr="005B2B4C">
        <w:t>http://ontology.eil.utoronto.ca/tove/organization.html</w:t>
      </w:r>
    </w:p>
  </w:footnote>
  <w:footnote w:id="15">
    <w:p w14:paraId="2EAE6E34" w14:textId="77777777" w:rsidR="00433E1D" w:rsidRDefault="00433E1D"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433E1D" w:rsidRPr="001A792D" w:rsidRDefault="00433E1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433E1D" w:rsidRDefault="00433E1D">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433E1D" w:rsidRPr="006539A1" w:rsidRDefault="00433E1D"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433E1D" w:rsidRPr="005B0E28" w:rsidRDefault="00433E1D">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0"/>
  </w:num>
  <w:num w:numId="4">
    <w:abstractNumId w:val="8"/>
  </w:num>
  <w:num w:numId="5">
    <w:abstractNumId w:val="21"/>
  </w:num>
  <w:num w:numId="6">
    <w:abstractNumId w:val="28"/>
  </w:num>
  <w:num w:numId="7">
    <w:abstractNumId w:val="14"/>
  </w:num>
  <w:num w:numId="8">
    <w:abstractNumId w:val="26"/>
  </w:num>
  <w:num w:numId="9">
    <w:abstractNumId w:val="3"/>
  </w:num>
  <w:num w:numId="10">
    <w:abstractNumId w:val="27"/>
  </w:num>
  <w:num w:numId="11">
    <w:abstractNumId w:val="6"/>
  </w:num>
  <w:num w:numId="12">
    <w:abstractNumId w:val="4"/>
  </w:num>
  <w:num w:numId="13">
    <w:abstractNumId w:val="2"/>
  </w:num>
  <w:num w:numId="14">
    <w:abstractNumId w:val="20"/>
  </w:num>
  <w:num w:numId="15">
    <w:abstractNumId w:val="22"/>
  </w:num>
  <w:num w:numId="16">
    <w:abstractNumId w:val="5"/>
  </w:num>
  <w:num w:numId="17">
    <w:abstractNumId w:val="12"/>
  </w:num>
  <w:num w:numId="18">
    <w:abstractNumId w:val="19"/>
  </w:num>
  <w:num w:numId="19">
    <w:abstractNumId w:val="11"/>
  </w:num>
  <w:num w:numId="20">
    <w:abstractNumId w:val="1"/>
  </w:num>
  <w:num w:numId="21">
    <w:abstractNumId w:val="9"/>
  </w:num>
  <w:num w:numId="22">
    <w:abstractNumId w:val="25"/>
  </w:num>
  <w:num w:numId="23">
    <w:abstractNumId w:val="15"/>
  </w:num>
  <w:num w:numId="24">
    <w:abstractNumId w:val="7"/>
  </w:num>
  <w:num w:numId="25">
    <w:abstractNumId w:val="10"/>
  </w:num>
  <w:num w:numId="26">
    <w:abstractNumId w:val="17"/>
  </w:num>
  <w:num w:numId="27">
    <w:abstractNumId w:val="24"/>
  </w:num>
  <w:num w:numId="28">
    <w:abstractNumId w:val="18"/>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798DF8CF-B138-5246-AEDA-9E27DDD04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75</Pages>
  <Words>23711</Words>
  <Characters>135153</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10</cp:revision>
  <cp:lastPrinted>2017-08-16T13:18:00Z</cp:lastPrinted>
  <dcterms:created xsi:type="dcterms:W3CDTF">2019-04-08T13:58:00Z</dcterms:created>
  <dcterms:modified xsi:type="dcterms:W3CDTF">2019-06-13T18:50:00Z</dcterms:modified>
</cp:coreProperties>
</file>