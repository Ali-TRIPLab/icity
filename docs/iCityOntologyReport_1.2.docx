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464F88">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464F88">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464F88">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464F88">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464F88">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464F88">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464F88">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464F88">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464F88">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464F88">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464F88">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464F88">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464F88">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464F88">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464F88">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464F88">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464F88">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w:t>
            </w:r>
            <w:r w:rsidR="00680A88" w:rsidRPr="00822FFC">
              <w:rPr>
                <w:rStyle w:val="Hyperlink"/>
                <w:noProof/>
              </w:rPr>
              <w:t>n</w:t>
            </w:r>
            <w:r w:rsidR="00680A88" w:rsidRPr="00822FFC">
              <w:rPr>
                <w:rStyle w:val="Hyperlink"/>
                <w:noProof/>
              </w:rPr>
              <w:t>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464F88">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464F88">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464F88">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464F88">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464F88">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464F88">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464F88">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464F88">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464F88">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464F88">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464F88">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464F88">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w:t>
            </w:r>
            <w:r w:rsidR="00680A88" w:rsidRPr="00822FFC">
              <w:rPr>
                <w:rStyle w:val="Hyperlink"/>
                <w:noProof/>
              </w:rPr>
              <w:t>e</w:t>
            </w:r>
            <w:r w:rsidR="00680A88" w:rsidRPr="00822FFC">
              <w:rPr>
                <w:rStyle w:val="Hyperlink"/>
                <w:noProof/>
              </w:rPr>
              <w:t>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464F88">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464F88">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464F88">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464F88">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464F88">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464F88">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464F88">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464F88">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464F88">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464F88">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464F88">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464F88">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464F88">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464F88">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464F88">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464F88">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D8001F" w:rsidRPr="00F62579" w:rsidRDefault="00D8001F" w:rsidP="00D273D4">
                              <w:pPr>
                                <w:spacing w:before="100" w:beforeAutospacing="1"/>
                                <w:jc w:val="center"/>
                                <w:rPr>
                                  <w:color w:val="000000"/>
                                </w:rPr>
                              </w:pPr>
                              <w:r w:rsidRPr="00F62579">
                                <w:rPr>
                                  <w:color w:val="000000"/>
                                </w:rPr>
                                <w:t>Geometr</w:t>
                              </w:r>
                              <w:r w:rsidR="005C1EB3">
                                <w:rPr>
                                  <w:color w:val="000000"/>
                                </w:rPr>
                                <w:t>y</w:t>
                              </w:r>
                              <w:r w:rsidRPr="00F62579">
                                <w:rPr>
                                  <w:color w:val="000000"/>
                                </w:rPr>
                                <w:t>y</w:t>
                              </w:r>
                              <w:r w:rsidR="005C1EB3">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8001F" w:rsidRDefault="00D8001F"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D8001F" w:rsidRPr="00F62579" w:rsidRDefault="00D8001F" w:rsidP="00D273D4">
                        <w:pPr>
                          <w:spacing w:before="100" w:beforeAutospacing="1"/>
                          <w:jc w:val="center"/>
                          <w:rPr>
                            <w:color w:val="000000"/>
                          </w:rPr>
                        </w:pPr>
                        <w:r w:rsidRPr="00F62579">
                          <w:rPr>
                            <w:color w:val="000000"/>
                          </w:rPr>
                          <w:t>Geometr</w:t>
                        </w:r>
                        <w:r w:rsidR="005C1EB3">
                          <w:rPr>
                            <w:color w:val="000000"/>
                          </w:rPr>
                          <w:t>y</w:t>
                        </w:r>
                        <w:r w:rsidRPr="00F62579">
                          <w:rPr>
                            <w:color w:val="000000"/>
                          </w:rPr>
                          <w:t>y</w:t>
                        </w:r>
                        <w:r w:rsidR="005C1EB3">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8001F" w:rsidRDefault="00D8001F"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8001F" w:rsidRPr="00870DF4" w:rsidRDefault="00D8001F" w:rsidP="00DA460B">
                            <w:pPr>
                              <w:rPr>
                                <w:rFonts w:ascii="Courier New" w:hAnsi="Courier New"/>
                              </w:rPr>
                            </w:pPr>
                            <w:proofErr w:type="gramStart"/>
                            <w:r w:rsidRPr="00870DF4">
                              <w:rPr>
                                <w:rFonts w:ascii="Courier New" w:hAnsi="Courier New"/>
                              </w:rPr>
                              <w:t>ex:Monument</w:t>
                            </w:r>
                            <w:proofErr w:type="gramEnd"/>
                            <w:r w:rsidRPr="00870DF4">
                              <w:rPr>
                                <w:rFonts w:ascii="Courier New" w:hAnsi="Courier New"/>
                              </w:rPr>
                              <w: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rdfs:label</w:t>
                            </w:r>
                            <w:proofErr w:type="gramEnd"/>
                            <w:r w:rsidRPr="00870DF4">
                              <w:rPr>
                                <w:rFonts w:ascii="Courier New" w:hAnsi="Courier New"/>
                              </w:rPr>
                              <w:t xml:space="preserve">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geo:hasGeometry</w:t>
                            </w:r>
                            <w:proofErr w:type="gramEnd"/>
                            <w:r w:rsidRPr="00870DF4">
                              <w:rPr>
                                <w:rFonts w:ascii="Courier New" w:hAnsi="Courier New"/>
                              </w:rPr>
                              <w:t xml:space="preserve"> ex:Point1 .</w:t>
                            </w:r>
                          </w:p>
                          <w:p w14:paraId="34940B2E" w14:textId="77777777" w:rsidR="00D8001F" w:rsidRPr="00870DF4" w:rsidRDefault="00D8001F" w:rsidP="00DA460B">
                            <w:pPr>
                              <w:rPr>
                                <w:rFonts w:ascii="Courier New" w:hAnsi="Courier New"/>
                              </w:rPr>
                            </w:pPr>
                            <w:proofErr w:type="gramStart"/>
                            <w:r w:rsidRPr="00870DF4">
                              <w:rPr>
                                <w:rFonts w:ascii="Courier New" w:hAnsi="Courier New"/>
                              </w:rPr>
                              <w:t>ex:Point</w:t>
                            </w:r>
                            <w:proofErr w:type="gramEnd"/>
                            <w:r w:rsidRPr="00870DF4">
                              <w:rPr>
                                <w:rFonts w:ascii="Courier New" w:hAnsi="Courier New"/>
                              </w:rPr>
                              <w: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geo:asWKT</w:t>
                            </w:r>
                            <w:proofErr w:type="gramEnd"/>
                            <w:r w:rsidRPr="00870DF4">
                              <w:rPr>
                                <w:rFonts w:ascii="Courier New" w:hAnsi="Courier New"/>
                              </w:rPr>
                              <w:t xml:space="preserve">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proofErr w:type="gramStart"/>
                            <w:r w:rsidRPr="00870DF4">
                              <w:rPr>
                                <w:rFonts w:ascii="Courier New" w:hAnsi="Courier New"/>
                              </w:rPr>
                              <w:t>Ex:Park</w:t>
                            </w:r>
                            <w:proofErr w:type="gramEnd"/>
                            <w:r w:rsidRPr="00870DF4">
                              <w:rPr>
                                <w:rFonts w:ascii="Courier New" w:hAnsi="Courier New"/>
                              </w:rPr>
                              <w:t>1 a ex:Park;</w:t>
                            </w:r>
                          </w:p>
                          <w:p w14:paraId="5EE39A33"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rdfs:label</w:t>
                            </w:r>
                            <w:proofErr w:type="gramEnd"/>
                            <w:r w:rsidRPr="00870DF4">
                              <w:rPr>
                                <w:rFonts w:ascii="Courier New" w:hAnsi="Courier New"/>
                              </w:rPr>
                              <w:t xml:space="preserve"> "Example Park";</w:t>
                            </w:r>
                          </w:p>
                          <w:p w14:paraId="5C9F7888"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geo:hasGeometry</w:t>
                            </w:r>
                            <w:proofErr w:type="gramEnd"/>
                            <w:r w:rsidRPr="00870DF4">
                              <w:rPr>
                                <w:rFonts w:ascii="Courier New" w:hAnsi="Courier New"/>
                              </w:rPr>
                              <w:t xml:space="preserve"> ex:Polygon1 .</w:t>
                            </w:r>
                          </w:p>
                          <w:p w14:paraId="6CDFE9B9" w14:textId="77777777" w:rsidR="00D8001F" w:rsidRPr="00870DF4" w:rsidRDefault="00D8001F" w:rsidP="00DA460B">
                            <w:pPr>
                              <w:rPr>
                                <w:rFonts w:ascii="Courier New" w:hAnsi="Courier New"/>
                              </w:rPr>
                            </w:pPr>
                            <w:proofErr w:type="gramStart"/>
                            <w:r w:rsidRPr="00870DF4">
                              <w:rPr>
                                <w:rFonts w:ascii="Courier New" w:hAnsi="Courier New"/>
                              </w:rPr>
                              <w:t>ex:Polygon</w:t>
                            </w:r>
                            <w:proofErr w:type="gramEnd"/>
                            <w:r w:rsidRPr="00870DF4">
                              <w:rPr>
                                <w:rFonts w:ascii="Courier New" w:hAnsi="Courier New"/>
                              </w:rPr>
                              <w:t>1 a geo:Polygon;</w:t>
                            </w:r>
                          </w:p>
                          <w:p w14:paraId="651642C2" w14:textId="77777777" w:rsidR="00D8001F" w:rsidRPr="00870DF4" w:rsidRDefault="00D8001F" w:rsidP="00DA460B">
                            <w:pPr>
                              <w:spacing w:after="120"/>
                              <w:ind w:left="288"/>
                            </w:pPr>
                            <w:proofErr w:type="gramStart"/>
                            <w:r w:rsidRPr="00870DF4">
                              <w:rPr>
                                <w:rFonts w:ascii="Courier New" w:hAnsi="Courier New"/>
                              </w:rPr>
                              <w:t>geo:asWKT</w:t>
                            </w:r>
                            <w:proofErr w:type="gramEnd"/>
                            <w:r w:rsidRPr="00870DF4">
                              <w:rPr>
                                <w:rFonts w:ascii="Courier New" w:hAnsi="Courier New"/>
                              </w:rPr>
                              <w:t xml:space="preserve">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8001F" w:rsidRPr="00870DF4" w:rsidRDefault="00D8001F" w:rsidP="00DA460B">
                      <w:pPr>
                        <w:rPr>
                          <w:rFonts w:ascii="Courier New" w:hAnsi="Courier New"/>
                        </w:rPr>
                      </w:pPr>
                      <w:proofErr w:type="gramStart"/>
                      <w:r w:rsidRPr="00870DF4">
                        <w:rPr>
                          <w:rFonts w:ascii="Courier New" w:hAnsi="Courier New"/>
                        </w:rPr>
                        <w:t>ex:Monument</w:t>
                      </w:r>
                      <w:proofErr w:type="gramEnd"/>
                      <w:r w:rsidRPr="00870DF4">
                        <w:rPr>
                          <w:rFonts w:ascii="Courier New" w:hAnsi="Courier New"/>
                        </w:rPr>
                        <w: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rdfs:label</w:t>
                      </w:r>
                      <w:proofErr w:type="gramEnd"/>
                      <w:r w:rsidRPr="00870DF4">
                        <w:rPr>
                          <w:rFonts w:ascii="Courier New" w:hAnsi="Courier New"/>
                        </w:rPr>
                        <w:t xml:space="preserve">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geo:hasGeometry</w:t>
                      </w:r>
                      <w:proofErr w:type="gramEnd"/>
                      <w:r w:rsidRPr="00870DF4">
                        <w:rPr>
                          <w:rFonts w:ascii="Courier New" w:hAnsi="Courier New"/>
                        </w:rPr>
                        <w:t xml:space="preserve"> ex:Point1 .</w:t>
                      </w:r>
                    </w:p>
                    <w:p w14:paraId="34940B2E" w14:textId="77777777" w:rsidR="00D8001F" w:rsidRPr="00870DF4" w:rsidRDefault="00D8001F" w:rsidP="00DA460B">
                      <w:pPr>
                        <w:rPr>
                          <w:rFonts w:ascii="Courier New" w:hAnsi="Courier New"/>
                        </w:rPr>
                      </w:pPr>
                      <w:proofErr w:type="gramStart"/>
                      <w:r w:rsidRPr="00870DF4">
                        <w:rPr>
                          <w:rFonts w:ascii="Courier New" w:hAnsi="Courier New"/>
                        </w:rPr>
                        <w:t>ex:Point</w:t>
                      </w:r>
                      <w:proofErr w:type="gramEnd"/>
                      <w:r w:rsidRPr="00870DF4">
                        <w:rPr>
                          <w:rFonts w:ascii="Courier New" w:hAnsi="Courier New"/>
                        </w:rPr>
                        <w: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geo:asWKT</w:t>
                      </w:r>
                      <w:proofErr w:type="gramEnd"/>
                      <w:r w:rsidRPr="00870DF4">
                        <w:rPr>
                          <w:rFonts w:ascii="Courier New" w:hAnsi="Courier New"/>
                        </w:rPr>
                        <w:t xml:space="preserve">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proofErr w:type="gramStart"/>
                      <w:r w:rsidRPr="00870DF4">
                        <w:rPr>
                          <w:rFonts w:ascii="Courier New" w:hAnsi="Courier New"/>
                        </w:rPr>
                        <w:t>Ex:Park</w:t>
                      </w:r>
                      <w:proofErr w:type="gramEnd"/>
                      <w:r w:rsidRPr="00870DF4">
                        <w:rPr>
                          <w:rFonts w:ascii="Courier New" w:hAnsi="Courier New"/>
                        </w:rPr>
                        <w:t>1 a ex:Park;</w:t>
                      </w:r>
                    </w:p>
                    <w:p w14:paraId="5EE39A33"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rdfs:label</w:t>
                      </w:r>
                      <w:proofErr w:type="gramEnd"/>
                      <w:r w:rsidRPr="00870DF4">
                        <w:rPr>
                          <w:rFonts w:ascii="Courier New" w:hAnsi="Courier New"/>
                        </w:rPr>
                        <w:t xml:space="preserve"> "Example Park";</w:t>
                      </w:r>
                    </w:p>
                    <w:p w14:paraId="5C9F7888"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geo:hasGeometry</w:t>
                      </w:r>
                      <w:proofErr w:type="gramEnd"/>
                      <w:r w:rsidRPr="00870DF4">
                        <w:rPr>
                          <w:rFonts w:ascii="Courier New" w:hAnsi="Courier New"/>
                        </w:rPr>
                        <w:t xml:space="preserve"> ex:Polygon1 .</w:t>
                      </w:r>
                    </w:p>
                    <w:p w14:paraId="6CDFE9B9" w14:textId="77777777" w:rsidR="00D8001F" w:rsidRPr="00870DF4" w:rsidRDefault="00D8001F" w:rsidP="00DA460B">
                      <w:pPr>
                        <w:rPr>
                          <w:rFonts w:ascii="Courier New" w:hAnsi="Courier New"/>
                        </w:rPr>
                      </w:pPr>
                      <w:proofErr w:type="gramStart"/>
                      <w:r w:rsidRPr="00870DF4">
                        <w:rPr>
                          <w:rFonts w:ascii="Courier New" w:hAnsi="Courier New"/>
                        </w:rPr>
                        <w:t>ex:Polygon</w:t>
                      </w:r>
                      <w:proofErr w:type="gramEnd"/>
                      <w:r w:rsidRPr="00870DF4">
                        <w:rPr>
                          <w:rFonts w:ascii="Courier New" w:hAnsi="Courier New"/>
                        </w:rPr>
                        <w:t>1 a geo:Polygon;</w:t>
                      </w:r>
                    </w:p>
                    <w:p w14:paraId="651642C2" w14:textId="77777777" w:rsidR="00D8001F" w:rsidRPr="00870DF4" w:rsidRDefault="00D8001F" w:rsidP="00DA460B">
                      <w:pPr>
                        <w:spacing w:after="120"/>
                        <w:ind w:left="288"/>
                      </w:pPr>
                      <w:proofErr w:type="gramStart"/>
                      <w:r w:rsidRPr="00870DF4">
                        <w:rPr>
                          <w:rFonts w:ascii="Courier New" w:hAnsi="Courier New"/>
                        </w:rPr>
                        <w:t>geo:asWKT</w:t>
                      </w:r>
                      <w:proofErr w:type="gramEnd"/>
                      <w:r w:rsidRPr="00870DF4">
                        <w:rPr>
                          <w:rFonts w:ascii="Courier New" w:hAnsi="Courier New"/>
                        </w:rPr>
                        <w:t xml:space="preserve">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8001F" w:rsidRPr="00680A88" w:rsidRDefault="00D8001F" w:rsidP="00345927">
                              <w:pPr>
                                <w:rPr>
                                  <w:sz w:val="22"/>
                                  <w:szCs w:val="22"/>
                                </w:rPr>
                              </w:pPr>
                              <w:proofErr w:type="gramStart"/>
                              <w:r w:rsidRPr="00680A88">
                                <w:rPr>
                                  <w:sz w:val="22"/>
                                  <w:szCs w:val="22"/>
                                </w:rPr>
                                <w:t>om:Quantity</w:t>
                              </w:r>
                              <w:proofErr w:type="gramEnd"/>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8001F" w:rsidRPr="00680A88" w:rsidRDefault="00D8001F" w:rsidP="00345927">
                              <w:pPr>
                                <w:rPr>
                                  <w:sz w:val="22"/>
                                  <w:szCs w:val="22"/>
                                </w:rPr>
                              </w:pPr>
                              <w:proofErr w:type="gramStart"/>
                              <w:r w:rsidRPr="00680A88">
                                <w:rPr>
                                  <w:sz w:val="22"/>
                                  <w:szCs w:val="22"/>
                                </w:rPr>
                                <w:t>om:Measure</w:t>
                              </w:r>
                              <w:proofErr w:type="gramEnd"/>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8001F" w:rsidRPr="00680A88" w:rsidRDefault="00D8001F" w:rsidP="00345927">
                              <w:pPr>
                                <w:rPr>
                                  <w:sz w:val="22"/>
                                  <w:szCs w:val="22"/>
                                </w:rPr>
                              </w:pPr>
                              <w:proofErr w:type="gramStart"/>
                              <w:r w:rsidRPr="00680A88">
                                <w:rPr>
                                  <w:sz w:val="22"/>
                                  <w:szCs w:val="22"/>
                                </w:rPr>
                                <w:t>om:hasValue</w:t>
                              </w:r>
                              <w:proofErr w:type="gramEnd"/>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8001F" w:rsidRPr="00680A88" w:rsidRDefault="00D8001F" w:rsidP="00345927">
                              <w:pPr>
                                <w:rPr>
                                  <w:sz w:val="22"/>
                                  <w:szCs w:val="22"/>
                                </w:rPr>
                              </w:pPr>
                              <w:proofErr w:type="gramStart"/>
                              <w:r w:rsidRPr="00680A88">
                                <w:rPr>
                                  <w:sz w:val="22"/>
                                  <w:szCs w:val="22"/>
                                </w:rPr>
                                <w:t>om:numerical</w:t>
                              </w:r>
                              <w:proofErr w:type="gramEnd"/>
                              <w:r w:rsidRPr="00680A88">
                                <w:rPr>
                                  <w:sz w:val="22"/>
                                  <w:szCs w:val="22"/>
                                </w:rPr>
                                <w:t>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8001F" w:rsidRPr="00680A88" w:rsidRDefault="00D8001F" w:rsidP="00345927">
                        <w:pPr>
                          <w:rPr>
                            <w:sz w:val="22"/>
                            <w:szCs w:val="22"/>
                          </w:rPr>
                        </w:pPr>
                        <w:proofErr w:type="gramStart"/>
                        <w:r w:rsidRPr="00680A88">
                          <w:rPr>
                            <w:sz w:val="22"/>
                            <w:szCs w:val="22"/>
                          </w:rPr>
                          <w:t>om:Quantity</w:t>
                        </w:r>
                        <w:proofErr w:type="gramEnd"/>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8001F" w:rsidRPr="00680A88" w:rsidRDefault="00D8001F" w:rsidP="00345927">
                        <w:pPr>
                          <w:rPr>
                            <w:sz w:val="22"/>
                            <w:szCs w:val="22"/>
                          </w:rPr>
                        </w:pPr>
                        <w:proofErr w:type="gramStart"/>
                        <w:r w:rsidRPr="00680A88">
                          <w:rPr>
                            <w:sz w:val="22"/>
                            <w:szCs w:val="22"/>
                          </w:rPr>
                          <w:t>om:Measure</w:t>
                        </w:r>
                        <w:proofErr w:type="gramEnd"/>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8001F" w:rsidRPr="00680A88" w:rsidRDefault="00D8001F" w:rsidP="00345927">
                        <w:pPr>
                          <w:rPr>
                            <w:sz w:val="22"/>
                            <w:szCs w:val="22"/>
                          </w:rPr>
                        </w:pPr>
                        <w:proofErr w:type="gramStart"/>
                        <w:r w:rsidRPr="00680A88">
                          <w:rPr>
                            <w:sz w:val="22"/>
                            <w:szCs w:val="22"/>
                          </w:rPr>
                          <w:t>om:hasValue</w:t>
                        </w:r>
                        <w:proofErr w:type="gramEnd"/>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8001F" w:rsidRPr="00680A88" w:rsidRDefault="00D8001F" w:rsidP="00345927">
                        <w:pPr>
                          <w:rPr>
                            <w:sz w:val="22"/>
                            <w:szCs w:val="22"/>
                          </w:rPr>
                        </w:pPr>
                        <w:proofErr w:type="gramStart"/>
                        <w:r w:rsidRPr="00680A88">
                          <w:rPr>
                            <w:sz w:val="22"/>
                            <w:szCs w:val="22"/>
                          </w:rPr>
                          <w:t>om:numerical</w:t>
                        </w:r>
                        <w:proofErr w:type="gramEnd"/>
                        <w:r w:rsidRPr="00680A88">
                          <w:rPr>
                            <w:sz w:val="22"/>
                            <w:szCs w:val="22"/>
                          </w:rPr>
                          <w:t>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lastRenderedPageBreak/>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proofErr w:type="gramStart"/>
            <w:r>
              <w:t>gci:Household</w:t>
            </w:r>
            <w:proofErr w:type="gramEnd"/>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77777777" w:rsidR="008A7A83" w:rsidRDefault="008A7A83" w:rsidP="002626F5">
            <w:r>
              <w:t xml:space="preserve">exactly </w:t>
            </w:r>
            <w:proofErr w:type="gramStart"/>
            <w:r>
              <w:t>1  time</w:t>
            </w:r>
            <w:proofErr w:type="gramEnd"/>
            <w:r>
              <w:t>:TemporalEntity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lastRenderedPageBreak/>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proofErr w:type="gramStart"/>
            <w:r>
              <w:t>change:</w:t>
            </w:r>
            <w:r w:rsidR="006D5597">
              <w:t>existsAt</w:t>
            </w:r>
            <w:proofErr w:type="gramEnd"/>
          </w:p>
        </w:tc>
        <w:tc>
          <w:tcPr>
            <w:tcW w:w="4117"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CE3491">
        <w:trPr>
          <w:cantSplit/>
        </w:trPr>
        <w:tc>
          <w:tcPr>
            <w:tcW w:w="2737" w:type="dxa"/>
            <w:vMerge w:val="restart"/>
          </w:tcPr>
          <w:p w14:paraId="0E68ECAC" w14:textId="77777777" w:rsidR="00780FAD" w:rsidRDefault="00780FAD" w:rsidP="00FE6277">
            <w:proofErr w:type="gramStart"/>
            <w:r>
              <w:t>tove:Organization</w:t>
            </w:r>
            <w:proofErr w:type="gramEnd"/>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proofErr w:type="gramStart"/>
            <w:r>
              <w:t>change:</w:t>
            </w:r>
            <w:r w:rsidR="006D5597">
              <w:t>existsAt</w:t>
            </w:r>
            <w:proofErr w:type="gramEnd"/>
          </w:p>
        </w:tc>
        <w:tc>
          <w:tcPr>
            <w:tcW w:w="4117"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proofErr w:type="gramStart"/>
            <w:r>
              <w:t>schema:address</w:t>
            </w:r>
            <w:proofErr w:type="gramEnd"/>
          </w:p>
        </w:tc>
        <w:tc>
          <w:tcPr>
            <w:tcW w:w="4117"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proofErr w:type="gramStart"/>
            <w:r>
              <w:t>tove:has</w:t>
            </w:r>
            <w:proofErr w:type="gramEnd"/>
            <w:r>
              <w:t>_goal</w:t>
            </w:r>
          </w:p>
        </w:tc>
        <w:tc>
          <w:tcPr>
            <w:tcW w:w="4117"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proofErr w:type="gramStart"/>
            <w:r>
              <w:t>tove:consists</w:t>
            </w:r>
            <w:proofErr w:type="gramEnd"/>
            <w:r>
              <w:t>_of</w:t>
            </w:r>
          </w:p>
        </w:tc>
        <w:tc>
          <w:tcPr>
            <w:tcW w:w="4117"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CE3491">
        <w:trPr>
          <w:cantSplit/>
        </w:trPr>
        <w:tc>
          <w:tcPr>
            <w:tcW w:w="2737" w:type="dxa"/>
            <w:vMerge w:val="restart"/>
          </w:tcPr>
          <w:p w14:paraId="51A4FAEA" w14:textId="77777777" w:rsidR="00780FAD" w:rsidRDefault="00780FAD" w:rsidP="00780FAD">
            <w:proofErr w:type="gramStart"/>
            <w:r>
              <w:t>tove:Role</w:t>
            </w:r>
            <w:proofErr w:type="gramEnd"/>
          </w:p>
        </w:tc>
        <w:tc>
          <w:tcPr>
            <w:tcW w:w="2496" w:type="dxa"/>
          </w:tcPr>
          <w:p w14:paraId="413AC632" w14:textId="77777777" w:rsidR="00780FAD" w:rsidRDefault="00780FAD" w:rsidP="00780FAD">
            <w:proofErr w:type="gramStart"/>
            <w:r>
              <w:t>tove:has</w:t>
            </w:r>
            <w:proofErr w:type="gramEnd"/>
            <w:r>
              <w:t>_goal</w:t>
            </w:r>
          </w:p>
        </w:tc>
        <w:tc>
          <w:tcPr>
            <w:tcW w:w="4117"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proofErr w:type="gramStart"/>
            <w:r>
              <w:t>tove:has</w:t>
            </w:r>
            <w:proofErr w:type="gramEnd"/>
            <w:r>
              <w:t>_process</w:t>
            </w:r>
          </w:p>
        </w:tc>
        <w:tc>
          <w:tcPr>
            <w:tcW w:w="4117"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proofErr w:type="gramStart"/>
            <w:r>
              <w:t>tove:has</w:t>
            </w:r>
            <w:proofErr w:type="gramEnd"/>
            <w:r>
              <w:t>_authority</w:t>
            </w:r>
          </w:p>
        </w:tc>
        <w:tc>
          <w:tcPr>
            <w:tcW w:w="4117"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proofErr w:type="gramStart"/>
            <w:r>
              <w:t>tove:requires</w:t>
            </w:r>
            <w:proofErr w:type="gramEnd"/>
            <w:r>
              <w:t>_skill</w:t>
            </w:r>
          </w:p>
        </w:tc>
        <w:tc>
          <w:tcPr>
            <w:tcW w:w="4117"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proofErr w:type="gramStart"/>
            <w:r>
              <w:t>tove:has</w:t>
            </w:r>
            <w:proofErr w:type="gramEnd"/>
            <w:r>
              <w:t>_resource</w:t>
            </w:r>
          </w:p>
        </w:tc>
        <w:tc>
          <w:tcPr>
            <w:tcW w:w="4117"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CE3491">
        <w:trPr>
          <w:cantSplit/>
        </w:trPr>
        <w:tc>
          <w:tcPr>
            <w:tcW w:w="2737" w:type="dxa"/>
          </w:tcPr>
          <w:p w14:paraId="033F4887" w14:textId="77777777" w:rsidR="00780FAD" w:rsidRDefault="00DA6E9C" w:rsidP="00780FAD">
            <w:proofErr w:type="gramStart"/>
            <w:r>
              <w:t>tove:</w:t>
            </w:r>
            <w:r w:rsidR="00780FAD">
              <w:t>Goal</w:t>
            </w:r>
            <w:proofErr w:type="gramEnd"/>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proofErr w:type="gramStart"/>
            <w:r>
              <w:t>change:</w:t>
            </w:r>
            <w:r w:rsidR="006D5597">
              <w:t>existsAt</w:t>
            </w:r>
            <w:proofErr w:type="gramEnd"/>
          </w:p>
        </w:tc>
        <w:tc>
          <w:tcPr>
            <w:tcW w:w="4117"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proofErr w:type="gramStart"/>
            <w:r>
              <w:t>change:</w:t>
            </w:r>
            <w:r w:rsidR="006D5597">
              <w:t>existsAt</w:t>
            </w:r>
            <w:proofErr w:type="gramEnd"/>
          </w:p>
        </w:tc>
        <w:tc>
          <w:tcPr>
            <w:tcW w:w="4117"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proofErr w:type="gramStart"/>
            <w:r>
              <w:t>schema:address</w:t>
            </w:r>
            <w:proofErr w:type="gramEnd"/>
          </w:p>
        </w:tc>
        <w:tc>
          <w:tcPr>
            <w:tcW w:w="4117"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proofErr w:type="gramStart"/>
            <w:r>
              <w:t>change:</w:t>
            </w:r>
            <w:r w:rsidR="006D5597">
              <w:t>existsAt</w:t>
            </w:r>
            <w:proofErr w:type="gramEnd"/>
          </w:p>
        </w:tc>
        <w:tc>
          <w:tcPr>
            <w:tcW w:w="4117"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proofErr w:type="gramStart"/>
            <w:r>
              <w:t>change:</w:t>
            </w:r>
            <w:r w:rsidR="006D5597">
              <w:t>existsAt</w:t>
            </w:r>
            <w:proofErr w:type="gramEnd"/>
          </w:p>
        </w:tc>
        <w:tc>
          <w:tcPr>
            <w:tcW w:w="4117"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w:t>
            </w:r>
            <w:proofErr w:type="gramStart"/>
            <w:r>
              <w:t>loc:</w:t>
            </w:r>
            <w:r w:rsidR="00780FAD">
              <w:t>hasLocation</w:t>
            </w:r>
            <w:proofErr w:type="gramEnd"/>
          </w:p>
        </w:tc>
        <w:tc>
          <w:tcPr>
            <w:tcW w:w="4117"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proofErr w:type="gramStart"/>
            <w:r>
              <w:t>schema:</w:t>
            </w:r>
            <w:r w:rsidR="00780FAD">
              <w:t>address</w:t>
            </w:r>
            <w:proofErr w:type="gramEnd"/>
          </w:p>
        </w:tc>
        <w:tc>
          <w:tcPr>
            <w:tcW w:w="4117"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CE3491">
        <w:trPr>
          <w:cantSplit/>
        </w:trPr>
        <w:tc>
          <w:tcPr>
            <w:tcW w:w="2737" w:type="dxa"/>
            <w:vMerge w:val="restart"/>
          </w:tcPr>
          <w:p w14:paraId="1AE6F08D" w14:textId="77777777" w:rsidR="00662AF4" w:rsidRDefault="00662AF4" w:rsidP="00662AF4">
            <w:proofErr w:type="gramStart"/>
            <w:r>
              <w:t>tove:OrganizationAgent</w:t>
            </w:r>
            <w:proofErr w:type="gramEnd"/>
          </w:p>
        </w:tc>
        <w:tc>
          <w:tcPr>
            <w:tcW w:w="2496" w:type="dxa"/>
          </w:tcPr>
          <w:p w14:paraId="28A712F0" w14:textId="77777777" w:rsidR="00662AF4" w:rsidRDefault="00662AF4" w:rsidP="00662AF4">
            <w:proofErr w:type="gramStart"/>
            <w:r>
              <w:t>tove:member</w:t>
            </w:r>
            <w:proofErr w:type="gramEnd"/>
            <w:r>
              <w:t>_of</w:t>
            </w:r>
          </w:p>
        </w:tc>
        <w:tc>
          <w:tcPr>
            <w:tcW w:w="4117"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proofErr w:type="gramStart"/>
            <w:r>
              <w:t>tove:plays</w:t>
            </w:r>
            <w:proofErr w:type="gramEnd"/>
          </w:p>
        </w:tc>
        <w:tc>
          <w:tcPr>
            <w:tcW w:w="4117" w:type="dxa"/>
          </w:tcPr>
          <w:p w14:paraId="07FE6AF2" w14:textId="77777777" w:rsidR="00662AF4" w:rsidRDefault="00662AF4" w:rsidP="00662AF4">
            <w:proofErr w:type="gramStart"/>
            <w:r>
              <w:t>only  tove</w:t>
            </w:r>
            <w:proofErr w:type="gramEnd"/>
            <w:r>
              <w:t>:Role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proofErr w:type="gramStart"/>
            <w:r>
              <w:t>tove:has</w:t>
            </w:r>
            <w:proofErr w:type="gramEnd"/>
            <w:r>
              <w:t>_goal</w:t>
            </w:r>
          </w:p>
        </w:tc>
        <w:tc>
          <w:tcPr>
            <w:tcW w:w="4117"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proofErr w:type="gramStart"/>
            <w:r>
              <w:t>tove:has</w:t>
            </w:r>
            <w:proofErr w:type="gramEnd"/>
            <w:r>
              <w:t>_authority</w:t>
            </w:r>
          </w:p>
        </w:tc>
        <w:tc>
          <w:tcPr>
            <w:tcW w:w="4117"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proofErr w:type="gramStart"/>
            <w:r>
              <w:t>tove:OrganizationAgent</w:t>
            </w:r>
            <w:proofErr w:type="gramEnd"/>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w:t>
            </w:r>
            <w:r>
              <w:t>subClassOf</w:t>
            </w:r>
          </w:p>
        </w:tc>
        <w:tc>
          <w:tcPr>
            <w:tcW w:w="4117" w:type="dxa"/>
          </w:tcPr>
          <w:p w14:paraId="4C51C71F" w14:textId="5780F21D" w:rsidR="000C4D13" w:rsidRDefault="000C4D13" w:rsidP="000C4D13">
            <w:r>
              <w:t>FullTimeEmployee</w:t>
            </w:r>
            <w:r>
              <w:t>)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w:t>
            </w:r>
            <w:r>
              <w:t>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w:t>
            </w:r>
            <w:r>
              <w:t xml:space="preserve">TimeEmployee) and (not </w:t>
            </w:r>
            <w:r>
              <w:t>Part</w:t>
            </w:r>
            <w:r>
              <w: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proofErr w:type="gramStart"/>
            <w:r>
              <w:t>only  monetary</w:t>
            </w:r>
            <w:proofErr w:type="gramEnd"/>
            <w:r>
              <w:t>:MonetaryValue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CE3491">
        <w:trPr>
          <w:cantSplit/>
        </w:trPr>
        <w:tc>
          <w:tcPr>
            <w:tcW w:w="2737" w:type="dxa"/>
          </w:tcPr>
          <w:p w14:paraId="347C6995" w14:textId="77777777" w:rsidR="000C4D13" w:rsidRDefault="000C4D13" w:rsidP="000C4D13">
            <w:proofErr w:type="gramStart"/>
            <w:r>
              <w:t>tove:Activity</w:t>
            </w:r>
            <w:proofErr w:type="gramEnd"/>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proofErr w:type="gramStart"/>
            <w:r>
              <w:t>activity:Activity</w:t>
            </w:r>
            <w:proofErr w:type="gramEnd"/>
          </w:p>
        </w:tc>
      </w:tr>
      <w:tr w:rsidR="000C4D13" w14:paraId="69B077D5" w14:textId="77777777" w:rsidTr="00CE3491">
        <w:trPr>
          <w:cantSplit/>
        </w:trPr>
        <w:tc>
          <w:tcPr>
            <w:tcW w:w="2737" w:type="dxa"/>
          </w:tcPr>
          <w:p w14:paraId="56B9227B" w14:textId="77777777" w:rsidR="000C4D13" w:rsidRDefault="000C4D13" w:rsidP="000C4D13">
            <w:proofErr w:type="gramStart"/>
            <w:r>
              <w:t>tove:Resource</w:t>
            </w:r>
            <w:proofErr w:type="gramEnd"/>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proofErr w:type="gramStart"/>
            <w:r>
              <w:t>resource:Resource</w:t>
            </w:r>
            <w:proofErr w:type="gramEnd"/>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1" w:name="_Toc523308981"/>
      <w:r>
        <w:lastRenderedPageBreak/>
        <w:t>Building Ontology</w:t>
      </w:r>
      <w:bookmarkEnd w:id="91"/>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2" w:name="_Toc523308982"/>
      <w:r>
        <w:t>Vehicle Ontology</w:t>
      </w:r>
      <w:bookmarkEnd w:id="92"/>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3" w:name="_Toc523308983"/>
      <w:r>
        <w:t>Transportation System Ontology</w:t>
      </w:r>
      <w:bookmarkEnd w:id="93"/>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 xml:space="preserve">Signal Control: Controls the flow of transportation between some of the incoming and outgoing arcs that the Node connects. Signal Controls have specialized attributes such as </w:t>
      </w:r>
      <w:r w:rsidRPr="00503161">
        <w:rPr>
          <w:sz w:val="24"/>
        </w:rPr>
        <w:lastRenderedPageBreak/>
        <w:t>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 xml:space="preserve">has an invariant location, which is co-located with (contains </w:t>
      </w:r>
      <w:r w:rsidRPr="00F8610D">
        <w:rPr>
          <w:sz w:val="24"/>
        </w:rPr>
        <w:lastRenderedPageBreak/>
        <w:t>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w:t>
            </w:r>
            <w:r w:rsidRPr="000B5886">
              <w:lastRenderedPageBreak/>
              <w:t xml:space="preserve">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4" w:author="Megan Katsumi" w:date="2018-11-14T08:39:00Z">
              <w:r>
                <w:t>LoopDetector</w:t>
              </w:r>
            </w:ins>
          </w:p>
        </w:tc>
        <w:tc>
          <w:tcPr>
            <w:tcW w:w="2446" w:type="dxa"/>
          </w:tcPr>
          <w:p w14:paraId="39B665CE" w14:textId="768C97D5" w:rsidR="001020C5" w:rsidRDefault="001020C5" w:rsidP="00272044">
            <w:proofErr w:type="gramStart"/>
            <w:ins w:id="95" w:author="Megan Katsumi" w:date="2018-11-14T09:12:00Z">
              <w:r>
                <w:t>sosa:</w:t>
              </w:r>
            </w:ins>
            <w:ins w:id="96"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97"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98"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99"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0"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1"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2"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3" w:author="Megan Katsumi" w:date="2018-11-14T10:32:00Z">
              <w:r>
                <w:t>{</w:t>
              </w:r>
            </w:ins>
            <w:ins w:id="104" w:author="Megan Katsumi" w:date="2018-11-14T10:33:00Z">
              <w:r>
                <w:t>mean_</w:t>
              </w:r>
            </w:ins>
            <w:ins w:id="105" w:author="Megan Katsumi" w:date="2018-11-14T11:14:00Z">
              <w:r>
                <w:t>travel_</w:t>
              </w:r>
            </w:ins>
            <w:ins w:id="106"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07"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08" w:author="Megan Katsumi" w:date="2018-11-14T09:25:00Z">
              <w:r>
                <w:t>only (</w:t>
              </w:r>
              <w:proofErr w:type="gramStart"/>
              <w:r>
                <w:t>sosa:Observation</w:t>
              </w:r>
              <w:proofErr w:type="gramEnd"/>
              <w:r>
                <w:t xml:space="preserve"> and sosa:hasFeatureOfInterest</w:t>
              </w:r>
            </w:ins>
            <w:ins w:id="109" w:author="Megan Katsumi" w:date="2018-11-14T09:26:00Z">
              <w:r>
                <w:t xml:space="preserve"> only transport:</w:t>
              </w:r>
            </w:ins>
            <w:ins w:id="110" w:author="Megan Katsumi" w:date="2018-11-14T10:27:00Z">
              <w:r>
                <w:t>Arc</w:t>
              </w:r>
            </w:ins>
            <w:ins w:id="111" w:author="Megan Katsumi" w:date="2018-11-14T10:35:00Z">
              <w:r>
                <w:t xml:space="preserve"> and sosa:</w:t>
              </w:r>
            </w:ins>
            <w:ins w:id="112" w:author="Megan Katsumi" w:date="2018-11-14T12:23:00Z">
              <w:r>
                <w:t>wasO</w:t>
              </w:r>
            </w:ins>
            <w:ins w:id="113" w:author="Megan Katsumi" w:date="2018-11-14T10:35:00Z">
              <w:r>
                <w:t>riginatedBy {vehicle</w:t>
              </w:r>
            </w:ins>
            <w:ins w:id="114" w:author="Megan Katsumi" w:date="2018-11-14T10:36:00Z">
              <w:r>
                <w:t>_presence}</w:t>
              </w:r>
            </w:ins>
            <w:r>
              <w:t xml:space="preserve"> and </w:t>
            </w:r>
            <w:r w:rsidRPr="009C34EF">
              <w:rPr>
                <w:highlight w:val="yellow"/>
              </w:rPr>
              <w:t>sosa:hasResult RoadOccupancy or VehicleVolume or MeanTravelSpeed</w:t>
            </w:r>
            <w:ins w:id="115"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6"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7"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8"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19" w:author="Megan Katsumi" w:date="2018-11-14T10:32:00Z">
              <w:r w:rsidRPr="009C34EF">
                <w:t>{</w:t>
              </w:r>
            </w:ins>
            <w:ins w:id="120" w:author="Megan Katsumi" w:date="2018-11-14T10:33:00Z">
              <w:r w:rsidRPr="009C34EF">
                <w:t>mean_</w:t>
              </w:r>
            </w:ins>
            <w:ins w:id="121" w:author="Megan Katsumi" w:date="2018-11-14T11:14:00Z">
              <w:r w:rsidRPr="009C34EF">
                <w:t>travel_</w:t>
              </w:r>
            </w:ins>
            <w:ins w:id="122"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lastRenderedPageBreak/>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3" w:name="_Toc523308984"/>
      <w:r>
        <w:t xml:space="preserve">Travel </w:t>
      </w:r>
      <w:r w:rsidR="00E91E39">
        <w:t>Costs</w:t>
      </w:r>
      <w:bookmarkEnd w:id="123"/>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lastRenderedPageBreak/>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4" w:name="_Toc523308985"/>
      <w:r>
        <w:t>Parking Ontology</w:t>
      </w:r>
      <w:bookmarkEnd w:id="124"/>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lastRenderedPageBreak/>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lastRenderedPageBreak/>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5" w:name="_Toc523308986"/>
      <w:r>
        <w:t>Public</w:t>
      </w:r>
      <w:r w:rsidR="00BD7C89">
        <w:t xml:space="preserve"> Transit Ontology</w:t>
      </w:r>
      <w:bookmarkEnd w:id="125"/>
    </w:p>
    <w:p w14:paraId="6A7EE14B" w14:textId="07F0684A" w:rsidR="00D479C9" w:rsidRDefault="00464F88"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lastRenderedPageBreak/>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6" w:name="_Toc523308987"/>
      <w:r>
        <w:t>Land Use</w:t>
      </w:r>
      <w:r w:rsidR="00BA1ACD">
        <w:t xml:space="preserve"> Ontology</w:t>
      </w:r>
      <w:bookmarkEnd w:id="126"/>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lastRenderedPageBreak/>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00055">
            <w:bookmarkStart w:id="127" w:name="_GoBack" w:colFirst="0" w:colLast="0"/>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bookmarkEnd w:id="127"/>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w:t>
      </w:r>
      <w:r>
        <w:rPr>
          <w:lang w:val="en-CA"/>
        </w:rPr>
        <w:t xml:space="preserve">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w:t>
      </w:r>
      <w:r>
        <w:t>may</w:t>
      </w:r>
      <w:r>
        <w:t xml:space="preserve"> extend </w:t>
      </w:r>
      <w:r>
        <w:t xml:space="preserve">the </w:t>
      </w:r>
      <w:r>
        <w:t xml:space="preserve">population representation to </w:t>
      </w:r>
      <w:r>
        <w:t>capture various sorts of populations (employed, students, etc)</w:t>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lastRenderedPageBreak/>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lastRenderedPageBreak/>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lastRenderedPageBreak/>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lastRenderedPageBreak/>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lastRenderedPageBreak/>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lastRenderedPageBreak/>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lastRenderedPageBreak/>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ADB11" w14:textId="77777777" w:rsidR="00464F88" w:rsidRDefault="00464F88" w:rsidP="00EA354A">
      <w:r>
        <w:separator/>
      </w:r>
    </w:p>
  </w:endnote>
  <w:endnote w:type="continuationSeparator" w:id="0">
    <w:p w14:paraId="2203EFCE" w14:textId="77777777" w:rsidR="00464F88" w:rsidRDefault="00464F88"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D8001F" w:rsidRDefault="00D8001F">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8001F" w:rsidRPr="0032583C" w:rsidRDefault="00D8001F">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8001F" w14:paraId="2B76F3B3" w14:textId="77777777" w:rsidTr="00967D94">
      <w:tc>
        <w:tcPr>
          <w:tcW w:w="6947" w:type="dxa"/>
        </w:tcPr>
        <w:p w14:paraId="07DEE8C9" w14:textId="77777777" w:rsidR="00D8001F" w:rsidRDefault="00D8001F"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8001F" w:rsidRDefault="00D8001F"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8001F" w:rsidRDefault="00D8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4F849" w14:textId="77777777" w:rsidR="00464F88" w:rsidRDefault="00464F88" w:rsidP="00EA354A">
      <w:r>
        <w:separator/>
      </w:r>
    </w:p>
  </w:footnote>
  <w:footnote w:type="continuationSeparator" w:id="0">
    <w:p w14:paraId="7766EA06" w14:textId="77777777" w:rsidR="00464F88" w:rsidRDefault="00464F88" w:rsidP="00EA354A">
      <w:r>
        <w:continuationSeparator/>
      </w:r>
    </w:p>
  </w:footnote>
  <w:footnote w:id="1">
    <w:p w14:paraId="005D8B98" w14:textId="5699BB61" w:rsidR="00D8001F" w:rsidRPr="00FF4EA6" w:rsidRDefault="00D8001F">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8001F" w:rsidRDefault="00D8001F"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8001F" w:rsidRPr="00E80D3C" w:rsidRDefault="00D8001F">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8001F" w:rsidRDefault="00D8001F">
      <w:pPr>
        <w:pStyle w:val="FootnoteText"/>
      </w:pPr>
      <w:r>
        <w:rPr>
          <w:rStyle w:val="FootnoteReference"/>
        </w:rPr>
        <w:footnoteRef/>
      </w:r>
      <w:r>
        <w:t xml:space="preserve"> </w:t>
      </w:r>
      <w:r w:rsidRPr="009A36FB">
        <w:t>https://www.w3.org/TR/owl-time/</w:t>
      </w:r>
    </w:p>
  </w:footnote>
  <w:footnote w:id="5">
    <w:p w14:paraId="357B0B37" w14:textId="77777777" w:rsidR="00D8001F" w:rsidRDefault="00D8001F">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D8001F" w:rsidRPr="00E80D3C" w:rsidRDefault="00D8001F">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8001F" w:rsidRPr="008C0C6B" w:rsidRDefault="00D8001F">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D8001F" w:rsidRDefault="00D8001F">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D8001F" w:rsidRPr="00E80D3C" w:rsidRDefault="00D8001F">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8001F" w:rsidRPr="00BD4EF4" w:rsidRDefault="00D8001F" w:rsidP="00E80D3C">
      <w:r>
        <w:rPr>
          <w:rStyle w:val="FootnoteReference"/>
        </w:rPr>
        <w:footnoteRef/>
      </w:r>
      <w:r>
        <w:t xml:space="preserve"> </w:t>
      </w:r>
      <w:r w:rsidRPr="00DC74DA">
        <w:t>http://ontology.eil.utoronto.ca/GCI/Foundation/GCI-Foundation-v2.owl</w:t>
      </w:r>
      <w:r>
        <w:t>#</w:t>
      </w:r>
    </w:p>
    <w:p w14:paraId="4AE1EB08" w14:textId="6D90AB37" w:rsidR="00D8001F" w:rsidRPr="00E80D3C" w:rsidRDefault="00D8001F">
      <w:pPr>
        <w:pStyle w:val="FootnoteText"/>
        <w:rPr>
          <w:lang w:val="en-CA"/>
        </w:rPr>
      </w:pPr>
    </w:p>
  </w:footnote>
  <w:footnote w:id="11">
    <w:p w14:paraId="2B0DD081" w14:textId="0C4649C5" w:rsidR="00D8001F" w:rsidRPr="008E7C02" w:rsidRDefault="00D8001F">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D8001F" w:rsidRPr="00046E73" w:rsidRDefault="00D8001F">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8001F" w:rsidRDefault="00D8001F">
      <w:pPr>
        <w:pStyle w:val="FootnoteText"/>
      </w:pPr>
      <w:r>
        <w:rPr>
          <w:rStyle w:val="FootnoteReference"/>
        </w:rPr>
        <w:footnoteRef/>
      </w:r>
      <w:r>
        <w:t xml:space="preserve"> </w:t>
      </w:r>
      <w:r w:rsidRPr="00827DD8">
        <w:t>http://schema.org/</w:t>
      </w:r>
    </w:p>
  </w:footnote>
  <w:footnote w:id="14">
    <w:p w14:paraId="4E061129" w14:textId="77777777" w:rsidR="00D8001F" w:rsidRDefault="00D8001F">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8001F" w:rsidRDefault="00D8001F">
      <w:pPr>
        <w:pStyle w:val="FootnoteText"/>
      </w:pPr>
      <w:r>
        <w:rPr>
          <w:rStyle w:val="FootnoteReference"/>
        </w:rPr>
        <w:footnoteRef/>
      </w:r>
      <w:r>
        <w:t xml:space="preserve"> </w:t>
      </w:r>
      <w:r w:rsidRPr="005B2B4C">
        <w:t>http://ontology.eil.utoronto.ca/tove/organization.html</w:t>
      </w:r>
    </w:p>
  </w:footnote>
  <w:footnote w:id="16">
    <w:p w14:paraId="2EAE6E34" w14:textId="77777777" w:rsidR="00D8001F" w:rsidRDefault="00D8001F"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8001F" w:rsidRPr="001A792D" w:rsidRDefault="00D8001F">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8001F" w:rsidRDefault="00D8001F">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8001F" w:rsidRPr="006539A1" w:rsidRDefault="00D8001F"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8001F" w:rsidRPr="005B0E28" w:rsidRDefault="00D8001F">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36BAD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6BDBD265-3991-B64D-9766-1E9BCF127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72</Pages>
  <Words>20995</Words>
  <Characters>132693</Characters>
  <Application>Microsoft Office Word</Application>
  <DocSecurity>0</DocSecurity>
  <Lines>5103</Lines>
  <Paragraphs>3415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44</cp:revision>
  <cp:lastPrinted>2017-08-16T13:18:00Z</cp:lastPrinted>
  <dcterms:created xsi:type="dcterms:W3CDTF">2018-11-28T19:50:00Z</dcterms:created>
  <dcterms:modified xsi:type="dcterms:W3CDTF">2019-01-22T14:13:00Z</dcterms:modified>
</cp:coreProperties>
</file>