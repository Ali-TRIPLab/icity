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1E7B307" w14:textId="77777777" w:rsidR="00C35D24" w:rsidRDefault="00C35D24" w:rsidP="00C77BFB">
      <w:pPr>
        <w:spacing w:before="120" w:after="240" w:line="240" w:lineRule="auto"/>
        <w:rPr>
          <w:rFonts w:ascii="Cambria" w:eastAsia="MS Gothic" w:hAnsi="Cambria"/>
          <w:i/>
          <w:iCs/>
          <w:color w:val="000000"/>
          <w:spacing w:val="15"/>
          <w:sz w:val="36"/>
          <w:lang w:eastAsia="en-CA"/>
        </w:rPr>
      </w:pPr>
    </w:p>
    <w:p w14:paraId="20CBE3A5" w14:textId="77777777" w:rsidR="00C35D24" w:rsidRDefault="00E31A2A" w:rsidP="00C77BFB">
      <w:pPr>
        <w:spacing w:before="120" w:after="240" w:line="240" w:lineRule="auto"/>
        <w:rPr>
          <w:rFonts w:ascii="Cambria" w:eastAsia="MS Gothic" w:hAnsi="Cambria"/>
          <w:i/>
          <w:iCs/>
          <w:color w:val="000000"/>
          <w:spacing w:val="15"/>
          <w:sz w:val="36"/>
          <w:lang w:eastAsia="en-CA"/>
        </w:rPr>
      </w:pPr>
      <w:commentRangeStart w:id="5"/>
      <w:commentRangeEnd w:id="5"/>
      <w:r>
        <w:rPr>
          <w:rStyle w:val="CommentReference"/>
          <w:rFonts w:asciiTheme="minorHAnsi" w:eastAsiaTheme="minorEastAsia" w:hAnsiTheme="minorHAnsi"/>
          <w:lang w:val="en-US" w:bidi="en-US"/>
        </w:rPr>
        <w:commentReference w:id="5"/>
      </w:r>
    </w:p>
    <w:p w14:paraId="2A8F8309" w14:textId="3C39FF52" w:rsidR="00C35D24" w:rsidRDefault="00C35D24" w:rsidP="00C77BFB">
      <w:pPr>
        <w:spacing w:before="120" w:after="240" w:line="240" w:lineRule="auto"/>
        <w:rPr>
          <w:rFonts w:eastAsia="Calibri"/>
          <w:lang w:eastAsia="en-CA"/>
        </w:rPr>
      </w:pPr>
    </w:p>
    <w:p w14:paraId="1804B0E7" w14:textId="77777777" w:rsidR="00C77BFB" w:rsidRPr="00C35D24" w:rsidRDefault="00C77BFB" w:rsidP="00C77BFB">
      <w:pPr>
        <w:spacing w:before="120" w:after="240" w:line="240" w:lineRule="auto"/>
        <w:rPr>
          <w:rFonts w:eastAsia="Calibri"/>
          <w:lang w:eastAsia="en-CA"/>
        </w:rPr>
      </w:pPr>
    </w:p>
    <w:p w14:paraId="5EA2B427" w14:textId="77777777" w:rsidR="00C35D24" w:rsidRPr="00C35D24" w:rsidRDefault="00C35D24" w:rsidP="00C77BFB">
      <w:pPr>
        <w:spacing w:before="120" w:after="240" w:line="240" w:lineRule="auto"/>
        <w:rPr>
          <w:rFonts w:eastAsia="Calibri"/>
          <w:lang w:eastAsia="en-CA"/>
        </w:rPr>
      </w:pPr>
    </w:p>
    <w:p w14:paraId="22E62BBD" w14:textId="77777777" w:rsidR="00C35D24" w:rsidRPr="00C35D24" w:rsidRDefault="00C35D24" w:rsidP="00C77BFB">
      <w:pPr>
        <w:spacing w:before="120" w:after="240" w:line="240" w:lineRule="auto"/>
        <w:rPr>
          <w:rFonts w:eastAsia="Calibri"/>
          <w:lang w:eastAsia="en-CA"/>
        </w:rPr>
      </w:pPr>
    </w:p>
    <w:p w14:paraId="7328B6E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77BFB">
      <w:pPr>
        <w:spacing w:line="240" w:lineRule="auto"/>
        <w:rPr>
          <w:rFonts w:ascii="Cambria" w:eastAsia="MS Gothic" w:hAnsi="Cambria"/>
          <w:i/>
          <w:iCs/>
          <w:color w:val="000000"/>
          <w:spacing w:val="15"/>
          <w:sz w:val="28"/>
          <w:szCs w:val="28"/>
          <w:lang w:eastAsia="en-CA"/>
        </w:rPr>
      </w:pPr>
    </w:p>
    <w:p w14:paraId="1C49A4D8" w14:textId="77777777" w:rsid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77BFB">
      <w:pPr>
        <w:spacing w:before="120" w:after="240" w:line="240" w:lineRule="auto"/>
        <w:rPr>
          <w:rFonts w:eastAsia="Calibri"/>
          <w:lang w:eastAsia="en-CA"/>
        </w:rPr>
      </w:pPr>
    </w:p>
    <w:p w14:paraId="32FFE096" w14:textId="77777777" w:rsidR="00C35D24" w:rsidRPr="00C35D24" w:rsidRDefault="00C35D24" w:rsidP="00C77BFB">
      <w:pPr>
        <w:spacing w:before="120" w:after="240" w:line="240" w:lineRule="auto"/>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593AB0C4" w:rsidR="00B165C7" w:rsidRPr="00C35D24" w:rsidRDefault="00967D94"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5F7625">
        <w:rPr>
          <w:rFonts w:ascii="Cambria" w:eastAsia="MS Gothic" w:hAnsi="Cambria"/>
          <w:i/>
          <w:iCs/>
          <w:color w:val="000000"/>
          <w:spacing w:val="15"/>
          <w:sz w:val="28"/>
          <w:szCs w:val="28"/>
          <w:lang w:eastAsia="en-CA"/>
        </w:rPr>
        <w:t>January 30, 2020</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61960A29" w14:textId="7B7B21D0" w:rsidR="008A3FC0" w:rsidRDefault="00672FFC">
          <w:pPr>
            <w:pStyle w:val="TOC1"/>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32993918" w:history="1">
            <w:r w:rsidR="008A3FC0" w:rsidRPr="00AA6EC7">
              <w:rPr>
                <w:rStyle w:val="Hyperlink"/>
                <w:noProof/>
              </w:rPr>
              <w:t>1</w:t>
            </w:r>
            <w:r w:rsidR="008A3FC0">
              <w:rPr>
                <w:rFonts w:cstheme="minorBidi"/>
                <w:noProof/>
                <w:sz w:val="24"/>
                <w:lang w:val="en-CA" w:bidi="ar-SA"/>
              </w:rPr>
              <w:tab/>
            </w:r>
            <w:r w:rsidR="008A3FC0" w:rsidRPr="00AA6EC7">
              <w:rPr>
                <w:rStyle w:val="Hyperlink"/>
                <w:noProof/>
              </w:rPr>
              <w:t>Purpose</w:t>
            </w:r>
            <w:r w:rsidR="008A3FC0">
              <w:rPr>
                <w:noProof/>
                <w:webHidden/>
              </w:rPr>
              <w:tab/>
            </w:r>
            <w:r w:rsidR="008A3FC0">
              <w:rPr>
                <w:noProof/>
                <w:webHidden/>
              </w:rPr>
              <w:fldChar w:fldCharType="begin"/>
            </w:r>
            <w:r w:rsidR="008A3FC0">
              <w:rPr>
                <w:noProof/>
                <w:webHidden/>
              </w:rPr>
              <w:instrText xml:space="preserve"> PAGEREF _Toc32993918 \h </w:instrText>
            </w:r>
            <w:r w:rsidR="008A3FC0">
              <w:rPr>
                <w:noProof/>
                <w:webHidden/>
              </w:rPr>
            </w:r>
            <w:r w:rsidR="008A3FC0">
              <w:rPr>
                <w:noProof/>
                <w:webHidden/>
              </w:rPr>
              <w:fldChar w:fldCharType="separate"/>
            </w:r>
            <w:r w:rsidR="008A3FC0">
              <w:rPr>
                <w:noProof/>
                <w:webHidden/>
              </w:rPr>
              <w:t>6</w:t>
            </w:r>
            <w:r w:rsidR="008A3FC0">
              <w:rPr>
                <w:noProof/>
                <w:webHidden/>
              </w:rPr>
              <w:fldChar w:fldCharType="end"/>
            </w:r>
          </w:hyperlink>
        </w:p>
        <w:p w14:paraId="5410BCE8" w14:textId="79043B22" w:rsidR="008A3FC0" w:rsidRDefault="008A3FC0">
          <w:pPr>
            <w:pStyle w:val="TOC1"/>
            <w:rPr>
              <w:rFonts w:cstheme="minorBidi"/>
              <w:noProof/>
              <w:sz w:val="24"/>
              <w:lang w:val="en-CA" w:bidi="ar-SA"/>
            </w:rPr>
          </w:pPr>
          <w:hyperlink w:anchor="_Toc32993919" w:history="1">
            <w:r w:rsidRPr="00AA6EC7">
              <w:rPr>
                <w:rStyle w:val="Hyperlink"/>
                <w:noProof/>
              </w:rPr>
              <w:t>2</w:t>
            </w:r>
            <w:r>
              <w:rPr>
                <w:rFonts w:cstheme="minorBidi"/>
                <w:noProof/>
                <w:sz w:val="24"/>
                <w:lang w:val="en-CA" w:bidi="ar-SA"/>
              </w:rPr>
              <w:tab/>
            </w:r>
            <w:r w:rsidRPr="00AA6EC7">
              <w:rPr>
                <w:rStyle w:val="Hyperlink"/>
                <w:noProof/>
              </w:rPr>
              <w:t>Scope</w:t>
            </w:r>
            <w:r>
              <w:rPr>
                <w:noProof/>
                <w:webHidden/>
              </w:rPr>
              <w:tab/>
            </w:r>
            <w:r>
              <w:rPr>
                <w:noProof/>
                <w:webHidden/>
              </w:rPr>
              <w:fldChar w:fldCharType="begin"/>
            </w:r>
            <w:r>
              <w:rPr>
                <w:noProof/>
                <w:webHidden/>
              </w:rPr>
              <w:instrText xml:space="preserve"> PAGEREF _Toc32993919 \h </w:instrText>
            </w:r>
            <w:r>
              <w:rPr>
                <w:noProof/>
                <w:webHidden/>
              </w:rPr>
            </w:r>
            <w:r>
              <w:rPr>
                <w:noProof/>
                <w:webHidden/>
              </w:rPr>
              <w:fldChar w:fldCharType="separate"/>
            </w:r>
            <w:r>
              <w:rPr>
                <w:noProof/>
                <w:webHidden/>
              </w:rPr>
              <w:t>6</w:t>
            </w:r>
            <w:r>
              <w:rPr>
                <w:noProof/>
                <w:webHidden/>
              </w:rPr>
              <w:fldChar w:fldCharType="end"/>
            </w:r>
          </w:hyperlink>
        </w:p>
        <w:p w14:paraId="212BED58" w14:textId="20F27160" w:rsidR="008A3FC0" w:rsidRDefault="008A3FC0">
          <w:pPr>
            <w:pStyle w:val="TOC1"/>
            <w:rPr>
              <w:rFonts w:cstheme="minorBidi"/>
              <w:noProof/>
              <w:sz w:val="24"/>
              <w:lang w:val="en-CA" w:bidi="ar-SA"/>
            </w:rPr>
          </w:pPr>
          <w:hyperlink w:anchor="_Toc32993920" w:history="1">
            <w:r w:rsidRPr="00AA6EC7">
              <w:rPr>
                <w:rStyle w:val="Hyperlink"/>
                <w:noProof/>
              </w:rPr>
              <w:t>3</w:t>
            </w:r>
            <w:r>
              <w:rPr>
                <w:rFonts w:cstheme="minorBidi"/>
                <w:noProof/>
                <w:sz w:val="24"/>
                <w:lang w:val="en-CA" w:bidi="ar-SA"/>
              </w:rPr>
              <w:tab/>
            </w:r>
            <w:r w:rsidRPr="00AA6EC7">
              <w:rPr>
                <w:rStyle w:val="Hyperlink"/>
                <w:noProof/>
              </w:rPr>
              <w:t>Role of the Ontology</w:t>
            </w:r>
            <w:r>
              <w:rPr>
                <w:noProof/>
                <w:webHidden/>
              </w:rPr>
              <w:tab/>
            </w:r>
            <w:r>
              <w:rPr>
                <w:noProof/>
                <w:webHidden/>
              </w:rPr>
              <w:fldChar w:fldCharType="begin"/>
            </w:r>
            <w:r>
              <w:rPr>
                <w:noProof/>
                <w:webHidden/>
              </w:rPr>
              <w:instrText xml:space="preserve"> PAGEREF _Toc32993920 \h </w:instrText>
            </w:r>
            <w:r>
              <w:rPr>
                <w:noProof/>
                <w:webHidden/>
              </w:rPr>
            </w:r>
            <w:r>
              <w:rPr>
                <w:noProof/>
                <w:webHidden/>
              </w:rPr>
              <w:fldChar w:fldCharType="separate"/>
            </w:r>
            <w:r>
              <w:rPr>
                <w:noProof/>
                <w:webHidden/>
              </w:rPr>
              <w:t>6</w:t>
            </w:r>
            <w:r>
              <w:rPr>
                <w:noProof/>
                <w:webHidden/>
              </w:rPr>
              <w:fldChar w:fldCharType="end"/>
            </w:r>
          </w:hyperlink>
        </w:p>
        <w:p w14:paraId="2D3D1360" w14:textId="1F06B2EF" w:rsidR="008A3FC0" w:rsidRDefault="008A3FC0">
          <w:pPr>
            <w:pStyle w:val="TOC1"/>
            <w:rPr>
              <w:rFonts w:cstheme="minorBidi"/>
              <w:noProof/>
              <w:sz w:val="24"/>
              <w:lang w:val="en-CA" w:bidi="ar-SA"/>
            </w:rPr>
          </w:pPr>
          <w:hyperlink w:anchor="_Toc32993921" w:history="1">
            <w:r w:rsidRPr="00AA6EC7">
              <w:rPr>
                <w:rStyle w:val="Hyperlink"/>
                <w:noProof/>
              </w:rPr>
              <w:t>4</w:t>
            </w:r>
            <w:r>
              <w:rPr>
                <w:rFonts w:cstheme="minorBidi"/>
                <w:noProof/>
                <w:sz w:val="24"/>
                <w:lang w:val="en-CA" w:bidi="ar-SA"/>
              </w:rPr>
              <w:tab/>
            </w:r>
            <w:r w:rsidRPr="00AA6EC7">
              <w:rPr>
                <w:rStyle w:val="Hyperlink"/>
                <w:noProof/>
              </w:rPr>
              <w:t>Development Approach</w:t>
            </w:r>
            <w:r>
              <w:rPr>
                <w:noProof/>
                <w:webHidden/>
              </w:rPr>
              <w:tab/>
            </w:r>
            <w:r>
              <w:rPr>
                <w:noProof/>
                <w:webHidden/>
              </w:rPr>
              <w:fldChar w:fldCharType="begin"/>
            </w:r>
            <w:r>
              <w:rPr>
                <w:noProof/>
                <w:webHidden/>
              </w:rPr>
              <w:instrText xml:space="preserve"> PAGEREF _Toc32993921 \h </w:instrText>
            </w:r>
            <w:r>
              <w:rPr>
                <w:noProof/>
                <w:webHidden/>
              </w:rPr>
            </w:r>
            <w:r>
              <w:rPr>
                <w:noProof/>
                <w:webHidden/>
              </w:rPr>
              <w:fldChar w:fldCharType="separate"/>
            </w:r>
            <w:r>
              <w:rPr>
                <w:noProof/>
                <w:webHidden/>
              </w:rPr>
              <w:t>8</w:t>
            </w:r>
            <w:r>
              <w:rPr>
                <w:noProof/>
                <w:webHidden/>
              </w:rPr>
              <w:fldChar w:fldCharType="end"/>
            </w:r>
          </w:hyperlink>
        </w:p>
        <w:p w14:paraId="1B1D0B84" w14:textId="5E2612A5" w:rsidR="008A3FC0" w:rsidRDefault="008A3FC0">
          <w:pPr>
            <w:pStyle w:val="TOC1"/>
            <w:rPr>
              <w:rFonts w:cstheme="minorBidi"/>
              <w:noProof/>
              <w:sz w:val="24"/>
              <w:lang w:val="en-CA" w:bidi="ar-SA"/>
            </w:rPr>
          </w:pPr>
          <w:hyperlink w:anchor="_Toc32993922" w:history="1">
            <w:r w:rsidRPr="00AA6EC7">
              <w:rPr>
                <w:rStyle w:val="Hyperlink"/>
                <w:noProof/>
              </w:rPr>
              <w:t>5</w:t>
            </w:r>
            <w:r>
              <w:rPr>
                <w:rFonts w:cstheme="minorBidi"/>
                <w:noProof/>
                <w:sz w:val="24"/>
                <w:lang w:val="en-CA" w:bidi="ar-SA"/>
              </w:rPr>
              <w:tab/>
            </w:r>
            <w:r w:rsidRPr="00AA6EC7">
              <w:rPr>
                <w:rStyle w:val="Hyperlink"/>
                <w:noProof/>
              </w:rPr>
              <w:t>Requirements</w:t>
            </w:r>
            <w:r>
              <w:rPr>
                <w:noProof/>
                <w:webHidden/>
              </w:rPr>
              <w:tab/>
            </w:r>
            <w:r>
              <w:rPr>
                <w:noProof/>
                <w:webHidden/>
              </w:rPr>
              <w:fldChar w:fldCharType="begin"/>
            </w:r>
            <w:r>
              <w:rPr>
                <w:noProof/>
                <w:webHidden/>
              </w:rPr>
              <w:instrText xml:space="preserve"> PAGEREF _Toc32993922 \h </w:instrText>
            </w:r>
            <w:r>
              <w:rPr>
                <w:noProof/>
                <w:webHidden/>
              </w:rPr>
            </w:r>
            <w:r>
              <w:rPr>
                <w:noProof/>
                <w:webHidden/>
              </w:rPr>
              <w:fldChar w:fldCharType="separate"/>
            </w:r>
            <w:r>
              <w:rPr>
                <w:noProof/>
                <w:webHidden/>
              </w:rPr>
              <w:t>9</w:t>
            </w:r>
            <w:r>
              <w:rPr>
                <w:noProof/>
                <w:webHidden/>
              </w:rPr>
              <w:fldChar w:fldCharType="end"/>
            </w:r>
          </w:hyperlink>
        </w:p>
        <w:p w14:paraId="444F7EED" w14:textId="6B04C35C" w:rsidR="008A3FC0" w:rsidRDefault="008A3FC0">
          <w:pPr>
            <w:pStyle w:val="TOC2"/>
            <w:tabs>
              <w:tab w:val="left" w:pos="720"/>
              <w:tab w:val="right" w:leader="dot" w:pos="9350"/>
            </w:tabs>
            <w:rPr>
              <w:rFonts w:cstheme="minorBidi"/>
              <w:noProof/>
              <w:sz w:val="24"/>
              <w:lang w:val="en-CA" w:bidi="ar-SA"/>
            </w:rPr>
          </w:pPr>
          <w:hyperlink w:anchor="_Toc32993923" w:history="1">
            <w:r w:rsidRPr="00AA6EC7">
              <w:rPr>
                <w:rStyle w:val="Hyperlink"/>
                <w:rFonts w:ascii="Times New Roman" w:hAnsi="Times New Roman"/>
                <w:noProof/>
                <w:snapToGrid w:val="0"/>
                <w:w w:val="0"/>
              </w:rPr>
              <w:t>5.1</w:t>
            </w:r>
            <w:r>
              <w:rPr>
                <w:rFonts w:cstheme="minorBidi"/>
                <w:noProof/>
                <w:sz w:val="24"/>
                <w:lang w:val="en-CA" w:bidi="ar-SA"/>
              </w:rPr>
              <w:tab/>
            </w:r>
            <w:r w:rsidRPr="00AA6EC7">
              <w:rPr>
                <w:rStyle w:val="Hyperlink"/>
                <w:noProof/>
              </w:rPr>
              <w:t>Motivating Scenario: Land Use and Transportation Simulation</w:t>
            </w:r>
            <w:r>
              <w:rPr>
                <w:noProof/>
                <w:webHidden/>
              </w:rPr>
              <w:tab/>
            </w:r>
            <w:r>
              <w:rPr>
                <w:noProof/>
                <w:webHidden/>
              </w:rPr>
              <w:fldChar w:fldCharType="begin"/>
            </w:r>
            <w:r>
              <w:rPr>
                <w:noProof/>
                <w:webHidden/>
              </w:rPr>
              <w:instrText xml:space="preserve"> PAGEREF _Toc32993923 \h </w:instrText>
            </w:r>
            <w:r>
              <w:rPr>
                <w:noProof/>
                <w:webHidden/>
              </w:rPr>
            </w:r>
            <w:r>
              <w:rPr>
                <w:noProof/>
                <w:webHidden/>
              </w:rPr>
              <w:fldChar w:fldCharType="separate"/>
            </w:r>
            <w:r>
              <w:rPr>
                <w:noProof/>
                <w:webHidden/>
              </w:rPr>
              <w:t>11</w:t>
            </w:r>
            <w:r>
              <w:rPr>
                <w:noProof/>
                <w:webHidden/>
              </w:rPr>
              <w:fldChar w:fldCharType="end"/>
            </w:r>
          </w:hyperlink>
        </w:p>
        <w:p w14:paraId="38C517E0" w14:textId="40F71F26" w:rsidR="008A3FC0" w:rsidRDefault="008A3FC0">
          <w:pPr>
            <w:pStyle w:val="TOC2"/>
            <w:tabs>
              <w:tab w:val="left" w:pos="720"/>
              <w:tab w:val="right" w:leader="dot" w:pos="9350"/>
            </w:tabs>
            <w:rPr>
              <w:rFonts w:cstheme="minorBidi"/>
              <w:noProof/>
              <w:sz w:val="24"/>
              <w:lang w:val="en-CA" w:bidi="ar-SA"/>
            </w:rPr>
          </w:pPr>
          <w:hyperlink w:anchor="_Toc32993924" w:history="1">
            <w:r w:rsidRPr="00AA6EC7">
              <w:rPr>
                <w:rStyle w:val="Hyperlink"/>
                <w:rFonts w:ascii="Times New Roman" w:hAnsi="Times New Roman"/>
                <w:noProof/>
                <w:snapToGrid w:val="0"/>
                <w:w w:val="0"/>
              </w:rPr>
              <w:t>5.2</w:t>
            </w:r>
            <w:r>
              <w:rPr>
                <w:rFonts w:cstheme="minorBidi"/>
                <w:noProof/>
                <w:sz w:val="24"/>
                <w:lang w:val="en-CA" w:bidi="ar-SA"/>
              </w:rPr>
              <w:tab/>
            </w:r>
            <w:r w:rsidRPr="00AA6EC7">
              <w:rPr>
                <w:rStyle w:val="Hyperlink"/>
                <w:noProof/>
              </w:rPr>
              <w:t>Motivating Scenario: Transit Research</w:t>
            </w:r>
            <w:r>
              <w:rPr>
                <w:noProof/>
                <w:webHidden/>
              </w:rPr>
              <w:tab/>
            </w:r>
            <w:r>
              <w:rPr>
                <w:noProof/>
                <w:webHidden/>
              </w:rPr>
              <w:fldChar w:fldCharType="begin"/>
            </w:r>
            <w:r>
              <w:rPr>
                <w:noProof/>
                <w:webHidden/>
              </w:rPr>
              <w:instrText xml:space="preserve"> PAGEREF _Toc32993924 \h </w:instrText>
            </w:r>
            <w:r>
              <w:rPr>
                <w:noProof/>
                <w:webHidden/>
              </w:rPr>
            </w:r>
            <w:r>
              <w:rPr>
                <w:noProof/>
                <w:webHidden/>
              </w:rPr>
              <w:fldChar w:fldCharType="separate"/>
            </w:r>
            <w:r>
              <w:rPr>
                <w:noProof/>
                <w:webHidden/>
              </w:rPr>
              <w:t>12</w:t>
            </w:r>
            <w:r>
              <w:rPr>
                <w:noProof/>
                <w:webHidden/>
              </w:rPr>
              <w:fldChar w:fldCharType="end"/>
            </w:r>
          </w:hyperlink>
        </w:p>
        <w:p w14:paraId="7C31B4AD" w14:textId="14F34E79" w:rsidR="008A3FC0" w:rsidRDefault="008A3FC0">
          <w:pPr>
            <w:pStyle w:val="TOC2"/>
            <w:tabs>
              <w:tab w:val="left" w:pos="720"/>
              <w:tab w:val="right" w:leader="dot" w:pos="9350"/>
            </w:tabs>
            <w:rPr>
              <w:rFonts w:cstheme="minorBidi"/>
              <w:noProof/>
              <w:sz w:val="24"/>
              <w:lang w:val="en-CA" w:bidi="ar-SA"/>
            </w:rPr>
          </w:pPr>
          <w:hyperlink w:anchor="_Toc32993925" w:history="1">
            <w:r w:rsidRPr="00AA6EC7">
              <w:rPr>
                <w:rStyle w:val="Hyperlink"/>
                <w:rFonts w:ascii="Times New Roman" w:hAnsi="Times New Roman"/>
                <w:noProof/>
                <w:snapToGrid w:val="0"/>
                <w:w w:val="0"/>
              </w:rPr>
              <w:t>5.3</w:t>
            </w:r>
            <w:r>
              <w:rPr>
                <w:rFonts w:cstheme="minorBidi"/>
                <w:noProof/>
                <w:sz w:val="24"/>
                <w:lang w:val="en-CA" w:bidi="ar-SA"/>
              </w:rPr>
              <w:tab/>
            </w:r>
            <w:r w:rsidRPr="00AA6EC7">
              <w:rPr>
                <w:rStyle w:val="Hyperlink"/>
                <w:noProof/>
              </w:rPr>
              <w:t>Motivating Scenario: Smart Parking Applications</w:t>
            </w:r>
            <w:r>
              <w:rPr>
                <w:noProof/>
                <w:webHidden/>
              </w:rPr>
              <w:tab/>
            </w:r>
            <w:r>
              <w:rPr>
                <w:noProof/>
                <w:webHidden/>
              </w:rPr>
              <w:fldChar w:fldCharType="begin"/>
            </w:r>
            <w:r>
              <w:rPr>
                <w:noProof/>
                <w:webHidden/>
              </w:rPr>
              <w:instrText xml:space="preserve"> PAGEREF _Toc32993925 \h </w:instrText>
            </w:r>
            <w:r>
              <w:rPr>
                <w:noProof/>
                <w:webHidden/>
              </w:rPr>
            </w:r>
            <w:r>
              <w:rPr>
                <w:noProof/>
                <w:webHidden/>
              </w:rPr>
              <w:fldChar w:fldCharType="separate"/>
            </w:r>
            <w:r>
              <w:rPr>
                <w:noProof/>
                <w:webHidden/>
              </w:rPr>
              <w:t>12</w:t>
            </w:r>
            <w:r>
              <w:rPr>
                <w:noProof/>
                <w:webHidden/>
              </w:rPr>
              <w:fldChar w:fldCharType="end"/>
            </w:r>
          </w:hyperlink>
        </w:p>
        <w:p w14:paraId="19ED5BEB" w14:textId="003818D0" w:rsidR="008A3FC0" w:rsidRDefault="008A3FC0">
          <w:pPr>
            <w:pStyle w:val="TOC2"/>
            <w:tabs>
              <w:tab w:val="left" w:pos="720"/>
              <w:tab w:val="right" w:leader="dot" w:pos="9350"/>
            </w:tabs>
            <w:rPr>
              <w:rFonts w:cstheme="minorBidi"/>
              <w:noProof/>
              <w:sz w:val="24"/>
              <w:lang w:val="en-CA" w:bidi="ar-SA"/>
            </w:rPr>
          </w:pPr>
          <w:hyperlink w:anchor="_Toc32993926" w:history="1">
            <w:r w:rsidRPr="00AA6EC7">
              <w:rPr>
                <w:rStyle w:val="Hyperlink"/>
                <w:rFonts w:ascii="Times New Roman" w:hAnsi="Times New Roman"/>
                <w:noProof/>
                <w:snapToGrid w:val="0"/>
                <w:w w:val="0"/>
              </w:rPr>
              <w:t>5.4</w:t>
            </w:r>
            <w:r>
              <w:rPr>
                <w:rFonts w:cstheme="minorBidi"/>
                <w:noProof/>
                <w:sz w:val="24"/>
                <w:lang w:val="en-CA" w:bidi="ar-SA"/>
              </w:rPr>
              <w:tab/>
            </w:r>
            <w:r w:rsidRPr="00AA6EC7">
              <w:rPr>
                <w:rStyle w:val="Hyperlink"/>
                <w:noProof/>
              </w:rPr>
              <w:t>Motivating Scenario: ATIS via IT-SoS</w:t>
            </w:r>
            <w:r>
              <w:rPr>
                <w:noProof/>
                <w:webHidden/>
              </w:rPr>
              <w:tab/>
            </w:r>
            <w:r>
              <w:rPr>
                <w:noProof/>
                <w:webHidden/>
              </w:rPr>
              <w:fldChar w:fldCharType="begin"/>
            </w:r>
            <w:r>
              <w:rPr>
                <w:noProof/>
                <w:webHidden/>
              </w:rPr>
              <w:instrText xml:space="preserve"> PAGEREF _Toc32993926 \h </w:instrText>
            </w:r>
            <w:r>
              <w:rPr>
                <w:noProof/>
                <w:webHidden/>
              </w:rPr>
            </w:r>
            <w:r>
              <w:rPr>
                <w:noProof/>
                <w:webHidden/>
              </w:rPr>
              <w:fldChar w:fldCharType="separate"/>
            </w:r>
            <w:r>
              <w:rPr>
                <w:noProof/>
                <w:webHidden/>
              </w:rPr>
              <w:t>13</w:t>
            </w:r>
            <w:r>
              <w:rPr>
                <w:noProof/>
                <w:webHidden/>
              </w:rPr>
              <w:fldChar w:fldCharType="end"/>
            </w:r>
          </w:hyperlink>
        </w:p>
        <w:p w14:paraId="41EBFEA4" w14:textId="19A41F1B" w:rsidR="008A3FC0" w:rsidRDefault="008A3FC0">
          <w:pPr>
            <w:pStyle w:val="TOC2"/>
            <w:tabs>
              <w:tab w:val="left" w:pos="720"/>
              <w:tab w:val="right" w:leader="dot" w:pos="9350"/>
            </w:tabs>
            <w:rPr>
              <w:rFonts w:cstheme="minorBidi"/>
              <w:noProof/>
              <w:sz w:val="24"/>
              <w:lang w:val="en-CA" w:bidi="ar-SA"/>
            </w:rPr>
          </w:pPr>
          <w:hyperlink w:anchor="_Toc32993927" w:history="1">
            <w:r w:rsidRPr="00AA6EC7">
              <w:rPr>
                <w:rStyle w:val="Hyperlink"/>
                <w:rFonts w:ascii="Times New Roman" w:hAnsi="Times New Roman"/>
                <w:noProof/>
                <w:snapToGrid w:val="0"/>
                <w:w w:val="0"/>
              </w:rPr>
              <w:t>5.5</w:t>
            </w:r>
            <w:r>
              <w:rPr>
                <w:rFonts w:cstheme="minorBidi"/>
                <w:noProof/>
                <w:sz w:val="24"/>
                <w:lang w:val="en-CA" w:bidi="ar-SA"/>
              </w:rPr>
              <w:tab/>
            </w:r>
            <w:r w:rsidRPr="00AA6EC7">
              <w:rPr>
                <w:rStyle w:val="Hyperlink"/>
                <w:noProof/>
              </w:rPr>
              <w:t>Motivating Scenario: ArcGIS Query Support</w:t>
            </w:r>
            <w:r>
              <w:rPr>
                <w:noProof/>
                <w:webHidden/>
              </w:rPr>
              <w:tab/>
            </w:r>
            <w:r>
              <w:rPr>
                <w:noProof/>
                <w:webHidden/>
              </w:rPr>
              <w:fldChar w:fldCharType="begin"/>
            </w:r>
            <w:r>
              <w:rPr>
                <w:noProof/>
                <w:webHidden/>
              </w:rPr>
              <w:instrText xml:space="preserve"> PAGEREF _Toc32993927 \h </w:instrText>
            </w:r>
            <w:r>
              <w:rPr>
                <w:noProof/>
                <w:webHidden/>
              </w:rPr>
            </w:r>
            <w:r>
              <w:rPr>
                <w:noProof/>
                <w:webHidden/>
              </w:rPr>
              <w:fldChar w:fldCharType="separate"/>
            </w:r>
            <w:r>
              <w:rPr>
                <w:noProof/>
                <w:webHidden/>
              </w:rPr>
              <w:t>14</w:t>
            </w:r>
            <w:r>
              <w:rPr>
                <w:noProof/>
                <w:webHidden/>
              </w:rPr>
              <w:fldChar w:fldCharType="end"/>
            </w:r>
          </w:hyperlink>
        </w:p>
        <w:p w14:paraId="1594C33B" w14:textId="60462F73" w:rsidR="008A3FC0" w:rsidRDefault="008A3FC0">
          <w:pPr>
            <w:pStyle w:val="TOC1"/>
            <w:rPr>
              <w:rFonts w:cstheme="minorBidi"/>
              <w:noProof/>
              <w:sz w:val="24"/>
              <w:lang w:val="en-CA" w:bidi="ar-SA"/>
            </w:rPr>
          </w:pPr>
          <w:hyperlink w:anchor="_Toc32993928" w:history="1">
            <w:r w:rsidRPr="00AA6EC7">
              <w:rPr>
                <w:rStyle w:val="Hyperlink"/>
                <w:noProof/>
              </w:rPr>
              <w:t>6</w:t>
            </w:r>
            <w:r>
              <w:rPr>
                <w:rFonts w:cstheme="minorBidi"/>
                <w:noProof/>
                <w:sz w:val="24"/>
                <w:lang w:val="en-CA" w:bidi="ar-SA"/>
              </w:rPr>
              <w:tab/>
            </w:r>
            <w:r w:rsidRPr="00AA6EC7">
              <w:rPr>
                <w:rStyle w:val="Hyperlink"/>
                <w:noProof/>
              </w:rPr>
              <w:t>Urban System Characteristics and Behaviour</w:t>
            </w:r>
            <w:r>
              <w:rPr>
                <w:noProof/>
                <w:webHidden/>
              </w:rPr>
              <w:tab/>
            </w:r>
            <w:r>
              <w:rPr>
                <w:noProof/>
                <w:webHidden/>
              </w:rPr>
              <w:fldChar w:fldCharType="begin"/>
            </w:r>
            <w:r>
              <w:rPr>
                <w:noProof/>
                <w:webHidden/>
              </w:rPr>
              <w:instrText xml:space="preserve"> PAGEREF _Toc32993928 \h </w:instrText>
            </w:r>
            <w:r>
              <w:rPr>
                <w:noProof/>
                <w:webHidden/>
              </w:rPr>
            </w:r>
            <w:r>
              <w:rPr>
                <w:noProof/>
                <w:webHidden/>
              </w:rPr>
              <w:fldChar w:fldCharType="separate"/>
            </w:r>
            <w:r>
              <w:rPr>
                <w:noProof/>
                <w:webHidden/>
              </w:rPr>
              <w:t>15</w:t>
            </w:r>
            <w:r>
              <w:rPr>
                <w:noProof/>
                <w:webHidden/>
              </w:rPr>
              <w:fldChar w:fldCharType="end"/>
            </w:r>
          </w:hyperlink>
        </w:p>
        <w:p w14:paraId="07126642" w14:textId="5EAF73D3" w:rsidR="008A3FC0" w:rsidRDefault="008A3FC0">
          <w:pPr>
            <w:pStyle w:val="TOC2"/>
            <w:tabs>
              <w:tab w:val="left" w:pos="720"/>
              <w:tab w:val="right" w:leader="dot" w:pos="9350"/>
            </w:tabs>
            <w:rPr>
              <w:rFonts w:cstheme="minorBidi"/>
              <w:noProof/>
              <w:sz w:val="24"/>
              <w:lang w:val="en-CA" w:bidi="ar-SA"/>
            </w:rPr>
          </w:pPr>
          <w:hyperlink w:anchor="_Toc32993929" w:history="1">
            <w:r w:rsidRPr="00AA6EC7">
              <w:rPr>
                <w:rStyle w:val="Hyperlink"/>
                <w:rFonts w:ascii="Times New Roman" w:hAnsi="Times New Roman"/>
                <w:noProof/>
                <w:snapToGrid w:val="0"/>
                <w:w w:val="0"/>
              </w:rPr>
              <w:t>6.1</w:t>
            </w:r>
            <w:r>
              <w:rPr>
                <w:rFonts w:cstheme="minorBidi"/>
                <w:noProof/>
                <w:sz w:val="24"/>
                <w:lang w:val="en-CA" w:bidi="ar-SA"/>
              </w:rPr>
              <w:tab/>
            </w:r>
            <w:r w:rsidRPr="00AA6EC7">
              <w:rPr>
                <w:rStyle w:val="Hyperlink"/>
                <w:noProof/>
              </w:rPr>
              <w:t>Foundational Ontologies</w:t>
            </w:r>
            <w:r>
              <w:rPr>
                <w:noProof/>
                <w:webHidden/>
              </w:rPr>
              <w:tab/>
            </w:r>
            <w:r>
              <w:rPr>
                <w:noProof/>
                <w:webHidden/>
              </w:rPr>
              <w:fldChar w:fldCharType="begin"/>
            </w:r>
            <w:r>
              <w:rPr>
                <w:noProof/>
                <w:webHidden/>
              </w:rPr>
              <w:instrText xml:space="preserve"> PAGEREF _Toc32993929 \h </w:instrText>
            </w:r>
            <w:r>
              <w:rPr>
                <w:noProof/>
                <w:webHidden/>
              </w:rPr>
            </w:r>
            <w:r>
              <w:rPr>
                <w:noProof/>
                <w:webHidden/>
              </w:rPr>
              <w:fldChar w:fldCharType="separate"/>
            </w:r>
            <w:r>
              <w:rPr>
                <w:noProof/>
                <w:webHidden/>
              </w:rPr>
              <w:t>16</w:t>
            </w:r>
            <w:r>
              <w:rPr>
                <w:noProof/>
                <w:webHidden/>
              </w:rPr>
              <w:fldChar w:fldCharType="end"/>
            </w:r>
          </w:hyperlink>
        </w:p>
        <w:p w14:paraId="67E9B1D0" w14:textId="3C7BF8B3" w:rsidR="008A3FC0" w:rsidRDefault="008A3FC0">
          <w:pPr>
            <w:pStyle w:val="TOC3"/>
            <w:tabs>
              <w:tab w:val="left" w:pos="1200"/>
              <w:tab w:val="right" w:leader="dot" w:pos="9350"/>
            </w:tabs>
            <w:rPr>
              <w:rFonts w:cstheme="minorBidi"/>
              <w:noProof/>
              <w:sz w:val="24"/>
              <w:lang w:val="en-CA" w:bidi="ar-SA"/>
            </w:rPr>
          </w:pPr>
          <w:hyperlink w:anchor="_Toc32993930" w:history="1">
            <w:r w:rsidRPr="00AA6EC7">
              <w:rPr>
                <w:rStyle w:val="Hyperlink"/>
                <w:noProof/>
              </w:rPr>
              <w:t>6.1.1</w:t>
            </w:r>
            <w:r>
              <w:rPr>
                <w:rFonts w:cstheme="minorBidi"/>
                <w:noProof/>
                <w:sz w:val="24"/>
                <w:lang w:val="en-CA" w:bidi="ar-SA"/>
              </w:rPr>
              <w:tab/>
            </w:r>
            <w:r w:rsidRPr="00AA6EC7">
              <w:rPr>
                <w:rStyle w:val="Hyperlink"/>
                <w:noProof/>
              </w:rPr>
              <w:t>Location Ontology</w:t>
            </w:r>
            <w:r>
              <w:rPr>
                <w:noProof/>
                <w:webHidden/>
              </w:rPr>
              <w:tab/>
            </w:r>
            <w:r>
              <w:rPr>
                <w:noProof/>
                <w:webHidden/>
              </w:rPr>
              <w:fldChar w:fldCharType="begin"/>
            </w:r>
            <w:r>
              <w:rPr>
                <w:noProof/>
                <w:webHidden/>
              </w:rPr>
              <w:instrText xml:space="preserve"> PAGEREF _Toc32993930 \h </w:instrText>
            </w:r>
            <w:r>
              <w:rPr>
                <w:noProof/>
                <w:webHidden/>
              </w:rPr>
            </w:r>
            <w:r>
              <w:rPr>
                <w:noProof/>
                <w:webHidden/>
              </w:rPr>
              <w:fldChar w:fldCharType="separate"/>
            </w:r>
            <w:r>
              <w:rPr>
                <w:noProof/>
                <w:webHidden/>
              </w:rPr>
              <w:t>16</w:t>
            </w:r>
            <w:r>
              <w:rPr>
                <w:noProof/>
                <w:webHidden/>
              </w:rPr>
              <w:fldChar w:fldCharType="end"/>
            </w:r>
          </w:hyperlink>
        </w:p>
        <w:p w14:paraId="0B576F7A" w14:textId="27882104" w:rsidR="008A3FC0" w:rsidRDefault="008A3FC0">
          <w:pPr>
            <w:pStyle w:val="TOC3"/>
            <w:tabs>
              <w:tab w:val="left" w:pos="1200"/>
              <w:tab w:val="right" w:leader="dot" w:pos="9350"/>
            </w:tabs>
            <w:rPr>
              <w:rFonts w:cstheme="minorBidi"/>
              <w:noProof/>
              <w:sz w:val="24"/>
              <w:lang w:val="en-CA" w:bidi="ar-SA"/>
            </w:rPr>
          </w:pPr>
          <w:hyperlink w:anchor="_Toc32993931" w:history="1">
            <w:r w:rsidRPr="00AA6EC7">
              <w:rPr>
                <w:rStyle w:val="Hyperlink"/>
                <w:noProof/>
              </w:rPr>
              <w:t>6.1.2</w:t>
            </w:r>
            <w:r>
              <w:rPr>
                <w:rFonts w:cstheme="minorBidi"/>
                <w:noProof/>
                <w:sz w:val="24"/>
                <w:lang w:val="en-CA" w:bidi="ar-SA"/>
              </w:rPr>
              <w:tab/>
            </w:r>
            <w:r w:rsidRPr="00AA6EC7">
              <w:rPr>
                <w:rStyle w:val="Hyperlink"/>
                <w:noProof/>
              </w:rPr>
              <w:t>Time Ontology</w:t>
            </w:r>
            <w:r>
              <w:rPr>
                <w:noProof/>
                <w:webHidden/>
              </w:rPr>
              <w:tab/>
            </w:r>
            <w:r>
              <w:rPr>
                <w:noProof/>
                <w:webHidden/>
              </w:rPr>
              <w:fldChar w:fldCharType="begin"/>
            </w:r>
            <w:r>
              <w:rPr>
                <w:noProof/>
                <w:webHidden/>
              </w:rPr>
              <w:instrText xml:space="preserve"> PAGEREF _Toc32993931 \h </w:instrText>
            </w:r>
            <w:r>
              <w:rPr>
                <w:noProof/>
                <w:webHidden/>
              </w:rPr>
            </w:r>
            <w:r>
              <w:rPr>
                <w:noProof/>
                <w:webHidden/>
              </w:rPr>
              <w:fldChar w:fldCharType="separate"/>
            </w:r>
            <w:r>
              <w:rPr>
                <w:noProof/>
                <w:webHidden/>
              </w:rPr>
              <w:t>20</w:t>
            </w:r>
            <w:r>
              <w:rPr>
                <w:noProof/>
                <w:webHidden/>
              </w:rPr>
              <w:fldChar w:fldCharType="end"/>
            </w:r>
          </w:hyperlink>
        </w:p>
        <w:p w14:paraId="345C58EA" w14:textId="5536302A" w:rsidR="008A3FC0" w:rsidRDefault="008A3FC0">
          <w:pPr>
            <w:pStyle w:val="TOC3"/>
            <w:tabs>
              <w:tab w:val="left" w:pos="1200"/>
              <w:tab w:val="right" w:leader="dot" w:pos="9350"/>
            </w:tabs>
            <w:rPr>
              <w:rFonts w:cstheme="minorBidi"/>
              <w:noProof/>
              <w:sz w:val="24"/>
              <w:lang w:val="en-CA" w:bidi="ar-SA"/>
            </w:rPr>
          </w:pPr>
          <w:hyperlink w:anchor="_Toc32993932" w:history="1">
            <w:r w:rsidRPr="00AA6EC7">
              <w:rPr>
                <w:rStyle w:val="Hyperlink"/>
                <w:noProof/>
              </w:rPr>
              <w:t>6.1.3</w:t>
            </w:r>
            <w:r>
              <w:rPr>
                <w:rFonts w:cstheme="minorBidi"/>
                <w:noProof/>
                <w:sz w:val="24"/>
                <w:lang w:val="en-CA" w:bidi="ar-SA"/>
              </w:rPr>
              <w:tab/>
            </w:r>
            <w:r w:rsidRPr="00AA6EC7">
              <w:rPr>
                <w:rStyle w:val="Hyperlink"/>
                <w:noProof/>
              </w:rPr>
              <w:t>Change Ontology</w:t>
            </w:r>
            <w:r>
              <w:rPr>
                <w:noProof/>
                <w:webHidden/>
              </w:rPr>
              <w:tab/>
            </w:r>
            <w:r>
              <w:rPr>
                <w:noProof/>
                <w:webHidden/>
              </w:rPr>
              <w:fldChar w:fldCharType="begin"/>
            </w:r>
            <w:r>
              <w:rPr>
                <w:noProof/>
                <w:webHidden/>
              </w:rPr>
              <w:instrText xml:space="preserve"> PAGEREF _Toc32993932 \h </w:instrText>
            </w:r>
            <w:r>
              <w:rPr>
                <w:noProof/>
                <w:webHidden/>
              </w:rPr>
            </w:r>
            <w:r>
              <w:rPr>
                <w:noProof/>
                <w:webHidden/>
              </w:rPr>
              <w:fldChar w:fldCharType="separate"/>
            </w:r>
            <w:r>
              <w:rPr>
                <w:noProof/>
                <w:webHidden/>
              </w:rPr>
              <w:t>23</w:t>
            </w:r>
            <w:r>
              <w:rPr>
                <w:noProof/>
                <w:webHidden/>
              </w:rPr>
              <w:fldChar w:fldCharType="end"/>
            </w:r>
          </w:hyperlink>
        </w:p>
        <w:p w14:paraId="55CBC852" w14:textId="39DF6161" w:rsidR="008A3FC0" w:rsidRDefault="008A3FC0">
          <w:pPr>
            <w:pStyle w:val="TOC3"/>
            <w:tabs>
              <w:tab w:val="left" w:pos="1200"/>
              <w:tab w:val="right" w:leader="dot" w:pos="9350"/>
            </w:tabs>
            <w:rPr>
              <w:rFonts w:cstheme="minorBidi"/>
              <w:noProof/>
              <w:sz w:val="24"/>
              <w:lang w:val="en-CA" w:bidi="ar-SA"/>
            </w:rPr>
          </w:pPr>
          <w:hyperlink w:anchor="_Toc32993933" w:history="1">
            <w:r w:rsidRPr="00AA6EC7">
              <w:rPr>
                <w:rStyle w:val="Hyperlink"/>
                <w:noProof/>
              </w:rPr>
              <w:t>6.1.4</w:t>
            </w:r>
            <w:r>
              <w:rPr>
                <w:rFonts w:cstheme="minorBidi"/>
                <w:noProof/>
                <w:sz w:val="24"/>
                <w:lang w:val="en-CA" w:bidi="ar-SA"/>
              </w:rPr>
              <w:tab/>
            </w:r>
            <w:r w:rsidRPr="00AA6EC7">
              <w:rPr>
                <w:rStyle w:val="Hyperlink"/>
                <w:noProof/>
              </w:rPr>
              <w:t>Activity Ontology</w:t>
            </w:r>
            <w:r>
              <w:rPr>
                <w:noProof/>
                <w:webHidden/>
              </w:rPr>
              <w:tab/>
            </w:r>
            <w:r>
              <w:rPr>
                <w:noProof/>
                <w:webHidden/>
              </w:rPr>
              <w:fldChar w:fldCharType="begin"/>
            </w:r>
            <w:r>
              <w:rPr>
                <w:noProof/>
                <w:webHidden/>
              </w:rPr>
              <w:instrText xml:space="preserve"> PAGEREF _Toc32993933 \h </w:instrText>
            </w:r>
            <w:r>
              <w:rPr>
                <w:noProof/>
                <w:webHidden/>
              </w:rPr>
            </w:r>
            <w:r>
              <w:rPr>
                <w:noProof/>
                <w:webHidden/>
              </w:rPr>
              <w:fldChar w:fldCharType="separate"/>
            </w:r>
            <w:r>
              <w:rPr>
                <w:noProof/>
                <w:webHidden/>
              </w:rPr>
              <w:t>26</w:t>
            </w:r>
            <w:r>
              <w:rPr>
                <w:noProof/>
                <w:webHidden/>
              </w:rPr>
              <w:fldChar w:fldCharType="end"/>
            </w:r>
          </w:hyperlink>
        </w:p>
        <w:p w14:paraId="05D0DE4A" w14:textId="7A6102DF" w:rsidR="008A3FC0" w:rsidRDefault="008A3FC0">
          <w:pPr>
            <w:pStyle w:val="TOC3"/>
            <w:tabs>
              <w:tab w:val="left" w:pos="1200"/>
              <w:tab w:val="right" w:leader="dot" w:pos="9350"/>
            </w:tabs>
            <w:rPr>
              <w:rFonts w:cstheme="minorBidi"/>
              <w:noProof/>
              <w:sz w:val="24"/>
              <w:lang w:val="en-CA" w:bidi="ar-SA"/>
            </w:rPr>
          </w:pPr>
          <w:hyperlink w:anchor="_Toc32993934" w:history="1">
            <w:r w:rsidRPr="00AA6EC7">
              <w:rPr>
                <w:rStyle w:val="Hyperlink"/>
                <w:noProof/>
              </w:rPr>
              <w:t>6.1.5</w:t>
            </w:r>
            <w:r>
              <w:rPr>
                <w:rFonts w:cstheme="minorBidi"/>
                <w:noProof/>
                <w:sz w:val="24"/>
                <w:lang w:val="en-CA" w:bidi="ar-SA"/>
              </w:rPr>
              <w:tab/>
            </w:r>
            <w:r w:rsidRPr="00AA6EC7">
              <w:rPr>
                <w:rStyle w:val="Hyperlink"/>
                <w:noProof/>
              </w:rPr>
              <w:t>Recurring Event ontology</w:t>
            </w:r>
            <w:r>
              <w:rPr>
                <w:noProof/>
                <w:webHidden/>
              </w:rPr>
              <w:tab/>
            </w:r>
            <w:r>
              <w:rPr>
                <w:noProof/>
                <w:webHidden/>
              </w:rPr>
              <w:fldChar w:fldCharType="begin"/>
            </w:r>
            <w:r>
              <w:rPr>
                <w:noProof/>
                <w:webHidden/>
              </w:rPr>
              <w:instrText xml:space="preserve"> PAGEREF _Toc32993934 \h </w:instrText>
            </w:r>
            <w:r>
              <w:rPr>
                <w:noProof/>
                <w:webHidden/>
              </w:rPr>
            </w:r>
            <w:r>
              <w:rPr>
                <w:noProof/>
                <w:webHidden/>
              </w:rPr>
              <w:fldChar w:fldCharType="separate"/>
            </w:r>
            <w:r>
              <w:rPr>
                <w:noProof/>
                <w:webHidden/>
              </w:rPr>
              <w:t>34</w:t>
            </w:r>
            <w:r>
              <w:rPr>
                <w:noProof/>
                <w:webHidden/>
              </w:rPr>
              <w:fldChar w:fldCharType="end"/>
            </w:r>
          </w:hyperlink>
        </w:p>
        <w:p w14:paraId="38EC70F5" w14:textId="4CADB3C2" w:rsidR="008A3FC0" w:rsidRDefault="008A3FC0">
          <w:pPr>
            <w:pStyle w:val="TOC3"/>
            <w:tabs>
              <w:tab w:val="left" w:pos="1200"/>
              <w:tab w:val="right" w:leader="dot" w:pos="9350"/>
            </w:tabs>
            <w:rPr>
              <w:rFonts w:cstheme="minorBidi"/>
              <w:noProof/>
              <w:sz w:val="24"/>
              <w:lang w:val="en-CA" w:bidi="ar-SA"/>
            </w:rPr>
          </w:pPr>
          <w:hyperlink w:anchor="_Toc32993935" w:history="1">
            <w:r w:rsidRPr="00AA6EC7">
              <w:rPr>
                <w:rStyle w:val="Hyperlink"/>
                <w:noProof/>
              </w:rPr>
              <w:t>6.1.6</w:t>
            </w:r>
            <w:r>
              <w:rPr>
                <w:rFonts w:cstheme="minorBidi"/>
                <w:noProof/>
                <w:sz w:val="24"/>
                <w:lang w:val="en-CA" w:bidi="ar-SA"/>
              </w:rPr>
              <w:tab/>
            </w:r>
            <w:r w:rsidRPr="00AA6EC7">
              <w:rPr>
                <w:rStyle w:val="Hyperlink"/>
                <w:noProof/>
              </w:rPr>
              <w:t>Resource Ontology</w:t>
            </w:r>
            <w:r>
              <w:rPr>
                <w:noProof/>
                <w:webHidden/>
              </w:rPr>
              <w:tab/>
            </w:r>
            <w:r>
              <w:rPr>
                <w:noProof/>
                <w:webHidden/>
              </w:rPr>
              <w:fldChar w:fldCharType="begin"/>
            </w:r>
            <w:r>
              <w:rPr>
                <w:noProof/>
                <w:webHidden/>
              </w:rPr>
              <w:instrText xml:space="preserve"> PAGEREF _Toc32993935 \h </w:instrText>
            </w:r>
            <w:r>
              <w:rPr>
                <w:noProof/>
                <w:webHidden/>
              </w:rPr>
            </w:r>
            <w:r>
              <w:rPr>
                <w:noProof/>
                <w:webHidden/>
              </w:rPr>
              <w:fldChar w:fldCharType="separate"/>
            </w:r>
            <w:r>
              <w:rPr>
                <w:noProof/>
                <w:webHidden/>
              </w:rPr>
              <w:t>39</w:t>
            </w:r>
            <w:r>
              <w:rPr>
                <w:noProof/>
                <w:webHidden/>
              </w:rPr>
              <w:fldChar w:fldCharType="end"/>
            </w:r>
          </w:hyperlink>
        </w:p>
        <w:p w14:paraId="61B64A0F" w14:textId="0392116E" w:rsidR="008A3FC0" w:rsidRDefault="008A3FC0">
          <w:pPr>
            <w:pStyle w:val="TOC3"/>
            <w:tabs>
              <w:tab w:val="left" w:pos="1200"/>
              <w:tab w:val="right" w:leader="dot" w:pos="9350"/>
            </w:tabs>
            <w:rPr>
              <w:rFonts w:cstheme="minorBidi"/>
              <w:noProof/>
              <w:sz w:val="24"/>
              <w:lang w:val="en-CA" w:bidi="ar-SA"/>
            </w:rPr>
          </w:pPr>
          <w:hyperlink w:anchor="_Toc32993936" w:history="1">
            <w:r w:rsidRPr="00AA6EC7">
              <w:rPr>
                <w:rStyle w:val="Hyperlink"/>
                <w:noProof/>
              </w:rPr>
              <w:t>6.1.7</w:t>
            </w:r>
            <w:r>
              <w:rPr>
                <w:rFonts w:cstheme="minorBidi"/>
                <w:noProof/>
                <w:sz w:val="24"/>
                <w:lang w:val="en-CA" w:bidi="ar-SA"/>
              </w:rPr>
              <w:tab/>
            </w:r>
            <w:r w:rsidRPr="00AA6EC7">
              <w:rPr>
                <w:rStyle w:val="Hyperlink"/>
                <w:noProof/>
              </w:rPr>
              <w:t>Parthood Ontology</w:t>
            </w:r>
            <w:r>
              <w:rPr>
                <w:noProof/>
                <w:webHidden/>
              </w:rPr>
              <w:tab/>
            </w:r>
            <w:r>
              <w:rPr>
                <w:noProof/>
                <w:webHidden/>
              </w:rPr>
              <w:fldChar w:fldCharType="begin"/>
            </w:r>
            <w:r>
              <w:rPr>
                <w:noProof/>
                <w:webHidden/>
              </w:rPr>
              <w:instrText xml:space="preserve"> PAGEREF _Toc32993936 \h </w:instrText>
            </w:r>
            <w:r>
              <w:rPr>
                <w:noProof/>
                <w:webHidden/>
              </w:rPr>
            </w:r>
            <w:r>
              <w:rPr>
                <w:noProof/>
                <w:webHidden/>
              </w:rPr>
              <w:fldChar w:fldCharType="separate"/>
            </w:r>
            <w:r>
              <w:rPr>
                <w:noProof/>
                <w:webHidden/>
              </w:rPr>
              <w:t>43</w:t>
            </w:r>
            <w:r>
              <w:rPr>
                <w:noProof/>
                <w:webHidden/>
              </w:rPr>
              <w:fldChar w:fldCharType="end"/>
            </w:r>
          </w:hyperlink>
        </w:p>
        <w:p w14:paraId="2944003C" w14:textId="710B448D" w:rsidR="008A3FC0" w:rsidRDefault="008A3FC0">
          <w:pPr>
            <w:pStyle w:val="TOC3"/>
            <w:tabs>
              <w:tab w:val="left" w:pos="1200"/>
              <w:tab w:val="right" w:leader="dot" w:pos="9350"/>
            </w:tabs>
            <w:rPr>
              <w:rFonts w:cstheme="minorBidi"/>
              <w:noProof/>
              <w:sz w:val="24"/>
              <w:lang w:val="en-CA" w:bidi="ar-SA"/>
            </w:rPr>
          </w:pPr>
          <w:hyperlink w:anchor="_Toc32993937" w:history="1">
            <w:r w:rsidRPr="00AA6EC7">
              <w:rPr>
                <w:rStyle w:val="Hyperlink"/>
                <w:noProof/>
              </w:rPr>
              <w:t>6.1.8</w:t>
            </w:r>
            <w:r>
              <w:rPr>
                <w:rFonts w:cstheme="minorBidi"/>
                <w:noProof/>
                <w:sz w:val="24"/>
                <w:lang w:val="en-CA" w:bidi="ar-SA"/>
              </w:rPr>
              <w:tab/>
            </w:r>
            <w:r w:rsidRPr="00AA6EC7">
              <w:rPr>
                <w:rStyle w:val="Hyperlink"/>
                <w:noProof/>
              </w:rPr>
              <w:t>Units of Measure Ontology</w:t>
            </w:r>
            <w:r>
              <w:rPr>
                <w:noProof/>
                <w:webHidden/>
              </w:rPr>
              <w:tab/>
            </w:r>
            <w:r>
              <w:rPr>
                <w:noProof/>
                <w:webHidden/>
              </w:rPr>
              <w:fldChar w:fldCharType="begin"/>
            </w:r>
            <w:r>
              <w:rPr>
                <w:noProof/>
                <w:webHidden/>
              </w:rPr>
              <w:instrText xml:space="preserve"> PAGEREF _Toc32993937 \h </w:instrText>
            </w:r>
            <w:r>
              <w:rPr>
                <w:noProof/>
                <w:webHidden/>
              </w:rPr>
            </w:r>
            <w:r>
              <w:rPr>
                <w:noProof/>
                <w:webHidden/>
              </w:rPr>
              <w:fldChar w:fldCharType="separate"/>
            </w:r>
            <w:r>
              <w:rPr>
                <w:noProof/>
                <w:webHidden/>
              </w:rPr>
              <w:t>46</w:t>
            </w:r>
            <w:r>
              <w:rPr>
                <w:noProof/>
                <w:webHidden/>
              </w:rPr>
              <w:fldChar w:fldCharType="end"/>
            </w:r>
          </w:hyperlink>
        </w:p>
        <w:p w14:paraId="30C9CF05" w14:textId="3F895D58" w:rsidR="008A3FC0" w:rsidRDefault="008A3FC0">
          <w:pPr>
            <w:pStyle w:val="TOC3"/>
            <w:tabs>
              <w:tab w:val="left" w:pos="1200"/>
              <w:tab w:val="right" w:leader="dot" w:pos="9350"/>
            </w:tabs>
            <w:rPr>
              <w:rFonts w:cstheme="minorBidi"/>
              <w:noProof/>
              <w:sz w:val="24"/>
              <w:lang w:val="en-CA" w:bidi="ar-SA"/>
            </w:rPr>
          </w:pPr>
          <w:hyperlink w:anchor="_Toc32993938" w:history="1">
            <w:r w:rsidRPr="00AA6EC7">
              <w:rPr>
                <w:rStyle w:val="Hyperlink"/>
                <w:noProof/>
              </w:rPr>
              <w:t>6.1.9</w:t>
            </w:r>
            <w:r>
              <w:rPr>
                <w:rFonts w:cstheme="minorBidi"/>
                <w:noProof/>
                <w:sz w:val="24"/>
                <w:lang w:val="en-CA" w:bidi="ar-SA"/>
              </w:rPr>
              <w:tab/>
            </w:r>
            <w:r w:rsidRPr="00AA6EC7">
              <w:rPr>
                <w:rStyle w:val="Hyperlink"/>
                <w:noProof/>
              </w:rPr>
              <w:t>Observations Ontology</w:t>
            </w:r>
            <w:r>
              <w:rPr>
                <w:noProof/>
                <w:webHidden/>
              </w:rPr>
              <w:tab/>
            </w:r>
            <w:r>
              <w:rPr>
                <w:noProof/>
                <w:webHidden/>
              </w:rPr>
              <w:fldChar w:fldCharType="begin"/>
            </w:r>
            <w:r>
              <w:rPr>
                <w:noProof/>
                <w:webHidden/>
              </w:rPr>
              <w:instrText xml:space="preserve"> PAGEREF _Toc32993938 \h </w:instrText>
            </w:r>
            <w:r>
              <w:rPr>
                <w:noProof/>
                <w:webHidden/>
              </w:rPr>
            </w:r>
            <w:r>
              <w:rPr>
                <w:noProof/>
                <w:webHidden/>
              </w:rPr>
              <w:fldChar w:fldCharType="separate"/>
            </w:r>
            <w:r>
              <w:rPr>
                <w:noProof/>
                <w:webHidden/>
              </w:rPr>
              <w:t>52</w:t>
            </w:r>
            <w:r>
              <w:rPr>
                <w:noProof/>
                <w:webHidden/>
              </w:rPr>
              <w:fldChar w:fldCharType="end"/>
            </w:r>
          </w:hyperlink>
        </w:p>
        <w:p w14:paraId="4917C8C2" w14:textId="26F02862" w:rsidR="008A3FC0" w:rsidRDefault="008A3FC0">
          <w:pPr>
            <w:pStyle w:val="TOC2"/>
            <w:tabs>
              <w:tab w:val="left" w:pos="720"/>
              <w:tab w:val="right" w:leader="dot" w:pos="9350"/>
            </w:tabs>
            <w:rPr>
              <w:rFonts w:cstheme="minorBidi"/>
              <w:noProof/>
              <w:sz w:val="24"/>
              <w:lang w:val="en-CA" w:bidi="ar-SA"/>
            </w:rPr>
          </w:pPr>
          <w:hyperlink w:anchor="_Toc32993939" w:history="1">
            <w:r w:rsidRPr="00AA6EC7">
              <w:rPr>
                <w:rStyle w:val="Hyperlink"/>
                <w:rFonts w:ascii="Times New Roman" w:hAnsi="Times New Roman"/>
                <w:noProof/>
                <w:snapToGrid w:val="0"/>
                <w:w w:val="0"/>
              </w:rPr>
              <w:t>6.2</w:t>
            </w:r>
            <w:r>
              <w:rPr>
                <w:rFonts w:cstheme="minorBidi"/>
                <w:noProof/>
                <w:sz w:val="24"/>
                <w:lang w:val="en-CA" w:bidi="ar-SA"/>
              </w:rPr>
              <w:tab/>
            </w:r>
            <w:r w:rsidRPr="00AA6EC7">
              <w:rPr>
                <w:rStyle w:val="Hyperlink"/>
                <w:noProof/>
              </w:rPr>
              <w:t>Contact Ontology</w:t>
            </w:r>
            <w:r>
              <w:rPr>
                <w:noProof/>
                <w:webHidden/>
              </w:rPr>
              <w:tab/>
            </w:r>
            <w:r>
              <w:rPr>
                <w:noProof/>
                <w:webHidden/>
              </w:rPr>
              <w:fldChar w:fldCharType="begin"/>
            </w:r>
            <w:r>
              <w:rPr>
                <w:noProof/>
                <w:webHidden/>
              </w:rPr>
              <w:instrText xml:space="preserve"> PAGEREF _Toc32993939 \h </w:instrText>
            </w:r>
            <w:r>
              <w:rPr>
                <w:noProof/>
                <w:webHidden/>
              </w:rPr>
            </w:r>
            <w:r>
              <w:rPr>
                <w:noProof/>
                <w:webHidden/>
              </w:rPr>
              <w:fldChar w:fldCharType="separate"/>
            </w:r>
            <w:r>
              <w:rPr>
                <w:noProof/>
                <w:webHidden/>
              </w:rPr>
              <w:t>56</w:t>
            </w:r>
            <w:r>
              <w:rPr>
                <w:noProof/>
                <w:webHidden/>
              </w:rPr>
              <w:fldChar w:fldCharType="end"/>
            </w:r>
          </w:hyperlink>
        </w:p>
        <w:p w14:paraId="307DA16E" w14:textId="4B3F797F" w:rsidR="008A3FC0" w:rsidRDefault="008A3FC0">
          <w:pPr>
            <w:pStyle w:val="TOC2"/>
            <w:tabs>
              <w:tab w:val="left" w:pos="720"/>
              <w:tab w:val="right" w:leader="dot" w:pos="9350"/>
            </w:tabs>
            <w:rPr>
              <w:rFonts w:cstheme="minorBidi"/>
              <w:noProof/>
              <w:sz w:val="24"/>
              <w:lang w:val="en-CA" w:bidi="ar-SA"/>
            </w:rPr>
          </w:pPr>
          <w:hyperlink w:anchor="_Toc32993940" w:history="1">
            <w:r w:rsidRPr="00AA6EC7">
              <w:rPr>
                <w:rStyle w:val="Hyperlink"/>
                <w:rFonts w:ascii="Times New Roman" w:hAnsi="Times New Roman"/>
                <w:noProof/>
                <w:snapToGrid w:val="0"/>
                <w:w w:val="0"/>
              </w:rPr>
              <w:t>6.3</w:t>
            </w:r>
            <w:r>
              <w:rPr>
                <w:rFonts w:cstheme="minorBidi"/>
                <w:noProof/>
                <w:sz w:val="24"/>
                <w:lang w:val="en-CA" w:bidi="ar-SA"/>
              </w:rPr>
              <w:tab/>
            </w:r>
            <w:r w:rsidRPr="00AA6EC7">
              <w:rPr>
                <w:rStyle w:val="Hyperlink"/>
                <w:noProof/>
              </w:rPr>
              <w:t>Person Ontology</w:t>
            </w:r>
            <w:r>
              <w:rPr>
                <w:noProof/>
                <w:webHidden/>
              </w:rPr>
              <w:tab/>
            </w:r>
            <w:r>
              <w:rPr>
                <w:noProof/>
                <w:webHidden/>
              </w:rPr>
              <w:fldChar w:fldCharType="begin"/>
            </w:r>
            <w:r>
              <w:rPr>
                <w:noProof/>
                <w:webHidden/>
              </w:rPr>
              <w:instrText xml:space="preserve"> PAGEREF _Toc32993940 \h </w:instrText>
            </w:r>
            <w:r>
              <w:rPr>
                <w:noProof/>
                <w:webHidden/>
              </w:rPr>
            </w:r>
            <w:r>
              <w:rPr>
                <w:noProof/>
                <w:webHidden/>
              </w:rPr>
              <w:fldChar w:fldCharType="separate"/>
            </w:r>
            <w:r>
              <w:rPr>
                <w:noProof/>
                <w:webHidden/>
              </w:rPr>
              <w:t>57</w:t>
            </w:r>
            <w:r>
              <w:rPr>
                <w:noProof/>
                <w:webHidden/>
              </w:rPr>
              <w:fldChar w:fldCharType="end"/>
            </w:r>
          </w:hyperlink>
        </w:p>
        <w:p w14:paraId="5EA6C277" w14:textId="0E34DDF8" w:rsidR="008A3FC0" w:rsidRDefault="008A3FC0">
          <w:pPr>
            <w:pStyle w:val="TOC2"/>
            <w:tabs>
              <w:tab w:val="left" w:pos="720"/>
              <w:tab w:val="right" w:leader="dot" w:pos="9350"/>
            </w:tabs>
            <w:rPr>
              <w:rFonts w:cstheme="minorBidi"/>
              <w:noProof/>
              <w:sz w:val="24"/>
              <w:lang w:val="en-CA" w:bidi="ar-SA"/>
            </w:rPr>
          </w:pPr>
          <w:hyperlink w:anchor="_Toc32993941" w:history="1">
            <w:r w:rsidRPr="00AA6EC7">
              <w:rPr>
                <w:rStyle w:val="Hyperlink"/>
                <w:rFonts w:ascii="Times New Roman" w:hAnsi="Times New Roman"/>
                <w:noProof/>
                <w:snapToGrid w:val="0"/>
                <w:w w:val="0"/>
              </w:rPr>
              <w:t>6.4</w:t>
            </w:r>
            <w:r>
              <w:rPr>
                <w:rFonts w:cstheme="minorBidi"/>
                <w:noProof/>
                <w:sz w:val="24"/>
                <w:lang w:val="en-CA" w:bidi="ar-SA"/>
              </w:rPr>
              <w:tab/>
            </w:r>
            <w:r w:rsidRPr="00AA6EC7">
              <w:rPr>
                <w:rStyle w:val="Hyperlink"/>
                <w:noProof/>
              </w:rPr>
              <w:t>Household Ontology</w:t>
            </w:r>
            <w:r>
              <w:rPr>
                <w:noProof/>
                <w:webHidden/>
              </w:rPr>
              <w:tab/>
            </w:r>
            <w:r>
              <w:rPr>
                <w:noProof/>
                <w:webHidden/>
              </w:rPr>
              <w:fldChar w:fldCharType="begin"/>
            </w:r>
            <w:r>
              <w:rPr>
                <w:noProof/>
                <w:webHidden/>
              </w:rPr>
              <w:instrText xml:space="preserve"> PAGEREF _Toc32993941 \h </w:instrText>
            </w:r>
            <w:r>
              <w:rPr>
                <w:noProof/>
                <w:webHidden/>
              </w:rPr>
            </w:r>
            <w:r>
              <w:rPr>
                <w:noProof/>
                <w:webHidden/>
              </w:rPr>
              <w:fldChar w:fldCharType="separate"/>
            </w:r>
            <w:r>
              <w:rPr>
                <w:noProof/>
                <w:webHidden/>
              </w:rPr>
              <w:t>59</w:t>
            </w:r>
            <w:r>
              <w:rPr>
                <w:noProof/>
                <w:webHidden/>
              </w:rPr>
              <w:fldChar w:fldCharType="end"/>
            </w:r>
          </w:hyperlink>
        </w:p>
        <w:p w14:paraId="3E7F3057" w14:textId="191E5690" w:rsidR="008A3FC0" w:rsidRDefault="008A3FC0">
          <w:pPr>
            <w:pStyle w:val="TOC2"/>
            <w:tabs>
              <w:tab w:val="left" w:pos="720"/>
              <w:tab w:val="right" w:leader="dot" w:pos="9350"/>
            </w:tabs>
            <w:rPr>
              <w:rFonts w:cstheme="minorBidi"/>
              <w:noProof/>
              <w:sz w:val="24"/>
              <w:lang w:val="en-CA" w:bidi="ar-SA"/>
            </w:rPr>
          </w:pPr>
          <w:hyperlink w:anchor="_Toc32993942" w:history="1">
            <w:r w:rsidRPr="00AA6EC7">
              <w:rPr>
                <w:rStyle w:val="Hyperlink"/>
                <w:rFonts w:ascii="Times New Roman" w:hAnsi="Times New Roman"/>
                <w:noProof/>
                <w:snapToGrid w:val="0"/>
                <w:w w:val="0"/>
              </w:rPr>
              <w:t>6.5</w:t>
            </w:r>
            <w:r>
              <w:rPr>
                <w:rFonts w:cstheme="minorBidi"/>
                <w:noProof/>
                <w:sz w:val="24"/>
                <w:lang w:val="en-CA" w:bidi="ar-SA"/>
              </w:rPr>
              <w:tab/>
            </w:r>
            <w:r w:rsidRPr="00AA6EC7">
              <w:rPr>
                <w:rStyle w:val="Hyperlink"/>
                <w:noProof/>
              </w:rPr>
              <w:t>Organization Ontology</w:t>
            </w:r>
            <w:r>
              <w:rPr>
                <w:noProof/>
                <w:webHidden/>
              </w:rPr>
              <w:tab/>
            </w:r>
            <w:r>
              <w:rPr>
                <w:noProof/>
                <w:webHidden/>
              </w:rPr>
              <w:fldChar w:fldCharType="begin"/>
            </w:r>
            <w:r>
              <w:rPr>
                <w:noProof/>
                <w:webHidden/>
              </w:rPr>
              <w:instrText xml:space="preserve"> PAGEREF _Toc32993942 \h </w:instrText>
            </w:r>
            <w:r>
              <w:rPr>
                <w:noProof/>
                <w:webHidden/>
              </w:rPr>
            </w:r>
            <w:r>
              <w:rPr>
                <w:noProof/>
                <w:webHidden/>
              </w:rPr>
              <w:fldChar w:fldCharType="separate"/>
            </w:r>
            <w:r>
              <w:rPr>
                <w:noProof/>
                <w:webHidden/>
              </w:rPr>
              <w:t>62</w:t>
            </w:r>
            <w:r>
              <w:rPr>
                <w:noProof/>
                <w:webHidden/>
              </w:rPr>
              <w:fldChar w:fldCharType="end"/>
            </w:r>
          </w:hyperlink>
        </w:p>
        <w:p w14:paraId="306E3CAB" w14:textId="422D7123" w:rsidR="008A3FC0" w:rsidRDefault="008A3FC0">
          <w:pPr>
            <w:pStyle w:val="TOC2"/>
            <w:tabs>
              <w:tab w:val="left" w:pos="720"/>
              <w:tab w:val="right" w:leader="dot" w:pos="9350"/>
            </w:tabs>
            <w:rPr>
              <w:rFonts w:cstheme="minorBidi"/>
              <w:noProof/>
              <w:sz w:val="24"/>
              <w:lang w:val="en-CA" w:bidi="ar-SA"/>
            </w:rPr>
          </w:pPr>
          <w:hyperlink w:anchor="_Toc32993943" w:history="1">
            <w:r w:rsidRPr="00AA6EC7">
              <w:rPr>
                <w:rStyle w:val="Hyperlink"/>
                <w:rFonts w:ascii="Times New Roman" w:hAnsi="Times New Roman"/>
                <w:noProof/>
                <w:snapToGrid w:val="0"/>
                <w:w w:val="0"/>
              </w:rPr>
              <w:t>6.6</w:t>
            </w:r>
            <w:r>
              <w:rPr>
                <w:rFonts w:cstheme="minorBidi"/>
                <w:noProof/>
                <w:sz w:val="24"/>
                <w:lang w:val="en-CA" w:bidi="ar-SA"/>
              </w:rPr>
              <w:tab/>
            </w:r>
            <w:r w:rsidRPr="00AA6EC7">
              <w:rPr>
                <w:rStyle w:val="Hyperlink"/>
                <w:noProof/>
              </w:rPr>
              <w:t>Building Ontology</w:t>
            </w:r>
            <w:r>
              <w:rPr>
                <w:noProof/>
                <w:webHidden/>
              </w:rPr>
              <w:tab/>
            </w:r>
            <w:r>
              <w:rPr>
                <w:noProof/>
                <w:webHidden/>
              </w:rPr>
              <w:fldChar w:fldCharType="begin"/>
            </w:r>
            <w:r>
              <w:rPr>
                <w:noProof/>
                <w:webHidden/>
              </w:rPr>
              <w:instrText xml:space="preserve"> PAGEREF _Toc32993943 \h </w:instrText>
            </w:r>
            <w:r>
              <w:rPr>
                <w:noProof/>
                <w:webHidden/>
              </w:rPr>
            </w:r>
            <w:r>
              <w:rPr>
                <w:noProof/>
                <w:webHidden/>
              </w:rPr>
              <w:fldChar w:fldCharType="separate"/>
            </w:r>
            <w:r>
              <w:rPr>
                <w:noProof/>
                <w:webHidden/>
              </w:rPr>
              <w:t>67</w:t>
            </w:r>
            <w:r>
              <w:rPr>
                <w:noProof/>
                <w:webHidden/>
              </w:rPr>
              <w:fldChar w:fldCharType="end"/>
            </w:r>
          </w:hyperlink>
        </w:p>
        <w:p w14:paraId="101A3567" w14:textId="494D6668" w:rsidR="008A3FC0" w:rsidRDefault="008A3FC0">
          <w:pPr>
            <w:pStyle w:val="TOC2"/>
            <w:tabs>
              <w:tab w:val="left" w:pos="720"/>
              <w:tab w:val="right" w:leader="dot" w:pos="9350"/>
            </w:tabs>
            <w:rPr>
              <w:rFonts w:cstheme="minorBidi"/>
              <w:noProof/>
              <w:sz w:val="24"/>
              <w:lang w:val="en-CA" w:bidi="ar-SA"/>
            </w:rPr>
          </w:pPr>
          <w:hyperlink w:anchor="_Toc32993944" w:history="1">
            <w:r w:rsidRPr="00AA6EC7">
              <w:rPr>
                <w:rStyle w:val="Hyperlink"/>
                <w:rFonts w:ascii="Times New Roman" w:hAnsi="Times New Roman"/>
                <w:noProof/>
                <w:snapToGrid w:val="0"/>
                <w:w w:val="0"/>
              </w:rPr>
              <w:t>6.7</w:t>
            </w:r>
            <w:r>
              <w:rPr>
                <w:rFonts w:cstheme="minorBidi"/>
                <w:noProof/>
                <w:sz w:val="24"/>
                <w:lang w:val="en-CA" w:bidi="ar-SA"/>
              </w:rPr>
              <w:tab/>
            </w:r>
            <w:r w:rsidRPr="00AA6EC7">
              <w:rPr>
                <w:rStyle w:val="Hyperlink"/>
                <w:noProof/>
              </w:rPr>
              <w:t>Vehicle Ontology</w:t>
            </w:r>
            <w:r>
              <w:rPr>
                <w:noProof/>
                <w:webHidden/>
              </w:rPr>
              <w:tab/>
            </w:r>
            <w:r>
              <w:rPr>
                <w:noProof/>
                <w:webHidden/>
              </w:rPr>
              <w:fldChar w:fldCharType="begin"/>
            </w:r>
            <w:r>
              <w:rPr>
                <w:noProof/>
                <w:webHidden/>
              </w:rPr>
              <w:instrText xml:space="preserve"> PAGEREF _Toc32993944 \h </w:instrText>
            </w:r>
            <w:r>
              <w:rPr>
                <w:noProof/>
                <w:webHidden/>
              </w:rPr>
            </w:r>
            <w:r>
              <w:rPr>
                <w:noProof/>
                <w:webHidden/>
              </w:rPr>
              <w:fldChar w:fldCharType="separate"/>
            </w:r>
            <w:r>
              <w:rPr>
                <w:noProof/>
                <w:webHidden/>
              </w:rPr>
              <w:t>71</w:t>
            </w:r>
            <w:r>
              <w:rPr>
                <w:noProof/>
                <w:webHidden/>
              </w:rPr>
              <w:fldChar w:fldCharType="end"/>
            </w:r>
          </w:hyperlink>
        </w:p>
        <w:p w14:paraId="587F7C9E" w14:textId="62B779CD" w:rsidR="008A3FC0" w:rsidRDefault="008A3FC0">
          <w:pPr>
            <w:pStyle w:val="TOC2"/>
            <w:tabs>
              <w:tab w:val="left" w:pos="720"/>
              <w:tab w:val="right" w:leader="dot" w:pos="9350"/>
            </w:tabs>
            <w:rPr>
              <w:rFonts w:cstheme="minorBidi"/>
              <w:noProof/>
              <w:sz w:val="24"/>
              <w:lang w:val="en-CA" w:bidi="ar-SA"/>
            </w:rPr>
          </w:pPr>
          <w:hyperlink w:anchor="_Toc32993945" w:history="1">
            <w:r w:rsidRPr="00AA6EC7">
              <w:rPr>
                <w:rStyle w:val="Hyperlink"/>
                <w:rFonts w:ascii="Times New Roman" w:hAnsi="Times New Roman"/>
                <w:noProof/>
                <w:snapToGrid w:val="0"/>
                <w:w w:val="0"/>
              </w:rPr>
              <w:t>6.8</w:t>
            </w:r>
            <w:r>
              <w:rPr>
                <w:rFonts w:cstheme="minorBidi"/>
                <w:noProof/>
                <w:sz w:val="24"/>
                <w:lang w:val="en-CA" w:bidi="ar-SA"/>
              </w:rPr>
              <w:tab/>
            </w:r>
            <w:r w:rsidRPr="00AA6EC7">
              <w:rPr>
                <w:rStyle w:val="Hyperlink"/>
                <w:noProof/>
              </w:rPr>
              <w:t>Transportation System Ontology</w:t>
            </w:r>
            <w:r>
              <w:rPr>
                <w:noProof/>
                <w:webHidden/>
              </w:rPr>
              <w:tab/>
            </w:r>
            <w:r>
              <w:rPr>
                <w:noProof/>
                <w:webHidden/>
              </w:rPr>
              <w:fldChar w:fldCharType="begin"/>
            </w:r>
            <w:r>
              <w:rPr>
                <w:noProof/>
                <w:webHidden/>
              </w:rPr>
              <w:instrText xml:space="preserve"> PAGEREF _Toc32993945 \h </w:instrText>
            </w:r>
            <w:r>
              <w:rPr>
                <w:noProof/>
                <w:webHidden/>
              </w:rPr>
            </w:r>
            <w:r>
              <w:rPr>
                <w:noProof/>
                <w:webHidden/>
              </w:rPr>
              <w:fldChar w:fldCharType="separate"/>
            </w:r>
            <w:r>
              <w:rPr>
                <w:noProof/>
                <w:webHidden/>
              </w:rPr>
              <w:t>73</w:t>
            </w:r>
            <w:r>
              <w:rPr>
                <w:noProof/>
                <w:webHidden/>
              </w:rPr>
              <w:fldChar w:fldCharType="end"/>
            </w:r>
          </w:hyperlink>
        </w:p>
        <w:p w14:paraId="2DDCAF30" w14:textId="31F2AF5B" w:rsidR="008A3FC0" w:rsidRDefault="008A3FC0">
          <w:pPr>
            <w:pStyle w:val="TOC3"/>
            <w:tabs>
              <w:tab w:val="left" w:pos="1200"/>
              <w:tab w:val="right" w:leader="dot" w:pos="9350"/>
            </w:tabs>
            <w:rPr>
              <w:rFonts w:cstheme="minorBidi"/>
              <w:noProof/>
              <w:sz w:val="24"/>
              <w:lang w:val="en-CA" w:bidi="ar-SA"/>
            </w:rPr>
          </w:pPr>
          <w:hyperlink w:anchor="_Toc32993946" w:history="1">
            <w:r w:rsidRPr="00AA6EC7">
              <w:rPr>
                <w:rStyle w:val="Hyperlink"/>
                <w:noProof/>
              </w:rPr>
              <w:t>6.8.1</w:t>
            </w:r>
            <w:r>
              <w:rPr>
                <w:rFonts w:cstheme="minorBidi"/>
                <w:noProof/>
                <w:sz w:val="24"/>
                <w:lang w:val="en-CA" w:bidi="ar-SA"/>
              </w:rPr>
              <w:tab/>
            </w:r>
            <w:r w:rsidRPr="00AA6EC7">
              <w:rPr>
                <w:rStyle w:val="Hyperlink"/>
                <w:noProof/>
              </w:rPr>
              <w:t>Travel Costs</w:t>
            </w:r>
            <w:r>
              <w:rPr>
                <w:noProof/>
                <w:webHidden/>
              </w:rPr>
              <w:tab/>
            </w:r>
            <w:r>
              <w:rPr>
                <w:noProof/>
                <w:webHidden/>
              </w:rPr>
              <w:fldChar w:fldCharType="begin"/>
            </w:r>
            <w:r>
              <w:rPr>
                <w:noProof/>
                <w:webHidden/>
              </w:rPr>
              <w:instrText xml:space="preserve"> PAGEREF _Toc32993946 \h </w:instrText>
            </w:r>
            <w:r>
              <w:rPr>
                <w:noProof/>
                <w:webHidden/>
              </w:rPr>
            </w:r>
            <w:r>
              <w:rPr>
                <w:noProof/>
                <w:webHidden/>
              </w:rPr>
              <w:fldChar w:fldCharType="separate"/>
            </w:r>
            <w:r>
              <w:rPr>
                <w:noProof/>
                <w:webHidden/>
              </w:rPr>
              <w:t>85</w:t>
            </w:r>
            <w:r>
              <w:rPr>
                <w:noProof/>
                <w:webHidden/>
              </w:rPr>
              <w:fldChar w:fldCharType="end"/>
            </w:r>
          </w:hyperlink>
        </w:p>
        <w:p w14:paraId="06398C99" w14:textId="1D7AB311" w:rsidR="008A3FC0" w:rsidRDefault="008A3FC0">
          <w:pPr>
            <w:pStyle w:val="TOC2"/>
            <w:tabs>
              <w:tab w:val="left" w:pos="720"/>
              <w:tab w:val="right" w:leader="dot" w:pos="9350"/>
            </w:tabs>
            <w:rPr>
              <w:rFonts w:cstheme="minorBidi"/>
              <w:noProof/>
              <w:sz w:val="24"/>
              <w:lang w:val="en-CA" w:bidi="ar-SA"/>
            </w:rPr>
          </w:pPr>
          <w:hyperlink w:anchor="_Toc32993947" w:history="1">
            <w:r w:rsidRPr="00AA6EC7">
              <w:rPr>
                <w:rStyle w:val="Hyperlink"/>
                <w:rFonts w:ascii="Times New Roman" w:hAnsi="Times New Roman"/>
                <w:noProof/>
                <w:snapToGrid w:val="0"/>
                <w:w w:val="0"/>
              </w:rPr>
              <w:t>6.9</w:t>
            </w:r>
            <w:r>
              <w:rPr>
                <w:rFonts w:cstheme="minorBidi"/>
                <w:noProof/>
                <w:sz w:val="24"/>
                <w:lang w:val="en-CA" w:bidi="ar-SA"/>
              </w:rPr>
              <w:tab/>
            </w:r>
            <w:r w:rsidRPr="00AA6EC7">
              <w:rPr>
                <w:rStyle w:val="Hyperlink"/>
                <w:noProof/>
              </w:rPr>
              <w:t>Parking Ontology</w:t>
            </w:r>
            <w:r>
              <w:rPr>
                <w:noProof/>
                <w:webHidden/>
              </w:rPr>
              <w:tab/>
            </w:r>
            <w:r>
              <w:rPr>
                <w:noProof/>
                <w:webHidden/>
              </w:rPr>
              <w:fldChar w:fldCharType="begin"/>
            </w:r>
            <w:r>
              <w:rPr>
                <w:noProof/>
                <w:webHidden/>
              </w:rPr>
              <w:instrText xml:space="preserve"> PAGEREF _Toc32993947 \h </w:instrText>
            </w:r>
            <w:r>
              <w:rPr>
                <w:noProof/>
                <w:webHidden/>
              </w:rPr>
            </w:r>
            <w:r>
              <w:rPr>
                <w:noProof/>
                <w:webHidden/>
              </w:rPr>
              <w:fldChar w:fldCharType="separate"/>
            </w:r>
            <w:r>
              <w:rPr>
                <w:noProof/>
                <w:webHidden/>
              </w:rPr>
              <w:t>87</w:t>
            </w:r>
            <w:r>
              <w:rPr>
                <w:noProof/>
                <w:webHidden/>
              </w:rPr>
              <w:fldChar w:fldCharType="end"/>
            </w:r>
          </w:hyperlink>
        </w:p>
        <w:p w14:paraId="68D379FC" w14:textId="49972C15" w:rsidR="008A3FC0" w:rsidRDefault="008A3FC0">
          <w:pPr>
            <w:pStyle w:val="TOC2"/>
            <w:tabs>
              <w:tab w:val="left" w:pos="960"/>
              <w:tab w:val="right" w:leader="dot" w:pos="9350"/>
            </w:tabs>
            <w:rPr>
              <w:rFonts w:cstheme="minorBidi"/>
              <w:noProof/>
              <w:sz w:val="24"/>
              <w:lang w:val="en-CA" w:bidi="ar-SA"/>
            </w:rPr>
          </w:pPr>
          <w:hyperlink w:anchor="_Toc32993948" w:history="1">
            <w:r w:rsidRPr="00AA6EC7">
              <w:rPr>
                <w:rStyle w:val="Hyperlink"/>
                <w:rFonts w:ascii="Times New Roman" w:hAnsi="Times New Roman"/>
                <w:noProof/>
                <w:snapToGrid w:val="0"/>
                <w:w w:val="0"/>
              </w:rPr>
              <w:t>6.10</w:t>
            </w:r>
            <w:r>
              <w:rPr>
                <w:rFonts w:cstheme="minorBidi"/>
                <w:noProof/>
                <w:sz w:val="24"/>
                <w:lang w:val="en-CA" w:bidi="ar-SA"/>
              </w:rPr>
              <w:tab/>
            </w:r>
            <w:r w:rsidRPr="00AA6EC7">
              <w:rPr>
                <w:rStyle w:val="Hyperlink"/>
                <w:noProof/>
              </w:rPr>
              <w:t>Public Transit Ontology</w:t>
            </w:r>
            <w:r>
              <w:rPr>
                <w:noProof/>
                <w:webHidden/>
              </w:rPr>
              <w:tab/>
            </w:r>
            <w:r>
              <w:rPr>
                <w:noProof/>
                <w:webHidden/>
              </w:rPr>
              <w:fldChar w:fldCharType="begin"/>
            </w:r>
            <w:r>
              <w:rPr>
                <w:noProof/>
                <w:webHidden/>
              </w:rPr>
              <w:instrText xml:space="preserve"> PAGEREF _Toc32993948 \h </w:instrText>
            </w:r>
            <w:r>
              <w:rPr>
                <w:noProof/>
                <w:webHidden/>
              </w:rPr>
            </w:r>
            <w:r>
              <w:rPr>
                <w:noProof/>
                <w:webHidden/>
              </w:rPr>
              <w:fldChar w:fldCharType="separate"/>
            </w:r>
            <w:r>
              <w:rPr>
                <w:noProof/>
                <w:webHidden/>
              </w:rPr>
              <w:t>92</w:t>
            </w:r>
            <w:r>
              <w:rPr>
                <w:noProof/>
                <w:webHidden/>
              </w:rPr>
              <w:fldChar w:fldCharType="end"/>
            </w:r>
          </w:hyperlink>
        </w:p>
        <w:p w14:paraId="13FB9F6D" w14:textId="3B650C8B" w:rsidR="008A3FC0" w:rsidRDefault="008A3FC0">
          <w:pPr>
            <w:pStyle w:val="TOC2"/>
            <w:tabs>
              <w:tab w:val="left" w:pos="960"/>
              <w:tab w:val="right" w:leader="dot" w:pos="9350"/>
            </w:tabs>
            <w:rPr>
              <w:rFonts w:cstheme="minorBidi"/>
              <w:noProof/>
              <w:sz w:val="24"/>
              <w:lang w:val="en-CA" w:bidi="ar-SA"/>
            </w:rPr>
          </w:pPr>
          <w:hyperlink w:anchor="_Toc32993949" w:history="1">
            <w:r w:rsidRPr="00AA6EC7">
              <w:rPr>
                <w:rStyle w:val="Hyperlink"/>
                <w:rFonts w:ascii="Times New Roman" w:hAnsi="Times New Roman"/>
                <w:noProof/>
                <w:snapToGrid w:val="0"/>
                <w:w w:val="0"/>
              </w:rPr>
              <w:t>6.11</w:t>
            </w:r>
            <w:r>
              <w:rPr>
                <w:rFonts w:cstheme="minorBidi"/>
                <w:noProof/>
                <w:sz w:val="24"/>
                <w:lang w:val="en-CA" w:bidi="ar-SA"/>
              </w:rPr>
              <w:tab/>
            </w:r>
            <w:r w:rsidRPr="00AA6EC7">
              <w:rPr>
                <w:rStyle w:val="Hyperlink"/>
                <w:noProof/>
              </w:rPr>
              <w:t>Land Use Ontology</w:t>
            </w:r>
            <w:r>
              <w:rPr>
                <w:noProof/>
                <w:webHidden/>
              </w:rPr>
              <w:tab/>
            </w:r>
            <w:r>
              <w:rPr>
                <w:noProof/>
                <w:webHidden/>
              </w:rPr>
              <w:fldChar w:fldCharType="begin"/>
            </w:r>
            <w:r>
              <w:rPr>
                <w:noProof/>
                <w:webHidden/>
              </w:rPr>
              <w:instrText xml:space="preserve"> PAGEREF _Toc32993949 \h </w:instrText>
            </w:r>
            <w:r>
              <w:rPr>
                <w:noProof/>
                <w:webHidden/>
              </w:rPr>
            </w:r>
            <w:r>
              <w:rPr>
                <w:noProof/>
                <w:webHidden/>
              </w:rPr>
              <w:fldChar w:fldCharType="separate"/>
            </w:r>
            <w:r>
              <w:rPr>
                <w:noProof/>
                <w:webHidden/>
              </w:rPr>
              <w:t>99</w:t>
            </w:r>
            <w:r>
              <w:rPr>
                <w:noProof/>
                <w:webHidden/>
              </w:rPr>
              <w:fldChar w:fldCharType="end"/>
            </w:r>
          </w:hyperlink>
        </w:p>
        <w:p w14:paraId="371FDB23" w14:textId="2DC5E3BF" w:rsidR="008A3FC0" w:rsidRDefault="008A3FC0">
          <w:pPr>
            <w:pStyle w:val="TOC2"/>
            <w:tabs>
              <w:tab w:val="left" w:pos="960"/>
              <w:tab w:val="right" w:leader="dot" w:pos="9350"/>
            </w:tabs>
            <w:rPr>
              <w:rFonts w:cstheme="minorBidi"/>
              <w:noProof/>
              <w:sz w:val="24"/>
              <w:lang w:val="en-CA" w:bidi="ar-SA"/>
            </w:rPr>
          </w:pPr>
          <w:hyperlink w:anchor="_Toc32993950" w:history="1">
            <w:r w:rsidRPr="00AA6EC7">
              <w:rPr>
                <w:rStyle w:val="Hyperlink"/>
                <w:rFonts w:ascii="Times New Roman" w:hAnsi="Times New Roman"/>
                <w:noProof/>
                <w:snapToGrid w:val="0"/>
                <w:w w:val="0"/>
              </w:rPr>
              <w:t>6.12</w:t>
            </w:r>
            <w:r>
              <w:rPr>
                <w:rFonts w:cstheme="minorBidi"/>
                <w:noProof/>
                <w:sz w:val="24"/>
                <w:lang w:val="en-CA" w:bidi="ar-SA"/>
              </w:rPr>
              <w:tab/>
            </w:r>
            <w:r w:rsidRPr="00AA6EC7">
              <w:rPr>
                <w:rStyle w:val="Hyperlink"/>
                <w:noProof/>
              </w:rPr>
              <w:t>Trip Ontology</w:t>
            </w:r>
            <w:r>
              <w:rPr>
                <w:noProof/>
                <w:webHidden/>
              </w:rPr>
              <w:tab/>
            </w:r>
            <w:r>
              <w:rPr>
                <w:noProof/>
                <w:webHidden/>
              </w:rPr>
              <w:fldChar w:fldCharType="begin"/>
            </w:r>
            <w:r>
              <w:rPr>
                <w:noProof/>
                <w:webHidden/>
              </w:rPr>
              <w:instrText xml:space="preserve"> PAGEREF _Toc32993950 \h </w:instrText>
            </w:r>
            <w:r>
              <w:rPr>
                <w:noProof/>
                <w:webHidden/>
              </w:rPr>
            </w:r>
            <w:r>
              <w:rPr>
                <w:noProof/>
                <w:webHidden/>
              </w:rPr>
              <w:fldChar w:fldCharType="separate"/>
            </w:r>
            <w:r>
              <w:rPr>
                <w:noProof/>
                <w:webHidden/>
              </w:rPr>
              <w:t>105</w:t>
            </w:r>
            <w:r>
              <w:rPr>
                <w:noProof/>
                <w:webHidden/>
              </w:rPr>
              <w:fldChar w:fldCharType="end"/>
            </w:r>
          </w:hyperlink>
        </w:p>
        <w:p w14:paraId="5C268C94" w14:textId="73A49EE9" w:rsidR="008A3FC0" w:rsidRDefault="008A3FC0">
          <w:pPr>
            <w:pStyle w:val="TOC3"/>
            <w:tabs>
              <w:tab w:val="left" w:pos="1200"/>
              <w:tab w:val="right" w:leader="dot" w:pos="9350"/>
            </w:tabs>
            <w:rPr>
              <w:rFonts w:cstheme="minorBidi"/>
              <w:noProof/>
              <w:sz w:val="24"/>
              <w:lang w:val="en-CA" w:bidi="ar-SA"/>
            </w:rPr>
          </w:pPr>
          <w:hyperlink w:anchor="_Toc32993951" w:history="1">
            <w:r w:rsidRPr="00AA6EC7">
              <w:rPr>
                <w:rStyle w:val="Hyperlink"/>
                <w:noProof/>
              </w:rPr>
              <w:t>6.12.1</w:t>
            </w:r>
            <w:r>
              <w:rPr>
                <w:rFonts w:cstheme="minorBidi"/>
                <w:noProof/>
                <w:sz w:val="24"/>
                <w:lang w:val="en-CA" w:bidi="ar-SA"/>
              </w:rPr>
              <w:tab/>
            </w:r>
            <w:r w:rsidRPr="00AA6EC7">
              <w:rPr>
                <w:rStyle w:val="Hyperlink"/>
                <w:noProof/>
              </w:rPr>
              <w:t>Trip Costs</w:t>
            </w:r>
            <w:r>
              <w:rPr>
                <w:noProof/>
                <w:webHidden/>
              </w:rPr>
              <w:tab/>
            </w:r>
            <w:r>
              <w:rPr>
                <w:noProof/>
                <w:webHidden/>
              </w:rPr>
              <w:fldChar w:fldCharType="begin"/>
            </w:r>
            <w:r>
              <w:rPr>
                <w:noProof/>
                <w:webHidden/>
              </w:rPr>
              <w:instrText xml:space="preserve"> PAGEREF _Toc32993951 \h </w:instrText>
            </w:r>
            <w:r>
              <w:rPr>
                <w:noProof/>
                <w:webHidden/>
              </w:rPr>
            </w:r>
            <w:r>
              <w:rPr>
                <w:noProof/>
                <w:webHidden/>
              </w:rPr>
              <w:fldChar w:fldCharType="separate"/>
            </w:r>
            <w:r>
              <w:rPr>
                <w:noProof/>
                <w:webHidden/>
              </w:rPr>
              <w:t>107</w:t>
            </w:r>
            <w:r>
              <w:rPr>
                <w:noProof/>
                <w:webHidden/>
              </w:rPr>
              <w:fldChar w:fldCharType="end"/>
            </w:r>
          </w:hyperlink>
        </w:p>
        <w:p w14:paraId="4DEBF2D1" w14:textId="5BEFACF1" w:rsidR="008A3FC0" w:rsidRDefault="008A3FC0">
          <w:pPr>
            <w:pStyle w:val="TOC2"/>
            <w:tabs>
              <w:tab w:val="left" w:pos="960"/>
              <w:tab w:val="right" w:leader="dot" w:pos="9350"/>
            </w:tabs>
            <w:rPr>
              <w:rFonts w:cstheme="minorBidi"/>
              <w:noProof/>
              <w:sz w:val="24"/>
              <w:lang w:val="en-CA" w:bidi="ar-SA"/>
            </w:rPr>
          </w:pPr>
          <w:hyperlink w:anchor="_Toc32993952" w:history="1">
            <w:r w:rsidRPr="00AA6EC7">
              <w:rPr>
                <w:rStyle w:val="Hyperlink"/>
                <w:rFonts w:ascii="Times New Roman" w:hAnsi="Times New Roman"/>
                <w:noProof/>
                <w:snapToGrid w:val="0"/>
                <w:w w:val="0"/>
              </w:rPr>
              <w:t>6.13</w:t>
            </w:r>
            <w:r>
              <w:rPr>
                <w:rFonts w:cstheme="minorBidi"/>
                <w:noProof/>
                <w:sz w:val="24"/>
                <w:lang w:val="en-CA" w:bidi="ar-SA"/>
              </w:rPr>
              <w:tab/>
            </w:r>
            <w:r w:rsidRPr="00AA6EC7">
              <w:rPr>
                <w:rStyle w:val="Hyperlink"/>
                <w:noProof/>
              </w:rPr>
              <w:t>Urban System Ontology</w:t>
            </w:r>
            <w:r>
              <w:rPr>
                <w:noProof/>
                <w:webHidden/>
              </w:rPr>
              <w:tab/>
            </w:r>
            <w:r>
              <w:rPr>
                <w:noProof/>
                <w:webHidden/>
              </w:rPr>
              <w:fldChar w:fldCharType="begin"/>
            </w:r>
            <w:r>
              <w:rPr>
                <w:noProof/>
                <w:webHidden/>
              </w:rPr>
              <w:instrText xml:space="preserve"> PAGEREF _Toc32993952 \h </w:instrText>
            </w:r>
            <w:r>
              <w:rPr>
                <w:noProof/>
                <w:webHidden/>
              </w:rPr>
            </w:r>
            <w:r>
              <w:rPr>
                <w:noProof/>
                <w:webHidden/>
              </w:rPr>
              <w:fldChar w:fldCharType="separate"/>
            </w:r>
            <w:r>
              <w:rPr>
                <w:noProof/>
                <w:webHidden/>
              </w:rPr>
              <w:t>108</w:t>
            </w:r>
            <w:r>
              <w:rPr>
                <w:noProof/>
                <w:webHidden/>
              </w:rPr>
              <w:fldChar w:fldCharType="end"/>
            </w:r>
          </w:hyperlink>
        </w:p>
        <w:p w14:paraId="6FCF08BA" w14:textId="618641F3" w:rsidR="008A3FC0" w:rsidRDefault="008A3FC0">
          <w:pPr>
            <w:pStyle w:val="TOC1"/>
            <w:rPr>
              <w:rFonts w:cstheme="minorBidi"/>
              <w:noProof/>
              <w:sz w:val="24"/>
              <w:lang w:val="en-CA" w:bidi="ar-SA"/>
            </w:rPr>
          </w:pPr>
          <w:hyperlink w:anchor="_Toc32993953" w:history="1">
            <w:r w:rsidRPr="00AA6EC7">
              <w:rPr>
                <w:rStyle w:val="Hyperlink"/>
                <w:noProof/>
              </w:rPr>
              <w:t>7</w:t>
            </w:r>
            <w:r>
              <w:rPr>
                <w:rFonts w:cstheme="minorBidi"/>
                <w:noProof/>
                <w:sz w:val="24"/>
                <w:lang w:val="en-CA" w:bidi="ar-SA"/>
              </w:rPr>
              <w:tab/>
            </w:r>
            <w:r w:rsidRPr="00AA6EC7">
              <w:rPr>
                <w:rStyle w:val="Hyperlink"/>
                <w:noProof/>
              </w:rPr>
              <w:t>Extra-logical Design Practices</w:t>
            </w:r>
            <w:r>
              <w:rPr>
                <w:noProof/>
                <w:webHidden/>
              </w:rPr>
              <w:tab/>
            </w:r>
            <w:r>
              <w:rPr>
                <w:noProof/>
                <w:webHidden/>
              </w:rPr>
              <w:fldChar w:fldCharType="begin"/>
            </w:r>
            <w:r>
              <w:rPr>
                <w:noProof/>
                <w:webHidden/>
              </w:rPr>
              <w:instrText xml:space="preserve"> PAGEREF _Toc32993953 \h </w:instrText>
            </w:r>
            <w:r>
              <w:rPr>
                <w:noProof/>
                <w:webHidden/>
              </w:rPr>
            </w:r>
            <w:r>
              <w:rPr>
                <w:noProof/>
                <w:webHidden/>
              </w:rPr>
              <w:fldChar w:fldCharType="separate"/>
            </w:r>
            <w:r>
              <w:rPr>
                <w:noProof/>
                <w:webHidden/>
              </w:rPr>
              <w:t>111</w:t>
            </w:r>
            <w:r>
              <w:rPr>
                <w:noProof/>
                <w:webHidden/>
              </w:rPr>
              <w:fldChar w:fldCharType="end"/>
            </w:r>
          </w:hyperlink>
        </w:p>
        <w:p w14:paraId="748EA860" w14:textId="77238C9F" w:rsidR="008A3FC0" w:rsidRDefault="008A3FC0">
          <w:pPr>
            <w:pStyle w:val="TOC1"/>
            <w:rPr>
              <w:rFonts w:cstheme="minorBidi"/>
              <w:noProof/>
              <w:sz w:val="24"/>
              <w:lang w:val="en-CA" w:bidi="ar-SA"/>
            </w:rPr>
          </w:pPr>
          <w:hyperlink w:anchor="_Toc32993954" w:history="1">
            <w:r w:rsidRPr="00AA6EC7">
              <w:rPr>
                <w:rStyle w:val="Hyperlink"/>
                <w:noProof/>
              </w:rPr>
              <w:t>8</w:t>
            </w:r>
            <w:r>
              <w:rPr>
                <w:rFonts w:cstheme="minorBidi"/>
                <w:noProof/>
                <w:sz w:val="24"/>
                <w:lang w:val="en-CA" w:bidi="ar-SA"/>
              </w:rPr>
              <w:tab/>
            </w:r>
            <w:r w:rsidRPr="00AA6EC7">
              <w:rPr>
                <w:rStyle w:val="Hyperlink"/>
                <w:noProof/>
              </w:rPr>
              <w:t>Evaluation</w:t>
            </w:r>
            <w:r>
              <w:rPr>
                <w:noProof/>
                <w:webHidden/>
              </w:rPr>
              <w:tab/>
            </w:r>
            <w:r>
              <w:rPr>
                <w:noProof/>
                <w:webHidden/>
              </w:rPr>
              <w:fldChar w:fldCharType="begin"/>
            </w:r>
            <w:r>
              <w:rPr>
                <w:noProof/>
                <w:webHidden/>
              </w:rPr>
              <w:instrText xml:space="preserve"> PAGEREF _Toc32993954 \h </w:instrText>
            </w:r>
            <w:r>
              <w:rPr>
                <w:noProof/>
                <w:webHidden/>
              </w:rPr>
            </w:r>
            <w:r>
              <w:rPr>
                <w:noProof/>
                <w:webHidden/>
              </w:rPr>
              <w:fldChar w:fldCharType="separate"/>
            </w:r>
            <w:r>
              <w:rPr>
                <w:noProof/>
                <w:webHidden/>
              </w:rPr>
              <w:t>112</w:t>
            </w:r>
            <w:r>
              <w:rPr>
                <w:noProof/>
                <w:webHidden/>
              </w:rPr>
              <w:fldChar w:fldCharType="end"/>
            </w:r>
          </w:hyperlink>
        </w:p>
        <w:p w14:paraId="1FDE5ECB" w14:textId="3A01B543" w:rsidR="008A3FC0" w:rsidRDefault="008A3FC0">
          <w:pPr>
            <w:pStyle w:val="TOC2"/>
            <w:tabs>
              <w:tab w:val="left" w:pos="720"/>
              <w:tab w:val="right" w:leader="dot" w:pos="9350"/>
            </w:tabs>
            <w:rPr>
              <w:rFonts w:cstheme="minorBidi"/>
              <w:noProof/>
              <w:sz w:val="24"/>
              <w:lang w:val="en-CA" w:bidi="ar-SA"/>
            </w:rPr>
          </w:pPr>
          <w:hyperlink w:anchor="_Toc32993955" w:history="1">
            <w:r w:rsidRPr="00AA6EC7">
              <w:rPr>
                <w:rStyle w:val="Hyperlink"/>
                <w:rFonts w:ascii="Times New Roman" w:hAnsi="Times New Roman"/>
                <w:noProof/>
                <w:snapToGrid w:val="0"/>
                <w:w w:val="0"/>
              </w:rPr>
              <w:t>8.1</w:t>
            </w:r>
            <w:r>
              <w:rPr>
                <w:rFonts w:cstheme="minorBidi"/>
                <w:noProof/>
                <w:sz w:val="24"/>
                <w:lang w:val="en-CA" w:bidi="ar-SA"/>
              </w:rPr>
              <w:tab/>
            </w:r>
            <w:r w:rsidRPr="00AA6EC7">
              <w:rPr>
                <w:rStyle w:val="Hyperlink"/>
                <w:noProof/>
              </w:rPr>
              <w:t>Consistency</w:t>
            </w:r>
            <w:r>
              <w:rPr>
                <w:noProof/>
                <w:webHidden/>
              </w:rPr>
              <w:tab/>
            </w:r>
            <w:r>
              <w:rPr>
                <w:noProof/>
                <w:webHidden/>
              </w:rPr>
              <w:fldChar w:fldCharType="begin"/>
            </w:r>
            <w:r>
              <w:rPr>
                <w:noProof/>
                <w:webHidden/>
              </w:rPr>
              <w:instrText xml:space="preserve"> PAGEREF _Toc32993955 \h </w:instrText>
            </w:r>
            <w:r>
              <w:rPr>
                <w:noProof/>
                <w:webHidden/>
              </w:rPr>
            </w:r>
            <w:r>
              <w:rPr>
                <w:noProof/>
                <w:webHidden/>
              </w:rPr>
              <w:fldChar w:fldCharType="separate"/>
            </w:r>
            <w:r>
              <w:rPr>
                <w:noProof/>
                <w:webHidden/>
              </w:rPr>
              <w:t>112</w:t>
            </w:r>
            <w:r>
              <w:rPr>
                <w:noProof/>
                <w:webHidden/>
              </w:rPr>
              <w:fldChar w:fldCharType="end"/>
            </w:r>
          </w:hyperlink>
        </w:p>
        <w:p w14:paraId="30E74539" w14:textId="0E89109E" w:rsidR="008A3FC0" w:rsidRDefault="008A3FC0">
          <w:pPr>
            <w:pStyle w:val="TOC2"/>
            <w:tabs>
              <w:tab w:val="left" w:pos="720"/>
              <w:tab w:val="right" w:leader="dot" w:pos="9350"/>
            </w:tabs>
            <w:rPr>
              <w:rFonts w:cstheme="minorBidi"/>
              <w:noProof/>
              <w:sz w:val="24"/>
              <w:lang w:val="en-CA" w:bidi="ar-SA"/>
            </w:rPr>
          </w:pPr>
          <w:hyperlink w:anchor="_Toc32993956" w:history="1">
            <w:r w:rsidRPr="00AA6EC7">
              <w:rPr>
                <w:rStyle w:val="Hyperlink"/>
                <w:rFonts w:ascii="Times New Roman" w:hAnsi="Times New Roman"/>
                <w:noProof/>
                <w:snapToGrid w:val="0"/>
                <w:w w:val="0"/>
              </w:rPr>
              <w:t>8.2</w:t>
            </w:r>
            <w:r>
              <w:rPr>
                <w:rFonts w:cstheme="minorBidi"/>
                <w:noProof/>
                <w:sz w:val="24"/>
                <w:lang w:val="en-CA" w:bidi="ar-SA"/>
              </w:rPr>
              <w:tab/>
            </w:r>
            <w:r w:rsidRPr="00AA6EC7">
              <w:rPr>
                <w:rStyle w:val="Hyperlink"/>
                <w:noProof/>
              </w:rPr>
              <w:t>Competency</w:t>
            </w:r>
            <w:r>
              <w:rPr>
                <w:noProof/>
                <w:webHidden/>
              </w:rPr>
              <w:tab/>
            </w:r>
            <w:r>
              <w:rPr>
                <w:noProof/>
                <w:webHidden/>
              </w:rPr>
              <w:fldChar w:fldCharType="begin"/>
            </w:r>
            <w:r>
              <w:rPr>
                <w:noProof/>
                <w:webHidden/>
              </w:rPr>
              <w:instrText xml:space="preserve"> PAGEREF _Toc32993956 \h </w:instrText>
            </w:r>
            <w:r>
              <w:rPr>
                <w:noProof/>
                <w:webHidden/>
              </w:rPr>
            </w:r>
            <w:r>
              <w:rPr>
                <w:noProof/>
                <w:webHidden/>
              </w:rPr>
              <w:fldChar w:fldCharType="separate"/>
            </w:r>
            <w:r>
              <w:rPr>
                <w:noProof/>
                <w:webHidden/>
              </w:rPr>
              <w:t>113</w:t>
            </w:r>
            <w:r>
              <w:rPr>
                <w:noProof/>
                <w:webHidden/>
              </w:rPr>
              <w:fldChar w:fldCharType="end"/>
            </w:r>
          </w:hyperlink>
        </w:p>
        <w:p w14:paraId="33576D61" w14:textId="6F56E068" w:rsidR="008A3FC0" w:rsidRDefault="008A3FC0">
          <w:pPr>
            <w:pStyle w:val="TOC3"/>
            <w:tabs>
              <w:tab w:val="left" w:pos="1200"/>
              <w:tab w:val="right" w:leader="dot" w:pos="9350"/>
            </w:tabs>
            <w:rPr>
              <w:rFonts w:cstheme="minorBidi"/>
              <w:noProof/>
              <w:sz w:val="24"/>
              <w:lang w:val="en-CA" w:bidi="ar-SA"/>
            </w:rPr>
          </w:pPr>
          <w:hyperlink w:anchor="_Toc32993957" w:history="1">
            <w:r w:rsidRPr="00AA6EC7">
              <w:rPr>
                <w:rStyle w:val="Hyperlink"/>
                <w:noProof/>
              </w:rPr>
              <w:t>8.2.1</w:t>
            </w:r>
            <w:r>
              <w:rPr>
                <w:rFonts w:cstheme="minorBidi"/>
                <w:noProof/>
                <w:sz w:val="24"/>
                <w:lang w:val="en-CA" w:bidi="ar-SA"/>
              </w:rPr>
              <w:tab/>
            </w:r>
            <w:r w:rsidRPr="00AA6EC7">
              <w:rPr>
                <w:rStyle w:val="Hyperlink"/>
                <w:noProof/>
              </w:rPr>
              <w:t>CQs for Land Use and Transportation Simulation</w:t>
            </w:r>
            <w:r>
              <w:rPr>
                <w:noProof/>
                <w:webHidden/>
              </w:rPr>
              <w:tab/>
            </w:r>
            <w:r>
              <w:rPr>
                <w:noProof/>
                <w:webHidden/>
              </w:rPr>
              <w:fldChar w:fldCharType="begin"/>
            </w:r>
            <w:r>
              <w:rPr>
                <w:noProof/>
                <w:webHidden/>
              </w:rPr>
              <w:instrText xml:space="preserve"> PAGEREF _Toc32993957 \h </w:instrText>
            </w:r>
            <w:r>
              <w:rPr>
                <w:noProof/>
                <w:webHidden/>
              </w:rPr>
            </w:r>
            <w:r>
              <w:rPr>
                <w:noProof/>
                <w:webHidden/>
              </w:rPr>
              <w:fldChar w:fldCharType="separate"/>
            </w:r>
            <w:r>
              <w:rPr>
                <w:noProof/>
                <w:webHidden/>
              </w:rPr>
              <w:t>114</w:t>
            </w:r>
            <w:r>
              <w:rPr>
                <w:noProof/>
                <w:webHidden/>
              </w:rPr>
              <w:fldChar w:fldCharType="end"/>
            </w:r>
          </w:hyperlink>
        </w:p>
        <w:p w14:paraId="3C0BFBA1" w14:textId="778A1A63" w:rsidR="008A3FC0" w:rsidRDefault="008A3FC0">
          <w:pPr>
            <w:pStyle w:val="TOC3"/>
            <w:tabs>
              <w:tab w:val="left" w:pos="1200"/>
              <w:tab w:val="right" w:leader="dot" w:pos="9350"/>
            </w:tabs>
            <w:rPr>
              <w:rFonts w:cstheme="minorBidi"/>
              <w:noProof/>
              <w:sz w:val="24"/>
              <w:lang w:val="en-CA" w:bidi="ar-SA"/>
            </w:rPr>
          </w:pPr>
          <w:hyperlink w:anchor="_Toc32993958" w:history="1">
            <w:r w:rsidRPr="00AA6EC7">
              <w:rPr>
                <w:rStyle w:val="Hyperlink"/>
                <w:noProof/>
              </w:rPr>
              <w:t>8.2.2</w:t>
            </w:r>
            <w:r>
              <w:rPr>
                <w:rFonts w:cstheme="minorBidi"/>
                <w:noProof/>
                <w:sz w:val="24"/>
                <w:lang w:val="en-CA" w:bidi="ar-SA"/>
              </w:rPr>
              <w:tab/>
            </w:r>
            <w:r w:rsidRPr="00AA6EC7">
              <w:rPr>
                <w:rStyle w:val="Hyperlink"/>
                <w:noProof/>
              </w:rPr>
              <w:t>CQs for Transit Research</w:t>
            </w:r>
            <w:r>
              <w:rPr>
                <w:noProof/>
                <w:webHidden/>
              </w:rPr>
              <w:tab/>
            </w:r>
            <w:r>
              <w:rPr>
                <w:noProof/>
                <w:webHidden/>
              </w:rPr>
              <w:fldChar w:fldCharType="begin"/>
            </w:r>
            <w:r>
              <w:rPr>
                <w:noProof/>
                <w:webHidden/>
              </w:rPr>
              <w:instrText xml:space="preserve"> PAGEREF _Toc32993958 \h </w:instrText>
            </w:r>
            <w:r>
              <w:rPr>
                <w:noProof/>
                <w:webHidden/>
              </w:rPr>
            </w:r>
            <w:r>
              <w:rPr>
                <w:noProof/>
                <w:webHidden/>
              </w:rPr>
              <w:fldChar w:fldCharType="separate"/>
            </w:r>
            <w:r>
              <w:rPr>
                <w:noProof/>
                <w:webHidden/>
              </w:rPr>
              <w:t>117</w:t>
            </w:r>
            <w:r>
              <w:rPr>
                <w:noProof/>
                <w:webHidden/>
              </w:rPr>
              <w:fldChar w:fldCharType="end"/>
            </w:r>
          </w:hyperlink>
        </w:p>
        <w:p w14:paraId="32C11DB7" w14:textId="48009F0F" w:rsidR="008A3FC0" w:rsidRDefault="008A3FC0">
          <w:pPr>
            <w:pStyle w:val="TOC3"/>
            <w:tabs>
              <w:tab w:val="left" w:pos="1200"/>
              <w:tab w:val="right" w:leader="dot" w:pos="9350"/>
            </w:tabs>
            <w:rPr>
              <w:rFonts w:cstheme="minorBidi"/>
              <w:noProof/>
              <w:sz w:val="24"/>
              <w:lang w:val="en-CA" w:bidi="ar-SA"/>
            </w:rPr>
          </w:pPr>
          <w:hyperlink w:anchor="_Toc32993959" w:history="1">
            <w:r w:rsidRPr="00AA6EC7">
              <w:rPr>
                <w:rStyle w:val="Hyperlink"/>
                <w:noProof/>
              </w:rPr>
              <w:t>8.2.3</w:t>
            </w:r>
            <w:r>
              <w:rPr>
                <w:rFonts w:cstheme="minorBidi"/>
                <w:noProof/>
                <w:sz w:val="24"/>
                <w:lang w:val="en-CA" w:bidi="ar-SA"/>
              </w:rPr>
              <w:tab/>
            </w:r>
            <w:r w:rsidRPr="00AA6EC7">
              <w:rPr>
                <w:rStyle w:val="Hyperlink"/>
                <w:noProof/>
              </w:rPr>
              <w:t>CQs for Smart Parking Applications</w:t>
            </w:r>
            <w:r>
              <w:rPr>
                <w:noProof/>
                <w:webHidden/>
              </w:rPr>
              <w:tab/>
            </w:r>
            <w:r>
              <w:rPr>
                <w:noProof/>
                <w:webHidden/>
              </w:rPr>
              <w:fldChar w:fldCharType="begin"/>
            </w:r>
            <w:r>
              <w:rPr>
                <w:noProof/>
                <w:webHidden/>
              </w:rPr>
              <w:instrText xml:space="preserve"> PAGEREF _Toc32993959 \h </w:instrText>
            </w:r>
            <w:r>
              <w:rPr>
                <w:noProof/>
                <w:webHidden/>
              </w:rPr>
            </w:r>
            <w:r>
              <w:rPr>
                <w:noProof/>
                <w:webHidden/>
              </w:rPr>
              <w:fldChar w:fldCharType="separate"/>
            </w:r>
            <w:r>
              <w:rPr>
                <w:noProof/>
                <w:webHidden/>
              </w:rPr>
              <w:t>119</w:t>
            </w:r>
            <w:r>
              <w:rPr>
                <w:noProof/>
                <w:webHidden/>
              </w:rPr>
              <w:fldChar w:fldCharType="end"/>
            </w:r>
          </w:hyperlink>
        </w:p>
        <w:p w14:paraId="359DC13C" w14:textId="0AE7A069" w:rsidR="008A3FC0" w:rsidRDefault="008A3FC0">
          <w:pPr>
            <w:pStyle w:val="TOC3"/>
            <w:tabs>
              <w:tab w:val="left" w:pos="1200"/>
              <w:tab w:val="right" w:leader="dot" w:pos="9350"/>
            </w:tabs>
            <w:rPr>
              <w:rFonts w:cstheme="minorBidi"/>
              <w:noProof/>
              <w:sz w:val="24"/>
              <w:lang w:val="en-CA" w:bidi="ar-SA"/>
            </w:rPr>
          </w:pPr>
          <w:hyperlink w:anchor="_Toc32993960" w:history="1">
            <w:r w:rsidRPr="00AA6EC7">
              <w:rPr>
                <w:rStyle w:val="Hyperlink"/>
                <w:noProof/>
              </w:rPr>
              <w:t>8.2.4</w:t>
            </w:r>
            <w:r>
              <w:rPr>
                <w:rFonts w:cstheme="minorBidi"/>
                <w:noProof/>
                <w:sz w:val="24"/>
                <w:lang w:val="en-CA" w:bidi="ar-SA"/>
              </w:rPr>
              <w:tab/>
            </w:r>
            <w:r w:rsidRPr="00AA6EC7">
              <w:rPr>
                <w:rStyle w:val="Hyperlink"/>
                <w:noProof/>
              </w:rPr>
              <w:t>CQs for ATIS via IT-SoS</w:t>
            </w:r>
            <w:r>
              <w:rPr>
                <w:noProof/>
                <w:webHidden/>
              </w:rPr>
              <w:tab/>
            </w:r>
            <w:r>
              <w:rPr>
                <w:noProof/>
                <w:webHidden/>
              </w:rPr>
              <w:fldChar w:fldCharType="begin"/>
            </w:r>
            <w:r>
              <w:rPr>
                <w:noProof/>
                <w:webHidden/>
              </w:rPr>
              <w:instrText xml:space="preserve"> PAGEREF _Toc32993960 \h </w:instrText>
            </w:r>
            <w:r>
              <w:rPr>
                <w:noProof/>
                <w:webHidden/>
              </w:rPr>
            </w:r>
            <w:r>
              <w:rPr>
                <w:noProof/>
                <w:webHidden/>
              </w:rPr>
              <w:fldChar w:fldCharType="separate"/>
            </w:r>
            <w:r>
              <w:rPr>
                <w:noProof/>
                <w:webHidden/>
              </w:rPr>
              <w:t>123</w:t>
            </w:r>
            <w:r>
              <w:rPr>
                <w:noProof/>
                <w:webHidden/>
              </w:rPr>
              <w:fldChar w:fldCharType="end"/>
            </w:r>
          </w:hyperlink>
        </w:p>
        <w:p w14:paraId="000AE6C7" w14:textId="65A0916C" w:rsidR="008A3FC0" w:rsidRDefault="008A3FC0">
          <w:pPr>
            <w:pStyle w:val="TOC3"/>
            <w:tabs>
              <w:tab w:val="left" w:pos="1200"/>
              <w:tab w:val="right" w:leader="dot" w:pos="9350"/>
            </w:tabs>
            <w:rPr>
              <w:rFonts w:cstheme="minorBidi"/>
              <w:noProof/>
              <w:sz w:val="24"/>
              <w:lang w:val="en-CA" w:bidi="ar-SA"/>
            </w:rPr>
          </w:pPr>
          <w:hyperlink w:anchor="_Toc32993961" w:history="1">
            <w:r w:rsidRPr="00AA6EC7">
              <w:rPr>
                <w:rStyle w:val="Hyperlink"/>
                <w:noProof/>
              </w:rPr>
              <w:t>8.2.5</w:t>
            </w:r>
            <w:r>
              <w:rPr>
                <w:rFonts w:cstheme="minorBidi"/>
                <w:noProof/>
                <w:sz w:val="24"/>
                <w:lang w:val="en-CA" w:bidi="ar-SA"/>
              </w:rPr>
              <w:tab/>
            </w:r>
            <w:r w:rsidRPr="00AA6EC7">
              <w:rPr>
                <w:rStyle w:val="Hyperlink"/>
                <w:noProof/>
              </w:rPr>
              <w:t>CQs for ArcGIS Query Support</w:t>
            </w:r>
            <w:r>
              <w:rPr>
                <w:noProof/>
                <w:webHidden/>
              </w:rPr>
              <w:tab/>
            </w:r>
            <w:r>
              <w:rPr>
                <w:noProof/>
                <w:webHidden/>
              </w:rPr>
              <w:fldChar w:fldCharType="begin"/>
            </w:r>
            <w:r>
              <w:rPr>
                <w:noProof/>
                <w:webHidden/>
              </w:rPr>
              <w:instrText xml:space="preserve"> PAGEREF _Toc32993961 \h </w:instrText>
            </w:r>
            <w:r>
              <w:rPr>
                <w:noProof/>
                <w:webHidden/>
              </w:rPr>
            </w:r>
            <w:r>
              <w:rPr>
                <w:noProof/>
                <w:webHidden/>
              </w:rPr>
              <w:fldChar w:fldCharType="separate"/>
            </w:r>
            <w:r>
              <w:rPr>
                <w:noProof/>
                <w:webHidden/>
              </w:rPr>
              <w:t>125</w:t>
            </w:r>
            <w:r>
              <w:rPr>
                <w:noProof/>
                <w:webHidden/>
              </w:rPr>
              <w:fldChar w:fldCharType="end"/>
            </w:r>
          </w:hyperlink>
        </w:p>
        <w:p w14:paraId="3D441AD0" w14:textId="1EFD00A4" w:rsidR="008A3FC0" w:rsidRDefault="008A3FC0">
          <w:pPr>
            <w:pStyle w:val="TOC1"/>
            <w:rPr>
              <w:rFonts w:cstheme="minorBidi"/>
              <w:noProof/>
              <w:sz w:val="24"/>
              <w:lang w:val="en-CA" w:bidi="ar-SA"/>
            </w:rPr>
          </w:pPr>
          <w:hyperlink w:anchor="_Toc32993962" w:history="1">
            <w:r w:rsidRPr="00AA6EC7">
              <w:rPr>
                <w:rStyle w:val="Hyperlink"/>
                <w:noProof/>
              </w:rPr>
              <w:t>9</w:t>
            </w:r>
            <w:r>
              <w:rPr>
                <w:rFonts w:cstheme="minorBidi"/>
                <w:noProof/>
                <w:sz w:val="24"/>
                <w:lang w:val="en-CA" w:bidi="ar-SA"/>
              </w:rPr>
              <w:tab/>
            </w:r>
            <w:r w:rsidRPr="00AA6EC7">
              <w:rPr>
                <w:rStyle w:val="Hyperlink"/>
                <w:noProof/>
              </w:rPr>
              <w:t>Application</w:t>
            </w:r>
            <w:r>
              <w:rPr>
                <w:noProof/>
                <w:webHidden/>
              </w:rPr>
              <w:tab/>
            </w:r>
            <w:r>
              <w:rPr>
                <w:noProof/>
                <w:webHidden/>
              </w:rPr>
              <w:fldChar w:fldCharType="begin"/>
            </w:r>
            <w:r>
              <w:rPr>
                <w:noProof/>
                <w:webHidden/>
              </w:rPr>
              <w:instrText xml:space="preserve"> PAGEREF _Toc32993962 \h </w:instrText>
            </w:r>
            <w:r>
              <w:rPr>
                <w:noProof/>
                <w:webHidden/>
              </w:rPr>
            </w:r>
            <w:r>
              <w:rPr>
                <w:noProof/>
                <w:webHidden/>
              </w:rPr>
              <w:fldChar w:fldCharType="separate"/>
            </w:r>
            <w:r>
              <w:rPr>
                <w:noProof/>
                <w:webHidden/>
              </w:rPr>
              <w:t>125</w:t>
            </w:r>
            <w:r>
              <w:rPr>
                <w:noProof/>
                <w:webHidden/>
              </w:rPr>
              <w:fldChar w:fldCharType="end"/>
            </w:r>
          </w:hyperlink>
        </w:p>
        <w:p w14:paraId="78C57214" w14:textId="0A0E554A" w:rsidR="008A3FC0" w:rsidRDefault="008A3FC0">
          <w:pPr>
            <w:pStyle w:val="TOC2"/>
            <w:tabs>
              <w:tab w:val="left" w:pos="720"/>
              <w:tab w:val="right" w:leader="dot" w:pos="9350"/>
            </w:tabs>
            <w:rPr>
              <w:rFonts w:cstheme="minorBidi"/>
              <w:noProof/>
              <w:sz w:val="24"/>
              <w:lang w:val="en-CA" w:bidi="ar-SA"/>
            </w:rPr>
          </w:pPr>
          <w:hyperlink w:anchor="_Toc32993963" w:history="1">
            <w:r w:rsidRPr="00AA6EC7">
              <w:rPr>
                <w:rStyle w:val="Hyperlink"/>
                <w:rFonts w:ascii="Times New Roman" w:hAnsi="Times New Roman"/>
                <w:noProof/>
                <w:snapToGrid w:val="0"/>
                <w:w w:val="0"/>
              </w:rPr>
              <w:t>9.1</w:t>
            </w:r>
            <w:r>
              <w:rPr>
                <w:rFonts w:cstheme="minorBidi"/>
                <w:noProof/>
                <w:sz w:val="24"/>
                <w:lang w:val="en-CA" w:bidi="ar-SA"/>
              </w:rPr>
              <w:tab/>
            </w:r>
            <w:r w:rsidRPr="00AA6EC7">
              <w:rPr>
                <w:rStyle w:val="Hyperlink"/>
                <w:noProof/>
              </w:rPr>
              <w:t>Exploration of Travel Model Data</w:t>
            </w:r>
            <w:r>
              <w:rPr>
                <w:noProof/>
                <w:webHidden/>
              </w:rPr>
              <w:tab/>
            </w:r>
            <w:r>
              <w:rPr>
                <w:noProof/>
                <w:webHidden/>
              </w:rPr>
              <w:fldChar w:fldCharType="begin"/>
            </w:r>
            <w:r>
              <w:rPr>
                <w:noProof/>
                <w:webHidden/>
              </w:rPr>
              <w:instrText xml:space="preserve"> PAGEREF _Toc32993963 \h </w:instrText>
            </w:r>
            <w:r>
              <w:rPr>
                <w:noProof/>
                <w:webHidden/>
              </w:rPr>
            </w:r>
            <w:r>
              <w:rPr>
                <w:noProof/>
                <w:webHidden/>
              </w:rPr>
              <w:fldChar w:fldCharType="separate"/>
            </w:r>
            <w:r>
              <w:rPr>
                <w:noProof/>
                <w:webHidden/>
              </w:rPr>
              <w:t>126</w:t>
            </w:r>
            <w:r>
              <w:rPr>
                <w:noProof/>
                <w:webHidden/>
              </w:rPr>
              <w:fldChar w:fldCharType="end"/>
            </w:r>
          </w:hyperlink>
        </w:p>
        <w:p w14:paraId="49B672E9" w14:textId="5528AF73" w:rsidR="008A3FC0" w:rsidRDefault="008A3FC0">
          <w:pPr>
            <w:pStyle w:val="TOC3"/>
            <w:tabs>
              <w:tab w:val="left" w:pos="1200"/>
              <w:tab w:val="right" w:leader="dot" w:pos="9350"/>
            </w:tabs>
            <w:rPr>
              <w:rFonts w:cstheme="minorBidi"/>
              <w:noProof/>
              <w:sz w:val="24"/>
              <w:lang w:val="en-CA" w:bidi="ar-SA"/>
            </w:rPr>
          </w:pPr>
          <w:hyperlink w:anchor="_Toc32993964" w:history="1">
            <w:r w:rsidRPr="00AA6EC7">
              <w:rPr>
                <w:rStyle w:val="Hyperlink"/>
                <w:noProof/>
              </w:rPr>
              <w:t>9.1.1</w:t>
            </w:r>
            <w:r>
              <w:rPr>
                <w:rFonts w:cstheme="minorBidi"/>
                <w:noProof/>
                <w:sz w:val="24"/>
                <w:lang w:val="en-CA" w:bidi="ar-SA"/>
              </w:rPr>
              <w:tab/>
            </w:r>
            <w:r w:rsidRPr="00AA6EC7">
              <w:rPr>
                <w:rStyle w:val="Hyperlink"/>
                <w:noProof/>
              </w:rPr>
              <w:t>Summary of Facets</w:t>
            </w:r>
            <w:r>
              <w:rPr>
                <w:noProof/>
                <w:webHidden/>
              </w:rPr>
              <w:tab/>
            </w:r>
            <w:r>
              <w:rPr>
                <w:noProof/>
                <w:webHidden/>
              </w:rPr>
              <w:fldChar w:fldCharType="begin"/>
            </w:r>
            <w:r>
              <w:rPr>
                <w:noProof/>
                <w:webHidden/>
              </w:rPr>
              <w:instrText xml:space="preserve"> PAGEREF _Toc32993964 \h </w:instrText>
            </w:r>
            <w:r>
              <w:rPr>
                <w:noProof/>
                <w:webHidden/>
              </w:rPr>
            </w:r>
            <w:r>
              <w:rPr>
                <w:noProof/>
                <w:webHidden/>
              </w:rPr>
              <w:fldChar w:fldCharType="separate"/>
            </w:r>
            <w:r>
              <w:rPr>
                <w:noProof/>
                <w:webHidden/>
              </w:rPr>
              <w:t>127</w:t>
            </w:r>
            <w:r>
              <w:rPr>
                <w:noProof/>
                <w:webHidden/>
              </w:rPr>
              <w:fldChar w:fldCharType="end"/>
            </w:r>
          </w:hyperlink>
        </w:p>
        <w:p w14:paraId="7763220B" w14:textId="65695E0E" w:rsidR="008A3FC0" w:rsidRDefault="008A3FC0">
          <w:pPr>
            <w:pStyle w:val="TOC3"/>
            <w:tabs>
              <w:tab w:val="left" w:pos="1200"/>
              <w:tab w:val="right" w:leader="dot" w:pos="9350"/>
            </w:tabs>
            <w:rPr>
              <w:rFonts w:cstheme="minorBidi"/>
              <w:noProof/>
              <w:sz w:val="24"/>
              <w:lang w:val="en-CA" w:bidi="ar-SA"/>
            </w:rPr>
          </w:pPr>
          <w:hyperlink w:anchor="_Toc32993965" w:history="1">
            <w:r w:rsidRPr="00AA6EC7">
              <w:rPr>
                <w:rStyle w:val="Hyperlink"/>
                <w:noProof/>
              </w:rPr>
              <w:t>9.1.2</w:t>
            </w:r>
            <w:r>
              <w:rPr>
                <w:rFonts w:cstheme="minorBidi"/>
                <w:noProof/>
                <w:sz w:val="24"/>
                <w:lang w:val="en-CA" w:bidi="ar-SA"/>
              </w:rPr>
              <w:tab/>
            </w:r>
            <w:r w:rsidRPr="00AA6EC7">
              <w:rPr>
                <w:rStyle w:val="Hyperlink"/>
                <w:noProof/>
              </w:rPr>
              <w:t>Data Mappings</w:t>
            </w:r>
            <w:r>
              <w:rPr>
                <w:noProof/>
                <w:webHidden/>
              </w:rPr>
              <w:tab/>
            </w:r>
            <w:r>
              <w:rPr>
                <w:noProof/>
                <w:webHidden/>
              </w:rPr>
              <w:fldChar w:fldCharType="begin"/>
            </w:r>
            <w:r>
              <w:rPr>
                <w:noProof/>
                <w:webHidden/>
              </w:rPr>
              <w:instrText xml:space="preserve"> PAGEREF _Toc32993965 \h </w:instrText>
            </w:r>
            <w:r>
              <w:rPr>
                <w:noProof/>
                <w:webHidden/>
              </w:rPr>
            </w:r>
            <w:r>
              <w:rPr>
                <w:noProof/>
                <w:webHidden/>
              </w:rPr>
              <w:fldChar w:fldCharType="separate"/>
            </w:r>
            <w:r>
              <w:rPr>
                <w:noProof/>
                <w:webHidden/>
              </w:rPr>
              <w:t>129</w:t>
            </w:r>
            <w:r>
              <w:rPr>
                <w:noProof/>
                <w:webHidden/>
              </w:rPr>
              <w:fldChar w:fldCharType="end"/>
            </w:r>
          </w:hyperlink>
        </w:p>
        <w:p w14:paraId="311DF230" w14:textId="2844BB36" w:rsidR="008A3FC0" w:rsidRDefault="008A3FC0">
          <w:pPr>
            <w:pStyle w:val="TOC3"/>
            <w:tabs>
              <w:tab w:val="left" w:pos="1200"/>
              <w:tab w:val="right" w:leader="dot" w:pos="9350"/>
            </w:tabs>
            <w:rPr>
              <w:rFonts w:cstheme="minorBidi"/>
              <w:noProof/>
              <w:sz w:val="24"/>
              <w:lang w:val="en-CA" w:bidi="ar-SA"/>
            </w:rPr>
          </w:pPr>
          <w:hyperlink w:anchor="_Toc32993966" w:history="1">
            <w:r w:rsidRPr="00AA6EC7">
              <w:rPr>
                <w:rStyle w:val="Hyperlink"/>
                <w:noProof/>
              </w:rPr>
              <w:t>9.1.3</w:t>
            </w:r>
            <w:r>
              <w:rPr>
                <w:rFonts w:cstheme="minorBidi"/>
                <w:noProof/>
                <w:sz w:val="24"/>
                <w:lang w:val="en-CA" w:bidi="ar-SA"/>
              </w:rPr>
              <w:tab/>
            </w:r>
            <w:r w:rsidRPr="00AA6EC7">
              <w:rPr>
                <w:rStyle w:val="Hyperlink"/>
                <w:noProof/>
              </w:rPr>
              <w:t>Future Work</w:t>
            </w:r>
            <w:r>
              <w:rPr>
                <w:noProof/>
                <w:webHidden/>
              </w:rPr>
              <w:tab/>
            </w:r>
            <w:r>
              <w:rPr>
                <w:noProof/>
                <w:webHidden/>
              </w:rPr>
              <w:fldChar w:fldCharType="begin"/>
            </w:r>
            <w:r>
              <w:rPr>
                <w:noProof/>
                <w:webHidden/>
              </w:rPr>
              <w:instrText xml:space="preserve"> PAGEREF _Toc32993966 \h </w:instrText>
            </w:r>
            <w:r>
              <w:rPr>
                <w:noProof/>
                <w:webHidden/>
              </w:rPr>
            </w:r>
            <w:r>
              <w:rPr>
                <w:noProof/>
                <w:webHidden/>
              </w:rPr>
              <w:fldChar w:fldCharType="separate"/>
            </w:r>
            <w:r>
              <w:rPr>
                <w:noProof/>
                <w:webHidden/>
              </w:rPr>
              <w:t>130</w:t>
            </w:r>
            <w:r>
              <w:rPr>
                <w:noProof/>
                <w:webHidden/>
              </w:rPr>
              <w:fldChar w:fldCharType="end"/>
            </w:r>
          </w:hyperlink>
        </w:p>
        <w:p w14:paraId="64E0EE62" w14:textId="63439DB4" w:rsidR="008A3FC0" w:rsidRDefault="008A3FC0">
          <w:pPr>
            <w:pStyle w:val="TOC2"/>
            <w:tabs>
              <w:tab w:val="left" w:pos="720"/>
              <w:tab w:val="right" w:leader="dot" w:pos="9350"/>
            </w:tabs>
            <w:rPr>
              <w:rFonts w:cstheme="minorBidi"/>
              <w:noProof/>
              <w:sz w:val="24"/>
              <w:lang w:val="en-CA" w:bidi="ar-SA"/>
            </w:rPr>
          </w:pPr>
          <w:hyperlink w:anchor="_Toc32993967" w:history="1">
            <w:r w:rsidRPr="00AA6EC7">
              <w:rPr>
                <w:rStyle w:val="Hyperlink"/>
                <w:rFonts w:ascii="Times New Roman" w:hAnsi="Times New Roman"/>
                <w:noProof/>
                <w:snapToGrid w:val="0"/>
                <w:w w:val="0"/>
              </w:rPr>
              <w:t>9.2</w:t>
            </w:r>
            <w:r>
              <w:rPr>
                <w:rFonts w:cstheme="minorBidi"/>
                <w:noProof/>
                <w:sz w:val="24"/>
                <w:lang w:val="en-CA" w:bidi="ar-SA"/>
              </w:rPr>
              <w:tab/>
            </w:r>
            <w:r w:rsidRPr="00AA6EC7">
              <w:rPr>
                <w:rStyle w:val="Hyperlink"/>
                <w:noProof/>
              </w:rPr>
              <w:t>Analysis of TTC Data for Bus Bridging Study</w:t>
            </w:r>
            <w:r>
              <w:rPr>
                <w:noProof/>
                <w:webHidden/>
              </w:rPr>
              <w:tab/>
            </w:r>
            <w:r>
              <w:rPr>
                <w:noProof/>
                <w:webHidden/>
              </w:rPr>
              <w:fldChar w:fldCharType="begin"/>
            </w:r>
            <w:r>
              <w:rPr>
                <w:noProof/>
                <w:webHidden/>
              </w:rPr>
              <w:instrText xml:space="preserve"> PAGEREF _Toc32993967 \h </w:instrText>
            </w:r>
            <w:r>
              <w:rPr>
                <w:noProof/>
                <w:webHidden/>
              </w:rPr>
            </w:r>
            <w:r>
              <w:rPr>
                <w:noProof/>
                <w:webHidden/>
              </w:rPr>
              <w:fldChar w:fldCharType="separate"/>
            </w:r>
            <w:r>
              <w:rPr>
                <w:noProof/>
                <w:webHidden/>
              </w:rPr>
              <w:t>130</w:t>
            </w:r>
            <w:r>
              <w:rPr>
                <w:noProof/>
                <w:webHidden/>
              </w:rPr>
              <w:fldChar w:fldCharType="end"/>
            </w:r>
          </w:hyperlink>
        </w:p>
        <w:p w14:paraId="2426025D" w14:textId="09BA3ECE" w:rsidR="008A3FC0" w:rsidRDefault="008A3FC0">
          <w:pPr>
            <w:pStyle w:val="TOC3"/>
            <w:tabs>
              <w:tab w:val="left" w:pos="1200"/>
              <w:tab w:val="right" w:leader="dot" w:pos="9350"/>
            </w:tabs>
            <w:rPr>
              <w:rFonts w:cstheme="minorBidi"/>
              <w:noProof/>
              <w:sz w:val="24"/>
              <w:lang w:val="en-CA" w:bidi="ar-SA"/>
            </w:rPr>
          </w:pPr>
          <w:hyperlink w:anchor="_Toc32993968" w:history="1">
            <w:r w:rsidRPr="00AA6EC7">
              <w:rPr>
                <w:rStyle w:val="Hyperlink"/>
                <w:noProof/>
              </w:rPr>
              <w:t>9.2.1</w:t>
            </w:r>
            <w:r>
              <w:rPr>
                <w:rFonts w:cstheme="minorBidi"/>
                <w:noProof/>
                <w:sz w:val="24"/>
                <w:lang w:val="en-CA" w:bidi="ar-SA"/>
              </w:rPr>
              <w:tab/>
            </w:r>
            <w:r w:rsidRPr="00AA6EC7">
              <w:rPr>
                <w:rStyle w:val="Hyperlink"/>
                <w:noProof/>
              </w:rPr>
              <w:t>Data mapping</w:t>
            </w:r>
            <w:r>
              <w:rPr>
                <w:noProof/>
                <w:webHidden/>
              </w:rPr>
              <w:tab/>
            </w:r>
            <w:r>
              <w:rPr>
                <w:noProof/>
                <w:webHidden/>
              </w:rPr>
              <w:fldChar w:fldCharType="begin"/>
            </w:r>
            <w:r>
              <w:rPr>
                <w:noProof/>
                <w:webHidden/>
              </w:rPr>
              <w:instrText xml:space="preserve"> PAGEREF _Toc32993968 \h </w:instrText>
            </w:r>
            <w:r>
              <w:rPr>
                <w:noProof/>
                <w:webHidden/>
              </w:rPr>
            </w:r>
            <w:r>
              <w:rPr>
                <w:noProof/>
                <w:webHidden/>
              </w:rPr>
              <w:fldChar w:fldCharType="separate"/>
            </w:r>
            <w:r>
              <w:rPr>
                <w:noProof/>
                <w:webHidden/>
              </w:rPr>
              <w:t>130</w:t>
            </w:r>
            <w:r>
              <w:rPr>
                <w:noProof/>
                <w:webHidden/>
              </w:rPr>
              <w:fldChar w:fldCharType="end"/>
            </w:r>
          </w:hyperlink>
        </w:p>
        <w:p w14:paraId="61357EAD" w14:textId="04E1A908" w:rsidR="008A3FC0" w:rsidRDefault="008A3FC0">
          <w:pPr>
            <w:pStyle w:val="TOC3"/>
            <w:tabs>
              <w:tab w:val="left" w:pos="1200"/>
              <w:tab w:val="right" w:leader="dot" w:pos="9350"/>
            </w:tabs>
            <w:rPr>
              <w:rFonts w:cstheme="minorBidi"/>
              <w:noProof/>
              <w:sz w:val="24"/>
              <w:lang w:val="en-CA" w:bidi="ar-SA"/>
            </w:rPr>
          </w:pPr>
          <w:hyperlink w:anchor="_Toc32993969" w:history="1">
            <w:r w:rsidRPr="00AA6EC7">
              <w:rPr>
                <w:rStyle w:val="Hyperlink"/>
                <w:noProof/>
              </w:rPr>
              <w:t>9.2.2</w:t>
            </w:r>
            <w:r>
              <w:rPr>
                <w:rFonts w:cstheme="minorBidi"/>
                <w:noProof/>
                <w:sz w:val="24"/>
                <w:lang w:val="en-CA" w:bidi="ar-SA"/>
              </w:rPr>
              <w:tab/>
            </w:r>
            <w:r w:rsidRPr="00AA6EC7">
              <w:rPr>
                <w:rStyle w:val="Hyperlink"/>
                <w:noProof/>
              </w:rPr>
              <w:t>Queries</w:t>
            </w:r>
            <w:r>
              <w:rPr>
                <w:noProof/>
                <w:webHidden/>
              </w:rPr>
              <w:tab/>
            </w:r>
            <w:r>
              <w:rPr>
                <w:noProof/>
                <w:webHidden/>
              </w:rPr>
              <w:fldChar w:fldCharType="begin"/>
            </w:r>
            <w:r>
              <w:rPr>
                <w:noProof/>
                <w:webHidden/>
              </w:rPr>
              <w:instrText xml:space="preserve"> PAGEREF _Toc32993969 \h </w:instrText>
            </w:r>
            <w:r>
              <w:rPr>
                <w:noProof/>
                <w:webHidden/>
              </w:rPr>
            </w:r>
            <w:r>
              <w:rPr>
                <w:noProof/>
                <w:webHidden/>
              </w:rPr>
              <w:fldChar w:fldCharType="separate"/>
            </w:r>
            <w:r>
              <w:rPr>
                <w:noProof/>
                <w:webHidden/>
              </w:rPr>
              <w:t>131</w:t>
            </w:r>
            <w:r>
              <w:rPr>
                <w:noProof/>
                <w:webHidden/>
              </w:rPr>
              <w:fldChar w:fldCharType="end"/>
            </w:r>
          </w:hyperlink>
        </w:p>
        <w:p w14:paraId="5C49AB55" w14:textId="2222DFD7" w:rsidR="008A3FC0" w:rsidRDefault="008A3FC0">
          <w:pPr>
            <w:pStyle w:val="TOC3"/>
            <w:tabs>
              <w:tab w:val="left" w:pos="1200"/>
              <w:tab w:val="right" w:leader="dot" w:pos="9350"/>
            </w:tabs>
            <w:rPr>
              <w:rFonts w:cstheme="minorBidi"/>
              <w:noProof/>
              <w:sz w:val="24"/>
              <w:lang w:val="en-CA" w:bidi="ar-SA"/>
            </w:rPr>
          </w:pPr>
          <w:hyperlink w:anchor="_Toc32993970" w:history="1">
            <w:r w:rsidRPr="00AA6EC7">
              <w:rPr>
                <w:rStyle w:val="Hyperlink"/>
                <w:noProof/>
              </w:rPr>
              <w:t>9.2.3</w:t>
            </w:r>
            <w:r>
              <w:rPr>
                <w:rFonts w:cstheme="minorBidi"/>
                <w:noProof/>
                <w:sz w:val="24"/>
                <w:lang w:val="en-CA" w:bidi="ar-SA"/>
              </w:rPr>
              <w:tab/>
            </w:r>
            <w:r w:rsidRPr="00AA6EC7">
              <w:rPr>
                <w:rStyle w:val="Hyperlink"/>
                <w:noProof/>
              </w:rPr>
              <w:t>Future Work</w:t>
            </w:r>
            <w:r>
              <w:rPr>
                <w:noProof/>
                <w:webHidden/>
              </w:rPr>
              <w:tab/>
            </w:r>
            <w:r>
              <w:rPr>
                <w:noProof/>
                <w:webHidden/>
              </w:rPr>
              <w:fldChar w:fldCharType="begin"/>
            </w:r>
            <w:r>
              <w:rPr>
                <w:noProof/>
                <w:webHidden/>
              </w:rPr>
              <w:instrText xml:space="preserve"> PAGEREF _Toc32993970 \h </w:instrText>
            </w:r>
            <w:r>
              <w:rPr>
                <w:noProof/>
                <w:webHidden/>
              </w:rPr>
            </w:r>
            <w:r>
              <w:rPr>
                <w:noProof/>
                <w:webHidden/>
              </w:rPr>
              <w:fldChar w:fldCharType="separate"/>
            </w:r>
            <w:r>
              <w:rPr>
                <w:noProof/>
                <w:webHidden/>
              </w:rPr>
              <w:t>131</w:t>
            </w:r>
            <w:r>
              <w:rPr>
                <w:noProof/>
                <w:webHidden/>
              </w:rPr>
              <w:fldChar w:fldCharType="end"/>
            </w:r>
          </w:hyperlink>
        </w:p>
        <w:p w14:paraId="113EB8B8" w14:textId="4D89DA76" w:rsidR="008A3FC0" w:rsidRDefault="008A3FC0">
          <w:pPr>
            <w:pStyle w:val="TOC2"/>
            <w:tabs>
              <w:tab w:val="left" w:pos="720"/>
              <w:tab w:val="right" w:leader="dot" w:pos="9350"/>
            </w:tabs>
            <w:rPr>
              <w:rFonts w:cstheme="minorBidi"/>
              <w:noProof/>
              <w:sz w:val="24"/>
              <w:lang w:val="en-CA" w:bidi="ar-SA"/>
            </w:rPr>
          </w:pPr>
          <w:hyperlink w:anchor="_Toc32993971" w:history="1">
            <w:r w:rsidRPr="00AA6EC7">
              <w:rPr>
                <w:rStyle w:val="Hyperlink"/>
                <w:rFonts w:ascii="Times New Roman" w:hAnsi="Times New Roman"/>
                <w:noProof/>
                <w:snapToGrid w:val="0"/>
                <w:w w:val="0"/>
              </w:rPr>
              <w:t>9.3</w:t>
            </w:r>
            <w:r>
              <w:rPr>
                <w:rFonts w:cstheme="minorBidi"/>
                <w:noProof/>
                <w:sz w:val="24"/>
                <w:lang w:val="en-CA" w:bidi="ar-SA"/>
              </w:rPr>
              <w:tab/>
            </w:r>
            <w:r w:rsidRPr="00AA6EC7">
              <w:rPr>
                <w:rStyle w:val="Hyperlink"/>
                <w:noProof/>
              </w:rPr>
              <w:t>Ontology for ATIS in the IT-SoS Architecture</w:t>
            </w:r>
            <w:r>
              <w:rPr>
                <w:noProof/>
                <w:webHidden/>
              </w:rPr>
              <w:tab/>
            </w:r>
            <w:r>
              <w:rPr>
                <w:noProof/>
                <w:webHidden/>
              </w:rPr>
              <w:fldChar w:fldCharType="begin"/>
            </w:r>
            <w:r>
              <w:rPr>
                <w:noProof/>
                <w:webHidden/>
              </w:rPr>
              <w:instrText xml:space="preserve"> PAGEREF _Toc32993971 \h </w:instrText>
            </w:r>
            <w:r>
              <w:rPr>
                <w:noProof/>
                <w:webHidden/>
              </w:rPr>
            </w:r>
            <w:r>
              <w:rPr>
                <w:noProof/>
                <w:webHidden/>
              </w:rPr>
              <w:fldChar w:fldCharType="separate"/>
            </w:r>
            <w:r>
              <w:rPr>
                <w:noProof/>
                <w:webHidden/>
              </w:rPr>
              <w:t>132</w:t>
            </w:r>
            <w:r>
              <w:rPr>
                <w:noProof/>
                <w:webHidden/>
              </w:rPr>
              <w:fldChar w:fldCharType="end"/>
            </w:r>
          </w:hyperlink>
        </w:p>
        <w:p w14:paraId="2E412058" w14:textId="592EAFA0" w:rsidR="008A3FC0" w:rsidRDefault="008A3FC0">
          <w:pPr>
            <w:pStyle w:val="TOC3"/>
            <w:tabs>
              <w:tab w:val="left" w:pos="1200"/>
              <w:tab w:val="right" w:leader="dot" w:pos="9350"/>
            </w:tabs>
            <w:rPr>
              <w:rFonts w:cstheme="minorBidi"/>
              <w:noProof/>
              <w:sz w:val="24"/>
              <w:lang w:val="en-CA" w:bidi="ar-SA"/>
            </w:rPr>
          </w:pPr>
          <w:hyperlink w:anchor="_Toc32993972" w:history="1">
            <w:r w:rsidRPr="00AA6EC7">
              <w:rPr>
                <w:rStyle w:val="Hyperlink"/>
                <w:noProof/>
              </w:rPr>
              <w:t>9.3.1</w:t>
            </w:r>
            <w:r>
              <w:rPr>
                <w:rFonts w:cstheme="minorBidi"/>
                <w:noProof/>
                <w:sz w:val="24"/>
                <w:lang w:val="en-CA" w:bidi="ar-SA"/>
              </w:rPr>
              <w:tab/>
            </w:r>
            <w:r w:rsidRPr="00AA6EC7">
              <w:rPr>
                <w:rStyle w:val="Hyperlink"/>
                <w:noProof/>
              </w:rPr>
              <w:t>Project 1.2: IT-SoS Architecture</w:t>
            </w:r>
            <w:r>
              <w:rPr>
                <w:noProof/>
                <w:webHidden/>
              </w:rPr>
              <w:tab/>
            </w:r>
            <w:r>
              <w:rPr>
                <w:noProof/>
                <w:webHidden/>
              </w:rPr>
              <w:fldChar w:fldCharType="begin"/>
            </w:r>
            <w:r>
              <w:rPr>
                <w:noProof/>
                <w:webHidden/>
              </w:rPr>
              <w:instrText xml:space="preserve"> PAGEREF _Toc32993972 \h </w:instrText>
            </w:r>
            <w:r>
              <w:rPr>
                <w:noProof/>
                <w:webHidden/>
              </w:rPr>
            </w:r>
            <w:r>
              <w:rPr>
                <w:noProof/>
                <w:webHidden/>
              </w:rPr>
              <w:fldChar w:fldCharType="separate"/>
            </w:r>
            <w:r>
              <w:rPr>
                <w:noProof/>
                <w:webHidden/>
              </w:rPr>
              <w:t>132</w:t>
            </w:r>
            <w:r>
              <w:rPr>
                <w:noProof/>
                <w:webHidden/>
              </w:rPr>
              <w:fldChar w:fldCharType="end"/>
            </w:r>
          </w:hyperlink>
        </w:p>
        <w:p w14:paraId="13829DF9" w14:textId="61CAC09D" w:rsidR="008A3FC0" w:rsidRDefault="008A3FC0">
          <w:pPr>
            <w:pStyle w:val="TOC3"/>
            <w:tabs>
              <w:tab w:val="left" w:pos="1200"/>
              <w:tab w:val="right" w:leader="dot" w:pos="9350"/>
            </w:tabs>
            <w:rPr>
              <w:rFonts w:cstheme="minorBidi"/>
              <w:noProof/>
              <w:sz w:val="24"/>
              <w:lang w:val="en-CA" w:bidi="ar-SA"/>
            </w:rPr>
          </w:pPr>
          <w:hyperlink w:anchor="_Toc32993973" w:history="1">
            <w:r w:rsidRPr="00AA6EC7">
              <w:rPr>
                <w:rStyle w:val="Hyperlink"/>
                <w:noProof/>
              </w:rPr>
              <w:t>9.3.2</w:t>
            </w:r>
            <w:r>
              <w:rPr>
                <w:rFonts w:cstheme="minorBidi"/>
                <w:noProof/>
                <w:sz w:val="24"/>
                <w:lang w:val="en-CA" w:bidi="ar-SA"/>
              </w:rPr>
              <w:tab/>
            </w:r>
            <w:r w:rsidRPr="00AA6EC7">
              <w:rPr>
                <w:rStyle w:val="Hyperlink"/>
                <w:noProof/>
              </w:rPr>
              <w:t>ATIS Application</w:t>
            </w:r>
            <w:r>
              <w:rPr>
                <w:noProof/>
                <w:webHidden/>
              </w:rPr>
              <w:tab/>
            </w:r>
            <w:r>
              <w:rPr>
                <w:noProof/>
                <w:webHidden/>
              </w:rPr>
              <w:fldChar w:fldCharType="begin"/>
            </w:r>
            <w:r>
              <w:rPr>
                <w:noProof/>
                <w:webHidden/>
              </w:rPr>
              <w:instrText xml:space="preserve"> PAGEREF _Toc32993973 \h </w:instrText>
            </w:r>
            <w:r>
              <w:rPr>
                <w:noProof/>
                <w:webHidden/>
              </w:rPr>
            </w:r>
            <w:r>
              <w:rPr>
                <w:noProof/>
                <w:webHidden/>
              </w:rPr>
              <w:fldChar w:fldCharType="separate"/>
            </w:r>
            <w:r>
              <w:rPr>
                <w:noProof/>
                <w:webHidden/>
              </w:rPr>
              <w:t>134</w:t>
            </w:r>
            <w:r>
              <w:rPr>
                <w:noProof/>
                <w:webHidden/>
              </w:rPr>
              <w:fldChar w:fldCharType="end"/>
            </w:r>
          </w:hyperlink>
        </w:p>
        <w:p w14:paraId="14F3104F" w14:textId="503386E1" w:rsidR="008A3FC0" w:rsidRDefault="008A3FC0">
          <w:pPr>
            <w:pStyle w:val="TOC3"/>
            <w:tabs>
              <w:tab w:val="left" w:pos="1200"/>
              <w:tab w:val="right" w:leader="dot" w:pos="9350"/>
            </w:tabs>
            <w:rPr>
              <w:rFonts w:cstheme="minorBidi"/>
              <w:noProof/>
              <w:sz w:val="24"/>
              <w:lang w:val="en-CA" w:bidi="ar-SA"/>
            </w:rPr>
          </w:pPr>
          <w:hyperlink w:anchor="_Toc32993974" w:history="1">
            <w:r w:rsidRPr="00AA6EC7">
              <w:rPr>
                <w:rStyle w:val="Hyperlink"/>
                <w:rFonts w:ascii="Times New Roman" w:hAnsi="Times New Roman"/>
                <w:noProof/>
              </w:rPr>
              <w:t>9.3.3</w:t>
            </w:r>
            <w:r>
              <w:rPr>
                <w:rFonts w:cstheme="minorBidi"/>
                <w:noProof/>
                <w:sz w:val="24"/>
                <w:lang w:val="en-CA" w:bidi="ar-SA"/>
              </w:rPr>
              <w:tab/>
            </w:r>
            <w:r w:rsidRPr="00AA6EC7">
              <w:rPr>
                <w:rStyle w:val="Hyperlink"/>
                <w:noProof/>
              </w:rPr>
              <w:t>Data Mapping</w:t>
            </w:r>
            <w:r>
              <w:rPr>
                <w:noProof/>
                <w:webHidden/>
              </w:rPr>
              <w:tab/>
            </w:r>
            <w:r>
              <w:rPr>
                <w:noProof/>
                <w:webHidden/>
              </w:rPr>
              <w:fldChar w:fldCharType="begin"/>
            </w:r>
            <w:r>
              <w:rPr>
                <w:noProof/>
                <w:webHidden/>
              </w:rPr>
              <w:instrText xml:space="preserve"> PAGEREF _Toc32993974 \h </w:instrText>
            </w:r>
            <w:r>
              <w:rPr>
                <w:noProof/>
                <w:webHidden/>
              </w:rPr>
            </w:r>
            <w:r>
              <w:rPr>
                <w:noProof/>
                <w:webHidden/>
              </w:rPr>
              <w:fldChar w:fldCharType="separate"/>
            </w:r>
            <w:r>
              <w:rPr>
                <w:noProof/>
                <w:webHidden/>
              </w:rPr>
              <w:t>135</w:t>
            </w:r>
            <w:r>
              <w:rPr>
                <w:noProof/>
                <w:webHidden/>
              </w:rPr>
              <w:fldChar w:fldCharType="end"/>
            </w:r>
          </w:hyperlink>
        </w:p>
        <w:p w14:paraId="4BC558AD" w14:textId="00398224" w:rsidR="008A3FC0" w:rsidRDefault="008A3FC0">
          <w:pPr>
            <w:pStyle w:val="TOC3"/>
            <w:tabs>
              <w:tab w:val="left" w:pos="1200"/>
              <w:tab w:val="right" w:leader="dot" w:pos="9350"/>
            </w:tabs>
            <w:rPr>
              <w:rFonts w:cstheme="minorBidi"/>
              <w:noProof/>
              <w:sz w:val="24"/>
              <w:lang w:val="en-CA" w:bidi="ar-SA"/>
            </w:rPr>
          </w:pPr>
          <w:hyperlink w:anchor="_Toc32993975" w:history="1">
            <w:r w:rsidRPr="00AA6EC7">
              <w:rPr>
                <w:rStyle w:val="Hyperlink"/>
                <w:noProof/>
              </w:rPr>
              <w:t>9.3.4</w:t>
            </w:r>
            <w:r>
              <w:rPr>
                <w:rFonts w:cstheme="minorBidi"/>
                <w:noProof/>
                <w:sz w:val="24"/>
                <w:lang w:val="en-CA" w:bidi="ar-SA"/>
              </w:rPr>
              <w:tab/>
            </w:r>
            <w:r w:rsidRPr="00AA6EC7">
              <w:rPr>
                <w:rStyle w:val="Hyperlink"/>
                <w:noProof/>
              </w:rPr>
              <w:t>Future Work</w:t>
            </w:r>
            <w:r>
              <w:rPr>
                <w:noProof/>
                <w:webHidden/>
              </w:rPr>
              <w:tab/>
            </w:r>
            <w:r>
              <w:rPr>
                <w:noProof/>
                <w:webHidden/>
              </w:rPr>
              <w:fldChar w:fldCharType="begin"/>
            </w:r>
            <w:r>
              <w:rPr>
                <w:noProof/>
                <w:webHidden/>
              </w:rPr>
              <w:instrText xml:space="preserve"> PAGEREF _Toc32993975 \h </w:instrText>
            </w:r>
            <w:r>
              <w:rPr>
                <w:noProof/>
                <w:webHidden/>
              </w:rPr>
            </w:r>
            <w:r>
              <w:rPr>
                <w:noProof/>
                <w:webHidden/>
              </w:rPr>
              <w:fldChar w:fldCharType="separate"/>
            </w:r>
            <w:r>
              <w:rPr>
                <w:noProof/>
                <w:webHidden/>
              </w:rPr>
              <w:t>135</w:t>
            </w:r>
            <w:r>
              <w:rPr>
                <w:noProof/>
                <w:webHidden/>
              </w:rPr>
              <w:fldChar w:fldCharType="end"/>
            </w:r>
          </w:hyperlink>
        </w:p>
        <w:p w14:paraId="6CE7C49B" w14:textId="2E9D1C02" w:rsidR="008A3FC0" w:rsidRDefault="008A3FC0">
          <w:pPr>
            <w:pStyle w:val="TOC2"/>
            <w:tabs>
              <w:tab w:val="left" w:pos="720"/>
              <w:tab w:val="right" w:leader="dot" w:pos="9350"/>
            </w:tabs>
            <w:rPr>
              <w:rFonts w:cstheme="minorBidi"/>
              <w:noProof/>
              <w:sz w:val="24"/>
              <w:lang w:val="en-CA" w:bidi="ar-SA"/>
            </w:rPr>
          </w:pPr>
          <w:hyperlink w:anchor="_Toc32993976" w:history="1">
            <w:r w:rsidRPr="00AA6EC7">
              <w:rPr>
                <w:rStyle w:val="Hyperlink"/>
                <w:rFonts w:ascii="Times New Roman" w:hAnsi="Times New Roman"/>
                <w:noProof/>
                <w:snapToGrid w:val="0"/>
                <w:w w:val="0"/>
              </w:rPr>
              <w:t>9.4</w:t>
            </w:r>
            <w:r>
              <w:rPr>
                <w:rFonts w:cstheme="minorBidi"/>
                <w:noProof/>
                <w:sz w:val="24"/>
                <w:lang w:val="en-CA" w:bidi="ar-SA"/>
              </w:rPr>
              <w:tab/>
            </w:r>
            <w:r w:rsidRPr="00AA6EC7">
              <w:rPr>
                <w:rStyle w:val="Hyperlink"/>
                <w:noProof/>
              </w:rPr>
              <w:t>Integration with ArcGIS</w:t>
            </w:r>
            <w:r>
              <w:rPr>
                <w:noProof/>
                <w:webHidden/>
              </w:rPr>
              <w:tab/>
            </w:r>
            <w:r>
              <w:rPr>
                <w:noProof/>
                <w:webHidden/>
              </w:rPr>
              <w:fldChar w:fldCharType="begin"/>
            </w:r>
            <w:r>
              <w:rPr>
                <w:noProof/>
                <w:webHidden/>
              </w:rPr>
              <w:instrText xml:space="preserve"> PAGEREF _Toc32993976 \h </w:instrText>
            </w:r>
            <w:r>
              <w:rPr>
                <w:noProof/>
                <w:webHidden/>
              </w:rPr>
            </w:r>
            <w:r>
              <w:rPr>
                <w:noProof/>
                <w:webHidden/>
              </w:rPr>
              <w:fldChar w:fldCharType="separate"/>
            </w:r>
            <w:r>
              <w:rPr>
                <w:noProof/>
                <w:webHidden/>
              </w:rPr>
              <w:t>136</w:t>
            </w:r>
            <w:r>
              <w:rPr>
                <w:noProof/>
                <w:webHidden/>
              </w:rPr>
              <w:fldChar w:fldCharType="end"/>
            </w:r>
          </w:hyperlink>
        </w:p>
        <w:p w14:paraId="126E4D65" w14:textId="19AFD442" w:rsidR="008A3FC0" w:rsidRDefault="008A3FC0">
          <w:pPr>
            <w:pStyle w:val="TOC3"/>
            <w:tabs>
              <w:tab w:val="left" w:pos="1200"/>
              <w:tab w:val="right" w:leader="dot" w:pos="9350"/>
            </w:tabs>
            <w:rPr>
              <w:rFonts w:cstheme="minorBidi"/>
              <w:noProof/>
              <w:sz w:val="24"/>
              <w:lang w:val="en-CA" w:bidi="ar-SA"/>
            </w:rPr>
          </w:pPr>
          <w:hyperlink w:anchor="_Toc32993977" w:history="1">
            <w:r w:rsidRPr="00AA6EC7">
              <w:rPr>
                <w:rStyle w:val="Hyperlink"/>
                <w:noProof/>
              </w:rPr>
              <w:t>9.4.1</w:t>
            </w:r>
            <w:r>
              <w:rPr>
                <w:rFonts w:cstheme="minorBidi"/>
                <w:noProof/>
                <w:sz w:val="24"/>
                <w:lang w:val="en-CA" w:bidi="ar-SA"/>
              </w:rPr>
              <w:tab/>
            </w:r>
            <w:r w:rsidRPr="00AA6EC7">
              <w:rPr>
                <w:rStyle w:val="Hyperlink"/>
                <w:noProof/>
              </w:rPr>
              <w:t>Initial Implementation</w:t>
            </w:r>
            <w:r>
              <w:rPr>
                <w:noProof/>
                <w:webHidden/>
              </w:rPr>
              <w:tab/>
            </w:r>
            <w:r>
              <w:rPr>
                <w:noProof/>
                <w:webHidden/>
              </w:rPr>
              <w:fldChar w:fldCharType="begin"/>
            </w:r>
            <w:r>
              <w:rPr>
                <w:noProof/>
                <w:webHidden/>
              </w:rPr>
              <w:instrText xml:space="preserve"> PAGEREF _Toc32993977 \h </w:instrText>
            </w:r>
            <w:r>
              <w:rPr>
                <w:noProof/>
                <w:webHidden/>
              </w:rPr>
            </w:r>
            <w:r>
              <w:rPr>
                <w:noProof/>
                <w:webHidden/>
              </w:rPr>
              <w:fldChar w:fldCharType="separate"/>
            </w:r>
            <w:r>
              <w:rPr>
                <w:noProof/>
                <w:webHidden/>
              </w:rPr>
              <w:t>136</w:t>
            </w:r>
            <w:r>
              <w:rPr>
                <w:noProof/>
                <w:webHidden/>
              </w:rPr>
              <w:fldChar w:fldCharType="end"/>
            </w:r>
          </w:hyperlink>
        </w:p>
        <w:p w14:paraId="2C9BE280" w14:textId="20BB5B92" w:rsidR="008A3FC0" w:rsidRDefault="008A3FC0">
          <w:pPr>
            <w:pStyle w:val="TOC3"/>
            <w:tabs>
              <w:tab w:val="left" w:pos="1200"/>
              <w:tab w:val="right" w:leader="dot" w:pos="9350"/>
            </w:tabs>
            <w:rPr>
              <w:rFonts w:cstheme="minorBidi"/>
              <w:noProof/>
              <w:sz w:val="24"/>
              <w:lang w:val="en-CA" w:bidi="ar-SA"/>
            </w:rPr>
          </w:pPr>
          <w:hyperlink w:anchor="_Toc32993978" w:history="1">
            <w:r w:rsidRPr="00AA6EC7">
              <w:rPr>
                <w:rStyle w:val="Hyperlink"/>
                <w:noProof/>
              </w:rPr>
              <w:t>9.4.2</w:t>
            </w:r>
            <w:r>
              <w:rPr>
                <w:rFonts w:cstheme="minorBidi"/>
                <w:noProof/>
                <w:sz w:val="24"/>
                <w:lang w:val="en-CA" w:bidi="ar-SA"/>
              </w:rPr>
              <w:tab/>
            </w:r>
            <w:r w:rsidRPr="00AA6EC7">
              <w:rPr>
                <w:rStyle w:val="Hyperlink"/>
                <w:noProof/>
              </w:rPr>
              <w:t>Application Architecture</w:t>
            </w:r>
            <w:r>
              <w:rPr>
                <w:noProof/>
                <w:webHidden/>
              </w:rPr>
              <w:tab/>
            </w:r>
            <w:r>
              <w:rPr>
                <w:noProof/>
                <w:webHidden/>
              </w:rPr>
              <w:fldChar w:fldCharType="begin"/>
            </w:r>
            <w:r>
              <w:rPr>
                <w:noProof/>
                <w:webHidden/>
              </w:rPr>
              <w:instrText xml:space="preserve"> PAGEREF _Toc32993978 \h </w:instrText>
            </w:r>
            <w:r>
              <w:rPr>
                <w:noProof/>
                <w:webHidden/>
              </w:rPr>
            </w:r>
            <w:r>
              <w:rPr>
                <w:noProof/>
                <w:webHidden/>
              </w:rPr>
              <w:fldChar w:fldCharType="separate"/>
            </w:r>
            <w:r>
              <w:rPr>
                <w:noProof/>
                <w:webHidden/>
              </w:rPr>
              <w:t>136</w:t>
            </w:r>
            <w:r>
              <w:rPr>
                <w:noProof/>
                <w:webHidden/>
              </w:rPr>
              <w:fldChar w:fldCharType="end"/>
            </w:r>
          </w:hyperlink>
        </w:p>
        <w:p w14:paraId="734D14ED" w14:textId="6F452785" w:rsidR="008A3FC0" w:rsidRDefault="008A3FC0">
          <w:pPr>
            <w:pStyle w:val="TOC3"/>
            <w:tabs>
              <w:tab w:val="left" w:pos="1200"/>
              <w:tab w:val="right" w:leader="dot" w:pos="9350"/>
            </w:tabs>
            <w:rPr>
              <w:rFonts w:cstheme="minorBidi"/>
              <w:noProof/>
              <w:sz w:val="24"/>
              <w:lang w:val="en-CA" w:bidi="ar-SA"/>
            </w:rPr>
          </w:pPr>
          <w:hyperlink w:anchor="_Toc32993979" w:history="1">
            <w:r w:rsidRPr="00AA6EC7">
              <w:rPr>
                <w:rStyle w:val="Hyperlink"/>
                <w:noProof/>
              </w:rPr>
              <w:t>9.4.3</w:t>
            </w:r>
            <w:r>
              <w:rPr>
                <w:rFonts w:cstheme="minorBidi"/>
                <w:noProof/>
                <w:sz w:val="24"/>
                <w:lang w:val="en-CA" w:bidi="ar-SA"/>
              </w:rPr>
              <w:tab/>
            </w:r>
            <w:r w:rsidRPr="00AA6EC7">
              <w:rPr>
                <w:rStyle w:val="Hyperlink"/>
                <w:noProof/>
              </w:rPr>
              <w:t>Data Mapping</w:t>
            </w:r>
            <w:r>
              <w:rPr>
                <w:noProof/>
                <w:webHidden/>
              </w:rPr>
              <w:tab/>
            </w:r>
            <w:r>
              <w:rPr>
                <w:noProof/>
                <w:webHidden/>
              </w:rPr>
              <w:fldChar w:fldCharType="begin"/>
            </w:r>
            <w:r>
              <w:rPr>
                <w:noProof/>
                <w:webHidden/>
              </w:rPr>
              <w:instrText xml:space="preserve"> PAGEREF _Toc32993979 \h </w:instrText>
            </w:r>
            <w:r>
              <w:rPr>
                <w:noProof/>
                <w:webHidden/>
              </w:rPr>
            </w:r>
            <w:r>
              <w:rPr>
                <w:noProof/>
                <w:webHidden/>
              </w:rPr>
              <w:fldChar w:fldCharType="separate"/>
            </w:r>
            <w:r>
              <w:rPr>
                <w:noProof/>
                <w:webHidden/>
              </w:rPr>
              <w:t>137</w:t>
            </w:r>
            <w:r>
              <w:rPr>
                <w:noProof/>
                <w:webHidden/>
              </w:rPr>
              <w:fldChar w:fldCharType="end"/>
            </w:r>
          </w:hyperlink>
        </w:p>
        <w:p w14:paraId="6F28AC6D" w14:textId="6B33CA31" w:rsidR="008A3FC0" w:rsidRDefault="008A3FC0">
          <w:pPr>
            <w:pStyle w:val="TOC3"/>
            <w:tabs>
              <w:tab w:val="left" w:pos="1200"/>
              <w:tab w:val="right" w:leader="dot" w:pos="9350"/>
            </w:tabs>
            <w:rPr>
              <w:rFonts w:cstheme="minorBidi"/>
              <w:noProof/>
              <w:sz w:val="24"/>
              <w:lang w:val="en-CA" w:bidi="ar-SA"/>
            </w:rPr>
          </w:pPr>
          <w:hyperlink w:anchor="_Toc32993980" w:history="1">
            <w:r w:rsidRPr="00AA6EC7">
              <w:rPr>
                <w:rStyle w:val="Hyperlink"/>
                <w:noProof/>
              </w:rPr>
              <w:t>9.4.4</w:t>
            </w:r>
            <w:r>
              <w:rPr>
                <w:rFonts w:cstheme="minorBidi"/>
                <w:noProof/>
                <w:sz w:val="24"/>
                <w:lang w:val="en-CA" w:bidi="ar-SA"/>
              </w:rPr>
              <w:tab/>
            </w:r>
            <w:r w:rsidRPr="00AA6EC7">
              <w:rPr>
                <w:rStyle w:val="Hyperlink"/>
                <w:noProof/>
              </w:rPr>
              <w:t>Future Work</w:t>
            </w:r>
            <w:r>
              <w:rPr>
                <w:noProof/>
                <w:webHidden/>
              </w:rPr>
              <w:tab/>
            </w:r>
            <w:r>
              <w:rPr>
                <w:noProof/>
                <w:webHidden/>
              </w:rPr>
              <w:fldChar w:fldCharType="begin"/>
            </w:r>
            <w:r>
              <w:rPr>
                <w:noProof/>
                <w:webHidden/>
              </w:rPr>
              <w:instrText xml:space="preserve"> PAGEREF _Toc32993980 \h </w:instrText>
            </w:r>
            <w:r>
              <w:rPr>
                <w:noProof/>
                <w:webHidden/>
              </w:rPr>
            </w:r>
            <w:r>
              <w:rPr>
                <w:noProof/>
                <w:webHidden/>
              </w:rPr>
              <w:fldChar w:fldCharType="separate"/>
            </w:r>
            <w:r>
              <w:rPr>
                <w:noProof/>
                <w:webHidden/>
              </w:rPr>
              <w:t>137</w:t>
            </w:r>
            <w:r>
              <w:rPr>
                <w:noProof/>
                <w:webHidden/>
              </w:rPr>
              <w:fldChar w:fldCharType="end"/>
            </w:r>
          </w:hyperlink>
        </w:p>
        <w:p w14:paraId="066BB3D5" w14:textId="5F0013C4" w:rsidR="008A3FC0" w:rsidRDefault="008A3FC0">
          <w:pPr>
            <w:pStyle w:val="TOC1"/>
            <w:rPr>
              <w:rFonts w:cstheme="minorBidi"/>
              <w:noProof/>
              <w:sz w:val="24"/>
              <w:lang w:val="en-CA" w:bidi="ar-SA"/>
            </w:rPr>
          </w:pPr>
          <w:hyperlink w:anchor="_Toc32993981" w:history="1">
            <w:r w:rsidRPr="00AA6EC7">
              <w:rPr>
                <w:rStyle w:val="Hyperlink"/>
                <w:noProof/>
              </w:rPr>
              <w:t>10</w:t>
            </w:r>
            <w:r>
              <w:rPr>
                <w:rFonts w:cstheme="minorBidi"/>
                <w:noProof/>
                <w:sz w:val="24"/>
                <w:lang w:val="en-CA" w:bidi="ar-SA"/>
              </w:rPr>
              <w:tab/>
            </w:r>
            <w:r w:rsidRPr="00AA6EC7">
              <w:rPr>
                <w:rStyle w:val="Hyperlink"/>
                <w:noProof/>
              </w:rPr>
              <w:t>Workflows</w:t>
            </w:r>
            <w:r>
              <w:rPr>
                <w:noProof/>
                <w:webHidden/>
              </w:rPr>
              <w:tab/>
            </w:r>
            <w:r>
              <w:rPr>
                <w:noProof/>
                <w:webHidden/>
              </w:rPr>
              <w:fldChar w:fldCharType="begin"/>
            </w:r>
            <w:r>
              <w:rPr>
                <w:noProof/>
                <w:webHidden/>
              </w:rPr>
              <w:instrText xml:space="preserve"> PAGEREF _Toc32993981 \h </w:instrText>
            </w:r>
            <w:r>
              <w:rPr>
                <w:noProof/>
                <w:webHidden/>
              </w:rPr>
            </w:r>
            <w:r>
              <w:rPr>
                <w:noProof/>
                <w:webHidden/>
              </w:rPr>
              <w:fldChar w:fldCharType="separate"/>
            </w:r>
            <w:r>
              <w:rPr>
                <w:noProof/>
                <w:webHidden/>
              </w:rPr>
              <w:t>138</w:t>
            </w:r>
            <w:r>
              <w:rPr>
                <w:noProof/>
                <w:webHidden/>
              </w:rPr>
              <w:fldChar w:fldCharType="end"/>
            </w:r>
          </w:hyperlink>
        </w:p>
        <w:p w14:paraId="6CDEAAF3" w14:textId="015D3B2B" w:rsidR="008A3FC0" w:rsidRDefault="008A3FC0">
          <w:pPr>
            <w:pStyle w:val="TOC2"/>
            <w:tabs>
              <w:tab w:val="left" w:pos="960"/>
              <w:tab w:val="right" w:leader="dot" w:pos="9350"/>
            </w:tabs>
            <w:rPr>
              <w:rFonts w:cstheme="minorBidi"/>
              <w:noProof/>
              <w:sz w:val="24"/>
              <w:lang w:val="en-CA" w:bidi="ar-SA"/>
            </w:rPr>
          </w:pPr>
          <w:hyperlink w:anchor="_Toc32993982" w:history="1">
            <w:r w:rsidRPr="00AA6EC7">
              <w:rPr>
                <w:rStyle w:val="Hyperlink"/>
                <w:rFonts w:ascii="Times New Roman" w:hAnsi="Times New Roman"/>
                <w:noProof/>
                <w:snapToGrid w:val="0"/>
                <w:w w:val="0"/>
              </w:rPr>
              <w:t>10.1</w:t>
            </w:r>
            <w:r>
              <w:rPr>
                <w:rFonts w:cstheme="minorBidi"/>
                <w:noProof/>
                <w:sz w:val="24"/>
                <w:lang w:val="en-CA" w:bidi="ar-SA"/>
              </w:rPr>
              <w:tab/>
            </w:r>
            <w:r w:rsidRPr="00AA6EC7">
              <w:rPr>
                <w:rStyle w:val="Hyperlink"/>
                <w:noProof/>
              </w:rPr>
              <w:t>Data Mapping</w:t>
            </w:r>
            <w:r>
              <w:rPr>
                <w:noProof/>
                <w:webHidden/>
              </w:rPr>
              <w:tab/>
            </w:r>
            <w:r>
              <w:rPr>
                <w:noProof/>
                <w:webHidden/>
              </w:rPr>
              <w:fldChar w:fldCharType="begin"/>
            </w:r>
            <w:r>
              <w:rPr>
                <w:noProof/>
                <w:webHidden/>
              </w:rPr>
              <w:instrText xml:space="preserve"> PAGEREF _Toc32993982 \h </w:instrText>
            </w:r>
            <w:r>
              <w:rPr>
                <w:noProof/>
                <w:webHidden/>
              </w:rPr>
            </w:r>
            <w:r>
              <w:rPr>
                <w:noProof/>
                <w:webHidden/>
              </w:rPr>
              <w:fldChar w:fldCharType="separate"/>
            </w:r>
            <w:r>
              <w:rPr>
                <w:noProof/>
                <w:webHidden/>
              </w:rPr>
              <w:t>138</w:t>
            </w:r>
            <w:r>
              <w:rPr>
                <w:noProof/>
                <w:webHidden/>
              </w:rPr>
              <w:fldChar w:fldCharType="end"/>
            </w:r>
          </w:hyperlink>
        </w:p>
        <w:p w14:paraId="35510B70" w14:textId="767372DF" w:rsidR="008A3FC0" w:rsidRDefault="008A3FC0">
          <w:pPr>
            <w:pStyle w:val="TOC3"/>
            <w:tabs>
              <w:tab w:val="left" w:pos="1200"/>
              <w:tab w:val="right" w:leader="dot" w:pos="9350"/>
            </w:tabs>
            <w:rPr>
              <w:rFonts w:cstheme="minorBidi"/>
              <w:noProof/>
              <w:sz w:val="24"/>
              <w:lang w:val="en-CA" w:bidi="ar-SA"/>
            </w:rPr>
          </w:pPr>
          <w:hyperlink w:anchor="_Toc32993983" w:history="1">
            <w:r w:rsidRPr="00AA6EC7">
              <w:rPr>
                <w:rStyle w:val="Hyperlink"/>
                <w:noProof/>
              </w:rPr>
              <w:t>10.1.1</w:t>
            </w:r>
            <w:r>
              <w:rPr>
                <w:rFonts w:cstheme="minorBidi"/>
                <w:noProof/>
                <w:sz w:val="24"/>
                <w:lang w:val="en-CA" w:bidi="ar-SA"/>
              </w:rPr>
              <w:tab/>
            </w:r>
            <w:r w:rsidRPr="00AA6EC7">
              <w:rPr>
                <w:rStyle w:val="Hyperlink"/>
                <w:noProof/>
              </w:rPr>
              <w:t>Alternative approaches</w:t>
            </w:r>
            <w:r>
              <w:rPr>
                <w:noProof/>
                <w:webHidden/>
              </w:rPr>
              <w:tab/>
            </w:r>
            <w:r>
              <w:rPr>
                <w:noProof/>
                <w:webHidden/>
              </w:rPr>
              <w:fldChar w:fldCharType="begin"/>
            </w:r>
            <w:r>
              <w:rPr>
                <w:noProof/>
                <w:webHidden/>
              </w:rPr>
              <w:instrText xml:space="preserve"> PAGEREF _Toc32993983 \h </w:instrText>
            </w:r>
            <w:r>
              <w:rPr>
                <w:noProof/>
                <w:webHidden/>
              </w:rPr>
            </w:r>
            <w:r>
              <w:rPr>
                <w:noProof/>
                <w:webHidden/>
              </w:rPr>
              <w:fldChar w:fldCharType="separate"/>
            </w:r>
            <w:r>
              <w:rPr>
                <w:noProof/>
                <w:webHidden/>
              </w:rPr>
              <w:t>139</w:t>
            </w:r>
            <w:r>
              <w:rPr>
                <w:noProof/>
                <w:webHidden/>
              </w:rPr>
              <w:fldChar w:fldCharType="end"/>
            </w:r>
          </w:hyperlink>
        </w:p>
        <w:p w14:paraId="0130958B" w14:textId="46E3C05E" w:rsidR="008A3FC0" w:rsidRDefault="008A3FC0">
          <w:pPr>
            <w:pStyle w:val="TOC3"/>
            <w:tabs>
              <w:tab w:val="left" w:pos="1200"/>
              <w:tab w:val="right" w:leader="dot" w:pos="9350"/>
            </w:tabs>
            <w:rPr>
              <w:rFonts w:cstheme="minorBidi"/>
              <w:noProof/>
              <w:sz w:val="24"/>
              <w:lang w:val="en-CA" w:bidi="ar-SA"/>
            </w:rPr>
          </w:pPr>
          <w:hyperlink w:anchor="_Toc32993984" w:history="1">
            <w:r w:rsidRPr="00AA6EC7">
              <w:rPr>
                <w:rStyle w:val="Hyperlink"/>
                <w:noProof/>
              </w:rPr>
              <w:t>10.1.2</w:t>
            </w:r>
            <w:r>
              <w:rPr>
                <w:rFonts w:cstheme="minorBidi"/>
                <w:noProof/>
                <w:sz w:val="24"/>
                <w:lang w:val="en-CA" w:bidi="ar-SA"/>
              </w:rPr>
              <w:tab/>
            </w:r>
            <w:r w:rsidRPr="00AA6EC7">
              <w:rPr>
                <w:rStyle w:val="Hyperlink"/>
                <w:noProof/>
              </w:rPr>
              <w:t>Basic data mapping/import workflow with Karma and Virtuoso:</w:t>
            </w:r>
            <w:r>
              <w:rPr>
                <w:noProof/>
                <w:webHidden/>
              </w:rPr>
              <w:tab/>
            </w:r>
            <w:r>
              <w:rPr>
                <w:noProof/>
                <w:webHidden/>
              </w:rPr>
              <w:fldChar w:fldCharType="begin"/>
            </w:r>
            <w:r>
              <w:rPr>
                <w:noProof/>
                <w:webHidden/>
              </w:rPr>
              <w:instrText xml:space="preserve"> PAGEREF _Toc32993984 \h </w:instrText>
            </w:r>
            <w:r>
              <w:rPr>
                <w:noProof/>
                <w:webHidden/>
              </w:rPr>
            </w:r>
            <w:r>
              <w:rPr>
                <w:noProof/>
                <w:webHidden/>
              </w:rPr>
              <w:fldChar w:fldCharType="separate"/>
            </w:r>
            <w:r>
              <w:rPr>
                <w:noProof/>
                <w:webHidden/>
              </w:rPr>
              <w:t>139</w:t>
            </w:r>
            <w:r>
              <w:rPr>
                <w:noProof/>
                <w:webHidden/>
              </w:rPr>
              <w:fldChar w:fldCharType="end"/>
            </w:r>
          </w:hyperlink>
        </w:p>
        <w:p w14:paraId="3FE59E68" w14:textId="6CB2A6A0" w:rsidR="008A3FC0" w:rsidRDefault="008A3FC0">
          <w:pPr>
            <w:pStyle w:val="TOC3"/>
            <w:tabs>
              <w:tab w:val="left" w:pos="1200"/>
              <w:tab w:val="right" w:leader="dot" w:pos="9350"/>
            </w:tabs>
            <w:rPr>
              <w:rFonts w:cstheme="minorBidi"/>
              <w:noProof/>
              <w:sz w:val="24"/>
              <w:lang w:val="en-CA" w:bidi="ar-SA"/>
            </w:rPr>
          </w:pPr>
          <w:hyperlink w:anchor="_Toc32993985" w:history="1">
            <w:r w:rsidRPr="00AA6EC7">
              <w:rPr>
                <w:rStyle w:val="Hyperlink"/>
                <w:noProof/>
              </w:rPr>
              <w:t>10.1.3</w:t>
            </w:r>
            <w:r>
              <w:rPr>
                <w:rFonts w:cstheme="minorBidi"/>
                <w:noProof/>
                <w:sz w:val="24"/>
                <w:lang w:val="en-CA" w:bidi="ar-SA"/>
              </w:rPr>
              <w:tab/>
            </w:r>
            <w:r w:rsidRPr="00AA6EC7">
              <w:rPr>
                <w:rStyle w:val="Hyperlink"/>
                <w:noProof/>
              </w:rPr>
              <w:t>Repeated Data Mappings</w:t>
            </w:r>
            <w:r>
              <w:rPr>
                <w:noProof/>
                <w:webHidden/>
              </w:rPr>
              <w:tab/>
            </w:r>
            <w:r>
              <w:rPr>
                <w:noProof/>
                <w:webHidden/>
              </w:rPr>
              <w:fldChar w:fldCharType="begin"/>
            </w:r>
            <w:r>
              <w:rPr>
                <w:noProof/>
                <w:webHidden/>
              </w:rPr>
              <w:instrText xml:space="preserve"> PAGEREF _Toc32993985 \h </w:instrText>
            </w:r>
            <w:r>
              <w:rPr>
                <w:noProof/>
                <w:webHidden/>
              </w:rPr>
            </w:r>
            <w:r>
              <w:rPr>
                <w:noProof/>
                <w:webHidden/>
              </w:rPr>
              <w:fldChar w:fldCharType="separate"/>
            </w:r>
            <w:r>
              <w:rPr>
                <w:noProof/>
                <w:webHidden/>
              </w:rPr>
              <w:t>140</w:t>
            </w:r>
            <w:r>
              <w:rPr>
                <w:noProof/>
                <w:webHidden/>
              </w:rPr>
              <w:fldChar w:fldCharType="end"/>
            </w:r>
          </w:hyperlink>
        </w:p>
        <w:p w14:paraId="66FADC5D" w14:textId="33809668" w:rsidR="008A3FC0" w:rsidRDefault="008A3FC0">
          <w:pPr>
            <w:pStyle w:val="TOC3"/>
            <w:tabs>
              <w:tab w:val="left" w:pos="1200"/>
              <w:tab w:val="right" w:leader="dot" w:pos="9350"/>
            </w:tabs>
            <w:rPr>
              <w:rFonts w:cstheme="minorBidi"/>
              <w:noProof/>
              <w:sz w:val="24"/>
              <w:lang w:val="en-CA" w:bidi="ar-SA"/>
            </w:rPr>
          </w:pPr>
          <w:hyperlink w:anchor="_Toc32993986" w:history="1">
            <w:r w:rsidRPr="00AA6EC7">
              <w:rPr>
                <w:rStyle w:val="Hyperlink"/>
                <w:rFonts w:eastAsia="Times New Roman"/>
                <w:noProof/>
                <w:bdr w:val="none" w:sz="0" w:space="0" w:color="auto" w:frame="1"/>
                <w:lang w:eastAsia="en-CA"/>
              </w:rPr>
              <w:t>10.1.4</w:t>
            </w:r>
            <w:r>
              <w:rPr>
                <w:rFonts w:cstheme="minorBidi"/>
                <w:noProof/>
                <w:sz w:val="24"/>
                <w:lang w:val="en-CA" w:bidi="ar-SA"/>
              </w:rPr>
              <w:tab/>
            </w:r>
            <w:r w:rsidRPr="00AA6EC7">
              <w:rPr>
                <w:rStyle w:val="Hyperlink"/>
                <w:rFonts w:eastAsia="Times New Roman"/>
                <w:noProof/>
                <w:bdr w:val="none" w:sz="0" w:space="0" w:color="auto" w:frame="1"/>
                <w:lang w:eastAsia="en-CA"/>
              </w:rPr>
              <w:t>Offline Batch Mapping</w:t>
            </w:r>
            <w:r>
              <w:rPr>
                <w:noProof/>
                <w:webHidden/>
              </w:rPr>
              <w:tab/>
            </w:r>
            <w:r>
              <w:rPr>
                <w:noProof/>
                <w:webHidden/>
              </w:rPr>
              <w:fldChar w:fldCharType="begin"/>
            </w:r>
            <w:r>
              <w:rPr>
                <w:noProof/>
                <w:webHidden/>
              </w:rPr>
              <w:instrText xml:space="preserve"> PAGEREF _Toc32993986 \h </w:instrText>
            </w:r>
            <w:r>
              <w:rPr>
                <w:noProof/>
                <w:webHidden/>
              </w:rPr>
            </w:r>
            <w:r>
              <w:rPr>
                <w:noProof/>
                <w:webHidden/>
              </w:rPr>
              <w:fldChar w:fldCharType="separate"/>
            </w:r>
            <w:r>
              <w:rPr>
                <w:noProof/>
                <w:webHidden/>
              </w:rPr>
              <w:t>141</w:t>
            </w:r>
            <w:r>
              <w:rPr>
                <w:noProof/>
                <w:webHidden/>
              </w:rPr>
              <w:fldChar w:fldCharType="end"/>
            </w:r>
          </w:hyperlink>
        </w:p>
        <w:p w14:paraId="40E4C642" w14:textId="52C39B5E" w:rsidR="008A3FC0" w:rsidRDefault="008A3FC0">
          <w:pPr>
            <w:pStyle w:val="TOC2"/>
            <w:tabs>
              <w:tab w:val="left" w:pos="960"/>
              <w:tab w:val="right" w:leader="dot" w:pos="9350"/>
            </w:tabs>
            <w:rPr>
              <w:rFonts w:cstheme="minorBidi"/>
              <w:noProof/>
              <w:sz w:val="24"/>
              <w:lang w:val="en-CA" w:bidi="ar-SA"/>
            </w:rPr>
          </w:pPr>
          <w:hyperlink w:anchor="_Toc32993987" w:history="1">
            <w:r w:rsidRPr="00AA6EC7">
              <w:rPr>
                <w:rStyle w:val="Hyperlink"/>
                <w:rFonts w:ascii="Times New Roman" w:hAnsi="Times New Roman"/>
                <w:noProof/>
                <w:snapToGrid w:val="0"/>
                <w:w w:val="0"/>
              </w:rPr>
              <w:t>10.2</w:t>
            </w:r>
            <w:r>
              <w:rPr>
                <w:rFonts w:cstheme="minorBidi"/>
                <w:noProof/>
                <w:sz w:val="24"/>
                <w:lang w:val="en-CA" w:bidi="ar-SA"/>
              </w:rPr>
              <w:tab/>
            </w:r>
            <w:r w:rsidRPr="00AA6EC7">
              <w:rPr>
                <w:rStyle w:val="Hyperlink"/>
                <w:noProof/>
              </w:rPr>
              <w:t>Data Storage and Access</w:t>
            </w:r>
            <w:r>
              <w:rPr>
                <w:noProof/>
                <w:webHidden/>
              </w:rPr>
              <w:tab/>
            </w:r>
            <w:r>
              <w:rPr>
                <w:noProof/>
                <w:webHidden/>
              </w:rPr>
              <w:fldChar w:fldCharType="begin"/>
            </w:r>
            <w:r>
              <w:rPr>
                <w:noProof/>
                <w:webHidden/>
              </w:rPr>
              <w:instrText xml:space="preserve"> PAGEREF _Toc32993987 \h </w:instrText>
            </w:r>
            <w:r>
              <w:rPr>
                <w:noProof/>
                <w:webHidden/>
              </w:rPr>
            </w:r>
            <w:r>
              <w:rPr>
                <w:noProof/>
                <w:webHidden/>
              </w:rPr>
              <w:fldChar w:fldCharType="separate"/>
            </w:r>
            <w:r>
              <w:rPr>
                <w:noProof/>
                <w:webHidden/>
              </w:rPr>
              <w:t>142</w:t>
            </w:r>
            <w:r>
              <w:rPr>
                <w:noProof/>
                <w:webHidden/>
              </w:rPr>
              <w:fldChar w:fldCharType="end"/>
            </w:r>
          </w:hyperlink>
        </w:p>
        <w:p w14:paraId="2396B017" w14:textId="2A56548D" w:rsidR="008A3FC0" w:rsidRDefault="008A3FC0">
          <w:pPr>
            <w:pStyle w:val="TOC3"/>
            <w:tabs>
              <w:tab w:val="left" w:pos="1200"/>
              <w:tab w:val="right" w:leader="dot" w:pos="9350"/>
            </w:tabs>
            <w:rPr>
              <w:rFonts w:cstheme="minorBidi"/>
              <w:noProof/>
              <w:sz w:val="24"/>
              <w:lang w:val="en-CA" w:bidi="ar-SA"/>
            </w:rPr>
          </w:pPr>
          <w:hyperlink w:anchor="_Toc32993988" w:history="1">
            <w:r w:rsidRPr="00AA6EC7">
              <w:rPr>
                <w:rStyle w:val="Hyperlink"/>
                <w:noProof/>
              </w:rPr>
              <w:t>10.2.1</w:t>
            </w:r>
            <w:r>
              <w:rPr>
                <w:rFonts w:cstheme="minorBidi"/>
                <w:noProof/>
                <w:sz w:val="24"/>
                <w:lang w:val="en-CA" w:bidi="ar-SA"/>
              </w:rPr>
              <w:tab/>
            </w:r>
            <w:r w:rsidRPr="00AA6EC7">
              <w:rPr>
                <w:rStyle w:val="Hyperlink"/>
                <w:noProof/>
              </w:rPr>
              <w:t>Upload to triple store</w:t>
            </w:r>
            <w:r>
              <w:rPr>
                <w:noProof/>
                <w:webHidden/>
              </w:rPr>
              <w:tab/>
            </w:r>
            <w:r>
              <w:rPr>
                <w:noProof/>
                <w:webHidden/>
              </w:rPr>
              <w:fldChar w:fldCharType="begin"/>
            </w:r>
            <w:r>
              <w:rPr>
                <w:noProof/>
                <w:webHidden/>
              </w:rPr>
              <w:instrText xml:space="preserve"> PAGEREF _Toc32993988 \h </w:instrText>
            </w:r>
            <w:r>
              <w:rPr>
                <w:noProof/>
                <w:webHidden/>
              </w:rPr>
            </w:r>
            <w:r>
              <w:rPr>
                <w:noProof/>
                <w:webHidden/>
              </w:rPr>
              <w:fldChar w:fldCharType="separate"/>
            </w:r>
            <w:r>
              <w:rPr>
                <w:noProof/>
                <w:webHidden/>
              </w:rPr>
              <w:t>143</w:t>
            </w:r>
            <w:r>
              <w:rPr>
                <w:noProof/>
                <w:webHidden/>
              </w:rPr>
              <w:fldChar w:fldCharType="end"/>
            </w:r>
          </w:hyperlink>
        </w:p>
        <w:p w14:paraId="66EE1B39" w14:textId="0A30AB60" w:rsidR="008A3FC0" w:rsidRDefault="008A3FC0">
          <w:pPr>
            <w:pStyle w:val="TOC2"/>
            <w:tabs>
              <w:tab w:val="left" w:pos="960"/>
              <w:tab w:val="right" w:leader="dot" w:pos="9350"/>
            </w:tabs>
            <w:rPr>
              <w:rFonts w:cstheme="minorBidi"/>
              <w:noProof/>
              <w:sz w:val="24"/>
              <w:lang w:val="en-CA" w:bidi="ar-SA"/>
            </w:rPr>
          </w:pPr>
          <w:hyperlink w:anchor="_Toc32993989" w:history="1">
            <w:r w:rsidRPr="00AA6EC7">
              <w:rPr>
                <w:rStyle w:val="Hyperlink"/>
                <w:rFonts w:ascii="Times New Roman" w:hAnsi="Times New Roman"/>
                <w:noProof/>
                <w:snapToGrid w:val="0"/>
                <w:w w:val="0"/>
              </w:rPr>
              <w:t>10.3</w:t>
            </w:r>
            <w:r>
              <w:rPr>
                <w:rFonts w:cstheme="minorBidi"/>
                <w:noProof/>
                <w:sz w:val="24"/>
                <w:lang w:val="en-CA" w:bidi="ar-SA"/>
              </w:rPr>
              <w:tab/>
            </w:r>
            <w:r w:rsidRPr="00AA6EC7">
              <w:rPr>
                <w:rStyle w:val="Hyperlink"/>
                <w:noProof/>
              </w:rPr>
              <w:t>Ontology Vers</w:t>
            </w:r>
            <w:r w:rsidRPr="00AA6EC7">
              <w:rPr>
                <w:rStyle w:val="Hyperlink"/>
                <w:noProof/>
              </w:rPr>
              <w:t>i</w:t>
            </w:r>
            <w:r w:rsidRPr="00AA6EC7">
              <w:rPr>
                <w:rStyle w:val="Hyperlink"/>
                <w:noProof/>
              </w:rPr>
              <w:t>oning</w:t>
            </w:r>
            <w:r>
              <w:rPr>
                <w:noProof/>
                <w:webHidden/>
              </w:rPr>
              <w:tab/>
            </w:r>
            <w:r>
              <w:rPr>
                <w:noProof/>
                <w:webHidden/>
              </w:rPr>
              <w:fldChar w:fldCharType="begin"/>
            </w:r>
            <w:r>
              <w:rPr>
                <w:noProof/>
                <w:webHidden/>
              </w:rPr>
              <w:instrText xml:space="preserve"> PAGEREF _Toc32993989 \h </w:instrText>
            </w:r>
            <w:r>
              <w:rPr>
                <w:noProof/>
                <w:webHidden/>
              </w:rPr>
            </w:r>
            <w:r>
              <w:rPr>
                <w:noProof/>
                <w:webHidden/>
              </w:rPr>
              <w:fldChar w:fldCharType="separate"/>
            </w:r>
            <w:r>
              <w:rPr>
                <w:noProof/>
                <w:webHidden/>
              </w:rPr>
              <w:t>143</w:t>
            </w:r>
            <w:r>
              <w:rPr>
                <w:noProof/>
                <w:webHidden/>
              </w:rPr>
              <w:fldChar w:fldCharType="end"/>
            </w:r>
          </w:hyperlink>
        </w:p>
        <w:p w14:paraId="579754BD" w14:textId="792298D1" w:rsidR="008A3FC0" w:rsidRDefault="008A3FC0">
          <w:pPr>
            <w:pStyle w:val="TOC3"/>
            <w:tabs>
              <w:tab w:val="left" w:pos="1200"/>
              <w:tab w:val="right" w:leader="dot" w:pos="9350"/>
            </w:tabs>
            <w:rPr>
              <w:rFonts w:cstheme="minorBidi"/>
              <w:noProof/>
              <w:sz w:val="24"/>
              <w:lang w:val="en-CA" w:bidi="ar-SA"/>
            </w:rPr>
          </w:pPr>
          <w:hyperlink w:anchor="_Toc32993990" w:history="1">
            <w:r w:rsidRPr="00AA6EC7">
              <w:rPr>
                <w:rStyle w:val="Hyperlink"/>
                <w:noProof/>
              </w:rPr>
              <w:t>10.3.1</w:t>
            </w:r>
            <w:r>
              <w:rPr>
                <w:rFonts w:cstheme="minorBidi"/>
                <w:noProof/>
                <w:sz w:val="24"/>
                <w:lang w:val="en-CA" w:bidi="ar-SA"/>
              </w:rPr>
              <w:tab/>
            </w:r>
            <w:r w:rsidRPr="00AA6EC7">
              <w:rPr>
                <w:rStyle w:val="Hyperlink"/>
                <w:noProof/>
              </w:rPr>
              <w:t>Challenges</w:t>
            </w:r>
            <w:r>
              <w:rPr>
                <w:noProof/>
                <w:webHidden/>
              </w:rPr>
              <w:tab/>
            </w:r>
            <w:r>
              <w:rPr>
                <w:noProof/>
                <w:webHidden/>
              </w:rPr>
              <w:fldChar w:fldCharType="begin"/>
            </w:r>
            <w:r>
              <w:rPr>
                <w:noProof/>
                <w:webHidden/>
              </w:rPr>
              <w:instrText xml:space="preserve"> PAGEREF _Toc32993990 \h </w:instrText>
            </w:r>
            <w:r>
              <w:rPr>
                <w:noProof/>
                <w:webHidden/>
              </w:rPr>
            </w:r>
            <w:r>
              <w:rPr>
                <w:noProof/>
                <w:webHidden/>
              </w:rPr>
              <w:fldChar w:fldCharType="separate"/>
            </w:r>
            <w:r>
              <w:rPr>
                <w:noProof/>
                <w:webHidden/>
              </w:rPr>
              <w:t>148</w:t>
            </w:r>
            <w:r>
              <w:rPr>
                <w:noProof/>
                <w:webHidden/>
              </w:rPr>
              <w:fldChar w:fldCharType="end"/>
            </w:r>
          </w:hyperlink>
        </w:p>
        <w:p w14:paraId="639ABA3D" w14:textId="779E8D30" w:rsidR="008A3FC0" w:rsidRDefault="008A3FC0">
          <w:pPr>
            <w:pStyle w:val="TOC2"/>
            <w:tabs>
              <w:tab w:val="left" w:pos="960"/>
              <w:tab w:val="right" w:leader="dot" w:pos="9350"/>
            </w:tabs>
            <w:rPr>
              <w:rFonts w:cstheme="minorBidi"/>
              <w:noProof/>
              <w:sz w:val="24"/>
              <w:lang w:val="en-CA" w:bidi="ar-SA"/>
            </w:rPr>
          </w:pPr>
          <w:hyperlink w:anchor="_Toc32993991" w:history="1">
            <w:r w:rsidRPr="00AA6EC7">
              <w:rPr>
                <w:rStyle w:val="Hyperlink"/>
                <w:rFonts w:ascii="Times New Roman" w:hAnsi="Times New Roman"/>
                <w:noProof/>
                <w:snapToGrid w:val="0"/>
                <w:w w:val="0"/>
              </w:rPr>
              <w:t>10.4</w:t>
            </w:r>
            <w:r>
              <w:rPr>
                <w:rFonts w:cstheme="minorBidi"/>
                <w:noProof/>
                <w:sz w:val="24"/>
                <w:lang w:val="en-CA" w:bidi="ar-SA"/>
              </w:rPr>
              <w:tab/>
            </w:r>
            <w:r w:rsidRPr="00AA6EC7">
              <w:rPr>
                <w:rStyle w:val="Hyperlink"/>
                <w:noProof/>
              </w:rPr>
              <w:t>Ontology Documentation</w:t>
            </w:r>
            <w:r>
              <w:rPr>
                <w:noProof/>
                <w:webHidden/>
              </w:rPr>
              <w:tab/>
            </w:r>
            <w:r>
              <w:rPr>
                <w:noProof/>
                <w:webHidden/>
              </w:rPr>
              <w:fldChar w:fldCharType="begin"/>
            </w:r>
            <w:r>
              <w:rPr>
                <w:noProof/>
                <w:webHidden/>
              </w:rPr>
              <w:instrText xml:space="preserve"> PAGEREF _Toc32993991 \h </w:instrText>
            </w:r>
            <w:r>
              <w:rPr>
                <w:noProof/>
                <w:webHidden/>
              </w:rPr>
            </w:r>
            <w:r>
              <w:rPr>
                <w:noProof/>
                <w:webHidden/>
              </w:rPr>
              <w:fldChar w:fldCharType="separate"/>
            </w:r>
            <w:r>
              <w:rPr>
                <w:noProof/>
                <w:webHidden/>
              </w:rPr>
              <w:t>148</w:t>
            </w:r>
            <w:r>
              <w:rPr>
                <w:noProof/>
                <w:webHidden/>
              </w:rPr>
              <w:fldChar w:fldCharType="end"/>
            </w:r>
          </w:hyperlink>
        </w:p>
        <w:p w14:paraId="41E79F5C" w14:textId="6A987069" w:rsidR="008A3FC0" w:rsidRDefault="008A3FC0">
          <w:pPr>
            <w:pStyle w:val="TOC1"/>
            <w:rPr>
              <w:rFonts w:cstheme="minorBidi"/>
              <w:noProof/>
              <w:sz w:val="24"/>
              <w:lang w:val="en-CA" w:bidi="ar-SA"/>
            </w:rPr>
          </w:pPr>
          <w:hyperlink w:anchor="_Toc32993992" w:history="1">
            <w:r w:rsidRPr="00AA6EC7">
              <w:rPr>
                <w:rStyle w:val="Hyperlink"/>
                <w:noProof/>
              </w:rPr>
              <w:t>11</w:t>
            </w:r>
            <w:r>
              <w:rPr>
                <w:rFonts w:cstheme="minorBidi"/>
                <w:noProof/>
                <w:sz w:val="24"/>
                <w:lang w:val="en-CA" w:bidi="ar-SA"/>
              </w:rPr>
              <w:tab/>
            </w:r>
            <w:r w:rsidRPr="00AA6EC7">
              <w:rPr>
                <w:rStyle w:val="Hyperlink"/>
                <w:noProof/>
              </w:rPr>
              <w:t>Future Work</w:t>
            </w:r>
            <w:r>
              <w:rPr>
                <w:noProof/>
                <w:webHidden/>
              </w:rPr>
              <w:tab/>
            </w:r>
            <w:r>
              <w:rPr>
                <w:noProof/>
                <w:webHidden/>
              </w:rPr>
              <w:fldChar w:fldCharType="begin"/>
            </w:r>
            <w:r>
              <w:rPr>
                <w:noProof/>
                <w:webHidden/>
              </w:rPr>
              <w:instrText xml:space="preserve"> PAGEREF _Toc32993992 \h </w:instrText>
            </w:r>
            <w:r>
              <w:rPr>
                <w:noProof/>
                <w:webHidden/>
              </w:rPr>
            </w:r>
            <w:r>
              <w:rPr>
                <w:noProof/>
                <w:webHidden/>
              </w:rPr>
              <w:fldChar w:fldCharType="separate"/>
            </w:r>
            <w:r>
              <w:rPr>
                <w:noProof/>
                <w:webHidden/>
              </w:rPr>
              <w:t>149</w:t>
            </w:r>
            <w:r>
              <w:rPr>
                <w:noProof/>
                <w:webHidden/>
              </w:rPr>
              <w:fldChar w:fldCharType="end"/>
            </w:r>
          </w:hyperlink>
        </w:p>
        <w:p w14:paraId="6DD96728" w14:textId="77A18C28" w:rsidR="008A3FC0" w:rsidRDefault="008A3FC0">
          <w:pPr>
            <w:pStyle w:val="TOC2"/>
            <w:tabs>
              <w:tab w:val="left" w:pos="960"/>
              <w:tab w:val="right" w:leader="dot" w:pos="9350"/>
            </w:tabs>
            <w:rPr>
              <w:rFonts w:cstheme="minorBidi"/>
              <w:noProof/>
              <w:sz w:val="24"/>
              <w:lang w:val="en-CA" w:bidi="ar-SA"/>
            </w:rPr>
          </w:pPr>
          <w:hyperlink w:anchor="_Toc32993993" w:history="1">
            <w:r w:rsidRPr="00AA6EC7">
              <w:rPr>
                <w:rStyle w:val="Hyperlink"/>
                <w:rFonts w:ascii="Times New Roman" w:hAnsi="Times New Roman"/>
                <w:noProof/>
                <w:snapToGrid w:val="0"/>
                <w:w w:val="0"/>
              </w:rPr>
              <w:t>11.1</w:t>
            </w:r>
            <w:r>
              <w:rPr>
                <w:rFonts w:cstheme="minorBidi"/>
                <w:noProof/>
                <w:sz w:val="24"/>
                <w:lang w:val="en-CA" w:bidi="ar-SA"/>
              </w:rPr>
              <w:tab/>
            </w:r>
            <w:r w:rsidRPr="00AA6EC7">
              <w:rPr>
                <w:rStyle w:val="Hyperlink"/>
                <w:noProof/>
              </w:rPr>
              <w:t>Research</w:t>
            </w:r>
            <w:r>
              <w:rPr>
                <w:noProof/>
                <w:webHidden/>
              </w:rPr>
              <w:tab/>
            </w:r>
            <w:r>
              <w:rPr>
                <w:noProof/>
                <w:webHidden/>
              </w:rPr>
              <w:fldChar w:fldCharType="begin"/>
            </w:r>
            <w:r>
              <w:rPr>
                <w:noProof/>
                <w:webHidden/>
              </w:rPr>
              <w:instrText xml:space="preserve"> PAGEREF _Toc32993993 \h </w:instrText>
            </w:r>
            <w:r>
              <w:rPr>
                <w:noProof/>
                <w:webHidden/>
              </w:rPr>
            </w:r>
            <w:r>
              <w:rPr>
                <w:noProof/>
                <w:webHidden/>
              </w:rPr>
              <w:fldChar w:fldCharType="separate"/>
            </w:r>
            <w:r>
              <w:rPr>
                <w:noProof/>
                <w:webHidden/>
              </w:rPr>
              <w:t>149</w:t>
            </w:r>
            <w:r>
              <w:rPr>
                <w:noProof/>
                <w:webHidden/>
              </w:rPr>
              <w:fldChar w:fldCharType="end"/>
            </w:r>
          </w:hyperlink>
        </w:p>
        <w:p w14:paraId="48576876" w14:textId="7A71A061" w:rsidR="008A3FC0" w:rsidRDefault="008A3FC0">
          <w:pPr>
            <w:pStyle w:val="TOC1"/>
            <w:rPr>
              <w:rFonts w:cstheme="minorBidi"/>
              <w:noProof/>
              <w:sz w:val="24"/>
              <w:lang w:val="en-CA" w:bidi="ar-SA"/>
            </w:rPr>
          </w:pPr>
          <w:hyperlink w:anchor="_Toc32993994" w:history="1">
            <w:r w:rsidRPr="00AA6EC7">
              <w:rPr>
                <w:rStyle w:val="Hyperlink"/>
                <w:noProof/>
              </w:rPr>
              <w:t>Acknowledgements</w:t>
            </w:r>
            <w:r>
              <w:rPr>
                <w:noProof/>
                <w:webHidden/>
              </w:rPr>
              <w:tab/>
            </w:r>
            <w:r>
              <w:rPr>
                <w:noProof/>
                <w:webHidden/>
              </w:rPr>
              <w:fldChar w:fldCharType="begin"/>
            </w:r>
            <w:r>
              <w:rPr>
                <w:noProof/>
                <w:webHidden/>
              </w:rPr>
              <w:instrText xml:space="preserve"> PAGEREF _Toc32993994 \h </w:instrText>
            </w:r>
            <w:r>
              <w:rPr>
                <w:noProof/>
                <w:webHidden/>
              </w:rPr>
            </w:r>
            <w:r>
              <w:rPr>
                <w:noProof/>
                <w:webHidden/>
              </w:rPr>
              <w:fldChar w:fldCharType="separate"/>
            </w:r>
            <w:r>
              <w:rPr>
                <w:noProof/>
                <w:webHidden/>
              </w:rPr>
              <w:t>150</w:t>
            </w:r>
            <w:r>
              <w:rPr>
                <w:noProof/>
                <w:webHidden/>
              </w:rPr>
              <w:fldChar w:fldCharType="end"/>
            </w:r>
          </w:hyperlink>
        </w:p>
        <w:p w14:paraId="5C4F4551" w14:textId="1818C462" w:rsidR="008A3FC0" w:rsidRDefault="008A3FC0">
          <w:pPr>
            <w:pStyle w:val="TOC1"/>
            <w:rPr>
              <w:rFonts w:cstheme="minorBidi"/>
              <w:noProof/>
              <w:sz w:val="24"/>
              <w:lang w:val="en-CA" w:bidi="ar-SA"/>
            </w:rPr>
          </w:pPr>
          <w:hyperlink w:anchor="_Toc32993995" w:history="1">
            <w:r w:rsidRPr="00AA6EC7">
              <w:rPr>
                <w:rStyle w:val="Hyperlink"/>
                <w:noProof/>
              </w:rPr>
              <w:t>References</w:t>
            </w:r>
            <w:r>
              <w:rPr>
                <w:noProof/>
                <w:webHidden/>
              </w:rPr>
              <w:tab/>
            </w:r>
            <w:r>
              <w:rPr>
                <w:noProof/>
                <w:webHidden/>
              </w:rPr>
              <w:fldChar w:fldCharType="begin"/>
            </w:r>
            <w:r>
              <w:rPr>
                <w:noProof/>
                <w:webHidden/>
              </w:rPr>
              <w:instrText xml:space="preserve"> PAGEREF _Toc32993995 \h </w:instrText>
            </w:r>
            <w:r>
              <w:rPr>
                <w:noProof/>
                <w:webHidden/>
              </w:rPr>
            </w:r>
            <w:r>
              <w:rPr>
                <w:noProof/>
                <w:webHidden/>
              </w:rPr>
              <w:fldChar w:fldCharType="separate"/>
            </w:r>
            <w:r>
              <w:rPr>
                <w:noProof/>
                <w:webHidden/>
              </w:rPr>
              <w:t>151</w:t>
            </w:r>
            <w:r>
              <w:rPr>
                <w:noProof/>
                <w:webHidden/>
              </w:rPr>
              <w:fldChar w:fldCharType="end"/>
            </w:r>
          </w:hyperlink>
        </w:p>
        <w:p w14:paraId="68231515" w14:textId="105603A5" w:rsidR="008A3FC0" w:rsidRDefault="008A3FC0">
          <w:pPr>
            <w:pStyle w:val="TOC1"/>
            <w:tabs>
              <w:tab w:val="left" w:pos="1440"/>
            </w:tabs>
            <w:rPr>
              <w:rFonts w:cstheme="minorBidi"/>
              <w:noProof/>
              <w:sz w:val="24"/>
              <w:lang w:val="en-CA" w:bidi="ar-SA"/>
            </w:rPr>
          </w:pPr>
          <w:hyperlink w:anchor="_Toc32993996" w:history="1">
            <w:r w:rsidRPr="00AA6EC7">
              <w:rPr>
                <w:rStyle w:val="Hyperlink"/>
                <w:noProof/>
              </w:rPr>
              <w:t>Appendix A.</w:t>
            </w:r>
            <w:r>
              <w:rPr>
                <w:rFonts w:cstheme="minorBidi"/>
                <w:noProof/>
                <w:sz w:val="24"/>
                <w:lang w:val="en-CA" w:bidi="ar-SA"/>
              </w:rPr>
              <w:tab/>
            </w:r>
            <w:r w:rsidRPr="00AA6EC7">
              <w:rPr>
                <w:rStyle w:val="Hyperlink"/>
                <w:noProof/>
              </w:rPr>
              <w:t>TASHA Data Mapping</w:t>
            </w:r>
            <w:r>
              <w:rPr>
                <w:noProof/>
                <w:webHidden/>
              </w:rPr>
              <w:tab/>
            </w:r>
            <w:r>
              <w:rPr>
                <w:noProof/>
                <w:webHidden/>
              </w:rPr>
              <w:fldChar w:fldCharType="begin"/>
            </w:r>
            <w:r>
              <w:rPr>
                <w:noProof/>
                <w:webHidden/>
              </w:rPr>
              <w:instrText xml:space="preserve"> PAGEREF _Toc32993996 \h </w:instrText>
            </w:r>
            <w:r>
              <w:rPr>
                <w:noProof/>
                <w:webHidden/>
              </w:rPr>
            </w:r>
            <w:r>
              <w:rPr>
                <w:noProof/>
                <w:webHidden/>
              </w:rPr>
              <w:fldChar w:fldCharType="separate"/>
            </w:r>
            <w:r>
              <w:rPr>
                <w:noProof/>
                <w:webHidden/>
              </w:rPr>
              <w:t>153</w:t>
            </w:r>
            <w:r>
              <w:rPr>
                <w:noProof/>
                <w:webHidden/>
              </w:rPr>
              <w:fldChar w:fldCharType="end"/>
            </w:r>
          </w:hyperlink>
        </w:p>
        <w:p w14:paraId="24ECAC9C" w14:textId="4DD29F31" w:rsidR="008A3FC0" w:rsidRDefault="008A3FC0">
          <w:pPr>
            <w:pStyle w:val="TOC2"/>
            <w:tabs>
              <w:tab w:val="right" w:leader="dot" w:pos="9350"/>
            </w:tabs>
            <w:rPr>
              <w:rFonts w:cstheme="minorBidi"/>
              <w:noProof/>
              <w:sz w:val="24"/>
              <w:lang w:val="en-CA" w:bidi="ar-SA"/>
            </w:rPr>
          </w:pPr>
          <w:hyperlink w:anchor="_Toc32993997" w:history="1">
            <w:r w:rsidRPr="00AA6EC7">
              <w:rPr>
                <w:rStyle w:val="Hyperlink"/>
                <w:noProof/>
              </w:rPr>
              <w:t>Mapping</w:t>
            </w:r>
            <w:r>
              <w:rPr>
                <w:noProof/>
                <w:webHidden/>
              </w:rPr>
              <w:tab/>
            </w:r>
            <w:r>
              <w:rPr>
                <w:noProof/>
                <w:webHidden/>
              </w:rPr>
              <w:fldChar w:fldCharType="begin"/>
            </w:r>
            <w:r>
              <w:rPr>
                <w:noProof/>
                <w:webHidden/>
              </w:rPr>
              <w:instrText xml:space="preserve"> PAGEREF _Toc32993997 \h </w:instrText>
            </w:r>
            <w:r>
              <w:rPr>
                <w:noProof/>
                <w:webHidden/>
              </w:rPr>
            </w:r>
            <w:r>
              <w:rPr>
                <w:noProof/>
                <w:webHidden/>
              </w:rPr>
              <w:fldChar w:fldCharType="separate"/>
            </w:r>
            <w:r>
              <w:rPr>
                <w:noProof/>
                <w:webHidden/>
              </w:rPr>
              <w:t>153</w:t>
            </w:r>
            <w:r>
              <w:rPr>
                <w:noProof/>
                <w:webHidden/>
              </w:rPr>
              <w:fldChar w:fldCharType="end"/>
            </w:r>
          </w:hyperlink>
        </w:p>
        <w:p w14:paraId="26A69851" w14:textId="154B148C" w:rsidR="008A3FC0" w:rsidRDefault="008A3FC0">
          <w:pPr>
            <w:pStyle w:val="TOC3"/>
            <w:tabs>
              <w:tab w:val="right" w:leader="dot" w:pos="9350"/>
            </w:tabs>
            <w:rPr>
              <w:rFonts w:cstheme="minorBidi"/>
              <w:noProof/>
              <w:sz w:val="24"/>
              <w:lang w:val="en-CA" w:bidi="ar-SA"/>
            </w:rPr>
          </w:pPr>
          <w:hyperlink w:anchor="_Toc32993998" w:history="1">
            <w:r w:rsidRPr="00AA6EC7">
              <w:rPr>
                <w:rStyle w:val="Hyperlink"/>
                <w:noProof/>
              </w:rPr>
              <w:t>Simulation Metadata</w:t>
            </w:r>
            <w:r>
              <w:rPr>
                <w:noProof/>
                <w:webHidden/>
              </w:rPr>
              <w:tab/>
            </w:r>
            <w:r>
              <w:rPr>
                <w:noProof/>
                <w:webHidden/>
              </w:rPr>
              <w:fldChar w:fldCharType="begin"/>
            </w:r>
            <w:r>
              <w:rPr>
                <w:noProof/>
                <w:webHidden/>
              </w:rPr>
              <w:instrText xml:space="preserve"> PAGEREF _Toc32993998 \h </w:instrText>
            </w:r>
            <w:r>
              <w:rPr>
                <w:noProof/>
                <w:webHidden/>
              </w:rPr>
            </w:r>
            <w:r>
              <w:rPr>
                <w:noProof/>
                <w:webHidden/>
              </w:rPr>
              <w:fldChar w:fldCharType="separate"/>
            </w:r>
            <w:r>
              <w:rPr>
                <w:noProof/>
                <w:webHidden/>
              </w:rPr>
              <w:t>154</w:t>
            </w:r>
            <w:r>
              <w:rPr>
                <w:noProof/>
                <w:webHidden/>
              </w:rPr>
              <w:fldChar w:fldCharType="end"/>
            </w:r>
          </w:hyperlink>
        </w:p>
        <w:p w14:paraId="602E2561" w14:textId="43BD1FEC" w:rsidR="008A3FC0" w:rsidRDefault="008A3FC0">
          <w:pPr>
            <w:pStyle w:val="TOC3"/>
            <w:tabs>
              <w:tab w:val="right" w:leader="dot" w:pos="9350"/>
            </w:tabs>
            <w:rPr>
              <w:rFonts w:cstheme="minorBidi"/>
              <w:noProof/>
              <w:sz w:val="24"/>
              <w:lang w:val="en-CA" w:bidi="ar-SA"/>
            </w:rPr>
          </w:pPr>
          <w:hyperlink w:anchor="_Toc32993999" w:history="1">
            <w:r w:rsidRPr="00AA6EC7">
              <w:rPr>
                <w:rStyle w:val="Hyperlink"/>
                <w:noProof/>
              </w:rPr>
              <w:t>Mississauga Zones</w:t>
            </w:r>
            <w:r>
              <w:rPr>
                <w:noProof/>
                <w:webHidden/>
              </w:rPr>
              <w:tab/>
            </w:r>
            <w:r>
              <w:rPr>
                <w:noProof/>
                <w:webHidden/>
              </w:rPr>
              <w:fldChar w:fldCharType="begin"/>
            </w:r>
            <w:r>
              <w:rPr>
                <w:noProof/>
                <w:webHidden/>
              </w:rPr>
              <w:instrText xml:space="preserve"> PAGEREF _Toc32993999 \h </w:instrText>
            </w:r>
            <w:r>
              <w:rPr>
                <w:noProof/>
                <w:webHidden/>
              </w:rPr>
            </w:r>
            <w:r>
              <w:rPr>
                <w:noProof/>
                <w:webHidden/>
              </w:rPr>
              <w:fldChar w:fldCharType="separate"/>
            </w:r>
            <w:r>
              <w:rPr>
                <w:noProof/>
                <w:webHidden/>
              </w:rPr>
              <w:t>154</w:t>
            </w:r>
            <w:r>
              <w:rPr>
                <w:noProof/>
                <w:webHidden/>
              </w:rPr>
              <w:fldChar w:fldCharType="end"/>
            </w:r>
          </w:hyperlink>
        </w:p>
        <w:p w14:paraId="655CDECA" w14:textId="66991886" w:rsidR="008A3FC0" w:rsidRDefault="008A3FC0">
          <w:pPr>
            <w:pStyle w:val="TOC3"/>
            <w:tabs>
              <w:tab w:val="right" w:leader="dot" w:pos="9350"/>
            </w:tabs>
            <w:rPr>
              <w:rFonts w:cstheme="minorBidi"/>
              <w:noProof/>
              <w:sz w:val="24"/>
              <w:lang w:val="en-CA" w:bidi="ar-SA"/>
            </w:rPr>
          </w:pPr>
          <w:hyperlink w:anchor="_Toc32994000" w:history="1">
            <w:r w:rsidRPr="00AA6EC7">
              <w:rPr>
                <w:rStyle w:val="Hyperlink"/>
                <w:noProof/>
              </w:rPr>
              <w:t>persons.csv</w:t>
            </w:r>
            <w:r>
              <w:rPr>
                <w:noProof/>
                <w:webHidden/>
              </w:rPr>
              <w:tab/>
            </w:r>
            <w:r>
              <w:rPr>
                <w:noProof/>
                <w:webHidden/>
              </w:rPr>
              <w:fldChar w:fldCharType="begin"/>
            </w:r>
            <w:r>
              <w:rPr>
                <w:noProof/>
                <w:webHidden/>
              </w:rPr>
              <w:instrText xml:space="preserve"> PAGEREF _Toc32994000 \h </w:instrText>
            </w:r>
            <w:r>
              <w:rPr>
                <w:noProof/>
                <w:webHidden/>
              </w:rPr>
            </w:r>
            <w:r>
              <w:rPr>
                <w:noProof/>
                <w:webHidden/>
              </w:rPr>
              <w:fldChar w:fldCharType="separate"/>
            </w:r>
            <w:r>
              <w:rPr>
                <w:noProof/>
                <w:webHidden/>
              </w:rPr>
              <w:t>155</w:t>
            </w:r>
            <w:r>
              <w:rPr>
                <w:noProof/>
                <w:webHidden/>
              </w:rPr>
              <w:fldChar w:fldCharType="end"/>
            </w:r>
          </w:hyperlink>
        </w:p>
        <w:p w14:paraId="36DBE272" w14:textId="00214AA3" w:rsidR="008A3FC0" w:rsidRDefault="008A3FC0">
          <w:pPr>
            <w:pStyle w:val="TOC3"/>
            <w:tabs>
              <w:tab w:val="right" w:leader="dot" w:pos="9350"/>
            </w:tabs>
            <w:rPr>
              <w:rFonts w:cstheme="minorBidi"/>
              <w:noProof/>
              <w:sz w:val="24"/>
              <w:lang w:val="en-CA" w:bidi="ar-SA"/>
            </w:rPr>
          </w:pPr>
          <w:hyperlink w:anchor="_Toc32994001" w:history="1">
            <w:r w:rsidRPr="00AA6EC7">
              <w:rPr>
                <w:rStyle w:val="Hyperlink"/>
                <w:noProof/>
              </w:rPr>
              <w:t>trips.csv</w:t>
            </w:r>
            <w:r>
              <w:rPr>
                <w:noProof/>
                <w:webHidden/>
              </w:rPr>
              <w:tab/>
            </w:r>
            <w:r>
              <w:rPr>
                <w:noProof/>
                <w:webHidden/>
              </w:rPr>
              <w:fldChar w:fldCharType="begin"/>
            </w:r>
            <w:r>
              <w:rPr>
                <w:noProof/>
                <w:webHidden/>
              </w:rPr>
              <w:instrText xml:space="preserve"> PAGEREF _Toc32994001 \h </w:instrText>
            </w:r>
            <w:r>
              <w:rPr>
                <w:noProof/>
                <w:webHidden/>
              </w:rPr>
            </w:r>
            <w:r>
              <w:rPr>
                <w:noProof/>
                <w:webHidden/>
              </w:rPr>
              <w:fldChar w:fldCharType="separate"/>
            </w:r>
            <w:r>
              <w:rPr>
                <w:noProof/>
                <w:webHidden/>
              </w:rPr>
              <w:t>159</w:t>
            </w:r>
            <w:r>
              <w:rPr>
                <w:noProof/>
                <w:webHidden/>
              </w:rPr>
              <w:fldChar w:fldCharType="end"/>
            </w:r>
          </w:hyperlink>
        </w:p>
        <w:p w14:paraId="2C8AFAF1" w14:textId="39C4DB7F" w:rsidR="008A3FC0" w:rsidRDefault="008A3FC0">
          <w:pPr>
            <w:pStyle w:val="TOC3"/>
            <w:tabs>
              <w:tab w:val="right" w:leader="dot" w:pos="9350"/>
            </w:tabs>
            <w:rPr>
              <w:rFonts w:cstheme="minorBidi"/>
              <w:noProof/>
              <w:sz w:val="24"/>
              <w:lang w:val="en-CA" w:bidi="ar-SA"/>
            </w:rPr>
          </w:pPr>
          <w:hyperlink w:anchor="_Toc32994002" w:history="1">
            <w:r w:rsidRPr="00AA6EC7">
              <w:rPr>
                <w:rStyle w:val="Hyperlink"/>
                <w:noProof/>
              </w:rPr>
              <w:t>trip_modes.csv</w:t>
            </w:r>
            <w:r>
              <w:rPr>
                <w:noProof/>
                <w:webHidden/>
              </w:rPr>
              <w:tab/>
            </w:r>
            <w:r>
              <w:rPr>
                <w:noProof/>
                <w:webHidden/>
              </w:rPr>
              <w:fldChar w:fldCharType="begin"/>
            </w:r>
            <w:r>
              <w:rPr>
                <w:noProof/>
                <w:webHidden/>
              </w:rPr>
              <w:instrText xml:space="preserve"> PAGEREF _Toc32994002 \h </w:instrText>
            </w:r>
            <w:r>
              <w:rPr>
                <w:noProof/>
                <w:webHidden/>
              </w:rPr>
            </w:r>
            <w:r>
              <w:rPr>
                <w:noProof/>
                <w:webHidden/>
              </w:rPr>
              <w:fldChar w:fldCharType="separate"/>
            </w:r>
            <w:r>
              <w:rPr>
                <w:noProof/>
                <w:webHidden/>
              </w:rPr>
              <w:t>162</w:t>
            </w:r>
            <w:r>
              <w:rPr>
                <w:noProof/>
                <w:webHidden/>
              </w:rPr>
              <w:fldChar w:fldCharType="end"/>
            </w:r>
          </w:hyperlink>
        </w:p>
        <w:p w14:paraId="6AC9CCFC" w14:textId="74F42D42" w:rsidR="008A3FC0" w:rsidRDefault="008A3FC0">
          <w:pPr>
            <w:pStyle w:val="TOC3"/>
            <w:tabs>
              <w:tab w:val="right" w:leader="dot" w:pos="9350"/>
            </w:tabs>
            <w:rPr>
              <w:rFonts w:cstheme="minorBidi"/>
              <w:noProof/>
              <w:sz w:val="24"/>
              <w:lang w:val="en-CA" w:bidi="ar-SA"/>
            </w:rPr>
          </w:pPr>
          <w:hyperlink w:anchor="_Toc32994003" w:history="1">
            <w:r w:rsidRPr="00AA6EC7">
              <w:rPr>
                <w:rStyle w:val="Hyperlink"/>
                <w:noProof/>
              </w:rPr>
              <w:t>trip_stations.csv</w:t>
            </w:r>
            <w:r>
              <w:rPr>
                <w:noProof/>
                <w:webHidden/>
              </w:rPr>
              <w:tab/>
            </w:r>
            <w:r>
              <w:rPr>
                <w:noProof/>
                <w:webHidden/>
              </w:rPr>
              <w:fldChar w:fldCharType="begin"/>
            </w:r>
            <w:r>
              <w:rPr>
                <w:noProof/>
                <w:webHidden/>
              </w:rPr>
              <w:instrText xml:space="preserve"> PAGEREF _Toc32994003 \h </w:instrText>
            </w:r>
            <w:r>
              <w:rPr>
                <w:noProof/>
                <w:webHidden/>
              </w:rPr>
            </w:r>
            <w:r>
              <w:rPr>
                <w:noProof/>
                <w:webHidden/>
              </w:rPr>
              <w:fldChar w:fldCharType="separate"/>
            </w:r>
            <w:r>
              <w:rPr>
                <w:noProof/>
                <w:webHidden/>
              </w:rPr>
              <w:t>164</w:t>
            </w:r>
            <w:r>
              <w:rPr>
                <w:noProof/>
                <w:webHidden/>
              </w:rPr>
              <w:fldChar w:fldCharType="end"/>
            </w:r>
          </w:hyperlink>
        </w:p>
        <w:p w14:paraId="5AC9CCCB" w14:textId="794372C1" w:rsidR="008A3FC0" w:rsidRDefault="008A3FC0">
          <w:pPr>
            <w:pStyle w:val="TOC3"/>
            <w:tabs>
              <w:tab w:val="right" w:leader="dot" w:pos="9350"/>
            </w:tabs>
            <w:rPr>
              <w:rFonts w:cstheme="minorBidi"/>
              <w:noProof/>
              <w:sz w:val="24"/>
              <w:lang w:val="en-CA" w:bidi="ar-SA"/>
            </w:rPr>
          </w:pPr>
          <w:hyperlink w:anchor="_Toc32994004" w:history="1">
            <w:r w:rsidRPr="00AA6EC7">
              <w:rPr>
                <w:rStyle w:val="Hyperlink"/>
                <w:noProof/>
              </w:rPr>
              <w:t>facilitate_passenger.csv</w:t>
            </w:r>
            <w:r>
              <w:rPr>
                <w:noProof/>
                <w:webHidden/>
              </w:rPr>
              <w:tab/>
            </w:r>
            <w:r>
              <w:rPr>
                <w:noProof/>
                <w:webHidden/>
              </w:rPr>
              <w:fldChar w:fldCharType="begin"/>
            </w:r>
            <w:r>
              <w:rPr>
                <w:noProof/>
                <w:webHidden/>
              </w:rPr>
              <w:instrText xml:space="preserve"> PAGEREF _Toc32994004 \h </w:instrText>
            </w:r>
            <w:r>
              <w:rPr>
                <w:noProof/>
                <w:webHidden/>
              </w:rPr>
            </w:r>
            <w:r>
              <w:rPr>
                <w:noProof/>
                <w:webHidden/>
              </w:rPr>
              <w:fldChar w:fldCharType="separate"/>
            </w:r>
            <w:r>
              <w:rPr>
                <w:noProof/>
                <w:webHidden/>
              </w:rPr>
              <w:t>165</w:t>
            </w:r>
            <w:r>
              <w:rPr>
                <w:noProof/>
                <w:webHidden/>
              </w:rPr>
              <w:fldChar w:fldCharType="end"/>
            </w:r>
          </w:hyperlink>
        </w:p>
        <w:p w14:paraId="0AC25B4B" w14:textId="58964718" w:rsidR="008A3FC0" w:rsidRDefault="008A3FC0">
          <w:pPr>
            <w:pStyle w:val="TOC2"/>
            <w:tabs>
              <w:tab w:val="left" w:pos="960"/>
              <w:tab w:val="right" w:leader="dot" w:pos="9350"/>
            </w:tabs>
            <w:rPr>
              <w:rFonts w:cstheme="minorBidi"/>
              <w:noProof/>
              <w:sz w:val="24"/>
              <w:lang w:val="en-CA" w:bidi="ar-SA"/>
            </w:rPr>
          </w:pPr>
          <w:hyperlink w:anchor="_Toc32994005" w:history="1">
            <w:r w:rsidRPr="00AA6EC7">
              <w:rPr>
                <w:rStyle w:val="Hyperlink"/>
                <w:rFonts w:ascii="Times New Roman" w:hAnsi="Times New Roman"/>
                <w:noProof/>
                <w:snapToGrid w:val="0"/>
                <w:w w:val="0"/>
              </w:rPr>
              <w:t>11.2</w:t>
            </w:r>
            <w:r>
              <w:rPr>
                <w:rFonts w:cstheme="minorBidi"/>
                <w:noProof/>
                <w:sz w:val="24"/>
                <w:lang w:val="en-CA" w:bidi="ar-SA"/>
              </w:rPr>
              <w:tab/>
            </w:r>
            <w:r w:rsidRPr="00AA6EC7">
              <w:rPr>
                <w:rStyle w:val="Hyperlink"/>
                <w:noProof/>
              </w:rPr>
              <w:t>Future Work</w:t>
            </w:r>
            <w:r>
              <w:rPr>
                <w:noProof/>
                <w:webHidden/>
              </w:rPr>
              <w:tab/>
            </w:r>
            <w:r>
              <w:rPr>
                <w:noProof/>
                <w:webHidden/>
              </w:rPr>
              <w:fldChar w:fldCharType="begin"/>
            </w:r>
            <w:r>
              <w:rPr>
                <w:noProof/>
                <w:webHidden/>
              </w:rPr>
              <w:instrText xml:space="preserve"> PAGEREF _Toc32994005 \h </w:instrText>
            </w:r>
            <w:r>
              <w:rPr>
                <w:noProof/>
                <w:webHidden/>
              </w:rPr>
            </w:r>
            <w:r>
              <w:rPr>
                <w:noProof/>
                <w:webHidden/>
              </w:rPr>
              <w:fldChar w:fldCharType="separate"/>
            </w:r>
            <w:r>
              <w:rPr>
                <w:noProof/>
                <w:webHidden/>
              </w:rPr>
              <w:t>166</w:t>
            </w:r>
            <w:r>
              <w:rPr>
                <w:noProof/>
                <w:webHidden/>
              </w:rPr>
              <w:fldChar w:fldCharType="end"/>
            </w:r>
          </w:hyperlink>
        </w:p>
        <w:p w14:paraId="5D351407" w14:textId="1E03B47C" w:rsidR="008A3FC0" w:rsidRDefault="008A3FC0">
          <w:pPr>
            <w:pStyle w:val="TOC1"/>
            <w:tabs>
              <w:tab w:val="left" w:pos="1440"/>
            </w:tabs>
            <w:rPr>
              <w:rFonts w:cstheme="minorBidi"/>
              <w:noProof/>
              <w:sz w:val="24"/>
              <w:lang w:val="en-CA" w:bidi="ar-SA"/>
            </w:rPr>
          </w:pPr>
          <w:hyperlink w:anchor="_Toc32994006" w:history="1">
            <w:r w:rsidRPr="00AA6EC7">
              <w:rPr>
                <w:rStyle w:val="Hyperlink"/>
                <w:noProof/>
              </w:rPr>
              <w:t>Appendix B.</w:t>
            </w:r>
            <w:r>
              <w:rPr>
                <w:rFonts w:cstheme="minorBidi"/>
                <w:noProof/>
                <w:sz w:val="24"/>
                <w:lang w:val="en-CA" w:bidi="ar-SA"/>
              </w:rPr>
              <w:tab/>
            </w:r>
            <w:r w:rsidRPr="00AA6EC7">
              <w:rPr>
                <w:rStyle w:val="Hyperlink"/>
                <w:noProof/>
              </w:rPr>
              <w:t>Transit Data Mapping</w:t>
            </w:r>
            <w:r>
              <w:rPr>
                <w:noProof/>
                <w:webHidden/>
              </w:rPr>
              <w:tab/>
            </w:r>
            <w:r>
              <w:rPr>
                <w:noProof/>
                <w:webHidden/>
              </w:rPr>
              <w:fldChar w:fldCharType="begin"/>
            </w:r>
            <w:r>
              <w:rPr>
                <w:noProof/>
                <w:webHidden/>
              </w:rPr>
              <w:instrText xml:space="preserve"> PAGEREF _Toc32994006 \h </w:instrText>
            </w:r>
            <w:r>
              <w:rPr>
                <w:noProof/>
                <w:webHidden/>
              </w:rPr>
            </w:r>
            <w:r>
              <w:rPr>
                <w:noProof/>
                <w:webHidden/>
              </w:rPr>
              <w:fldChar w:fldCharType="separate"/>
            </w:r>
            <w:r>
              <w:rPr>
                <w:noProof/>
                <w:webHidden/>
              </w:rPr>
              <w:t>168</w:t>
            </w:r>
            <w:r>
              <w:rPr>
                <w:noProof/>
                <w:webHidden/>
              </w:rPr>
              <w:fldChar w:fldCharType="end"/>
            </w:r>
          </w:hyperlink>
        </w:p>
        <w:p w14:paraId="584E2AD5" w14:textId="63F817A4" w:rsidR="008A3FC0" w:rsidRDefault="008A3FC0">
          <w:pPr>
            <w:pStyle w:val="TOC2"/>
            <w:tabs>
              <w:tab w:val="right" w:leader="dot" w:pos="9350"/>
            </w:tabs>
            <w:rPr>
              <w:rFonts w:cstheme="minorBidi"/>
              <w:noProof/>
              <w:sz w:val="24"/>
              <w:lang w:val="en-CA" w:bidi="ar-SA"/>
            </w:rPr>
          </w:pPr>
          <w:hyperlink w:anchor="_Toc32994007" w:history="1">
            <w:r w:rsidRPr="00AA6EC7">
              <w:rPr>
                <w:rStyle w:val="Hyperlink"/>
                <w:noProof/>
              </w:rPr>
              <w:t>Subway &amp; SRT Logs (December 2018)</w:t>
            </w:r>
            <w:r>
              <w:rPr>
                <w:noProof/>
                <w:webHidden/>
              </w:rPr>
              <w:tab/>
            </w:r>
            <w:r>
              <w:rPr>
                <w:noProof/>
                <w:webHidden/>
              </w:rPr>
              <w:fldChar w:fldCharType="begin"/>
            </w:r>
            <w:r>
              <w:rPr>
                <w:noProof/>
                <w:webHidden/>
              </w:rPr>
              <w:instrText xml:space="preserve"> PAGEREF _Toc32994007 \h </w:instrText>
            </w:r>
            <w:r>
              <w:rPr>
                <w:noProof/>
                <w:webHidden/>
              </w:rPr>
            </w:r>
            <w:r>
              <w:rPr>
                <w:noProof/>
                <w:webHidden/>
              </w:rPr>
              <w:fldChar w:fldCharType="separate"/>
            </w:r>
            <w:r>
              <w:rPr>
                <w:noProof/>
                <w:webHidden/>
              </w:rPr>
              <w:t>168</w:t>
            </w:r>
            <w:r>
              <w:rPr>
                <w:noProof/>
                <w:webHidden/>
              </w:rPr>
              <w:fldChar w:fldCharType="end"/>
            </w:r>
          </w:hyperlink>
        </w:p>
        <w:p w14:paraId="49CE027F" w14:textId="2359FB0E" w:rsidR="008A3FC0" w:rsidRDefault="008A3FC0">
          <w:pPr>
            <w:pStyle w:val="TOC2"/>
            <w:tabs>
              <w:tab w:val="right" w:leader="dot" w:pos="9350"/>
            </w:tabs>
            <w:rPr>
              <w:rFonts w:cstheme="minorBidi"/>
              <w:noProof/>
              <w:sz w:val="24"/>
              <w:lang w:val="en-CA" w:bidi="ar-SA"/>
            </w:rPr>
          </w:pPr>
          <w:hyperlink w:anchor="_Toc32994008" w:history="1">
            <w:r w:rsidRPr="00AA6EC7">
              <w:rPr>
                <w:rStyle w:val="Hyperlink"/>
                <w:noProof/>
              </w:rPr>
              <w:t>AVL Data (TTC NVAS XML Feed)</w:t>
            </w:r>
            <w:r>
              <w:rPr>
                <w:noProof/>
                <w:webHidden/>
              </w:rPr>
              <w:tab/>
            </w:r>
            <w:r>
              <w:rPr>
                <w:noProof/>
                <w:webHidden/>
              </w:rPr>
              <w:fldChar w:fldCharType="begin"/>
            </w:r>
            <w:r>
              <w:rPr>
                <w:noProof/>
                <w:webHidden/>
              </w:rPr>
              <w:instrText xml:space="preserve"> PAGEREF _Toc32994008 \h </w:instrText>
            </w:r>
            <w:r>
              <w:rPr>
                <w:noProof/>
                <w:webHidden/>
              </w:rPr>
            </w:r>
            <w:r>
              <w:rPr>
                <w:noProof/>
                <w:webHidden/>
              </w:rPr>
              <w:fldChar w:fldCharType="separate"/>
            </w:r>
            <w:r>
              <w:rPr>
                <w:noProof/>
                <w:webHidden/>
              </w:rPr>
              <w:t>170</w:t>
            </w:r>
            <w:r>
              <w:rPr>
                <w:noProof/>
                <w:webHidden/>
              </w:rPr>
              <w:fldChar w:fldCharType="end"/>
            </w:r>
          </w:hyperlink>
        </w:p>
        <w:p w14:paraId="7F42A929" w14:textId="65CBB8EC" w:rsidR="008A3FC0" w:rsidRDefault="008A3FC0">
          <w:pPr>
            <w:pStyle w:val="TOC2"/>
            <w:tabs>
              <w:tab w:val="right" w:leader="dot" w:pos="9350"/>
            </w:tabs>
            <w:rPr>
              <w:rFonts w:cstheme="minorBidi"/>
              <w:noProof/>
              <w:sz w:val="24"/>
              <w:lang w:val="en-CA" w:bidi="ar-SA"/>
            </w:rPr>
          </w:pPr>
          <w:hyperlink w:anchor="_Toc32994009" w:history="1">
            <w:r w:rsidRPr="00AA6EC7">
              <w:rPr>
                <w:rStyle w:val="Hyperlink"/>
                <w:noProof/>
              </w:rPr>
              <w:t>TTC Routes &amp; Schedules (gtfs)</w:t>
            </w:r>
            <w:r>
              <w:rPr>
                <w:noProof/>
                <w:webHidden/>
              </w:rPr>
              <w:tab/>
            </w:r>
            <w:r>
              <w:rPr>
                <w:noProof/>
                <w:webHidden/>
              </w:rPr>
              <w:fldChar w:fldCharType="begin"/>
            </w:r>
            <w:r>
              <w:rPr>
                <w:noProof/>
                <w:webHidden/>
              </w:rPr>
              <w:instrText xml:space="preserve"> PAGEREF _Toc32994009 \h </w:instrText>
            </w:r>
            <w:r>
              <w:rPr>
                <w:noProof/>
                <w:webHidden/>
              </w:rPr>
            </w:r>
            <w:r>
              <w:rPr>
                <w:noProof/>
                <w:webHidden/>
              </w:rPr>
              <w:fldChar w:fldCharType="separate"/>
            </w:r>
            <w:r>
              <w:rPr>
                <w:noProof/>
                <w:webHidden/>
              </w:rPr>
              <w:t>172</w:t>
            </w:r>
            <w:r>
              <w:rPr>
                <w:noProof/>
                <w:webHidden/>
              </w:rPr>
              <w:fldChar w:fldCharType="end"/>
            </w:r>
          </w:hyperlink>
        </w:p>
        <w:p w14:paraId="3B6080BB" w14:textId="402A8830" w:rsidR="008A3FC0" w:rsidRDefault="008A3FC0">
          <w:pPr>
            <w:pStyle w:val="TOC3"/>
            <w:tabs>
              <w:tab w:val="right" w:leader="dot" w:pos="9350"/>
            </w:tabs>
            <w:rPr>
              <w:rFonts w:cstheme="minorBidi"/>
              <w:noProof/>
              <w:sz w:val="24"/>
              <w:lang w:val="en-CA" w:bidi="ar-SA"/>
            </w:rPr>
          </w:pPr>
          <w:hyperlink w:anchor="_Toc32994010" w:history="1">
            <w:r w:rsidRPr="00AA6EC7">
              <w:rPr>
                <w:rStyle w:val="Hyperlink"/>
                <w:noProof/>
                <w:lang w:val="en-CA"/>
              </w:rPr>
              <w:t>agency.txt</w:t>
            </w:r>
            <w:r>
              <w:rPr>
                <w:noProof/>
                <w:webHidden/>
              </w:rPr>
              <w:tab/>
            </w:r>
            <w:r>
              <w:rPr>
                <w:noProof/>
                <w:webHidden/>
              </w:rPr>
              <w:fldChar w:fldCharType="begin"/>
            </w:r>
            <w:r>
              <w:rPr>
                <w:noProof/>
                <w:webHidden/>
              </w:rPr>
              <w:instrText xml:space="preserve"> PAGEREF _Toc32994010 \h </w:instrText>
            </w:r>
            <w:r>
              <w:rPr>
                <w:noProof/>
                <w:webHidden/>
              </w:rPr>
            </w:r>
            <w:r>
              <w:rPr>
                <w:noProof/>
                <w:webHidden/>
              </w:rPr>
              <w:fldChar w:fldCharType="separate"/>
            </w:r>
            <w:r>
              <w:rPr>
                <w:noProof/>
                <w:webHidden/>
              </w:rPr>
              <w:t>173</w:t>
            </w:r>
            <w:r>
              <w:rPr>
                <w:noProof/>
                <w:webHidden/>
              </w:rPr>
              <w:fldChar w:fldCharType="end"/>
            </w:r>
          </w:hyperlink>
        </w:p>
        <w:p w14:paraId="00376313" w14:textId="51DF695B" w:rsidR="008A3FC0" w:rsidRDefault="008A3FC0">
          <w:pPr>
            <w:pStyle w:val="TOC3"/>
            <w:tabs>
              <w:tab w:val="right" w:leader="dot" w:pos="9350"/>
            </w:tabs>
            <w:rPr>
              <w:rFonts w:cstheme="minorBidi"/>
              <w:noProof/>
              <w:sz w:val="24"/>
              <w:lang w:val="en-CA" w:bidi="ar-SA"/>
            </w:rPr>
          </w:pPr>
          <w:hyperlink w:anchor="_Toc32994011" w:history="1">
            <w:r w:rsidRPr="00AA6EC7">
              <w:rPr>
                <w:rStyle w:val="Hyperlink"/>
                <w:noProof/>
                <w:lang w:val="en-CA"/>
              </w:rPr>
              <w:t>calendar_dates.txt</w:t>
            </w:r>
            <w:r>
              <w:rPr>
                <w:noProof/>
                <w:webHidden/>
              </w:rPr>
              <w:tab/>
            </w:r>
            <w:r>
              <w:rPr>
                <w:noProof/>
                <w:webHidden/>
              </w:rPr>
              <w:fldChar w:fldCharType="begin"/>
            </w:r>
            <w:r>
              <w:rPr>
                <w:noProof/>
                <w:webHidden/>
              </w:rPr>
              <w:instrText xml:space="preserve"> PAGEREF _Toc32994011 \h </w:instrText>
            </w:r>
            <w:r>
              <w:rPr>
                <w:noProof/>
                <w:webHidden/>
              </w:rPr>
            </w:r>
            <w:r>
              <w:rPr>
                <w:noProof/>
                <w:webHidden/>
              </w:rPr>
              <w:fldChar w:fldCharType="separate"/>
            </w:r>
            <w:r>
              <w:rPr>
                <w:noProof/>
                <w:webHidden/>
              </w:rPr>
              <w:t>174</w:t>
            </w:r>
            <w:r>
              <w:rPr>
                <w:noProof/>
                <w:webHidden/>
              </w:rPr>
              <w:fldChar w:fldCharType="end"/>
            </w:r>
          </w:hyperlink>
        </w:p>
        <w:p w14:paraId="67E07AE9" w14:textId="72CBC68E" w:rsidR="008A3FC0" w:rsidRDefault="008A3FC0">
          <w:pPr>
            <w:pStyle w:val="TOC3"/>
            <w:tabs>
              <w:tab w:val="right" w:leader="dot" w:pos="9350"/>
            </w:tabs>
            <w:rPr>
              <w:rFonts w:cstheme="minorBidi"/>
              <w:noProof/>
              <w:sz w:val="24"/>
              <w:lang w:val="en-CA" w:bidi="ar-SA"/>
            </w:rPr>
          </w:pPr>
          <w:hyperlink w:anchor="_Toc32994012" w:history="1">
            <w:r w:rsidRPr="00AA6EC7">
              <w:rPr>
                <w:rStyle w:val="Hyperlink"/>
                <w:noProof/>
                <w:lang w:val="en-CA"/>
              </w:rPr>
              <w:t>calendar.txt</w:t>
            </w:r>
            <w:r>
              <w:rPr>
                <w:noProof/>
                <w:webHidden/>
              </w:rPr>
              <w:tab/>
            </w:r>
            <w:r>
              <w:rPr>
                <w:noProof/>
                <w:webHidden/>
              </w:rPr>
              <w:fldChar w:fldCharType="begin"/>
            </w:r>
            <w:r>
              <w:rPr>
                <w:noProof/>
                <w:webHidden/>
              </w:rPr>
              <w:instrText xml:space="preserve"> PAGEREF _Toc32994012 \h </w:instrText>
            </w:r>
            <w:r>
              <w:rPr>
                <w:noProof/>
                <w:webHidden/>
              </w:rPr>
            </w:r>
            <w:r>
              <w:rPr>
                <w:noProof/>
                <w:webHidden/>
              </w:rPr>
              <w:fldChar w:fldCharType="separate"/>
            </w:r>
            <w:r>
              <w:rPr>
                <w:noProof/>
                <w:webHidden/>
              </w:rPr>
              <w:t>175</w:t>
            </w:r>
            <w:r>
              <w:rPr>
                <w:noProof/>
                <w:webHidden/>
              </w:rPr>
              <w:fldChar w:fldCharType="end"/>
            </w:r>
          </w:hyperlink>
        </w:p>
        <w:p w14:paraId="29D82087" w14:textId="63CDCED0" w:rsidR="008A3FC0" w:rsidRDefault="008A3FC0">
          <w:pPr>
            <w:pStyle w:val="TOC3"/>
            <w:tabs>
              <w:tab w:val="right" w:leader="dot" w:pos="9350"/>
            </w:tabs>
            <w:rPr>
              <w:rFonts w:cstheme="minorBidi"/>
              <w:noProof/>
              <w:sz w:val="24"/>
              <w:lang w:val="en-CA" w:bidi="ar-SA"/>
            </w:rPr>
          </w:pPr>
          <w:hyperlink w:anchor="_Toc32994013" w:history="1">
            <w:r w:rsidRPr="00AA6EC7">
              <w:rPr>
                <w:rStyle w:val="Hyperlink"/>
                <w:noProof/>
                <w:lang w:val="en-CA"/>
              </w:rPr>
              <w:t>routes.txt</w:t>
            </w:r>
            <w:r>
              <w:rPr>
                <w:noProof/>
                <w:webHidden/>
              </w:rPr>
              <w:tab/>
            </w:r>
            <w:r>
              <w:rPr>
                <w:noProof/>
                <w:webHidden/>
              </w:rPr>
              <w:fldChar w:fldCharType="begin"/>
            </w:r>
            <w:r>
              <w:rPr>
                <w:noProof/>
                <w:webHidden/>
              </w:rPr>
              <w:instrText xml:space="preserve"> PAGEREF _Toc32994013 \h </w:instrText>
            </w:r>
            <w:r>
              <w:rPr>
                <w:noProof/>
                <w:webHidden/>
              </w:rPr>
            </w:r>
            <w:r>
              <w:rPr>
                <w:noProof/>
                <w:webHidden/>
              </w:rPr>
              <w:fldChar w:fldCharType="separate"/>
            </w:r>
            <w:r>
              <w:rPr>
                <w:noProof/>
                <w:webHidden/>
              </w:rPr>
              <w:t>175</w:t>
            </w:r>
            <w:r>
              <w:rPr>
                <w:noProof/>
                <w:webHidden/>
              </w:rPr>
              <w:fldChar w:fldCharType="end"/>
            </w:r>
          </w:hyperlink>
        </w:p>
        <w:p w14:paraId="6364A1C6" w14:textId="5A8C6E1B" w:rsidR="008A3FC0" w:rsidRDefault="008A3FC0">
          <w:pPr>
            <w:pStyle w:val="TOC3"/>
            <w:tabs>
              <w:tab w:val="right" w:leader="dot" w:pos="9350"/>
            </w:tabs>
            <w:rPr>
              <w:rFonts w:cstheme="minorBidi"/>
              <w:noProof/>
              <w:sz w:val="24"/>
              <w:lang w:val="en-CA" w:bidi="ar-SA"/>
            </w:rPr>
          </w:pPr>
          <w:hyperlink w:anchor="_Toc32994014" w:history="1">
            <w:r w:rsidRPr="00AA6EC7">
              <w:rPr>
                <w:rStyle w:val="Hyperlink"/>
                <w:noProof/>
                <w:lang w:val="en-CA"/>
              </w:rPr>
              <w:t>shapes.txt</w:t>
            </w:r>
            <w:r>
              <w:rPr>
                <w:noProof/>
                <w:webHidden/>
              </w:rPr>
              <w:tab/>
            </w:r>
            <w:r>
              <w:rPr>
                <w:noProof/>
                <w:webHidden/>
              </w:rPr>
              <w:fldChar w:fldCharType="begin"/>
            </w:r>
            <w:r>
              <w:rPr>
                <w:noProof/>
                <w:webHidden/>
              </w:rPr>
              <w:instrText xml:space="preserve"> PAGEREF _Toc32994014 \h </w:instrText>
            </w:r>
            <w:r>
              <w:rPr>
                <w:noProof/>
                <w:webHidden/>
              </w:rPr>
            </w:r>
            <w:r>
              <w:rPr>
                <w:noProof/>
                <w:webHidden/>
              </w:rPr>
              <w:fldChar w:fldCharType="separate"/>
            </w:r>
            <w:r>
              <w:rPr>
                <w:noProof/>
                <w:webHidden/>
              </w:rPr>
              <w:t>176</w:t>
            </w:r>
            <w:r>
              <w:rPr>
                <w:noProof/>
                <w:webHidden/>
              </w:rPr>
              <w:fldChar w:fldCharType="end"/>
            </w:r>
          </w:hyperlink>
        </w:p>
        <w:p w14:paraId="269F14C1" w14:textId="1FDA4329" w:rsidR="008A3FC0" w:rsidRDefault="008A3FC0">
          <w:pPr>
            <w:pStyle w:val="TOC3"/>
            <w:tabs>
              <w:tab w:val="right" w:leader="dot" w:pos="9350"/>
            </w:tabs>
            <w:rPr>
              <w:rFonts w:cstheme="minorBidi"/>
              <w:noProof/>
              <w:sz w:val="24"/>
              <w:lang w:val="en-CA" w:bidi="ar-SA"/>
            </w:rPr>
          </w:pPr>
          <w:hyperlink w:anchor="_Toc32994015" w:history="1">
            <w:r w:rsidRPr="00AA6EC7">
              <w:rPr>
                <w:rStyle w:val="Hyperlink"/>
                <w:noProof/>
                <w:lang w:val="en-CA"/>
              </w:rPr>
              <w:t>stop_times.txt</w:t>
            </w:r>
            <w:r>
              <w:rPr>
                <w:noProof/>
                <w:webHidden/>
              </w:rPr>
              <w:tab/>
            </w:r>
            <w:r>
              <w:rPr>
                <w:noProof/>
                <w:webHidden/>
              </w:rPr>
              <w:fldChar w:fldCharType="begin"/>
            </w:r>
            <w:r>
              <w:rPr>
                <w:noProof/>
                <w:webHidden/>
              </w:rPr>
              <w:instrText xml:space="preserve"> PAGEREF _Toc32994015 \h </w:instrText>
            </w:r>
            <w:r>
              <w:rPr>
                <w:noProof/>
                <w:webHidden/>
              </w:rPr>
            </w:r>
            <w:r>
              <w:rPr>
                <w:noProof/>
                <w:webHidden/>
              </w:rPr>
              <w:fldChar w:fldCharType="separate"/>
            </w:r>
            <w:r>
              <w:rPr>
                <w:noProof/>
                <w:webHidden/>
              </w:rPr>
              <w:t>179</w:t>
            </w:r>
            <w:r>
              <w:rPr>
                <w:noProof/>
                <w:webHidden/>
              </w:rPr>
              <w:fldChar w:fldCharType="end"/>
            </w:r>
          </w:hyperlink>
        </w:p>
        <w:p w14:paraId="3FEBF233" w14:textId="576FAF62" w:rsidR="008A3FC0" w:rsidRDefault="008A3FC0">
          <w:pPr>
            <w:pStyle w:val="TOC3"/>
            <w:tabs>
              <w:tab w:val="right" w:leader="dot" w:pos="9350"/>
            </w:tabs>
            <w:rPr>
              <w:rFonts w:cstheme="minorBidi"/>
              <w:noProof/>
              <w:sz w:val="24"/>
              <w:lang w:val="en-CA" w:bidi="ar-SA"/>
            </w:rPr>
          </w:pPr>
          <w:hyperlink w:anchor="_Toc32994016" w:history="1">
            <w:r w:rsidRPr="00AA6EC7">
              <w:rPr>
                <w:rStyle w:val="Hyperlink"/>
                <w:noProof/>
                <w:lang w:val="en-CA"/>
              </w:rPr>
              <w:t>stops.txt</w:t>
            </w:r>
            <w:r>
              <w:rPr>
                <w:noProof/>
                <w:webHidden/>
              </w:rPr>
              <w:tab/>
            </w:r>
            <w:r>
              <w:rPr>
                <w:noProof/>
                <w:webHidden/>
              </w:rPr>
              <w:fldChar w:fldCharType="begin"/>
            </w:r>
            <w:r>
              <w:rPr>
                <w:noProof/>
                <w:webHidden/>
              </w:rPr>
              <w:instrText xml:space="preserve"> PAGEREF _Toc32994016 \h </w:instrText>
            </w:r>
            <w:r>
              <w:rPr>
                <w:noProof/>
                <w:webHidden/>
              </w:rPr>
            </w:r>
            <w:r>
              <w:rPr>
                <w:noProof/>
                <w:webHidden/>
              </w:rPr>
              <w:fldChar w:fldCharType="separate"/>
            </w:r>
            <w:r>
              <w:rPr>
                <w:noProof/>
                <w:webHidden/>
              </w:rPr>
              <w:t>181</w:t>
            </w:r>
            <w:r>
              <w:rPr>
                <w:noProof/>
                <w:webHidden/>
              </w:rPr>
              <w:fldChar w:fldCharType="end"/>
            </w:r>
          </w:hyperlink>
        </w:p>
        <w:p w14:paraId="59B7704F" w14:textId="79657C47" w:rsidR="008A3FC0" w:rsidRDefault="008A3FC0">
          <w:pPr>
            <w:pStyle w:val="TOC3"/>
            <w:tabs>
              <w:tab w:val="right" w:leader="dot" w:pos="9350"/>
            </w:tabs>
            <w:rPr>
              <w:rFonts w:cstheme="minorBidi"/>
              <w:noProof/>
              <w:sz w:val="24"/>
              <w:lang w:val="en-CA" w:bidi="ar-SA"/>
            </w:rPr>
          </w:pPr>
          <w:hyperlink w:anchor="_Toc32994017" w:history="1">
            <w:r w:rsidRPr="00AA6EC7">
              <w:rPr>
                <w:rStyle w:val="Hyperlink"/>
                <w:noProof/>
                <w:lang w:val="en-CA"/>
              </w:rPr>
              <w:t>trips.txt</w:t>
            </w:r>
            <w:r>
              <w:rPr>
                <w:noProof/>
                <w:webHidden/>
              </w:rPr>
              <w:tab/>
            </w:r>
            <w:r>
              <w:rPr>
                <w:noProof/>
                <w:webHidden/>
              </w:rPr>
              <w:fldChar w:fldCharType="begin"/>
            </w:r>
            <w:r>
              <w:rPr>
                <w:noProof/>
                <w:webHidden/>
              </w:rPr>
              <w:instrText xml:space="preserve"> PAGEREF _Toc32994017 \h </w:instrText>
            </w:r>
            <w:r>
              <w:rPr>
                <w:noProof/>
                <w:webHidden/>
              </w:rPr>
            </w:r>
            <w:r>
              <w:rPr>
                <w:noProof/>
                <w:webHidden/>
              </w:rPr>
              <w:fldChar w:fldCharType="separate"/>
            </w:r>
            <w:r>
              <w:rPr>
                <w:noProof/>
                <w:webHidden/>
              </w:rPr>
              <w:t>182</w:t>
            </w:r>
            <w:r>
              <w:rPr>
                <w:noProof/>
                <w:webHidden/>
              </w:rPr>
              <w:fldChar w:fldCharType="end"/>
            </w:r>
          </w:hyperlink>
        </w:p>
        <w:p w14:paraId="6D5C621C" w14:textId="5AF85FEB" w:rsidR="008A3FC0" w:rsidRDefault="008A3FC0">
          <w:pPr>
            <w:pStyle w:val="TOC1"/>
            <w:tabs>
              <w:tab w:val="left" w:pos="1440"/>
            </w:tabs>
            <w:rPr>
              <w:rFonts w:cstheme="minorBidi"/>
              <w:noProof/>
              <w:sz w:val="24"/>
              <w:lang w:val="en-CA" w:bidi="ar-SA"/>
            </w:rPr>
          </w:pPr>
          <w:hyperlink w:anchor="_Toc32994018" w:history="1">
            <w:r w:rsidRPr="00AA6EC7">
              <w:rPr>
                <w:rStyle w:val="Hyperlink"/>
                <w:noProof/>
              </w:rPr>
              <w:t>Appendix C.</w:t>
            </w:r>
            <w:r>
              <w:rPr>
                <w:rFonts w:cstheme="minorBidi"/>
                <w:noProof/>
                <w:sz w:val="24"/>
                <w:lang w:val="en-CA" w:bidi="ar-SA"/>
              </w:rPr>
              <w:tab/>
            </w:r>
            <w:r w:rsidRPr="00AA6EC7">
              <w:rPr>
                <w:rStyle w:val="Hyperlink"/>
                <w:noProof/>
              </w:rPr>
              <w:t>Loop Detector Data Mapping</w:t>
            </w:r>
            <w:r>
              <w:rPr>
                <w:noProof/>
                <w:webHidden/>
              </w:rPr>
              <w:tab/>
            </w:r>
            <w:r>
              <w:rPr>
                <w:noProof/>
                <w:webHidden/>
              </w:rPr>
              <w:fldChar w:fldCharType="begin"/>
            </w:r>
            <w:r>
              <w:rPr>
                <w:noProof/>
                <w:webHidden/>
              </w:rPr>
              <w:instrText xml:space="preserve"> PAGEREF _Toc32994018 \h </w:instrText>
            </w:r>
            <w:r>
              <w:rPr>
                <w:noProof/>
                <w:webHidden/>
              </w:rPr>
            </w:r>
            <w:r>
              <w:rPr>
                <w:noProof/>
                <w:webHidden/>
              </w:rPr>
              <w:fldChar w:fldCharType="separate"/>
            </w:r>
            <w:r>
              <w:rPr>
                <w:noProof/>
                <w:webHidden/>
              </w:rPr>
              <w:t>185</w:t>
            </w:r>
            <w:r>
              <w:rPr>
                <w:noProof/>
                <w:webHidden/>
              </w:rPr>
              <w:fldChar w:fldCharType="end"/>
            </w:r>
          </w:hyperlink>
        </w:p>
        <w:p w14:paraId="0C2CBD18" w14:textId="106FAB50" w:rsidR="008A3FC0" w:rsidRDefault="008A3FC0">
          <w:pPr>
            <w:pStyle w:val="TOC1"/>
            <w:tabs>
              <w:tab w:val="left" w:pos="1440"/>
            </w:tabs>
            <w:rPr>
              <w:rFonts w:cstheme="minorBidi"/>
              <w:noProof/>
              <w:sz w:val="24"/>
              <w:lang w:val="en-CA" w:bidi="ar-SA"/>
            </w:rPr>
          </w:pPr>
          <w:hyperlink w:anchor="_Toc32994019" w:history="1">
            <w:r w:rsidRPr="00AA6EC7">
              <w:rPr>
                <w:rStyle w:val="Hyperlink"/>
                <w:noProof/>
              </w:rPr>
              <w:t>Appendix D.</w:t>
            </w:r>
            <w:r>
              <w:rPr>
                <w:rFonts w:cstheme="minorBidi"/>
                <w:noProof/>
                <w:sz w:val="24"/>
                <w:lang w:val="en-CA" w:bidi="ar-SA"/>
              </w:rPr>
              <w:tab/>
            </w:r>
            <w:r w:rsidRPr="00AA6EC7">
              <w:rPr>
                <w:rStyle w:val="Hyperlink"/>
                <w:noProof/>
              </w:rPr>
              <w:t>Esri GFX Data Mapping</w:t>
            </w:r>
            <w:r>
              <w:rPr>
                <w:noProof/>
                <w:webHidden/>
              </w:rPr>
              <w:tab/>
            </w:r>
            <w:r>
              <w:rPr>
                <w:noProof/>
                <w:webHidden/>
              </w:rPr>
              <w:fldChar w:fldCharType="begin"/>
            </w:r>
            <w:r>
              <w:rPr>
                <w:noProof/>
                <w:webHidden/>
              </w:rPr>
              <w:instrText xml:space="preserve"> PAGEREF _Toc32994019 \h </w:instrText>
            </w:r>
            <w:r>
              <w:rPr>
                <w:noProof/>
                <w:webHidden/>
              </w:rPr>
            </w:r>
            <w:r>
              <w:rPr>
                <w:noProof/>
                <w:webHidden/>
              </w:rPr>
              <w:fldChar w:fldCharType="separate"/>
            </w:r>
            <w:r>
              <w:rPr>
                <w:noProof/>
                <w:webHidden/>
              </w:rPr>
              <w:t>188</w:t>
            </w:r>
            <w:r>
              <w:rPr>
                <w:noProof/>
                <w:webHidden/>
              </w:rPr>
              <w:fldChar w:fldCharType="end"/>
            </w:r>
          </w:hyperlink>
        </w:p>
        <w:p w14:paraId="2B5EEB01" w14:textId="153D9125" w:rsidR="008A3FC0" w:rsidRDefault="008A3FC0">
          <w:pPr>
            <w:pStyle w:val="TOC1"/>
            <w:rPr>
              <w:rFonts w:cstheme="minorBidi"/>
              <w:noProof/>
              <w:sz w:val="24"/>
              <w:lang w:val="en-CA" w:bidi="ar-SA"/>
            </w:rPr>
          </w:pPr>
          <w:hyperlink w:anchor="_Toc32994020" w:history="1">
            <w:r w:rsidRPr="00AA6EC7">
              <w:rPr>
                <w:rStyle w:val="Hyperlink"/>
                <w:noProof/>
                <w:lang w:val="en-CA"/>
              </w:rPr>
              <w:t>GFX tables used:</w:t>
            </w:r>
            <w:r>
              <w:rPr>
                <w:noProof/>
                <w:webHidden/>
              </w:rPr>
              <w:tab/>
            </w:r>
            <w:r>
              <w:rPr>
                <w:noProof/>
                <w:webHidden/>
              </w:rPr>
              <w:fldChar w:fldCharType="begin"/>
            </w:r>
            <w:r>
              <w:rPr>
                <w:noProof/>
                <w:webHidden/>
              </w:rPr>
              <w:instrText xml:space="preserve"> PAGEREF _Toc32994020 \h </w:instrText>
            </w:r>
            <w:r>
              <w:rPr>
                <w:noProof/>
                <w:webHidden/>
              </w:rPr>
            </w:r>
            <w:r>
              <w:rPr>
                <w:noProof/>
                <w:webHidden/>
              </w:rPr>
              <w:fldChar w:fldCharType="separate"/>
            </w:r>
            <w:r>
              <w:rPr>
                <w:noProof/>
                <w:webHidden/>
              </w:rPr>
              <w:t>188</w:t>
            </w:r>
            <w:r>
              <w:rPr>
                <w:noProof/>
                <w:webHidden/>
              </w:rPr>
              <w:fldChar w:fldCharType="end"/>
            </w:r>
          </w:hyperlink>
        </w:p>
        <w:p w14:paraId="736A626C" w14:textId="33C5EDB4" w:rsidR="008A3FC0" w:rsidRDefault="008A3FC0">
          <w:pPr>
            <w:pStyle w:val="TOC1"/>
            <w:rPr>
              <w:rFonts w:cstheme="minorBidi"/>
              <w:noProof/>
              <w:sz w:val="24"/>
              <w:lang w:val="en-CA" w:bidi="ar-SA"/>
            </w:rPr>
          </w:pPr>
          <w:hyperlink w:anchor="_Toc32994021" w:history="1">
            <w:r w:rsidRPr="00AA6EC7">
              <w:rPr>
                <w:rStyle w:val="Hyperlink"/>
                <w:noProof/>
                <w:lang w:val="en-CA"/>
              </w:rPr>
              <w:t>Esri Extension of TPSO</w:t>
            </w:r>
            <w:r>
              <w:rPr>
                <w:noProof/>
                <w:webHidden/>
              </w:rPr>
              <w:tab/>
            </w:r>
            <w:r>
              <w:rPr>
                <w:noProof/>
                <w:webHidden/>
              </w:rPr>
              <w:fldChar w:fldCharType="begin"/>
            </w:r>
            <w:r>
              <w:rPr>
                <w:noProof/>
                <w:webHidden/>
              </w:rPr>
              <w:instrText xml:space="preserve"> PAGEREF _Toc32994021 \h </w:instrText>
            </w:r>
            <w:r>
              <w:rPr>
                <w:noProof/>
                <w:webHidden/>
              </w:rPr>
            </w:r>
            <w:r>
              <w:rPr>
                <w:noProof/>
                <w:webHidden/>
              </w:rPr>
              <w:fldChar w:fldCharType="separate"/>
            </w:r>
            <w:r>
              <w:rPr>
                <w:noProof/>
                <w:webHidden/>
              </w:rPr>
              <w:t>188</w:t>
            </w:r>
            <w:r>
              <w:rPr>
                <w:noProof/>
                <w:webHidden/>
              </w:rPr>
              <w:fldChar w:fldCharType="end"/>
            </w:r>
          </w:hyperlink>
        </w:p>
        <w:p w14:paraId="534EBA00" w14:textId="0449D036" w:rsidR="008A3FC0" w:rsidRDefault="008A3FC0">
          <w:pPr>
            <w:pStyle w:val="TOC1"/>
            <w:rPr>
              <w:rFonts w:cstheme="minorBidi"/>
              <w:noProof/>
              <w:sz w:val="24"/>
              <w:lang w:val="en-CA" w:bidi="ar-SA"/>
            </w:rPr>
          </w:pPr>
          <w:hyperlink w:anchor="_Toc32994022" w:history="1">
            <w:r w:rsidRPr="00AA6EC7">
              <w:rPr>
                <w:rStyle w:val="Hyperlink"/>
                <w:noProof/>
                <w:lang w:val="en-CA"/>
              </w:rPr>
              <w:t>12</w:t>
            </w:r>
            <w:r>
              <w:rPr>
                <w:rFonts w:cstheme="minorBidi"/>
                <w:noProof/>
                <w:sz w:val="24"/>
                <w:lang w:val="en-CA" w:bidi="ar-SA"/>
              </w:rPr>
              <w:tab/>
            </w:r>
            <w:r w:rsidRPr="00AA6EC7">
              <w:rPr>
                <w:rStyle w:val="Hyperlink"/>
                <w:noProof/>
                <w:lang w:val="en-CA"/>
              </w:rPr>
              <w:t>Mappings from tables to iCity TPSO Esri Extension</w:t>
            </w:r>
            <w:r>
              <w:rPr>
                <w:noProof/>
                <w:webHidden/>
              </w:rPr>
              <w:tab/>
            </w:r>
            <w:r>
              <w:rPr>
                <w:noProof/>
                <w:webHidden/>
              </w:rPr>
              <w:fldChar w:fldCharType="begin"/>
            </w:r>
            <w:r>
              <w:rPr>
                <w:noProof/>
                <w:webHidden/>
              </w:rPr>
              <w:instrText xml:space="preserve"> PAGEREF _Toc32994022 \h </w:instrText>
            </w:r>
            <w:r>
              <w:rPr>
                <w:noProof/>
                <w:webHidden/>
              </w:rPr>
            </w:r>
            <w:r>
              <w:rPr>
                <w:noProof/>
                <w:webHidden/>
              </w:rPr>
              <w:fldChar w:fldCharType="separate"/>
            </w:r>
            <w:r>
              <w:rPr>
                <w:noProof/>
                <w:webHidden/>
              </w:rPr>
              <w:t>191</w:t>
            </w:r>
            <w:r>
              <w:rPr>
                <w:noProof/>
                <w:webHidden/>
              </w:rPr>
              <w:fldChar w:fldCharType="end"/>
            </w:r>
          </w:hyperlink>
        </w:p>
        <w:p w14:paraId="0E427A14" w14:textId="0D7030E7" w:rsidR="008A3FC0" w:rsidRDefault="008A3FC0">
          <w:pPr>
            <w:pStyle w:val="TOC2"/>
            <w:tabs>
              <w:tab w:val="right" w:leader="dot" w:pos="9350"/>
            </w:tabs>
            <w:rPr>
              <w:rFonts w:cstheme="minorBidi"/>
              <w:noProof/>
              <w:sz w:val="24"/>
              <w:lang w:val="en-CA" w:bidi="ar-SA"/>
            </w:rPr>
          </w:pPr>
          <w:hyperlink w:anchor="_Toc32994023" w:history="1">
            <w:r w:rsidRPr="00AA6EC7">
              <w:rPr>
                <w:rStyle w:val="Hyperlink"/>
                <w:noProof/>
                <w:lang w:val="en-CA"/>
              </w:rPr>
              <w:t>Neighbourhood (neighbourhood_mun)</w:t>
            </w:r>
            <w:r>
              <w:rPr>
                <w:noProof/>
                <w:webHidden/>
              </w:rPr>
              <w:tab/>
            </w:r>
            <w:r>
              <w:rPr>
                <w:noProof/>
                <w:webHidden/>
              </w:rPr>
              <w:fldChar w:fldCharType="begin"/>
            </w:r>
            <w:r>
              <w:rPr>
                <w:noProof/>
                <w:webHidden/>
              </w:rPr>
              <w:instrText xml:space="preserve"> PAGEREF _Toc32994023 \h </w:instrText>
            </w:r>
            <w:r>
              <w:rPr>
                <w:noProof/>
                <w:webHidden/>
              </w:rPr>
            </w:r>
            <w:r>
              <w:rPr>
                <w:noProof/>
                <w:webHidden/>
              </w:rPr>
              <w:fldChar w:fldCharType="separate"/>
            </w:r>
            <w:r>
              <w:rPr>
                <w:noProof/>
                <w:webHidden/>
              </w:rPr>
              <w:t>191</w:t>
            </w:r>
            <w:r>
              <w:rPr>
                <w:noProof/>
                <w:webHidden/>
              </w:rPr>
              <w:fldChar w:fldCharType="end"/>
            </w:r>
          </w:hyperlink>
        </w:p>
        <w:p w14:paraId="27521035" w14:textId="6CE97B6B" w:rsidR="008A3FC0" w:rsidRDefault="008A3FC0">
          <w:pPr>
            <w:pStyle w:val="TOC2"/>
            <w:tabs>
              <w:tab w:val="right" w:leader="dot" w:pos="9350"/>
            </w:tabs>
            <w:rPr>
              <w:rFonts w:cstheme="minorBidi"/>
              <w:noProof/>
              <w:sz w:val="24"/>
              <w:lang w:val="en-CA" w:bidi="ar-SA"/>
            </w:rPr>
          </w:pPr>
          <w:hyperlink w:anchor="_Toc32994024" w:history="1">
            <w:r w:rsidRPr="00AA6EC7">
              <w:rPr>
                <w:rStyle w:val="Hyperlink"/>
                <w:noProof/>
                <w:lang w:val="en-CA"/>
              </w:rPr>
              <w:t>Land Use (landuse_mun)</w:t>
            </w:r>
            <w:r>
              <w:rPr>
                <w:noProof/>
                <w:webHidden/>
              </w:rPr>
              <w:tab/>
            </w:r>
            <w:r>
              <w:rPr>
                <w:noProof/>
                <w:webHidden/>
              </w:rPr>
              <w:fldChar w:fldCharType="begin"/>
            </w:r>
            <w:r>
              <w:rPr>
                <w:noProof/>
                <w:webHidden/>
              </w:rPr>
              <w:instrText xml:space="preserve"> PAGEREF _Toc32994024 \h </w:instrText>
            </w:r>
            <w:r>
              <w:rPr>
                <w:noProof/>
                <w:webHidden/>
              </w:rPr>
            </w:r>
            <w:r>
              <w:rPr>
                <w:noProof/>
                <w:webHidden/>
              </w:rPr>
              <w:fldChar w:fldCharType="separate"/>
            </w:r>
            <w:r>
              <w:rPr>
                <w:noProof/>
                <w:webHidden/>
              </w:rPr>
              <w:t>191</w:t>
            </w:r>
            <w:r>
              <w:rPr>
                <w:noProof/>
                <w:webHidden/>
              </w:rPr>
              <w:fldChar w:fldCharType="end"/>
            </w:r>
          </w:hyperlink>
        </w:p>
        <w:p w14:paraId="12448AE9" w14:textId="0966C9DA" w:rsidR="008A3FC0" w:rsidRDefault="008A3FC0">
          <w:pPr>
            <w:pStyle w:val="TOC2"/>
            <w:tabs>
              <w:tab w:val="right" w:leader="dot" w:pos="9350"/>
            </w:tabs>
            <w:rPr>
              <w:rFonts w:cstheme="minorBidi"/>
              <w:noProof/>
              <w:sz w:val="24"/>
              <w:lang w:val="en-CA" w:bidi="ar-SA"/>
            </w:rPr>
          </w:pPr>
          <w:hyperlink w:anchor="_Toc32994025" w:history="1">
            <w:r w:rsidRPr="00AA6EC7">
              <w:rPr>
                <w:rStyle w:val="Hyperlink"/>
                <w:noProof/>
                <w:lang w:val="en-CA"/>
              </w:rPr>
              <w:t>Land Cover (landcover_mun)</w:t>
            </w:r>
            <w:r>
              <w:rPr>
                <w:noProof/>
                <w:webHidden/>
              </w:rPr>
              <w:tab/>
            </w:r>
            <w:r>
              <w:rPr>
                <w:noProof/>
                <w:webHidden/>
              </w:rPr>
              <w:fldChar w:fldCharType="begin"/>
            </w:r>
            <w:r>
              <w:rPr>
                <w:noProof/>
                <w:webHidden/>
              </w:rPr>
              <w:instrText xml:space="preserve"> PAGEREF _Toc32994025 \h </w:instrText>
            </w:r>
            <w:r>
              <w:rPr>
                <w:noProof/>
                <w:webHidden/>
              </w:rPr>
            </w:r>
            <w:r>
              <w:rPr>
                <w:noProof/>
                <w:webHidden/>
              </w:rPr>
              <w:fldChar w:fldCharType="separate"/>
            </w:r>
            <w:r>
              <w:rPr>
                <w:noProof/>
                <w:webHidden/>
              </w:rPr>
              <w:t>192</w:t>
            </w:r>
            <w:r>
              <w:rPr>
                <w:noProof/>
                <w:webHidden/>
              </w:rPr>
              <w:fldChar w:fldCharType="end"/>
            </w:r>
          </w:hyperlink>
        </w:p>
        <w:p w14:paraId="6A91D553" w14:textId="2FBE60C6" w:rsidR="008A3FC0" w:rsidRDefault="008A3FC0">
          <w:pPr>
            <w:pStyle w:val="TOC2"/>
            <w:tabs>
              <w:tab w:val="right" w:leader="dot" w:pos="9350"/>
            </w:tabs>
            <w:rPr>
              <w:rFonts w:cstheme="minorBidi"/>
              <w:noProof/>
              <w:sz w:val="24"/>
              <w:lang w:val="en-CA" w:bidi="ar-SA"/>
            </w:rPr>
          </w:pPr>
          <w:hyperlink w:anchor="_Toc32994026" w:history="1">
            <w:r w:rsidRPr="00AA6EC7">
              <w:rPr>
                <w:rStyle w:val="Hyperlink"/>
                <w:noProof/>
                <w:lang w:val="en-CA"/>
              </w:rPr>
              <w:t>Point of Interest (pointofinterest_mun)</w:t>
            </w:r>
            <w:r>
              <w:rPr>
                <w:noProof/>
                <w:webHidden/>
              </w:rPr>
              <w:tab/>
            </w:r>
            <w:r>
              <w:rPr>
                <w:noProof/>
                <w:webHidden/>
              </w:rPr>
              <w:fldChar w:fldCharType="begin"/>
            </w:r>
            <w:r>
              <w:rPr>
                <w:noProof/>
                <w:webHidden/>
              </w:rPr>
              <w:instrText xml:space="preserve"> PAGEREF _Toc32994026 \h </w:instrText>
            </w:r>
            <w:r>
              <w:rPr>
                <w:noProof/>
                <w:webHidden/>
              </w:rPr>
            </w:r>
            <w:r>
              <w:rPr>
                <w:noProof/>
                <w:webHidden/>
              </w:rPr>
              <w:fldChar w:fldCharType="separate"/>
            </w:r>
            <w:r>
              <w:rPr>
                <w:noProof/>
                <w:webHidden/>
              </w:rPr>
              <w:t>192</w:t>
            </w:r>
            <w:r>
              <w:rPr>
                <w:noProof/>
                <w:webHidden/>
              </w:rPr>
              <w:fldChar w:fldCharType="end"/>
            </w:r>
          </w:hyperlink>
        </w:p>
        <w:p w14:paraId="77B1B255" w14:textId="6DE30CC4" w:rsidR="008A3FC0" w:rsidRDefault="008A3FC0">
          <w:pPr>
            <w:pStyle w:val="TOC2"/>
            <w:tabs>
              <w:tab w:val="right" w:leader="dot" w:pos="9350"/>
            </w:tabs>
            <w:rPr>
              <w:rFonts w:cstheme="minorBidi"/>
              <w:noProof/>
              <w:sz w:val="24"/>
              <w:lang w:val="en-CA" w:bidi="ar-SA"/>
            </w:rPr>
          </w:pPr>
          <w:hyperlink w:anchor="_Toc32994027" w:history="1">
            <w:r w:rsidRPr="00AA6EC7">
              <w:rPr>
                <w:rStyle w:val="Hyperlink"/>
                <w:noProof/>
                <w:lang w:val="en-CA"/>
              </w:rPr>
              <w:t>Road Segment (roadsegment_mun)</w:t>
            </w:r>
            <w:r>
              <w:rPr>
                <w:noProof/>
                <w:webHidden/>
              </w:rPr>
              <w:tab/>
            </w:r>
            <w:r>
              <w:rPr>
                <w:noProof/>
                <w:webHidden/>
              </w:rPr>
              <w:fldChar w:fldCharType="begin"/>
            </w:r>
            <w:r>
              <w:rPr>
                <w:noProof/>
                <w:webHidden/>
              </w:rPr>
              <w:instrText xml:space="preserve"> PAGEREF _Toc32994027 \h </w:instrText>
            </w:r>
            <w:r>
              <w:rPr>
                <w:noProof/>
                <w:webHidden/>
              </w:rPr>
            </w:r>
            <w:r>
              <w:rPr>
                <w:noProof/>
                <w:webHidden/>
              </w:rPr>
              <w:fldChar w:fldCharType="separate"/>
            </w:r>
            <w:r>
              <w:rPr>
                <w:noProof/>
                <w:webHidden/>
              </w:rPr>
              <w:t>192</w:t>
            </w:r>
            <w:r>
              <w:rPr>
                <w:noProof/>
                <w:webHidden/>
              </w:rPr>
              <w:fldChar w:fldCharType="end"/>
            </w:r>
          </w:hyperlink>
        </w:p>
        <w:p w14:paraId="77135745" w14:textId="5C697DCC" w:rsidR="008A3FC0" w:rsidRDefault="008A3FC0">
          <w:pPr>
            <w:pStyle w:val="TOC2"/>
            <w:tabs>
              <w:tab w:val="right" w:leader="dot" w:pos="9350"/>
            </w:tabs>
            <w:rPr>
              <w:rFonts w:cstheme="minorBidi"/>
              <w:noProof/>
              <w:sz w:val="24"/>
              <w:lang w:val="en-CA" w:bidi="ar-SA"/>
            </w:rPr>
          </w:pPr>
          <w:hyperlink w:anchor="_Toc32994028" w:history="1">
            <w:r w:rsidRPr="00AA6EC7">
              <w:rPr>
                <w:rStyle w:val="Hyperlink"/>
                <w:noProof/>
                <w:lang w:val="en-CA"/>
              </w:rPr>
              <w:t>Intersect Neighbourhood (generated via ArcGIS process)</w:t>
            </w:r>
            <w:r>
              <w:rPr>
                <w:noProof/>
                <w:webHidden/>
              </w:rPr>
              <w:tab/>
            </w:r>
            <w:r>
              <w:rPr>
                <w:noProof/>
                <w:webHidden/>
              </w:rPr>
              <w:fldChar w:fldCharType="begin"/>
            </w:r>
            <w:r>
              <w:rPr>
                <w:noProof/>
                <w:webHidden/>
              </w:rPr>
              <w:instrText xml:space="preserve"> PAGEREF _Toc32994028 \h </w:instrText>
            </w:r>
            <w:r>
              <w:rPr>
                <w:noProof/>
                <w:webHidden/>
              </w:rPr>
            </w:r>
            <w:r>
              <w:rPr>
                <w:noProof/>
                <w:webHidden/>
              </w:rPr>
              <w:fldChar w:fldCharType="separate"/>
            </w:r>
            <w:r>
              <w:rPr>
                <w:noProof/>
                <w:webHidden/>
              </w:rPr>
              <w:t>192</w:t>
            </w:r>
            <w:r>
              <w:rPr>
                <w:noProof/>
                <w:webHidden/>
              </w:rPr>
              <w:fldChar w:fldCharType="end"/>
            </w:r>
          </w:hyperlink>
        </w:p>
        <w:p w14:paraId="3C07DD97" w14:textId="19CFDA63" w:rsidR="008A3FC0" w:rsidRDefault="008A3FC0">
          <w:pPr>
            <w:pStyle w:val="TOC2"/>
            <w:tabs>
              <w:tab w:val="right" w:leader="dot" w:pos="9350"/>
            </w:tabs>
            <w:rPr>
              <w:rFonts w:cstheme="minorBidi"/>
              <w:noProof/>
              <w:sz w:val="24"/>
              <w:lang w:val="en-CA" w:bidi="ar-SA"/>
            </w:rPr>
          </w:pPr>
          <w:hyperlink w:anchor="_Toc32994029" w:history="1">
            <w:r w:rsidRPr="00AA6EC7">
              <w:rPr>
                <w:rStyle w:val="Hyperlink"/>
                <w:noProof/>
                <w:lang w:val="en-CA"/>
              </w:rPr>
              <w:t>Near Land Use (generated via ArcGIS process)</w:t>
            </w:r>
            <w:r>
              <w:rPr>
                <w:noProof/>
                <w:webHidden/>
              </w:rPr>
              <w:tab/>
            </w:r>
            <w:r>
              <w:rPr>
                <w:noProof/>
                <w:webHidden/>
              </w:rPr>
              <w:fldChar w:fldCharType="begin"/>
            </w:r>
            <w:r>
              <w:rPr>
                <w:noProof/>
                <w:webHidden/>
              </w:rPr>
              <w:instrText xml:space="preserve"> PAGEREF _Toc32994029 \h </w:instrText>
            </w:r>
            <w:r>
              <w:rPr>
                <w:noProof/>
                <w:webHidden/>
              </w:rPr>
            </w:r>
            <w:r>
              <w:rPr>
                <w:noProof/>
                <w:webHidden/>
              </w:rPr>
              <w:fldChar w:fldCharType="separate"/>
            </w:r>
            <w:r>
              <w:rPr>
                <w:noProof/>
                <w:webHidden/>
              </w:rPr>
              <w:t>193</w:t>
            </w:r>
            <w:r>
              <w:rPr>
                <w:noProof/>
                <w:webHidden/>
              </w:rPr>
              <w:fldChar w:fldCharType="end"/>
            </w:r>
          </w:hyperlink>
        </w:p>
        <w:p w14:paraId="14CCB683" w14:textId="51B48A2F" w:rsidR="008A3FC0" w:rsidRDefault="008A3FC0">
          <w:pPr>
            <w:pStyle w:val="TOC2"/>
            <w:tabs>
              <w:tab w:val="right" w:leader="dot" w:pos="9350"/>
            </w:tabs>
            <w:rPr>
              <w:rFonts w:cstheme="minorBidi"/>
              <w:noProof/>
              <w:sz w:val="24"/>
              <w:lang w:val="en-CA" w:bidi="ar-SA"/>
            </w:rPr>
          </w:pPr>
          <w:hyperlink w:anchor="_Toc32994030" w:history="1">
            <w:r w:rsidRPr="00AA6EC7">
              <w:rPr>
                <w:rStyle w:val="Hyperlink"/>
                <w:noProof/>
                <w:lang w:val="en-CA"/>
              </w:rPr>
              <w:t>Near Land Cover (generated via ArcGIS process)</w:t>
            </w:r>
            <w:r>
              <w:rPr>
                <w:noProof/>
                <w:webHidden/>
              </w:rPr>
              <w:tab/>
            </w:r>
            <w:r>
              <w:rPr>
                <w:noProof/>
                <w:webHidden/>
              </w:rPr>
              <w:fldChar w:fldCharType="begin"/>
            </w:r>
            <w:r>
              <w:rPr>
                <w:noProof/>
                <w:webHidden/>
              </w:rPr>
              <w:instrText xml:space="preserve"> PAGEREF _Toc32994030 \h </w:instrText>
            </w:r>
            <w:r>
              <w:rPr>
                <w:noProof/>
                <w:webHidden/>
              </w:rPr>
            </w:r>
            <w:r>
              <w:rPr>
                <w:noProof/>
                <w:webHidden/>
              </w:rPr>
              <w:fldChar w:fldCharType="separate"/>
            </w:r>
            <w:r>
              <w:rPr>
                <w:noProof/>
                <w:webHidden/>
              </w:rPr>
              <w:t>193</w:t>
            </w:r>
            <w:r>
              <w:rPr>
                <w:noProof/>
                <w:webHidden/>
              </w:rPr>
              <w:fldChar w:fldCharType="end"/>
            </w:r>
          </w:hyperlink>
        </w:p>
        <w:p w14:paraId="0C826C1A" w14:textId="4DFA8BE6" w:rsidR="008A3FC0" w:rsidRDefault="008A3FC0">
          <w:pPr>
            <w:pStyle w:val="TOC2"/>
            <w:tabs>
              <w:tab w:val="right" w:leader="dot" w:pos="9350"/>
            </w:tabs>
            <w:rPr>
              <w:rFonts w:cstheme="minorBidi"/>
              <w:noProof/>
              <w:sz w:val="24"/>
              <w:lang w:val="en-CA" w:bidi="ar-SA"/>
            </w:rPr>
          </w:pPr>
          <w:hyperlink w:anchor="_Toc32994031" w:history="1">
            <w:r w:rsidRPr="00AA6EC7">
              <w:rPr>
                <w:rStyle w:val="Hyperlink"/>
                <w:noProof/>
                <w:lang w:val="en-CA"/>
              </w:rPr>
              <w:t>Near POI (generated via ArcGIS process)</w:t>
            </w:r>
            <w:r>
              <w:rPr>
                <w:noProof/>
                <w:webHidden/>
              </w:rPr>
              <w:tab/>
            </w:r>
            <w:r>
              <w:rPr>
                <w:noProof/>
                <w:webHidden/>
              </w:rPr>
              <w:fldChar w:fldCharType="begin"/>
            </w:r>
            <w:r>
              <w:rPr>
                <w:noProof/>
                <w:webHidden/>
              </w:rPr>
              <w:instrText xml:space="preserve"> PAGEREF _Toc32994031 \h </w:instrText>
            </w:r>
            <w:r>
              <w:rPr>
                <w:noProof/>
                <w:webHidden/>
              </w:rPr>
            </w:r>
            <w:r>
              <w:rPr>
                <w:noProof/>
                <w:webHidden/>
              </w:rPr>
              <w:fldChar w:fldCharType="separate"/>
            </w:r>
            <w:r>
              <w:rPr>
                <w:noProof/>
                <w:webHidden/>
              </w:rPr>
              <w:t>193</w:t>
            </w:r>
            <w:r>
              <w:rPr>
                <w:noProof/>
                <w:webHidden/>
              </w:rPr>
              <w:fldChar w:fldCharType="end"/>
            </w:r>
          </w:hyperlink>
        </w:p>
        <w:p w14:paraId="6D1DC623" w14:textId="795F8C4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6" w:name="_Toc520725368"/>
      <w:bookmarkStart w:id="7" w:name="_Toc520725369"/>
      <w:bookmarkStart w:id="8" w:name="_Toc520725370"/>
      <w:bookmarkStart w:id="9" w:name="_Toc520725371"/>
      <w:bookmarkStart w:id="10" w:name="_Toc520725372"/>
      <w:bookmarkStart w:id="11" w:name="_Toc520725373"/>
      <w:bookmarkStart w:id="12" w:name="_Toc520725374"/>
      <w:bookmarkStart w:id="13" w:name="_Toc520725375"/>
      <w:bookmarkStart w:id="14" w:name="_Toc520725376"/>
      <w:bookmarkStart w:id="15" w:name="_Toc520725377"/>
      <w:bookmarkStart w:id="16" w:name="_Toc520725378"/>
      <w:bookmarkStart w:id="17" w:name="_Toc520725379"/>
      <w:bookmarkStart w:id="18" w:name="_Toc520725380"/>
      <w:bookmarkStart w:id="19" w:name="_Toc520725381"/>
      <w:bookmarkStart w:id="20" w:name="_Toc520725382"/>
      <w:bookmarkStart w:id="21" w:name="_Toc520725383"/>
      <w:bookmarkStart w:id="22" w:name="_Toc520725384"/>
      <w:bookmarkStart w:id="23" w:name="_Toc520725385"/>
      <w:bookmarkStart w:id="24" w:name="_Toc520725386"/>
      <w:bookmarkStart w:id="25" w:name="_Toc520725387"/>
      <w:bookmarkStart w:id="26" w:name="_Toc520725388"/>
      <w:bookmarkStart w:id="27" w:name="_Toc520725389"/>
      <w:bookmarkStart w:id="28" w:name="_Toc520725390"/>
      <w:bookmarkStart w:id="29" w:name="_Toc520725391"/>
      <w:bookmarkStart w:id="30" w:name="_Toc520725392"/>
      <w:bookmarkStart w:id="31" w:name="_Toc520725393"/>
      <w:bookmarkStart w:id="32" w:name="_Ref462673063"/>
      <w:bookmarkStart w:id="33" w:name="_Toc32993918"/>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6549B4">
        <w:t>Purpose</w:t>
      </w:r>
      <w:bookmarkEnd w:id="32"/>
      <w:bookmarkEnd w:id="33"/>
    </w:p>
    <w:p w14:paraId="2AFF469D" w14:textId="6A865C77" w:rsidR="008F2010" w:rsidRDefault="006549B4" w:rsidP="00EA354A">
      <w:r>
        <w:t xml:space="preserve">The purpose of this document is to present </w:t>
      </w:r>
      <w:r w:rsidR="00552456">
        <w:t xml:space="preserve">the </w:t>
      </w:r>
      <w:r w:rsidR="009201DE">
        <w:t>current</w:t>
      </w:r>
      <w:r w:rsidR="00552456">
        <w:t xml:space="preserve"> release of the</w:t>
      </w:r>
      <w:commentRangeStart w:id="34"/>
      <w:r w:rsidR="00552456">
        <w:t xml:space="preserve"> iCity ontolog</w:t>
      </w:r>
      <w:r w:rsidR="00677C22">
        <w:t>ies</w:t>
      </w:r>
      <w:commentRangeEnd w:id="34"/>
      <w:r w:rsidR="00C94D04">
        <w:rPr>
          <w:rStyle w:val="CommentReference"/>
          <w:rFonts w:asciiTheme="minorHAnsi" w:eastAsiaTheme="minorEastAsia" w:hAnsiTheme="minorHAnsi"/>
          <w:lang w:val="en-US" w:bidi="en-US"/>
        </w:rPr>
        <w:commentReference w:id="34"/>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C94D04">
        <w:t>; when accessed with</w:t>
      </w:r>
      <w:r w:rsidR="00B74DA0">
        <w:t xml:space="preserve"> a web browser, each iCity ontology IRI dereferences to this documentation.</w:t>
      </w:r>
    </w:p>
    <w:p w14:paraId="2E7423CC" w14:textId="77777777" w:rsidR="004D2842" w:rsidRDefault="004D2842" w:rsidP="00EA354A">
      <w:pPr>
        <w:pStyle w:val="Heading1"/>
      </w:pPr>
      <w:bookmarkStart w:id="35" w:name="_Toc32993919"/>
      <w:r w:rsidRPr="004D2842">
        <w:t>Scope</w:t>
      </w:r>
      <w:bookmarkEnd w:id="35"/>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20760CE7"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are axiomatized in OWL 2</w:t>
      </w:r>
      <w:r w:rsidR="00663DAD">
        <w:t xml:space="preserve"> {Grau, 2008, OWL 2: The next step for OWL</w:t>
      </w:r>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6" w:name="_Toc32993920"/>
      <w:r w:rsidRPr="009B6F55">
        <w:t>Role of the Ontology</w:t>
      </w:r>
      <w:bookmarkEnd w:id="36"/>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 xml:space="preserve">not only for integration </w:t>
      </w:r>
      <w:r w:rsidR="00FD590F">
        <w:lastRenderedPageBreak/>
        <w:t>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09102C0D"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5702D6">
        <w:t xml:space="preserve">Figure </w:t>
      </w:r>
      <w:r w:rsidR="005702D6">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lastRenderedPageBreak/>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2410"/>
                    </a:xfrm>
                    <a:prstGeom prst="rect">
                      <a:avLst/>
                    </a:prstGeom>
                  </pic:spPr>
                </pic:pic>
              </a:graphicData>
            </a:graphic>
          </wp:inline>
        </w:drawing>
      </w:r>
    </w:p>
    <w:p w14:paraId="7FE2FAB9" w14:textId="5C78E5E7" w:rsidR="004A370E" w:rsidRDefault="00F367B8" w:rsidP="00F367B8">
      <w:pPr>
        <w:pStyle w:val="Caption"/>
      </w:pPr>
      <w:bookmarkStart w:id="37"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5702D6">
        <w:rPr>
          <w:noProof/>
        </w:rPr>
        <w:t>1</w:t>
      </w:r>
      <w:r w:rsidR="00FA06BD">
        <w:rPr>
          <w:noProof/>
        </w:rPr>
        <w:fldChar w:fldCharType="end"/>
      </w:r>
      <w:bookmarkEnd w:id="37"/>
      <w:r>
        <w:t xml:space="preserve">: iCity Knowledge Base </w:t>
      </w:r>
      <w:r w:rsidR="002E7622">
        <w:t xml:space="preserve">High-Level </w:t>
      </w:r>
      <w:r>
        <w:t>Architecture</w:t>
      </w:r>
    </w:p>
    <w:p w14:paraId="06791E59" w14:textId="77777777" w:rsidR="00F367B8" w:rsidRDefault="00F367B8" w:rsidP="004A370E">
      <w:pPr>
        <w:keepNext/>
      </w:pPr>
    </w:p>
    <w:p w14:paraId="359A4500" w14:textId="48331DD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5702D6">
        <w:t>9</w:t>
      </w:r>
      <w:r w:rsidR="004816C9">
        <w:fldChar w:fldCharType="end"/>
      </w:r>
      <w:r w:rsidR="00BE6A2E">
        <w:t xml:space="preserve">.  </w:t>
      </w:r>
    </w:p>
    <w:p w14:paraId="52EB3871" w14:textId="405DCC66" w:rsidR="006A044F" w:rsidRDefault="006A044F" w:rsidP="00EA354A">
      <w:pPr>
        <w:pStyle w:val="Heading1"/>
      </w:pPr>
      <w:bookmarkStart w:id="38" w:name="_Ref462673081"/>
      <w:bookmarkStart w:id="39" w:name="_Toc32993921"/>
      <w:r>
        <w:t xml:space="preserve">Development </w:t>
      </w:r>
      <w:r w:rsidR="00A0372F">
        <w:t>Approach</w:t>
      </w:r>
      <w:bookmarkEnd w:id="39"/>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7517AF">
      <w:pPr>
        <w:pStyle w:val="ListParagraph"/>
        <w:numPr>
          <w:ilvl w:val="0"/>
          <w:numId w:val="30"/>
        </w:numPr>
      </w:pPr>
      <w:r>
        <w:t>Requirements gather</w:t>
      </w:r>
      <w:r w:rsidR="001C7E03">
        <w:t>: developing a clear understanding of the domain and required scope of the ontology. This activity is facilitated with the identification of motivating scenarios 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7517AF">
      <w:pPr>
        <w:pStyle w:val="ListParagraph"/>
        <w:numPr>
          <w:ilvl w:val="0"/>
          <w:numId w:val="30"/>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7517AF">
      <w:pPr>
        <w:pStyle w:val="ListParagraph"/>
        <w:numPr>
          <w:ilvl w:val="0"/>
          <w:numId w:val="30"/>
        </w:numPr>
      </w:pPr>
      <w:r>
        <w:lastRenderedPageBreak/>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21E627BB" w14:textId="5D74AAD3" w:rsidR="00370319" w:rsidRDefault="00370319" w:rsidP="007517AF">
      <w:pPr>
        <w:pStyle w:val="ListParagraph"/>
        <w:numPr>
          <w:ilvl w:val="0"/>
          <w:numId w:val="30"/>
        </w:numPr>
      </w:pPr>
      <w:bookmarkStart w:id="40" w:name="_Ref21706188"/>
      <w:bookmarkStart w:id="41" w:name="_Ref21707177"/>
      <w:bookmarkStart w:id="42"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7517AF">
      <w:pPr>
        <w:pStyle w:val="ListParagraph"/>
        <w:numPr>
          <w:ilvl w:val="1"/>
          <w:numId w:val="30"/>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7517AF">
      <w:pPr>
        <w:pStyle w:val="ListParagraph"/>
        <w:numPr>
          <w:ilvl w:val="1"/>
          <w:numId w:val="30"/>
        </w:numPr>
      </w:pPr>
      <w:r>
        <w:rPr>
          <w:i/>
        </w:rPr>
        <w:t>Competency:</w:t>
      </w:r>
      <w:r>
        <w:t xml:space="preserve"> The ontologies shall be assessed against the Competency Questions specified in the Requirements stage.</w:t>
      </w:r>
    </w:p>
    <w:p w14:paraId="07BE8B3A" w14:textId="1748F0E2" w:rsidR="00370319" w:rsidRPr="005F7DA5" w:rsidRDefault="00370319" w:rsidP="00E53F9D">
      <w:pPr>
        <w:pStyle w:val="ListParagraph"/>
        <w:numPr>
          <w:ilvl w:val="0"/>
          <w:numId w:val="30"/>
        </w:numPr>
      </w:pPr>
      <w:r w:rsidRPr="00E53F9D">
        <w:t>Application:</w:t>
      </w:r>
      <w:r>
        <w:rPr>
          <w:i/>
        </w:rPr>
        <w:t xml:space="preserve"> </w:t>
      </w:r>
      <w:r>
        <w:t>The ontology shall be applied in a variety of case studies to serve as a concrete demonstration of its viability as a solution for several of the motivating scenarios.</w:t>
      </w:r>
      <w:r w:rsidR="000A327F">
        <w:t xml:space="preserve"> A key aspect in all applications </w:t>
      </w:r>
      <w:r w:rsidR="00A178EE">
        <w:t>will be</w:t>
      </w:r>
      <w:r w:rsidR="000A327F">
        <w:t xml:space="preserve"> the definition of instances</w:t>
      </w:r>
      <w:r w:rsidR="00A178EE">
        <w:t xml:space="preserve"> via the ontology</w:t>
      </w:r>
      <w:r w:rsidR="000A327F">
        <w:t xml:space="preserve">. This </w:t>
      </w:r>
      <w:r w:rsidR="00A178EE">
        <w:t>will be</w:t>
      </w:r>
      <w:r w:rsidR="000A327F">
        <w:t xml:space="preserve"> accomplished with the specification (and materialization) of R2RML mappings from existing data sources to the ontology. These mappings illustrate the adequacy of the ontology to capture data from relevant sources. Th</w:t>
      </w:r>
      <w:r w:rsidR="00610E67">
        <w:t>e</w:t>
      </w:r>
      <w:r w:rsidR="000A327F">
        <w:t xml:space="preserve"> process</w:t>
      </w:r>
      <w:r w:rsidR="00E53F9D">
        <w:t>es involved</w:t>
      </w:r>
      <w:r w:rsidR="000A327F">
        <w:t xml:space="preserve"> </w:t>
      </w:r>
      <w:r w:rsidR="00E53F9D">
        <w:t xml:space="preserve">are </w:t>
      </w:r>
      <w:r w:rsidR="000A327F">
        <w:t>described in greater detail later in the report.</w:t>
      </w:r>
      <w:r>
        <w:t xml:space="preserve"> </w:t>
      </w:r>
    </w:p>
    <w:p w14:paraId="157488CD" w14:textId="77B10EE0" w:rsidR="00EF379A" w:rsidRDefault="00EF379A" w:rsidP="00DE747E">
      <w:pPr>
        <w:pStyle w:val="Heading1"/>
      </w:pPr>
      <w:bookmarkStart w:id="43" w:name="_Toc32993922"/>
      <w:r>
        <w:t>Requirements</w:t>
      </w:r>
      <w:bookmarkEnd w:id="40"/>
      <w:bookmarkEnd w:id="41"/>
      <w:bookmarkEnd w:id="42"/>
      <w:bookmarkEnd w:id="43"/>
    </w:p>
    <w:p w14:paraId="2026B50B" w14:textId="3D2E6C10"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5702D6">
        <w:t xml:space="preserve">Table </w:t>
      </w:r>
      <w:r w:rsidR="005702D6">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76DE1FDB" w:rsidR="00B94D2C" w:rsidRDefault="00B94D2C" w:rsidP="00B94D2C">
      <w:pPr>
        <w:pStyle w:val="Caption"/>
        <w:keepNext/>
      </w:pPr>
      <w:bookmarkStart w:id="44" w:name="_Ref19780482"/>
      <w:r>
        <w:t xml:space="preserve">Table </w:t>
      </w:r>
      <w:fldSimple w:instr=" SEQ Table \* ARABIC ">
        <w:r w:rsidR="005702D6">
          <w:rPr>
            <w:noProof/>
          </w:rPr>
          <w:t>1</w:t>
        </w:r>
      </w:fldSimple>
      <w:bookmarkEnd w:id="44"/>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7517AF">
            <w:pPr>
              <w:pStyle w:val="ListParagraph"/>
              <w:numPr>
                <w:ilvl w:val="0"/>
                <w:numId w:val="24"/>
              </w:numPr>
              <w:ind w:left="459" w:hanging="284"/>
            </w:pPr>
            <w:r>
              <w:t>Population:</w:t>
            </w:r>
          </w:p>
          <w:p w14:paraId="2D77E313" w14:textId="77777777" w:rsidR="00B94D2C" w:rsidRDefault="00B94D2C" w:rsidP="007517AF">
            <w:pPr>
              <w:pStyle w:val="ListParagraph"/>
              <w:numPr>
                <w:ilvl w:val="1"/>
                <w:numId w:val="24"/>
              </w:numPr>
              <w:ind w:left="742"/>
            </w:pPr>
            <w:r>
              <w:t>People</w:t>
            </w:r>
          </w:p>
          <w:p w14:paraId="6B4F0925" w14:textId="77777777" w:rsidR="00B94D2C" w:rsidRDefault="00B94D2C" w:rsidP="007517AF">
            <w:pPr>
              <w:pStyle w:val="ListParagraph"/>
              <w:numPr>
                <w:ilvl w:val="1"/>
                <w:numId w:val="24"/>
              </w:numPr>
              <w:ind w:left="742"/>
            </w:pPr>
            <w:r>
              <w:t>Households</w:t>
            </w:r>
          </w:p>
          <w:p w14:paraId="521EC7F4" w14:textId="77777777" w:rsidR="00B94D2C" w:rsidRDefault="00B94D2C" w:rsidP="007517AF">
            <w:pPr>
              <w:pStyle w:val="ListParagraph"/>
              <w:numPr>
                <w:ilvl w:val="1"/>
                <w:numId w:val="24"/>
              </w:numPr>
              <w:ind w:left="742"/>
            </w:pPr>
            <w:r>
              <w:lastRenderedPageBreak/>
              <w:t>Jobs</w:t>
            </w:r>
          </w:p>
          <w:p w14:paraId="01E9AAB2" w14:textId="77777777" w:rsidR="00B94D2C" w:rsidRDefault="00B94D2C" w:rsidP="007517AF">
            <w:pPr>
              <w:pStyle w:val="ListParagraph"/>
              <w:numPr>
                <w:ilvl w:val="1"/>
                <w:numId w:val="24"/>
              </w:numPr>
              <w:ind w:left="742"/>
            </w:pPr>
            <w:r>
              <w:t>Schedules</w:t>
            </w:r>
          </w:p>
          <w:p w14:paraId="7C4613FA" w14:textId="77777777" w:rsidR="00B94D2C" w:rsidRDefault="00B94D2C" w:rsidP="007517AF">
            <w:pPr>
              <w:pStyle w:val="ListParagraph"/>
              <w:numPr>
                <w:ilvl w:val="1"/>
                <w:numId w:val="24"/>
              </w:numPr>
              <w:ind w:left="742"/>
            </w:pPr>
            <w:r>
              <w:t>Means of travel</w:t>
            </w:r>
          </w:p>
          <w:p w14:paraId="27794932" w14:textId="77777777" w:rsidR="00B94D2C" w:rsidRDefault="00B94D2C" w:rsidP="007517AF">
            <w:pPr>
              <w:pStyle w:val="ListParagraph"/>
              <w:numPr>
                <w:ilvl w:val="0"/>
                <w:numId w:val="24"/>
              </w:numPr>
              <w:ind w:left="459" w:hanging="284"/>
            </w:pPr>
            <w:r>
              <w:t>Land Use</w:t>
            </w:r>
          </w:p>
          <w:p w14:paraId="72F9D8CE" w14:textId="77777777" w:rsidR="00B94D2C" w:rsidRDefault="00B94D2C" w:rsidP="007517AF">
            <w:pPr>
              <w:pStyle w:val="ListParagraph"/>
              <w:numPr>
                <w:ilvl w:val="1"/>
                <w:numId w:val="24"/>
              </w:numPr>
              <w:ind w:left="742"/>
            </w:pPr>
            <w:r>
              <w:t>Types of land use</w:t>
            </w:r>
          </w:p>
          <w:p w14:paraId="75FF4846" w14:textId="77777777" w:rsidR="00B94D2C" w:rsidRDefault="00B94D2C" w:rsidP="007517AF">
            <w:pPr>
              <w:pStyle w:val="ListParagraph"/>
              <w:numPr>
                <w:ilvl w:val="1"/>
                <w:numId w:val="24"/>
              </w:numPr>
              <w:ind w:left="742"/>
            </w:pPr>
            <w:r>
              <w:t>Occupied space</w:t>
            </w:r>
          </w:p>
          <w:p w14:paraId="5D84A5EE" w14:textId="77777777" w:rsidR="00B94D2C" w:rsidRDefault="00B94D2C" w:rsidP="007517AF">
            <w:pPr>
              <w:pStyle w:val="ListParagraph"/>
              <w:numPr>
                <w:ilvl w:val="0"/>
                <w:numId w:val="24"/>
              </w:numPr>
              <w:ind w:left="459" w:hanging="284"/>
            </w:pPr>
            <w:r>
              <w:t>Transportation</w:t>
            </w:r>
          </w:p>
          <w:p w14:paraId="44DE8915" w14:textId="77777777" w:rsidR="00B94D2C" w:rsidRDefault="00B94D2C" w:rsidP="007517AF">
            <w:pPr>
              <w:pStyle w:val="ListParagraph"/>
              <w:numPr>
                <w:ilvl w:val="1"/>
                <w:numId w:val="24"/>
              </w:numPr>
              <w:ind w:left="742"/>
            </w:pPr>
            <w:r>
              <w:t>Road networks</w:t>
            </w:r>
          </w:p>
          <w:p w14:paraId="283DBA81" w14:textId="77777777" w:rsidR="00B94D2C" w:rsidRDefault="00B94D2C" w:rsidP="007517AF">
            <w:pPr>
              <w:pStyle w:val="ListParagraph"/>
              <w:numPr>
                <w:ilvl w:val="1"/>
                <w:numId w:val="24"/>
              </w:numPr>
              <w:ind w:left="742"/>
            </w:pPr>
            <w:r>
              <w:t>Transit networks</w:t>
            </w:r>
          </w:p>
          <w:p w14:paraId="6328B277" w14:textId="77777777" w:rsidR="00B94D2C" w:rsidRDefault="00B94D2C" w:rsidP="007517AF">
            <w:pPr>
              <w:pStyle w:val="ListParagraph"/>
              <w:numPr>
                <w:ilvl w:val="1"/>
                <w:numId w:val="24"/>
              </w:numPr>
              <w:ind w:left="742"/>
            </w:pPr>
            <w:r>
              <w:t>Transportation modes and characteristics of (e.g. access points)</w:t>
            </w:r>
          </w:p>
          <w:p w14:paraId="2B5363A3" w14:textId="77777777" w:rsidR="00B94D2C" w:rsidRPr="00C5720F" w:rsidRDefault="00B94D2C" w:rsidP="007517AF">
            <w:pPr>
              <w:pStyle w:val="ListParagraph"/>
              <w:numPr>
                <w:ilvl w:val="1"/>
                <w:numId w:val="2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7517AF">
            <w:pPr>
              <w:pStyle w:val="ListParagraph"/>
              <w:numPr>
                <w:ilvl w:val="0"/>
                <w:numId w:val="24"/>
              </w:numPr>
              <w:ind w:left="459" w:hanging="284"/>
            </w:pPr>
            <w:r w:rsidRPr="002E7B4F">
              <w:t xml:space="preserve">Demographic Update: </w:t>
            </w:r>
            <w:r>
              <w:t>changes to population (people, household structures)</w:t>
            </w:r>
          </w:p>
          <w:p w14:paraId="0A0CE380" w14:textId="77777777" w:rsidR="00B94D2C" w:rsidRPr="002E7B4F" w:rsidRDefault="00B94D2C" w:rsidP="007517AF">
            <w:pPr>
              <w:pStyle w:val="ListParagraph"/>
              <w:numPr>
                <w:ilvl w:val="0"/>
                <w:numId w:val="24"/>
              </w:numPr>
              <w:ind w:left="459" w:hanging="284"/>
            </w:pPr>
            <w:r w:rsidRPr="002E7B4F">
              <w:t>Labour Market</w:t>
            </w:r>
            <w:r>
              <w:t>: changes to job situations</w:t>
            </w:r>
          </w:p>
          <w:p w14:paraId="2B805C59" w14:textId="77777777" w:rsidR="00B94D2C" w:rsidRDefault="00B94D2C" w:rsidP="007517AF">
            <w:pPr>
              <w:pStyle w:val="ListParagraph"/>
              <w:numPr>
                <w:ilvl w:val="0"/>
                <w:numId w:val="24"/>
              </w:numPr>
              <w:ind w:left="459" w:hanging="284"/>
            </w:pPr>
            <w:r w:rsidRPr="002E7B4F">
              <w:t>Housing Market</w:t>
            </w:r>
            <w:r>
              <w:t>: changes to housing situations</w:t>
            </w:r>
          </w:p>
          <w:p w14:paraId="76639AAB" w14:textId="77777777" w:rsidR="00B94D2C" w:rsidRPr="002E7B4F" w:rsidRDefault="00B94D2C" w:rsidP="007517AF">
            <w:pPr>
              <w:pStyle w:val="ListParagraph"/>
              <w:numPr>
                <w:ilvl w:val="0"/>
                <w:numId w:val="24"/>
              </w:numPr>
              <w:ind w:left="459" w:hanging="284"/>
            </w:pPr>
            <w:r w:rsidRPr="002E7B4F">
              <w:t>Auto Ownership</w:t>
            </w:r>
            <w:r>
              <w:t>: changes to auto ownership</w:t>
            </w:r>
          </w:p>
          <w:p w14:paraId="6631983E" w14:textId="77777777" w:rsidR="00B94D2C" w:rsidRDefault="00B94D2C" w:rsidP="007517AF">
            <w:pPr>
              <w:pStyle w:val="ListParagraph"/>
              <w:numPr>
                <w:ilvl w:val="0"/>
                <w:numId w:val="24"/>
              </w:numPr>
              <w:ind w:left="459" w:hanging="284"/>
            </w:pPr>
            <w:r>
              <w:t>Activity-Based Daily Travel: activity schedules and associated travel</w:t>
            </w:r>
          </w:p>
          <w:p w14:paraId="17AA61C3" w14:textId="77777777" w:rsidR="00B94D2C" w:rsidRDefault="00B94D2C" w:rsidP="007517AF">
            <w:pPr>
              <w:pStyle w:val="ListParagraph"/>
              <w:numPr>
                <w:ilvl w:val="0"/>
                <w:numId w:val="24"/>
              </w:numPr>
              <w:ind w:left="459" w:hanging="284"/>
            </w:pPr>
            <w:r w:rsidRPr="002E7B4F">
              <w:t>Transportation Emissions &amp; Dispersed Pollution Concentrations</w:t>
            </w:r>
          </w:p>
          <w:p w14:paraId="7E752424" w14:textId="77777777" w:rsidR="00B94D2C" w:rsidRPr="00875D9F" w:rsidRDefault="00B94D2C" w:rsidP="007517AF">
            <w:pPr>
              <w:pStyle w:val="ListParagraph"/>
              <w:numPr>
                <w:ilvl w:val="0"/>
                <w:numId w:val="2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w:t>
      </w:r>
      <w:r w:rsidR="00184455">
        <w:lastRenderedPageBreak/>
        <w:t xml:space="preserve">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39FB4D7B"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5" w:name="_Ref31179355"/>
      <w:bookmarkStart w:id="46" w:name="_Ref31179364"/>
      <w:bookmarkStart w:id="47" w:name="_Toc32993923"/>
      <w:r>
        <w:t>Motivating Scenario</w:t>
      </w:r>
      <w:r w:rsidR="006B41BB">
        <w:t>: Land Use and Transportation Simulation</w:t>
      </w:r>
      <w:bookmarkEnd w:id="45"/>
      <w:bookmarkEnd w:id="46"/>
      <w:bookmarkEnd w:id="47"/>
    </w:p>
    <w:p w14:paraId="50B5241F" w14:textId="6E2CA96F" w:rsidR="0040617A" w:rsidRDefault="00EA4B3F" w:rsidP="00EA4B3F">
      <w:pPr>
        <w:rPr>
          <w:lang w:val="en-US" w:bidi="en-US"/>
        </w:rPr>
      </w:pPr>
      <w:r>
        <w:rPr>
          <w:lang w:val="en-US" w:bidi="en-US"/>
        </w:rPr>
        <w:t>Reviewing the results of large-scale simulations, such as those generated by the ILUTE</w:t>
      </w:r>
      <w:r w:rsidR="00B03A04">
        <w:rPr>
          <w:lang w:val="en-US" w:bidi="en-US"/>
        </w:rPr>
        <w:t xml:space="preserve"> </w:t>
      </w:r>
      <w:r w:rsidR="00B03A04" w:rsidRPr="00B03A04">
        <w:rPr>
          <w:lang w:val="en-US" w:bidi="en-US"/>
        </w:rPr>
        <w:fldChar w:fldCharType="begin"/>
      </w:r>
      <w:r w:rsidR="009E5CF6">
        <w:rPr>
          <w:lang w:val="en-US" w:bidi="en-US"/>
        </w:rPr>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03A04" w:rsidRPr="00B03A04">
        <w:rPr>
          <w:lang w:val="en-US" w:bidi="en-US"/>
        </w:rPr>
        <w:fldChar w:fldCharType="separate"/>
      </w:r>
      <w:r w:rsidR="009E5CF6">
        <w:rPr>
          <w:noProof/>
          <w:lang w:val="en-US" w:bidi="en-US"/>
        </w:rPr>
        <w:t>[1]</w:t>
      </w:r>
      <w:r w:rsidR="00B03A04" w:rsidRPr="00B03A04">
        <w:rPr>
          <w:lang w:val="en-US" w:bidi="en-US"/>
        </w:rPr>
        <w:fldChar w:fldCharType="end"/>
      </w:r>
      <w:r>
        <w:rPr>
          <w:lang w:val="en-US" w:bidi="en-US"/>
        </w:rPr>
        <w:t xml:space="preserve"> and TASHA </w:t>
      </w:r>
      <w:r w:rsidR="009E5CF6">
        <w:rPr>
          <w:lang w:val="en-US" w:bidi="en-US"/>
        </w:rPr>
        <w:fldChar w:fldCharType="begin"/>
      </w:r>
      <w:r w:rsidR="009E5CF6">
        <w:rPr>
          <w:lang w:val="en-US" w:bidi="en-US"/>
        </w:rPr>
        <w:instrText xml:space="preserve"> ADDIN EN.CITE &lt;EndNote&gt;&lt;Cite&gt;&lt;Author&gt;Miller&lt;/Author&gt;&lt;Year&gt;2015&lt;/Year&gt;&lt;IDText&gt;Implementation of a “next generation” activity-based travel demand model: the Toronto case&lt;/IDText&gt;&lt;DisplayText&gt;[4]&lt;/DisplayText&gt;&lt;record&gt;&lt;titles&gt;&lt;title&gt;Implementation of a “next generation” activity-based travel demand model: the Toronto case&lt;/title&gt;&lt;secondary-title&gt;Presentation at the Travel Demand Modelling and Traffic Simulation Session of the 2015 Conference of the Transportation Association of Canada&lt;/secondary-title&gt;&lt;/titles&gt;&lt;contributors&gt;&lt;authors&gt;&lt;author&gt;Miller, Eric J&lt;/author&gt;&lt;author&gt;Vaughan, James&lt;/author&gt;&lt;author&gt;King, David&lt;/author&gt;&lt;author&gt;Austin, Matthew&lt;/author&gt;&lt;/authors&gt;&lt;/contributors&gt;&lt;added-date format="utc"&gt;1581528848&lt;/added-date&gt;&lt;ref-type name="Conference Proceeding"&gt;10&lt;/ref-type&gt;&lt;dates&gt;&lt;year&gt;2015&lt;/year&gt;&lt;/dates&gt;&lt;rec-number&gt;43&lt;/rec-number&gt;&lt;last-updated-date format="utc"&gt;1581528848&lt;/last-updated-date&gt;&lt;/record&gt;&lt;/Cite&gt;&lt;/EndNote&gt;</w:instrText>
      </w:r>
      <w:r w:rsidR="009E5CF6">
        <w:rPr>
          <w:lang w:val="en-US" w:bidi="en-US"/>
        </w:rPr>
        <w:fldChar w:fldCharType="separate"/>
      </w:r>
      <w:r w:rsidR="009E5CF6">
        <w:rPr>
          <w:noProof/>
          <w:lang w:val="en-US" w:bidi="en-US"/>
        </w:rPr>
        <w:t>[4]</w:t>
      </w:r>
      <w:r w:rsidR="009E5CF6">
        <w:rPr>
          <w:lang w:val="en-US" w:bidi="en-US"/>
        </w:rPr>
        <w:fldChar w:fldCharType="end"/>
      </w:r>
      <w:r>
        <w:rPr>
          <w:lang w:val="en-US" w:bidi="en-US"/>
        </w:rPr>
        <w:t xml:space="preserve">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lastRenderedPageBreak/>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8" w:name="_Ref31180594"/>
      <w:bookmarkStart w:id="49" w:name="_Toc32993924"/>
      <w:r>
        <w:t>Motivating Scenario: Transit Research</w:t>
      </w:r>
      <w:bookmarkEnd w:id="48"/>
      <w:bookmarkEnd w:id="49"/>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50" w:name="_Toc32993925"/>
      <w:r>
        <w:t>Motivating Scenario: Smart Parking Applications</w:t>
      </w:r>
      <w:bookmarkEnd w:id="50"/>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w:t>
      </w:r>
      <w:r w:rsidR="008D7FC4">
        <w:rPr>
          <w:lang w:val="en-US" w:bidi="en-US"/>
        </w:rPr>
        <w:lastRenderedPageBreak/>
        <w:t>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4CF45C62" w:rsidR="007F75FD" w:rsidRDefault="007F75FD" w:rsidP="007F75FD">
      <w:pPr>
        <w:ind w:left="720" w:hanging="360"/>
      </w:pPr>
      <w:r>
        <w:t>CQ</w:t>
      </w:r>
      <w:r w:rsidR="001216A3">
        <w:t>3</w:t>
      </w:r>
      <w:r>
        <w:t xml:space="preserve">-3 Is it accessible by disabled people, and if so how many parking </w:t>
      </w:r>
      <w:r w:rsidR="00001DAE">
        <w:t>sp</w:t>
      </w:r>
      <w:r>
        <w:t>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51" w:name="_Ref31185680"/>
      <w:bookmarkStart w:id="52" w:name="_Toc32993926"/>
      <w:r>
        <w:t xml:space="preserve">Motivating Scenario: </w:t>
      </w:r>
      <w:r w:rsidR="002358F6">
        <w:t xml:space="preserve">ATIS via </w:t>
      </w:r>
      <w:r>
        <w:t>IT-SoS</w:t>
      </w:r>
      <w:bookmarkEnd w:id="51"/>
      <w:bookmarkEnd w:id="52"/>
    </w:p>
    <w:p w14:paraId="45779DB1" w14:textId="77777777" w:rsidR="005D20D1" w:rsidRDefault="005D20D1" w:rsidP="005D20D1">
      <w:pPr>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37BD296E" w14:textId="77777777" w:rsidR="005D20D1" w:rsidRDefault="005D20D1" w:rsidP="005D20D1">
      <w:pPr>
        <w:rPr>
          <w:rFonts w:asciiTheme="majorBidi" w:hAnsiTheme="majorBidi" w:cstheme="majorBidi"/>
        </w:rPr>
      </w:pPr>
      <w:r>
        <w:rPr>
          <w:rFonts w:asciiTheme="majorBidi" w:hAnsiTheme="majorBidi" w:cstheme="majorBidi"/>
        </w:rPr>
        <w:t>To address this challenge, an architecture</w:t>
      </w:r>
      <w:r w:rsidRPr="009A7486">
        <w:rPr>
          <w:rFonts w:asciiTheme="majorBidi" w:hAnsiTheme="majorBidi" w:cstheme="majorBidi"/>
        </w:rPr>
        <w:t xml:space="preserve"> </w:t>
      </w:r>
      <w:r>
        <w:rPr>
          <w:rFonts w:asciiTheme="majorBidi" w:hAnsiTheme="majorBidi" w:cstheme="majorBidi"/>
        </w:rPr>
        <w:t xml:space="preserve">has been </w:t>
      </w:r>
      <w:r w:rsidRPr="009A7486">
        <w:rPr>
          <w:rFonts w:asciiTheme="majorBidi" w:hAnsiTheme="majorBidi" w:cstheme="majorBidi"/>
        </w:rPr>
        <w:t xml:space="preserve">designed to </w:t>
      </w:r>
      <w:r>
        <w:rPr>
          <w:rFonts w:asciiTheme="majorBidi" w:hAnsiTheme="majorBidi" w:cstheme="majorBidi"/>
        </w:rPr>
        <w:t>support</w:t>
      </w:r>
      <w:r w:rsidRPr="009A7486">
        <w:rPr>
          <w:rFonts w:asciiTheme="majorBidi" w:hAnsiTheme="majorBidi" w:cstheme="majorBidi"/>
        </w:rPr>
        <w:t xml:space="preserve"> scalable and </w:t>
      </w:r>
      <w:r>
        <w:rPr>
          <w:rFonts w:asciiTheme="majorBidi" w:hAnsiTheme="majorBidi" w:cstheme="majorBidi"/>
        </w:rPr>
        <w:t xml:space="preserve">extensible ITS applications </w:t>
      </w:r>
      <w:r w:rsidRPr="009A7486">
        <w:rPr>
          <w:rFonts w:asciiTheme="majorBidi" w:hAnsiTheme="majorBidi" w:cstheme="majorBidi"/>
        </w:rPr>
        <w:t xml:space="preserve">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w:t>
      </w:r>
      <w:r w:rsidRPr="009A7486">
        <w:rPr>
          <w:rFonts w:asciiTheme="majorBidi" w:hAnsiTheme="majorBidi" w:cstheme="majorBidi"/>
        </w:rPr>
        <w:lastRenderedPageBreak/>
        <w:t xml:space="preserve">representation by using well-known industrial protocols likes GTFS. Nevertheless, </w:t>
      </w:r>
      <w:r>
        <w:rPr>
          <w:rFonts w:asciiTheme="majorBidi" w:hAnsiTheme="majorBidi" w:cstheme="majorBidi"/>
        </w:rPr>
        <w:t xml:space="preserve">these solutions lack a formal semantics; </w:t>
      </w:r>
      <w:r w:rsidRPr="009A7486">
        <w:rPr>
          <w:rFonts w:asciiTheme="majorBidi" w:hAnsiTheme="majorBidi" w:cstheme="majorBidi"/>
        </w:rPr>
        <w:t>there is no common standard across systems to manage and exchange data and information.</w:t>
      </w:r>
    </w:p>
    <w:p w14:paraId="737CD403" w14:textId="0D1A16E7" w:rsidR="006B41BB"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architecture</w:t>
      </w:r>
      <w:r w:rsidR="003E24B8">
        <w:rPr>
          <w:lang w:val="en-US" w:bidi="en-US"/>
        </w:rPr>
        <w:t>, originally</w:t>
      </w:r>
      <w:r w:rsidR="002358F6">
        <w:rPr>
          <w:lang w:val="en-US" w:bidi="en-US"/>
        </w:rPr>
        <w:t xml:space="preserve"> proposed </w:t>
      </w:r>
      <w:r w:rsidR="008C0849">
        <w:rPr>
          <w:lang w:val="en-US" w:bidi="en-US"/>
        </w:rPr>
        <w:t xml:space="preserve">by </w:t>
      </w:r>
      <w:r w:rsidR="009E5CF6">
        <w:rPr>
          <w:lang w:val="en-US" w:bidi="en-US"/>
        </w:rPr>
        <w:fldChar w:fldCharType="begin"/>
      </w:r>
      <w:r w:rsidR="009E5CF6">
        <w:rPr>
          <w:lang w:val="en-US" w:bidi="en-US"/>
        </w:rPr>
        <w:instrText xml:space="preserve"> ADDIN EN.CITE &lt;EndNote&gt;&lt;Cite&gt;&lt;Author&gt;Elshenawy&lt;/Author&gt;&lt;Year&gt;2018&lt;/Year&gt;&lt;IDText&gt;Towards a service-oriented cyber–physical systems of systems for smart city mobility applications&lt;/IDText&gt;&lt;DisplayText&gt;[5]&lt;/DisplayText&gt;&lt;record&gt;&lt;isbn&gt;0167-739X&lt;/isbn&gt;&lt;titles&gt;&lt;title&gt;Towards a service-oriented cyber–physical systems of systems for smart city mobility applications&lt;/title&gt;&lt;secondary-title&gt;Future Generation Computer Systems&lt;/secondary-title&gt;&lt;/titles&gt;&lt;pages&gt;575-587&lt;/pages&gt;&lt;contributors&gt;&lt;authors&gt;&lt;author&gt;Elshenawy, Mohamed&lt;/author&gt;&lt;author&gt;Abdulhai, Baher&lt;/author&gt;&lt;author&gt;El-Darieby, Mohamed&lt;/author&gt;&lt;/authors&gt;&lt;/contributors&gt;&lt;added-date format="utc"&gt;1581528965&lt;/added-date&gt;&lt;ref-type name="Journal Article"&gt;17&lt;/ref-type&gt;&lt;dates&gt;&lt;year&gt;2018&lt;/year&gt;&lt;/dates&gt;&lt;rec-number&gt;44&lt;/rec-number&gt;&lt;last-updated-date format="utc"&gt;1581528965&lt;/last-updated-date&gt;&lt;volume&gt;79&lt;/volume&gt;&lt;/record&gt;&lt;/Cite&gt;&lt;/EndNote&gt;</w:instrText>
      </w:r>
      <w:r w:rsidR="009E5CF6">
        <w:rPr>
          <w:lang w:val="en-US" w:bidi="en-US"/>
        </w:rPr>
        <w:fldChar w:fldCharType="separate"/>
      </w:r>
      <w:r w:rsidR="009E5CF6">
        <w:rPr>
          <w:noProof/>
          <w:lang w:val="en-US" w:bidi="en-US"/>
        </w:rPr>
        <w:t>[5]</w:t>
      </w:r>
      <w:r w:rsidR="009E5CF6">
        <w:rPr>
          <w:lang w:val="en-US" w:bidi="en-US"/>
        </w:rPr>
        <w:fldChar w:fldCharType="end"/>
      </w:r>
      <w:r w:rsidR="003E24B8">
        <w:rPr>
          <w:lang w:val="en-US" w:bidi="en-US"/>
        </w:rPr>
        <w:t>, is intended to</w:t>
      </w:r>
      <w:r w:rsidR="002358F6">
        <w:rPr>
          <w:lang w:val="en-US" w:bidi="en-US"/>
        </w:rPr>
        <w:t xml:space="preserve"> leverage the ontology to support data integration. 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t>
      </w:r>
      <w:r w:rsidR="009D1641">
        <w:rPr>
          <w:lang w:val="en-US" w:bidi="en-US"/>
        </w:rPr>
        <w:t xml:space="preserve">must be capable of </w:t>
      </w:r>
      <w:r w:rsidR="003E24B8">
        <w:rPr>
          <w:lang w:val="en-US" w:bidi="en-US"/>
        </w:rPr>
        <w:t>captur</w:t>
      </w:r>
      <w:r w:rsidR="009D1641">
        <w:rPr>
          <w:lang w:val="en-US" w:bidi="en-US"/>
        </w:rPr>
        <w:t>ing</w:t>
      </w:r>
      <w:r w:rsidR="003E24B8">
        <w:rPr>
          <w:lang w:val="en-US" w:bidi="en-US"/>
        </w:rPr>
        <w:t xml:space="preserve"> data and formulat</w:t>
      </w:r>
      <w:r w:rsidR="009D1641">
        <w:rPr>
          <w:lang w:val="en-US" w:bidi="en-US"/>
        </w:rPr>
        <w:t>ing</w:t>
      </w:r>
      <w:r w:rsidR="002358F6">
        <w:rPr>
          <w:lang w:val="en-US" w:bidi="en-US"/>
        </w:rPr>
        <w:t xml:space="preserve"> competency questions regarding the traffic status</w:t>
      </w:r>
      <w:r w:rsidR="009052F6">
        <w:rPr>
          <w:lang w:val="en-US" w:bidi="en-US"/>
        </w:rPr>
        <w:t xml:space="preserve"> data</w:t>
      </w:r>
      <w:r w:rsidR="002358F6">
        <w:rPr>
          <w:lang w:val="en-US" w:bidi="en-US"/>
        </w:rPr>
        <w:t xml:space="preserve"> on various road segments in the transportation network.</w:t>
      </w:r>
      <w:r w:rsidR="00345187">
        <w:rPr>
          <w:lang w:val="en-US" w:bidi="en-US"/>
        </w:rPr>
        <w:t xml:space="preserve"> </w:t>
      </w:r>
    </w:p>
    <w:p w14:paraId="1D71AA90" w14:textId="0152C28A" w:rsidR="002358F6" w:rsidRPr="001216A3" w:rsidRDefault="002358F6" w:rsidP="001216A3">
      <w:pPr>
        <w:ind w:left="720" w:hanging="360"/>
      </w:pPr>
      <w:r w:rsidRPr="001216A3">
        <w:t>CQ</w:t>
      </w:r>
      <w:r w:rsidR="00893232">
        <w:t>4</w:t>
      </w:r>
      <w:r w:rsidR="00F86A2E" w:rsidRPr="001216A3">
        <w:t>-</w:t>
      </w:r>
      <w:r w:rsidRPr="001216A3">
        <w:t xml:space="preserve">1: What </w:t>
      </w:r>
      <w:r w:rsidR="009052F6">
        <w:t xml:space="preserve">are the averages of the </w:t>
      </w:r>
      <w:r w:rsidRPr="001216A3">
        <w:t>TTI_Max value</w:t>
      </w:r>
      <w:r w:rsidR="009052F6">
        <w:t>s that</w:t>
      </w:r>
      <w:r w:rsidRPr="001216A3">
        <w:t xml:space="preserve"> have been observed </w:t>
      </w:r>
      <w:r w:rsidR="009052F6">
        <w:t>over some period of time</w:t>
      </w:r>
      <w:r w:rsidRPr="001216A3">
        <w:t>?</w:t>
      </w:r>
    </w:p>
    <w:p w14:paraId="7483BF22" w14:textId="13DFAD7A" w:rsidR="002358F6" w:rsidRPr="001216A3" w:rsidRDefault="002358F6" w:rsidP="001216A3">
      <w:pPr>
        <w:ind w:left="720" w:hanging="360"/>
      </w:pPr>
      <w:r w:rsidRPr="001216A3">
        <w:t>CQ</w:t>
      </w:r>
      <w:r w:rsidR="00893232">
        <w:t>4</w:t>
      </w:r>
      <w:r w:rsidRPr="001216A3">
        <w:t xml:space="preserve">-2: What </w:t>
      </w:r>
      <w:r w:rsidR="009052F6">
        <w:t xml:space="preserve">are the averages of the </w:t>
      </w:r>
      <w:r w:rsidRPr="001216A3">
        <w:t>TTI_Max value</w:t>
      </w:r>
      <w:r w:rsidR="009052F6">
        <w:t>s that have been observed</w:t>
      </w:r>
      <w:r w:rsidRPr="001216A3">
        <w:t xml:space="preserve"> at some location?</w:t>
      </w:r>
    </w:p>
    <w:p w14:paraId="137884DE" w14:textId="38F85F39" w:rsidR="002358F6" w:rsidRPr="001216A3" w:rsidRDefault="002358F6" w:rsidP="001216A3">
      <w:pPr>
        <w:ind w:left="720" w:hanging="360"/>
      </w:pPr>
      <w:r w:rsidRPr="001216A3">
        <w:t>CQ</w:t>
      </w:r>
      <w:r w:rsidR="00893232">
        <w:t>4</w:t>
      </w:r>
      <w:r w:rsidRPr="001216A3">
        <w:t xml:space="preserve">-3: </w:t>
      </w:r>
      <w:r w:rsidR="00345187" w:rsidRPr="001216A3">
        <w:t xml:space="preserve">What </w:t>
      </w:r>
      <w:r w:rsidR="009052F6">
        <w:t>are the averages of</w:t>
      </w:r>
      <w:r w:rsidR="00345187" w:rsidRPr="001216A3">
        <w:t xml:space="preserve"> the TTI_Max value</w:t>
      </w:r>
      <w:r w:rsidR="009052F6">
        <w:t>s that have been observed</w:t>
      </w:r>
      <w:r w:rsidR="00345187" w:rsidRPr="001216A3">
        <w:t xml:space="preserve"> at some location, </w:t>
      </w:r>
      <w:r w:rsidR="009052F6">
        <w:t>over</w:t>
      </w:r>
      <w:r w:rsidR="00345187" w:rsidRPr="001216A3">
        <w:t xml:space="preserve"> some </w:t>
      </w:r>
      <w:r w:rsidR="009052F6">
        <w:t>period of time</w:t>
      </w:r>
      <w:r w:rsidR="00345187" w:rsidRPr="001216A3">
        <w:t>?</w:t>
      </w:r>
    </w:p>
    <w:p w14:paraId="7C92A3D9" w14:textId="41CF5B29" w:rsidR="00DC2B92" w:rsidRPr="005D20D1" w:rsidRDefault="003E24B8" w:rsidP="00F86A2E">
      <w:pPr>
        <w:rPr>
          <w:lang w:val="en-US" w:bidi="en-US"/>
        </w:rPr>
      </w:pPr>
      <w:r>
        <w:rPr>
          <w:lang w:val="en-US" w:bidi="en-US"/>
        </w:rPr>
        <w:t>In the questions above</w:t>
      </w:r>
      <w:r w:rsidR="00345187">
        <w:rPr>
          <w:lang w:val="en-US" w:bidi="en-US"/>
        </w:rPr>
        <w:t xml:space="preserve"> TTI_Max refers to the Maximum Transportation Travel Index</w:t>
      </w:r>
      <w:r w:rsidR="0043630C">
        <w:rPr>
          <w:lang w:val="en-US" w:bidi="en-US"/>
        </w:rPr>
        <w:t>; TTI_M</w:t>
      </w:r>
      <w:r w:rsidR="008C0849">
        <w:rPr>
          <w:lang w:val="en-US" w:bidi="en-US"/>
        </w:rPr>
        <w:t>a</w:t>
      </w:r>
      <w:r w:rsidR="0043630C">
        <w:rPr>
          <w:lang w:val="en-US" w:bidi="en-US"/>
        </w:rPr>
        <w:t xml:space="preserve">x is </w:t>
      </w:r>
      <w:r w:rsidR="00345187">
        <w:rPr>
          <w:lang w:val="en-US" w:bidi="en-US"/>
        </w:rPr>
        <w:t xml:space="preserve">a measurement used to indicate traffic conditions by way of a comparison of the observed rate of travel to the maximum throughput speed on a road segment. </w:t>
      </w:r>
      <w:r w:rsidR="003035AB">
        <w:rPr>
          <w:lang w:val="en-US" w:bidi="en-US"/>
        </w:rPr>
        <w:t>The questions were specified with respect to the average value</w:t>
      </w:r>
      <w:r w:rsidR="00974D4E">
        <w:rPr>
          <w:lang w:val="en-US" w:bidi="en-US"/>
        </w:rPr>
        <w:t xml:space="preserve"> because at the time of this work the ATIS application was restricted to work with loop detector readings that had been aggregated over road segments and ten-minute intervals in time.</w:t>
      </w:r>
    </w:p>
    <w:p w14:paraId="4C92A85C" w14:textId="03FBB92E" w:rsidR="00852D36" w:rsidRDefault="00852D36" w:rsidP="00852D36">
      <w:pPr>
        <w:pStyle w:val="Heading2"/>
      </w:pPr>
      <w:bookmarkStart w:id="53" w:name="_Ref31271825"/>
      <w:bookmarkStart w:id="54" w:name="_Toc32993927"/>
      <w:r>
        <w:t>Motivating Scenario: ArcGIS Query Support</w:t>
      </w:r>
      <w:bookmarkEnd w:id="53"/>
      <w:bookmarkEnd w:id="54"/>
    </w:p>
    <w:p w14:paraId="12C2A1E2" w14:textId="1867200A" w:rsidR="00BB356A" w:rsidRDefault="00852D36" w:rsidP="00BB356A">
      <w:pPr>
        <w:rPr>
          <w:highlight w:val="yellow"/>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w:t>
      </w:r>
      <w:r>
        <w:rPr>
          <w:lang w:val="en-US" w:bidi="en-US"/>
        </w:rPr>
        <w:lastRenderedPageBreak/>
        <w:t xml:space="preserve">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 xml:space="preserve">Canadian Transportation Infostructure </w:t>
      </w:r>
      <w:r w:rsidR="003974CD">
        <w:rPr>
          <w:lang w:val="en-US" w:bidi="en-US"/>
        </w:rPr>
        <w:t>Initiative</w:t>
      </w:r>
      <w:r w:rsidR="00BB356A">
        <w:rPr>
          <w:lang w:val="en-US" w:bidi="en-US"/>
        </w:rPr>
        <w:t xml:space="preserve"> (CTII)</w:t>
      </w:r>
      <w:r>
        <w:rPr>
          <w:lang w:val="en-US" w:bidi="en-US"/>
        </w:rPr>
        <w:t>.</w:t>
      </w:r>
      <w:r w:rsidR="00BB356A">
        <w:rPr>
          <w:lang w:val="en-US" w:bidi="en-US"/>
        </w:rPr>
        <w:t xml:space="preserve"> The CTII is currently working to develop a Community Map of Canada – a complete and accurate base</w:t>
      </w:r>
      <w:r w:rsidR="005A6FFD">
        <w:rPr>
          <w:lang w:val="en-US" w:bidi="en-US"/>
        </w:rPr>
        <w:t xml:space="preserve"> </w:t>
      </w:r>
      <w:r w:rsidR="00BB356A">
        <w:rPr>
          <w:lang w:val="en-US" w:bidi="en-US"/>
        </w:rPr>
        <w:t>map of Canada that is created by integrating data from various municipalities and other regions. Central to this initiative is the GeoFoundation Exchange (GFX), an effort to collect, unify, and publish base</w:t>
      </w:r>
      <w:r w:rsidR="005A6FFD">
        <w:rPr>
          <w:lang w:val="en-US" w:bidi="en-US"/>
        </w:rPr>
        <w:t xml:space="preserve"> </w:t>
      </w:r>
      <w:r w:rsidR="00BB356A">
        <w:rPr>
          <w:lang w:val="en-US" w:bidi="en-US"/>
        </w:rPr>
        <w:t>map data.</w:t>
      </w:r>
    </w:p>
    <w:p w14:paraId="57A6ED4E" w14:textId="04BA63CC" w:rsidR="001A169D" w:rsidRDefault="001A169D" w:rsidP="00BB356A">
      <w:pPr>
        <w:rPr>
          <w:lang w:val="en-US" w:bidi="en-US"/>
        </w:rPr>
      </w:pPr>
      <w:r>
        <w:rPr>
          <w:lang w:val="en-US" w:bidi="en-US"/>
        </w:rPr>
        <w:t xml:space="preserve">An initial set of CQs was identified to explore these opportunities. These CQs </w:t>
      </w:r>
      <w:r w:rsidR="00BB356A">
        <w:rPr>
          <w:lang w:val="en-US" w:bidi="en-US"/>
        </w:rPr>
        <w:t xml:space="preserve">are example queries requiring the combination of multiple </w:t>
      </w:r>
      <w:r>
        <w:rPr>
          <w:lang w:val="en-US" w:bidi="en-US"/>
        </w:rPr>
        <w:t xml:space="preserve">GFX datasets </w:t>
      </w:r>
      <w:r w:rsidR="00BB356A">
        <w:rPr>
          <w:lang w:val="en-US" w:bidi="en-US"/>
        </w:rPr>
        <w:t xml:space="preserve">to retrieve the required information. They are derived from </w:t>
      </w:r>
      <w:r>
        <w:rPr>
          <w:lang w:val="en-US" w:bidi="en-US"/>
        </w:rPr>
        <w:t xml:space="preserve">a prototype </w:t>
      </w:r>
      <w:r w:rsidR="00BB356A">
        <w:rPr>
          <w:lang w:val="en-US" w:bidi="en-US"/>
        </w:rPr>
        <w:t xml:space="preserve">application that requires </w:t>
      </w:r>
      <w:r>
        <w:rPr>
          <w:lang w:val="en-US" w:bidi="en-US"/>
        </w:rPr>
        <w:t>contextual information about a particular route.</w:t>
      </w:r>
    </w:p>
    <w:p w14:paraId="314CFF9A" w14:textId="02A43188" w:rsidR="00893232" w:rsidRDefault="00893232" w:rsidP="00574D94">
      <w:pPr>
        <w:ind w:firstLine="432"/>
        <w:rPr>
          <w:lang w:val="en-US" w:bidi="en-US"/>
        </w:rPr>
      </w:pPr>
      <w:r>
        <w:rPr>
          <w:lang w:val="en-US" w:bidi="en-US"/>
        </w:rPr>
        <w:t>CQ5-1:</w:t>
      </w:r>
      <w:r w:rsidR="00574D94">
        <w:rPr>
          <w:lang w:val="en-US" w:bidi="en-US"/>
        </w:rPr>
        <w:t xml:space="preserve"> </w:t>
      </w:r>
      <w:r w:rsidR="001A169D">
        <w:rPr>
          <w:lang w:val="en-US" w:bidi="en-US"/>
        </w:rPr>
        <w:t>What neighbourhood(s) does a particular route go through?</w:t>
      </w:r>
    </w:p>
    <w:p w14:paraId="700CE0FB" w14:textId="1AEB936C" w:rsidR="00B978C9" w:rsidRDefault="00B978C9" w:rsidP="00574D94">
      <w:pPr>
        <w:ind w:firstLine="432"/>
        <w:rPr>
          <w:lang w:val="en-US" w:bidi="en-US"/>
        </w:rPr>
      </w:pPr>
      <w:r>
        <w:rPr>
          <w:lang w:val="en-US" w:bidi="en-US"/>
        </w:rPr>
        <w:t xml:space="preserve">CQ5-2: </w:t>
      </w:r>
      <w:r w:rsidR="00EE5F04">
        <w:rPr>
          <w:lang w:val="en-US" w:bidi="en-US"/>
        </w:rPr>
        <w:t>What types of land use does a particular route go through?</w:t>
      </w:r>
    </w:p>
    <w:p w14:paraId="5A83497C" w14:textId="0F41162D" w:rsidR="00EE5F04" w:rsidRDefault="00EE5F04" w:rsidP="00574D94">
      <w:pPr>
        <w:ind w:firstLine="432"/>
        <w:rPr>
          <w:lang w:val="en-US" w:bidi="en-US"/>
        </w:rPr>
      </w:pPr>
      <w:r>
        <w:rPr>
          <w:lang w:val="en-US" w:bidi="en-US"/>
        </w:rPr>
        <w:t>CQ5-3: What types of land cover does a particular route go through?</w:t>
      </w:r>
    </w:p>
    <w:p w14:paraId="4EFC7A2A" w14:textId="3A30FAF2" w:rsidR="00EE5F04" w:rsidRDefault="00EE5F04" w:rsidP="00574D94">
      <w:pPr>
        <w:ind w:firstLine="432"/>
        <w:rPr>
          <w:lang w:val="en-US" w:bidi="en-US"/>
        </w:rPr>
      </w:pPr>
      <w:r>
        <w:rPr>
          <w:lang w:val="en-US" w:bidi="en-US"/>
        </w:rPr>
        <w:t>CQ5-4: What points of interest does a particular route pass by?</w:t>
      </w:r>
    </w:p>
    <w:p w14:paraId="0417F8C0" w14:textId="1BAF8B2F" w:rsidR="00EE5F04" w:rsidRDefault="00EE5F04" w:rsidP="00574D94">
      <w:pPr>
        <w:ind w:firstLine="432"/>
        <w:rPr>
          <w:lang w:val="en-US" w:bidi="en-US"/>
        </w:rPr>
      </w:pPr>
      <w:r>
        <w:rPr>
          <w:lang w:val="en-US" w:bidi="en-US"/>
        </w:rPr>
        <w:t>CQ5-5: What types of road does a particular route travel on?</w:t>
      </w:r>
    </w:p>
    <w:p w14:paraId="387B3B27" w14:textId="23FAE184" w:rsidR="00EE5F04" w:rsidRDefault="00EE5F04" w:rsidP="00574D94">
      <w:pPr>
        <w:ind w:firstLine="432"/>
        <w:rPr>
          <w:lang w:val="en-US" w:bidi="en-US"/>
        </w:rPr>
      </w:pPr>
      <w:r>
        <w:rPr>
          <w:lang w:val="en-US" w:bidi="en-US"/>
        </w:rPr>
        <w:t>CQ5-6: What (if any) parts of a route travel on a road segment that is above grade?</w:t>
      </w:r>
    </w:p>
    <w:p w14:paraId="08E10F8C" w14:textId="547D5262" w:rsidR="001A169D" w:rsidRPr="00852D36" w:rsidRDefault="00EE5F04" w:rsidP="00133C73">
      <w:pPr>
        <w:ind w:firstLine="432"/>
        <w:rPr>
          <w:lang w:val="en-US" w:bidi="en-US"/>
        </w:rPr>
      </w:pPr>
      <w:r>
        <w:rPr>
          <w:lang w:val="en-US" w:bidi="en-US"/>
        </w:rPr>
        <w:t>CQ5-7: What (if any) parts of a route travel on a road segment that is below grade?</w:t>
      </w:r>
    </w:p>
    <w:p w14:paraId="7A55DEC6" w14:textId="58CC99C4" w:rsidR="00196B6E" w:rsidRDefault="00196B6E" w:rsidP="00EA354A">
      <w:pPr>
        <w:pStyle w:val="Heading1"/>
      </w:pPr>
      <w:bookmarkStart w:id="55" w:name="_Toc32993928"/>
      <w:r>
        <w:t>Urban System Characteristics and Behaviour</w:t>
      </w:r>
      <w:bookmarkEnd w:id="38"/>
      <w:bookmarkEnd w:id="55"/>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2B680382" w:rsidR="00512299" w:rsidRPr="00105569" w:rsidRDefault="00E31A2A" w:rsidP="009E4A69">
      <w:pPr>
        <w:pStyle w:val="ListParagraph"/>
      </w:pPr>
      <w:r>
        <w:t xml:space="preserve">Public </w:t>
      </w:r>
      <w:r w:rsidR="00512299" w:rsidRPr="00105569">
        <w:t>Transit</w:t>
      </w:r>
    </w:p>
    <w:p w14:paraId="29849DD5" w14:textId="77777777" w:rsidR="00512299" w:rsidRPr="00105569" w:rsidRDefault="00B849EF" w:rsidP="009E4A69">
      <w:pPr>
        <w:pStyle w:val="ListParagraph"/>
      </w:pPr>
      <w:r w:rsidRPr="00105569">
        <w:lastRenderedPageBreak/>
        <w:t>Land Use</w:t>
      </w:r>
    </w:p>
    <w:p w14:paraId="5FA7B1D2" w14:textId="77777777" w:rsidR="00B849EF" w:rsidRPr="00105569" w:rsidRDefault="00B849EF" w:rsidP="009E4A69">
      <w:pPr>
        <w:pStyle w:val="ListParagraph"/>
      </w:pPr>
      <w:r w:rsidRPr="00105569">
        <w:t>Travel</w:t>
      </w:r>
    </w:p>
    <w:p w14:paraId="62C30242" w14:textId="14077D07"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t>
      </w:r>
    </w:p>
    <w:p w14:paraId="055E0A49" w14:textId="37833FFD" w:rsidR="00520123" w:rsidRDefault="00520123" w:rsidP="00EA354A">
      <w:pPr>
        <w:pStyle w:val="Heading2"/>
      </w:pPr>
      <w:bookmarkStart w:id="56" w:name="_Toc32993929"/>
      <w:r>
        <w:t>Foundational Ontolog</w:t>
      </w:r>
      <w:r w:rsidR="0073758C">
        <w:t>ies</w:t>
      </w:r>
      <w:bookmarkEnd w:id="56"/>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7" w:name="_Toc32993930"/>
      <w:r>
        <w:t xml:space="preserve">Location </w:t>
      </w:r>
      <w:r w:rsidR="00520123">
        <w:t>Ontology</w:t>
      </w:r>
      <w:bookmarkEnd w:id="57"/>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lastRenderedPageBreak/>
        <w:t>The Ontology</w:t>
      </w:r>
    </w:p>
    <w:p w14:paraId="62594963" w14:textId="0CCF396A" w:rsidR="0081005F" w:rsidRDefault="0081005F" w:rsidP="0081005F">
      <w:pPr>
        <w:spacing w:after="120"/>
      </w:pPr>
      <w:r>
        <w:t xml:space="preserve">The Location ontology reuses and extends the GeoSPARQL </w:t>
      </w:r>
      <w:r>
        <w:fldChar w:fldCharType="begin"/>
      </w:r>
      <w:r w:rsidR="009E5CF6">
        <w:instrText xml:space="preserve"> ADDIN EN.CITE &lt;EndNote&gt;&lt;Cite&gt;&lt;Author&gt;Battle&lt;/Author&gt;&lt;Year&gt;2011&lt;/Year&gt;&lt;IDText&gt;Linking geospatial data with GeoSPARQL&lt;/IDText&gt;&lt;DisplayText&gt;[6]&lt;/DisplayText&gt;&lt;record&gt;&lt;titles&gt;&lt;title&gt;Linking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9E5CF6">
        <w:rPr>
          <w:noProof/>
        </w:rPr>
        <w:t>[6]</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A8DE208" w:rsidR="0081005F" w:rsidRDefault="0081005F" w:rsidP="0081005F">
      <w:pPr>
        <w:spacing w:after="120"/>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5702D6">
        <w:t xml:space="preserve">Table </w:t>
      </w:r>
      <w:r w:rsidR="005702D6">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5702D6">
        <w:t xml:space="preserve">Table </w:t>
      </w:r>
      <w:r w:rsidR="005702D6">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59425463" w:rsidR="0081005F" w:rsidRDefault="0081005F" w:rsidP="0081005F">
      <w:pPr>
        <w:pStyle w:val="Caption"/>
        <w:keepNext/>
        <w:spacing w:after="120"/>
      </w:pPr>
      <w:bookmarkStart w:id="58" w:name="_Ref11759283"/>
      <w:r>
        <w:t xml:space="preserve">Table </w:t>
      </w:r>
      <w:fldSimple w:instr=" SEQ Table \* ARABIC ">
        <w:r w:rsidR="005702D6">
          <w:rPr>
            <w:noProof/>
          </w:rPr>
          <w:t>2</w:t>
        </w:r>
      </w:fldSimple>
      <w:bookmarkEnd w:id="58"/>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pPr>
    </w:p>
    <w:p w14:paraId="4D8DD8BC" w14:textId="148A5A4A" w:rsidR="0081005F" w:rsidRDefault="0081005F" w:rsidP="0081005F">
      <w:pPr>
        <w:pStyle w:val="Caption"/>
        <w:keepNext/>
        <w:spacing w:after="120"/>
      </w:pPr>
      <w:bookmarkStart w:id="59" w:name="_Ref11762225"/>
      <w:r>
        <w:lastRenderedPageBreak/>
        <w:t xml:space="preserve">Table </w:t>
      </w:r>
      <w:fldSimple w:instr=" SEQ Table \* ARABIC ">
        <w:r w:rsidR="005702D6">
          <w:rPr>
            <w:noProof/>
          </w:rPr>
          <w:t>3</w:t>
        </w:r>
      </w:fldSimple>
      <w:bookmarkEnd w:id="59"/>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C96635" w:rsidP="00BF3C2C">
            <w:pPr>
              <w:spacing w:after="120"/>
            </w:pPr>
            <w:hyperlink r:id="rId12"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rPr>
          <w:lang w:val="en-CA"/>
        </w:rPr>
      </w:pPr>
    </w:p>
    <w:p w14:paraId="45BCB3D0" w14:textId="77777777" w:rsidR="0081005F" w:rsidRDefault="0081005F" w:rsidP="00882108">
      <w:pPr>
        <w:pStyle w:val="Heading4"/>
      </w:pPr>
      <w:r>
        <w:t>An Example</w:t>
      </w:r>
    </w:p>
    <w:p w14:paraId="734B1012" w14:textId="0490B36D" w:rsidR="0081005F" w:rsidRDefault="0081005F" w:rsidP="0081005F">
      <w:pPr>
        <w:spacing w:after="120"/>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5702D6">
        <w:t xml:space="preserve">Figure </w:t>
      </w:r>
      <w:r w:rsidR="005702D6">
        <w:rPr>
          <w:noProof/>
        </w:rPr>
        <w:t>2</w:t>
      </w:r>
      <w:r w:rsidR="006E31E4">
        <w:fldChar w:fldCharType="end"/>
      </w:r>
      <w:r>
        <w:t>.</w:t>
      </w:r>
    </w:p>
    <w:p w14:paraId="21B476C1" w14:textId="77777777" w:rsidR="0081005F" w:rsidRDefault="0081005F" w:rsidP="0081005F">
      <w:pPr>
        <w:spacing w:after="120"/>
      </w:pPr>
    </w:p>
    <w:p w14:paraId="6E1928D8" w14:textId="77777777" w:rsidR="0081005F" w:rsidRDefault="0081005F" w:rsidP="0081005F">
      <w:pPr>
        <w:keepNext/>
        <w:spacing w:after="120"/>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8330"/>
                    </a:xfrm>
                    <a:prstGeom prst="rect">
                      <a:avLst/>
                    </a:prstGeom>
                  </pic:spPr>
                </pic:pic>
              </a:graphicData>
            </a:graphic>
          </wp:inline>
        </w:drawing>
      </w:r>
    </w:p>
    <w:p w14:paraId="233C9977" w14:textId="7AF55641" w:rsidR="0081005F" w:rsidRDefault="0081005F" w:rsidP="0081005F">
      <w:pPr>
        <w:pStyle w:val="Caption"/>
      </w:pPr>
      <w:bookmarkStart w:id="60" w:name="_Ref23939652"/>
      <w:r>
        <w:t xml:space="preserve">Figure </w:t>
      </w:r>
      <w:fldSimple w:instr=" SEQ Figure \* ARABIC ">
        <w:r w:rsidR="005702D6">
          <w:rPr>
            <w:noProof/>
          </w:rPr>
          <w:t>2</w:t>
        </w:r>
      </w:fldSimple>
      <w:bookmarkEnd w:id="60"/>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lastRenderedPageBreak/>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61" w:name="_Toc519507734"/>
      <w:bookmarkStart w:id="62" w:name="_Toc520703198"/>
      <w:bookmarkStart w:id="63" w:name="_Toc520725402"/>
      <w:bookmarkStart w:id="64" w:name="_Toc519507735"/>
      <w:bookmarkStart w:id="65" w:name="_Toc520703199"/>
      <w:bookmarkStart w:id="66" w:name="_Toc520725403"/>
      <w:bookmarkStart w:id="67" w:name="_Toc519507736"/>
      <w:bookmarkStart w:id="68" w:name="_Toc520703200"/>
      <w:bookmarkStart w:id="69" w:name="_Toc520725404"/>
      <w:bookmarkStart w:id="70" w:name="_Toc519507737"/>
      <w:bookmarkStart w:id="71" w:name="_Toc520703201"/>
      <w:bookmarkStart w:id="72" w:name="_Toc520725405"/>
      <w:bookmarkStart w:id="73" w:name="_Toc519507738"/>
      <w:bookmarkStart w:id="74" w:name="_Toc520703202"/>
      <w:bookmarkStart w:id="75" w:name="_Toc520725406"/>
      <w:bookmarkStart w:id="76" w:name="_Toc3299393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t>Time Ontology</w:t>
      </w:r>
      <w:bookmarkEnd w:id="76"/>
    </w:p>
    <w:p w14:paraId="2AAB4AC9" w14:textId="0F70FC9B" w:rsidR="007978A3" w:rsidRDefault="00C96635" w:rsidP="007978A3">
      <w:pPr>
        <w:rPr>
          <w:i/>
        </w:rPr>
      </w:pPr>
      <w:hyperlink r:id="rId14"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10310280" w:rsidR="00D22EE2" w:rsidRDefault="00D22EE2" w:rsidP="00D22EE2">
      <w:pPr>
        <w:spacing w:after="120"/>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9E5CF6">
        <w:instrText xml:space="preserve"> ADDIN EN.CITE &lt;EndNote&gt;&lt;Cite&gt;&lt;Author&gt;W3C&lt;/Author&gt;&lt;Year&gt;2017&lt;/Year&gt;&lt;IDText&gt;Time Ontology in OWL&lt;/IDText&gt;&lt;DisplayText&gt;[7]&lt;/DisplayText&gt;&lt;record&gt;&lt;urls&gt;&lt;related-urls&gt;&lt;url&gt;https://www.w3.org/TR/owl-time/&lt;/url&gt;&lt;/related-urls&gt;&lt;/urls&gt;&lt;titles&gt;&lt;title&gt;Time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9E5CF6">
        <w:rPr>
          <w:noProof/>
        </w:rPr>
        <w:t>[7]</w:t>
      </w:r>
      <w:r>
        <w:fldChar w:fldCharType="end"/>
      </w:r>
      <w:r>
        <w:t xml:space="preserve"> and originally presented in work by </w:t>
      </w:r>
      <w:r>
        <w:fldChar w:fldCharType="begin"/>
      </w:r>
      <w:r w:rsidR="009E5CF6">
        <w:instrText xml:space="preserve"> ADDIN EN.CITE &lt;EndNote&gt;&lt;Cite&gt;&lt;Author&gt;Hobbs&lt;/Author&gt;&lt;Year&gt;2006&lt;/Year&gt;&lt;IDText&gt;Time ontology in OWL&lt;/IDText&gt;&lt;DisplayText&gt;[8]&lt;/DisplayText&gt;&lt;record&gt;&lt;titles&gt;&lt;title&gt;Time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9E5CF6">
        <w:rPr>
          <w:noProof/>
        </w:rPr>
        <w:t>[8]</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w:t>
      </w:r>
      <w:r>
        <w:lastRenderedPageBreak/>
        <w:t xml:space="preserve">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336327FF" w:rsidR="00D22EE2" w:rsidRDefault="00D22EE2" w:rsidP="00D22EE2">
      <w:pPr>
        <w:spacing w:after="120"/>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5702D6">
        <w:t xml:space="preserve">Table </w:t>
      </w:r>
      <w:r w:rsidR="005702D6">
        <w:rPr>
          <w:noProof/>
        </w:rPr>
        <w:t>4</w:t>
      </w:r>
      <w:r>
        <w:fldChar w:fldCharType="end"/>
      </w:r>
      <w:r>
        <w:t>.</w:t>
      </w:r>
    </w:p>
    <w:p w14:paraId="09404273" w14:textId="1B9179A3" w:rsidR="00D22EE2" w:rsidRDefault="00D22EE2" w:rsidP="00D22EE2">
      <w:pPr>
        <w:pStyle w:val="Caption"/>
        <w:keepNext/>
        <w:spacing w:after="120"/>
      </w:pPr>
      <w:bookmarkStart w:id="77" w:name="_Ref11827256"/>
      <w:r>
        <w:t xml:space="preserve">Table </w:t>
      </w:r>
      <w:fldSimple w:instr=" SEQ Table \* ARABIC ">
        <w:r w:rsidR="005702D6">
          <w:rPr>
            <w:noProof/>
          </w:rPr>
          <w:t>4</w:t>
        </w:r>
      </w:fldSimple>
      <w:bookmarkEnd w:id="77"/>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pPr>
    </w:p>
    <w:p w14:paraId="1713154C" w14:textId="77777777" w:rsidR="00D22EE2" w:rsidRPr="007A3EF1" w:rsidRDefault="00D22EE2" w:rsidP="00882108">
      <w:pPr>
        <w:pStyle w:val="Heading4"/>
      </w:pPr>
      <w:r>
        <w:t>An Example</w:t>
      </w:r>
    </w:p>
    <w:p w14:paraId="5224CF9D" w14:textId="1E0CB16E" w:rsidR="00D22EE2" w:rsidRDefault="00D22EE2" w:rsidP="00D22EE2">
      <w:pPr>
        <w:spacing w:after="120"/>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4A834EF" w:rsidR="00D22EE2" w:rsidRDefault="00D22EE2" w:rsidP="00D22EE2">
      <w:pPr>
        <w:spacing w:after="120"/>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w:t>
      </w:r>
      <w:r>
        <w:lastRenderedPageBreak/>
        <w:t xml:space="preserve">interval using the inside property. This example representation is depicted in </w:t>
      </w:r>
      <w:r>
        <w:fldChar w:fldCharType="begin"/>
      </w:r>
      <w:r>
        <w:instrText xml:space="preserve"> REF _Ref11831393 \h </w:instrText>
      </w:r>
      <w:r>
        <w:fldChar w:fldCharType="separate"/>
      </w:r>
      <w:r w:rsidR="005702D6">
        <w:t xml:space="preserve">Figure </w:t>
      </w:r>
      <w:r w:rsidR="005702D6">
        <w:rPr>
          <w:noProof/>
        </w:rPr>
        <w:t>3</w:t>
      </w:r>
      <w:r w:rsidR="005702D6">
        <w:t>: Example use of the Time Ontology</w:t>
      </w:r>
      <w:r>
        <w:fldChar w:fldCharType="end"/>
      </w:r>
      <w:r>
        <w:t>.</w:t>
      </w:r>
    </w:p>
    <w:p w14:paraId="795935D0" w14:textId="77777777" w:rsidR="00D22EE2" w:rsidRDefault="00D22EE2" w:rsidP="00D22EE2">
      <w:pPr>
        <w:spacing w:after="120"/>
      </w:pPr>
    </w:p>
    <w:p w14:paraId="6E7263B2" w14:textId="77777777" w:rsidR="00D22EE2" w:rsidRDefault="00D22EE2" w:rsidP="00D22EE2">
      <w:pPr>
        <w:keepNext/>
        <w:spacing w:after="120"/>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0150"/>
                    </a:xfrm>
                    <a:prstGeom prst="rect">
                      <a:avLst/>
                    </a:prstGeom>
                  </pic:spPr>
                </pic:pic>
              </a:graphicData>
            </a:graphic>
          </wp:inline>
        </w:drawing>
      </w:r>
    </w:p>
    <w:p w14:paraId="35679CAD" w14:textId="03460F90" w:rsidR="00D22EE2" w:rsidRDefault="00D22EE2" w:rsidP="00D22EE2">
      <w:pPr>
        <w:pStyle w:val="Caption"/>
        <w:spacing w:after="120"/>
        <w:rPr>
          <w:lang w:val="en-CA"/>
        </w:rPr>
      </w:pPr>
      <w:bookmarkStart w:id="78" w:name="_Ref11831393"/>
      <w:r>
        <w:t xml:space="preserve">Figure </w:t>
      </w:r>
      <w:fldSimple w:instr=" SEQ Figure \* ARABIC ">
        <w:r w:rsidR="005702D6">
          <w:rPr>
            <w:noProof/>
          </w:rPr>
          <w:t>3</w:t>
        </w:r>
      </w:fldSimple>
      <w:r>
        <w:t>: Example use of the Time Ontology</w:t>
      </w:r>
      <w:bookmarkEnd w:id="78"/>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6298EAE7"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r w:rsidR="009E5CF6">
        <w:fldChar w:fldCharType="begin"/>
      </w:r>
      <w:r w:rsidR="009E5CF6">
        <w:instrText xml:space="preserve"> ADDIN EN.CITE &lt;EndNote&gt;&lt;Cite&gt;&lt;Author&gt;Hobbs&lt;/Author&gt;&lt;Year&gt;2006&lt;/Year&gt;&lt;IDText&gt;Time ontology in OWL&lt;/IDText&gt;&lt;DisplayText&gt;[8]&lt;/DisplayText&gt;&lt;record&gt;&lt;titles&gt;&lt;title&gt;Time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rsidR="009E5CF6">
        <w:fldChar w:fldCharType="separate"/>
      </w:r>
      <w:r w:rsidR="009E5CF6">
        <w:rPr>
          <w:noProof/>
        </w:rPr>
        <w:t>[8]</w:t>
      </w:r>
      <w:r w:rsidR="009E5CF6">
        <w:fldChar w:fldCharType="end"/>
      </w:r>
    </w:p>
    <w:p w14:paraId="4E39631C" w14:textId="77777777" w:rsidR="00494297" w:rsidRDefault="00494297" w:rsidP="00494297">
      <w:pPr>
        <w:pStyle w:val="Heading3"/>
      </w:pPr>
      <w:bookmarkStart w:id="79" w:name="_Toc32993932"/>
      <w:r>
        <w:t>Change Ontology</w:t>
      </w:r>
      <w:bookmarkEnd w:id="79"/>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0DBF07FA" w:rsidR="00A62F41" w:rsidRPr="00F61EAA" w:rsidRDefault="00A62F41" w:rsidP="00A62F41">
      <w:pPr>
        <w:spacing w:after="120"/>
      </w:pPr>
      <w:r>
        <w:t xml:space="preserve">Change over time plays a role in many domains, and is by no means a new research topic. In fact, several approaches for capturing change in OWL have been proposed </w:t>
      </w:r>
      <w:r>
        <w:fldChar w:fldCharType="begin"/>
      </w:r>
      <w:r w:rsidR="009E5CF6">
        <w:instrText xml:space="preserve"> ADDIN EN.CITE &lt;EndNote&gt;&lt;Cite&gt;&lt;Author&gt;Welty&lt;/Author&gt;&lt;Year&gt;2006&lt;/Year&gt;&lt;IDText&gt;A reusable ontology for fluents in OWL&lt;/IDText&gt;&lt;DisplayText&gt;[9]&lt;/DisplayText&gt;&lt;record&gt;&lt;titles&gt;&lt;title&gt;A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9E5CF6">
        <w:rPr>
          <w:noProof/>
        </w:rPr>
        <w:t>[9]</w:t>
      </w:r>
      <w:r>
        <w:fldChar w:fldCharType="end"/>
      </w:r>
      <w:r>
        <w:t>,</w:t>
      </w:r>
      <w:r>
        <w:fldChar w:fldCharType="begin"/>
      </w:r>
      <w:r w:rsidR="009E5CF6">
        <w:instrText xml:space="preserve"> ADDIN EN.CITE &lt;EndNote&gt;&lt;Cite&gt;&lt;Author&gt;Krieger&lt;/Author&gt;&lt;Year&gt;2008&lt;/Year&gt;&lt;IDText&gt;Where temporal description logics fail: Representing temporally-changing relationships&lt;/IDText&gt;&lt;DisplayText&gt;[10]&lt;/DisplayText&gt;&lt;record&gt;&lt;titles&gt;&lt;title&gt;Where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9E5CF6">
        <w:rPr>
          <w:noProof/>
        </w:rPr>
        <w:t>[10]</w:t>
      </w:r>
      <w:r>
        <w:fldChar w:fldCharType="end"/>
      </w:r>
      <w:r>
        <w:t xml:space="preserve">. Despite these solutions, we have found that Semantic Web practitioners currently lack clear and precise methods for how to apply these approaches to capture change at a domain level, whether reusing </w:t>
      </w:r>
      <w:r>
        <w:lastRenderedPageBreak/>
        <w:t>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11DF3699" w:rsidR="00A62F41" w:rsidRDefault="00A62F41" w:rsidP="00A62F41">
      <w:pPr>
        <w:spacing w:after="120"/>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9E5CF6">
        <w:instrText xml:space="preserve"> ADDIN EN.CITE &lt;EndNote&gt;&lt;Cite&gt;&lt;Author&gt;Welty&lt;/Author&gt;&lt;Year&gt;2006&lt;/Year&gt;&lt;IDText&gt;A reusable ontology for fluents in OWL&lt;/IDText&gt;&lt;DisplayText&gt;[9]&lt;/DisplayText&gt;&lt;record&gt;&lt;titles&gt;&lt;title&gt;A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9E5CF6">
        <w:rPr>
          <w:noProof/>
        </w:rPr>
        <w:t>[9]</w:t>
      </w:r>
      <w:r>
        <w:fldChar w:fldCharType="end"/>
      </w:r>
      <w:r>
        <w:t xml:space="preserve">. We adopt a similar approach, based on the design pattern presented </w:t>
      </w:r>
      <w:r w:rsidR="000C477F">
        <w:t>in</w:t>
      </w:r>
      <w:r>
        <w:t xml:space="preserve"> </w:t>
      </w:r>
      <w:r>
        <w:fldChar w:fldCharType="begin"/>
      </w:r>
      <w:r w:rsidR="009E5CF6">
        <w:instrText xml:space="preserve"> ADDIN EN.CITE &lt;EndNote&gt;&lt;Cite ExcludeYear="1"&gt;&lt;Author&gt;Katsumi&lt;/Author&gt;&lt;IDText&gt;A Logical Design Pattern for Representing Change Over Time in OWL&lt;/IDText&gt;&lt;DisplayText&gt;[11]&lt;/DisplayText&gt;&lt;record&gt;&lt;titles&gt;&lt;title&gt;A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9E5CF6">
        <w:rPr>
          <w:noProof/>
        </w:rPr>
        <w:t>[11]</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4B9DD6C7" w14:textId="77777777" w:rsidR="005702D6" w:rsidRDefault="00A62F41" w:rsidP="001D2538">
      <w:pPr>
        <w:pStyle w:val="Caption"/>
        <w:keepNext/>
        <w:spacing w:after="120"/>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9E5CF6">
        <w:instrText xml:space="preserve"> ADDIN EN.CITE &lt;EndNote&gt;&lt;Cite&gt;&lt;Author&gt;Krieger&lt;/Author&gt;&lt;Year&gt;2008&lt;/Year&gt;&lt;IDText&gt;Where temporal description logics fail: Representing temporally-changing relationships&lt;/IDText&gt;&lt;DisplayText&gt;[10]&lt;/DisplayText&gt;&lt;record&gt;&lt;titles&gt;&lt;title&gt;Where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9E5CF6">
        <w:rPr>
          <w:noProof/>
        </w:rPr>
        <w:t>[10]</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5702D6" w14:paraId="7C8CF6B4" w14:textId="77777777" w:rsidTr="00763A5C">
        <w:tc>
          <w:tcPr>
            <w:tcW w:w="2117" w:type="dxa"/>
            <w:shd w:val="clear" w:color="auto" w:fill="00FFFF"/>
          </w:tcPr>
          <w:p w14:paraId="01456EEE" w14:textId="77777777" w:rsidR="005702D6" w:rsidRDefault="005702D6" w:rsidP="00763A5C">
            <w:pPr>
              <w:tabs>
                <w:tab w:val="left" w:pos="1027"/>
              </w:tabs>
              <w:spacing w:after="120"/>
            </w:pPr>
            <w:r>
              <w:t>Property</w:t>
            </w:r>
            <w:r>
              <w:tab/>
            </w:r>
          </w:p>
        </w:tc>
        <w:tc>
          <w:tcPr>
            <w:tcW w:w="2506" w:type="dxa"/>
            <w:shd w:val="clear" w:color="auto" w:fill="00FFFF"/>
          </w:tcPr>
          <w:p w14:paraId="5FBD63BF" w14:textId="77777777" w:rsidR="005702D6" w:rsidRDefault="005702D6" w:rsidP="00763A5C">
            <w:pPr>
              <w:spacing w:after="120"/>
            </w:pPr>
            <w:r>
              <w:t>Characteristic</w:t>
            </w:r>
          </w:p>
        </w:tc>
        <w:tc>
          <w:tcPr>
            <w:tcW w:w="4727" w:type="dxa"/>
            <w:shd w:val="clear" w:color="auto" w:fill="00FFFF"/>
          </w:tcPr>
          <w:p w14:paraId="7FA87492" w14:textId="77777777" w:rsidR="005702D6" w:rsidRDefault="005702D6" w:rsidP="00763A5C">
            <w:pPr>
              <w:spacing w:after="120"/>
            </w:pPr>
            <w:r>
              <w:t>Value (if applicable)</w:t>
            </w:r>
          </w:p>
        </w:tc>
      </w:tr>
      <w:tr w:rsidR="005702D6" w14:paraId="0F010CD4" w14:textId="77777777" w:rsidTr="00763A5C">
        <w:tc>
          <w:tcPr>
            <w:tcW w:w="2117" w:type="dxa"/>
            <w:vMerge w:val="restart"/>
          </w:tcPr>
          <w:p w14:paraId="46E1465C" w14:textId="77777777" w:rsidR="005702D6" w:rsidRDefault="005702D6" w:rsidP="00763A5C">
            <w:pPr>
              <w:spacing w:after="120"/>
            </w:pPr>
            <w:r>
              <w:t>hasManifestation</w:t>
            </w:r>
          </w:p>
        </w:tc>
        <w:tc>
          <w:tcPr>
            <w:tcW w:w="2506" w:type="dxa"/>
          </w:tcPr>
          <w:p w14:paraId="4B5511B6" w14:textId="77777777" w:rsidR="005702D6" w:rsidRDefault="005702D6" w:rsidP="00763A5C">
            <w:pPr>
              <w:spacing w:after="120"/>
            </w:pPr>
            <w:r>
              <w:t>inverseOf</w:t>
            </w:r>
          </w:p>
        </w:tc>
        <w:tc>
          <w:tcPr>
            <w:tcW w:w="4727" w:type="dxa"/>
          </w:tcPr>
          <w:p w14:paraId="1995483D" w14:textId="77777777" w:rsidR="005702D6" w:rsidRDefault="005702D6" w:rsidP="00763A5C">
            <w:pPr>
              <w:spacing w:after="120"/>
            </w:pPr>
            <w:r>
              <w:t>manifestationOf</w:t>
            </w:r>
          </w:p>
        </w:tc>
      </w:tr>
      <w:tr w:rsidR="005702D6" w14:paraId="6373A8B7" w14:textId="77777777" w:rsidTr="00763A5C">
        <w:tc>
          <w:tcPr>
            <w:tcW w:w="2117" w:type="dxa"/>
            <w:vMerge/>
          </w:tcPr>
          <w:p w14:paraId="3655CB20" w14:textId="77777777" w:rsidR="005702D6" w:rsidRDefault="005702D6" w:rsidP="00763A5C">
            <w:pPr>
              <w:spacing w:after="120"/>
            </w:pPr>
          </w:p>
        </w:tc>
        <w:tc>
          <w:tcPr>
            <w:tcW w:w="2506" w:type="dxa"/>
          </w:tcPr>
          <w:p w14:paraId="145E679D" w14:textId="77777777" w:rsidR="005702D6" w:rsidRDefault="005702D6" w:rsidP="00763A5C">
            <w:pPr>
              <w:spacing w:after="120"/>
            </w:pPr>
            <w:r>
              <w:t>Inverse Functional</w:t>
            </w:r>
          </w:p>
        </w:tc>
        <w:tc>
          <w:tcPr>
            <w:tcW w:w="4727" w:type="dxa"/>
          </w:tcPr>
          <w:p w14:paraId="04B9B579" w14:textId="77777777" w:rsidR="005702D6" w:rsidRDefault="005702D6" w:rsidP="00763A5C">
            <w:pPr>
              <w:spacing w:after="120"/>
            </w:pPr>
            <w:r>
              <w:t>-</w:t>
            </w:r>
          </w:p>
        </w:tc>
      </w:tr>
      <w:tr w:rsidR="005702D6" w14:paraId="11E60E5B" w14:textId="77777777" w:rsidTr="00763A5C">
        <w:tc>
          <w:tcPr>
            <w:tcW w:w="2117" w:type="dxa"/>
          </w:tcPr>
          <w:p w14:paraId="671C5270" w14:textId="77777777" w:rsidR="005702D6" w:rsidRDefault="005702D6" w:rsidP="00763A5C">
            <w:pPr>
              <w:spacing w:after="120"/>
            </w:pPr>
            <w:r>
              <w:t>manifestationOf</w:t>
            </w:r>
          </w:p>
        </w:tc>
        <w:tc>
          <w:tcPr>
            <w:tcW w:w="2506" w:type="dxa"/>
          </w:tcPr>
          <w:p w14:paraId="44938A59" w14:textId="77777777" w:rsidR="005702D6" w:rsidRDefault="005702D6" w:rsidP="00763A5C">
            <w:pPr>
              <w:spacing w:after="120"/>
            </w:pPr>
            <w:r>
              <w:t>Functional</w:t>
            </w:r>
          </w:p>
        </w:tc>
        <w:tc>
          <w:tcPr>
            <w:tcW w:w="4727" w:type="dxa"/>
          </w:tcPr>
          <w:p w14:paraId="6B2F553E" w14:textId="77777777" w:rsidR="005702D6" w:rsidRDefault="005702D6" w:rsidP="00763A5C">
            <w:pPr>
              <w:spacing w:after="120"/>
            </w:pPr>
            <w:r>
              <w:t>-</w:t>
            </w:r>
          </w:p>
        </w:tc>
      </w:tr>
      <w:tr w:rsidR="005702D6" w14:paraId="7A185F1A" w14:textId="77777777" w:rsidTr="00763A5C">
        <w:tc>
          <w:tcPr>
            <w:tcW w:w="2117" w:type="dxa"/>
          </w:tcPr>
          <w:p w14:paraId="41C18303" w14:textId="77777777" w:rsidR="005702D6" w:rsidRDefault="005702D6" w:rsidP="00763A5C">
            <w:pPr>
              <w:spacing w:after="120"/>
            </w:pPr>
            <w:r>
              <w:t>existsAt</w:t>
            </w:r>
          </w:p>
        </w:tc>
        <w:tc>
          <w:tcPr>
            <w:tcW w:w="2506" w:type="dxa"/>
          </w:tcPr>
          <w:p w14:paraId="37CBEEA5" w14:textId="77777777" w:rsidR="005702D6" w:rsidRDefault="005702D6" w:rsidP="00763A5C">
            <w:pPr>
              <w:spacing w:after="120"/>
            </w:pPr>
            <w:r>
              <w:t>Ranges</w:t>
            </w:r>
          </w:p>
        </w:tc>
        <w:tc>
          <w:tcPr>
            <w:tcW w:w="4727" w:type="dxa"/>
          </w:tcPr>
          <w:p w14:paraId="258F00A4" w14:textId="77777777" w:rsidR="005702D6" w:rsidRDefault="005702D6" w:rsidP="00763A5C">
            <w:pPr>
              <w:spacing w:after="120"/>
            </w:pPr>
            <w:r>
              <w:t>time:TemporalEntity</w:t>
            </w:r>
          </w:p>
        </w:tc>
      </w:tr>
    </w:tbl>
    <w:p w14:paraId="14056C3F" w14:textId="77777777" w:rsidR="005702D6" w:rsidRDefault="005702D6" w:rsidP="001D2538">
      <w:pPr>
        <w:spacing w:after="120"/>
      </w:pPr>
    </w:p>
    <w:p w14:paraId="6ABF2A0D" w14:textId="130EDFDC" w:rsidR="001D2538" w:rsidRDefault="00A62F41" w:rsidP="001D2538">
      <w:pPr>
        <w:pStyle w:val="Caption"/>
        <w:keepNext/>
        <w:spacing w:after="120"/>
      </w:pPr>
      <w:r>
        <w:fldChar w:fldCharType="end"/>
      </w:r>
      <w:bookmarkStart w:id="80" w:name="_Ref11834761"/>
      <w:bookmarkStart w:id="81"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lastRenderedPageBreak/>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pPr>
    </w:p>
    <w:bookmarkEnd w:id="80"/>
    <w:bookmarkEnd w:id="81"/>
    <w:p w14:paraId="10ED4255" w14:textId="041F6334" w:rsidR="00A62F41" w:rsidRPr="009878B0" w:rsidRDefault="00A62F41" w:rsidP="00C65CEA">
      <w:pPr>
        <w:pStyle w:val="Heading4"/>
      </w:pPr>
      <w:r>
        <w:t>An Example</w:t>
      </w:r>
    </w:p>
    <w:p w14:paraId="79166901" w14:textId="03CFB422" w:rsidR="00A62F41" w:rsidRDefault="00A62F41" w:rsidP="00A62F41">
      <w:pPr>
        <w:spacing w:after="120"/>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82"/>
      <w:r>
        <w:t>PD</w:t>
      </w:r>
      <w:commentRangeEnd w:id="82"/>
      <w:r w:rsidR="00FF06FB">
        <w:rPr>
          <w:rStyle w:val="CommentReference"/>
          <w:rFonts w:asciiTheme="minorHAnsi" w:eastAsiaTheme="minorEastAsia" w:hAnsiTheme="minorHAnsi"/>
          <w:lang w:val="en-US" w:bidi="en-US"/>
        </w:rPr>
        <w:commentReference w:id="82"/>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5702D6">
        <w:t xml:space="preserve">Figure </w:t>
      </w:r>
      <w:r w:rsidR="005702D6">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3B7E21EB" w:rsidR="00A62F41" w:rsidRDefault="00A62F41" w:rsidP="00A62F41">
      <w:pPr>
        <w:pStyle w:val="Caption"/>
        <w:spacing w:after="120"/>
      </w:pPr>
      <w:bookmarkStart w:id="83" w:name="_Ref11834852"/>
      <w:bookmarkStart w:id="84" w:name="_Ref11834838"/>
      <w:r>
        <w:t xml:space="preserve">Figure </w:t>
      </w:r>
      <w:fldSimple w:instr=" SEQ Figure \* ARABIC ">
        <w:r w:rsidR="005702D6">
          <w:rPr>
            <w:noProof/>
          </w:rPr>
          <w:t>4</w:t>
        </w:r>
      </w:fldSimple>
      <w:bookmarkEnd w:id="83"/>
      <w:r>
        <w:t>: Example use of the Change Ontology</w:t>
      </w:r>
      <w:bookmarkEnd w:id="84"/>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00B4410E" w:rsidR="00FA36DF" w:rsidRPr="00FA36DF" w:rsidRDefault="008A0F14" w:rsidP="008A0F14">
      <w:r>
        <w:t xml:space="preserve">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009E5CF6">
        <w:fldChar w:fldCharType="begin"/>
      </w:r>
      <w:r w:rsidR="009E5CF6">
        <w:instrText xml:space="preserve"> ADDIN EN.CITE &lt;EndNote&gt;&lt;Cite&gt;&lt;Author&gt;Obrst&lt;/Author&gt;&lt;Year&gt;2006&lt;/Year&gt;&lt;IDText&gt;The 2006 Upper Ontology Summit Joint Communiqué&lt;/IDText&gt;&lt;DisplayText&gt;[12]&lt;/DisplayText&gt;&lt;record&gt;&lt;isbn&gt;1570-5838&lt;/isbn&gt;&lt;titles&gt;&lt;title&gt;The 2006 Upper Ontology Summit Joint Communiqué&lt;/title&gt;&lt;secondary-title&gt;Applied Ontology&lt;/secondary-title&gt;&lt;/titles&gt;&lt;pages&gt;203-211&lt;/pages&gt;&lt;number&gt;2&lt;/number&gt;&lt;contributors&gt;&lt;authors&gt;&lt;author&gt;Obrst, Leo&lt;/author&gt;&lt;author&gt;Cassidy, Patrick&lt;/author&gt;&lt;author&gt;Ray, Steve&lt;/author&gt;&lt;author&gt;Smith, Barry&lt;/author&gt;&lt;author&gt;Soergel, Dagobert&lt;/author&gt;&lt;author&gt;West, Matthew&lt;/author&gt;&lt;author&gt;Yim, Peter&lt;/author&gt;&lt;/authors&gt;&lt;/contributors&gt;&lt;added-date format="utc"&gt;1581529114&lt;/added-date&gt;&lt;ref-type name="Journal Article"&gt;17&lt;/ref-type&gt;&lt;dates&gt;&lt;year&gt;2006&lt;/year&gt;&lt;/dates&gt;&lt;rec-number&gt;45&lt;/rec-number&gt;&lt;last-updated-date format="utc"&gt;1581529114&lt;/last-updated-date&gt;&lt;volume&gt;1&lt;/volume&gt;&lt;/record&gt;&lt;/Cite&gt;&lt;/EndNote&gt;</w:instrText>
      </w:r>
      <w:r w:rsidR="009E5CF6">
        <w:fldChar w:fldCharType="separate"/>
      </w:r>
      <w:r w:rsidR="009E5CF6">
        <w:rPr>
          <w:noProof/>
        </w:rPr>
        <w:t>[12]</w:t>
      </w:r>
      <w:r w:rsidR="009E5CF6">
        <w:fldChar w:fldCharType="end"/>
      </w:r>
      <w:r w:rsidR="00255050">
        <w:t xml:space="preserve"> </w:t>
      </w:r>
      <w:r>
        <w:t xml:space="preserve">such as DOLCE </w:t>
      </w:r>
      <w:r w:rsidR="009E5CF6">
        <w:fldChar w:fldCharType="begin"/>
      </w:r>
      <w:r w:rsidR="009E5CF6">
        <w:instrText xml:space="preserve"> ADDIN EN.CITE &lt;EndNote&gt;&lt;Cite&gt;&lt;Author&gt;Gangemi&lt;/Author&gt;&lt;Year&gt;2002&lt;/Year&gt;&lt;IDText&gt;Sweetening ontologies with DOLCE&lt;/IDText&gt;&lt;DisplayText&gt;[13]&lt;/DisplayText&gt;&lt;record&gt;&lt;titles&gt;&lt;title&gt;Sweetening ontologies with DOLCE&lt;/title&gt;&lt;secondary-title&gt;International Conference on Knowledge Engineering and Knowledge Management&lt;/secondary-title&gt;&lt;/titles&gt;&lt;pages&gt;166-181&lt;/pages&gt;&lt;contributors&gt;&lt;authors&gt;&lt;author&gt;Gangemi, Aldo&lt;/author&gt;&lt;author&gt;Guarino, Nicola&lt;/author&gt;&lt;author&gt;Masolo, Claudio&lt;/author&gt;&lt;author&gt;Oltramari, Alessandro&lt;/author&gt;&lt;author&gt;Schneider, Luc&lt;/author&gt;&lt;/authors&gt;&lt;/contributors&gt;&lt;added-date format="utc"&gt;1581529158&lt;/added-date&gt;&lt;ref-type name="Conference Proceeding"&gt;10&lt;/ref-type&gt;&lt;dates&gt;&lt;year&gt;2002&lt;/year&gt;&lt;/dates&gt;&lt;rec-number&gt;46&lt;/rec-number&gt;&lt;publisher&gt;Springer&lt;/publisher&gt;&lt;last-updated-date format="utc"&gt;1581529158&lt;/last-updated-date&gt;&lt;/record&gt;&lt;/Cite&gt;&lt;/EndNote&gt;</w:instrText>
      </w:r>
      <w:r w:rsidR="009E5CF6">
        <w:fldChar w:fldCharType="separate"/>
      </w:r>
      <w:r w:rsidR="009E5CF6">
        <w:rPr>
          <w:noProof/>
        </w:rPr>
        <w:t>[13]</w:t>
      </w:r>
      <w:r w:rsidR="009E5CF6">
        <w:fldChar w:fldCharType="end"/>
      </w:r>
      <w:r w:rsidR="00600FE3">
        <w:t xml:space="preserve"> </w:t>
      </w:r>
      <w:r>
        <w:t xml:space="preserve">or BFO </w:t>
      </w:r>
      <w:r w:rsidR="009E5CF6">
        <w:fldChar w:fldCharType="begin"/>
      </w:r>
      <w:r w:rsidR="009E5CF6">
        <w:instrText xml:space="preserve"> ADDIN EN.CITE &lt;EndNote&gt;&lt;Cite&gt;&lt;Author&gt;Arp&lt;/Author&gt;&lt;Year&gt;2015&lt;/Year&gt;&lt;IDText&gt;Building ontologies with basic formal ontology&lt;/IDText&gt;&lt;DisplayText&gt;[14]&lt;/DisplayText&gt;&lt;record&gt;&lt;isbn&gt;0262527812&lt;/isbn&gt;&lt;titles&gt;&lt;title&gt;Building ontologies with basic formal ontology&lt;/title&gt;&lt;/titles&gt;&lt;contributors&gt;&lt;authors&gt;&lt;author&gt;Arp, Robert&lt;/author&gt;&lt;author&gt;Smith, Barry&lt;/author&gt;&lt;author&gt;Spear, Andrew D&lt;/author&gt;&lt;/authors&gt;&lt;/contributors&gt;&lt;added-date format="utc"&gt;1581529235&lt;/added-date&gt;&lt;ref-type name="Book"&gt;6&lt;/ref-type&gt;&lt;dates&gt;&lt;year&gt;2015&lt;/year&gt;&lt;/dates&gt;&lt;rec-number&gt;47&lt;/rec-number&gt;&lt;publisher&gt;Mit Press&lt;/publisher&gt;&lt;last-updated-date format="utc"&gt;1581529235&lt;/last-updated-date&gt;&lt;/record&gt;&lt;/Cite&gt;&lt;/EndNote&gt;</w:instrText>
      </w:r>
      <w:r w:rsidR="009E5CF6">
        <w:fldChar w:fldCharType="separate"/>
      </w:r>
      <w:r w:rsidR="009E5CF6">
        <w:rPr>
          <w:noProof/>
        </w:rPr>
        <w:t>[14]</w:t>
      </w:r>
      <w:r w:rsidR="009E5CF6">
        <w:fldChar w:fldCharType="end"/>
      </w:r>
      <w:r w:rsidR="00600FE3">
        <w:t xml:space="preserve"> </w:t>
      </w:r>
      <w:r>
        <w:t xml:space="preserve">in order to make these commitments explicit. </w:t>
      </w:r>
    </w:p>
    <w:p w14:paraId="4586A384" w14:textId="77777777" w:rsidR="00471164" w:rsidRDefault="00471164" w:rsidP="00471164">
      <w:pPr>
        <w:pStyle w:val="Heading3"/>
      </w:pPr>
      <w:bookmarkStart w:id="85" w:name="_Toc32993933"/>
      <w:r>
        <w:t>Activity Ontology</w:t>
      </w:r>
      <w:bookmarkEnd w:id="85"/>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w:t>
      </w:r>
      <w:r>
        <w:rPr>
          <w:rFonts w:cstheme="minorHAnsi"/>
        </w:rPr>
        <w:lastRenderedPageBreak/>
        <w:t xml:space="preserve">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0E3E63A5" w:rsidR="00882108" w:rsidRPr="00CD7C65" w:rsidRDefault="00882108" w:rsidP="00882108">
      <w:pPr>
        <w:spacing w:after="120"/>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9E5CF6">
        <w:rPr>
          <w:rFonts w:cstheme="minorHAnsi"/>
        </w:rPr>
        <w:instrText xml:space="preserve"> ADDIN EN.CITE &lt;EndNote&gt;&lt;Cite&gt;&lt;Author&gt;Katsumi&lt;/Author&gt;&lt;Year&gt;2017&lt;/Year&gt;&lt;IDText&gt;Defining Activity Specifications in OWL&lt;/IDText&gt;&lt;DisplayText&gt;[15]&lt;/DisplayText&gt;&lt;record&gt;&lt;titles&gt;&lt;title&gt;Defining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9E5CF6">
        <w:rPr>
          <w:rFonts w:cstheme="minorHAnsi"/>
          <w:noProof/>
        </w:rPr>
        <w:t>[15]</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9E5CF6">
        <w:rPr>
          <w:rFonts w:cstheme="minorHAnsi"/>
        </w:rPr>
        <w:instrText xml:space="preserve"> ADDIN EN.CITE &lt;EndNote&gt;&lt;Cite&gt;&lt;Author&gt;Kowalski&lt;/Author&gt;&lt;Year&gt;1986&lt;/Year&gt;&lt;IDText&gt;A logic-based calculus of events. NewGeneration Computing 4&lt;/IDText&gt;&lt;DisplayText&gt;[16]&lt;/DisplayText&gt;&lt;record&gt;&lt;titles&gt;&lt;title&gt;A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9E5CF6">
        <w:rPr>
          <w:rFonts w:cstheme="minorHAnsi"/>
          <w:noProof/>
        </w:rPr>
        <w:t>[16]</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9E5CF6">
        <w:instrText xml:space="preserve"> ADDIN EN.CITE &lt;EndNote&gt;&lt;Cite&gt;&lt;Author&gt;Fox&lt;/Author&gt;&lt;Year&gt;1983&lt;/Year&gt;&lt;IDText&gt;Constraint-Directed Search: A Case Study of Job-Shop Scheduling&lt;/IDText&gt;&lt;DisplayText&gt;[17, 18]&lt;/DisplayText&gt;&lt;record&gt;&lt;titles&gt;&lt;title&gt;Constraint-Directed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9E5CF6">
        <w:rPr>
          <w:noProof/>
        </w:rPr>
        <w:t>[17, 18]</w:t>
      </w:r>
      <w:r>
        <w:fldChar w:fldCharType="end"/>
      </w:r>
      <w:r w:rsidRPr="00CD7C65">
        <w:t>.</w:t>
      </w:r>
    </w:p>
    <w:p w14:paraId="1C47323C" w14:textId="086BA560" w:rsidR="00882108" w:rsidRDefault="00882108" w:rsidP="00882108">
      <w:pPr>
        <w:spacing w:after="120"/>
      </w:pPr>
      <w:r w:rsidRPr="00CD7C65">
        <w:t xml:space="preserve">A precursor to the TOVE </w:t>
      </w:r>
      <w:r>
        <w:fldChar w:fldCharType="begin"/>
      </w:r>
      <w:r w:rsidR="009E5CF6">
        <w:instrText xml:space="preserve"> ADDIN EN.CITE &lt;EndNote&gt;&lt;Cite&gt;&lt;Author&gt;Fox&lt;/Author&gt;&lt;Year&gt;1998&lt;/Year&gt;&lt;IDText&gt;Enterprise modeling&lt;/IDText&gt;&lt;DisplayText&gt;[19]&lt;/DisplayText&gt;&lt;record&gt;&lt;isbn&gt;2371-9621&lt;/isbn&gt;&lt;titles&gt;&lt;title&gt;Enterprise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9E5CF6">
        <w:rPr>
          <w:noProof/>
        </w:rPr>
        <w:t>[19]</w:t>
      </w:r>
      <w:r>
        <w:fldChar w:fldCharType="end"/>
      </w:r>
      <w:r w:rsidRPr="00CD7C65">
        <w:t xml:space="preserve"> and PSL </w:t>
      </w:r>
      <w:r>
        <w:fldChar w:fldCharType="begin"/>
      </w:r>
      <w:r w:rsidR="009E5CF6">
        <w:instrText xml:space="preserve"> ADDIN EN.CITE &lt;EndNote&gt;&lt;Cite&gt;&lt;Author&gt;Grüninger&lt;/Author&gt;&lt;Year&gt;2009&lt;/Year&gt;&lt;IDText&gt;Using the PSL ontology&lt;/IDText&gt;&lt;DisplayText&gt;[20]&lt;/DisplayText&gt;&lt;record&gt;&lt;titles&gt;&lt;title&gt;Using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9E5CF6">
        <w:rPr>
          <w:noProof/>
        </w:rPr>
        <w:t>[20]</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5702D6">
        <w:t xml:space="preserve">Figure </w:t>
      </w:r>
      <w:r w:rsidR="005702D6">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737551D5" w:rsidR="00882108" w:rsidRPr="00CD7C65" w:rsidRDefault="00882108" w:rsidP="00882108">
      <w:pPr>
        <w:pStyle w:val="Caption"/>
        <w:spacing w:after="120"/>
        <w:jc w:val="center"/>
        <w:rPr>
          <w:lang w:val="en-CA"/>
        </w:rPr>
      </w:pPr>
      <w:bookmarkStart w:id="86" w:name="_Ref2239297"/>
      <w:r>
        <w:t xml:space="preserve">Figure </w:t>
      </w:r>
      <w:r>
        <w:rPr>
          <w:noProof/>
        </w:rPr>
        <w:fldChar w:fldCharType="begin"/>
      </w:r>
      <w:r>
        <w:rPr>
          <w:noProof/>
        </w:rPr>
        <w:instrText xml:space="preserve"> SEQ Figure \* ARABIC </w:instrText>
      </w:r>
      <w:r>
        <w:rPr>
          <w:noProof/>
        </w:rPr>
        <w:fldChar w:fldCharType="separate"/>
      </w:r>
      <w:r w:rsidR="005702D6">
        <w:rPr>
          <w:noProof/>
        </w:rPr>
        <w:t>5</w:t>
      </w:r>
      <w:r>
        <w:rPr>
          <w:noProof/>
        </w:rPr>
        <w:fldChar w:fldCharType="end"/>
      </w:r>
      <w:bookmarkEnd w:id="86"/>
      <w:r>
        <w:t>: A generic activity cluster</w:t>
      </w:r>
    </w:p>
    <w:p w14:paraId="53D77780" w14:textId="77777777" w:rsidR="00882108" w:rsidRDefault="00882108" w:rsidP="00882108">
      <w:pPr>
        <w:spacing w:after="120"/>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xml:space="preserve">.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w:t>
      </w:r>
      <w:r>
        <w:lastRenderedPageBreak/>
        <w:t>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7517AF">
      <w:pPr>
        <w:pStyle w:val="ListParagraph"/>
        <w:numPr>
          <w:ilvl w:val="0"/>
          <w:numId w:val="25"/>
        </w:numPr>
        <w:spacing w:after="120"/>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7517AF">
      <w:pPr>
        <w:pStyle w:val="ListParagraph"/>
        <w:numPr>
          <w:ilvl w:val="0"/>
          <w:numId w:val="25"/>
        </w:numPr>
        <w:spacing w:after="120"/>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pPr>
      <w:r w:rsidRPr="00E3528B">
        <w:lastRenderedPageBreak/>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303CF75" w:rsidR="00882108" w:rsidRPr="00F31640" w:rsidRDefault="00882108" w:rsidP="00882108">
      <w:pPr>
        <w:spacing w:after="120"/>
      </w:pPr>
      <w:r>
        <w:t xml:space="preserve">The key classes that formalize these concepts are summarized in </w:t>
      </w:r>
      <w:r>
        <w:fldChar w:fldCharType="begin"/>
      </w:r>
      <w:r>
        <w:instrText xml:space="preserve"> REF _Ref12516765 \h </w:instrText>
      </w:r>
      <w:r>
        <w:fldChar w:fldCharType="separate"/>
      </w:r>
      <w:r w:rsidR="005702D6">
        <w:t xml:space="preserve">Table </w:t>
      </w:r>
      <w:r w:rsidR="005702D6">
        <w:rPr>
          <w:noProof/>
        </w:rPr>
        <w:t>5</w:t>
      </w:r>
      <w:r>
        <w:fldChar w:fldCharType="end"/>
      </w:r>
      <w:r>
        <w:t xml:space="preserve"> and illustrated in </w:t>
      </w:r>
      <w:r>
        <w:fldChar w:fldCharType="begin"/>
      </w:r>
      <w:r>
        <w:instrText xml:space="preserve"> REF _Ref15389805 \h </w:instrText>
      </w:r>
      <w:r>
        <w:fldChar w:fldCharType="separate"/>
      </w:r>
      <w:r w:rsidR="005702D6">
        <w:t xml:space="preserve">Figure </w:t>
      </w:r>
      <w:r w:rsidR="005702D6">
        <w:rPr>
          <w:noProof/>
        </w:rPr>
        <w:t>6</w:t>
      </w:r>
      <w:r>
        <w:fldChar w:fldCharType="end"/>
      </w:r>
      <w:r>
        <w:t>.</w:t>
      </w:r>
    </w:p>
    <w:p w14:paraId="22302AB2" w14:textId="326D0228" w:rsidR="00882108" w:rsidRDefault="00882108" w:rsidP="00882108">
      <w:pPr>
        <w:pStyle w:val="Caption"/>
        <w:keepNext/>
        <w:spacing w:after="120"/>
      </w:pPr>
      <w:bookmarkStart w:id="87" w:name="_Ref12516765"/>
      <w:r>
        <w:t xml:space="preserve">Table </w:t>
      </w:r>
      <w:fldSimple w:instr=" SEQ Table \* ARABIC ">
        <w:r w:rsidR="005702D6">
          <w:rPr>
            <w:noProof/>
          </w:rPr>
          <w:t>5</w:t>
        </w:r>
      </w:fldSimple>
      <w:bookmarkEnd w:id="87"/>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pPr>
    </w:p>
    <w:p w14:paraId="49123AF3" w14:textId="77777777" w:rsidR="00882108" w:rsidRDefault="00882108" w:rsidP="00882108">
      <w:pPr>
        <w:keepNext/>
        <w:spacing w:after="120"/>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39633D3D" w:rsidR="00882108" w:rsidRPr="007F7E71" w:rsidRDefault="00882108" w:rsidP="00882108">
      <w:pPr>
        <w:pStyle w:val="Caption"/>
        <w:spacing w:after="120"/>
        <w:rPr>
          <w:lang w:val="en-CA"/>
        </w:rPr>
      </w:pPr>
      <w:bookmarkStart w:id="88" w:name="_Ref15389805"/>
      <w:r>
        <w:t xml:space="preserve">Figure </w:t>
      </w:r>
      <w:fldSimple w:instr=" SEQ Figure \* ARABIC ">
        <w:r w:rsidR="005702D6">
          <w:rPr>
            <w:noProof/>
          </w:rPr>
          <w:t>6</w:t>
        </w:r>
      </w:fldSimple>
      <w:bookmarkEnd w:id="88"/>
      <w:r>
        <w:t>: Relationship between key classes in the Activity Ontology</w:t>
      </w:r>
    </w:p>
    <w:p w14:paraId="68473683" w14:textId="77777777" w:rsidR="00882108" w:rsidRPr="002C23A9" w:rsidRDefault="00882108" w:rsidP="00FE13B1">
      <w:pPr>
        <w:pStyle w:val="Heading4"/>
      </w:pPr>
      <w:r>
        <w:t>An Example</w:t>
      </w:r>
    </w:p>
    <w:p w14:paraId="0F034018" w14:textId="29645053" w:rsidR="00882108" w:rsidRDefault="00882108" w:rsidP="00882108">
      <w:pPr>
        <w:spacing w:after="120"/>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5702D6">
        <w:t xml:space="preserve">Figure </w:t>
      </w:r>
      <w:r w:rsidR="005702D6">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5702D6">
        <w:t xml:space="preserve">Figure </w:t>
      </w:r>
      <w:r w:rsidR="005702D6">
        <w:rPr>
          <w:noProof/>
        </w:rPr>
        <w:t>8</w:t>
      </w:r>
      <w:r>
        <w:fldChar w:fldCharType="end"/>
      </w:r>
      <w:r>
        <w:t>.</w:t>
      </w:r>
    </w:p>
    <w:p w14:paraId="0ABE9FE7" w14:textId="77777777" w:rsidR="00882108" w:rsidRDefault="00882108" w:rsidP="00882108">
      <w:pPr>
        <w:keepNext/>
        <w:spacing w:after="120"/>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086EC4E5" w:rsidR="00882108" w:rsidRDefault="00882108" w:rsidP="00882108">
      <w:pPr>
        <w:pStyle w:val="Caption"/>
        <w:spacing w:after="120"/>
        <w:rPr>
          <w:lang w:val="en-CA"/>
        </w:rPr>
      </w:pPr>
      <w:bookmarkStart w:id="89" w:name="_Ref15390281"/>
      <w:r>
        <w:t xml:space="preserve">Figure </w:t>
      </w:r>
      <w:fldSimple w:instr=" SEQ Figure \* ARABIC ">
        <w:r w:rsidR="005702D6">
          <w:rPr>
            <w:noProof/>
          </w:rPr>
          <w:t>7</w:t>
        </w:r>
      </w:fldSimple>
      <w:bookmarkEnd w:id="89"/>
      <w:r>
        <w:t>: Example formalization of the DriveToWorkActivity</w:t>
      </w:r>
    </w:p>
    <w:p w14:paraId="50965360" w14:textId="77777777" w:rsidR="00882108" w:rsidRDefault="00882108" w:rsidP="00882108">
      <w:pPr>
        <w:keepNext/>
        <w:spacing w:after="120"/>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7815E1AB" w:rsidR="00882108" w:rsidRPr="00A3354E" w:rsidRDefault="00882108" w:rsidP="00882108">
      <w:pPr>
        <w:pStyle w:val="Caption"/>
        <w:spacing w:after="120"/>
        <w:rPr>
          <w:lang w:val="en-CA"/>
        </w:rPr>
      </w:pPr>
      <w:bookmarkStart w:id="90" w:name="_Ref12516943"/>
      <w:r>
        <w:t xml:space="preserve">Figure </w:t>
      </w:r>
      <w:fldSimple w:instr=" SEQ Figure \* ARABIC ">
        <w:r w:rsidR="005702D6">
          <w:rPr>
            <w:noProof/>
          </w:rPr>
          <w:t>8</w:t>
        </w:r>
      </w:fldSimple>
      <w:bookmarkEnd w:id="90"/>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lastRenderedPageBreak/>
        <w:t>Location Ontology</w:t>
      </w:r>
    </w:p>
    <w:p w14:paraId="3D7B13F8" w14:textId="77777777" w:rsidR="00E8128A" w:rsidRPr="00733EB6" w:rsidRDefault="00E8128A" w:rsidP="00E8128A">
      <w:pPr>
        <w:pStyle w:val="Heading3"/>
      </w:pPr>
      <w:bookmarkStart w:id="91" w:name="_Toc32993934"/>
      <w:r w:rsidRPr="00733EB6">
        <w:t xml:space="preserve">Recurring </w:t>
      </w:r>
      <w:r>
        <w:t>E</w:t>
      </w:r>
      <w:r w:rsidRPr="00733EB6">
        <w:t>vent ontology</w:t>
      </w:r>
      <w:bookmarkEnd w:id="91"/>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pPr>
      <w:r>
        <w:t>A specification of recurring events, in particular those that are defined according to calendar dates (e.g. every Monday, every March), is required to capture information regarding hours of 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1B9D53A6" w:rsidR="00E8128A" w:rsidRDefault="00E8128A" w:rsidP="00E8128A">
      <w:pPr>
        <w:spacing w:after="120"/>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9E5CF6">
        <w:instrText xml:space="preserve"> ADDIN EN.CITE &lt;EndNote&gt;&lt;Cite&gt;&lt;Author&gt;Fox&lt;/Author&gt;&lt;Year&gt;2013&lt;/Year&gt;&lt;IDText&gt;A foundation ontology for global city indicators&lt;/IDText&gt;&lt;DisplayText&gt;[21]&lt;/DisplayText&gt;&lt;record&gt;&lt;titles&gt;&lt;title&gt;A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9E5CF6">
        <w:rPr>
          <w:noProof/>
        </w:rPr>
        <w:t>[21]</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pPr>
      <w:r w:rsidRPr="00E1766E">
        <w:lastRenderedPageBreak/>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associated classes of Activities, while individual recurring events may be associated with one or more instances of an activity.</w:t>
      </w:r>
    </w:p>
    <w:p w14:paraId="120EFC38" w14:textId="77777777" w:rsidR="00E8128A" w:rsidRPr="00E1766E" w:rsidRDefault="00E8128A" w:rsidP="00E8128A">
      <w:pPr>
        <w:spacing w:after="120"/>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331CB6">
      <w:pPr>
        <w:pStyle w:val="ListParagraph"/>
        <w:numPr>
          <w:ilvl w:val="0"/>
          <w:numId w:val="16"/>
        </w:numPr>
        <w:spacing w:after="120"/>
        <w:rPr>
          <w:lang w:val="en-CA"/>
        </w:rPr>
      </w:pPr>
      <w:r w:rsidRPr="00E1766E">
        <w:rPr>
          <w:lang w:val="en-CA"/>
        </w:rPr>
        <w:t xml:space="preserve">A MonthlyRecurringEvent recurs regularly on the same day of each month, as specified by the dayOfMonth data property. Note that there is often ambiguity regarding the </w:t>
      </w:r>
      <w:r w:rsidRPr="00E1766E">
        <w:rPr>
          <w:lang w:val="en-CA"/>
        </w:rPr>
        <w:lastRenderedPageBreak/>
        <w:t xml:space="preserve">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rPr>
          <w:lang w:val="en-CA"/>
        </w:rPr>
      </w:pPr>
      <w:r w:rsidRPr="00E1766E">
        <w:rPr>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03CA503" w:rsidR="00E8128A" w:rsidRDefault="00E8128A" w:rsidP="00E8128A">
      <w:pPr>
        <w:spacing w:after="120"/>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5702D6">
        <w:t xml:space="preserve">Table </w:t>
      </w:r>
      <w:r w:rsidR="005702D6">
        <w:rPr>
          <w:noProof/>
        </w:rPr>
        <w:t>6</w:t>
      </w:r>
      <w:r>
        <w:fldChar w:fldCharType="end"/>
      </w:r>
      <w:r>
        <w:t xml:space="preserve"> and illustrated in </w:t>
      </w:r>
      <w:r>
        <w:fldChar w:fldCharType="begin"/>
      </w:r>
      <w:r>
        <w:instrText xml:space="preserve"> REF _Ref12533514 \h </w:instrText>
      </w:r>
      <w:r>
        <w:fldChar w:fldCharType="separate"/>
      </w:r>
      <w:r w:rsidR="005702D6">
        <w:t xml:space="preserve">Figure </w:t>
      </w:r>
      <w:r w:rsidR="005702D6">
        <w:rPr>
          <w:noProof/>
        </w:rPr>
        <w:t>9</w:t>
      </w:r>
      <w:r>
        <w:fldChar w:fldCharType="end"/>
      </w:r>
      <w:r>
        <w:t>.</w:t>
      </w:r>
    </w:p>
    <w:p w14:paraId="650C9F54" w14:textId="634EE1FE" w:rsidR="00E8128A" w:rsidRDefault="00E8128A" w:rsidP="00E8128A">
      <w:pPr>
        <w:pStyle w:val="Caption"/>
        <w:keepNext/>
        <w:spacing w:after="120"/>
      </w:pPr>
      <w:bookmarkStart w:id="92" w:name="_Ref12533493"/>
      <w:r>
        <w:t xml:space="preserve">Table </w:t>
      </w:r>
      <w:fldSimple w:instr=" SEQ Table \* ARABIC ">
        <w:r w:rsidR="005702D6">
          <w:rPr>
            <w:noProof/>
          </w:rPr>
          <w:t>6</w:t>
        </w:r>
      </w:fldSimple>
      <w:bookmarkEnd w:id="92"/>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pPr>
    </w:p>
    <w:p w14:paraId="0A0A3DA2" w14:textId="77777777" w:rsidR="00E8128A" w:rsidRDefault="00E8128A" w:rsidP="00E8128A">
      <w:pPr>
        <w:keepNext/>
        <w:spacing w:after="120"/>
        <w:jc w:val="center"/>
      </w:pPr>
      <w:r w:rsidRPr="009600E0">
        <w:rPr>
          <w:noProof/>
        </w:rPr>
        <w:lastRenderedPageBreak/>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506C019B" w:rsidR="00E8128A" w:rsidRPr="00E1766E" w:rsidRDefault="00E8128A" w:rsidP="00E8128A">
      <w:pPr>
        <w:pStyle w:val="Caption"/>
        <w:spacing w:after="120"/>
        <w:jc w:val="center"/>
        <w:rPr>
          <w:lang w:val="en-CA"/>
        </w:rPr>
      </w:pPr>
      <w:bookmarkStart w:id="93" w:name="_Ref12533514"/>
      <w:r>
        <w:t xml:space="preserve">Figure </w:t>
      </w:r>
      <w:fldSimple w:instr=" SEQ Figure \* ARABIC ">
        <w:r w:rsidR="005702D6">
          <w:rPr>
            <w:noProof/>
          </w:rPr>
          <w:t>9</w:t>
        </w:r>
      </w:fldSimple>
      <w:bookmarkEnd w:id="93"/>
      <w:r>
        <w:t>: Basic structure of the Recurring Event Ontology</w:t>
      </w:r>
    </w:p>
    <w:p w14:paraId="69975519" w14:textId="77777777" w:rsidR="00E8128A" w:rsidRPr="00881C48" w:rsidRDefault="00E8128A" w:rsidP="00E8128A">
      <w:pPr>
        <w:pStyle w:val="Heading4"/>
      </w:pPr>
      <w:r>
        <w:t>An Example</w:t>
      </w:r>
    </w:p>
    <w:p w14:paraId="6DA8914C" w14:textId="00A3AB94" w:rsidR="00E8128A" w:rsidRDefault="00E8128A" w:rsidP="00E8128A">
      <w:pPr>
        <w:spacing w:after="120"/>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5702D6">
        <w:t xml:space="preserve">Figure </w:t>
      </w:r>
      <w:r w:rsidR="005702D6">
        <w:rPr>
          <w:noProof/>
        </w:rPr>
        <w:t>10</w:t>
      </w:r>
      <w:r>
        <w:fldChar w:fldCharType="end"/>
      </w:r>
      <w:r>
        <w:t>.</w:t>
      </w:r>
    </w:p>
    <w:p w14:paraId="76DAFC0E" w14:textId="77777777" w:rsidR="00E8128A" w:rsidRDefault="00E8128A" w:rsidP="00E8128A">
      <w:pPr>
        <w:keepNext/>
        <w:spacing w:after="120"/>
      </w:pPr>
      <w:r w:rsidRPr="00EA2CCF">
        <w:rPr>
          <w:noProof/>
        </w:rPr>
        <w:lastRenderedPageBreak/>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1449E92" w:rsidR="00E8128A" w:rsidRPr="00A86E8E" w:rsidRDefault="00E8128A" w:rsidP="00E8128A">
      <w:pPr>
        <w:pStyle w:val="Caption"/>
        <w:spacing w:after="120"/>
        <w:rPr>
          <w:lang w:val="en-CA"/>
        </w:rPr>
      </w:pPr>
      <w:bookmarkStart w:id="94" w:name="_Ref12536225"/>
      <w:r>
        <w:t xml:space="preserve">Figure </w:t>
      </w:r>
      <w:fldSimple w:instr=" SEQ Figure \* ARABIC ">
        <w:r w:rsidR="005702D6">
          <w:rPr>
            <w:noProof/>
          </w:rPr>
          <w:t>10</w:t>
        </w:r>
      </w:fldSimple>
      <w:bookmarkEnd w:id="94"/>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7517AF">
      <w:pPr>
        <w:pStyle w:val="ListParagraph"/>
        <w:numPr>
          <w:ilvl w:val="0"/>
          <w:numId w:val="26"/>
        </w:numPr>
      </w:pPr>
      <w:r w:rsidRPr="00A86E8E">
        <w:t>Activity Ontology</w:t>
      </w:r>
    </w:p>
    <w:p w14:paraId="24B68A0B" w14:textId="77777777" w:rsidR="00520123" w:rsidRDefault="00A72D35" w:rsidP="00EA354A">
      <w:pPr>
        <w:pStyle w:val="Heading3"/>
      </w:pPr>
      <w:bookmarkStart w:id="95" w:name="_Toc32993935"/>
      <w:r>
        <w:t>Resource</w:t>
      </w:r>
      <w:r w:rsidR="00BD7FA8">
        <w:t xml:space="preserve"> </w:t>
      </w:r>
      <w:r w:rsidR="00520123">
        <w:t>Ontology</w:t>
      </w:r>
      <w:bookmarkEnd w:id="95"/>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7517AF">
      <w:pPr>
        <w:pStyle w:val="Heading4"/>
        <w:numPr>
          <w:ilvl w:val="3"/>
          <w:numId w:val="27"/>
        </w:numPr>
        <w:spacing w:after="120"/>
        <w:rPr>
          <w:lang w:val="en-CA"/>
        </w:rPr>
      </w:pPr>
      <w:r w:rsidRPr="00040F7C">
        <w:rPr>
          <w:lang w:val="en-CA"/>
        </w:rPr>
        <w:t>The Ontology</w:t>
      </w:r>
    </w:p>
    <w:p w14:paraId="4285C2CE" w14:textId="4B0B89C9" w:rsidR="005F0F5A" w:rsidRDefault="005F0F5A" w:rsidP="005F0F5A">
      <w:pPr>
        <w:spacing w:after="120"/>
      </w:pPr>
      <w:r>
        <w:t xml:space="preserve">The Resource Ontology provides a generic representation of resources that contain core properties generic across all transportation uses. We take the view presented in the TOVE model </w:t>
      </w:r>
      <w:r>
        <w:fldChar w:fldCharType="begin"/>
      </w:r>
      <w:r w:rsidR="009E5CF6">
        <w:instrText xml:space="preserve"> ADDIN EN.CITE &lt;EndNote&gt;&lt;Cite&gt;&lt;Author&gt;Fadel&lt;/Author&gt;&lt;Year&gt;1994&lt;/Year&gt;&lt;IDText&gt;A generic enterprise resource ontology&lt;/IDText&gt;&lt;DisplayText&gt;[22]&lt;/DisplayText&gt;&lt;record&gt;&lt;isbn&gt;0818657057&lt;/isbn&gt;&lt;titles&gt;&lt;title&gt;A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9E5CF6">
        <w:rPr>
          <w:noProof/>
        </w:rPr>
        <w:t>[22]</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00150CEB" w:rsidR="005F0F5A" w:rsidRDefault="005F0F5A" w:rsidP="005F0F5A">
      <w:pPr>
        <w:spacing w:after="120"/>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5702D6">
        <w:t xml:space="preserve">Table </w:t>
      </w:r>
      <w:r w:rsidR="005702D6">
        <w:rPr>
          <w:noProof/>
        </w:rPr>
        <w:t>7</w:t>
      </w:r>
      <w:r>
        <w:fldChar w:fldCharType="end"/>
      </w:r>
      <w:r>
        <w:t>.</w:t>
      </w:r>
    </w:p>
    <w:p w14:paraId="43379A37" w14:textId="77777777" w:rsidR="005F0F5A" w:rsidRDefault="005F0F5A" w:rsidP="005F0F5A">
      <w:pPr>
        <w:spacing w:after="120"/>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7399B833" w:rsidR="005F0F5A" w:rsidRDefault="005F0F5A" w:rsidP="005F0F5A">
      <w:pPr>
        <w:pStyle w:val="Caption"/>
        <w:keepNext/>
        <w:spacing w:after="120"/>
      </w:pPr>
      <w:bookmarkStart w:id="96" w:name="_Ref13049166"/>
      <w:r>
        <w:t xml:space="preserve">Table </w:t>
      </w:r>
      <w:fldSimple w:instr=" SEQ Table \* ARABIC ">
        <w:r w:rsidR="005702D6">
          <w:rPr>
            <w:noProof/>
          </w:rPr>
          <w:t>7</w:t>
        </w:r>
      </w:fldSimple>
      <w:bookmarkEnd w:id="96"/>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D2B91C7" w:rsidR="005F0F5A" w:rsidRDefault="005F0F5A" w:rsidP="005F0F5A">
      <w:pPr>
        <w:spacing w:after="120"/>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5702D6">
        <w:t xml:space="preserve">Figure </w:t>
      </w:r>
      <w:r w:rsidR="005702D6">
        <w:rPr>
          <w:noProof/>
        </w:rPr>
        <w:t>11</w:t>
      </w:r>
      <w:r>
        <w:fldChar w:fldCharType="end"/>
      </w:r>
    </w:p>
    <w:p w14:paraId="1F681C97" w14:textId="77777777" w:rsidR="005F0F5A" w:rsidRDefault="005F0F5A" w:rsidP="005F0F5A">
      <w:pPr>
        <w:keepNext/>
        <w:spacing w:after="120"/>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5BE0EB21" w:rsidR="005F0F5A" w:rsidRPr="004B447F" w:rsidRDefault="005F0F5A" w:rsidP="005F0F5A">
      <w:pPr>
        <w:pStyle w:val="Caption"/>
        <w:spacing w:after="120"/>
      </w:pPr>
      <w:bookmarkStart w:id="97" w:name="_Ref13048704"/>
      <w:r>
        <w:t xml:space="preserve">Figure </w:t>
      </w:r>
      <w:fldSimple w:instr=" SEQ Figure \* ARABIC ">
        <w:r w:rsidR="005702D6">
          <w:rPr>
            <w:noProof/>
          </w:rPr>
          <w:t>11</w:t>
        </w:r>
      </w:fldSimple>
      <w:bookmarkEnd w:id="97"/>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4CC09172" w:rsidR="00896202" w:rsidRDefault="008B5CC9" w:rsidP="00896202">
      <w:pPr>
        <w:pStyle w:val="Heading3"/>
      </w:pPr>
      <w:bookmarkStart w:id="98" w:name="_Toc32993936"/>
      <w:r>
        <w:t>Part</w:t>
      </w:r>
      <w:r w:rsidR="00034B8F">
        <w:t>hood</w:t>
      </w:r>
      <w:r w:rsidR="00896202" w:rsidRPr="00BB05EE">
        <w:t xml:space="preserve"> Ontology</w:t>
      </w:r>
      <w:bookmarkEnd w:id="98"/>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2DADE976" w:rsidR="008A7BC9" w:rsidRPr="004B447F" w:rsidRDefault="008A7BC9" w:rsidP="008A7BC9">
      <w:pPr>
        <w:spacing w:after="120"/>
      </w:pPr>
      <w:r>
        <w:t xml:space="preserve">Notions of parthood are ubiquitous in and beyond the transportation domain. While sometimes conflated, there are clear distinctions which can be made between different types of parthood and similar relations. The </w:t>
      </w:r>
      <w:r w:rsidR="00034B8F">
        <w:t>partho</w:t>
      </w:r>
      <w:r w:rsidR="000B2D6B">
        <w:t>o</w:t>
      </w:r>
      <w:r w:rsidR="00034B8F">
        <w:t>d</w:t>
      </w:r>
      <w:r>
        <w:t xml:space="preserve"> ontology goes beyond classical mereology and </w:t>
      </w:r>
      <w:r w:rsidR="00667138">
        <w:t>is intended to 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3A5D793F" w:rsidR="008A7BC9" w:rsidRDefault="008A7BC9" w:rsidP="008A7BC9">
      <w:pPr>
        <w:spacing w:after="120"/>
      </w:pPr>
      <w:r>
        <w:t xml:space="preserve">The </w:t>
      </w:r>
      <w:r w:rsidR="00034B8F">
        <w:t>Parthood</w:t>
      </w:r>
      <w:r>
        <w:t xml:space="preserve">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9E5CF6">
        <w:instrText xml:space="preserve"> ADDIN EN.CITE &lt;EndNote&gt;&lt;Cite&gt;&lt;Author&gt;Bittner&lt;/Author&gt;&lt;Year&gt;2005&lt;/Year&gt;&lt;IDText&gt;Computational ontologies of parthood, componenthood, and containment&lt;/IDText&gt;&lt;DisplayText&gt;[23]&lt;/DisplayText&gt;&lt;record&gt;&lt;isbn&gt;1045-0823&lt;/isbn&gt;&lt;titles&gt;&lt;title&gt;Computational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9E5CF6">
        <w:rPr>
          <w:noProof/>
        </w:rPr>
        <w:t>[23]</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2D2656DF" w:rsidR="008A7BC9" w:rsidRDefault="008A7BC9" w:rsidP="008A7BC9">
      <w:pPr>
        <w:spacing w:after="120"/>
      </w:pPr>
      <w:r>
        <w:t xml:space="preserve">The difficulty with such an approximation is that the resulting theory defines a semantics for something else entirely. Inherently, some semantics are omitted, which may not be required for </w:t>
      </w:r>
      <w:r>
        <w:lastRenderedPageBreak/>
        <w:t xml:space="preserve">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w:t>
      </w:r>
      <w:r w:rsidR="00034B8F">
        <w:t>Parthood</w:t>
      </w:r>
      <w:r>
        <w:t xml:space="preserve">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5702D6">
        <w:t xml:space="preserve">Table </w:t>
      </w:r>
      <w:r w:rsidR="005702D6">
        <w:rPr>
          <w:noProof/>
        </w:rPr>
        <w:t>8</w:t>
      </w:r>
      <w:r>
        <w:fldChar w:fldCharType="end"/>
      </w:r>
      <w:r>
        <w:t>.</w:t>
      </w:r>
    </w:p>
    <w:p w14:paraId="32CB5B09" w14:textId="77777777" w:rsidR="008A7BC9" w:rsidRDefault="008A7BC9" w:rsidP="008A7BC9">
      <w:pPr>
        <w:spacing w:after="120"/>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7BDE4039" w:rsidR="008A7BC9" w:rsidRDefault="008A7BC9" w:rsidP="008A7BC9">
      <w:pPr>
        <w:pStyle w:val="Caption"/>
        <w:keepNext/>
        <w:spacing w:after="120"/>
      </w:pPr>
      <w:bookmarkStart w:id="99" w:name="_Ref13049603"/>
      <w:r>
        <w:t xml:space="preserve">Table </w:t>
      </w:r>
      <w:fldSimple w:instr=" SEQ Table \* ARABIC ">
        <w:r w:rsidR="005702D6">
          <w:rPr>
            <w:noProof/>
          </w:rPr>
          <w:t>8</w:t>
        </w:r>
      </w:fldSimple>
      <w:bookmarkEnd w:id="99"/>
      <w:r>
        <w:t xml:space="preserve">: Key properties in the </w:t>
      </w:r>
      <w:r w:rsidR="00DE6D67">
        <w:t>Parthood</w:t>
      </w:r>
      <w:r>
        <w:t xml:space="preserve">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pPr>
    </w:p>
    <w:p w14:paraId="33DBBB4A" w14:textId="77777777" w:rsidR="008A7BC9" w:rsidRPr="001C4089" w:rsidRDefault="008A7BC9" w:rsidP="008A7BC9">
      <w:pPr>
        <w:pStyle w:val="Heading4"/>
      </w:pPr>
      <w:r>
        <w:t>An Example</w:t>
      </w:r>
    </w:p>
    <w:p w14:paraId="0FACDA2E" w14:textId="211E0F38" w:rsidR="008A7BC9" w:rsidRDefault="008A7BC9" w:rsidP="008A7BC9">
      <w:pPr>
        <w:spacing w:after="120"/>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5702D6">
        <w:t xml:space="preserve">Figure </w:t>
      </w:r>
      <w:r w:rsidR="005702D6">
        <w:rPr>
          <w:noProof/>
        </w:rPr>
        <w:t>12</w:t>
      </w:r>
      <w:r>
        <w:fldChar w:fldCharType="end"/>
      </w:r>
      <w:r>
        <w:t>.</w:t>
      </w:r>
    </w:p>
    <w:p w14:paraId="753AD772" w14:textId="77777777" w:rsidR="008A7BC9" w:rsidRDefault="008A7BC9" w:rsidP="008A7BC9">
      <w:pPr>
        <w:keepNext/>
        <w:spacing w:after="120"/>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D6E79E6" w:rsidR="008A7BC9" w:rsidRPr="00DB1ED8" w:rsidRDefault="008A7BC9" w:rsidP="008A7BC9">
      <w:pPr>
        <w:pStyle w:val="Caption"/>
        <w:spacing w:after="120"/>
        <w:rPr>
          <w:lang w:val="en-CA"/>
        </w:rPr>
      </w:pPr>
      <w:bookmarkStart w:id="100" w:name="_Ref13053357"/>
      <w:r>
        <w:t xml:space="preserve">Figure </w:t>
      </w:r>
      <w:fldSimple w:instr=" SEQ Figure \* ARABIC ">
        <w:r w:rsidR="005702D6">
          <w:rPr>
            <w:noProof/>
          </w:rPr>
          <w:t>12</w:t>
        </w:r>
      </w:fldSimple>
      <w:bookmarkEnd w:id="100"/>
      <w:r>
        <w:t xml:space="preserve">: Example use of the </w:t>
      </w:r>
      <w:r w:rsidR="00034B8F">
        <w:t>Parthood</w:t>
      </w:r>
      <w:r>
        <w:t xml:space="preserve"> Ontology</w:t>
      </w:r>
    </w:p>
    <w:p w14:paraId="4212BFC6" w14:textId="77777777" w:rsidR="000A4E28" w:rsidRDefault="000A4E28" w:rsidP="00A325FA"/>
    <w:p w14:paraId="1D5C87A5" w14:textId="0F91408E" w:rsidR="00C355FA" w:rsidRPr="007736F9" w:rsidRDefault="00C355FA" w:rsidP="008A7BC9">
      <w:pPr>
        <w:pStyle w:val="Heading4"/>
      </w:pPr>
      <w:r w:rsidRPr="007736F9">
        <w:lastRenderedPageBreak/>
        <w:t>Future work</w:t>
      </w:r>
    </w:p>
    <w:p w14:paraId="03E2A04E" w14:textId="1852B52F" w:rsidR="00EA41E0" w:rsidRDefault="00EA41E0" w:rsidP="0051476C">
      <w:r>
        <w:t>In addition to the aforementioned work by</w:t>
      </w:r>
      <w:r w:rsidR="008D089D">
        <w:t xml:space="preserve"> </w:t>
      </w:r>
      <w:r w:rsidR="009E5CF6">
        <w:fldChar w:fldCharType="begin"/>
      </w:r>
      <w:r w:rsidR="009E5CF6">
        <w:instrText xml:space="preserve"> ADDIN EN.CITE &lt;EndNote&gt;&lt;Cite&gt;&lt;Author&gt;Bittner&lt;/Author&gt;&lt;Year&gt;2005&lt;/Year&gt;&lt;IDText&gt;Computational ontologies of parthood, componenthood, and containment&lt;/IDText&gt;&lt;DisplayText&gt;[23]&lt;/DisplayText&gt;&lt;record&gt;&lt;isbn&gt;1045-0823&lt;/isbn&gt;&lt;titles&gt;&lt;title&gt;Computational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rsidR="009E5CF6">
        <w:fldChar w:fldCharType="separate"/>
      </w:r>
      <w:r w:rsidR="009E5CF6">
        <w:rPr>
          <w:noProof/>
        </w:rPr>
        <w:t>[23]</w:t>
      </w:r>
      <w:r w:rsidR="009E5CF6">
        <w:fldChar w:fldCharType="end"/>
      </w:r>
      <w:r>
        <w:t xml:space="preserve">, various approaches to the partial capture of these mereological relationships </w:t>
      </w:r>
      <w:r w:rsidRPr="00D55DCE">
        <w:t xml:space="preserve">in OWL have been proposed that </w:t>
      </w:r>
      <w:r>
        <w:t>may</w:t>
      </w:r>
      <w:r w:rsidRPr="00D55DCE">
        <w:t xml:space="preserve"> be used to extend the ontology presented here, such as in</w:t>
      </w:r>
      <w:r w:rsidR="007F05D8">
        <w:t xml:space="preserve"> the W3C</w:t>
      </w:r>
      <w:r w:rsidR="005C57A3">
        <w:t xml:space="preserve">’s Best Practices </w:t>
      </w:r>
      <w:r w:rsidR="009E5CF6">
        <w:fldChar w:fldCharType="begin"/>
      </w:r>
      <w:r w:rsidR="009E5CF6">
        <w:instrText xml:space="preserve"> ADDIN EN.CITE &lt;EndNote&gt;&lt;Cite&gt;&lt;Author&gt;Rector&lt;/Author&gt;&lt;Year&gt;2005&lt;/Year&gt;&lt;IDText&gt;Simple Part–Whole Relations in OWL–W3C Editor’s Draft 11 Aug 2005&lt;/IDText&gt;&lt;DisplayText&gt;[24]&lt;/DisplayText&gt;&lt;record&gt;&lt;titles&gt;&lt;title&gt;Simple Part–Whole Relations in OWL–W3C Editor’s Draft 11 Aug 2005&lt;/title&gt;&lt;/titles&gt;&lt;contributors&gt;&lt;authors&gt;&lt;author&gt;Rector, A&lt;/author&gt;&lt;author&gt;Welty, C&lt;/author&gt;&lt;/authors&gt;&lt;/contributors&gt;&lt;added-date format="utc"&gt;1581530561&lt;/added-date&gt;&lt;ref-type name="Generic"&gt;13&lt;/ref-type&gt;&lt;dates&gt;&lt;year&gt;2005&lt;/year&gt;&lt;/dates&gt;&lt;rec-number&gt;49&lt;/rec-number&gt;&lt;publisher&gt;W3C (http://www. w3. org/2001/sw/BestPractices/OEP/SimplePartW-hole/)&lt;/publisher&gt;&lt;last-updated-date format="utc"&gt;1581530561&lt;/last-updated-date&gt;&lt;/record&gt;&lt;/Cite&gt;&lt;/EndNote&gt;</w:instrText>
      </w:r>
      <w:r w:rsidR="009E5CF6">
        <w:fldChar w:fldCharType="separate"/>
      </w:r>
      <w:r w:rsidR="009E5CF6">
        <w:rPr>
          <w:noProof/>
        </w:rPr>
        <w:t>[24]</w:t>
      </w:r>
      <w:r w:rsidR="009E5CF6">
        <w:fldChar w:fldCharType="end"/>
      </w:r>
      <w:r w:rsidR="005C57A3">
        <w:t xml:space="preserve">, </w:t>
      </w:r>
      <w:r w:rsidRPr="00D55DCE">
        <w:t xml:space="preserve">and also in </w:t>
      </w:r>
      <w:r w:rsidR="005C57A3">
        <w:t>upper</w:t>
      </w:r>
      <w:r w:rsidRPr="00D55DCE">
        <w:t xml:space="preserve"> ontologies such as</w:t>
      </w:r>
      <w:r w:rsidR="005C57A3">
        <w:t xml:space="preserve"> </w:t>
      </w:r>
      <w:r w:rsidR="009E5CF6">
        <w:fldChar w:fldCharType="begin"/>
      </w:r>
      <w:r w:rsidR="009E5CF6">
        <w:instrText xml:space="preserve"> ADDIN EN.CITE &lt;EndNote&gt;&lt;Cite&gt;&lt;Author&gt;Arp&lt;/Author&gt;&lt;Year&gt;2015&lt;/Year&gt;&lt;IDText&gt;Building ontologies with basic formal ontology&lt;/IDText&gt;&lt;DisplayText&gt;[14]&lt;/DisplayText&gt;&lt;record&gt;&lt;isbn&gt;0262527812&lt;/isbn&gt;&lt;titles&gt;&lt;title&gt;Building ontologies with basic formal ontology&lt;/title&gt;&lt;/titles&gt;&lt;contributors&gt;&lt;authors&gt;&lt;author&gt;Arp, Robert&lt;/author&gt;&lt;author&gt;Smith, Barry&lt;/author&gt;&lt;author&gt;Spear, Andrew D&lt;/author&gt;&lt;/authors&gt;&lt;/contributors&gt;&lt;added-date format="utc"&gt;1581529235&lt;/added-date&gt;&lt;ref-type name="Book"&gt;6&lt;/ref-type&gt;&lt;dates&gt;&lt;year&gt;2015&lt;/year&gt;&lt;/dates&gt;&lt;rec-number&gt;47&lt;/rec-number&gt;&lt;publisher&gt;Mit Press&lt;/publisher&gt;&lt;last-updated-date format="utc"&gt;1581529235&lt;/last-updated-date&gt;&lt;/record&gt;&lt;/Cite&gt;&lt;/EndNote&gt;</w:instrText>
      </w:r>
      <w:r w:rsidR="009E5CF6">
        <w:fldChar w:fldCharType="separate"/>
      </w:r>
      <w:r w:rsidR="009E5CF6">
        <w:rPr>
          <w:noProof/>
        </w:rPr>
        <w:t>[14]</w:t>
      </w:r>
      <w:r w:rsidR="009E5CF6">
        <w:fldChar w:fldCharType="end"/>
      </w:r>
      <w:r w:rsidRPr="00D55DCE">
        <w:t>.</w:t>
      </w:r>
      <w:r>
        <w:t xml:space="preserve"> Future revisions may benefit from considering the relationship between</w:t>
      </w:r>
      <w:r w:rsidR="00667138">
        <w:t xml:space="preserve"> these ontologies</w:t>
      </w:r>
      <w:r>
        <w:t xml:space="preserve"> and other OWL formalisms.</w:t>
      </w:r>
    </w:p>
    <w:p w14:paraId="3D8A9093" w14:textId="455E40E4" w:rsidR="000B2172" w:rsidRDefault="00DE6D67" w:rsidP="00DE6D67">
      <w:r>
        <w:t xml:space="preserve">This ontology takes a simple approach to supporting a taxonomy of part-whole relations, however recent work presents strong arguments for the adoption of mereological pluralism </w:t>
      </w:r>
      <w:r w:rsidR="009E5CF6">
        <w:fldChar w:fldCharType="begin"/>
      </w:r>
      <w:r w:rsidR="009E5CF6">
        <w:instrText xml:space="preserve"> ADDIN EN.CITE &lt;EndNote&gt;&lt;Cite&gt;&lt;Author&gt;Ru&lt;/Author&gt;&lt;Year&gt;2017&lt;/Year&gt;&lt;IDText&gt;Parts Unknown: Mereologies for Solid Physical Objects&lt;/IDText&gt;&lt;DisplayText&gt;[25]&lt;/DisplayText&gt;&lt;record&gt;&lt;titles&gt;&lt;title&gt;Parts Unknown: Mereologies for Solid Physical Objects&lt;/title&gt;&lt;secondary-title&gt;JOWO&lt;/secondary-title&gt;&lt;/titles&gt;&lt;contributors&gt;&lt;authors&gt;&lt;author&gt;Ru, Yi&lt;/author&gt;&lt;author&gt;Gruninger, Michael&lt;/author&gt;&lt;/authors&gt;&lt;/contributors&gt;&lt;added-date format="utc"&gt;1581530481&lt;/added-date&gt;&lt;ref-type name="Conference Proceeding"&gt;10&lt;/ref-type&gt;&lt;dates&gt;&lt;year&gt;2017&lt;/year&gt;&lt;/dates&gt;&lt;rec-number&gt;48&lt;/rec-number&gt;&lt;last-updated-date format="utc"&gt;1581530481&lt;/last-updated-date&gt;&lt;/record&gt;&lt;/Cite&gt;&lt;/EndNote&gt;</w:instrText>
      </w:r>
      <w:r w:rsidR="009E5CF6">
        <w:fldChar w:fldCharType="separate"/>
      </w:r>
      <w:r w:rsidR="009E5CF6">
        <w:rPr>
          <w:noProof/>
        </w:rPr>
        <w:t>[25]</w:t>
      </w:r>
      <w:r w:rsidR="009E5CF6">
        <w:fldChar w:fldCharType="end"/>
      </w:r>
      <w:r>
        <w:t xml:space="preserve">. </w:t>
      </w:r>
      <w:r w:rsidR="00C77369">
        <w:t xml:space="preserve">This work is currently restricted to physical objects, and so does not address the part-whole relationship between abstract objects (e.g. household membership), nevertheless future work should examine the reuse of these physical part-whole relations as a means to make the iCity ontology more precise. </w:t>
      </w:r>
      <w:r w:rsidR="000A50D8">
        <w:t xml:space="preserve">One limitation on such an effort may be the expressive restrictions of the OWL language. The proposed ontology for mereological pluralism is axiomatized in first-order logic, and we speculate that many of the distinctions made between the types of part-whole relations may not be expressible in OWL. On the other hand, regardless of whether or not the distinctions may be logically formalized, it may be sufficient to distinguish them superficially, in the language of the ontology. </w:t>
      </w:r>
    </w:p>
    <w:p w14:paraId="048B11C3" w14:textId="546E2B9E" w:rsidR="00D55DCE" w:rsidRPr="00461A80" w:rsidRDefault="00461A80" w:rsidP="00461A80">
      <w:r>
        <w:t xml:space="preserve">Finally, there is a close connection between the Parthood Ontology and the Spatial </w:t>
      </w:r>
      <w:r w:rsidR="00787BA6">
        <w:t>O</w:t>
      </w:r>
      <w:r>
        <w:t>ntology that has not yet been explored: the</w:t>
      </w:r>
      <w:r w:rsidR="00787BA6">
        <w:t xml:space="preserve"> relationship between the</w:t>
      </w:r>
      <w:r>
        <w:t xml:space="preserve"> spatial properties </w:t>
      </w:r>
      <w:r w:rsidR="00787BA6">
        <w:t xml:space="preserve">and </w:t>
      </w:r>
      <w:r>
        <w:t xml:space="preserve">the part-whole properties </w:t>
      </w:r>
      <w:r w:rsidR="00787BA6">
        <w:t xml:space="preserve">should be formalized </w:t>
      </w:r>
      <w:r>
        <w:t xml:space="preserve">with some theory of mereotopology. </w:t>
      </w:r>
    </w:p>
    <w:p w14:paraId="213C1208" w14:textId="1395AF06" w:rsidR="004053E0" w:rsidRDefault="004053E0" w:rsidP="004053E0">
      <w:pPr>
        <w:pStyle w:val="Heading3"/>
      </w:pPr>
      <w:bookmarkStart w:id="101" w:name="_Toc32993937"/>
      <w:r w:rsidRPr="00216E9F">
        <w:t>Units of Measure</w:t>
      </w:r>
      <w:r w:rsidR="00253AFA">
        <w:t xml:space="preserve"> Ontology</w:t>
      </w:r>
      <w:bookmarkEnd w:id="101"/>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11A3B626" w:rsidR="0017750F" w:rsidRPr="00253AFA" w:rsidRDefault="0017750F" w:rsidP="0017750F">
      <w:pPr>
        <w:spacing w:after="120"/>
        <w:rPr>
          <w:lang w:val="en-US"/>
        </w:rPr>
      </w:pPr>
      <w:r>
        <w:t xml:space="preserve">The Ontology of Units of Measure provides a structured vocabulary to describe, among other things, the different values (measures) that we associate to given quantities. This allows us to </w:t>
      </w:r>
      <w:r>
        <w:lastRenderedPageBreak/>
        <w:t xml:space="preserve">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9E5CF6">
        <w:rPr>
          <w:lang w:val="en-US"/>
        </w:rPr>
        <w:instrText xml:space="preserve"> ADDIN EN.CITE &lt;EndNote&gt;&lt;Cite&gt;&lt;Author&gt;Rijgersberg&lt;/Author&gt;&lt;Year&gt;2013&lt;/Year&gt;&lt;IDText&gt;Ontology of units of measure and related concepts&lt;/IDText&gt;&lt;DisplayText&gt;[26]&lt;/DisplayText&gt;&lt;record&gt;&lt;isbn&gt;1570-0844&lt;/isbn&gt;&lt;titles&gt;&lt;title&gt;Ontology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9E5CF6">
        <w:rPr>
          <w:noProof/>
          <w:lang w:val="en-US"/>
        </w:rPr>
        <w:t>[26]</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9E5CF6">
        <w:rPr>
          <w:lang w:val="en-US"/>
        </w:rPr>
        <w:instrText xml:space="preserve"> ADDIN EN.CITE &lt;EndNote&gt;&lt;Cite&gt;&lt;Author&gt;Rijgersberg&lt;/Author&gt;&lt;Year&gt;2013&lt;/Year&gt;&lt;IDText&gt;Ontology of units of measure and related concepts&lt;/IDText&gt;&lt;DisplayText&gt;[26]&lt;/DisplayText&gt;&lt;record&gt;&lt;isbn&gt;1570-0844&lt;/isbn&gt;&lt;titles&gt;&lt;title&gt;Ontology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9E5CF6">
        <w:rPr>
          <w:noProof/>
          <w:lang w:val="en-US"/>
        </w:rPr>
        <w:t>[26]</w:t>
      </w:r>
      <w:r w:rsidR="00253AFA" w:rsidRPr="00253AFA">
        <w:fldChar w:fldCharType="end"/>
      </w:r>
      <w:r w:rsidR="00253AFA" w:rsidRPr="00253AFA">
        <w:rPr>
          <w:lang w:val="en-US"/>
        </w:rPr>
        <w:t xml:space="preserve"> may be formalized in the future if required.  Existing concepts may be added from the original ontology or this ontology may be extended as to capture new units of measure as required.</w:t>
      </w:r>
    </w:p>
    <w:p w14:paraId="4A1AB47C" w14:textId="48218C5A" w:rsidR="0017750F" w:rsidRPr="00DB5DF1" w:rsidRDefault="0017750F" w:rsidP="0017750F">
      <w:pPr>
        <w:spacing w:after="120"/>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5702D6">
        <w:t xml:space="preserve">Table </w:t>
      </w:r>
      <w:r w:rsidR="005702D6">
        <w:rPr>
          <w:noProof/>
        </w:rPr>
        <w:t>9</w:t>
      </w:r>
      <w:r>
        <w:fldChar w:fldCharType="end"/>
      </w:r>
      <w:r>
        <w:t>.</w:t>
      </w:r>
    </w:p>
    <w:p w14:paraId="7D8AE16B" w14:textId="07202911" w:rsidR="0017750F" w:rsidRDefault="0017750F" w:rsidP="0017750F">
      <w:pPr>
        <w:pStyle w:val="Caption"/>
        <w:keepNext/>
        <w:spacing w:after="120"/>
      </w:pPr>
      <w:bookmarkStart w:id="102" w:name="_Ref13130816"/>
      <w:r>
        <w:t xml:space="preserve">Table </w:t>
      </w:r>
      <w:fldSimple w:instr=" SEQ Table \* ARABIC ">
        <w:r w:rsidR="005702D6">
          <w:rPr>
            <w:noProof/>
          </w:rPr>
          <w:t>9</w:t>
        </w:r>
      </w:fldSimple>
      <w:bookmarkEnd w:id="102"/>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ind w:left="720" w:hanging="720"/>
        <w:rPr>
          <w:lang w:val="en-CA"/>
        </w:rPr>
      </w:pPr>
    </w:p>
    <w:p w14:paraId="08D941C8" w14:textId="77777777" w:rsidR="0017750F" w:rsidRPr="00652A82" w:rsidRDefault="0017750F" w:rsidP="0017750F">
      <w:pPr>
        <w:pStyle w:val="Heading4"/>
      </w:pPr>
      <w:r>
        <w:t>An Example</w:t>
      </w:r>
    </w:p>
    <w:p w14:paraId="11BD465D" w14:textId="530B3ED7" w:rsidR="0017750F" w:rsidRDefault="0017750F" w:rsidP="0017750F">
      <w:pPr>
        <w:spacing w:after="120"/>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5702D6">
        <w:t xml:space="preserve">Figure </w:t>
      </w:r>
      <w:r w:rsidR="005702D6">
        <w:rPr>
          <w:noProof/>
        </w:rPr>
        <w:t>13</w:t>
      </w:r>
      <w:r>
        <w:fldChar w:fldCharType="end"/>
      </w:r>
      <w:r>
        <w:t>.</w:t>
      </w:r>
    </w:p>
    <w:p w14:paraId="254113CF" w14:textId="77777777" w:rsidR="0017750F" w:rsidRDefault="0017750F" w:rsidP="0017750F">
      <w:pPr>
        <w:keepNext/>
        <w:spacing w:after="120"/>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0087EC47" w:rsidR="0017750F" w:rsidRDefault="0017750F" w:rsidP="0017750F">
      <w:pPr>
        <w:pStyle w:val="Caption"/>
        <w:spacing w:after="120"/>
        <w:rPr>
          <w:lang w:val="en-CA"/>
        </w:rPr>
      </w:pPr>
      <w:bookmarkStart w:id="103" w:name="_Ref13130894"/>
      <w:r>
        <w:t xml:space="preserve">Figure </w:t>
      </w:r>
      <w:fldSimple w:instr=" SEQ Figure \* ARABIC ">
        <w:r w:rsidR="005702D6">
          <w:rPr>
            <w:noProof/>
          </w:rPr>
          <w:t>13</w:t>
        </w:r>
      </w:fldSimple>
      <w:bookmarkEnd w:id="103"/>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w:t>
      </w:r>
      <w:r w:rsidR="00646539">
        <w:lastRenderedPageBreak/>
        <w:t>may also be used to describe the population of vehicles occupying some stretch of the road network.</w:t>
      </w:r>
    </w:p>
    <w:p w14:paraId="56781F82" w14:textId="4E050DC9"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5702D6">
        <w:t xml:space="preserve">Figure </w:t>
      </w:r>
      <w:r w:rsidR="005702D6">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5702D6">
        <w:t xml:space="preserve">Figure </w:t>
      </w:r>
      <w:r w:rsidR="005702D6">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74064AE" w:rsidR="00C87610" w:rsidRDefault="00AA1FBD" w:rsidP="00E80D3C">
      <w:pPr>
        <w:pStyle w:val="Caption"/>
      </w:pPr>
      <w:bookmarkStart w:id="10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5702D6">
        <w:rPr>
          <w:noProof/>
        </w:rPr>
        <w:t>14</w:t>
      </w:r>
      <w:r w:rsidR="00FA06BD">
        <w:rPr>
          <w:noProof/>
        </w:rPr>
        <w:fldChar w:fldCharType="end"/>
      </w:r>
      <w:bookmarkEnd w:id="104"/>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lastRenderedPageBreak/>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r w:rsidRPr="00253AFA">
              <w:rPr>
                <w:highlight w:val="yellow"/>
              </w:rPr>
              <w:t>gci:Population_measure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lastRenderedPageBreak/>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105" w:name="_Toc32993938"/>
      <w:r>
        <w:t>Observations</w:t>
      </w:r>
      <w:r w:rsidR="00E72AD2" w:rsidRPr="00E72AD2">
        <w:t xml:space="preserve"> </w:t>
      </w:r>
      <w:r w:rsidR="004F1D87" w:rsidRPr="00E72AD2">
        <w:t>Ontology</w:t>
      </w:r>
      <w:bookmarkEnd w:id="105"/>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pPr>
      <w:r>
        <w:lastRenderedPageBreak/>
        <w:t>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4DDE0217" w:rsidR="008A4F0D" w:rsidRDefault="008A4F0D" w:rsidP="008A4F0D">
      <w:pPr>
        <w:spacing w:after="120"/>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5702D6">
        <w:t xml:space="preserve">Table </w:t>
      </w:r>
      <w:r w:rsidR="005702D6">
        <w:rPr>
          <w:noProof/>
        </w:rPr>
        <w:t>10</w:t>
      </w:r>
      <w:r>
        <w:fldChar w:fldCharType="end"/>
      </w:r>
      <w:r>
        <w:t>.</w:t>
      </w:r>
    </w:p>
    <w:p w14:paraId="66850180" w14:textId="77777777" w:rsidR="008A4F0D" w:rsidRDefault="008A4F0D" w:rsidP="008A4F0D">
      <w:pPr>
        <w:spacing w:after="120"/>
      </w:pPr>
      <w:r>
        <w:t xml:space="preserve">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w:t>
      </w:r>
      <w:r>
        <w:lastRenderedPageBreak/>
        <w:t>exact feature of interest, they may be in close enough proximity to be related and so a property indicating their similarity is desirable.</w:t>
      </w:r>
    </w:p>
    <w:p w14:paraId="17977141" w14:textId="2F568930" w:rsidR="008A4F0D" w:rsidRDefault="008A4F0D" w:rsidP="008A4F0D">
      <w:pPr>
        <w:pStyle w:val="Caption"/>
        <w:keepNext/>
        <w:spacing w:after="120"/>
      </w:pPr>
      <w:bookmarkStart w:id="106" w:name="_Ref13136457"/>
      <w:r>
        <w:t xml:space="preserve">Table </w:t>
      </w:r>
      <w:fldSimple w:instr=" SEQ Table \* ARABIC ">
        <w:r w:rsidR="005702D6">
          <w:rPr>
            <w:noProof/>
          </w:rPr>
          <w:t>10</w:t>
        </w:r>
      </w:fldSimple>
      <w:bookmarkEnd w:id="106"/>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pPr>
    </w:p>
    <w:p w14:paraId="0987BDE2" w14:textId="77777777" w:rsidR="008A4F0D" w:rsidRDefault="008A4F0D" w:rsidP="008A4F0D">
      <w:pPr>
        <w:pStyle w:val="Heading4"/>
      </w:pPr>
      <w:r>
        <w:t>An Example</w:t>
      </w:r>
    </w:p>
    <w:p w14:paraId="1B6ABD86" w14:textId="1A02D601" w:rsidR="008A4F0D" w:rsidRPr="008A4F0D" w:rsidRDefault="008A4F0D" w:rsidP="008A4F0D">
      <w:pPr>
        <w:spacing w:after="120"/>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vehicle volume, but also average vehicle speed.  This example is illustrated in </w:t>
      </w:r>
      <w:r>
        <w:fldChar w:fldCharType="begin"/>
      </w:r>
      <w:r>
        <w:instrText xml:space="preserve"> REF _Ref14174696 \h </w:instrText>
      </w:r>
      <w:r>
        <w:fldChar w:fldCharType="separate"/>
      </w:r>
      <w:r w:rsidR="005702D6">
        <w:t xml:space="preserve">Figure </w:t>
      </w:r>
      <w:r w:rsidR="005702D6">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692D1358" w:rsidR="008A4F0D" w:rsidRPr="004B447F" w:rsidRDefault="008A4F0D" w:rsidP="008A4F0D">
      <w:pPr>
        <w:pStyle w:val="Caption"/>
        <w:spacing w:after="120"/>
        <w:rPr>
          <w:b w:val="0"/>
        </w:rPr>
      </w:pPr>
      <w:bookmarkStart w:id="107" w:name="_Ref14174696"/>
      <w:r>
        <w:t xml:space="preserve">Figure </w:t>
      </w:r>
      <w:r>
        <w:rPr>
          <w:noProof/>
        </w:rPr>
        <w:fldChar w:fldCharType="begin"/>
      </w:r>
      <w:r>
        <w:rPr>
          <w:noProof/>
        </w:rPr>
        <w:instrText xml:space="preserve"> SEQ Figure \* ARABIC </w:instrText>
      </w:r>
      <w:r>
        <w:rPr>
          <w:noProof/>
        </w:rPr>
        <w:fldChar w:fldCharType="separate"/>
      </w:r>
      <w:r w:rsidR="005702D6">
        <w:rPr>
          <w:noProof/>
        </w:rPr>
        <w:t>15</w:t>
      </w:r>
      <w:r>
        <w:rPr>
          <w:noProof/>
        </w:rPr>
        <w:fldChar w:fldCharType="end"/>
      </w:r>
      <w:bookmarkEnd w:id="107"/>
      <w:r>
        <w:t>: Example use of the Observations Ontology.</w:t>
      </w:r>
    </w:p>
    <w:p w14:paraId="1B48AD7C" w14:textId="413060C4" w:rsidR="008A4F0D" w:rsidRDefault="008A4F0D" w:rsidP="008A4F0D">
      <w:pPr>
        <w:pStyle w:val="Heading4"/>
      </w:pPr>
      <w:r>
        <w:lastRenderedPageBreak/>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8" w:name="_Toc32993939"/>
      <w:r>
        <w:t>Contact Ontology</w:t>
      </w:r>
      <w:bookmarkEnd w:id="108"/>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lastRenderedPageBreak/>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44A27D0" w:rsid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2BE612A8" w14:textId="2A66B10F" w:rsidR="00AF57A4" w:rsidRPr="00376508" w:rsidRDefault="00AF57A4" w:rsidP="00E80D3C">
      <w:pPr>
        <w:rPr>
          <w:lang w:val="en-US" w:bidi="en-US"/>
        </w:rPr>
      </w:pPr>
      <w:r>
        <w:rPr>
          <w:lang w:val="en-US" w:bidi="en-US"/>
        </w:rPr>
        <w:t>The iContact ontology also introduces an object property: has Geo Coordinates. Future work should consider how the relationship between the coordinates of an address and the location it occupies can be formalized. Are the address coordinates always contained within the location in space, or are there some exceptions?</w:t>
      </w:r>
    </w:p>
    <w:p w14:paraId="0F7FD118" w14:textId="167AB78B" w:rsidR="00D01F8A" w:rsidRDefault="00D01F8A" w:rsidP="002A6246">
      <w:pPr>
        <w:pStyle w:val="Heading2"/>
      </w:pPr>
      <w:bookmarkStart w:id="109" w:name="_Toc32993940"/>
      <w:r w:rsidRPr="00EC4B04">
        <w:t>Person</w:t>
      </w:r>
      <w:r w:rsidRPr="00956273">
        <w:t xml:space="preserve"> Ontology</w:t>
      </w:r>
      <w:bookmarkEnd w:id="109"/>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lastRenderedPageBreak/>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lastRenderedPageBreak/>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10" w:name="_Toc32993941"/>
      <w:r>
        <w:t>Household Ontology</w:t>
      </w:r>
      <w:bookmarkEnd w:id="110"/>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lastRenderedPageBreak/>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lastRenderedPageBreak/>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lastRenderedPageBreak/>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11" w:name="_Toc32993942"/>
      <w:r>
        <w:t>Organization Ontology</w:t>
      </w:r>
      <w:bookmarkEnd w:id="111"/>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lastRenderedPageBreak/>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lastRenderedPageBreak/>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lastRenderedPageBreak/>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lastRenderedPageBreak/>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t>hasOrgMember subPropertyOf tove:hasMember</w:t>
      </w:r>
    </w:p>
    <w:p w14:paraId="2C68E780" w14:textId="75ED862D" w:rsidR="00706FA9" w:rsidRPr="00706FA9" w:rsidRDefault="00706FA9" w:rsidP="00331CB6">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5B0DFDD2"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as originally presented by</w:t>
      </w:r>
      <w:r w:rsidR="006049CC">
        <w:t xml:space="preserve"> </w:t>
      </w:r>
      <w:r w:rsidR="009E5CF6">
        <w:fldChar w:fldCharType="begin"/>
      </w:r>
      <w:r w:rsidR="009E5CF6">
        <w:instrText xml:space="preserve"> ADDIN EN.CITE &lt;EndNote&gt;&lt;Cite&gt;&lt;Author&gt;Fox&lt;/Author&gt;&lt;Year&gt;1995&lt;/Year&gt;&lt;IDText&gt;An organisation ontology for enterprise modelling: preliminary concepts for linking structure and behaviour&lt;/IDText&gt;&lt;DisplayText&gt;[27]&lt;/DisplayText&gt;&lt;record&gt;&lt;isbn&gt;0818670193&lt;/isbn&gt;&lt;titles&gt;&lt;title&gt;An organisation ontology for enterprise modelling: preliminary concepts for linking structure and behaviour&lt;/title&gt;&lt;secondary-title&gt;Proceedings 4th IEEE Workshop on Enabling Technologies: Infrastructure for Collaborative Enterprises (WET ICE&amp;apos;95)&lt;/secondary-title&gt;&lt;/titles&gt;&lt;pages&gt;71-81&lt;/pages&gt;&lt;contributors&gt;&lt;authors&gt;&lt;author&gt;Fox, Mark S&lt;/author&gt;&lt;author&gt;Barbuceanu, Mihai&lt;/author&gt;&lt;author&gt;Gruninger, Michael&lt;/author&gt;&lt;/authors&gt;&lt;/contributors&gt;&lt;added-date format="utc"&gt;1581533379&lt;/added-date&gt;&lt;ref-type name="Conference Proceeding"&gt;10&lt;/ref-type&gt;&lt;dates&gt;&lt;year&gt;1995&lt;/year&gt;&lt;/dates&gt;&lt;rec-number&gt;54&lt;/rec-number&gt;&lt;publisher&gt;IEEE&lt;/publisher&gt;&lt;last-updated-date format="utc"&gt;1581533379&lt;/last-updated-date&gt;&lt;/record&gt;&lt;/Cite&gt;&lt;/EndNote&gt;</w:instrText>
      </w:r>
      <w:r w:rsidR="009E5CF6">
        <w:fldChar w:fldCharType="separate"/>
      </w:r>
      <w:r w:rsidR="009E5CF6">
        <w:rPr>
          <w:noProof/>
        </w:rPr>
        <w:t>[27]</w:t>
      </w:r>
      <w:r w:rsidR="009E5CF6">
        <w:fldChar w:fldCharType="end"/>
      </w:r>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12" w:name="_Toc32993943"/>
      <w:r>
        <w:t>Building Ontology</w:t>
      </w:r>
      <w:bookmarkEnd w:id="112"/>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41D03C3D" w:rsidR="00C850B1" w:rsidRDefault="00D01F8A" w:rsidP="00320FAD">
      <w:pPr>
        <w:pStyle w:val="ListParagraph"/>
      </w:pPr>
      <w:r>
        <w:t>Building</w:t>
      </w:r>
      <w:r w:rsidR="00F46BD1">
        <w:t>: A Building is a structure with some location in the urban system</w:t>
      </w:r>
      <w:r w:rsidR="00582038">
        <w:t xml:space="preserve">. </w:t>
      </w:r>
      <w:r w:rsidR="00A67E5C">
        <w:t>Many properties of a Building may change over time, (even t</w:t>
      </w:r>
      <w:r w:rsidR="00582038">
        <w:t xml:space="preserve">he </w:t>
      </w:r>
      <w:r w:rsidR="00A67E5C">
        <w:t xml:space="preserve">exact </w:t>
      </w:r>
      <w:r w:rsidR="00582038">
        <w:t>location of the Building in may change due to construction</w:t>
      </w:r>
      <w:r w:rsidR="00A67E5C">
        <w:t>)</w:t>
      </w:r>
      <w:r w:rsidR="00582038">
        <w:t xml:space="preserve">, but </w:t>
      </w:r>
      <w:r w:rsidR="000330A0">
        <w:t>its Address</w:t>
      </w:r>
      <w:r w:rsidR="00582038">
        <w:t xml:space="preserve"> cannot.</w:t>
      </w:r>
      <w:r w:rsidR="00F46BD1">
        <w:br/>
      </w:r>
      <w:r w:rsidR="00F46BD1">
        <w:lastRenderedPageBreak/>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C51746" w14:paraId="13A3B2D8" w14:textId="77777777" w:rsidTr="0055163B">
        <w:trPr>
          <w:cantSplit/>
        </w:trPr>
        <w:tc>
          <w:tcPr>
            <w:tcW w:w="2121" w:type="dxa"/>
            <w:vMerge/>
          </w:tcPr>
          <w:p w14:paraId="5B82F440" w14:textId="77777777" w:rsidR="00C51746" w:rsidRDefault="00C51746" w:rsidP="003D78DD"/>
        </w:tc>
        <w:tc>
          <w:tcPr>
            <w:tcW w:w="2556" w:type="dxa"/>
          </w:tcPr>
          <w:p w14:paraId="49E11AA2" w14:textId="05A879AA" w:rsidR="00C51746" w:rsidRDefault="00C51746" w:rsidP="003D78DD">
            <w:r>
              <w:t>contact:hasAddress</w:t>
            </w:r>
          </w:p>
        </w:tc>
        <w:tc>
          <w:tcPr>
            <w:tcW w:w="4673" w:type="dxa"/>
          </w:tcPr>
          <w:p w14:paraId="5BC79B75" w14:textId="06919AA1" w:rsidR="00C51746" w:rsidRDefault="00C51746" w:rsidP="003D78DD">
            <w:r>
              <w:t>only contact:Address</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lastRenderedPageBreak/>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60E12AE3" w:rsidR="0055163B" w:rsidRDefault="00FC125F" w:rsidP="0055163B">
            <w:r>
              <w:t>Contact:hasAddress</w:t>
            </w:r>
          </w:p>
        </w:tc>
        <w:tc>
          <w:tcPr>
            <w:tcW w:w="4673" w:type="dxa"/>
          </w:tcPr>
          <w:p w14:paraId="1A6A8521" w14:textId="26462428" w:rsidR="0055163B" w:rsidRDefault="0055163B" w:rsidP="0055163B">
            <w:r>
              <w:t>exactly 1</w:t>
            </w:r>
            <w:r w:rsidR="00FC125F">
              <w:t xml:space="preserve"> contact:</w:t>
            </w:r>
            <w:r>
              <w:t>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lastRenderedPageBreak/>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13" w:name="_Toc32993944"/>
      <w:r>
        <w:t>Vehicle Ontology</w:t>
      </w:r>
      <w:bookmarkEnd w:id="113"/>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w:t>
            </w:r>
            <w:r>
              <w:lastRenderedPageBreak/>
              <w:t>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14" w:name="_Toc32993945"/>
      <w:r>
        <w:t>Transportation System Ontology</w:t>
      </w:r>
      <w:bookmarkEnd w:id="114"/>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 xml:space="preserve">y </w:t>
      </w:r>
      <w:r>
        <w:lastRenderedPageBreak/>
        <w:t>separating the physical infrastructure and the network flow we are able to accurately represent this.</w:t>
      </w:r>
    </w:p>
    <w:p w14:paraId="6688B7A6" w14:textId="77777777" w:rsidR="006A04E8" w:rsidRDefault="006A04E8" w:rsidP="001754B8"/>
    <w:p w14:paraId="2492351D" w14:textId="232910F8"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as presented by</w:t>
      </w:r>
      <w:r w:rsidR="00A853CE">
        <w:t xml:space="preserve"> </w:t>
      </w:r>
      <w:r w:rsidR="009E5CF6">
        <w:fldChar w:fldCharType="begin"/>
      </w:r>
      <w:r w:rsidR="009E5CF6">
        <w:instrText xml:space="preserve"> ADDIN EN.CITE &lt;EndNote&gt;&lt;Cite&gt;&lt;Author&gt;Lorenz&lt;/Author&gt;&lt;Year&gt;2005&lt;/Year&gt;&lt;IDText&gt;Ontology of transportation networks&lt;/IDText&gt;&lt;DisplayText&gt;[28]&lt;/DisplayText&gt;&lt;record&gt;&lt;titles&gt;&lt;title&gt;Ontology of transportation networks&lt;/title&gt;&lt;/titles&gt;&lt;contributors&gt;&lt;authors&gt;&lt;author&gt;Lorenz, Bernhard&lt;/author&gt;&lt;author&gt;Ohlbach, Hans Jürgen&lt;/author&gt;&lt;author&gt;Yang, Laibing&lt;/author&gt;&lt;/authors&gt;&lt;/contributors&gt;&lt;added-date format="utc"&gt;1581533562&lt;/added-date&gt;&lt;ref-type name="Journal Article"&gt;17&lt;/ref-type&gt;&lt;dates&gt;&lt;year&gt;2005&lt;/year&gt;&lt;/dates&gt;&lt;rec-number&gt;55&lt;/rec-number&gt;&lt;last-updated-date format="utc"&gt;1581533562&lt;/last-updated-date&gt;&lt;/record&gt;&lt;/Cite&gt;&lt;/EndNote&gt;</w:instrText>
      </w:r>
      <w:r w:rsidR="009E5CF6">
        <w:fldChar w:fldCharType="separate"/>
      </w:r>
      <w:r w:rsidR="009E5CF6">
        <w:rPr>
          <w:noProof/>
        </w:rPr>
        <w:t>[28]</w:t>
      </w:r>
      <w:r w:rsidR="009E5CF6">
        <w:fldChar w:fldCharType="end"/>
      </w:r>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lastRenderedPageBreak/>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r>
      <w:r w:rsidRPr="00503161">
        <w:lastRenderedPageBreak/>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 xml:space="preserve">has an invariant location, which is co-located with (contains </w:t>
      </w:r>
      <w:r w:rsidRPr="00F8610D">
        <w:lastRenderedPageBreak/>
        <w:t>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4B672EBB"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5702D6">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lastRenderedPageBreak/>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lastRenderedPageBreak/>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15" w:author="Megan Katsumi [2]" w:date="2018-11-14T08:39:00Z">
              <w:r>
                <w:t>LoopDetector</w:t>
              </w:r>
            </w:ins>
          </w:p>
        </w:tc>
        <w:tc>
          <w:tcPr>
            <w:tcW w:w="2310" w:type="dxa"/>
          </w:tcPr>
          <w:p w14:paraId="39B665CE" w14:textId="768C97D5" w:rsidR="00F92DE6" w:rsidRDefault="00F92DE6" w:rsidP="00F92DE6">
            <w:ins w:id="116" w:author="Megan Katsumi [2]" w:date="2018-11-14T09:12:00Z">
              <w:r>
                <w:t>sosa:</w:t>
              </w:r>
            </w:ins>
            <w:ins w:id="117" w:author="Megan Katsumi [2]" w:date="2018-11-14T10:30:00Z">
              <w:r>
                <w:t>detects</w:t>
              </w:r>
            </w:ins>
          </w:p>
        </w:tc>
        <w:tc>
          <w:tcPr>
            <w:tcW w:w="4293" w:type="dxa"/>
          </w:tcPr>
          <w:p w14:paraId="256C6CC0" w14:textId="2E4DF2A3" w:rsidR="00F92DE6" w:rsidRDefault="00F92DE6" w:rsidP="00F92DE6">
            <w:pPr>
              <w:tabs>
                <w:tab w:val="center" w:pos="2335"/>
              </w:tabs>
            </w:pPr>
            <w:ins w:id="118" w:author="Megan Katsumi [2]"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9" w:author="Megan Katsumi [2]" w:date="2018-11-14T10:30:00Z">
              <w:r>
                <w:t>sosa:observes</w:t>
              </w:r>
            </w:ins>
          </w:p>
        </w:tc>
        <w:tc>
          <w:tcPr>
            <w:tcW w:w="4293" w:type="dxa"/>
          </w:tcPr>
          <w:p w14:paraId="34D9286A" w14:textId="443F730D" w:rsidR="00F92DE6" w:rsidRDefault="00F92DE6" w:rsidP="00F92DE6">
            <w:pPr>
              <w:tabs>
                <w:tab w:val="center" w:pos="2335"/>
              </w:tabs>
            </w:pPr>
            <w:ins w:id="120" w:author="Megan Katsumi [2]"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21" w:author="Megan Katsumi [2]" w:date="2018-11-14T10:32:00Z">
              <w:r>
                <w:t>sosa:observes</w:t>
              </w:r>
            </w:ins>
          </w:p>
        </w:tc>
        <w:tc>
          <w:tcPr>
            <w:tcW w:w="4293" w:type="dxa"/>
          </w:tcPr>
          <w:p w14:paraId="45D6BFE2" w14:textId="6B215E2F" w:rsidR="00F92DE6" w:rsidRDefault="00F92DE6" w:rsidP="00F92DE6">
            <w:pPr>
              <w:tabs>
                <w:tab w:val="center" w:pos="2335"/>
              </w:tabs>
            </w:pPr>
            <w:ins w:id="122" w:author="Megan Katsumi [2]"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23" w:author="Megan Katsumi [2]" w:date="2018-11-14T10:32:00Z">
              <w:r>
                <w:t>sosa:observes</w:t>
              </w:r>
            </w:ins>
          </w:p>
        </w:tc>
        <w:tc>
          <w:tcPr>
            <w:tcW w:w="4293" w:type="dxa"/>
          </w:tcPr>
          <w:p w14:paraId="6B904044" w14:textId="4B4711CD" w:rsidR="00F92DE6" w:rsidRDefault="00F92DE6" w:rsidP="00F92DE6">
            <w:pPr>
              <w:tabs>
                <w:tab w:val="center" w:pos="2335"/>
              </w:tabs>
            </w:pPr>
            <w:ins w:id="124" w:author="Megan Katsumi [2]" w:date="2018-11-14T10:32:00Z">
              <w:r>
                <w:t>{</w:t>
              </w:r>
            </w:ins>
            <w:ins w:id="125" w:author="Megan Katsumi [2]" w:date="2018-11-14T10:33:00Z">
              <w:r>
                <w:t>mean_</w:t>
              </w:r>
            </w:ins>
            <w:ins w:id="126" w:author="Megan Katsumi [2]" w:date="2018-11-14T11:14:00Z">
              <w:r>
                <w:t>travel_</w:t>
              </w:r>
            </w:ins>
            <w:ins w:id="127" w:author="Megan Katsumi [2]"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8" w:author="Megan Katsumi [2]" w:date="2018-11-14T09:25:00Z">
              <w:r>
                <w:t>sosa:madeObservation</w:t>
              </w:r>
            </w:ins>
          </w:p>
        </w:tc>
        <w:tc>
          <w:tcPr>
            <w:tcW w:w="4293" w:type="dxa"/>
          </w:tcPr>
          <w:p w14:paraId="0EBFD551" w14:textId="3211FBD3" w:rsidR="00F92DE6" w:rsidRDefault="00F92DE6" w:rsidP="00F92DE6">
            <w:pPr>
              <w:tabs>
                <w:tab w:val="center" w:pos="2335"/>
              </w:tabs>
            </w:pPr>
            <w:ins w:id="129" w:author="Megan Katsumi [2]" w:date="2018-11-14T09:25:00Z">
              <w:r>
                <w:t>only (sosa:Observation and sosa:hasFeatureOfInterest</w:t>
              </w:r>
            </w:ins>
            <w:ins w:id="130" w:author="Megan Katsumi [2]" w:date="2018-11-14T09:26:00Z">
              <w:r>
                <w:t xml:space="preserve"> only transport:</w:t>
              </w:r>
            </w:ins>
            <w:ins w:id="131" w:author="Megan Katsumi [2]" w:date="2018-11-14T10:27:00Z">
              <w:r>
                <w:t>Arc</w:t>
              </w:r>
            </w:ins>
            <w:ins w:id="132" w:author="Megan Katsumi [2]" w:date="2018-11-14T10:35:00Z">
              <w:r>
                <w:t xml:space="preserve"> and sosa:</w:t>
              </w:r>
            </w:ins>
            <w:ins w:id="133" w:author="Megan Katsumi [2]" w:date="2018-11-14T12:23:00Z">
              <w:r>
                <w:t>wasO</w:t>
              </w:r>
            </w:ins>
            <w:ins w:id="134" w:author="Megan Katsumi [2]" w:date="2018-11-14T10:35:00Z">
              <w:r>
                <w:t>riginatedBy {vehicle</w:t>
              </w:r>
            </w:ins>
            <w:ins w:id="135" w:author="Megan Katsumi [2]" w:date="2018-11-14T10:36:00Z">
              <w:r>
                <w:t>_presence}</w:t>
              </w:r>
            </w:ins>
            <w:r>
              <w:t xml:space="preserve"> and </w:t>
            </w:r>
            <w:r w:rsidRPr="009C34EF">
              <w:rPr>
                <w:highlight w:val="yellow"/>
              </w:rPr>
              <w:t>sosa:hasResult RoadOccupancy or VehicleVolume or MeanTravelSpeed</w:t>
            </w:r>
            <w:ins w:id="136" w:author="Megan Katsumi [2]"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7" w:author="Megan Katsumi [2]"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8" w:author="Megan Katsumi [2]"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9" w:author="Megan Katsumi [2]"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40" w:author="Megan Katsumi [2]" w:date="2018-11-14T10:32:00Z">
              <w:r w:rsidRPr="009C34EF">
                <w:t>{</w:t>
              </w:r>
            </w:ins>
            <w:ins w:id="141" w:author="Megan Katsumi [2]" w:date="2018-11-14T10:33:00Z">
              <w:r w:rsidRPr="009C34EF">
                <w:t>mean_</w:t>
              </w:r>
            </w:ins>
            <w:ins w:id="142" w:author="Megan Katsumi [2]" w:date="2018-11-14T11:14:00Z">
              <w:r w:rsidRPr="009C34EF">
                <w:t>travel_</w:t>
              </w:r>
            </w:ins>
            <w:ins w:id="143" w:author="Megan Katsumi [2]"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r>
              <w:t>uom:</w:t>
            </w:r>
            <w:r w:rsidR="00F92DE6">
              <w:t>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r>
              <w:t>uom:</w:t>
            </w:r>
            <w:r w:rsidR="00F92DE6">
              <w:t>hasValue</w:t>
            </w:r>
          </w:p>
        </w:tc>
        <w:tc>
          <w:tcPr>
            <w:tcW w:w="4293" w:type="dxa"/>
          </w:tcPr>
          <w:p w14:paraId="195746E9" w14:textId="3736C62C" w:rsidR="00F92DE6" w:rsidRDefault="00F92DE6" w:rsidP="00F92DE6">
            <w:pPr>
              <w:tabs>
                <w:tab w:val="center" w:pos="2335"/>
              </w:tabs>
            </w:pPr>
            <w:r>
              <w:t>only (</w:t>
            </w:r>
            <w:r w:rsidR="00253AFA">
              <w:t>uom:</w:t>
            </w:r>
            <w:r>
              <w:t>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r>
              <w:t>uom:</w:t>
            </w:r>
            <w:r w:rsidR="00F92DE6">
              <w:t>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r>
              <w:t>uom:</w:t>
            </w:r>
            <w:r w:rsidR="00F92DE6">
              <w:t>hasValue</w:t>
            </w:r>
          </w:p>
        </w:tc>
        <w:tc>
          <w:tcPr>
            <w:tcW w:w="4293" w:type="dxa"/>
          </w:tcPr>
          <w:p w14:paraId="781B9FC3" w14:textId="5985FC1E" w:rsidR="00F92DE6" w:rsidRDefault="00F92DE6" w:rsidP="00F92DE6">
            <w:pPr>
              <w:tabs>
                <w:tab w:val="center" w:pos="2335"/>
              </w:tabs>
            </w:pPr>
            <w:r>
              <w:t>only (</w:t>
            </w:r>
            <w:r w:rsidR="00253AFA">
              <w:t>uom:</w:t>
            </w:r>
            <w:r>
              <w:t>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r>
              <w:t>uom:</w:t>
            </w:r>
            <w:r w:rsidR="00F92DE6">
              <w:t>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r>
              <w:t>uom:</w:t>
            </w:r>
            <w:r w:rsidR="00F92DE6" w:rsidRPr="00E80D3C">
              <w:t>hasNumerator</w:t>
            </w:r>
          </w:p>
        </w:tc>
        <w:tc>
          <w:tcPr>
            <w:tcW w:w="4293" w:type="dxa"/>
          </w:tcPr>
          <w:p w14:paraId="4A31104F" w14:textId="2F4CCAC4" w:rsidR="00F92DE6" w:rsidRDefault="00F92DE6" w:rsidP="00F92DE6">
            <w:pPr>
              <w:tabs>
                <w:tab w:val="center" w:pos="2335"/>
              </w:tabs>
            </w:pPr>
            <w:r w:rsidRPr="00E80D3C">
              <w:t xml:space="preserve">only </w:t>
            </w:r>
            <w:r w:rsidR="00253AFA">
              <w:t>uom:</w:t>
            </w:r>
            <w:r w:rsidRPr="00E80D3C">
              <w:t>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r>
              <w:t>uom:</w:t>
            </w:r>
            <w:r w:rsidR="00F92DE6" w:rsidRPr="00E80D3C">
              <w:t>hasDenominator</w:t>
            </w:r>
          </w:p>
        </w:tc>
        <w:tc>
          <w:tcPr>
            <w:tcW w:w="4293" w:type="dxa"/>
          </w:tcPr>
          <w:p w14:paraId="589E40DE" w14:textId="05DE289B" w:rsidR="00F92DE6" w:rsidRPr="00E80D3C" w:rsidRDefault="00F92DE6" w:rsidP="00F92DE6">
            <w:pPr>
              <w:tabs>
                <w:tab w:val="center" w:pos="2335"/>
              </w:tabs>
            </w:pPr>
            <w:r w:rsidRPr="00E80D3C">
              <w:t xml:space="preserve">only </w:t>
            </w:r>
            <w:r w:rsidR="00253AFA">
              <w:t>uom:</w:t>
            </w:r>
            <w:r w:rsidRPr="00E80D3C">
              <w:t>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r>
              <w:t>uom:</w:t>
            </w:r>
            <w:r w:rsidR="00F92DE6">
              <w:t>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r>
              <w:t>uom:</w:t>
            </w:r>
            <w:r w:rsidR="00F92DE6">
              <w:t>hasAggregateFunction</w:t>
            </w:r>
          </w:p>
        </w:tc>
        <w:tc>
          <w:tcPr>
            <w:tcW w:w="4293" w:type="dxa"/>
          </w:tcPr>
          <w:p w14:paraId="390B7ACC" w14:textId="72F2E15F" w:rsidR="00F92DE6" w:rsidRDefault="00F92DE6" w:rsidP="00F92DE6">
            <w:pPr>
              <w:tabs>
                <w:tab w:val="center" w:pos="2335"/>
              </w:tabs>
            </w:pPr>
            <w:r>
              <w:t>value {</w:t>
            </w:r>
            <w:r w:rsidR="00253AFA">
              <w:t>uom:</w:t>
            </w:r>
            <w:r>
              <w:t>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lastRenderedPageBreak/>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r>
              <w:t>uom:</w:t>
            </w:r>
            <w:r w:rsidR="00F92DE6">
              <w:t>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r>
              <w:t>uom:</w:t>
            </w:r>
            <w:r w:rsidR="00F92DE6">
              <w:t>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44" w:name="_Toc32993946"/>
      <w:r>
        <w:t xml:space="preserve">Travel </w:t>
      </w:r>
      <w:r w:rsidR="00E91E39">
        <w:t>Costs</w:t>
      </w:r>
      <w:bookmarkEnd w:id="144"/>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lastRenderedPageBreak/>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45" w:name="_Toc32993947"/>
      <w:r>
        <w:t>Parking Ontology</w:t>
      </w:r>
      <w:bookmarkEnd w:id="145"/>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lastRenderedPageBreak/>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 xml:space="preserve">A Rate may have some minimum charge, specified as either a monetary value or duration (e.g. regardless of the time parked, the customer will be charged at least $5, or the rate </w:t>
      </w:r>
      <w:r w:rsidR="0040449F">
        <w:lastRenderedPageBreak/>
        <w:t>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22DA010"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9E5CF6">
              <w:instrText xml:space="preserve"> ADDIN EN.CITE &lt;EndNote&gt;&lt;Cite ExcludeYear="1"&gt;&lt;Author&gt;Cox&lt;/Author&gt;&lt;Year&gt;2001&lt;/Year&gt;&lt;IDText&gt;Geography markup language (GML) 2.0&lt;/IDText&gt;&lt;DisplayText&gt;[29]&lt;/DisplayText&gt;&lt;record&gt;&lt;titles&gt;&lt;title&gt;Geography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9E5CF6">
              <w:rPr>
                <w:noProof/>
              </w:rPr>
              <w:t>[29]</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6" w:name="_Toc32993948"/>
      <w:r>
        <w:t>Public</w:t>
      </w:r>
      <w:r w:rsidR="00BD7C89">
        <w:t xml:space="preserve"> Transit Ontology</w:t>
      </w:r>
      <w:bookmarkEnd w:id="146"/>
    </w:p>
    <w:p w14:paraId="6A7EE14B" w14:textId="07F0684A" w:rsidR="00D479C9" w:rsidRDefault="00C96635"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lastRenderedPageBreak/>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4E5EF2B5" w:rsidR="003A0FD1" w:rsidRPr="00774659" w:rsidRDefault="003A0FD1" w:rsidP="003C429B">
      <w:pPr>
        <w:pStyle w:val="ListParagraph"/>
      </w:pPr>
      <w:r w:rsidRPr="00774659">
        <w:t>Station</w:t>
      </w:r>
      <w:r w:rsidR="00517F8F">
        <w:t>StopPoint</w:t>
      </w:r>
      <w:r w:rsidRPr="00774659">
        <w:t>: A Station</w:t>
      </w:r>
      <w:r w:rsidR="00517F8F">
        <w:t>StopPoint</w:t>
      </w:r>
      <w:r w:rsidRPr="00774659">
        <w:t xml:space="preserve"> is a specialized type of Stop Point that contains multiple Stop Points. </w:t>
      </w:r>
      <w:r w:rsidR="00517F8F">
        <w:t>This is distinct from the Station itself (the building).</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w:t>
      </w:r>
      <w:r w:rsidR="00E575F2">
        <w:lastRenderedPageBreak/>
        <w:t xml:space="preserve">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lastRenderedPageBreak/>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 xml:space="preserve">change:hasManifestation some Route and  </w:t>
            </w:r>
            <w:r>
              <w:lastRenderedPageBreak/>
              <w:t>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0C2DD0C9" w:rsidR="00AF0847" w:rsidRDefault="00AF0847" w:rsidP="00E0503E">
            <w:r w:rsidRPr="003E6C97">
              <w:lastRenderedPageBreak/>
              <w:t>Station</w:t>
            </w:r>
            <w:r w:rsidR="00517F8F">
              <w:t>StopPoint</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lastRenderedPageBreak/>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lastRenderedPageBreak/>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7" w:name="_Toc32993949"/>
      <w:r>
        <w:t>Land Use</w:t>
      </w:r>
      <w:r w:rsidR="00BA1ACD">
        <w:t xml:space="preserve"> Ontology</w:t>
      </w:r>
      <w:bookmarkEnd w:id="147"/>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59C4B65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C0784C">
        <w:t xml:space="preserve">has a </w:t>
      </w:r>
      <w:r w:rsidR="006914EE" w:rsidRPr="00445D13">
        <w:t>Location</w:t>
      </w:r>
      <w:r w:rsidR="00445D13" w:rsidRPr="00445D13">
        <w:t xml:space="preserve"> and an area that do not change over time</w:t>
      </w:r>
      <w:r w:rsidR="00EA6A93" w:rsidRPr="00445D13">
        <w:t>.</w:t>
      </w:r>
      <w:r w:rsidR="006914EE">
        <w:br/>
        <w:t xml:space="preserve">A Parcel </w:t>
      </w:r>
      <w:r>
        <w:t xml:space="preserve">may </w:t>
      </w:r>
      <w:r w:rsidR="00A73421">
        <w:t xml:space="preserve">be </w:t>
      </w:r>
      <w:r w:rsidR="00C0784C">
        <w:t>associated with</w:t>
      </w:r>
      <w:r w:rsidR="006914EE" w:rsidRPr="00C0784C">
        <w:t xml:space="preserve"> some type</w:t>
      </w:r>
      <w:r w:rsidR="00C0784C">
        <w:t>(s)</w:t>
      </w:r>
      <w:r w:rsidR="006914EE" w:rsidRPr="00C0784C">
        <w:t xml:space="preserve"> of L</w:t>
      </w:r>
      <w:r w:rsidRPr="00C0784C">
        <w:t xml:space="preserve">and </w:t>
      </w:r>
      <w:r w:rsidR="006914EE" w:rsidRPr="00C0784C">
        <w:t>U</w:t>
      </w:r>
      <w:r w:rsidRPr="00C0784C">
        <w:t>se</w:t>
      </w:r>
      <w:r w:rsidR="00445D13">
        <w:t>; this may change over time</w:t>
      </w:r>
      <w:r w:rsidRPr="00C0784C">
        <w:t>.</w:t>
      </w:r>
      <w:r w:rsidR="006914EE">
        <w:br/>
      </w:r>
      <w:r w:rsidR="00420EC6">
        <w:t>There may be other types (</w:t>
      </w:r>
      <w:r w:rsidR="00420EC6" w:rsidRPr="00C0784C">
        <w:t>subclasses</w:t>
      </w:r>
      <w:r w:rsidR="00420EC6">
        <w:t xml:space="preserve">) of Parcel, defined in more precise or </w:t>
      </w:r>
      <w:r w:rsidR="00A73421">
        <w:t>different ways, such as a Zone.</w:t>
      </w:r>
      <w:r w:rsidR="008E5EC9">
        <w:br/>
        <w:t>A</w:t>
      </w:r>
      <w:r w:rsidR="00FA5D70">
        <w:t>lternatively, a</w:t>
      </w:r>
      <w:r w:rsidR="008E5EC9">
        <w:t xml:space="preserve"> Parcel may have some </w:t>
      </w:r>
      <w:r w:rsidR="008E5EC9" w:rsidRPr="00445D13">
        <w:rPr>
          <w:i/>
        </w:rPr>
        <w:t>associated</w:t>
      </w:r>
      <w:r w:rsidR="008E5EC9">
        <w:t xml:space="preserve"> Area.</w:t>
      </w:r>
      <w:r w:rsidR="00C74DD3">
        <w:t xml:space="preserve"> This is a variant property </w:t>
      </w:r>
      <w:r w:rsidR="00FA5D70">
        <w:t>as</w:t>
      </w:r>
      <w:r w:rsidR="00CA0A44">
        <w:t xml:space="preserve">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lastRenderedPageBreak/>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w:t>
            </w:r>
            <w:r>
              <w:lastRenderedPageBreak/>
              <w:t>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FA5D70" w:rsidRPr="00EA6A93" w14:paraId="35152C7D" w14:textId="77777777" w:rsidTr="00EA6A93">
        <w:trPr>
          <w:cantSplit/>
        </w:trPr>
        <w:tc>
          <w:tcPr>
            <w:tcW w:w="3136" w:type="dxa"/>
            <w:vMerge/>
          </w:tcPr>
          <w:p w14:paraId="51249F70" w14:textId="77777777" w:rsidR="00FA5D70" w:rsidRDefault="00FA5D70" w:rsidP="00A47861"/>
        </w:tc>
        <w:tc>
          <w:tcPr>
            <w:tcW w:w="2764" w:type="dxa"/>
          </w:tcPr>
          <w:p w14:paraId="0505763D" w14:textId="2EA8D05A" w:rsidR="00FA5D70" w:rsidRPr="00445D13" w:rsidRDefault="00445D13" w:rsidP="00A47861">
            <w:r w:rsidRPr="00445D13">
              <w:t>hasParcelSize</w:t>
            </w:r>
          </w:p>
        </w:tc>
        <w:tc>
          <w:tcPr>
            <w:tcW w:w="3450" w:type="dxa"/>
          </w:tcPr>
          <w:p w14:paraId="3D95C0E0" w14:textId="02DB6BF5" w:rsidR="00FA5D70" w:rsidRPr="00445D13" w:rsidRDefault="00445D13" w:rsidP="00A47861">
            <w:r w:rsidRPr="00445D13">
              <w:t>exactly 1 om:area</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445D13" w:rsidRDefault="00B17E1B" w:rsidP="00A47861">
            <w:r w:rsidRPr="00445D13">
              <w:t>spatial_loc:</w:t>
            </w:r>
            <w:r w:rsidR="00A47861" w:rsidRPr="00445D13">
              <w:t>hasLocation</w:t>
            </w:r>
          </w:p>
        </w:tc>
        <w:tc>
          <w:tcPr>
            <w:tcW w:w="3450" w:type="dxa"/>
          </w:tcPr>
          <w:p w14:paraId="02124DE1" w14:textId="23180269" w:rsidR="00A47861" w:rsidRPr="00445D13" w:rsidRDefault="00A47861" w:rsidP="00A47861">
            <w:r w:rsidRPr="00445D13">
              <w:t xml:space="preserve">exactly 1 </w:t>
            </w:r>
            <w:r w:rsidR="00B17E1B" w:rsidRPr="00445D13">
              <w:t>spatial;Feature</w:t>
            </w:r>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r>
              <w:t>lcbcs:Parcel</w:t>
            </w:r>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spatial_loc:Feature</w:t>
            </w:r>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r>
              <w:t>change:Manifestation</w:t>
            </w:r>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r>
              <w:t>change:manifestationOf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r>
              <w:t>change:existsAt</w:t>
            </w:r>
          </w:p>
        </w:tc>
        <w:tc>
          <w:tcPr>
            <w:tcW w:w="3450" w:type="dxa"/>
          </w:tcPr>
          <w:p w14:paraId="667A19EE" w14:textId="77777777" w:rsidR="00343EF4" w:rsidRDefault="00343EF4" w:rsidP="00A47861">
            <w:r>
              <w:t>exactly 1 time:TemporalEntity</w:t>
            </w:r>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only om:area</w:t>
            </w:r>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lastRenderedPageBreak/>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lastRenderedPageBreak/>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55929013"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w:t>
      </w:r>
      <w:r w:rsidR="0062227B">
        <w:t xml:space="preserve"> </w:t>
      </w:r>
      <w:r w:rsidR="009E5CF6">
        <w:fldChar w:fldCharType="begin"/>
      </w:r>
      <w:r w:rsidR="009E5CF6">
        <w:instrText xml:space="preserve"> ADDIN EN.CITE &lt;EndNote&gt;&lt;Cite&gt;&lt;Author&gt;Montenegro&lt;/Author&gt;&lt;Year&gt;2012&lt;/Year&gt;&lt;IDText&gt;A land use planning ontology: LBCS&lt;/IDText&gt;&lt;DisplayText&gt;[30]&lt;/DisplayText&gt;&lt;record&gt;&lt;titles&gt;&lt;title&gt;A land use planning ontology: LBCS&lt;/title&gt;&lt;secondary-title&gt;Future Internet&lt;/secondary-title&gt;&lt;/titles&gt;&lt;pages&gt;65-82&lt;/pages&gt;&lt;number&gt;1&lt;/number&gt;&lt;contributors&gt;&lt;authors&gt;&lt;author&gt;Montenegro, Nuno&lt;/author&gt;&lt;author&gt;Gomes, Jorge C&lt;/author&gt;&lt;author&gt;Urbano, Paulo&lt;/author&gt;&lt;author&gt;Duarte, José P&lt;/author&gt;&lt;/authors&gt;&lt;/contributors&gt;&lt;added-date format="utc"&gt;1581533674&lt;/added-date&gt;&lt;ref-type name="Journal Article"&gt;17&lt;/ref-type&gt;&lt;dates&gt;&lt;year&gt;2012&lt;/year&gt;&lt;/dates&gt;&lt;rec-number&gt;56&lt;/rec-number&gt;&lt;last-updated-date format="utc"&gt;1581533674&lt;/last-updated-date&gt;&lt;volume&gt;4&lt;/volume&gt;&lt;/record&gt;&lt;/Cite&gt;&lt;/EndNote&gt;</w:instrText>
      </w:r>
      <w:r w:rsidR="009E5CF6">
        <w:fldChar w:fldCharType="separate"/>
      </w:r>
      <w:r w:rsidR="009E5CF6">
        <w:rPr>
          <w:noProof/>
        </w:rPr>
        <w:t>[30]</w:t>
      </w:r>
      <w:r w:rsidR="009E5CF6">
        <w:fldChar w:fldCharType="end"/>
      </w:r>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8" w:name="_Toc32993950"/>
      <w:r>
        <w:t>Trip</w:t>
      </w:r>
      <w:r w:rsidR="00BA1ACD">
        <w:t xml:space="preserve"> Ontology</w:t>
      </w:r>
      <w:bookmarkEnd w:id="14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lastRenderedPageBreak/>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9" w:name="_Toc32993951"/>
      <w:r>
        <w:t>Trip Costs</w:t>
      </w:r>
      <w:bookmarkEnd w:id="14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50" w:name="_Toc32993952"/>
      <w:r>
        <w:t>Urban System Ontology</w:t>
      </w:r>
      <w:bookmarkEnd w:id="15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5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lastRenderedPageBreak/>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lastRenderedPageBreak/>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52"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53" w:name="_Toc32993953"/>
      <w:r>
        <w:t>Extra-logical Design Practices</w:t>
      </w:r>
      <w:bookmarkEnd w:id="153"/>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lastRenderedPageBreak/>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54" w:name="_Toc32993954"/>
      <w:r>
        <w:t>Evaluation</w:t>
      </w:r>
      <w:bookmarkEnd w:id="154"/>
      <w:r>
        <w:t xml:space="preserve"> </w:t>
      </w:r>
    </w:p>
    <w:p w14:paraId="22F7ADC0" w14:textId="3FC59FB1"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5702D6">
        <w:t>4</w:t>
      </w:r>
      <w:r w:rsidR="0003795F">
        <w:fldChar w:fldCharType="end"/>
      </w:r>
      <w:r w:rsidR="0003795F">
        <w:t xml:space="preserve">. In this section, we review the results of the ontology evaluation </w:t>
      </w:r>
      <w:r w:rsidR="000D2843">
        <w:t>with respect to</w:t>
      </w:r>
      <w:r w:rsidR="0003795F">
        <w:t xml:space="preserve"> consi</w:t>
      </w:r>
      <w:r w:rsidR="006009F8">
        <w:t xml:space="preserve">stency </w:t>
      </w:r>
      <w:r w:rsidR="001731A0">
        <w:t xml:space="preserve">and </w:t>
      </w:r>
      <w:r w:rsidR="006009F8">
        <w:t>competency.</w:t>
      </w:r>
    </w:p>
    <w:p w14:paraId="27993A6D" w14:textId="77777777" w:rsidR="00FC5026" w:rsidRDefault="00FC5026" w:rsidP="00FC5026">
      <w:pPr>
        <w:pStyle w:val="Heading2"/>
      </w:pPr>
      <w:bookmarkStart w:id="155" w:name="_Toc32993955"/>
      <w:r>
        <w:t>Consistency</w:t>
      </w:r>
      <w:bookmarkEnd w:id="155"/>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6"/>
      </w:r>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6" w:name="_Toc32993956"/>
      <w:r>
        <w:lastRenderedPageBreak/>
        <w:t>Competency</w:t>
      </w:r>
      <w:bookmarkEnd w:id="156"/>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7"/>
      <w:r w:rsidR="00315993">
        <w:rPr>
          <w:lang w:val="en-US" w:bidi="en-US"/>
        </w:rPr>
        <w:t>section</w:t>
      </w:r>
      <w:commentRangeEnd w:id="157"/>
      <w:r w:rsidR="00535EDF">
        <w:rPr>
          <w:rStyle w:val="CommentReference"/>
          <w:rFonts w:asciiTheme="minorHAnsi" w:eastAsiaTheme="minorEastAsia" w:hAnsiTheme="minorHAnsi"/>
          <w:lang w:val="en-US" w:bidi="en-US"/>
        </w:rPr>
        <w:commentReference w:id="157"/>
      </w:r>
      <w:r w:rsidR="00315993">
        <w:rPr>
          <w:lang w:val="en-US" w:bidi="en-US"/>
        </w:rPr>
        <w:t>:</w:t>
      </w:r>
    </w:p>
    <w:p w14:paraId="30508B0F" w14:textId="48B9BA4C" w:rsidR="00315993" w:rsidRDefault="00315993" w:rsidP="008C7F3C">
      <w:pPr>
        <w:pStyle w:val="ListParagraph"/>
        <w:numPr>
          <w:ilvl w:val="0"/>
          <w:numId w:val="34"/>
        </w:numPr>
      </w:pPr>
      <w:r>
        <w:t>rdf:</w:t>
      </w:r>
    </w:p>
    <w:p w14:paraId="2A470F5B" w14:textId="62B80725" w:rsidR="00315993" w:rsidRDefault="00315993" w:rsidP="008C7F3C">
      <w:pPr>
        <w:pStyle w:val="ListParagraph"/>
        <w:numPr>
          <w:ilvl w:val="0"/>
          <w:numId w:val="34"/>
        </w:numPr>
      </w:pPr>
      <w:r>
        <w:t>rdfs:</w:t>
      </w:r>
    </w:p>
    <w:p w14:paraId="3E41BAED" w14:textId="074C01C2" w:rsidR="00315993" w:rsidRDefault="00315993" w:rsidP="008C7F3C">
      <w:pPr>
        <w:pStyle w:val="ListParagraph"/>
        <w:numPr>
          <w:ilvl w:val="0"/>
          <w:numId w:val="34"/>
        </w:numPr>
      </w:pPr>
      <w:r>
        <w:t>owl:</w:t>
      </w:r>
    </w:p>
    <w:p w14:paraId="7324B17C"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8C7F3C">
      <w:pPr>
        <w:pStyle w:val="ListParagraph"/>
        <w:numPr>
          <w:ilvl w:val="0"/>
          <w:numId w:val="34"/>
        </w:numPr>
      </w:pPr>
    </w:p>
    <w:p w14:paraId="00510207" w14:textId="56CF0F1A" w:rsidR="00315993" w:rsidRDefault="00315993" w:rsidP="00286604">
      <w:pPr>
        <w:rPr>
          <w:lang w:val="en-US" w:bidi="en-US"/>
        </w:rPr>
      </w:pPr>
      <w:r>
        <w:rPr>
          <w:lang w:val="en-US" w:bidi="en-US"/>
        </w:rPr>
        <w:lastRenderedPageBreak/>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As the implementation of these functions is subject to some variation between triple stores, for the purposes of evaluation we design the queries under the assumption 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8" w:name="_Toc32993957"/>
      <w:r>
        <w:t>CQs for Land Use and Transportation Simulation</w:t>
      </w:r>
      <w:bookmarkEnd w:id="158"/>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06C992E" w14:textId="77777777" w:rsidR="00CD145A" w:rsidRDefault="00CD145A" w:rsidP="00CD145A">
      <w:pPr>
        <w:ind w:left="1080" w:hanging="360"/>
        <w:rPr>
          <w:rFonts w:ascii="Courier" w:hAnsi="Courier"/>
        </w:rPr>
      </w:pPr>
      <w:r w:rsidRPr="00986002">
        <w:rPr>
          <w:rFonts w:ascii="Courier" w:hAnsi="Courier"/>
        </w:rPr>
        <w:lastRenderedPageBreak/>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lastRenderedPageBreak/>
        <w:t>{zone}</w:t>
      </w:r>
      <w:r>
        <w:rPr>
          <w:rFonts w:ascii="Courier" w:hAnsi="Courier"/>
        </w:rPr>
        <w:t xml:space="preserv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lastRenderedPageBreak/>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9" w:name="_Toc32993958"/>
      <w:r>
        <w:t xml:space="preserve">CQs for </w:t>
      </w:r>
      <w:r w:rsidR="00FE1FC4">
        <w:t>Transit Research</w:t>
      </w:r>
      <w:bookmarkEnd w:id="159"/>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r w:rsidRPr="00706830">
        <w:rPr>
          <w:rFonts w:ascii="Courier" w:hAnsi="Courier"/>
        </w:rPr>
        <w:t>SELECT ?</w:t>
      </w:r>
      <w:r w:rsidR="005A5BC5" w:rsidRPr="00706830">
        <w:rPr>
          <w:rFonts w:ascii="Courier" w:hAnsi="Courier"/>
        </w:rPr>
        <w:t>datetime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rdf:type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activity:beginOf ?t.</w:t>
      </w:r>
    </w:p>
    <w:p w14:paraId="33FF72B1" w14:textId="1F14FD1D" w:rsidR="00706830" w:rsidRDefault="00706830" w:rsidP="00FE1FC4">
      <w:pPr>
        <w:ind w:left="720" w:hanging="360"/>
        <w:rPr>
          <w:rFonts w:ascii="Courier" w:hAnsi="Courier"/>
        </w:rPr>
      </w:pPr>
      <w:r>
        <w:rPr>
          <w:rFonts w:ascii="Courier" w:hAnsi="Courier"/>
        </w:rPr>
        <w:t xml:space="preserve">?t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lastRenderedPageBreak/>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r w:rsidRPr="005E5F3C">
        <w:rPr>
          <w:rFonts w:ascii="Courier" w:hAnsi="Courier"/>
        </w:rPr>
        <w:t>SELECT ?x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?x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?x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?x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?t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?x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?f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?g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rdf:type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activity:beginOf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r>
        <w:rPr>
          <w:rFonts w:ascii="Courier" w:hAnsi="Courier"/>
        </w:rPr>
        <w:t>?t</w:t>
      </w:r>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FILTER(?route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FILTER(?</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CD5ED14" w14:textId="77777777" w:rsidR="00B57FF3" w:rsidRDefault="003A44A6" w:rsidP="00C70D21">
      <w:pPr>
        <w:ind w:left="720"/>
        <w:rPr>
          <w:rFonts w:ascii="Courier" w:hAnsi="Courier"/>
        </w:rPr>
      </w:pPr>
      <w:r w:rsidRPr="00C70D21">
        <w:rPr>
          <w:rFonts w:ascii="Courier" w:hAnsi="Courier"/>
        </w:rPr>
        <w:t xml:space="preserve">SELECT ?x ?g ?route_pd ?g_trip ?d </w:t>
      </w:r>
    </w:p>
    <w:p w14:paraId="2D929FE1" w14:textId="0CA4E445" w:rsidR="003A44A6" w:rsidRPr="00C70D21" w:rsidRDefault="003A44A6" w:rsidP="00C70D21">
      <w:pPr>
        <w:ind w:left="720"/>
        <w:rPr>
          <w:rFonts w:ascii="Courier" w:hAnsi="Courier"/>
        </w:rPr>
      </w:pPr>
      <w:r w:rsidRPr="00C70D21">
        <w:rPr>
          <w:rFonts w:ascii="Courier" w:hAnsi="Courier"/>
        </w:rPr>
        <w:t>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t xml:space="preserve">  ?x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?x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lastRenderedPageBreak/>
        <w:t xml:space="preserve">  ?x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?f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?g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r w:rsidRPr="004E17B1">
        <w:rPr>
          <w:rFonts w:ascii="Courier" w:hAnsi="Courier"/>
        </w:rPr>
        <w:t>?route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?ho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?trip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?f_trip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?g_trip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204F3DB8" w:rsidR="006C7A40" w:rsidRDefault="006C7A40" w:rsidP="006C7A40">
      <w:pPr>
        <w:pStyle w:val="Heading3"/>
      </w:pPr>
      <w:bookmarkStart w:id="160" w:name="_Toc32993959"/>
      <w:r>
        <w:t xml:space="preserve">CQs for </w:t>
      </w:r>
      <w:r w:rsidR="00FE1FC4">
        <w:t>Smart Parking Applications</w:t>
      </w:r>
      <w:bookmarkEnd w:id="160"/>
    </w:p>
    <w:p w14:paraId="1AFF8C52" w14:textId="37F50C2A" w:rsidR="00DB1351" w:rsidRPr="00DB1351" w:rsidRDefault="00DB1351" w:rsidP="00DB1351">
      <w:pPr>
        <w:rPr>
          <w:lang w:val="en-US" w:bidi="en-US"/>
        </w:rPr>
      </w:pPr>
      <w:r>
        <w:rPr>
          <w:lang w:val="en-US" w:bidi="en-US"/>
        </w:rPr>
        <w:t xml:space="preserve">Note that parking information is one example of a scenario where </w:t>
      </w:r>
      <w:r w:rsidR="00794A0A">
        <w:rPr>
          <w:lang w:val="en-US" w:bidi="en-US"/>
        </w:rPr>
        <w:t xml:space="preserve">the majority of the </w:t>
      </w:r>
      <w:r w:rsidR="00043D02">
        <w:rPr>
          <w:lang w:val="en-US" w:bidi="en-US"/>
        </w:rPr>
        <w:t>data</w:t>
      </w:r>
      <w:r>
        <w:rPr>
          <w:lang w:val="en-US" w:bidi="en-US"/>
        </w:rPr>
        <w:t xml:space="preserve"> </w:t>
      </w:r>
      <w:r w:rsidR="00794A0A">
        <w:rPr>
          <w:lang w:val="en-US" w:bidi="en-US"/>
        </w:rPr>
        <w:t xml:space="preserve">of interest </w:t>
      </w:r>
      <w:r>
        <w:rPr>
          <w:lang w:val="en-US" w:bidi="en-US"/>
        </w:rPr>
        <w:t>is</w:t>
      </w:r>
      <w:r w:rsidR="001B7F62">
        <w:rPr>
          <w:lang w:val="en-US" w:bidi="en-US"/>
        </w:rPr>
        <w:t xml:space="preserve"> </w:t>
      </w:r>
      <w:r>
        <w:rPr>
          <w:lang w:val="en-US" w:bidi="en-US"/>
        </w:rPr>
        <w:t>subject to change</w:t>
      </w:r>
      <w:r w:rsidR="002C06BA">
        <w:rPr>
          <w:lang w:val="en-US" w:bidi="en-US"/>
        </w:rPr>
        <w:t xml:space="preserve">, (currently) </w:t>
      </w:r>
      <w:r w:rsidR="00043D02">
        <w:rPr>
          <w:lang w:val="en-US" w:bidi="en-US"/>
        </w:rPr>
        <w:t xml:space="preserve">at a low frequency. In such cases, rather than formulate queries for specific points in time, it is sufficient to organize the results </w:t>
      </w:r>
      <w:r w:rsidR="002C06BA">
        <w:rPr>
          <w:lang w:val="en-US" w:bidi="en-US"/>
        </w:rPr>
        <w:t xml:space="preserve">for time-variant properties </w:t>
      </w:r>
      <w:r w:rsidR="00043D02">
        <w:rPr>
          <w:lang w:val="en-US" w:bidi="en-US"/>
        </w:rPr>
        <w:t>by their associated timepoint or interval. In the future as more real-time data becomes available, the nature of this may change and there will be more queries oriented toward data associated with specific timepoints (i.e. “now”).</w:t>
      </w:r>
    </w:p>
    <w:p w14:paraId="0A4CCD4C" w14:textId="5CA11EB2" w:rsidR="00FE1FC4" w:rsidRDefault="00FE1FC4" w:rsidP="00FE1FC4">
      <w:pPr>
        <w:ind w:left="720" w:hanging="360"/>
      </w:pPr>
      <w:r>
        <w:rPr>
          <w:lang w:val="en-US" w:bidi="en-US"/>
        </w:rPr>
        <w:t xml:space="preserve">CQ3-1 </w:t>
      </w:r>
      <w:r>
        <w:t>What is the address of the parking lot P?</w:t>
      </w:r>
    </w:p>
    <w:p w14:paraId="2C236B15" w14:textId="0312C2EC" w:rsidR="002278F3" w:rsidRDefault="002278F3" w:rsidP="00FE1FC4">
      <w:pPr>
        <w:ind w:left="720" w:hanging="360"/>
      </w:pPr>
      <w:r>
        <w:t>The following query returns the street number and name for a particular parking lot. Other attributes of address exist and may be referenced as required.</w:t>
      </w:r>
      <w:r w:rsidR="00011CCB">
        <w:t xml:space="preserve"> As it is possible for the address to change over time, the query returns </w:t>
      </w:r>
      <w:r w:rsidR="00432001">
        <w:t>all distinct values for the lot’s address.</w:t>
      </w:r>
    </w:p>
    <w:p w14:paraId="7454B6A2" w14:textId="488EA074" w:rsidR="002E01DF" w:rsidRDefault="002E01DF" w:rsidP="002E01DF">
      <w:pPr>
        <w:ind w:left="1080" w:hanging="360"/>
        <w:rPr>
          <w:rFonts w:ascii="Courier" w:hAnsi="Courier"/>
        </w:rPr>
      </w:pPr>
      <w:r>
        <w:rPr>
          <w:rFonts w:ascii="Courier" w:hAnsi="Courier"/>
        </w:rPr>
        <w:t xml:space="preserve">SELECT </w:t>
      </w:r>
      <w:r w:rsidR="00011CCB">
        <w:rPr>
          <w:rFonts w:ascii="Courier" w:hAnsi="Courier"/>
        </w:rPr>
        <w:t xml:space="preserve">DISTINCT </w:t>
      </w:r>
      <w:r>
        <w:rPr>
          <w:rFonts w:ascii="Courier" w:hAnsi="Courier"/>
        </w:rPr>
        <w:t>?</w:t>
      </w:r>
      <w:r w:rsidR="002278F3">
        <w:rPr>
          <w:rFonts w:ascii="Courier" w:hAnsi="Courier"/>
        </w:rPr>
        <w:t>num ?street</w:t>
      </w:r>
      <w:r w:rsidR="00011CCB">
        <w:rPr>
          <w:rFonts w:ascii="Courier" w:hAnsi="Courier"/>
        </w:rPr>
        <w:t xml:space="preserve"> </w:t>
      </w:r>
      <w:r w:rsidR="00DB1351">
        <w:rPr>
          <w:rFonts w:ascii="Courier" w:hAnsi="Courier"/>
        </w:rPr>
        <w:t>MAX</w:t>
      </w:r>
      <w:r w:rsidR="00011CCB">
        <w:rPr>
          <w:rFonts w:ascii="Courier" w:hAnsi="Courier"/>
        </w:rPr>
        <w:t>(?t)</w:t>
      </w:r>
      <w:r>
        <w:rPr>
          <w:rFonts w:ascii="Courier" w:hAnsi="Courier"/>
        </w:rPr>
        <w:t xml:space="preserve"> WHERE {</w:t>
      </w:r>
    </w:p>
    <w:p w14:paraId="5BDB4685" w14:textId="7AAACEC5" w:rsidR="00804CF9" w:rsidRDefault="002E01DF" w:rsidP="002278F3">
      <w:pPr>
        <w:ind w:left="1080" w:hanging="360"/>
        <w:rPr>
          <w:rFonts w:ascii="Courier" w:hAnsi="Courier"/>
        </w:rPr>
      </w:pPr>
      <w:r w:rsidRPr="005E5F3C">
        <w:rPr>
          <w:rFonts w:ascii="Courier" w:hAnsi="Courier"/>
          <w:highlight w:val="lightGray"/>
        </w:rPr>
        <w:t>{</w:t>
      </w:r>
      <w:r w:rsidR="002278F3">
        <w:rPr>
          <w:rFonts w:ascii="Courier" w:hAnsi="Courier"/>
          <w:highlight w:val="lightGray"/>
        </w:rPr>
        <w:t>lot</w:t>
      </w:r>
      <w:r w:rsidR="00804CF9">
        <w:rPr>
          <w:rFonts w:ascii="Courier" w:hAnsi="Courier"/>
          <w:highlight w:val="lightGray"/>
        </w:rPr>
        <w:t>pd</w:t>
      </w:r>
      <w:r w:rsidRPr="005E5F3C">
        <w:rPr>
          <w:rFonts w:ascii="Courier" w:hAnsi="Courier"/>
          <w:highlight w:val="lightGray"/>
        </w:rPr>
        <w:t>}</w:t>
      </w:r>
      <w:r>
        <w:rPr>
          <w:rFonts w:ascii="Courier" w:hAnsi="Courier"/>
        </w:rPr>
        <w:t xml:space="preserve"> </w:t>
      </w:r>
      <w:r w:rsidR="002278F3">
        <w:rPr>
          <w:rFonts w:ascii="Courier" w:hAnsi="Courier"/>
        </w:rPr>
        <w:t xml:space="preserve">rdf:type </w:t>
      </w:r>
      <w:r w:rsidR="00804CF9">
        <w:rPr>
          <w:rFonts w:ascii="Courier" w:hAnsi="Courier"/>
        </w:rPr>
        <w:t>parking:ParkingAreaPD;</w:t>
      </w:r>
    </w:p>
    <w:p w14:paraId="346F7BBA" w14:textId="67C0CB10" w:rsidR="00804CF9" w:rsidRDefault="00804CF9" w:rsidP="002278F3">
      <w:pPr>
        <w:ind w:left="1080" w:hanging="360"/>
        <w:rPr>
          <w:rFonts w:ascii="Courier" w:hAnsi="Courier"/>
        </w:rPr>
      </w:pPr>
      <w:r>
        <w:rPr>
          <w:rFonts w:ascii="Courier" w:hAnsi="Courier"/>
        </w:rPr>
        <w:t>change:hasManifestation ?lot.</w:t>
      </w:r>
    </w:p>
    <w:p w14:paraId="42FE9762" w14:textId="5CA01E21" w:rsidR="002278F3" w:rsidRDefault="00804CF9" w:rsidP="002278F3">
      <w:pPr>
        <w:ind w:left="1080" w:hanging="360"/>
        <w:rPr>
          <w:rFonts w:ascii="Courier" w:hAnsi="Courier"/>
        </w:rPr>
      </w:pPr>
      <w:r>
        <w:rPr>
          <w:rFonts w:ascii="Courier" w:hAnsi="Courier"/>
        </w:rPr>
        <w:t xml:space="preserve">?lot rdf:type </w:t>
      </w:r>
      <w:r w:rsidR="002278F3">
        <w:rPr>
          <w:rFonts w:ascii="Courier" w:hAnsi="Courier"/>
        </w:rPr>
        <w:t>parking:ParkingFacility;</w:t>
      </w:r>
    </w:p>
    <w:p w14:paraId="16B4FFDC" w14:textId="0B7807D6" w:rsidR="00011CCB" w:rsidRDefault="00011CCB" w:rsidP="002278F3">
      <w:pPr>
        <w:ind w:left="1080" w:hanging="360"/>
        <w:rPr>
          <w:rFonts w:ascii="Courier" w:hAnsi="Courier"/>
        </w:rPr>
      </w:pPr>
      <w:r>
        <w:rPr>
          <w:rFonts w:ascii="Courier" w:hAnsi="Courier"/>
        </w:rPr>
        <w:t>change:existsAt ?t</w:t>
      </w:r>
    </w:p>
    <w:p w14:paraId="70EF6A85" w14:textId="4706FF3D" w:rsidR="002278F3" w:rsidRDefault="002278F3" w:rsidP="002278F3">
      <w:pPr>
        <w:ind w:left="1080" w:hanging="360"/>
        <w:rPr>
          <w:rFonts w:ascii="Courier" w:hAnsi="Courier"/>
        </w:rPr>
      </w:pPr>
      <w:r>
        <w:rPr>
          <w:rFonts w:ascii="Courier" w:hAnsi="Courier"/>
        </w:rPr>
        <w:t>icontact:hasAddress ?a.</w:t>
      </w:r>
    </w:p>
    <w:p w14:paraId="5CEC6CF5" w14:textId="4F3149EA" w:rsidR="002E01DF" w:rsidRDefault="002278F3" w:rsidP="002E01DF">
      <w:pPr>
        <w:ind w:left="1080" w:hanging="360"/>
        <w:rPr>
          <w:rFonts w:ascii="Courier" w:hAnsi="Courier"/>
        </w:rPr>
      </w:pPr>
      <w:r>
        <w:rPr>
          <w:rFonts w:ascii="Courier" w:hAnsi="Courier"/>
        </w:rPr>
        <w:t>?a icontact:hasStreetNumber ?num</w:t>
      </w:r>
      <w:r w:rsidR="002E01DF">
        <w:rPr>
          <w:rFonts w:ascii="Courier" w:hAnsi="Courier"/>
        </w:rPr>
        <w:t>.</w:t>
      </w:r>
    </w:p>
    <w:p w14:paraId="30ED62E3" w14:textId="2490A89C" w:rsidR="002278F3" w:rsidRDefault="002278F3" w:rsidP="002E01DF">
      <w:pPr>
        <w:ind w:left="1080" w:hanging="360"/>
        <w:rPr>
          <w:rFonts w:ascii="Courier" w:hAnsi="Courier"/>
        </w:rPr>
      </w:pPr>
      <w:r>
        <w:rPr>
          <w:rFonts w:ascii="Courier" w:hAnsi="Courier"/>
        </w:rPr>
        <w:lastRenderedPageBreak/>
        <w:t>?a icontact:hasStreet ?street.</w:t>
      </w:r>
    </w:p>
    <w:p w14:paraId="751CE38B" w14:textId="77777777" w:rsidR="002E01DF" w:rsidRDefault="002E01DF" w:rsidP="002E01DF">
      <w:pPr>
        <w:ind w:left="1080" w:hanging="360"/>
        <w:rPr>
          <w:rFonts w:ascii="Courier" w:hAnsi="Courier"/>
        </w:rPr>
      </w:pPr>
      <w:r>
        <w:rPr>
          <w:rFonts w:ascii="Courier" w:hAnsi="Courier"/>
        </w:rPr>
        <w:t>}</w:t>
      </w:r>
    </w:p>
    <w:p w14:paraId="2E7FB522" w14:textId="77777777" w:rsidR="002E01DF" w:rsidRDefault="002E01DF" w:rsidP="00FE1FC4">
      <w:pPr>
        <w:ind w:left="720" w:hanging="360"/>
      </w:pPr>
    </w:p>
    <w:p w14:paraId="3F6C87D8" w14:textId="49DD423B" w:rsidR="00FE1FC4" w:rsidRDefault="00FE1FC4" w:rsidP="00FE1FC4">
      <w:pPr>
        <w:ind w:left="720" w:hanging="360"/>
      </w:pPr>
      <w:r>
        <w:t>CQ3-2 What is the capacity of parking lot P</w:t>
      </w:r>
      <w:r w:rsidR="006F3DA6">
        <w:t>?</w:t>
      </w:r>
    </w:p>
    <w:p w14:paraId="4842BB3B" w14:textId="16D6BD71" w:rsidR="006F3DA6" w:rsidRDefault="006F3DA6" w:rsidP="00FE1FC4">
      <w:pPr>
        <w:ind w:left="720" w:hanging="360"/>
      </w:pPr>
      <w:r>
        <w:t xml:space="preserve">The capacity of a parking lot may change over time (e.g. as a result of layout changes), thus this query returns all </w:t>
      </w:r>
      <w:r w:rsidR="00432001">
        <w:t xml:space="preserve">distinct </w:t>
      </w:r>
      <w:r>
        <w:t>capacities of the parking lot.</w:t>
      </w:r>
    </w:p>
    <w:p w14:paraId="7F9C5568" w14:textId="6E439FB8" w:rsidR="009E2E00" w:rsidRDefault="009E2E00" w:rsidP="009E2E00">
      <w:pPr>
        <w:ind w:left="1080" w:hanging="360"/>
        <w:rPr>
          <w:rFonts w:ascii="Courier" w:hAnsi="Courier"/>
        </w:rPr>
      </w:pPr>
      <w:r>
        <w:rPr>
          <w:rFonts w:ascii="Courier" w:hAnsi="Courier"/>
        </w:rPr>
        <w:t xml:space="preserve">SELECT </w:t>
      </w:r>
      <w:r w:rsidR="006F3DA6">
        <w:rPr>
          <w:rFonts w:ascii="Courier" w:hAnsi="Courier"/>
        </w:rPr>
        <w:t xml:space="preserve">DISTINCT </w:t>
      </w:r>
      <w:r>
        <w:rPr>
          <w:rFonts w:ascii="Courier" w:hAnsi="Courier"/>
        </w:rPr>
        <w:t xml:space="preserve">?capacity </w:t>
      </w:r>
      <w:r w:rsidR="00DB1351">
        <w:rPr>
          <w:rFonts w:ascii="Courier" w:hAnsi="Courier"/>
        </w:rPr>
        <w:t>MAX</w:t>
      </w:r>
      <w:r w:rsidR="00432001">
        <w:rPr>
          <w:rFonts w:ascii="Courier" w:hAnsi="Courier"/>
        </w:rPr>
        <w:t>(</w:t>
      </w:r>
      <w:r w:rsidR="006F3DA6">
        <w:rPr>
          <w:rFonts w:ascii="Courier" w:hAnsi="Courier"/>
        </w:rPr>
        <w:t>?t</w:t>
      </w:r>
      <w:r w:rsidR="00432001">
        <w:rPr>
          <w:rFonts w:ascii="Courier" w:hAnsi="Courier"/>
        </w:rPr>
        <w:t>)</w:t>
      </w:r>
      <w:r w:rsidR="006F3DA6">
        <w:rPr>
          <w:rFonts w:ascii="Courier" w:hAnsi="Courier"/>
        </w:rPr>
        <w:t xml:space="preserve"> </w:t>
      </w:r>
      <w:r>
        <w:rPr>
          <w:rFonts w:ascii="Courier" w:hAnsi="Courier"/>
        </w:rPr>
        <w:t>WHERE {</w:t>
      </w:r>
    </w:p>
    <w:p w14:paraId="5E1E48A7"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4AD604AF" w14:textId="77777777" w:rsidR="00804CF9" w:rsidRDefault="00804CF9" w:rsidP="00804CF9">
      <w:pPr>
        <w:ind w:left="1080" w:hanging="360"/>
        <w:rPr>
          <w:rFonts w:ascii="Courier" w:hAnsi="Courier"/>
        </w:rPr>
      </w:pPr>
      <w:r>
        <w:rPr>
          <w:rFonts w:ascii="Courier" w:hAnsi="Courier"/>
        </w:rPr>
        <w:t>change:hasManifestation ?lot.</w:t>
      </w:r>
    </w:p>
    <w:p w14:paraId="2B856561" w14:textId="0F7E9B7F" w:rsidR="009E2E00" w:rsidRDefault="00804CF9" w:rsidP="00804CF9">
      <w:pPr>
        <w:ind w:left="1080" w:hanging="360"/>
        <w:rPr>
          <w:rFonts w:ascii="Courier" w:hAnsi="Courier"/>
        </w:rPr>
      </w:pPr>
      <w:r>
        <w:rPr>
          <w:rFonts w:ascii="Courier" w:hAnsi="Courier"/>
        </w:rPr>
        <w:t xml:space="preserve">?lot </w:t>
      </w:r>
      <w:r w:rsidR="009E2E00">
        <w:rPr>
          <w:rFonts w:ascii="Courier" w:hAnsi="Courier"/>
        </w:rPr>
        <w:t>rdf:type parking:ParkingArea;</w:t>
      </w:r>
    </w:p>
    <w:p w14:paraId="287BD936" w14:textId="1E37484C" w:rsidR="006F3DA6" w:rsidRDefault="006F3DA6" w:rsidP="009E2E00">
      <w:pPr>
        <w:ind w:left="1080" w:hanging="360"/>
        <w:rPr>
          <w:rFonts w:ascii="Courier" w:hAnsi="Courier"/>
        </w:rPr>
      </w:pPr>
      <w:r>
        <w:rPr>
          <w:rFonts w:ascii="Courier" w:hAnsi="Courier"/>
        </w:rPr>
        <w:t>change:existsAt ?t</w:t>
      </w:r>
    </w:p>
    <w:p w14:paraId="378EF19C" w14:textId="27D5AB60" w:rsidR="009E2E00" w:rsidRDefault="009E2E00" w:rsidP="009E2E00">
      <w:pPr>
        <w:ind w:left="1080" w:hanging="360"/>
        <w:rPr>
          <w:rFonts w:ascii="Courier" w:hAnsi="Courier"/>
        </w:rPr>
      </w:pPr>
      <w:r>
        <w:rPr>
          <w:rFonts w:ascii="Courier" w:hAnsi="Courier"/>
        </w:rPr>
        <w:t>parking:hasVehicleCapacity ?c.</w:t>
      </w:r>
    </w:p>
    <w:p w14:paraId="01D7D06E" w14:textId="1458FA30" w:rsidR="009E2E00" w:rsidRDefault="009E2E00" w:rsidP="009E2E00">
      <w:pPr>
        <w:ind w:left="1080" w:hanging="360"/>
        <w:rPr>
          <w:rFonts w:ascii="Courier" w:hAnsi="Courier"/>
        </w:rPr>
      </w:pPr>
      <w:r>
        <w:rPr>
          <w:rFonts w:ascii="Courier" w:hAnsi="Courier"/>
        </w:rPr>
        <w:t>?</w:t>
      </w:r>
      <w:r w:rsidR="006F3DA6">
        <w:rPr>
          <w:rFonts w:ascii="Courier" w:hAnsi="Courier"/>
        </w:rPr>
        <w:t>c</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has_value</w:t>
      </w:r>
      <w:r>
        <w:rPr>
          <w:rFonts w:ascii="Courier" w:hAnsi="Courier"/>
        </w:rPr>
        <w:t xml:space="preserve"> ?</w:t>
      </w:r>
      <w:r w:rsidR="006F3DA6">
        <w:rPr>
          <w:rFonts w:ascii="Courier" w:hAnsi="Courier"/>
        </w:rPr>
        <w:t>c_measure</w:t>
      </w:r>
      <w:r>
        <w:rPr>
          <w:rFonts w:ascii="Courier" w:hAnsi="Courier"/>
        </w:rPr>
        <w:t>.</w:t>
      </w:r>
    </w:p>
    <w:p w14:paraId="4F63CEDF" w14:textId="21D40DD7" w:rsidR="009E2E00" w:rsidRDefault="009E2E00" w:rsidP="009E2E00">
      <w:pPr>
        <w:ind w:left="1080" w:hanging="360"/>
        <w:rPr>
          <w:rFonts w:ascii="Courier" w:hAnsi="Courier"/>
        </w:rPr>
      </w:pPr>
      <w:r>
        <w:rPr>
          <w:rFonts w:ascii="Courier" w:hAnsi="Courier"/>
        </w:rPr>
        <w:t>?</w:t>
      </w:r>
      <w:r w:rsidR="006F3DA6">
        <w:rPr>
          <w:rFonts w:ascii="Courier" w:hAnsi="Courier"/>
        </w:rPr>
        <w:t>c_measure</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has_numerical_value</w:t>
      </w:r>
      <w:r>
        <w:rPr>
          <w:rFonts w:ascii="Courier" w:hAnsi="Courier"/>
        </w:rPr>
        <w:t xml:space="preserve"> ?</w:t>
      </w:r>
      <w:r w:rsidR="006F3DA6">
        <w:rPr>
          <w:rFonts w:ascii="Courier" w:hAnsi="Courier"/>
        </w:rPr>
        <w:t>capacity</w:t>
      </w:r>
      <w:r>
        <w:rPr>
          <w:rFonts w:ascii="Courier" w:hAnsi="Courier"/>
        </w:rPr>
        <w:t>.</w:t>
      </w:r>
    </w:p>
    <w:p w14:paraId="430422B8" w14:textId="77777777" w:rsidR="009E2E00" w:rsidRDefault="009E2E00" w:rsidP="009E2E00">
      <w:pPr>
        <w:ind w:left="1080" w:hanging="360"/>
        <w:rPr>
          <w:rFonts w:ascii="Courier" w:hAnsi="Courier"/>
        </w:rPr>
      </w:pPr>
      <w:r>
        <w:rPr>
          <w:rFonts w:ascii="Courier" w:hAnsi="Courier"/>
        </w:rPr>
        <w:t>}</w:t>
      </w:r>
    </w:p>
    <w:p w14:paraId="56E98623" w14:textId="77777777" w:rsidR="009E2E00" w:rsidRDefault="009E2E00" w:rsidP="00FE1FC4">
      <w:pPr>
        <w:ind w:left="720" w:hanging="360"/>
      </w:pPr>
    </w:p>
    <w:p w14:paraId="41A43BE4" w14:textId="1110AF8A" w:rsidR="00FE1FC4" w:rsidRDefault="00FE1FC4" w:rsidP="00FE1FC4">
      <w:pPr>
        <w:ind w:left="720" w:hanging="360"/>
      </w:pPr>
      <w:r>
        <w:t xml:space="preserve">CQ3-3 Is it accessible by disabled people, and if so how many parking </w:t>
      </w:r>
      <w:r w:rsidR="00CE5C46">
        <w:t>spots</w:t>
      </w:r>
      <w:r>
        <w:t xml:space="preserve"> are for disabled vehicles?</w:t>
      </w:r>
    </w:p>
    <w:p w14:paraId="482AFEF3" w14:textId="61E4C465" w:rsidR="00DB1351" w:rsidRDefault="00DB1351" w:rsidP="00FE1FC4">
      <w:pPr>
        <w:ind w:left="720" w:hanging="360"/>
      </w:pPr>
      <w:r>
        <w:t>The allocation of accessible parking spaces may change over time thus a temporal dimension is also included in the query. The result will return the number of accessible parking spaces (if any) on record for a parking lot, including changes made to this figure over time.</w:t>
      </w:r>
    </w:p>
    <w:p w14:paraId="6D5E1077" w14:textId="793E672A" w:rsidR="00CE5C46" w:rsidRDefault="00CE5C46" w:rsidP="00CE5C46">
      <w:pPr>
        <w:ind w:left="1080" w:hanging="360"/>
        <w:rPr>
          <w:rFonts w:ascii="Courier" w:hAnsi="Courier"/>
        </w:rPr>
      </w:pPr>
      <w:r>
        <w:rPr>
          <w:rFonts w:ascii="Courier" w:hAnsi="Courier"/>
        </w:rPr>
        <w:t xml:space="preserve">SELECT </w:t>
      </w:r>
      <w:r w:rsidR="00370824">
        <w:rPr>
          <w:rFonts w:ascii="Courier" w:hAnsi="Courier"/>
        </w:rPr>
        <w:t xml:space="preserve">?t </w:t>
      </w:r>
      <w:r w:rsidR="00DB1351">
        <w:rPr>
          <w:rFonts w:ascii="Courier" w:hAnsi="Courier"/>
        </w:rPr>
        <w:t>(</w:t>
      </w:r>
      <w:r>
        <w:rPr>
          <w:rFonts w:ascii="Courier" w:hAnsi="Courier"/>
        </w:rPr>
        <w:t>COUNT(?p AS ?accessible_spot)</w:t>
      </w:r>
      <w:r w:rsidR="00DB1351">
        <w:rPr>
          <w:rFonts w:ascii="Courier" w:hAnsi="Courier"/>
        </w:rPr>
        <w:t>)</w:t>
      </w:r>
      <w:r>
        <w:rPr>
          <w:rFonts w:ascii="Courier" w:hAnsi="Courier"/>
        </w:rPr>
        <w:t xml:space="preserve"> WHERE {</w:t>
      </w:r>
    </w:p>
    <w:p w14:paraId="05B2A704"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1BDF921" w14:textId="77777777" w:rsidR="00804CF9" w:rsidRDefault="00804CF9" w:rsidP="00804CF9">
      <w:pPr>
        <w:ind w:left="1080" w:hanging="360"/>
        <w:rPr>
          <w:rFonts w:ascii="Courier" w:hAnsi="Courier"/>
        </w:rPr>
      </w:pPr>
      <w:r>
        <w:rPr>
          <w:rFonts w:ascii="Courier" w:hAnsi="Courier"/>
        </w:rPr>
        <w:t>change:hasManifestation ?lot.</w:t>
      </w:r>
    </w:p>
    <w:p w14:paraId="4CAA86C9" w14:textId="600B3510" w:rsidR="00CE5C46" w:rsidRDefault="00804CF9" w:rsidP="00804CF9">
      <w:pPr>
        <w:ind w:left="1080" w:hanging="360"/>
        <w:rPr>
          <w:rFonts w:ascii="Courier" w:hAnsi="Courier"/>
        </w:rPr>
      </w:pPr>
      <w:r>
        <w:rPr>
          <w:rFonts w:ascii="Courier" w:hAnsi="Courier"/>
        </w:rPr>
        <w:t xml:space="preserve">?lot </w:t>
      </w:r>
      <w:r w:rsidR="00CE5C46">
        <w:rPr>
          <w:rFonts w:ascii="Courier" w:hAnsi="Courier"/>
        </w:rPr>
        <w:t>rdf:type parking:ParkingArea;</w:t>
      </w:r>
    </w:p>
    <w:p w14:paraId="4501BA0A" w14:textId="77777777" w:rsidR="00CE5C46" w:rsidRDefault="00CE5C46" w:rsidP="00CE5C46">
      <w:pPr>
        <w:ind w:left="1080" w:hanging="360"/>
        <w:rPr>
          <w:rFonts w:ascii="Courier" w:hAnsi="Courier"/>
        </w:rPr>
      </w:pPr>
      <w:r>
        <w:rPr>
          <w:rFonts w:ascii="Courier" w:hAnsi="Courier"/>
        </w:rPr>
        <w:t>change:existsAt ?t</w:t>
      </w:r>
    </w:p>
    <w:p w14:paraId="6E4AF67C" w14:textId="3684C8B7" w:rsidR="00CE5C46" w:rsidRDefault="00CE5C46" w:rsidP="00CE5C46">
      <w:pPr>
        <w:ind w:left="1080" w:hanging="360"/>
        <w:rPr>
          <w:rFonts w:ascii="Courier" w:hAnsi="Courier"/>
        </w:rPr>
      </w:pPr>
      <w:r>
        <w:rPr>
          <w:rFonts w:ascii="Courier" w:hAnsi="Courier"/>
        </w:rPr>
        <w:t>parking:</w:t>
      </w:r>
      <w:r w:rsidR="00176592">
        <w:rPr>
          <w:rFonts w:ascii="Courier" w:hAnsi="Courier"/>
        </w:rPr>
        <w:t>hasSubParkingArea</w:t>
      </w:r>
      <w:r>
        <w:rPr>
          <w:rFonts w:ascii="Courier" w:hAnsi="Courier"/>
        </w:rPr>
        <w:t xml:space="preserve"> ?</w:t>
      </w:r>
      <w:r w:rsidR="00176592">
        <w:rPr>
          <w:rFonts w:ascii="Courier" w:hAnsi="Courier"/>
        </w:rPr>
        <w:t>p</w:t>
      </w:r>
      <w:r>
        <w:rPr>
          <w:rFonts w:ascii="Courier" w:hAnsi="Courier"/>
        </w:rPr>
        <w:t>.</w:t>
      </w:r>
    </w:p>
    <w:p w14:paraId="1D3591E2" w14:textId="32ABD44A" w:rsidR="00CE5C46" w:rsidRDefault="00CE5C46" w:rsidP="00176592">
      <w:pPr>
        <w:ind w:left="1080" w:hanging="360"/>
        <w:rPr>
          <w:rFonts w:ascii="Courier" w:hAnsi="Courier"/>
        </w:rPr>
      </w:pPr>
      <w:r>
        <w:rPr>
          <w:rFonts w:ascii="Courier" w:hAnsi="Courier"/>
        </w:rPr>
        <w:t>?</w:t>
      </w:r>
      <w:r w:rsidR="00176592">
        <w:rPr>
          <w:rFonts w:ascii="Courier" w:hAnsi="Courier"/>
        </w:rPr>
        <w:t>p rdf:type parking:AccessibilityParkingSpace.</w:t>
      </w:r>
    </w:p>
    <w:p w14:paraId="2B2A4AA4" w14:textId="360FA3EE" w:rsidR="00CE5C46" w:rsidRDefault="00CE5C46" w:rsidP="00CE5C46">
      <w:pPr>
        <w:ind w:left="1080" w:hanging="360"/>
        <w:rPr>
          <w:rFonts w:ascii="Courier" w:hAnsi="Courier"/>
        </w:rPr>
      </w:pPr>
      <w:r>
        <w:rPr>
          <w:rFonts w:ascii="Courier" w:hAnsi="Courier"/>
        </w:rPr>
        <w:t>}</w:t>
      </w:r>
      <w:r w:rsidR="00DB1351">
        <w:rPr>
          <w:rFonts w:ascii="Courier" w:hAnsi="Courier"/>
        </w:rPr>
        <w:t xml:space="preserve"> GROUP BY ?t</w:t>
      </w:r>
    </w:p>
    <w:p w14:paraId="01D54D67" w14:textId="77777777" w:rsidR="00CE5C46" w:rsidRDefault="00CE5C46" w:rsidP="00FE1FC4">
      <w:pPr>
        <w:ind w:left="720" w:hanging="360"/>
      </w:pPr>
    </w:p>
    <w:p w14:paraId="549A6C2C" w14:textId="6E84067E" w:rsidR="00FE1FC4" w:rsidRDefault="00FE1FC4" w:rsidP="00FE1FC4">
      <w:pPr>
        <w:ind w:left="720" w:hanging="360"/>
      </w:pPr>
      <w:r>
        <w:t>CQ3-4 Is there a height limit for vehicles for a parking lot P?</w:t>
      </w:r>
    </w:p>
    <w:p w14:paraId="1B1B2986" w14:textId="1E961734" w:rsidR="00804CF9" w:rsidRDefault="00804CF9" w:rsidP="00804CF9">
      <w:pPr>
        <w:ind w:left="1080" w:hanging="360"/>
        <w:rPr>
          <w:rFonts w:ascii="Courier" w:hAnsi="Courier"/>
        </w:rPr>
      </w:pPr>
      <w:r>
        <w:rPr>
          <w:rFonts w:ascii="Courier" w:hAnsi="Courier"/>
        </w:rPr>
        <w:lastRenderedPageBreak/>
        <w:t>SELECT ?hlimit WHERE {</w:t>
      </w:r>
    </w:p>
    <w:p w14:paraId="7C14B6D1" w14:textId="7F04E9FF"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A91E01B" w14:textId="45505C7E" w:rsidR="00804CF9" w:rsidRDefault="00804CF9" w:rsidP="00804CF9">
      <w:pPr>
        <w:ind w:left="1080" w:hanging="360"/>
        <w:rPr>
          <w:rFonts w:ascii="Courier" w:hAnsi="Courier"/>
        </w:rPr>
      </w:pPr>
      <w:r>
        <w:rPr>
          <w:rFonts w:ascii="Courier" w:hAnsi="Courier"/>
        </w:rPr>
        <w:t>parking:maxAdmittableHeight ?hquantity.</w:t>
      </w:r>
    </w:p>
    <w:p w14:paraId="36F91807" w14:textId="51485978" w:rsidR="00804CF9" w:rsidRDefault="00804CF9" w:rsidP="00804CF9">
      <w:pPr>
        <w:ind w:left="1080" w:hanging="360"/>
        <w:rPr>
          <w:rFonts w:ascii="Courier" w:hAnsi="Courier"/>
        </w:rPr>
      </w:pPr>
      <w:r>
        <w:rPr>
          <w:rFonts w:ascii="Courier" w:hAnsi="Courier"/>
        </w:rPr>
        <w:t>?hquantity om:has_value ?hmeasure.</w:t>
      </w:r>
    </w:p>
    <w:p w14:paraId="5F9D2795" w14:textId="0F1029FC" w:rsidR="00804CF9" w:rsidRDefault="00804CF9" w:rsidP="00804CF9">
      <w:pPr>
        <w:ind w:left="1080" w:hanging="360"/>
        <w:rPr>
          <w:rFonts w:ascii="Courier" w:hAnsi="Courier"/>
        </w:rPr>
      </w:pPr>
      <w:r>
        <w:rPr>
          <w:rFonts w:ascii="Courier" w:hAnsi="Courier"/>
        </w:rPr>
        <w:t>?hmeasure om:has_numerical_value ?hlimit.</w:t>
      </w:r>
    </w:p>
    <w:p w14:paraId="59F9EFE8" w14:textId="3B66F186" w:rsidR="00804CF9" w:rsidRDefault="00804CF9" w:rsidP="00804CF9">
      <w:pPr>
        <w:ind w:left="1080" w:hanging="360"/>
        <w:rPr>
          <w:rFonts w:ascii="Courier" w:hAnsi="Courier"/>
        </w:rPr>
      </w:pPr>
      <w:r>
        <w:rPr>
          <w:rFonts w:ascii="Courier" w:hAnsi="Courier"/>
        </w:rPr>
        <w:t>}</w:t>
      </w:r>
    </w:p>
    <w:p w14:paraId="774C7C91" w14:textId="77777777" w:rsidR="00804CF9" w:rsidRDefault="00804CF9" w:rsidP="00804CF9">
      <w:pPr>
        <w:ind w:left="1080" w:hanging="360"/>
      </w:pPr>
    </w:p>
    <w:p w14:paraId="4334C5BA" w14:textId="27F37757" w:rsidR="00FE1FC4" w:rsidRDefault="00FE1FC4" w:rsidP="00FE1FC4">
      <w:pPr>
        <w:ind w:left="720" w:hanging="360"/>
      </w:pPr>
      <w:r>
        <w:t>CQ3-5 What are the geographic coordinates for parking lot P?</w:t>
      </w:r>
    </w:p>
    <w:p w14:paraId="42361EF8" w14:textId="2B0C942C" w:rsidR="00D74B2C" w:rsidRDefault="00CD1521" w:rsidP="00FE1FC4">
      <w:pPr>
        <w:ind w:left="720" w:hanging="360"/>
      </w:pPr>
      <w:r>
        <w:t>In this query we return the geocoordinates associated with the parking lot’s address. An alternative approach might query for the associated spatial feature (i.e. the region occupied in space) instead.</w:t>
      </w:r>
    </w:p>
    <w:p w14:paraId="4AC83C35" w14:textId="5DA88084" w:rsidR="00CD1521" w:rsidRDefault="00CD1521" w:rsidP="00CD1521">
      <w:pPr>
        <w:ind w:left="1080" w:hanging="360"/>
        <w:rPr>
          <w:rFonts w:ascii="Courier" w:hAnsi="Courier"/>
        </w:rPr>
      </w:pPr>
      <w:r>
        <w:rPr>
          <w:rFonts w:ascii="Courier" w:hAnsi="Courier"/>
        </w:rPr>
        <w:t>SELECT DISTINCT ?coord MAX(?t) WHERE {</w:t>
      </w:r>
    </w:p>
    <w:p w14:paraId="7EBA8E9F" w14:textId="77777777" w:rsidR="00CD1521" w:rsidRDefault="00CD1521" w:rsidP="00CD1521">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5FE7401" w14:textId="77777777" w:rsidR="00CD1521" w:rsidRDefault="00CD1521" w:rsidP="00CD1521">
      <w:pPr>
        <w:ind w:left="1080" w:hanging="360"/>
        <w:rPr>
          <w:rFonts w:ascii="Courier" w:hAnsi="Courier"/>
        </w:rPr>
      </w:pPr>
      <w:r>
        <w:rPr>
          <w:rFonts w:ascii="Courier" w:hAnsi="Courier"/>
        </w:rPr>
        <w:t>change:hasManifestation ?lot.</w:t>
      </w:r>
    </w:p>
    <w:p w14:paraId="1DB52926" w14:textId="77777777" w:rsidR="00CD1521" w:rsidRDefault="00CD1521" w:rsidP="00CD1521">
      <w:pPr>
        <w:ind w:left="1080" w:hanging="360"/>
        <w:rPr>
          <w:rFonts w:ascii="Courier" w:hAnsi="Courier"/>
        </w:rPr>
      </w:pPr>
      <w:r>
        <w:rPr>
          <w:rFonts w:ascii="Courier" w:hAnsi="Courier"/>
        </w:rPr>
        <w:t>?lot rdf:type parking:ParkingFacility;</w:t>
      </w:r>
    </w:p>
    <w:p w14:paraId="49F86807" w14:textId="77777777" w:rsidR="00CD1521" w:rsidRDefault="00CD1521" w:rsidP="00CD1521">
      <w:pPr>
        <w:ind w:left="1080" w:hanging="360"/>
        <w:rPr>
          <w:rFonts w:ascii="Courier" w:hAnsi="Courier"/>
        </w:rPr>
      </w:pPr>
      <w:r>
        <w:rPr>
          <w:rFonts w:ascii="Courier" w:hAnsi="Courier"/>
        </w:rPr>
        <w:t>change:existsAt ?t</w:t>
      </w:r>
    </w:p>
    <w:p w14:paraId="59BBAA7C" w14:textId="77777777" w:rsidR="00CD1521" w:rsidRDefault="00CD1521" w:rsidP="00CD1521">
      <w:pPr>
        <w:ind w:left="1080" w:hanging="360"/>
        <w:rPr>
          <w:rFonts w:ascii="Courier" w:hAnsi="Courier"/>
        </w:rPr>
      </w:pPr>
      <w:r>
        <w:rPr>
          <w:rFonts w:ascii="Courier" w:hAnsi="Courier"/>
        </w:rPr>
        <w:t>icontact:hasAddress ?a.</w:t>
      </w:r>
    </w:p>
    <w:p w14:paraId="78BF4F80" w14:textId="5EA7CC47" w:rsidR="00CD1521" w:rsidRDefault="00CD1521" w:rsidP="00CD1521">
      <w:pPr>
        <w:ind w:left="1080" w:hanging="360"/>
        <w:rPr>
          <w:rFonts w:ascii="Courier" w:hAnsi="Courier"/>
        </w:rPr>
      </w:pPr>
      <w:r>
        <w:rPr>
          <w:rFonts w:ascii="Courier" w:hAnsi="Courier"/>
        </w:rPr>
        <w:t>?a icontact:hasGeoCoordinates ?coord.</w:t>
      </w:r>
    </w:p>
    <w:p w14:paraId="5E59E8F8" w14:textId="77777777" w:rsidR="00CD1521" w:rsidRDefault="00CD1521" w:rsidP="00CD1521">
      <w:pPr>
        <w:ind w:left="1080" w:hanging="360"/>
        <w:rPr>
          <w:rFonts w:ascii="Courier" w:hAnsi="Courier"/>
        </w:rPr>
      </w:pPr>
      <w:r>
        <w:rPr>
          <w:rFonts w:ascii="Courier" w:hAnsi="Courier"/>
        </w:rPr>
        <w:t>}</w:t>
      </w:r>
    </w:p>
    <w:p w14:paraId="1C9D2411" w14:textId="77777777" w:rsidR="00CD1521" w:rsidRDefault="00CD1521" w:rsidP="00FE1FC4">
      <w:pPr>
        <w:ind w:left="720" w:hanging="360"/>
      </w:pPr>
    </w:p>
    <w:p w14:paraId="5A924011" w14:textId="7149D807" w:rsidR="00FE1FC4" w:rsidRDefault="00FE1FC4" w:rsidP="00FE1FC4">
      <w:pPr>
        <w:ind w:left="720" w:hanging="360"/>
      </w:pPr>
      <w:r>
        <w:t>CQ3-6 What building is a particular parking lot located in?</w:t>
      </w:r>
    </w:p>
    <w:p w14:paraId="40C8A6B0" w14:textId="6C4637E3" w:rsidR="009E3163" w:rsidRDefault="009E3163" w:rsidP="009E3163">
      <w:pPr>
        <w:ind w:left="1080" w:hanging="360"/>
        <w:rPr>
          <w:rFonts w:ascii="Courier" w:hAnsi="Courier"/>
        </w:rPr>
      </w:pPr>
      <w:r>
        <w:rPr>
          <w:rFonts w:ascii="Courier" w:hAnsi="Courier"/>
        </w:rPr>
        <w:t>SELECT ?building WHERE {</w:t>
      </w:r>
    </w:p>
    <w:p w14:paraId="6CAF775D" w14:textId="77777777" w:rsidR="009E3163" w:rsidRDefault="009E3163" w:rsidP="009E3163">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026D9DF5" w14:textId="0B8F569A" w:rsidR="009E3163" w:rsidRDefault="009E3163" w:rsidP="009E3163">
      <w:pPr>
        <w:ind w:left="1080" w:hanging="360"/>
        <w:rPr>
          <w:rFonts w:ascii="Courier" w:hAnsi="Courier"/>
        </w:rPr>
      </w:pPr>
      <w:r>
        <w:rPr>
          <w:rFonts w:ascii="Courier" w:hAnsi="Courier"/>
        </w:rPr>
        <w:t>parking:parkingPartOfBuilding ?building.</w:t>
      </w:r>
    </w:p>
    <w:p w14:paraId="4251653E" w14:textId="77777777" w:rsidR="009E3163" w:rsidRDefault="009E3163" w:rsidP="009E3163">
      <w:pPr>
        <w:ind w:left="1080" w:hanging="360"/>
        <w:rPr>
          <w:rFonts w:ascii="Courier" w:hAnsi="Courier"/>
        </w:rPr>
      </w:pPr>
      <w:r>
        <w:rPr>
          <w:rFonts w:ascii="Courier" w:hAnsi="Courier"/>
        </w:rPr>
        <w:t>}</w:t>
      </w:r>
    </w:p>
    <w:p w14:paraId="38F177C9" w14:textId="77777777" w:rsidR="009E3163" w:rsidRDefault="009E3163" w:rsidP="00FE1FC4">
      <w:pPr>
        <w:ind w:left="720" w:hanging="360"/>
      </w:pPr>
    </w:p>
    <w:p w14:paraId="37B0C1AA" w14:textId="2D308678" w:rsidR="00FE1FC4" w:rsidRDefault="00FE1FC4" w:rsidP="00FE1FC4">
      <w:pPr>
        <w:ind w:left="720" w:hanging="360"/>
      </w:pPr>
      <w:r>
        <w:t>CQ3-7 Is a particular parking lot open to the public at a given time?</w:t>
      </w:r>
    </w:p>
    <w:p w14:paraId="4F495BEE" w14:textId="2B9B8B58" w:rsidR="00FB0DA5" w:rsidRDefault="00FB0DA5" w:rsidP="00FB0DA5">
      <w:pPr>
        <w:ind w:left="1080" w:hanging="360"/>
        <w:rPr>
          <w:rFonts w:ascii="Courier" w:hAnsi="Courier"/>
        </w:rPr>
      </w:pPr>
      <w:r>
        <w:rPr>
          <w:rFonts w:ascii="Courier" w:hAnsi="Courier"/>
        </w:rPr>
        <w:t>ASK {</w:t>
      </w:r>
    </w:p>
    <w:p w14:paraId="3F6C8996" w14:textId="77777777" w:rsidR="00FB0DA5" w:rsidRDefault="00FB0DA5" w:rsidP="00FB0DA5">
      <w:pPr>
        <w:ind w:left="1080" w:hanging="360"/>
        <w:rPr>
          <w:rFonts w:ascii="Courier" w:hAnsi="Courier"/>
        </w:rPr>
      </w:pPr>
      <w:r>
        <w:rPr>
          <w:rFonts w:ascii="Courier" w:hAnsi="Courier"/>
        </w:rPr>
        <w:t>SELECT DISTINCT ?coord MAX(?t) WHERE {</w:t>
      </w:r>
    </w:p>
    <w:p w14:paraId="41E72672" w14:textId="77777777" w:rsidR="00FB0DA5" w:rsidRDefault="00FB0DA5" w:rsidP="00FB0DA5">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BBAACEB" w14:textId="77777777" w:rsidR="00FB0DA5" w:rsidRDefault="00FB0DA5" w:rsidP="00FB0DA5">
      <w:pPr>
        <w:ind w:left="1080" w:hanging="360"/>
        <w:rPr>
          <w:rFonts w:ascii="Courier" w:hAnsi="Courier"/>
        </w:rPr>
      </w:pPr>
      <w:r>
        <w:rPr>
          <w:rFonts w:ascii="Courier" w:hAnsi="Courier"/>
        </w:rPr>
        <w:t>change:hasManifestation ?lot.</w:t>
      </w:r>
    </w:p>
    <w:p w14:paraId="2388947B" w14:textId="77777777" w:rsidR="00FB0DA5" w:rsidRDefault="00FB0DA5" w:rsidP="00FB0DA5">
      <w:pPr>
        <w:ind w:left="1080" w:hanging="360"/>
        <w:rPr>
          <w:rFonts w:ascii="Courier" w:hAnsi="Courier"/>
        </w:rPr>
      </w:pPr>
      <w:r>
        <w:rPr>
          <w:rFonts w:ascii="Courier" w:hAnsi="Courier"/>
        </w:rPr>
        <w:t>?lot rdf:type parking:ParkingFacility;</w:t>
      </w:r>
    </w:p>
    <w:p w14:paraId="13698A77" w14:textId="77777777" w:rsidR="00FB0DA5" w:rsidRDefault="00FB0DA5" w:rsidP="00FB0DA5">
      <w:pPr>
        <w:ind w:left="1080" w:hanging="360"/>
        <w:rPr>
          <w:rFonts w:ascii="Courier" w:hAnsi="Courier"/>
        </w:rPr>
      </w:pPr>
      <w:r>
        <w:rPr>
          <w:rFonts w:ascii="Courier" w:hAnsi="Courier"/>
        </w:rPr>
        <w:lastRenderedPageBreak/>
        <w:t>icontact:hasOperatingHours ?hours.</w:t>
      </w:r>
    </w:p>
    <w:p w14:paraId="1BDE512D" w14:textId="77777777" w:rsidR="00FB0DA5" w:rsidRDefault="00FB0DA5" w:rsidP="00FB0DA5">
      <w:pPr>
        <w:ind w:left="1080" w:hanging="360"/>
        <w:rPr>
          <w:rFonts w:ascii="Courier" w:hAnsi="Courier"/>
        </w:rPr>
      </w:pPr>
      <w:r>
        <w:rPr>
          <w:rFonts w:ascii="Courier" w:hAnsi="Courier"/>
        </w:rPr>
        <w:t>?hours recurring:startTime ?open;</w:t>
      </w:r>
    </w:p>
    <w:p w14:paraId="4AC3DFDB" w14:textId="576FBC42" w:rsidR="00FB0DA5" w:rsidRDefault="00FB0DA5" w:rsidP="00FB0DA5">
      <w:pPr>
        <w:ind w:left="1080" w:hanging="360"/>
        <w:rPr>
          <w:rFonts w:ascii="Courier" w:hAnsi="Courier"/>
        </w:rPr>
      </w:pPr>
      <w:r>
        <w:rPr>
          <w:rFonts w:ascii="Courier" w:hAnsi="Courier"/>
        </w:rPr>
        <w:t>recurring:endTime ?close.</w:t>
      </w:r>
    </w:p>
    <w:p w14:paraId="749618CC" w14:textId="0C8CE2AA" w:rsidR="00FB0DA5" w:rsidRDefault="00FB0DA5" w:rsidP="00FB0DA5">
      <w:pPr>
        <w:ind w:left="1080" w:hanging="360"/>
        <w:rPr>
          <w:rFonts w:ascii="Courier" w:hAnsi="Courier"/>
        </w:rPr>
      </w:pPr>
      <w:r>
        <w:rPr>
          <w:rFonts w:ascii="Courier" w:hAnsi="Courier"/>
        </w:rPr>
        <w:t>FILTER(</w:t>
      </w:r>
      <w:r w:rsidRPr="00FB0DA5">
        <w:rPr>
          <w:rFonts w:ascii="Courier" w:hAnsi="Courier"/>
          <w:highlight w:val="lightGray"/>
        </w:rPr>
        <w:t>{time}</w:t>
      </w:r>
      <w:r>
        <w:rPr>
          <w:rFonts w:ascii="Courier" w:hAnsi="Courier"/>
        </w:rPr>
        <w:t xml:space="preserve"> &gt;= ?open &amp;&amp; {time} &lt;= ?close)</w:t>
      </w:r>
    </w:p>
    <w:p w14:paraId="366AA804" w14:textId="2208E848" w:rsidR="00FB0DA5" w:rsidRDefault="00FB0DA5" w:rsidP="00FB0DA5">
      <w:pPr>
        <w:ind w:left="1080" w:hanging="360"/>
        <w:rPr>
          <w:rFonts w:ascii="Courier" w:hAnsi="Courier"/>
        </w:rPr>
      </w:pPr>
      <w:r>
        <w:rPr>
          <w:rFonts w:ascii="Courier" w:hAnsi="Courier"/>
        </w:rPr>
        <w:t>}</w:t>
      </w:r>
    </w:p>
    <w:p w14:paraId="39A37AF7" w14:textId="77777777" w:rsidR="00560804" w:rsidRDefault="00560804" w:rsidP="00FE1FC4">
      <w:pPr>
        <w:ind w:left="720" w:hanging="360"/>
      </w:pPr>
    </w:p>
    <w:p w14:paraId="13026968" w14:textId="21B121C3" w:rsidR="00FE1FC4" w:rsidRDefault="00FE1FC4" w:rsidP="00FE1FC4">
      <w:pPr>
        <w:ind w:left="720" w:hanging="360"/>
      </w:pPr>
      <w:r>
        <w:t>CQ3-8 How much does it cost to park in a particular parking lot?</w:t>
      </w:r>
    </w:p>
    <w:p w14:paraId="2368EF16" w14:textId="6319C230" w:rsidR="009E6B11" w:rsidRPr="009E6B11" w:rsidRDefault="009E6B11" w:rsidP="00FE1FC4">
      <w:pPr>
        <w:ind w:left="720" w:hanging="360"/>
      </w:pPr>
      <w:r>
        <w:t xml:space="preserve">In this query we return the cost and the duration at which it is applied; for example, </w:t>
      </w:r>
      <w:r>
        <w:rPr>
          <w:b/>
        </w:rPr>
        <w:t>5</w:t>
      </w:r>
      <w:r>
        <w:t xml:space="preserve"> dollars per </w:t>
      </w:r>
      <w:r>
        <w:rPr>
          <w:b/>
        </w:rPr>
        <w:t>1</w:t>
      </w:r>
      <w:r>
        <w:t xml:space="preserve"> hour. It is also possible to retrieve more detail on the cost such as the currency.</w:t>
      </w:r>
    </w:p>
    <w:p w14:paraId="7253938E" w14:textId="797DAF4E" w:rsidR="002C06BA" w:rsidRDefault="002C06BA" w:rsidP="002C06BA">
      <w:pPr>
        <w:ind w:left="1080" w:hanging="360"/>
        <w:rPr>
          <w:rFonts w:ascii="Courier" w:hAnsi="Courier"/>
        </w:rPr>
      </w:pPr>
      <w:r>
        <w:rPr>
          <w:rFonts w:ascii="Courier" w:hAnsi="Courier"/>
        </w:rPr>
        <w:t>SELECT DISTINCT ?</w:t>
      </w:r>
      <w:r w:rsidR="009E6B11">
        <w:rPr>
          <w:rFonts w:ascii="Courier" w:hAnsi="Courier"/>
        </w:rPr>
        <w:t>cost ?perhour</w:t>
      </w:r>
      <w:r>
        <w:rPr>
          <w:rFonts w:ascii="Courier" w:hAnsi="Courier"/>
        </w:rPr>
        <w:t xml:space="preserve"> MAX(?t) WHERE {</w:t>
      </w:r>
    </w:p>
    <w:p w14:paraId="0B50A9B2" w14:textId="77777777" w:rsidR="002C06BA" w:rsidRDefault="002C06BA" w:rsidP="002C06BA">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08AD5ED" w14:textId="2F6F5A1D" w:rsidR="002C06BA" w:rsidRDefault="002C06BA" w:rsidP="002C06BA">
      <w:pPr>
        <w:ind w:left="1080" w:hanging="360"/>
        <w:rPr>
          <w:rFonts w:ascii="Courier" w:hAnsi="Courier"/>
        </w:rPr>
      </w:pPr>
      <w:r>
        <w:rPr>
          <w:rFonts w:ascii="Courier" w:hAnsi="Courier"/>
        </w:rPr>
        <w:t>change:hasManifestation ?lot.</w:t>
      </w:r>
    </w:p>
    <w:p w14:paraId="5DE0DB15" w14:textId="03CF5192" w:rsidR="009E6B11" w:rsidRDefault="009E6B11" w:rsidP="002C06BA">
      <w:pPr>
        <w:ind w:left="1080" w:hanging="360"/>
        <w:rPr>
          <w:rFonts w:ascii="Courier" w:hAnsi="Courier"/>
        </w:rPr>
      </w:pPr>
      <w:r>
        <w:rPr>
          <w:rFonts w:ascii="Courier" w:hAnsi="Courier"/>
        </w:rPr>
        <w:t>?lot change:existsAt ?t;</w:t>
      </w:r>
    </w:p>
    <w:p w14:paraId="43790E54" w14:textId="55C42383" w:rsidR="009E6B11" w:rsidRDefault="009E6B11" w:rsidP="002C06BA">
      <w:pPr>
        <w:ind w:left="1080" w:hanging="360"/>
        <w:rPr>
          <w:rFonts w:ascii="Courier" w:hAnsi="Courier"/>
        </w:rPr>
      </w:pPr>
      <w:r>
        <w:rPr>
          <w:rFonts w:ascii="Courier" w:hAnsi="Courier"/>
        </w:rPr>
        <w:t>parking:hasParkingPolicy ?policy.</w:t>
      </w:r>
    </w:p>
    <w:p w14:paraId="609336D9" w14:textId="499120D5" w:rsidR="009E6B11" w:rsidRDefault="009E6B11" w:rsidP="002C06BA">
      <w:pPr>
        <w:ind w:left="1080" w:hanging="360"/>
        <w:rPr>
          <w:rFonts w:ascii="Courier" w:hAnsi="Courier"/>
        </w:rPr>
      </w:pPr>
      <w:r>
        <w:rPr>
          <w:rFonts w:ascii="Courier" w:hAnsi="Courier"/>
        </w:rPr>
        <w:t>?policy parking:hasParkingRate ?rate.</w:t>
      </w:r>
    </w:p>
    <w:p w14:paraId="5FA57015" w14:textId="5B993319" w:rsidR="009E6B11" w:rsidRDefault="009E6B11" w:rsidP="002C06BA">
      <w:pPr>
        <w:ind w:left="1080" w:hanging="360"/>
        <w:rPr>
          <w:rFonts w:ascii="Courier" w:hAnsi="Courier"/>
        </w:rPr>
      </w:pPr>
      <w:r>
        <w:rPr>
          <w:rFonts w:ascii="Courier" w:hAnsi="Courier"/>
        </w:rPr>
        <w:t>?rate parking:hasMonetaryCost ?mval.</w:t>
      </w:r>
    </w:p>
    <w:p w14:paraId="1F4A3A73" w14:textId="34FFE2C4" w:rsidR="009E6B11" w:rsidRDefault="009E6B11" w:rsidP="002C06BA">
      <w:pPr>
        <w:ind w:left="1080" w:hanging="360"/>
        <w:rPr>
          <w:rFonts w:ascii="Courier" w:hAnsi="Courier"/>
        </w:rPr>
      </w:pPr>
      <w:r>
        <w:rPr>
          <w:rFonts w:ascii="Courier" w:hAnsi="Courier"/>
        </w:rPr>
        <w:t>?mval om:has_value ?mmeasure.</w:t>
      </w:r>
    </w:p>
    <w:p w14:paraId="57AB3C30" w14:textId="21DCBF80" w:rsidR="009E6B11" w:rsidRDefault="009E6B11" w:rsidP="002C06BA">
      <w:pPr>
        <w:ind w:left="1080" w:hanging="360"/>
        <w:rPr>
          <w:rFonts w:ascii="Courier" w:hAnsi="Courier"/>
        </w:rPr>
      </w:pPr>
      <w:r>
        <w:rPr>
          <w:rFonts w:ascii="Courier" w:hAnsi="Courier"/>
        </w:rPr>
        <w:t>?mmeasure om:has_numerical_value ?cost.</w:t>
      </w:r>
    </w:p>
    <w:p w14:paraId="2CAB44E7" w14:textId="307E05F3" w:rsidR="009E6B11" w:rsidRDefault="009E6B11" w:rsidP="002C06BA">
      <w:pPr>
        <w:ind w:left="1080" w:hanging="360"/>
        <w:rPr>
          <w:rFonts w:ascii="Courier" w:hAnsi="Courier"/>
        </w:rPr>
      </w:pPr>
      <w:r>
        <w:rPr>
          <w:rFonts w:ascii="Courier" w:hAnsi="Courier"/>
        </w:rPr>
        <w:t>?rate parking:forDuration ?d.</w:t>
      </w:r>
    </w:p>
    <w:p w14:paraId="3884268C" w14:textId="7C430B69" w:rsidR="009E6B11" w:rsidRDefault="009E6B11" w:rsidP="002C06BA">
      <w:pPr>
        <w:ind w:left="1080" w:hanging="360"/>
        <w:rPr>
          <w:rFonts w:ascii="Courier" w:hAnsi="Courier"/>
        </w:rPr>
      </w:pPr>
      <w:r>
        <w:rPr>
          <w:rFonts w:ascii="Courier" w:hAnsi="Courier"/>
        </w:rPr>
        <w:t>?d time:hours ?perhour</w:t>
      </w:r>
    </w:p>
    <w:p w14:paraId="5259013B" w14:textId="3B911DA2" w:rsidR="009E6B11" w:rsidRDefault="009E6B11" w:rsidP="002C06BA">
      <w:pPr>
        <w:ind w:left="1080" w:hanging="360"/>
        <w:rPr>
          <w:rFonts w:ascii="Courier" w:hAnsi="Courier"/>
        </w:rPr>
      </w:pPr>
      <w:r>
        <w:rPr>
          <w:rFonts w:ascii="Courier" w:hAnsi="Courier"/>
        </w:rPr>
        <w:t>}</w:t>
      </w:r>
    </w:p>
    <w:p w14:paraId="160BD452" w14:textId="77777777" w:rsidR="00304AAE" w:rsidRDefault="00304AAE" w:rsidP="00FE1FC4">
      <w:pPr>
        <w:ind w:left="720" w:hanging="360"/>
      </w:pPr>
    </w:p>
    <w:p w14:paraId="5E927BAB" w14:textId="5C89ED4C" w:rsidR="00FE1FC4" w:rsidRDefault="00FE1FC4" w:rsidP="00FE1FC4">
      <w:pPr>
        <w:ind w:left="720" w:hanging="360"/>
      </w:pPr>
      <w:r>
        <w:t>CQ3-9 What types of payment are accepted at a particular parking lot?</w:t>
      </w:r>
    </w:p>
    <w:p w14:paraId="29DA6645" w14:textId="205D525D" w:rsidR="00BE7ACD" w:rsidRDefault="00BE7ACD" w:rsidP="00BE7ACD">
      <w:pPr>
        <w:ind w:left="1080" w:hanging="360"/>
        <w:rPr>
          <w:rFonts w:ascii="Courier" w:hAnsi="Courier"/>
        </w:rPr>
      </w:pPr>
      <w:r>
        <w:rPr>
          <w:rFonts w:ascii="Courier" w:hAnsi="Courier"/>
        </w:rPr>
        <w:t>SELECT DISTINCT ?paymethod MAX(?t) WHERE {</w:t>
      </w:r>
    </w:p>
    <w:p w14:paraId="3A9239A9" w14:textId="77777777" w:rsidR="00BE7ACD" w:rsidRDefault="00BE7ACD" w:rsidP="00BE7AC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16BAE502" w14:textId="77777777" w:rsidR="00BE7ACD" w:rsidRDefault="00BE7ACD" w:rsidP="00BE7ACD">
      <w:pPr>
        <w:ind w:left="1080" w:hanging="360"/>
        <w:rPr>
          <w:rFonts w:ascii="Courier" w:hAnsi="Courier"/>
        </w:rPr>
      </w:pPr>
      <w:r>
        <w:rPr>
          <w:rFonts w:ascii="Courier" w:hAnsi="Courier"/>
        </w:rPr>
        <w:t>change:hasManifestation ?lot.</w:t>
      </w:r>
    </w:p>
    <w:p w14:paraId="1AF044B0" w14:textId="77777777" w:rsidR="00BE7ACD" w:rsidRDefault="00BE7ACD" w:rsidP="00BE7ACD">
      <w:pPr>
        <w:ind w:left="1080" w:hanging="360"/>
        <w:rPr>
          <w:rFonts w:ascii="Courier" w:hAnsi="Courier"/>
        </w:rPr>
      </w:pPr>
      <w:r>
        <w:rPr>
          <w:rFonts w:ascii="Courier" w:hAnsi="Courier"/>
        </w:rPr>
        <w:t>?lot change:existsAt ?t;</w:t>
      </w:r>
    </w:p>
    <w:p w14:paraId="0E87C7F1" w14:textId="77777777" w:rsidR="00BE7ACD" w:rsidRDefault="00BE7ACD" w:rsidP="00BE7ACD">
      <w:pPr>
        <w:ind w:left="1080" w:hanging="360"/>
        <w:rPr>
          <w:rFonts w:ascii="Courier" w:hAnsi="Courier"/>
        </w:rPr>
      </w:pPr>
      <w:r>
        <w:rPr>
          <w:rFonts w:ascii="Courier" w:hAnsi="Courier"/>
        </w:rPr>
        <w:t>parking:hasParkingPolicy ?policy.</w:t>
      </w:r>
    </w:p>
    <w:p w14:paraId="58BEE2AD" w14:textId="0F8C9C85" w:rsidR="00BE7ACD" w:rsidRDefault="00BE7ACD" w:rsidP="00BE7ACD">
      <w:pPr>
        <w:ind w:left="1080" w:hanging="360"/>
        <w:rPr>
          <w:rFonts w:ascii="Courier" w:hAnsi="Courier"/>
        </w:rPr>
      </w:pPr>
      <w:r>
        <w:rPr>
          <w:rFonts w:ascii="Courier" w:hAnsi="Courier"/>
        </w:rPr>
        <w:t>?policy parking:hasPaymentMethod ?paymenthod.</w:t>
      </w:r>
    </w:p>
    <w:p w14:paraId="2E0AF990" w14:textId="77777777" w:rsidR="00BE7ACD" w:rsidRDefault="00BE7ACD" w:rsidP="00BE7ACD">
      <w:pPr>
        <w:ind w:left="1080" w:hanging="360"/>
        <w:rPr>
          <w:rFonts w:ascii="Courier" w:hAnsi="Courier"/>
        </w:rPr>
      </w:pPr>
      <w:r>
        <w:rPr>
          <w:rFonts w:ascii="Courier" w:hAnsi="Courier"/>
        </w:rPr>
        <w:t>}</w:t>
      </w:r>
    </w:p>
    <w:p w14:paraId="32617253" w14:textId="77777777" w:rsidR="00BE7ACD" w:rsidRDefault="00BE7ACD" w:rsidP="00FE1FC4">
      <w:pPr>
        <w:ind w:left="720" w:hanging="360"/>
      </w:pPr>
    </w:p>
    <w:p w14:paraId="349F3480" w14:textId="4D62F78E" w:rsidR="00FE1FC4" w:rsidRDefault="00FE1FC4" w:rsidP="00FE1FC4">
      <w:pPr>
        <w:ind w:left="720" w:hanging="360"/>
      </w:pPr>
      <w:r>
        <w:lastRenderedPageBreak/>
        <w:t>CQ3-10 How many parking spots are designated for electric vehicles in a particular parking lot?</w:t>
      </w:r>
    </w:p>
    <w:p w14:paraId="0C71549E" w14:textId="4D30467D" w:rsidR="008C57FD" w:rsidRDefault="008C57FD" w:rsidP="008C57FD">
      <w:pPr>
        <w:ind w:left="1080" w:hanging="360"/>
        <w:rPr>
          <w:rFonts w:ascii="Courier" w:hAnsi="Courier"/>
        </w:rPr>
      </w:pPr>
      <w:r>
        <w:rPr>
          <w:rFonts w:ascii="Courier" w:hAnsi="Courier"/>
        </w:rPr>
        <w:t>SELECT ?t (COUNT(?p AS ?ev_spot)) WHERE {</w:t>
      </w:r>
    </w:p>
    <w:p w14:paraId="72C7E70B" w14:textId="77777777" w:rsidR="008C57FD" w:rsidRDefault="008C57FD" w:rsidP="008C57F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9F7934B" w14:textId="77777777" w:rsidR="008C57FD" w:rsidRDefault="008C57FD" w:rsidP="008C57FD">
      <w:pPr>
        <w:ind w:left="1080" w:hanging="360"/>
        <w:rPr>
          <w:rFonts w:ascii="Courier" w:hAnsi="Courier"/>
        </w:rPr>
      </w:pPr>
      <w:r>
        <w:rPr>
          <w:rFonts w:ascii="Courier" w:hAnsi="Courier"/>
        </w:rPr>
        <w:t>change:hasManifestation ?lot.</w:t>
      </w:r>
    </w:p>
    <w:p w14:paraId="29DA9FA8" w14:textId="77777777" w:rsidR="008C57FD" w:rsidRDefault="008C57FD" w:rsidP="008C57FD">
      <w:pPr>
        <w:ind w:left="1080" w:hanging="360"/>
        <w:rPr>
          <w:rFonts w:ascii="Courier" w:hAnsi="Courier"/>
        </w:rPr>
      </w:pPr>
      <w:r>
        <w:rPr>
          <w:rFonts w:ascii="Courier" w:hAnsi="Courier"/>
        </w:rPr>
        <w:t>?lot rdf:type parking:ParkingArea;</w:t>
      </w:r>
    </w:p>
    <w:p w14:paraId="432BA9CD" w14:textId="77777777" w:rsidR="008C57FD" w:rsidRDefault="008C57FD" w:rsidP="008C57FD">
      <w:pPr>
        <w:ind w:left="1080" w:hanging="360"/>
        <w:rPr>
          <w:rFonts w:ascii="Courier" w:hAnsi="Courier"/>
        </w:rPr>
      </w:pPr>
      <w:r>
        <w:rPr>
          <w:rFonts w:ascii="Courier" w:hAnsi="Courier"/>
        </w:rPr>
        <w:t>change:existsAt ?t</w:t>
      </w:r>
    </w:p>
    <w:p w14:paraId="7D1DF908" w14:textId="77777777" w:rsidR="008C57FD" w:rsidRDefault="008C57FD" w:rsidP="008C57FD">
      <w:pPr>
        <w:ind w:left="1080" w:hanging="360"/>
        <w:rPr>
          <w:rFonts w:ascii="Courier" w:hAnsi="Courier"/>
        </w:rPr>
      </w:pPr>
      <w:r>
        <w:rPr>
          <w:rFonts w:ascii="Courier" w:hAnsi="Courier"/>
        </w:rPr>
        <w:t>parking:hasSubParkingArea ?p.</w:t>
      </w:r>
    </w:p>
    <w:p w14:paraId="01E7A6C4" w14:textId="7993EEFF" w:rsidR="008C57FD" w:rsidRDefault="008C57FD" w:rsidP="008C57FD">
      <w:pPr>
        <w:ind w:left="1080" w:hanging="360"/>
        <w:rPr>
          <w:rFonts w:ascii="Courier" w:hAnsi="Courier"/>
        </w:rPr>
      </w:pPr>
      <w:r>
        <w:rPr>
          <w:rFonts w:ascii="Courier" w:hAnsi="Courier"/>
        </w:rPr>
        <w:t>?p rdf:type parking:</w:t>
      </w:r>
      <w:r w:rsidR="00E240C5">
        <w:rPr>
          <w:rFonts w:ascii="Courier" w:hAnsi="Courier"/>
        </w:rPr>
        <w:t>EVParkingSpace</w:t>
      </w:r>
      <w:r>
        <w:rPr>
          <w:rFonts w:ascii="Courier" w:hAnsi="Courier"/>
        </w:rPr>
        <w:t>.</w:t>
      </w:r>
    </w:p>
    <w:p w14:paraId="2EF54E3F" w14:textId="77777777" w:rsidR="008C57FD" w:rsidRDefault="008C57FD" w:rsidP="008C57FD">
      <w:pPr>
        <w:ind w:left="1080" w:hanging="360"/>
        <w:rPr>
          <w:rFonts w:ascii="Courier" w:hAnsi="Courier"/>
        </w:rPr>
      </w:pPr>
      <w:r>
        <w:rPr>
          <w:rFonts w:ascii="Courier" w:hAnsi="Courier"/>
        </w:rPr>
        <w:t>} GROUP BY ?t</w:t>
      </w:r>
    </w:p>
    <w:p w14:paraId="68BFD202" w14:textId="77777777" w:rsidR="008C57FD" w:rsidRDefault="008C57FD" w:rsidP="00FE1FC4">
      <w:pPr>
        <w:ind w:left="720" w:hanging="360"/>
      </w:pPr>
    </w:p>
    <w:p w14:paraId="494866DA" w14:textId="5BEF072F" w:rsidR="00FE1FC4" w:rsidRPr="00FE1FC4" w:rsidRDefault="00FE1FC4" w:rsidP="00FE1FC4">
      <w:pPr>
        <w:ind w:left="720" w:hanging="360"/>
      </w:pPr>
      <w:r>
        <w:t>CQ3-11 What types of electric vehicle chargers are available in a particular parking lot?</w:t>
      </w:r>
    </w:p>
    <w:p w14:paraId="726899F8" w14:textId="597E1095" w:rsidR="00F020F9" w:rsidRDefault="00F020F9" w:rsidP="00F020F9">
      <w:pPr>
        <w:ind w:left="1080" w:hanging="360"/>
        <w:rPr>
          <w:rFonts w:ascii="Courier" w:hAnsi="Courier"/>
        </w:rPr>
      </w:pPr>
      <w:r>
        <w:rPr>
          <w:rFonts w:ascii="Courier" w:hAnsi="Courier"/>
        </w:rPr>
        <w:t>SELECT DISTINCT ?chargetype MAX(?t) WHERE {</w:t>
      </w:r>
    </w:p>
    <w:p w14:paraId="31E7B5EF" w14:textId="77777777" w:rsidR="00F020F9" w:rsidRDefault="00F020F9" w:rsidP="00F020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213B53FD" w14:textId="77777777" w:rsidR="00F020F9" w:rsidRDefault="00F020F9" w:rsidP="00F020F9">
      <w:pPr>
        <w:ind w:left="1080" w:hanging="360"/>
        <w:rPr>
          <w:rFonts w:ascii="Courier" w:hAnsi="Courier"/>
        </w:rPr>
      </w:pPr>
      <w:r>
        <w:rPr>
          <w:rFonts w:ascii="Courier" w:hAnsi="Courier"/>
        </w:rPr>
        <w:t>change:hasManifestation ?lot.</w:t>
      </w:r>
    </w:p>
    <w:p w14:paraId="52E3E1E6" w14:textId="54F02801" w:rsidR="00F020F9" w:rsidRDefault="00F020F9" w:rsidP="00F020F9">
      <w:pPr>
        <w:ind w:left="1080" w:hanging="360"/>
        <w:rPr>
          <w:rFonts w:ascii="Courier" w:hAnsi="Courier"/>
        </w:rPr>
      </w:pPr>
      <w:r>
        <w:rPr>
          <w:rFonts w:ascii="Courier" w:hAnsi="Courier"/>
        </w:rPr>
        <w:t>?lot change:existsAt ?t;</w:t>
      </w:r>
    </w:p>
    <w:p w14:paraId="1C3B7F23" w14:textId="2FF203DE" w:rsidR="00F020F9" w:rsidRDefault="00F020F9" w:rsidP="00F020F9">
      <w:pPr>
        <w:ind w:left="1080" w:hanging="360"/>
        <w:rPr>
          <w:rFonts w:ascii="Courier" w:hAnsi="Courier"/>
        </w:rPr>
      </w:pPr>
      <w:r>
        <w:rPr>
          <w:rFonts w:ascii="Courier" w:hAnsi="Courier"/>
        </w:rPr>
        <w:t>parking:hasEvCharger ?charge.</w:t>
      </w:r>
    </w:p>
    <w:p w14:paraId="379CC6B0" w14:textId="77777777" w:rsidR="001223BA" w:rsidRDefault="00F020F9" w:rsidP="001223BA">
      <w:pPr>
        <w:ind w:left="1080" w:hanging="360"/>
        <w:rPr>
          <w:rFonts w:ascii="Courier" w:hAnsi="Courier"/>
        </w:rPr>
      </w:pPr>
      <w:r>
        <w:rPr>
          <w:rFonts w:ascii="Courier" w:hAnsi="Courier"/>
        </w:rPr>
        <w:t>?charge rdf:type ?chargetype.</w:t>
      </w:r>
    </w:p>
    <w:p w14:paraId="439E5A6B" w14:textId="3CEBA81A" w:rsidR="006C7A40" w:rsidRPr="001223BA" w:rsidRDefault="00F020F9" w:rsidP="001223BA">
      <w:pPr>
        <w:ind w:left="1080" w:hanging="360"/>
        <w:rPr>
          <w:rFonts w:ascii="Courier" w:hAnsi="Courier"/>
        </w:rPr>
      </w:pPr>
      <w:r>
        <w:rPr>
          <w:rFonts w:ascii="Courier" w:hAnsi="Courier"/>
        </w:rPr>
        <w:t>}</w:t>
      </w:r>
    </w:p>
    <w:p w14:paraId="226E8935" w14:textId="003CFF12" w:rsidR="006C7A40" w:rsidRDefault="006C7A40" w:rsidP="006C7A40">
      <w:pPr>
        <w:pStyle w:val="Heading3"/>
      </w:pPr>
      <w:bookmarkStart w:id="161" w:name="_Toc32993960"/>
      <w:r>
        <w:t xml:space="preserve">CQs for </w:t>
      </w:r>
      <w:r w:rsidR="00FE1FC4">
        <w:t>ATIS via IT-SoS</w:t>
      </w:r>
      <w:bookmarkEnd w:id="161"/>
    </w:p>
    <w:p w14:paraId="6ECBDBBE" w14:textId="77777777" w:rsidR="001D51E2" w:rsidRPr="001216A3" w:rsidRDefault="001D51E2" w:rsidP="001D51E2">
      <w:pPr>
        <w:ind w:left="720" w:hanging="360"/>
      </w:pPr>
      <w:r w:rsidRPr="001216A3">
        <w:t>CQ</w:t>
      </w:r>
      <w:r>
        <w:t>4</w:t>
      </w:r>
      <w:r w:rsidRPr="001216A3">
        <w:t xml:space="preserve">-1: What </w:t>
      </w:r>
      <w:r>
        <w:t xml:space="preserve">are the averages of the </w:t>
      </w:r>
      <w:r w:rsidRPr="001216A3">
        <w:t>TTI_Max value</w:t>
      </w:r>
      <w:r>
        <w:t>s that</w:t>
      </w:r>
      <w:r w:rsidRPr="001216A3">
        <w:t xml:space="preserve"> have been observed </w:t>
      </w:r>
      <w:r>
        <w:t>over some period of time</w:t>
      </w:r>
      <w:r w:rsidRPr="001216A3">
        <w:t>?</w:t>
      </w:r>
    </w:p>
    <w:p w14:paraId="052A5039" w14:textId="7E17BD15" w:rsidR="00451828" w:rsidRPr="002102D5" w:rsidRDefault="00451828" w:rsidP="002102D5">
      <w:pPr>
        <w:ind w:left="1080" w:hanging="360"/>
        <w:rPr>
          <w:rFonts w:ascii="Courier" w:hAnsi="Courier"/>
        </w:rPr>
      </w:pPr>
      <w:r w:rsidRPr="002102D5">
        <w:rPr>
          <w:rFonts w:ascii="Courier" w:hAnsi="Courier"/>
        </w:rPr>
        <w:t>SELECT  ?x</w:t>
      </w:r>
      <w:r w:rsidR="002102D5" w:rsidRPr="002102D5">
        <w:rPr>
          <w:rFonts w:ascii="Courier" w:hAnsi="Courier"/>
        </w:rPr>
        <w:t xml:space="preserve"> </w:t>
      </w:r>
      <w:r w:rsidRPr="002102D5">
        <w:rPr>
          <w:rFonts w:ascii="Courier" w:hAnsi="Courier"/>
        </w:rPr>
        <w:t>?wayID</w:t>
      </w:r>
    </w:p>
    <w:p w14:paraId="43545EF8" w14:textId="77777777" w:rsidR="00451828" w:rsidRPr="002102D5" w:rsidRDefault="00451828" w:rsidP="002102D5">
      <w:pPr>
        <w:ind w:left="1080" w:hanging="360"/>
        <w:rPr>
          <w:rFonts w:ascii="Courier" w:hAnsi="Courier"/>
        </w:rPr>
      </w:pPr>
      <w:r w:rsidRPr="002102D5">
        <w:rPr>
          <w:rFonts w:ascii="Courier" w:hAnsi="Courier"/>
        </w:rPr>
        <w:t>WHERE {</w:t>
      </w:r>
    </w:p>
    <w:p w14:paraId="16CC15C8" w14:textId="10672DFF" w:rsidR="00451828" w:rsidRPr="002102D5" w:rsidRDefault="00451828" w:rsidP="002102D5">
      <w:pPr>
        <w:ind w:left="1080" w:hanging="360"/>
        <w:rPr>
          <w:rFonts w:ascii="Courier" w:hAnsi="Courier"/>
        </w:rPr>
      </w:pPr>
      <w:r w:rsidRPr="002102D5">
        <w:rPr>
          <w:rFonts w:ascii="Courier" w:hAnsi="Courier"/>
        </w:rPr>
        <w:t xml:space="preserve">?y a </w:t>
      </w:r>
      <w:r w:rsidR="002102D5">
        <w:rPr>
          <w:rFonts w:ascii="Courier" w:hAnsi="Courier"/>
        </w:rPr>
        <w:t>transport:</w:t>
      </w:r>
      <w:r w:rsidRPr="002102D5">
        <w:rPr>
          <w:rFonts w:ascii="Courier" w:hAnsi="Courier"/>
        </w:rPr>
        <w:t>MeanTTI_Max.</w:t>
      </w:r>
    </w:p>
    <w:p w14:paraId="2E6C4A49" w14:textId="271377C9" w:rsidR="00451828" w:rsidRPr="002102D5" w:rsidRDefault="00451828" w:rsidP="002102D5">
      <w:pPr>
        <w:ind w:left="1080" w:hanging="360"/>
        <w:rPr>
          <w:rFonts w:ascii="Courier" w:hAnsi="Courier"/>
        </w:rPr>
      </w:pPr>
      <w:r w:rsidRPr="002102D5">
        <w:rPr>
          <w:rFonts w:ascii="Courier" w:hAnsi="Courier"/>
        </w:rPr>
        <w:t xml:space="preserve">?y </w:t>
      </w:r>
      <w:r w:rsidR="002102D5">
        <w:rPr>
          <w:rFonts w:ascii="Courier" w:hAnsi="Courier"/>
        </w:rPr>
        <w:t>om:</w:t>
      </w:r>
      <w:r w:rsidRPr="002102D5">
        <w:rPr>
          <w:rFonts w:ascii="Courier" w:hAnsi="Courier"/>
        </w:rPr>
        <w:t>hasValue ?measure.</w:t>
      </w:r>
    </w:p>
    <w:p w14:paraId="0B6AA7F1" w14:textId="7B2AFF70" w:rsidR="00451828" w:rsidRPr="002102D5" w:rsidRDefault="00451828" w:rsidP="002102D5">
      <w:pPr>
        <w:ind w:left="1080" w:hanging="360"/>
        <w:rPr>
          <w:rFonts w:ascii="Courier" w:hAnsi="Courier"/>
        </w:rPr>
      </w:pPr>
      <w:r w:rsidRPr="002102D5">
        <w:rPr>
          <w:rFonts w:ascii="Courier" w:hAnsi="Courier"/>
        </w:rPr>
        <w:t xml:space="preserve">?measure </w:t>
      </w:r>
      <w:r w:rsidR="002102D5">
        <w:rPr>
          <w:rFonts w:ascii="Courier" w:hAnsi="Courier"/>
        </w:rPr>
        <w:t>om:</w:t>
      </w:r>
      <w:r w:rsidRPr="002102D5">
        <w:rPr>
          <w:rFonts w:ascii="Courier" w:hAnsi="Courier"/>
        </w:rPr>
        <w:t>numerical_value ?x.</w:t>
      </w:r>
    </w:p>
    <w:p w14:paraId="15B97EBA" w14:textId="59356B67" w:rsidR="00451828" w:rsidRPr="002102D5" w:rsidRDefault="00451828" w:rsidP="002102D5">
      <w:pPr>
        <w:ind w:left="1080" w:hanging="360"/>
        <w:rPr>
          <w:rFonts w:ascii="Courier" w:hAnsi="Courier"/>
        </w:rPr>
      </w:pPr>
      <w:r w:rsidRPr="002102D5">
        <w:rPr>
          <w:rFonts w:ascii="Courier" w:hAnsi="Courier"/>
        </w:rPr>
        <w:t>?</w:t>
      </w:r>
      <w:r w:rsidR="002102D5">
        <w:rPr>
          <w:rFonts w:ascii="Courier" w:hAnsi="Courier"/>
        </w:rPr>
        <w:t>y om:</w:t>
      </w:r>
      <w:r w:rsidRPr="002102D5">
        <w:rPr>
          <w:rFonts w:ascii="Courier" w:hAnsi="Courier"/>
        </w:rPr>
        <w:t>aggregateOver ?t_interval.</w:t>
      </w:r>
    </w:p>
    <w:p w14:paraId="083F6590" w14:textId="01F100A9"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hasBeginning ?t1.</w:t>
      </w:r>
    </w:p>
    <w:p w14:paraId="0327FD70" w14:textId="77777777" w:rsidR="00451828" w:rsidRPr="002102D5" w:rsidRDefault="00451828" w:rsidP="002102D5">
      <w:pPr>
        <w:ind w:left="1080" w:hanging="360"/>
        <w:rPr>
          <w:rFonts w:ascii="Courier" w:hAnsi="Courier"/>
        </w:rPr>
      </w:pPr>
      <w:r w:rsidRPr="002102D5">
        <w:rPr>
          <w:rFonts w:ascii="Courier" w:hAnsi="Courier"/>
        </w:rPr>
        <w:t>?t1 time:inXSDDateTime ?dt1.</w:t>
      </w:r>
    </w:p>
    <w:p w14:paraId="3032670A" w14:textId="6E52F861"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hasEnd ?t2.</w:t>
      </w:r>
    </w:p>
    <w:p w14:paraId="18A7AAB4" w14:textId="77777777" w:rsidR="00451828" w:rsidRPr="002102D5" w:rsidRDefault="00451828" w:rsidP="002102D5">
      <w:pPr>
        <w:ind w:left="1080" w:hanging="360"/>
        <w:rPr>
          <w:rFonts w:ascii="Courier" w:hAnsi="Courier"/>
        </w:rPr>
      </w:pPr>
      <w:r w:rsidRPr="002102D5">
        <w:rPr>
          <w:rFonts w:ascii="Courier" w:hAnsi="Courier"/>
        </w:rPr>
        <w:t>?t2 time:inXSDDateTime ?dt2.</w:t>
      </w:r>
    </w:p>
    <w:p w14:paraId="734C6B1E" w14:textId="67E3E709" w:rsidR="00451828" w:rsidRPr="002102D5" w:rsidRDefault="00451828" w:rsidP="002102D5">
      <w:pPr>
        <w:ind w:left="1080" w:hanging="360"/>
        <w:rPr>
          <w:rFonts w:ascii="Courier" w:hAnsi="Courier"/>
        </w:rPr>
      </w:pPr>
      <w:r w:rsidRPr="002102D5">
        <w:rPr>
          <w:rFonts w:ascii="Courier" w:hAnsi="Courier"/>
        </w:rPr>
        <w:lastRenderedPageBreak/>
        <w:t xml:space="preserve">?y </w:t>
      </w:r>
      <w:r w:rsidR="002102D5">
        <w:rPr>
          <w:rFonts w:ascii="Courier" w:hAnsi="Courier"/>
        </w:rPr>
        <w:t>om:</w:t>
      </w:r>
      <w:r w:rsidRPr="002102D5">
        <w:rPr>
          <w:rFonts w:ascii="Courier" w:hAnsi="Courier"/>
        </w:rPr>
        <w:t>aggregateOf ?y_2.</w:t>
      </w:r>
    </w:p>
    <w:p w14:paraId="4E92D0A5" w14:textId="6F32B64E" w:rsidR="00451828" w:rsidRPr="002102D5" w:rsidRDefault="00451828" w:rsidP="002102D5">
      <w:pPr>
        <w:ind w:left="1080" w:hanging="360"/>
        <w:rPr>
          <w:rFonts w:ascii="Courier" w:hAnsi="Courier"/>
        </w:rPr>
      </w:pPr>
      <w:r w:rsidRPr="002102D5">
        <w:rPr>
          <w:rFonts w:ascii="Courier" w:hAnsi="Courier"/>
        </w:rPr>
        <w:t xml:space="preserve">?y_2 </w:t>
      </w:r>
      <w:r w:rsidR="002102D5">
        <w:rPr>
          <w:rFonts w:ascii="Courier" w:hAnsi="Courier"/>
        </w:rPr>
        <w:t>om:</w:t>
      </w:r>
      <w:r w:rsidRPr="002102D5">
        <w:rPr>
          <w:rFonts w:ascii="Courier" w:hAnsi="Courier"/>
        </w:rPr>
        <w:t>aggregateOver ?wayID.</w:t>
      </w:r>
    </w:p>
    <w:p w14:paraId="715B2BCC" w14:textId="6C50C970" w:rsidR="00451828" w:rsidRPr="002102D5" w:rsidRDefault="00451828" w:rsidP="002102D5">
      <w:pPr>
        <w:ind w:left="1080" w:hanging="360"/>
        <w:rPr>
          <w:rFonts w:ascii="Courier" w:hAnsi="Courier"/>
        </w:rPr>
      </w:pPr>
      <w:r w:rsidRPr="002102D5">
        <w:rPr>
          <w:rFonts w:ascii="Courier" w:hAnsi="Courier"/>
        </w:rPr>
        <w:t xml:space="preserve">FILTER(?dt </w:t>
      </w:r>
      <w:r w:rsidR="002102D5" w:rsidRPr="002102D5">
        <w:rPr>
          <w:rFonts w:ascii="Courier" w:hAnsi="Courier"/>
        </w:rPr>
        <w:t xml:space="preserve">&lt;=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00F2323D" w:rsidRPr="002102D5">
        <w:rPr>
          <w:rFonts w:ascii="Courier" w:hAnsi="Courier"/>
        </w:rPr>
        <w:t xml:space="preserve"> </w:t>
      </w:r>
      <w:r w:rsidRPr="002102D5">
        <w:rPr>
          <w:rFonts w:ascii="Courier" w:hAnsi="Courier"/>
        </w:rPr>
        <w:t xml:space="preserve">&amp;&amp; ?dt2 &gt;=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Pr="002102D5">
        <w:rPr>
          <w:rFonts w:ascii="Courier" w:hAnsi="Courier"/>
        </w:rPr>
        <w:t>)</w:t>
      </w:r>
    </w:p>
    <w:p w14:paraId="6EC49D46" w14:textId="51AC137D" w:rsidR="00451828" w:rsidRPr="002102D5" w:rsidRDefault="00451828" w:rsidP="002102D5">
      <w:pPr>
        <w:ind w:left="1080" w:hanging="360"/>
        <w:rPr>
          <w:rFonts w:ascii="Courier" w:hAnsi="Courier"/>
        </w:rPr>
      </w:pPr>
      <w:r w:rsidRPr="002102D5">
        <w:rPr>
          <w:rFonts w:ascii="Courier" w:hAnsi="Courier"/>
        </w:rPr>
        <w:t>}</w:t>
      </w:r>
    </w:p>
    <w:p w14:paraId="3CCE7ADC" w14:textId="71F1E083" w:rsidR="001D51E2" w:rsidRDefault="001D51E2" w:rsidP="001D51E2">
      <w:pPr>
        <w:ind w:left="720" w:hanging="360"/>
      </w:pPr>
      <w:r w:rsidRPr="001216A3">
        <w:t>CQ</w:t>
      </w:r>
      <w:r>
        <w:t>4</w:t>
      </w:r>
      <w:r w:rsidRPr="001216A3">
        <w:t xml:space="preserve">-2: What </w:t>
      </w:r>
      <w:r>
        <w:t xml:space="preserve">are the averages of the </w:t>
      </w:r>
      <w:r w:rsidRPr="001216A3">
        <w:t>TTI_Max value</w:t>
      </w:r>
      <w:r>
        <w:t>s that have been observed</w:t>
      </w:r>
      <w:r w:rsidRPr="001216A3">
        <w:t xml:space="preserve"> at some location?</w:t>
      </w:r>
    </w:p>
    <w:p w14:paraId="4F374D40" w14:textId="77777777" w:rsidR="00762E0A" w:rsidRPr="00762E0A" w:rsidRDefault="00762E0A" w:rsidP="00762E0A">
      <w:pPr>
        <w:ind w:left="720" w:hanging="360"/>
        <w:rPr>
          <w:rFonts w:ascii="Courier" w:hAnsi="Courier"/>
        </w:rPr>
      </w:pPr>
      <w:r w:rsidRPr="00762E0A">
        <w:rPr>
          <w:rFonts w:ascii="Courier" w:hAnsi="Courier"/>
        </w:rPr>
        <w:t>SELECT DISTINCT ?x ?t_interval ?dt1 ?dt2</w:t>
      </w:r>
    </w:p>
    <w:p w14:paraId="179B6B84" w14:textId="77777777" w:rsidR="00762E0A" w:rsidRPr="00762E0A" w:rsidRDefault="00762E0A" w:rsidP="00762E0A">
      <w:pPr>
        <w:ind w:left="720" w:hanging="360"/>
        <w:rPr>
          <w:rFonts w:ascii="Courier" w:hAnsi="Courier"/>
        </w:rPr>
      </w:pPr>
      <w:r w:rsidRPr="00762E0A">
        <w:rPr>
          <w:rFonts w:ascii="Courier" w:hAnsi="Courier"/>
        </w:rPr>
        <w:t>WHERE {</w:t>
      </w:r>
    </w:p>
    <w:p w14:paraId="40786392" w14:textId="45545164" w:rsidR="00762E0A" w:rsidRPr="00762E0A" w:rsidRDefault="00762E0A" w:rsidP="00762E0A">
      <w:pPr>
        <w:ind w:left="720" w:hanging="360"/>
        <w:rPr>
          <w:rFonts w:ascii="Courier" w:hAnsi="Courier"/>
        </w:rPr>
      </w:pPr>
      <w:r w:rsidRPr="00762E0A">
        <w:rPr>
          <w:rFonts w:ascii="Courier" w:hAnsi="Courier"/>
        </w:rPr>
        <w:t xml:space="preserve">?y a </w:t>
      </w:r>
      <w:r w:rsidR="00E64A18">
        <w:rPr>
          <w:rFonts w:ascii="Courier" w:hAnsi="Courier"/>
        </w:rPr>
        <w:t>transport:</w:t>
      </w:r>
      <w:r w:rsidRPr="00762E0A">
        <w:rPr>
          <w:rFonts w:ascii="Courier" w:hAnsi="Courier"/>
        </w:rPr>
        <w:t>MeanTTI_Max.</w:t>
      </w:r>
    </w:p>
    <w:p w14:paraId="6590AFDA" w14:textId="2C898600"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hasValue ?measure.</w:t>
      </w:r>
    </w:p>
    <w:p w14:paraId="7AB739E6" w14:textId="6417D0EA" w:rsidR="00762E0A" w:rsidRPr="00762E0A" w:rsidRDefault="00762E0A" w:rsidP="00762E0A">
      <w:pPr>
        <w:ind w:left="720" w:hanging="360"/>
        <w:rPr>
          <w:rFonts w:ascii="Courier" w:hAnsi="Courier"/>
        </w:rPr>
      </w:pPr>
      <w:r w:rsidRPr="00762E0A">
        <w:rPr>
          <w:rFonts w:ascii="Courier" w:hAnsi="Courier"/>
        </w:rPr>
        <w:t xml:space="preserve">?measure </w:t>
      </w:r>
      <w:r w:rsidR="00E64A18">
        <w:rPr>
          <w:rFonts w:ascii="Courier" w:hAnsi="Courier"/>
        </w:rPr>
        <w:t>om:</w:t>
      </w:r>
      <w:r w:rsidRPr="00762E0A">
        <w:rPr>
          <w:rFonts w:ascii="Courier" w:hAnsi="Courier"/>
        </w:rPr>
        <w:t>numerical_value ?x.</w:t>
      </w:r>
    </w:p>
    <w:p w14:paraId="6235287C" w14:textId="40E827C2"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aggregateOver ?t_interval.</w:t>
      </w:r>
    </w:p>
    <w:p w14:paraId="2C5F07AC" w14:textId="3EE6FE69" w:rsidR="00762E0A" w:rsidRPr="00762E0A" w:rsidRDefault="00762E0A" w:rsidP="00762E0A">
      <w:pPr>
        <w:ind w:left="720" w:hanging="360"/>
        <w:rPr>
          <w:rFonts w:ascii="Courier" w:hAnsi="Courier"/>
        </w:rPr>
      </w:pPr>
      <w:r w:rsidRPr="00762E0A">
        <w:rPr>
          <w:rFonts w:ascii="Courier" w:hAnsi="Courier"/>
        </w:rPr>
        <w:t xml:space="preserve">?t_interval </w:t>
      </w:r>
      <w:r w:rsidR="00E64A18">
        <w:rPr>
          <w:rFonts w:ascii="Courier" w:hAnsi="Courier"/>
        </w:rPr>
        <w:t>time:</w:t>
      </w:r>
      <w:r w:rsidRPr="00762E0A">
        <w:rPr>
          <w:rFonts w:ascii="Courier" w:hAnsi="Courier"/>
        </w:rPr>
        <w:t>hasBeginning ?t1.</w:t>
      </w:r>
    </w:p>
    <w:p w14:paraId="54B6172B" w14:textId="77777777" w:rsidR="00762E0A" w:rsidRPr="00762E0A" w:rsidRDefault="00762E0A" w:rsidP="00762E0A">
      <w:pPr>
        <w:ind w:left="720" w:hanging="360"/>
        <w:rPr>
          <w:rFonts w:ascii="Courier" w:hAnsi="Courier"/>
        </w:rPr>
      </w:pPr>
      <w:r w:rsidRPr="00762E0A">
        <w:rPr>
          <w:rFonts w:ascii="Courier" w:hAnsi="Courier"/>
        </w:rPr>
        <w:t>?t1 time:inXSDDateTime ?dt1.</w:t>
      </w:r>
    </w:p>
    <w:p w14:paraId="68A3A39C" w14:textId="3F456B77" w:rsidR="00762E0A" w:rsidRPr="00762E0A" w:rsidRDefault="00762E0A" w:rsidP="00762E0A">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8C89374" w14:textId="77777777" w:rsidR="00762E0A" w:rsidRPr="00762E0A" w:rsidRDefault="00762E0A" w:rsidP="00762E0A">
      <w:pPr>
        <w:ind w:left="720" w:hanging="360"/>
        <w:rPr>
          <w:rFonts w:ascii="Courier" w:hAnsi="Courier"/>
        </w:rPr>
      </w:pPr>
      <w:r w:rsidRPr="00762E0A">
        <w:rPr>
          <w:rFonts w:ascii="Courier" w:hAnsi="Courier"/>
        </w:rPr>
        <w:t>?t2 time:inXSDDateTime ?dt2.</w:t>
      </w:r>
    </w:p>
    <w:p w14:paraId="71CDA5AD" w14:textId="56147931" w:rsidR="00762E0A" w:rsidRPr="00762E0A" w:rsidRDefault="00762E0A" w:rsidP="00762E0A">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03C8B72A" w14:textId="1E680BEE" w:rsidR="00762E0A" w:rsidRPr="00762E0A" w:rsidRDefault="00762E0A" w:rsidP="00762E0A">
      <w:pPr>
        <w:ind w:left="720" w:hanging="360"/>
        <w:rPr>
          <w:rFonts w:ascii="Courier" w:hAnsi="Courier"/>
        </w:rPr>
      </w:pPr>
      <w:r w:rsidRPr="00762E0A">
        <w:rPr>
          <w:rFonts w:ascii="Courier" w:hAnsi="Courier"/>
        </w:rPr>
        <w:t xml:space="preserve">?y_2 </w:t>
      </w:r>
      <w:r w:rsidR="00F2323D">
        <w:rPr>
          <w:rFonts w:ascii="Courier" w:hAnsi="Courier"/>
        </w:rPr>
        <w:t>om:</w:t>
      </w:r>
      <w:r w:rsidRPr="00762E0A">
        <w:rPr>
          <w:rFonts w:ascii="Courier" w:hAnsi="Courier"/>
        </w:rPr>
        <w:t xml:space="preserve">aggregateOver </w:t>
      </w:r>
      <w:r w:rsidR="00285CFF" w:rsidRPr="00285CFF">
        <w:rPr>
          <w:rFonts w:ascii="Courier" w:hAnsi="Courier"/>
          <w:highlight w:val="lightGray"/>
        </w:rPr>
        <w:t>{location id}</w:t>
      </w:r>
      <w:r w:rsidR="00285CFF">
        <w:rPr>
          <w:rFonts w:ascii="Courier" w:hAnsi="Courier"/>
        </w:rPr>
        <w:t>.</w:t>
      </w:r>
    </w:p>
    <w:p w14:paraId="673EE521" w14:textId="4627899E" w:rsidR="00762E0A" w:rsidRPr="00762E0A" w:rsidRDefault="00762E0A" w:rsidP="00762E0A">
      <w:pPr>
        <w:ind w:left="720" w:hanging="360"/>
        <w:rPr>
          <w:rFonts w:ascii="Courier" w:hAnsi="Courier"/>
        </w:rPr>
      </w:pPr>
      <w:r w:rsidRPr="00762E0A">
        <w:rPr>
          <w:rFonts w:ascii="Courier" w:hAnsi="Courier"/>
        </w:rPr>
        <w:t>}</w:t>
      </w:r>
    </w:p>
    <w:p w14:paraId="73E3ECE3" w14:textId="77777777" w:rsidR="00762E0A" w:rsidRDefault="00762E0A" w:rsidP="001D51E2">
      <w:pPr>
        <w:ind w:left="720" w:hanging="360"/>
      </w:pPr>
    </w:p>
    <w:p w14:paraId="584C1ED1" w14:textId="77777777" w:rsidR="001D51E2" w:rsidRPr="001216A3" w:rsidRDefault="001D51E2" w:rsidP="001D51E2">
      <w:pPr>
        <w:ind w:left="720" w:hanging="360"/>
      </w:pPr>
      <w:r w:rsidRPr="001216A3">
        <w:t>CQ</w:t>
      </w:r>
      <w:r>
        <w:t>4</w:t>
      </w:r>
      <w:r w:rsidRPr="001216A3">
        <w:t xml:space="preserve">-3: What </w:t>
      </w:r>
      <w:r>
        <w:t>are the averages of</w:t>
      </w:r>
      <w:r w:rsidRPr="001216A3">
        <w:t xml:space="preserve"> the TTI_Max value</w:t>
      </w:r>
      <w:r>
        <w:t>s that have been observed</w:t>
      </w:r>
      <w:r w:rsidRPr="001216A3">
        <w:t xml:space="preserve"> at some location, </w:t>
      </w:r>
      <w:r>
        <w:t>over</w:t>
      </w:r>
      <w:r w:rsidRPr="001216A3">
        <w:t xml:space="preserve"> some </w:t>
      </w:r>
      <w:r>
        <w:t>period of time</w:t>
      </w:r>
      <w:r w:rsidRPr="001216A3">
        <w:t>?</w:t>
      </w:r>
    </w:p>
    <w:p w14:paraId="4E3A67C3" w14:textId="77777777" w:rsidR="00AA76F2" w:rsidRPr="00762E0A" w:rsidRDefault="00AA76F2" w:rsidP="00AA76F2">
      <w:pPr>
        <w:ind w:left="720" w:hanging="360"/>
        <w:rPr>
          <w:rFonts w:ascii="Courier" w:hAnsi="Courier"/>
        </w:rPr>
      </w:pPr>
      <w:r w:rsidRPr="00762E0A">
        <w:rPr>
          <w:rFonts w:ascii="Courier" w:hAnsi="Courier"/>
        </w:rPr>
        <w:t>SELECT DISTINCT ?x ?dt1 ?dt2</w:t>
      </w:r>
    </w:p>
    <w:p w14:paraId="31AB852C" w14:textId="77777777" w:rsidR="00AA76F2" w:rsidRPr="00762E0A" w:rsidRDefault="00AA76F2" w:rsidP="00AA76F2">
      <w:pPr>
        <w:ind w:left="720" w:hanging="360"/>
        <w:rPr>
          <w:rFonts w:ascii="Courier" w:hAnsi="Courier"/>
        </w:rPr>
      </w:pPr>
      <w:r w:rsidRPr="00762E0A">
        <w:rPr>
          <w:rFonts w:ascii="Courier" w:hAnsi="Courier"/>
        </w:rPr>
        <w:t>WHERE {</w:t>
      </w:r>
    </w:p>
    <w:p w14:paraId="1C20C0F4" w14:textId="2B6C298B" w:rsidR="00AA76F2" w:rsidRPr="00762E0A" w:rsidRDefault="00AA76F2" w:rsidP="00AA76F2">
      <w:pPr>
        <w:ind w:left="720" w:hanging="360"/>
        <w:rPr>
          <w:rFonts w:ascii="Courier" w:hAnsi="Courier"/>
        </w:rPr>
      </w:pPr>
      <w:r w:rsidRPr="00762E0A">
        <w:rPr>
          <w:rFonts w:ascii="Courier" w:hAnsi="Courier"/>
        </w:rPr>
        <w:t xml:space="preserve">?y a </w:t>
      </w:r>
      <w:r w:rsidR="00F2323D">
        <w:rPr>
          <w:rFonts w:ascii="Courier" w:hAnsi="Courier"/>
        </w:rPr>
        <w:t>transport:</w:t>
      </w:r>
      <w:r w:rsidRPr="00762E0A">
        <w:rPr>
          <w:rFonts w:ascii="Courier" w:hAnsi="Courier"/>
        </w:rPr>
        <w:t>MeanTTI_Max.</w:t>
      </w:r>
    </w:p>
    <w:p w14:paraId="2F970D8F" w14:textId="4B3B8EB4"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207B0CA8" w14:textId="3DB98239" w:rsidR="00AA76F2" w:rsidRPr="00762E0A" w:rsidRDefault="00AA76F2" w:rsidP="00AA76F2">
      <w:pPr>
        <w:ind w:left="720" w:hanging="360"/>
        <w:rPr>
          <w:rFonts w:ascii="Courier" w:hAnsi="Courier"/>
        </w:rPr>
      </w:pPr>
      <w:r w:rsidRPr="00762E0A">
        <w:rPr>
          <w:rFonts w:ascii="Courier" w:hAnsi="Courier"/>
        </w:rPr>
        <w:t xml:space="preserve">?y_2 </w:t>
      </w:r>
      <w:r w:rsidR="00F2323D">
        <w:rPr>
          <w:rFonts w:ascii="Courier" w:hAnsi="Courier"/>
        </w:rPr>
        <w:t>om:a</w:t>
      </w:r>
      <w:r w:rsidRPr="00762E0A">
        <w:rPr>
          <w:rFonts w:ascii="Courier" w:hAnsi="Courier"/>
        </w:rPr>
        <w:t xml:space="preserve">ggregateOver </w:t>
      </w:r>
      <w:r w:rsidR="00F2323D" w:rsidRPr="00285CFF">
        <w:rPr>
          <w:rFonts w:ascii="Courier" w:hAnsi="Courier"/>
          <w:highlight w:val="lightGray"/>
        </w:rPr>
        <w:t>{location id}</w:t>
      </w:r>
      <w:r w:rsidR="00F2323D">
        <w:rPr>
          <w:rFonts w:ascii="Courier" w:hAnsi="Courier"/>
        </w:rPr>
        <w:t>.</w:t>
      </w:r>
      <w:r w:rsidRPr="00762E0A">
        <w:rPr>
          <w:rFonts w:ascii="Courier" w:hAnsi="Courier"/>
        </w:rPr>
        <w:t xml:space="preserve">  </w:t>
      </w:r>
    </w:p>
    <w:p w14:paraId="2BA139BC" w14:textId="17D0E982"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hasValue ?measure.</w:t>
      </w:r>
    </w:p>
    <w:p w14:paraId="6330BDAE" w14:textId="477FFF13" w:rsidR="00AA76F2" w:rsidRPr="00762E0A" w:rsidRDefault="00AA76F2" w:rsidP="00AA76F2">
      <w:pPr>
        <w:ind w:left="720" w:hanging="360"/>
        <w:rPr>
          <w:rFonts w:ascii="Courier" w:hAnsi="Courier"/>
        </w:rPr>
      </w:pPr>
      <w:r w:rsidRPr="00762E0A">
        <w:rPr>
          <w:rFonts w:ascii="Courier" w:hAnsi="Courier"/>
        </w:rPr>
        <w:t xml:space="preserve">?measure </w:t>
      </w:r>
      <w:r w:rsidR="00F2323D">
        <w:rPr>
          <w:rFonts w:ascii="Courier" w:hAnsi="Courier"/>
        </w:rPr>
        <w:t>om:</w:t>
      </w:r>
      <w:r w:rsidRPr="00762E0A">
        <w:rPr>
          <w:rFonts w:ascii="Courier" w:hAnsi="Courier"/>
        </w:rPr>
        <w:t>numerical_value ?x.</w:t>
      </w:r>
    </w:p>
    <w:p w14:paraId="5FE9BAFD" w14:textId="38949F93"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aggregateOver ?t_interval.</w:t>
      </w:r>
    </w:p>
    <w:p w14:paraId="24B762A4" w14:textId="1B568D6C" w:rsidR="00AA76F2" w:rsidRPr="00762E0A" w:rsidRDefault="00AA76F2" w:rsidP="00AA76F2">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hasBeginning ?t1.</w:t>
      </w:r>
    </w:p>
    <w:p w14:paraId="2A4FE22E" w14:textId="77777777" w:rsidR="00AA76F2" w:rsidRPr="00762E0A" w:rsidRDefault="00AA76F2" w:rsidP="00AA76F2">
      <w:pPr>
        <w:ind w:left="720" w:hanging="360"/>
        <w:rPr>
          <w:rFonts w:ascii="Courier" w:hAnsi="Courier"/>
        </w:rPr>
      </w:pPr>
      <w:r w:rsidRPr="00762E0A">
        <w:rPr>
          <w:rFonts w:ascii="Courier" w:hAnsi="Courier"/>
        </w:rPr>
        <w:lastRenderedPageBreak/>
        <w:t>?t1 time:inXSDDateTime ?dt1.</w:t>
      </w:r>
    </w:p>
    <w:p w14:paraId="55A4C5D1" w14:textId="761075E2" w:rsidR="00AA76F2" w:rsidRPr="00762E0A" w:rsidRDefault="00AA76F2" w:rsidP="00AA76F2">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99243EA" w14:textId="390C60A1" w:rsidR="00AA76F2" w:rsidRPr="00762E0A" w:rsidRDefault="00AA76F2" w:rsidP="004E359B">
      <w:pPr>
        <w:ind w:left="720" w:hanging="360"/>
        <w:rPr>
          <w:rFonts w:ascii="Courier" w:hAnsi="Courier"/>
        </w:rPr>
      </w:pPr>
      <w:r w:rsidRPr="00762E0A">
        <w:rPr>
          <w:rFonts w:ascii="Courier" w:hAnsi="Courier"/>
        </w:rPr>
        <w:t>?t2 time:inXSDDateTime ?dt2.</w:t>
      </w:r>
    </w:p>
    <w:p w14:paraId="2B444BAA" w14:textId="7E7F840F" w:rsidR="00AA76F2" w:rsidRPr="00762E0A" w:rsidRDefault="00AA76F2" w:rsidP="00AA76F2">
      <w:pPr>
        <w:ind w:left="720" w:hanging="360"/>
        <w:rPr>
          <w:rFonts w:ascii="Courier" w:hAnsi="Courier"/>
        </w:rPr>
      </w:pPr>
      <w:r w:rsidRPr="00762E0A">
        <w:rPr>
          <w:rFonts w:ascii="Courier" w:hAnsi="Courier"/>
        </w:rPr>
        <w:t xml:space="preserve">FILTER(?dt1 &lt;= </w:t>
      </w:r>
      <w:r w:rsidR="00F2323D" w:rsidRPr="001D51E2">
        <w:rPr>
          <w:rFonts w:ascii="Courier" w:hAnsi="Courier"/>
          <w:highlight w:val="lightGray"/>
        </w:rPr>
        <w:t>{time}</w:t>
      </w:r>
      <w:r w:rsidRPr="00762E0A">
        <w:rPr>
          <w:rFonts w:ascii="Courier" w:hAnsi="Courier"/>
        </w:rPr>
        <w:t xml:space="preserve">^^xsd:dateTime &amp;&amp; ?dt2 &gt;= </w:t>
      </w:r>
      <w:r w:rsidR="00F2323D" w:rsidRPr="001D51E2">
        <w:rPr>
          <w:rFonts w:ascii="Courier" w:hAnsi="Courier"/>
          <w:highlight w:val="lightGray"/>
        </w:rPr>
        <w:t>{time}</w:t>
      </w:r>
      <w:r w:rsidRPr="00762E0A">
        <w:rPr>
          <w:rFonts w:ascii="Courier" w:hAnsi="Courier"/>
        </w:rPr>
        <w:t>^</w:t>
      </w:r>
      <w:r w:rsidR="00F2323D">
        <w:rPr>
          <w:rFonts w:ascii="Courier" w:hAnsi="Courier"/>
        </w:rPr>
        <w:t>^</w:t>
      </w:r>
      <w:r w:rsidRPr="00762E0A">
        <w:rPr>
          <w:rFonts w:ascii="Courier" w:hAnsi="Courier"/>
        </w:rPr>
        <w:t>xsd:dateTime)</w:t>
      </w:r>
    </w:p>
    <w:p w14:paraId="7617828F" w14:textId="77777777" w:rsidR="00AA76F2" w:rsidRPr="00762E0A" w:rsidRDefault="00AA76F2" w:rsidP="00AA76F2">
      <w:pPr>
        <w:ind w:left="720" w:hanging="360"/>
        <w:rPr>
          <w:rFonts w:ascii="Courier" w:hAnsi="Courier"/>
        </w:rPr>
      </w:pPr>
      <w:r w:rsidRPr="00762E0A">
        <w:rPr>
          <w:rFonts w:ascii="Courier" w:hAnsi="Courier"/>
        </w:rPr>
        <w:t>}</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62" w:name="_Toc32993961"/>
      <w:r>
        <w:t xml:space="preserve">CQs for </w:t>
      </w:r>
      <w:r w:rsidR="00FE1FC4">
        <w:t>ArcGIS Query Support</w:t>
      </w:r>
      <w:bookmarkEnd w:id="162"/>
    </w:p>
    <w:p w14:paraId="10611A6A" w14:textId="77777777" w:rsidR="00CD6741" w:rsidRDefault="00CD6741" w:rsidP="00CD6741">
      <w:pPr>
        <w:ind w:firstLine="432"/>
        <w:rPr>
          <w:lang w:val="en-US" w:bidi="en-US"/>
        </w:rPr>
      </w:pPr>
      <w:r>
        <w:rPr>
          <w:lang w:val="en-US" w:bidi="en-US"/>
        </w:rPr>
        <w:t>CQ5-1: What neighbourhood(s) does a particular route go through?</w:t>
      </w:r>
    </w:p>
    <w:p w14:paraId="783F0522" w14:textId="77777777" w:rsidR="00CD6741" w:rsidRDefault="00CD6741" w:rsidP="00CD6741">
      <w:pPr>
        <w:ind w:firstLine="432"/>
        <w:rPr>
          <w:lang w:val="en-US" w:bidi="en-US"/>
        </w:rPr>
      </w:pPr>
      <w:r>
        <w:rPr>
          <w:lang w:val="en-US" w:bidi="en-US"/>
        </w:rPr>
        <w:t>CQ5-2: What types of land use does a particular route go through?</w:t>
      </w:r>
    </w:p>
    <w:p w14:paraId="24B4E523" w14:textId="77777777" w:rsidR="00CD6741" w:rsidRDefault="00CD6741" w:rsidP="00CD6741">
      <w:pPr>
        <w:ind w:firstLine="432"/>
        <w:rPr>
          <w:lang w:val="en-US" w:bidi="en-US"/>
        </w:rPr>
      </w:pPr>
      <w:r>
        <w:rPr>
          <w:lang w:val="en-US" w:bidi="en-US"/>
        </w:rPr>
        <w:t>CQ5-3: What types of land cover does a particular route go through?</w:t>
      </w:r>
    </w:p>
    <w:p w14:paraId="4AC725E3" w14:textId="77777777" w:rsidR="00CD6741" w:rsidRDefault="00CD6741" w:rsidP="00CD6741">
      <w:pPr>
        <w:ind w:firstLine="432"/>
        <w:rPr>
          <w:lang w:val="en-US" w:bidi="en-US"/>
        </w:rPr>
      </w:pPr>
      <w:r>
        <w:rPr>
          <w:lang w:val="en-US" w:bidi="en-US"/>
        </w:rPr>
        <w:t>CQ5-4: What points of interest does a particular route pass by?</w:t>
      </w:r>
    </w:p>
    <w:p w14:paraId="55055BD1" w14:textId="77777777" w:rsidR="00CD6741" w:rsidRDefault="00CD6741" w:rsidP="00CD6741">
      <w:pPr>
        <w:ind w:firstLine="432"/>
        <w:rPr>
          <w:lang w:val="en-US" w:bidi="en-US"/>
        </w:rPr>
      </w:pPr>
      <w:r>
        <w:rPr>
          <w:lang w:val="en-US" w:bidi="en-US"/>
        </w:rPr>
        <w:t>CQ5-5: What types of road does a particular route travel on?</w:t>
      </w:r>
    </w:p>
    <w:p w14:paraId="49A03F69" w14:textId="77777777" w:rsidR="00CD6741" w:rsidRDefault="00CD6741" w:rsidP="00CD6741">
      <w:pPr>
        <w:ind w:firstLine="432"/>
        <w:rPr>
          <w:lang w:val="en-US" w:bidi="en-US"/>
        </w:rPr>
      </w:pPr>
      <w:r>
        <w:rPr>
          <w:lang w:val="en-US" w:bidi="en-US"/>
        </w:rPr>
        <w:t>CQ5-6: What (if any) parts of a route travel on a road segment that is above grade?</w:t>
      </w:r>
    </w:p>
    <w:p w14:paraId="23AD7ADC" w14:textId="77777777" w:rsidR="00CD6741" w:rsidRPr="00852D36" w:rsidRDefault="00CD6741" w:rsidP="00CD6741">
      <w:pPr>
        <w:ind w:firstLine="432"/>
        <w:rPr>
          <w:lang w:val="en-US" w:bidi="en-US"/>
        </w:rPr>
      </w:pPr>
      <w:r>
        <w:rPr>
          <w:lang w:val="en-US" w:bidi="en-US"/>
        </w:rPr>
        <w:t>CQ5-7: What (if any) parts of a route travel on a road segment that is below grade?</w:t>
      </w:r>
    </w:p>
    <w:p w14:paraId="12499C85" w14:textId="77777777" w:rsidR="0003795F" w:rsidRDefault="0003795F" w:rsidP="00EF74D8"/>
    <w:p w14:paraId="585F1AD1" w14:textId="343E76D6" w:rsidR="00044769" w:rsidRDefault="00044769" w:rsidP="006009F8">
      <w:pPr>
        <w:pStyle w:val="Heading1"/>
        <w:spacing w:line="276" w:lineRule="auto"/>
      </w:pPr>
      <w:bookmarkStart w:id="163" w:name="_Ref20730202"/>
      <w:bookmarkStart w:id="164" w:name="_Toc32993962"/>
      <w:r>
        <w:t>Application</w:t>
      </w:r>
      <w:bookmarkEnd w:id="152"/>
      <w:bookmarkEnd w:id="163"/>
      <w:bookmarkEnd w:id="164"/>
    </w:p>
    <w:p w14:paraId="5568279E" w14:textId="4FC04C6E" w:rsidR="001731A0" w:rsidRDefault="001731A0" w:rsidP="001731A0">
      <w:pPr>
        <w:rPr>
          <w:highlight w:val="yellow"/>
        </w:rPr>
      </w:pPr>
      <w:r>
        <w:t>Application of the ontolog</w:t>
      </w:r>
      <w:r w:rsidR="00613F6A">
        <w:t>y</w:t>
      </w:r>
      <w:r>
        <w:t xml:space="preserve"> serves to ground </w:t>
      </w:r>
      <w:r w:rsidR="00613F6A">
        <w:t>its</w:t>
      </w:r>
      <w:r>
        <w:t xml:space="preserve"> evaluation</w:t>
      </w:r>
      <w:r w:rsidR="0035479B">
        <w:t xml:space="preserve"> by</w:t>
      </w:r>
      <w:r>
        <w:t xml:space="preserve"> demonstrat</w:t>
      </w:r>
      <w:r w:rsidR="0035479B">
        <w:t>ing</w:t>
      </w:r>
      <w:r>
        <w:t xml:space="preserve"> how </w:t>
      </w:r>
      <w:r w:rsidR="00613F6A">
        <w:t>it</w:t>
      </w:r>
      <w:r w:rsidR="0035479B">
        <w:t xml:space="preserve"> </w:t>
      </w:r>
      <w:r>
        <w:t xml:space="preserve">may be used </w:t>
      </w:r>
      <w:r w:rsidR="00613F6A">
        <w:t xml:space="preserve">in practice -- in particular, how its capacity to represent the domain may be used </w:t>
      </w:r>
      <w:r>
        <w:t>to address some motivating scenario</w:t>
      </w:r>
      <w:r w:rsidR="0035479B">
        <w:t>s</w:t>
      </w:r>
      <w:r>
        <w:t xml:space="preserve">. </w:t>
      </w:r>
      <w:r w:rsidR="0035479B">
        <w:t xml:space="preserve">Applying the ontology for a </w:t>
      </w:r>
      <w:r>
        <w:t>demonstrate</w:t>
      </w:r>
      <w:r w:rsidR="0035479B">
        <w:t>s</w:t>
      </w:r>
      <w:r>
        <w:t xml:space="preserve"> how the ontology can be used to represent the data of interest and produce </w:t>
      </w:r>
      <w:r w:rsidR="00613F6A">
        <w:t>answers</w:t>
      </w:r>
      <w:r>
        <w:t xml:space="preserve"> for the competency questions. </w:t>
      </w:r>
      <w:r w:rsidR="0035479B">
        <w:t>It</w:t>
      </w:r>
      <w:r w:rsidRPr="0035479B">
        <w:t xml:space="preserve"> also provides insight into the required architectures </w:t>
      </w:r>
      <w:r w:rsidR="00613F6A">
        <w:t>for</w:t>
      </w:r>
      <w:r w:rsidRPr="0035479B">
        <w:t xml:space="preserve"> ontology-based solutions </w:t>
      </w:r>
      <w:r w:rsidR="00613F6A">
        <w:t>to</w:t>
      </w:r>
      <w:r w:rsidRPr="0035479B">
        <w:t xml:space="preserve"> the motivating scenarios.</w:t>
      </w:r>
    </w:p>
    <w:p w14:paraId="68806C06" w14:textId="1F4106B5" w:rsidR="00311313" w:rsidRDefault="00796315" w:rsidP="0035479B">
      <w:pPr>
        <w:rPr>
          <w:lang w:val="en-US" w:bidi="en-US"/>
        </w:rPr>
      </w:pPr>
      <w:r>
        <w:rPr>
          <w:lang w:val="en-US" w:bidi="en-US"/>
        </w:rPr>
        <w:t>Application</w:t>
      </w:r>
      <w:r w:rsidR="0035479B">
        <w:rPr>
          <w:lang w:val="en-US" w:bidi="en-US"/>
        </w:rPr>
        <w:t>s</w:t>
      </w:r>
      <w:r>
        <w:rPr>
          <w:lang w:val="en-US" w:bidi="en-US"/>
        </w:rPr>
        <w:t xml:space="preserve"> of the iCity ontology </w:t>
      </w:r>
      <w:r w:rsidR="0035479B">
        <w:rPr>
          <w:lang w:val="en-US" w:bidi="en-US"/>
        </w:rPr>
        <w:t xml:space="preserve">were </w:t>
      </w:r>
      <w:r>
        <w:rPr>
          <w:lang w:val="en-US" w:bidi="en-US"/>
        </w:rPr>
        <w:t xml:space="preserve">explored </w:t>
      </w:r>
      <w:r w:rsidR="00A32A45">
        <w:rPr>
          <w:lang w:val="en-US" w:bidi="en-US"/>
        </w:rPr>
        <w:t>as case studies</w:t>
      </w:r>
      <w:r w:rsidR="00A178EE">
        <w:rPr>
          <w:lang w:val="en-US" w:bidi="en-US"/>
        </w:rPr>
        <w:t xml:space="preserve"> derived from </w:t>
      </w:r>
      <w:r w:rsidR="00CB3CB7">
        <w:rPr>
          <w:lang w:val="en-US" w:bidi="en-US"/>
        </w:rPr>
        <w:t>the motivating scenarios identified</w:t>
      </w:r>
      <w:r>
        <w:rPr>
          <w:lang w:val="en-US" w:bidi="en-US"/>
        </w:rPr>
        <w:t xml:space="preserve"> during the iCity-ORF project</w:t>
      </w:r>
      <w:r w:rsidR="00CB3CB7">
        <w:rPr>
          <w:lang w:val="en-US" w:bidi="en-US"/>
        </w:rPr>
        <w:t xml:space="preserve">. </w:t>
      </w:r>
      <w:r w:rsidR="00311313">
        <w:rPr>
          <w:lang w:val="en-US" w:bidi="en-US"/>
        </w:rPr>
        <w:t xml:space="preserve">These </w:t>
      </w:r>
      <w:r w:rsidR="00A32A45">
        <w:rPr>
          <w:lang w:val="en-US" w:bidi="en-US"/>
        </w:rPr>
        <w:t xml:space="preserve">case studies </w:t>
      </w:r>
      <w:r w:rsidR="00311313">
        <w:rPr>
          <w:lang w:val="en-US" w:bidi="en-US"/>
        </w:rPr>
        <w:t>represent a small subset of possible applications of ontologies for urban informatics. Beyond serving as concrete examples for how the ontology may be used, these projects serve to demonstrate the sufficiency of the ontology to integrate, capture, and retrieve</w:t>
      </w:r>
      <w:r w:rsidR="00CB3CB7">
        <w:rPr>
          <w:lang w:val="en-US" w:bidi="en-US"/>
        </w:rPr>
        <w:t xml:space="preserve"> the</w:t>
      </w:r>
      <w:r w:rsidR="00311313">
        <w:rPr>
          <w:lang w:val="en-US" w:bidi="en-US"/>
        </w:rPr>
        <w:t xml:space="preserve"> data of interest.</w:t>
      </w:r>
    </w:p>
    <w:p w14:paraId="0E30B342" w14:textId="3E9177AA" w:rsidR="00311313" w:rsidRPr="002E4715" w:rsidRDefault="00311313" w:rsidP="000D4063">
      <w:pPr>
        <w:rPr>
          <w:lang w:val="en-US" w:bidi="en-US"/>
        </w:rPr>
      </w:pPr>
      <w:r>
        <w:rPr>
          <w:lang w:val="en-US" w:bidi="en-US"/>
        </w:rPr>
        <w:t xml:space="preserve">In the sections below, we provide an overview of each of the </w:t>
      </w:r>
      <w:r w:rsidR="00A32A45">
        <w:rPr>
          <w:lang w:val="en-US" w:bidi="en-US"/>
        </w:rPr>
        <w:t>case study applications of</w:t>
      </w:r>
      <w:r>
        <w:rPr>
          <w:lang w:val="en-US" w:bidi="en-US"/>
        </w:rPr>
        <w:t xml:space="preserve"> the iCity Ontology.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67A8022C" w:rsidR="00270A44" w:rsidRDefault="00270A44" w:rsidP="00270A44">
      <w:pPr>
        <w:pStyle w:val="Heading2"/>
      </w:pPr>
      <w:bookmarkStart w:id="165" w:name="_Toc32993963"/>
      <w:r>
        <w:t>Exploration of Travel Model Data</w:t>
      </w:r>
      <w:bookmarkEnd w:id="165"/>
    </w:p>
    <w:p w14:paraId="35432770" w14:textId="6BFBB8ED" w:rsidR="00613F6A" w:rsidRPr="00613F6A" w:rsidRDefault="00345CD2" w:rsidP="00613F6A">
      <w:pPr>
        <w:rPr>
          <w:lang w:val="en-US" w:bidi="en-US"/>
        </w:rPr>
      </w:pPr>
      <w:r>
        <w:rPr>
          <w:lang w:val="en-US" w:bidi="en-US"/>
        </w:rPr>
        <w:t xml:space="preserve">Based on the motivating scenario described in Section </w:t>
      </w:r>
      <w:r>
        <w:rPr>
          <w:lang w:val="en-US" w:bidi="en-US"/>
        </w:rPr>
        <w:fldChar w:fldCharType="begin"/>
      </w:r>
      <w:r>
        <w:rPr>
          <w:lang w:val="en-US" w:bidi="en-US"/>
        </w:rPr>
        <w:instrText xml:space="preserve"> REF _Ref31179364 \r \h </w:instrText>
      </w:r>
      <w:r>
        <w:rPr>
          <w:lang w:val="en-US" w:bidi="en-US"/>
        </w:rPr>
      </w:r>
      <w:r>
        <w:rPr>
          <w:lang w:val="en-US" w:bidi="en-US"/>
        </w:rPr>
        <w:fldChar w:fldCharType="separate"/>
      </w:r>
      <w:r w:rsidR="005702D6">
        <w:rPr>
          <w:lang w:val="en-US" w:bidi="en-US"/>
        </w:rPr>
        <w:t>5.1</w:t>
      </w:r>
      <w:r>
        <w:rPr>
          <w:lang w:val="en-US" w:bidi="en-US"/>
        </w:rPr>
        <w:fldChar w:fldCharType="end"/>
      </w:r>
      <w:r>
        <w:rPr>
          <w:lang w:val="en-US" w:bidi="en-US"/>
        </w:rPr>
        <w:t xml:space="preserve">, one possible application for the ontology would be to support the exploration of simulation results. In this case study, we focus on data generated by the TASHA travel model. We leverage the ontology as a means of understanding and exploring its output. </w:t>
      </w:r>
    </w:p>
    <w:p w14:paraId="655A41E0" w14:textId="3C1B604D"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5702D6">
        <w:t xml:space="preserve">Figure </w:t>
      </w:r>
      <w:r w:rsidR="005702D6">
        <w:rPr>
          <w:noProof/>
        </w:rPr>
        <w:t>18</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5702D6">
        <w:t xml:space="preserve">Figure </w:t>
      </w:r>
      <w:r w:rsidR="005702D6">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5"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74035"/>
                    </a:xfrm>
                    <a:prstGeom prst="rect">
                      <a:avLst/>
                    </a:prstGeom>
                  </pic:spPr>
                </pic:pic>
              </a:graphicData>
            </a:graphic>
          </wp:inline>
        </w:drawing>
      </w:r>
    </w:p>
    <w:p w14:paraId="5B889506" w14:textId="7F65B3D5" w:rsidR="00E640E5" w:rsidRDefault="00E640E5" w:rsidP="00E640E5">
      <w:pPr>
        <w:pStyle w:val="Caption"/>
      </w:pPr>
      <w:bookmarkStart w:id="166" w:name="_Ref23932608"/>
      <w:r>
        <w:t xml:space="preserve">Figure </w:t>
      </w:r>
      <w:fldSimple w:instr=" SEQ Figure \* ARABIC ">
        <w:r w:rsidR="005702D6">
          <w:rPr>
            <w:noProof/>
          </w:rPr>
          <w:t>17</w:t>
        </w:r>
      </w:fldSimple>
      <w:bookmarkEnd w:id="166"/>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08910"/>
                    </a:xfrm>
                    <a:prstGeom prst="rect">
                      <a:avLst/>
                    </a:prstGeom>
                  </pic:spPr>
                </pic:pic>
              </a:graphicData>
            </a:graphic>
          </wp:inline>
        </w:drawing>
      </w:r>
    </w:p>
    <w:p w14:paraId="746E453B" w14:textId="333BD50D" w:rsidR="00270A44" w:rsidRDefault="00CD0594" w:rsidP="00992672">
      <w:pPr>
        <w:pStyle w:val="Caption"/>
      </w:pPr>
      <w:bookmarkStart w:id="167" w:name="_Ref23927063"/>
      <w:r>
        <w:t xml:space="preserve">Figure </w:t>
      </w:r>
      <w:fldSimple w:instr=" SEQ Figure \* ARABIC ">
        <w:r w:rsidR="005702D6">
          <w:rPr>
            <w:noProof/>
          </w:rPr>
          <w:t>18</w:t>
        </w:r>
      </w:fldSimple>
      <w:bookmarkEnd w:id="167"/>
      <w:r>
        <w:t>: Architecture with LD-R supported data access.</w:t>
      </w:r>
    </w:p>
    <w:p w14:paraId="7B289DFD" w14:textId="77777777" w:rsidR="007B4B5D" w:rsidRDefault="007B4B5D" w:rsidP="007B4B5D">
      <w:pPr>
        <w:pStyle w:val="Heading3"/>
      </w:pPr>
      <w:bookmarkStart w:id="168" w:name="_Toc32993964"/>
      <w:r>
        <w:t>Summary of Facets</w:t>
      </w:r>
      <w:bookmarkEnd w:id="168"/>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w:t>
      </w:r>
      <w:r>
        <w:lastRenderedPageBreak/>
        <w:t xml:space="preserve">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8C7F3C">
      <w:pPr>
        <w:pStyle w:val="ListParagraph"/>
        <w:numPr>
          <w:ilvl w:val="0"/>
          <w:numId w:val="48"/>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8C7F3C">
      <w:pPr>
        <w:pStyle w:val="ListParagraph"/>
        <w:numPr>
          <w:ilvl w:val="0"/>
          <w:numId w:val="48"/>
        </w:numPr>
      </w:pPr>
      <w:r>
        <w:t>Start zone ID, End zone ID: display the zone IDs of the trips’ origins and destinations.</w:t>
      </w:r>
    </w:p>
    <w:p w14:paraId="4337B6DD" w14:textId="77777777" w:rsidR="007B4B5D" w:rsidRDefault="007B4B5D" w:rsidP="008C7F3C">
      <w:pPr>
        <w:pStyle w:val="ListParagraph"/>
        <w:numPr>
          <w:ilvl w:val="0"/>
          <w:numId w:val="48"/>
        </w:numPr>
      </w:pPr>
      <w:r>
        <w:t>Start time, End time: displays the start and end times of a trip, encoded in xsd:dateTimeStamp format. The times are assigned a default date of 01-01-2019.</w:t>
      </w:r>
    </w:p>
    <w:p w14:paraId="4B6F0903" w14:textId="77777777" w:rsidR="007B4B5D" w:rsidRDefault="007B4B5D" w:rsidP="008C7F3C">
      <w:pPr>
        <w:pStyle w:val="ListParagraph"/>
        <w:numPr>
          <w:ilvl w:val="0"/>
          <w:numId w:val="48"/>
        </w:numPr>
      </w:pPr>
      <w:r>
        <w:t>Trip Mode: displays the mode type used for the trip.</w:t>
      </w:r>
    </w:p>
    <w:p w14:paraId="7DB991ED" w14:textId="77777777" w:rsidR="007B4B5D" w:rsidRDefault="007B4B5D" w:rsidP="008C7F3C">
      <w:pPr>
        <w:pStyle w:val="ListParagraph"/>
        <w:numPr>
          <w:ilvl w:val="0"/>
          <w:numId w:val="48"/>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8C7F3C">
      <w:pPr>
        <w:pStyle w:val="ListParagraph"/>
        <w:numPr>
          <w:ilvl w:val="0"/>
          <w:numId w:val="48"/>
        </w:numPr>
      </w:pPr>
      <w:r>
        <w:t>Traveler Type: displays the type (class) of person who performed the trip.</w:t>
      </w:r>
    </w:p>
    <w:p w14:paraId="13D6D6E5" w14:textId="77777777" w:rsidR="007B4B5D" w:rsidRDefault="007B4B5D" w:rsidP="008C7F3C">
      <w:pPr>
        <w:pStyle w:val="ListParagraph"/>
        <w:numPr>
          <w:ilvl w:val="0"/>
          <w:numId w:val="48"/>
        </w:numPr>
      </w:pPr>
      <w:r>
        <w:t>Traveler Age: displays the age of the person who performed the trip.</w:t>
      </w:r>
    </w:p>
    <w:p w14:paraId="33FEC4FE" w14:textId="77777777" w:rsidR="007B4B5D" w:rsidRDefault="007B4B5D" w:rsidP="008C7F3C">
      <w:pPr>
        <w:pStyle w:val="ListParagraph"/>
        <w:numPr>
          <w:ilvl w:val="0"/>
          <w:numId w:val="48"/>
        </w:numPr>
      </w:pPr>
      <w:r>
        <w:t>Traveler has transit pass: a boolean value indicating whether the person who performed the trip has a transit pass.</w:t>
      </w:r>
    </w:p>
    <w:p w14:paraId="4FD807C8" w14:textId="77777777" w:rsidR="007B4B5D" w:rsidRDefault="007B4B5D" w:rsidP="008C7F3C">
      <w:pPr>
        <w:pStyle w:val="ListParagraph"/>
        <w:numPr>
          <w:ilvl w:val="0"/>
          <w:numId w:val="48"/>
        </w:numPr>
      </w:pPr>
      <w:r>
        <w:t>Traveler’s school zone: displays the zone id of the school where the person performing the trip is enrolled (if applicable).</w:t>
      </w:r>
    </w:p>
    <w:p w14:paraId="2DAF76BF" w14:textId="77777777" w:rsidR="007B4B5D" w:rsidRDefault="007B4B5D" w:rsidP="008C7F3C">
      <w:pPr>
        <w:pStyle w:val="ListParagraph"/>
        <w:numPr>
          <w:ilvl w:val="0"/>
          <w:numId w:val="48"/>
        </w:numPr>
      </w:pPr>
      <w:r>
        <w:t>Traveler’s work zone: displays the zone id of the location where the person performing the trip is employed (if applicable).</w:t>
      </w:r>
    </w:p>
    <w:p w14:paraId="3F6B573A" w14:textId="77777777" w:rsidR="007B4B5D" w:rsidRPr="002C4107" w:rsidRDefault="007B4B5D" w:rsidP="008C7F3C">
      <w:pPr>
        <w:pStyle w:val="ListParagraph"/>
        <w:numPr>
          <w:ilvl w:val="0"/>
          <w:numId w:val="48"/>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8C7F3C">
      <w:pPr>
        <w:pStyle w:val="ListParagraph"/>
        <w:numPr>
          <w:ilvl w:val="0"/>
          <w:numId w:val="49"/>
        </w:numPr>
      </w:pPr>
      <w:r>
        <w:t>Age: displays the age range of persons in the TASHA output.</w:t>
      </w:r>
    </w:p>
    <w:p w14:paraId="0B4EDB0E" w14:textId="77777777" w:rsidR="007B4B5D" w:rsidRDefault="007B4B5D" w:rsidP="008C7F3C">
      <w:pPr>
        <w:pStyle w:val="ListParagraph"/>
        <w:numPr>
          <w:ilvl w:val="0"/>
          <w:numId w:val="49"/>
        </w:numPr>
      </w:pPr>
      <w:r>
        <w:lastRenderedPageBreak/>
        <w:t>Transit pass: displays a Boolean value indicating the number of persons with (true) and without (false) transit passes.</w:t>
      </w:r>
    </w:p>
    <w:p w14:paraId="6B364DB3" w14:textId="77777777" w:rsidR="007B4B5D" w:rsidRDefault="007B4B5D" w:rsidP="008C7F3C">
      <w:pPr>
        <w:pStyle w:val="ListParagraph"/>
        <w:numPr>
          <w:ilvl w:val="0"/>
          <w:numId w:val="49"/>
        </w:numPr>
      </w:pPr>
      <w:r>
        <w:t>School zone ID: displays the distribution of the zone ids of the schools where people are enrolled.</w:t>
      </w:r>
    </w:p>
    <w:p w14:paraId="1D4FACE9" w14:textId="77777777" w:rsidR="007B4B5D" w:rsidRDefault="007B4B5D" w:rsidP="008C7F3C">
      <w:pPr>
        <w:pStyle w:val="ListParagraph"/>
        <w:numPr>
          <w:ilvl w:val="0"/>
          <w:numId w:val="49"/>
        </w:numPr>
      </w:pPr>
      <w:r>
        <w:t>Work zone ID: displays the distribution of zone id of the locations where people are employed.</w:t>
      </w:r>
    </w:p>
    <w:p w14:paraId="14A93B3E" w14:textId="77777777" w:rsidR="007B4B5D" w:rsidRDefault="007B4B5D" w:rsidP="008C7F3C">
      <w:pPr>
        <w:pStyle w:val="ListParagraph"/>
        <w:numPr>
          <w:ilvl w:val="0"/>
          <w:numId w:val="49"/>
        </w:numPr>
      </w:pPr>
      <w:r>
        <w:t>Occupation: displays the distribution of occupation types for people in the simulation.</w:t>
      </w:r>
    </w:p>
    <w:p w14:paraId="3B526FC6" w14:textId="77777777" w:rsidR="007B4B5D" w:rsidRDefault="007B4B5D" w:rsidP="008C7F3C">
      <w:pPr>
        <w:pStyle w:val="ListParagraph"/>
        <w:numPr>
          <w:ilvl w:val="0"/>
          <w:numId w:val="49"/>
        </w:numPr>
      </w:pPr>
      <w:r>
        <w:t>Travels from zone, Travels to zone (map view): displays a map view of the zones where the selected persons travel from and to.</w:t>
      </w:r>
    </w:p>
    <w:p w14:paraId="6496C5E3" w14:textId="77777777" w:rsidR="007B4B5D" w:rsidRDefault="007B4B5D" w:rsidP="008C7F3C">
      <w:pPr>
        <w:pStyle w:val="ListParagraph"/>
        <w:numPr>
          <w:ilvl w:val="0"/>
          <w:numId w:val="49"/>
        </w:numPr>
      </w:pPr>
      <w:r>
        <w:t>Travels from zone ID, Travels to zone ID: displays the distribution of zone IDs of the locations where the selected persons travel to and from.</w:t>
      </w:r>
    </w:p>
    <w:p w14:paraId="07326FD5" w14:textId="77777777" w:rsidR="007B4B5D" w:rsidRDefault="007B4B5D" w:rsidP="008C7F3C">
      <w:pPr>
        <w:pStyle w:val="ListParagraph"/>
        <w:numPr>
          <w:ilvl w:val="0"/>
          <w:numId w:val="49"/>
        </w:numPr>
      </w:pPr>
      <w:r>
        <w:t>Trip start times, Trip end times: displays the distribution of trip start times and end times for trips performed by the selected persons.</w:t>
      </w:r>
    </w:p>
    <w:p w14:paraId="34F8F41A" w14:textId="570DEA03" w:rsidR="007B4B5D" w:rsidRDefault="007B4B5D" w:rsidP="008C7F3C">
      <w:pPr>
        <w:pStyle w:val="ListParagraph"/>
        <w:numPr>
          <w:ilvl w:val="0"/>
          <w:numId w:val="49"/>
        </w:numPr>
      </w:pPr>
      <w:r>
        <w:t>Travels via mode: displays the mode of travel for trips performed by the selected persons</w:t>
      </w:r>
    </w:p>
    <w:p w14:paraId="4BD746B0" w14:textId="64C7947B" w:rsidR="00613F6A" w:rsidRDefault="00613F6A" w:rsidP="00613F6A"/>
    <w:p w14:paraId="2826D4C4" w14:textId="498A9BA5" w:rsidR="00345CD2" w:rsidRDefault="00345CD2" w:rsidP="00345CD2">
      <w:pPr>
        <w:pStyle w:val="Heading3"/>
      </w:pPr>
      <w:bookmarkStart w:id="169" w:name="_Toc32993965"/>
      <w:r>
        <w:t>Data Mappings</w:t>
      </w:r>
      <w:bookmarkEnd w:id="169"/>
    </w:p>
    <w:p w14:paraId="38F7F41A" w14:textId="4074B529" w:rsidR="0052055B" w:rsidRDefault="0052055B" w:rsidP="00613F6A">
      <w:pPr>
        <w:rPr>
          <w:lang w:val="en-US" w:bidi="en-US"/>
        </w:rPr>
      </w:pPr>
      <w:r>
        <w:rPr>
          <w:lang w:val="en-US" w:bidi="en-US"/>
        </w:rPr>
        <w:t>In addition to providing a mechanism to query the simulation output, defining mappings to the ontology serves to formalize the data such that its semantics is clear. This provides a level of documentation not previously available for TASHA output.</w:t>
      </w:r>
    </w:p>
    <w:p w14:paraId="08B6CB75" w14:textId="1926B397" w:rsidR="00613F6A" w:rsidRDefault="00613F6A" w:rsidP="00613F6A">
      <w:pPr>
        <w:rPr>
          <w:lang w:val="en-US" w:bidi="en-US"/>
        </w:rPr>
      </w:pPr>
      <w:r>
        <w:rPr>
          <w:lang w:val="en-US" w:bidi="en-US"/>
        </w:rPr>
        <w:t xml:space="preserve">The mappings that were designed to define the </w:t>
      </w:r>
      <w:r w:rsidR="0052055B">
        <w:rPr>
          <w:lang w:val="en-US" w:bidi="en-US"/>
        </w:rPr>
        <w:t>simulation</w:t>
      </w:r>
      <w:r>
        <w:rPr>
          <w:lang w:val="en-US" w:bidi="en-US"/>
        </w:rPr>
        <w:t xml:space="preserve"> output </w:t>
      </w:r>
      <w:r w:rsidR="0052055B">
        <w:rPr>
          <w:lang w:val="en-US" w:bidi="en-US"/>
        </w:rPr>
        <w:t xml:space="preserve">data </w:t>
      </w:r>
      <w:r>
        <w:rPr>
          <w:lang w:val="en-US" w:bidi="en-US"/>
        </w:rPr>
        <w:t xml:space="preserve">in terms of the iCity Ontology are described in detail in </w:t>
      </w:r>
      <w:r w:rsidR="005C57A3">
        <w:rPr>
          <w:lang w:val="en-US" w:bidi="en-US"/>
        </w:rPr>
        <w:fldChar w:fldCharType="begin"/>
      </w:r>
      <w:r w:rsidR="005C57A3">
        <w:rPr>
          <w:lang w:val="en-US" w:bidi="en-US"/>
        </w:rPr>
        <w:instrText xml:space="preserve"> REF _Ref32405146 \r \h </w:instrText>
      </w:r>
      <w:r w:rsidR="005C57A3">
        <w:rPr>
          <w:lang w:val="en-US" w:bidi="en-US"/>
        </w:rPr>
      </w:r>
      <w:r w:rsidR="005C57A3">
        <w:rPr>
          <w:lang w:val="en-US" w:bidi="en-US"/>
        </w:rPr>
        <w:fldChar w:fldCharType="separate"/>
      </w:r>
      <w:r w:rsidR="005702D6">
        <w:rPr>
          <w:lang w:val="en-US" w:bidi="en-US"/>
        </w:rPr>
        <w:t>Appendix A</w:t>
      </w:r>
      <w:r w:rsidR="005C57A3">
        <w:rPr>
          <w:lang w:val="en-US" w:bidi="en-US"/>
        </w:rPr>
        <w:fldChar w:fldCharType="end"/>
      </w:r>
      <w:r w:rsidR="005C57A3">
        <w:rPr>
          <w:lang w:val="en-US" w:bidi="en-US"/>
        </w:rPr>
        <w:t>.</w:t>
      </w:r>
      <w:r>
        <w:rPr>
          <w:lang w:val="en-US" w:bidi="en-US"/>
        </w:rPr>
        <w:t xml:space="preserve">The Karma mapping files are available online in the GitHub project repository at: </w:t>
      </w:r>
      <w:hyperlink r:id="rId38" w:history="1">
        <w:r w:rsidR="0052055B">
          <w:rPr>
            <w:rStyle w:val="Hyperlink"/>
            <w:lang w:val="en-US" w:bidi="en-US"/>
          </w:rPr>
          <w:t>https://github.com/EnterpriseIntegrationLab/icity/tree/master/mappings/TASHA</w:t>
        </w:r>
      </w:hyperlink>
      <w:r>
        <w:rPr>
          <w:lang w:val="en-US" w:bidi="en-US"/>
        </w:rPr>
        <w:t>. The mappings were formalized in the W3C standard R2RML</w:t>
      </w:r>
      <w:r w:rsidR="005C57A3">
        <w:rPr>
          <w:lang w:val="en-US" w:bidi="en-US"/>
        </w:rPr>
        <w:t xml:space="preserve"> </w:t>
      </w:r>
      <w:r w:rsidR="009E5CF6">
        <w:rPr>
          <w:lang w:val="en-US" w:bidi="en-US"/>
        </w:rPr>
        <w:fldChar w:fldCharType="begin"/>
      </w:r>
      <w:r w:rsidR="009E5CF6">
        <w:rPr>
          <w:lang w:val="en-US" w:bidi="en-US"/>
        </w:rPr>
        <w:instrText xml:space="preserve"> ADDIN EN.CITE &lt;EndNote&gt;&lt;Cite&gt;&lt;Author&gt;Das&lt;/Author&gt;&lt;Year&gt;2016&lt;/Year&gt;&lt;IDText&gt;R2RML: RDB to RDF Mapping Language. W3C Recommendation (2012)&lt;/IDText&gt;&lt;DisplayText&gt;[31]&lt;/DisplayText&gt;&lt;record&gt;&lt;titles&gt;&lt;title&gt;R2RML: RDB to RDF Mapping Language. W3C Recommendation (2012)&lt;/title&gt;&lt;/titles&gt;&lt;contributors&gt;&lt;authors&gt;&lt;author&gt;Das, Souripriya&lt;/author&gt;&lt;author&gt;Sundara, Seema&lt;/author&gt;&lt;author&gt;Cyganiak, Richard&lt;/author&gt;&lt;/authors&gt;&lt;/contributors&gt;&lt;added-date format="utc"&gt;1581530815&lt;/added-date&gt;&lt;ref-type name="Generic"&gt;13&lt;/ref-type&gt;&lt;dates&gt;&lt;year&gt;2016&lt;/year&gt;&lt;/dates&gt;&lt;rec-number&gt;50&lt;/rec-number&gt;&lt;last-updated-date format="utc"&gt;1581530815&lt;/last-updated-date&gt;&lt;/record&gt;&lt;/Cite&gt;&lt;/EndNote&gt;</w:instrText>
      </w:r>
      <w:r w:rsidR="009E5CF6">
        <w:rPr>
          <w:lang w:val="en-US" w:bidi="en-US"/>
        </w:rPr>
        <w:fldChar w:fldCharType="separate"/>
      </w:r>
      <w:r w:rsidR="009E5CF6">
        <w:rPr>
          <w:noProof/>
          <w:lang w:val="en-US" w:bidi="en-US"/>
        </w:rPr>
        <w:t>[31]</w:t>
      </w:r>
      <w:r w:rsidR="009E5CF6">
        <w:rPr>
          <w:lang w:val="en-US" w:bidi="en-US"/>
        </w:rPr>
        <w:fldChar w:fldCharType="end"/>
      </w:r>
      <w:r>
        <w:rPr>
          <w:lang w:val="en-US" w:bidi="en-US"/>
        </w:rPr>
        <w:t xml:space="preserve"> and designed and implemented using the Karma </w:t>
      </w:r>
      <w:r w:rsidR="009E5CF6">
        <w:rPr>
          <w:lang w:val="en-US" w:bidi="en-US"/>
        </w:rPr>
        <w:fldChar w:fldCharType="begin"/>
      </w:r>
      <w:r w:rsidR="009E5CF6">
        <w:rPr>
          <w:lang w:val="en-US" w:bidi="en-US"/>
        </w:rPr>
        <w:instrText xml:space="preserve"> ADDIN EN.CITE &lt;EndNote&gt;&lt;Cite&gt;&lt;Author&gt;Knoblock&lt;/Author&gt;&lt;Year&gt;2015&lt;/Year&gt;&lt;IDText&gt;Exploiting Semantics for Big Data Integration&lt;/IDText&gt;&lt;DisplayText&gt;[32]&lt;/DisplayText&gt;&lt;record&gt;&lt;isbn&gt;0738-4602&lt;/isbn&gt;&lt;titles&gt;&lt;title&gt;Exploiting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sidR="009E5CF6">
        <w:rPr>
          <w:lang w:val="en-US" w:bidi="en-US"/>
        </w:rPr>
        <w:fldChar w:fldCharType="separate"/>
      </w:r>
      <w:r w:rsidR="009E5CF6">
        <w:rPr>
          <w:noProof/>
          <w:lang w:val="en-US" w:bidi="en-US"/>
        </w:rPr>
        <w:t>[32]</w:t>
      </w:r>
      <w:r w:rsidR="009E5CF6">
        <w:rPr>
          <w:lang w:val="en-US" w:bidi="en-US"/>
        </w:rPr>
        <w:fldChar w:fldCharType="end"/>
      </w:r>
      <w:r w:rsidR="00BC5B02">
        <w:rPr>
          <w:lang w:val="en-US" w:bidi="en-US"/>
        </w:rPr>
        <w:t xml:space="preserve"> </w:t>
      </w:r>
      <w:r>
        <w:rPr>
          <w:lang w:val="en-US" w:bidi="en-US"/>
        </w:rPr>
        <w:t xml:space="preserve">data transformation tool. The data was transformed into RDF (i.e., through OBDA </w:t>
      </w:r>
      <w:r>
        <w:rPr>
          <w:i/>
          <w:lang w:val="en-US" w:bidi="en-US"/>
        </w:rPr>
        <w:t>materialization</w:t>
      </w:r>
      <w:r>
        <w:rPr>
          <w:lang w:val="en-US" w:bidi="en-US"/>
        </w:rPr>
        <w:t xml:space="preserve">) and then uploaded to a Virtuoso triple store. </w:t>
      </w:r>
    </w:p>
    <w:p w14:paraId="579812E4" w14:textId="77777777" w:rsidR="00613F6A" w:rsidRDefault="00613F6A" w:rsidP="00613F6A"/>
    <w:p w14:paraId="5D7E898B" w14:textId="3C56FB8F" w:rsidR="007B4B5D" w:rsidRDefault="007B4B5D" w:rsidP="007B4B5D">
      <w:pPr>
        <w:pStyle w:val="Heading3"/>
      </w:pPr>
      <w:bookmarkStart w:id="170" w:name="_Toc32993966"/>
      <w:r>
        <w:lastRenderedPageBreak/>
        <w:t>Future Work</w:t>
      </w:r>
      <w:bookmarkEnd w:id="170"/>
    </w:p>
    <w:p w14:paraId="009A1C91" w14:textId="6342B915" w:rsidR="007B4B5D" w:rsidRDefault="007B4B5D" w:rsidP="007B4B5D">
      <w:r>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5480615B" w14:textId="11C356F0" w:rsidR="00270A44" w:rsidRDefault="007B4B5D" w:rsidP="005E14FD">
      <w:r>
        <w:t>LD-R documentation also notes a timeline view as a desired future enhancement. In the meantime, it might be useful to consider manipulating the data in order to view the associated timestamps at a higher level of granularity (e.g. hourly).</w:t>
      </w:r>
    </w:p>
    <w:p w14:paraId="6B512B55" w14:textId="751F54B2" w:rsidR="00345CD2" w:rsidRDefault="00345CD2" w:rsidP="005E14FD">
      <w:r>
        <w:t>Finally, as a follow-up to this work it would be interesting to consider the capture and integration of results from other travel model simulations and tools. This would provide useful insights into the potential value of semantic integration in the context of simulation results.</w:t>
      </w:r>
    </w:p>
    <w:p w14:paraId="21CA4FA2" w14:textId="168178A4" w:rsidR="008E4D96" w:rsidRDefault="008E4D96" w:rsidP="008E4D96">
      <w:pPr>
        <w:pStyle w:val="Heading2"/>
      </w:pPr>
      <w:bookmarkStart w:id="171" w:name="_Toc32993967"/>
      <w:r>
        <w:t>Analysis of TTC Data for Bus Bridging Study</w:t>
      </w:r>
      <w:bookmarkEnd w:id="171"/>
    </w:p>
    <w:p w14:paraId="413250D1" w14:textId="1688AB2E" w:rsidR="008E4D96" w:rsidRDefault="00687B20" w:rsidP="008E4D96">
      <w:pPr>
        <w:rPr>
          <w:lang w:val="en-US" w:bidi="en-US"/>
        </w:rPr>
      </w:pPr>
      <w:r>
        <w:rPr>
          <w:lang w:val="en-US" w:bidi="en-US"/>
        </w:rPr>
        <w:t xml:space="preserve">This case study was derived from the motivating scenario described in Section </w:t>
      </w:r>
      <w:r>
        <w:rPr>
          <w:lang w:val="en-US" w:bidi="en-US"/>
        </w:rPr>
        <w:fldChar w:fldCharType="begin"/>
      </w:r>
      <w:r>
        <w:rPr>
          <w:lang w:val="en-US" w:bidi="en-US"/>
        </w:rPr>
        <w:instrText xml:space="preserve"> REF _Ref31180594 \r \h </w:instrText>
      </w:r>
      <w:r>
        <w:rPr>
          <w:lang w:val="en-US" w:bidi="en-US"/>
        </w:rPr>
      </w:r>
      <w:r>
        <w:rPr>
          <w:lang w:val="en-US" w:bidi="en-US"/>
        </w:rPr>
        <w:fldChar w:fldCharType="separate"/>
      </w:r>
      <w:r w:rsidR="005702D6">
        <w:rPr>
          <w:lang w:val="en-US" w:bidi="en-US"/>
        </w:rPr>
        <w:t>5.2</w:t>
      </w:r>
      <w:r>
        <w:rPr>
          <w:lang w:val="en-US" w:bidi="en-US"/>
        </w:rPr>
        <w:fldChar w:fldCharType="end"/>
      </w:r>
      <w:r>
        <w:rPr>
          <w:lang w:val="en-US" w:bidi="en-US"/>
        </w:rPr>
        <w:t xml:space="preserve">. </w:t>
      </w:r>
      <w:r w:rsidR="00AC522F">
        <w:rPr>
          <w:lang w:val="en-US" w:bidi="en-US"/>
        </w:rPr>
        <w:t>Similar to the previous</w:t>
      </w:r>
      <w:r w:rsidR="008E4D96">
        <w:rPr>
          <w:lang w:val="en-US" w:bidi="en-US"/>
        </w:rPr>
        <w:t xml:space="preserve"> </w:t>
      </w:r>
      <w:r w:rsidR="00AC522F">
        <w:rPr>
          <w:lang w:val="en-US" w:bidi="en-US"/>
        </w:rPr>
        <w:t xml:space="preserve">case, the main goal of this application is to support researchers in navigating and exploring data of interest. In this case, the relevant datasets are those provided by the local transit authority. No specialized architecture was designed; rather, standard Semantic Web tools of an RDF triple store and a data mapper were implemented in order to formalize, integrate, and provide a mechanism to access this data. </w:t>
      </w:r>
    </w:p>
    <w:p w14:paraId="4815E530" w14:textId="74CB15CA" w:rsidR="00AC522F" w:rsidRPr="008E4D96" w:rsidRDefault="00AC522F" w:rsidP="00AC522F">
      <w:pPr>
        <w:pStyle w:val="Heading3"/>
      </w:pPr>
      <w:bookmarkStart w:id="172" w:name="_Toc32993968"/>
      <w:r>
        <w:t>Data mapping</w:t>
      </w:r>
      <w:bookmarkEnd w:id="172"/>
    </w:p>
    <w:p w14:paraId="695DC2E8" w14:textId="09859920" w:rsidR="008E4D96" w:rsidRDefault="008E4D96" w:rsidP="008E4D96">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The mappings that were designed to define this data, in terms of the iCity Ontology are described in detail in </w:t>
      </w:r>
      <w:r w:rsidR="00D379A5">
        <w:rPr>
          <w:lang w:val="en-US" w:bidi="en-US"/>
        </w:rPr>
        <w:fldChar w:fldCharType="begin"/>
      </w:r>
      <w:r w:rsidR="00D379A5">
        <w:rPr>
          <w:lang w:val="en-US" w:bidi="en-US"/>
        </w:rPr>
        <w:instrText xml:space="preserve"> REF _Ref31182931 \r \h </w:instrText>
      </w:r>
      <w:r w:rsidR="00D379A5">
        <w:rPr>
          <w:lang w:val="en-US" w:bidi="en-US"/>
        </w:rPr>
      </w:r>
      <w:r w:rsidR="00D379A5">
        <w:rPr>
          <w:lang w:val="en-US" w:bidi="en-US"/>
        </w:rPr>
        <w:fldChar w:fldCharType="separate"/>
      </w:r>
      <w:r w:rsidR="005702D6">
        <w:rPr>
          <w:lang w:val="en-US" w:bidi="en-US"/>
        </w:rPr>
        <w:t>Appendix B</w:t>
      </w:r>
      <w:r w:rsidR="00D379A5">
        <w:rPr>
          <w:lang w:val="en-US" w:bidi="en-US"/>
        </w:rPr>
        <w:fldChar w:fldCharType="end"/>
      </w:r>
      <w:r>
        <w:rPr>
          <w:lang w:val="en-US" w:bidi="en-US"/>
        </w:rPr>
        <w:t xml:space="preserve">. The Karma mapping files are available online in the GitHub project repository at: </w:t>
      </w:r>
      <w:hyperlink r:id="rId39" w:history="1">
        <w:r w:rsidRPr="00D47DDD">
          <w:rPr>
            <w:rStyle w:val="Hyperlink"/>
            <w:lang w:val="en-US" w:bidi="en-US"/>
          </w:rPr>
          <w:t>https://github.com/EnterpriseIntegrationLab/icity/upload/master/mappings/TTC</w:t>
        </w:r>
      </w:hyperlink>
      <w:r>
        <w:rPr>
          <w:lang w:val="en-US" w:bidi="en-US"/>
        </w:rPr>
        <w:t xml:space="preserve">. The mappings were formalized in the W3C standard R2RML and designed and implemented using the Karma data transformation tool. The data was transformed into RDF (i.e., through OBDA </w:t>
      </w:r>
      <w:r>
        <w:rPr>
          <w:i/>
          <w:lang w:val="en-US" w:bidi="en-US"/>
        </w:rPr>
        <w:t>materialization</w:t>
      </w:r>
      <w:r>
        <w:rPr>
          <w:lang w:val="en-US" w:bidi="en-US"/>
        </w:rPr>
        <w:t xml:space="preserve">) and then uploaded to </w:t>
      </w:r>
      <w:r w:rsidR="00D379A5">
        <w:rPr>
          <w:lang w:val="en-US" w:bidi="en-US"/>
        </w:rPr>
        <w:t>the</w:t>
      </w:r>
      <w:r>
        <w:rPr>
          <w:lang w:val="en-US" w:bidi="en-US"/>
        </w:rPr>
        <w:t xml:space="preserve"> Virtuoso</w:t>
      </w:r>
      <w:r w:rsidR="00D379A5">
        <w:rPr>
          <w:rStyle w:val="FootnoteReference"/>
          <w:lang w:val="en-US" w:bidi="en-US"/>
        </w:rPr>
        <w:footnoteReference w:id="22"/>
      </w:r>
      <w:r>
        <w:rPr>
          <w:lang w:val="en-US" w:bidi="en-US"/>
        </w:rPr>
        <w:t xml:space="preserve"> triple store. </w:t>
      </w:r>
    </w:p>
    <w:p w14:paraId="4D0B1BF1" w14:textId="5EB8A843" w:rsidR="008E4D96" w:rsidRDefault="00240635" w:rsidP="00240635">
      <w:pPr>
        <w:pStyle w:val="Heading3"/>
      </w:pPr>
      <w:bookmarkStart w:id="173" w:name="_Toc32993969"/>
      <w:r>
        <w:t>Queries</w:t>
      </w:r>
      <w:bookmarkEnd w:id="173"/>
    </w:p>
    <w:p w14:paraId="6D1BEF2C" w14:textId="591340BD" w:rsidR="00F27CF4" w:rsidRPr="00F27CF4" w:rsidRDefault="00F27CF4" w:rsidP="00F27CF4">
      <w:pPr>
        <w:rPr>
          <w:lang w:val="en-US" w:bidi="en-US"/>
        </w:rPr>
      </w:pPr>
      <w:r>
        <w:rPr>
          <w:lang w:val="en-US" w:bidi="en-US"/>
        </w:rPr>
        <w:t xml:space="preserve">The result of the data mapping process was an RDF triple store, containing all of the data of interest, formalized in the language of the iCity Ontology. This triple store provides a point of access (SPARQL endpoint) for the queries – including, but not limited to, those identified by the motivating scenario – to be </w:t>
      </w:r>
      <w:r w:rsidR="00E4104A">
        <w:rPr>
          <w:lang w:val="en-US" w:bidi="en-US"/>
        </w:rPr>
        <w:t>put forward and answered.</w:t>
      </w:r>
    </w:p>
    <w:p w14:paraId="6F8545A2" w14:textId="4BC96104" w:rsidR="00240635" w:rsidRPr="00240635" w:rsidRDefault="00240635" w:rsidP="00240635">
      <w:r w:rsidRPr="00E4104A">
        <w:rPr>
          <w:i/>
        </w:rPr>
        <w:t>A note on the use of GeoSPARQL functions:</w:t>
      </w:r>
      <w:r>
        <w:rPr>
          <w:b/>
        </w:rPr>
        <w:t xml:space="preserve"> </w:t>
      </w:r>
      <w:r>
        <w:t xml:space="preserve">The CQs identified for this application involve spatial relationships, defined by GeoSPARQL, between various spatial regions. Two approaches are possible to obtain the desired result: (1) the spatial relationships might be pre-computed by some external service given the specified geometries, and transformed into RDF and uploaded along with the other data to the triple store; or (2) the spatial relationships might be determined as part of the SPARQL query, by employing the GeoSPARQL functions supported by the triple store. The latter approach was adopted in the design of the CQs </w:t>
      </w:r>
      <w:r w:rsidR="00E4104A">
        <w:t>used for this application,</w:t>
      </w:r>
      <w:r>
        <w:t xml:space="preserve"> however it is important to note that this approach will be highly dependent on the triple store used. Currently, triple stores provide varying degrees of support for GeoSPARQL functions. Those that do provide support employ their own specialized vocabulary to call the GeoSPARQL functions in a SPARQL query. The application and CQs described in this report are specific to the Virtuoso triple store, and would require revision for implementation with other triple stores.</w:t>
      </w:r>
    </w:p>
    <w:p w14:paraId="0E0DFA33" w14:textId="319CD32B" w:rsidR="00240635" w:rsidRDefault="00240635" w:rsidP="00240635">
      <w:pPr>
        <w:pStyle w:val="Heading3"/>
      </w:pPr>
      <w:bookmarkStart w:id="174" w:name="_Toc32993970"/>
      <w:r>
        <w:t>Future Work</w:t>
      </w:r>
      <w:bookmarkEnd w:id="174"/>
    </w:p>
    <w:p w14:paraId="4E011BF6" w14:textId="248B5E35" w:rsidR="008E4D96" w:rsidRPr="00E80D3C" w:rsidRDefault="00E740E4" w:rsidP="005E14FD">
      <w:r>
        <w:rPr>
          <w:lang w:val="en-US" w:bidi="en-US"/>
        </w:rPr>
        <w:t xml:space="preserve">This use case </w:t>
      </w:r>
      <w:r w:rsidR="0042767C">
        <w:rPr>
          <w:lang w:val="en-US" w:bidi="en-US"/>
        </w:rPr>
        <w:t>demonstrated</w:t>
      </w:r>
      <w:r>
        <w:rPr>
          <w:lang w:val="en-US" w:bidi="en-US"/>
        </w:rPr>
        <w:t xml:space="preserve"> a very basic application of the ontology. There are many opportunities for future work to improve its functionality to support the motivating scenario. In particular, the architecture could be developed to streamline the data mapping process, for example to automate the addition of data to the triple store when new/updated data becomes available. Further, </w:t>
      </w:r>
      <w:r w:rsidR="000E65F7">
        <w:rPr>
          <w:lang w:val="en-US" w:bidi="en-US"/>
        </w:rPr>
        <w:t>usability should be considered. A</w:t>
      </w:r>
      <w:r>
        <w:rPr>
          <w:lang w:val="en-US" w:bidi="en-US"/>
        </w:rPr>
        <w:t xml:space="preserve">s was explored in the previous application, </w:t>
      </w:r>
      <w:r w:rsidR="000E65F7">
        <w:rPr>
          <w:lang w:val="en-US" w:bidi="en-US"/>
        </w:rPr>
        <w:t xml:space="preserve">an interface to support both access to and presentation of the data should be considered in the </w:t>
      </w:r>
      <w:r w:rsidR="000E65F7">
        <w:rPr>
          <w:lang w:val="en-US" w:bidi="en-US"/>
        </w:rPr>
        <w:lastRenderedPageBreak/>
        <w:t xml:space="preserve">future. A simple next step might be the </w:t>
      </w:r>
      <w:r w:rsidR="00240635">
        <w:rPr>
          <w:lang w:val="en-US" w:bidi="en-US"/>
        </w:rPr>
        <w:t>creat</w:t>
      </w:r>
      <w:r w:rsidR="000E65F7">
        <w:rPr>
          <w:lang w:val="en-US" w:bidi="en-US"/>
        </w:rPr>
        <w:t>ion</w:t>
      </w:r>
      <w:r w:rsidR="00240635">
        <w:rPr>
          <w:lang w:val="en-US" w:bidi="en-US"/>
        </w:rPr>
        <w:t xml:space="preserve"> </w:t>
      </w:r>
      <w:r w:rsidR="000E65F7">
        <w:rPr>
          <w:lang w:val="en-US" w:bidi="en-US"/>
        </w:rPr>
        <w:t xml:space="preserve">of query </w:t>
      </w:r>
      <w:r w:rsidR="00240635">
        <w:rPr>
          <w:lang w:val="en-US" w:bidi="en-US"/>
        </w:rPr>
        <w:t>template</w:t>
      </w:r>
      <w:r w:rsidR="000E65F7">
        <w:rPr>
          <w:lang w:val="en-US" w:bidi="en-US"/>
        </w:rPr>
        <w:t>s to avoid the need for transportation researchers to interact directly with the SPARQL endpoint.</w:t>
      </w:r>
    </w:p>
    <w:p w14:paraId="724D1017" w14:textId="2EAA93CC" w:rsidR="00B65D5F" w:rsidRPr="007D25F0" w:rsidRDefault="00B65D5F" w:rsidP="007D25F0">
      <w:pPr>
        <w:pStyle w:val="Heading2"/>
      </w:pPr>
      <w:bookmarkStart w:id="175" w:name="_Toc32993971"/>
      <w:r w:rsidRPr="007D25F0">
        <w:t>Ontology for</w:t>
      </w:r>
      <w:r w:rsidR="00763A5C" w:rsidRPr="007D25F0">
        <w:t xml:space="preserve"> ATIS in</w:t>
      </w:r>
      <w:r w:rsidRPr="007D25F0">
        <w:t xml:space="preserve"> the IT-SoS </w:t>
      </w:r>
      <w:r w:rsidR="00220D83">
        <w:t>Architecture</w:t>
      </w:r>
      <w:bookmarkEnd w:id="175"/>
    </w:p>
    <w:p w14:paraId="5023E072" w14:textId="4DA6E987" w:rsidR="007D25F0" w:rsidRDefault="008617A6" w:rsidP="009961A8">
      <w:pPr>
        <w:rPr>
          <w:rFonts w:asciiTheme="majorBidi" w:hAnsiTheme="majorBidi" w:cstheme="majorBidi"/>
        </w:rPr>
      </w:pPr>
      <w:r>
        <w:rPr>
          <w:rFonts w:asciiTheme="majorBidi" w:hAnsiTheme="majorBidi" w:cstheme="majorBidi"/>
        </w:rPr>
        <w:t xml:space="preserve">As described in Section </w:t>
      </w:r>
      <w:r>
        <w:rPr>
          <w:rFonts w:asciiTheme="majorBidi" w:hAnsiTheme="majorBidi" w:cstheme="majorBidi"/>
        </w:rPr>
        <w:fldChar w:fldCharType="begin"/>
      </w:r>
      <w:r>
        <w:rPr>
          <w:rFonts w:asciiTheme="majorBidi" w:hAnsiTheme="majorBidi" w:cstheme="majorBidi"/>
        </w:rPr>
        <w:instrText xml:space="preserve"> REF _Ref31185680 \r \h </w:instrText>
      </w:r>
      <w:r>
        <w:rPr>
          <w:rFonts w:asciiTheme="majorBidi" w:hAnsiTheme="majorBidi" w:cstheme="majorBidi"/>
        </w:rPr>
      </w:r>
      <w:r>
        <w:rPr>
          <w:rFonts w:asciiTheme="majorBidi" w:hAnsiTheme="majorBidi" w:cstheme="majorBidi"/>
        </w:rPr>
        <w:fldChar w:fldCharType="separate"/>
      </w:r>
      <w:r w:rsidR="005702D6">
        <w:rPr>
          <w:rFonts w:asciiTheme="majorBidi" w:hAnsiTheme="majorBidi" w:cstheme="majorBidi"/>
        </w:rPr>
        <w:t>5.4</w:t>
      </w:r>
      <w:r>
        <w:rPr>
          <w:rFonts w:asciiTheme="majorBidi" w:hAnsiTheme="majorBidi" w:cstheme="majorBidi"/>
        </w:rPr>
        <w:fldChar w:fldCharType="end"/>
      </w:r>
      <w:r w:rsidR="005D20D1">
        <w:rPr>
          <w:rFonts w:asciiTheme="majorBidi" w:hAnsiTheme="majorBidi" w:cstheme="majorBidi"/>
        </w:rPr>
        <w:t>, t</w:t>
      </w:r>
      <w:r w:rsidR="005C054E">
        <w:rPr>
          <w:rFonts w:asciiTheme="majorBidi" w:hAnsiTheme="majorBidi" w:cstheme="majorBidi"/>
        </w:rPr>
        <w:t xml:space="preserve">he iCity Ontology plays a key role in the </w:t>
      </w:r>
      <w:r w:rsidR="005D20D1">
        <w:rPr>
          <w:rFonts w:asciiTheme="majorBidi" w:hAnsiTheme="majorBidi" w:cstheme="majorBidi"/>
        </w:rPr>
        <w:t>IT-SoS</w:t>
      </w:r>
      <w:r w:rsidR="005C054E">
        <w:rPr>
          <w:rFonts w:asciiTheme="majorBidi" w:hAnsiTheme="majorBidi" w:cstheme="majorBidi"/>
        </w:rPr>
        <w:t xml:space="preserve"> architecture, enabling an integrated representation of </w:t>
      </w:r>
      <w:r w:rsidR="005C054E" w:rsidRPr="009A7486">
        <w:rPr>
          <w:rFonts w:asciiTheme="majorBidi" w:hAnsiTheme="majorBidi" w:cstheme="majorBidi"/>
        </w:rPr>
        <w:t xml:space="preserve">domain knowledge </w:t>
      </w:r>
      <w:r w:rsidR="005C054E">
        <w:rPr>
          <w:rFonts w:asciiTheme="majorBidi" w:hAnsiTheme="majorBidi" w:cstheme="majorBidi"/>
        </w:rPr>
        <w:t>and supporting semantic interoperability</w:t>
      </w:r>
      <w:r w:rsidR="005C054E" w:rsidRPr="009A7486">
        <w:rPr>
          <w:rFonts w:asciiTheme="majorBidi" w:hAnsiTheme="majorBidi" w:cstheme="majorBidi"/>
        </w:rPr>
        <w:t xml:space="preserve"> through different tools and across systems.</w:t>
      </w:r>
      <w:r w:rsidR="005C054E">
        <w:rPr>
          <w:rFonts w:asciiTheme="majorBidi" w:hAnsiTheme="majorBidi" w:cstheme="majorBidi"/>
        </w:rPr>
        <w:t xml:space="preserve"> In the iCity project, this architecture was demonstrated with </w:t>
      </w:r>
      <w:r w:rsidR="005C054E" w:rsidRPr="00892E93">
        <w:rPr>
          <w:rFonts w:asciiTheme="majorBidi" w:hAnsiTheme="majorBidi" w:cstheme="majorBidi"/>
        </w:rPr>
        <w:t>an example implementation of an Advanced Traveler Information System (ATIS) application that incorporates data from loop detectors.</w:t>
      </w:r>
      <w:r w:rsidR="005C054E">
        <w:rPr>
          <w:rFonts w:asciiTheme="majorBidi" w:hAnsiTheme="majorBidi" w:cstheme="majorBidi"/>
        </w:rPr>
        <w:t xml:space="preserve"> </w:t>
      </w:r>
      <w:r w:rsidR="00763A5C" w:rsidRPr="009A7486">
        <w:rPr>
          <w:rFonts w:asciiTheme="majorBidi" w:hAnsiTheme="majorBidi" w:cstheme="majorBidi"/>
        </w:rPr>
        <w:t xml:space="preserve">The objective </w:t>
      </w:r>
      <w:r w:rsidR="00763A5C">
        <w:rPr>
          <w:rFonts w:asciiTheme="majorBidi" w:hAnsiTheme="majorBidi" w:cstheme="majorBidi"/>
        </w:rPr>
        <w:t xml:space="preserve">of this </w:t>
      </w:r>
      <w:r w:rsidR="007D25F0">
        <w:rPr>
          <w:rFonts w:asciiTheme="majorBidi" w:hAnsiTheme="majorBidi" w:cstheme="majorBidi"/>
        </w:rPr>
        <w:t>application</w:t>
      </w:r>
      <w:r w:rsidR="00763A5C">
        <w:rPr>
          <w:rFonts w:asciiTheme="majorBidi" w:hAnsiTheme="majorBidi" w:cstheme="majorBidi"/>
        </w:rPr>
        <w:t xml:space="preserve"> </w:t>
      </w:r>
      <w:r w:rsidR="00763A5C" w:rsidRPr="009A7486">
        <w:rPr>
          <w:rFonts w:asciiTheme="majorBidi" w:hAnsiTheme="majorBidi" w:cstheme="majorBidi"/>
        </w:rPr>
        <w:t xml:space="preserve">is to </w:t>
      </w:r>
      <w:r w:rsidR="00763A5C">
        <w:rPr>
          <w:rFonts w:asciiTheme="majorBidi" w:hAnsiTheme="majorBidi" w:cstheme="majorBidi"/>
        </w:rPr>
        <w:t>support the creation of</w:t>
      </w:r>
      <w:r w:rsidR="00763A5C" w:rsidRPr="009A7486">
        <w:rPr>
          <w:rFonts w:asciiTheme="majorBidi" w:hAnsiTheme="majorBidi" w:cstheme="majorBidi"/>
        </w:rPr>
        <w:t xml:space="preserve"> tool</w:t>
      </w:r>
      <w:r w:rsidR="00763A5C">
        <w:rPr>
          <w:rFonts w:asciiTheme="majorBidi" w:hAnsiTheme="majorBidi" w:cstheme="majorBidi"/>
        </w:rPr>
        <w:t>s</w:t>
      </w:r>
      <w:r w:rsidR="00763A5C" w:rsidRPr="009A7486">
        <w:rPr>
          <w:rFonts w:asciiTheme="majorBidi" w:hAnsiTheme="majorBidi" w:cstheme="majorBidi"/>
        </w:rPr>
        <w:t xml:space="preserve"> </w:t>
      </w:r>
      <w:r w:rsidR="00763A5C">
        <w:rPr>
          <w:rFonts w:asciiTheme="majorBidi" w:hAnsiTheme="majorBidi" w:cstheme="majorBidi"/>
        </w:rPr>
        <w:t>capable of</w:t>
      </w:r>
      <w:r w:rsidR="00763A5C"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00763A5C" w:rsidRPr="009A7486">
        <w:rPr>
          <w:rFonts w:asciiTheme="majorBidi" w:hAnsiTheme="majorBidi" w:cstheme="majorBidi"/>
        </w:rPr>
        <w:t>and services</w:t>
      </w:r>
      <w:r w:rsidR="00945EA2">
        <w:rPr>
          <w:rFonts w:asciiTheme="majorBidi" w:hAnsiTheme="majorBidi" w:cstheme="majorBidi"/>
        </w:rPr>
        <w:t>.</w:t>
      </w:r>
      <w:r w:rsidR="00763A5C" w:rsidRPr="009A7486">
        <w:rPr>
          <w:rFonts w:asciiTheme="majorBidi" w:hAnsiTheme="majorBidi" w:cstheme="majorBidi"/>
        </w:rPr>
        <w:t xml:space="preserve"> </w:t>
      </w:r>
      <w:r w:rsidR="00763A5C">
        <w:rPr>
          <w:rFonts w:asciiTheme="majorBidi" w:hAnsiTheme="majorBidi" w:cstheme="majorBidi"/>
        </w:rPr>
        <w:t xml:space="preserve">The architecture </w:t>
      </w:r>
      <w:r w:rsidR="00763A5C" w:rsidRPr="009A7486">
        <w:rPr>
          <w:rFonts w:asciiTheme="majorBidi" w:hAnsiTheme="majorBidi" w:cstheme="majorBidi"/>
        </w:rPr>
        <w:t>focuse</w:t>
      </w:r>
      <w:r w:rsidR="00763A5C">
        <w:rPr>
          <w:rFonts w:asciiTheme="majorBidi" w:hAnsiTheme="majorBidi" w:cstheme="majorBidi"/>
        </w:rPr>
        <w:t>s</w:t>
      </w:r>
      <w:r w:rsidR="00763A5C" w:rsidRPr="009A7486">
        <w:rPr>
          <w:rFonts w:asciiTheme="majorBidi" w:hAnsiTheme="majorBidi" w:cstheme="majorBidi"/>
        </w:rPr>
        <w:t xml:space="preserve"> on three areas: the storage of the data in a data lake, the semantic representation of the data, and the services layer. </w:t>
      </w:r>
    </w:p>
    <w:p w14:paraId="6C5654F7" w14:textId="45656993" w:rsidR="001A6211" w:rsidRDefault="001A6211" w:rsidP="006009F8">
      <w:pPr>
        <w:pStyle w:val="Heading3"/>
        <w:spacing w:line="276" w:lineRule="auto"/>
      </w:pPr>
      <w:bookmarkStart w:id="176" w:name="_Toc32993972"/>
      <w:r>
        <w:t>Project 1.2: IT-SoS Architecture</w:t>
      </w:r>
      <w:bookmarkEnd w:id="176"/>
    </w:p>
    <w:p w14:paraId="0F39DEC6" w14:textId="2E59A64D" w:rsidR="001A6211" w:rsidRPr="00094B9E" w:rsidRDefault="001A6211" w:rsidP="009961A8">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rsidR="005702D6">
        <w:t xml:space="preserve">Figure </w:t>
      </w:r>
      <w:r w:rsidR="005702D6">
        <w:rPr>
          <w:noProof/>
        </w:rPr>
        <w:t>19</w:t>
      </w:r>
      <w:r>
        <w:fldChar w:fldCharType="end"/>
      </w:r>
      <w:r>
        <w:t>.</w:t>
      </w:r>
    </w:p>
    <w:p w14:paraId="3A23FD3D" w14:textId="45293A2F" w:rsidR="001A6211" w:rsidRPr="00094B9E" w:rsidRDefault="001A6211" w:rsidP="009961A8">
      <w:pPr>
        <w:pStyle w:val="ListParagraph"/>
        <w:numPr>
          <w:ilvl w:val="0"/>
          <w:numId w:val="28"/>
        </w:numPr>
      </w:pPr>
      <w:r w:rsidRPr="000637C9">
        <w:rPr>
          <w:b/>
          <w:bCs/>
        </w:rPr>
        <w:t>Infrastructure</w:t>
      </w:r>
      <w:r>
        <w:t xml:space="preserve">: </w:t>
      </w:r>
      <w:r w:rsidR="00DE7031">
        <w:t xml:space="preserve">a </w:t>
      </w:r>
      <w:r>
        <w:t xml:space="preserve">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67FC65FB" w:rsidR="001A6211" w:rsidRPr="00094B9E" w:rsidRDefault="001A6211" w:rsidP="009961A8">
      <w:pPr>
        <w:pStyle w:val="ListParagraph"/>
        <w:numPr>
          <w:ilvl w:val="0"/>
          <w:numId w:val="28"/>
        </w:numPr>
      </w:pPr>
      <w:r w:rsidRPr="000637C9">
        <w:rPr>
          <w:b/>
          <w:bCs/>
        </w:rPr>
        <w:t>Data Lake</w:t>
      </w:r>
      <w:r>
        <w:t>: provide</w:t>
      </w:r>
      <w:r w:rsidR="00DE7031">
        <w:t>s</w:t>
      </w:r>
      <w:r>
        <w:t xml:space="preserv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1518567D" w:rsidR="001A6211" w:rsidRPr="000637C9" w:rsidRDefault="001A6211" w:rsidP="009961A8">
      <w:pPr>
        <w:pStyle w:val="ListParagraph"/>
        <w:numPr>
          <w:ilvl w:val="0"/>
          <w:numId w:val="28"/>
        </w:numPr>
      </w:pPr>
      <w:r w:rsidRPr="000637C9">
        <w:rPr>
          <w:b/>
          <w:bCs/>
        </w:rPr>
        <w:t>Ontology Engine</w:t>
      </w:r>
      <w:r>
        <w:rPr>
          <w:b/>
          <w:bCs/>
        </w:rPr>
        <w:t xml:space="preserve">: </w:t>
      </w:r>
      <w:r w:rsidR="00DE7031" w:rsidRPr="00DE7031">
        <w:rPr>
          <w:bCs/>
        </w:rPr>
        <w:t>provides access to a</w:t>
      </w:r>
      <w:r w:rsidR="00DE7031">
        <w:rPr>
          <w:b/>
          <w:bCs/>
        </w:rPr>
        <w:t xml:space="preserve"> </w:t>
      </w:r>
      <w:r w:rsidRPr="000637C9">
        <w:t>semantic representation for the data</w:t>
      </w:r>
      <w:r>
        <w:t xml:space="preserve">. </w:t>
      </w:r>
    </w:p>
    <w:p w14:paraId="0A547089" w14:textId="1349D954" w:rsidR="001A6211" w:rsidRPr="000637C9" w:rsidRDefault="001A6211" w:rsidP="009961A8">
      <w:pPr>
        <w:pStyle w:val="ListParagraph"/>
        <w:numPr>
          <w:ilvl w:val="0"/>
          <w:numId w:val="28"/>
        </w:numPr>
      </w:pPr>
      <w:r w:rsidRPr="000637C9">
        <w:rPr>
          <w:b/>
          <w:bCs/>
        </w:rPr>
        <w:t>Services Layer</w:t>
      </w:r>
      <w:r>
        <w:rPr>
          <w:b/>
          <w:bCs/>
        </w:rPr>
        <w:t xml:space="preserve">: </w:t>
      </w:r>
      <w:r w:rsidRPr="000637C9">
        <w:t>provide</w:t>
      </w:r>
      <w:r w:rsidR="00DE7031">
        <w:t>s</w:t>
      </w:r>
      <w:r w:rsidRPr="000637C9">
        <w:t xml:space="preserve"> a platform to develop the services. </w:t>
      </w:r>
      <w:r>
        <w:t>The services consume the data which is provided by</w:t>
      </w:r>
      <w:r w:rsidR="00DE7031">
        <w:t xml:space="preserve"> the</w:t>
      </w:r>
      <w:r>
        <w:t xml:space="preserve"> Data Lake layer or through integration with </w:t>
      </w:r>
      <w:r w:rsidR="00DE7031">
        <w:t xml:space="preserve">the </w:t>
      </w:r>
      <w:r>
        <w:t xml:space="preserve">Ontology Engine. </w:t>
      </w:r>
    </w:p>
    <w:p w14:paraId="646DDD62" w14:textId="540EAAAB" w:rsidR="001A6211" w:rsidRPr="00C72162" w:rsidRDefault="001A6211" w:rsidP="009961A8">
      <w:pPr>
        <w:pStyle w:val="ListParagraph"/>
        <w:numPr>
          <w:ilvl w:val="0"/>
          <w:numId w:val="28"/>
        </w:numPr>
      </w:pPr>
      <w:r w:rsidRPr="000637C9">
        <w:rPr>
          <w:b/>
          <w:bCs/>
        </w:rPr>
        <w:t>Application Layer</w:t>
      </w:r>
      <w:r>
        <w:rPr>
          <w:b/>
          <w:bCs/>
        </w:rPr>
        <w:t xml:space="preserve">: </w:t>
      </w:r>
      <w:r>
        <w:t>use</w:t>
      </w:r>
      <w:r w:rsidR="00DE7031">
        <w:t>s</w:t>
      </w:r>
      <w:r>
        <w:t xml:space="preserve"> </w:t>
      </w:r>
      <w:r w:rsidRPr="000637C9">
        <w:t>one or more service</w:t>
      </w:r>
      <w:r w:rsidR="00DE7031">
        <w:t>s</w:t>
      </w:r>
      <w:r>
        <w:rPr>
          <w:b/>
          <w:bCs/>
        </w:rPr>
        <w:t xml:space="preserve"> </w:t>
      </w:r>
      <w:r w:rsidR="00DE7031">
        <w:t xml:space="preserve">to create a </w:t>
      </w:r>
      <w:r w:rsidRPr="00C72162">
        <w:t xml:space="preserve">specific application, </w:t>
      </w:r>
      <w:r>
        <w:t>e.</w:t>
      </w:r>
      <w:r w:rsidR="00DE7031">
        <w:t>g., the</w:t>
      </w:r>
      <w:r w:rsidRPr="00C72162">
        <w:t xml:space="preserve"> Advanced Traveler information system (ATIS)</w:t>
      </w:r>
      <w:r w:rsidR="00DE7031">
        <w:t>.</w:t>
      </w:r>
    </w:p>
    <w:p w14:paraId="766F1C29" w14:textId="77777777" w:rsidR="001A6211" w:rsidRDefault="001A6211" w:rsidP="006009F8">
      <w:pPr>
        <w:keepNext/>
        <w:spacing w:line="276" w:lineRule="auto"/>
        <w:ind w:firstLine="720"/>
      </w:pPr>
      <w:r>
        <w:rPr>
          <w:rFonts w:asciiTheme="majorBidi" w:hAnsiTheme="majorBidi" w:cstheme="majorBidi"/>
          <w:noProof/>
        </w:rPr>
        <w:lastRenderedPageBreak/>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22E31652" w14:textId="3141345A" w:rsidR="001A6211" w:rsidRPr="005C054E" w:rsidRDefault="001A6211" w:rsidP="005C054E">
      <w:pPr>
        <w:pStyle w:val="Caption"/>
        <w:spacing w:line="276" w:lineRule="auto"/>
        <w:rPr>
          <w:rFonts w:asciiTheme="majorBidi" w:hAnsiTheme="majorBidi" w:cstheme="majorBidi"/>
          <w:sz w:val="24"/>
          <w:szCs w:val="24"/>
        </w:rPr>
      </w:pPr>
      <w:bookmarkStart w:id="177" w:name="_Ref20547299"/>
      <w:r>
        <w:t xml:space="preserve">Figure </w:t>
      </w:r>
      <w:fldSimple w:instr=" SEQ Figure \* ARABIC ">
        <w:r w:rsidR="005702D6">
          <w:rPr>
            <w:noProof/>
          </w:rPr>
          <w:t>19</w:t>
        </w:r>
      </w:fldSimple>
      <w:bookmarkEnd w:id="177"/>
      <w:r>
        <w:t>: IT-SoS Architecture</w:t>
      </w:r>
    </w:p>
    <w:p w14:paraId="12B43857" w14:textId="6980C75D" w:rsidR="001A6211" w:rsidRPr="001E707F" w:rsidRDefault="001A6211" w:rsidP="009961A8">
      <w:pPr>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w:t>
      </w:r>
      <w:r w:rsidR="006373E0">
        <w:rPr>
          <w:rFonts w:asciiTheme="majorBidi" w:hAnsiTheme="majorBidi" w:cstheme="majorBidi"/>
        </w:rPr>
        <w:t>providing</w:t>
      </w:r>
      <w:r w:rsidRPr="001E707F">
        <w:rPr>
          <w:rFonts w:asciiTheme="majorBidi" w:hAnsiTheme="majorBidi" w:cstheme="majorBidi"/>
        </w:rPr>
        <w:t xml:space="preserve"> access to semantically integrated data.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6E226C4" w14:textId="0C6D2F74" w:rsidR="001A6211" w:rsidRPr="001E707F" w:rsidRDefault="001A6211" w:rsidP="009961A8">
      <w:pPr>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inclusion of new data sources will require the definition of new R2RML mapping definitions, but will not impact any of the existing data sources or mappings.</w:t>
      </w:r>
    </w:p>
    <w:p w14:paraId="4CF5F9C8" w14:textId="444181D5" w:rsidR="001A6211" w:rsidRPr="001E707F" w:rsidRDefault="001A6211" w:rsidP="009961A8">
      <w:pPr>
        <w:rPr>
          <w:rFonts w:asciiTheme="majorBidi" w:hAnsiTheme="majorBidi" w:cstheme="majorBidi"/>
        </w:rPr>
      </w:pPr>
      <w:r w:rsidRPr="001E707F">
        <w:rPr>
          <w:rFonts w:asciiTheme="majorBidi" w:hAnsiTheme="majorBidi" w:cstheme="majorBidi"/>
        </w:rPr>
        <w:t xml:space="preserve">The mappings and the data serve as input to a tool which converts the data into information represented using the terminology of the ontology. This data is formatted according to Semantic Web Standards (i.e. it is serialized in RDF) such that it may then be loaded into a </w:t>
      </w:r>
      <w:r w:rsidR="00220D83">
        <w:rPr>
          <w:rFonts w:asciiTheme="majorBidi" w:hAnsiTheme="majorBidi" w:cstheme="majorBidi"/>
        </w:rPr>
        <w:t>knowledge graph, (i.e., a triple</w:t>
      </w:r>
      <w:r w:rsidRPr="001E707F">
        <w:rPr>
          <w:rFonts w:asciiTheme="majorBidi" w:hAnsiTheme="majorBidi" w:cstheme="majorBidi"/>
        </w:rPr>
        <w:t xml:space="preserve"> store</w:t>
      </w:r>
      <w:r w:rsidR="00220D83">
        <w:rPr>
          <w:rFonts w:asciiTheme="majorBidi" w:hAnsiTheme="majorBidi" w:cstheme="majorBidi"/>
        </w:rPr>
        <w:t>)</w:t>
      </w:r>
      <w:r w:rsidRPr="001E707F">
        <w:rPr>
          <w:rFonts w:asciiTheme="majorBidi" w:hAnsiTheme="majorBidi" w:cstheme="majorBidi"/>
        </w:rPr>
        <w:t xml:space="preserve">. </w:t>
      </w:r>
    </w:p>
    <w:p w14:paraId="137C3990" w14:textId="6E3EDF28" w:rsidR="001A6211" w:rsidRDefault="001A6211" w:rsidP="009961A8">
      <w:pPr>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w:t>
      </w:r>
      <w:r w:rsidRPr="001E707F">
        <w:rPr>
          <w:rFonts w:asciiTheme="majorBidi" w:hAnsiTheme="majorBidi" w:cstheme="majorBidi"/>
        </w:rPr>
        <w:lastRenderedPageBreak/>
        <w:t xml:space="preserve">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r w:rsidR="00992672">
        <w:rPr>
          <w:rFonts w:asciiTheme="majorBidi" w:hAnsiTheme="majorBidi" w:cstheme="majorBidi"/>
        </w:rPr>
        <w:t xml:space="preserve">This perspective of the architecture is illustrated in </w:t>
      </w:r>
      <w:r w:rsidR="00992672">
        <w:rPr>
          <w:rFonts w:asciiTheme="majorBidi" w:hAnsiTheme="majorBidi" w:cstheme="majorBidi"/>
        </w:rPr>
        <w:fldChar w:fldCharType="begin"/>
      </w:r>
      <w:r w:rsidR="00992672">
        <w:rPr>
          <w:rFonts w:asciiTheme="majorBidi" w:hAnsiTheme="majorBidi" w:cstheme="majorBidi"/>
        </w:rPr>
        <w:instrText xml:space="preserve"> REF _Ref31010994 \h </w:instrText>
      </w:r>
      <w:r w:rsidR="00992672">
        <w:rPr>
          <w:rFonts w:asciiTheme="majorBidi" w:hAnsiTheme="majorBidi" w:cstheme="majorBidi"/>
        </w:rPr>
      </w:r>
      <w:r w:rsidR="00992672">
        <w:rPr>
          <w:rFonts w:asciiTheme="majorBidi" w:hAnsiTheme="majorBidi" w:cstheme="majorBidi"/>
        </w:rPr>
        <w:fldChar w:fldCharType="separate"/>
      </w:r>
      <w:r w:rsidR="005702D6">
        <w:t xml:space="preserve">Figure </w:t>
      </w:r>
      <w:r w:rsidR="005702D6">
        <w:rPr>
          <w:noProof/>
        </w:rPr>
        <w:t>20</w:t>
      </w:r>
      <w:r w:rsidR="00992672">
        <w:rPr>
          <w:rFonts w:asciiTheme="majorBidi" w:hAnsiTheme="majorBidi" w:cstheme="majorBidi"/>
        </w:rPr>
        <w:fldChar w:fldCharType="end"/>
      </w:r>
      <w:r w:rsidR="00992672">
        <w:rPr>
          <w:rFonts w:asciiTheme="majorBidi" w:hAnsiTheme="majorBidi" w:cstheme="majorBidi"/>
        </w:rPr>
        <w:t>.</w:t>
      </w:r>
    </w:p>
    <w:p w14:paraId="1DF5C910" w14:textId="77777777" w:rsidR="00992672" w:rsidRDefault="009961A8" w:rsidP="00992672">
      <w:pPr>
        <w:keepNext/>
        <w:spacing w:line="276" w:lineRule="auto"/>
      </w:pPr>
      <w:r w:rsidRPr="00967099">
        <w:rPr>
          <w:noProof/>
        </w:rPr>
        <w:drawing>
          <wp:inline distT="0" distB="0" distL="0" distR="0" wp14:anchorId="5CB30227" wp14:editId="1089646F">
            <wp:extent cx="5943600" cy="2717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7165"/>
                    </a:xfrm>
                    <a:prstGeom prst="rect">
                      <a:avLst/>
                    </a:prstGeom>
                  </pic:spPr>
                </pic:pic>
              </a:graphicData>
            </a:graphic>
          </wp:inline>
        </w:drawing>
      </w:r>
    </w:p>
    <w:p w14:paraId="3EE929E6" w14:textId="1229CDAE" w:rsidR="009961A8" w:rsidRPr="001E707F" w:rsidRDefault="00992672" w:rsidP="00992672">
      <w:pPr>
        <w:pStyle w:val="Caption"/>
        <w:rPr>
          <w:rFonts w:asciiTheme="majorBidi" w:hAnsiTheme="majorBidi" w:cstheme="majorBidi"/>
        </w:rPr>
      </w:pPr>
      <w:bookmarkStart w:id="178" w:name="_Ref31010994"/>
      <w:r>
        <w:t xml:space="preserve">Figure </w:t>
      </w:r>
      <w:fldSimple w:instr=" SEQ Figure \* ARABIC ">
        <w:r w:rsidR="005702D6">
          <w:rPr>
            <w:noProof/>
          </w:rPr>
          <w:t>20</w:t>
        </w:r>
      </w:fldSimple>
      <w:bookmarkEnd w:id="178"/>
      <w:r>
        <w:t>: Ontology Engine - interface between Project 1.1 and Project 1.2</w:t>
      </w:r>
    </w:p>
    <w:p w14:paraId="1FB8FCDE" w14:textId="77777777" w:rsidR="001A6211" w:rsidRDefault="001A6211" w:rsidP="009961A8">
      <w:r w:rsidRPr="001E707F">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306FCFFD" w:rsidR="001A6211" w:rsidRDefault="001A6211" w:rsidP="006009F8">
      <w:pPr>
        <w:pStyle w:val="Heading3"/>
        <w:spacing w:line="276" w:lineRule="auto"/>
      </w:pPr>
      <w:bookmarkStart w:id="179" w:name="_Toc32993973"/>
      <w:r>
        <w:t xml:space="preserve">ATIS </w:t>
      </w:r>
      <w:r w:rsidR="00220D83">
        <w:t>Application</w:t>
      </w:r>
      <w:bookmarkEnd w:id="179"/>
    </w:p>
    <w:p w14:paraId="384B2F72" w14:textId="186984FE" w:rsidR="00F70C1A" w:rsidRPr="00A92D48" w:rsidRDefault="00F70C1A" w:rsidP="00992672">
      <w:pPr>
        <w:rPr>
          <w:rFonts w:asciiTheme="majorBidi" w:hAnsiTheme="majorBidi" w:cstheme="majorBidi"/>
        </w:rPr>
      </w:pPr>
      <w:r w:rsidRPr="009961A8">
        <w:rPr>
          <w:rFonts w:asciiTheme="majorBidi" w:hAnsiTheme="majorBidi" w:cstheme="majorBidi"/>
        </w:rPr>
        <w:t xml:space="preserve">The transformed data is stored an implementation of the AllegroGraph semantic graph database </w:t>
      </w:r>
      <w:r w:rsidR="00A92D48">
        <w:rPr>
          <w:rFonts w:asciiTheme="majorBidi" w:hAnsiTheme="majorBidi" w:cstheme="majorBidi"/>
        </w:rPr>
        <w:t>running</w:t>
      </w:r>
      <w:r w:rsidRPr="009961A8">
        <w:rPr>
          <w:rFonts w:asciiTheme="majorBidi" w:hAnsiTheme="majorBidi" w:cstheme="majorBidi"/>
        </w:rPr>
        <w:t xml:space="preserve"> on </w:t>
      </w:r>
      <w:r w:rsidR="00A92D48">
        <w:rPr>
          <w:rFonts w:asciiTheme="majorBidi" w:hAnsiTheme="majorBidi" w:cstheme="majorBidi"/>
        </w:rPr>
        <w:t xml:space="preserve">a </w:t>
      </w:r>
      <w:r w:rsidRPr="009961A8">
        <w:rPr>
          <w:rFonts w:asciiTheme="majorBidi" w:hAnsiTheme="majorBidi" w:cstheme="majorBidi"/>
        </w:rPr>
        <w:t>remove server.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35BE3F2A" w14:textId="1285B62D" w:rsidR="00EB3CDC" w:rsidRPr="00A92D48" w:rsidRDefault="00992672" w:rsidP="00992672">
      <w:pPr>
        <w:rPr>
          <w:lang w:val="en-US" w:bidi="en-US"/>
        </w:rPr>
      </w:pPr>
      <w:r>
        <w:rPr>
          <w:lang w:val="en-US" w:bidi="en-US"/>
        </w:rPr>
        <w:lastRenderedPageBreak/>
        <w:t>In the context of the ATIS application, t</w:t>
      </w:r>
      <w:r w:rsidR="009961A8">
        <w:rPr>
          <w:lang w:val="en-US" w:bidi="en-US"/>
        </w:rPr>
        <w:t>he mapped data, stored in Allegro</w:t>
      </w:r>
      <w:r w:rsidR="00A92D48">
        <w:rPr>
          <w:lang w:val="en-US" w:bidi="en-US"/>
        </w:rPr>
        <w:t>G</w:t>
      </w:r>
      <w:r w:rsidR="009961A8">
        <w:rPr>
          <w:lang w:val="en-US" w:bidi="en-US"/>
        </w:rPr>
        <w:t>raph</w:t>
      </w:r>
      <w:r>
        <w:rPr>
          <w:lang w:val="en-US" w:bidi="en-US"/>
        </w:rPr>
        <w:t>,</w:t>
      </w:r>
      <w:r w:rsidR="009961A8">
        <w:rPr>
          <w:lang w:val="en-US" w:bidi="en-US"/>
        </w:rPr>
        <w:t xml:space="preserve"> shall serve as input for the trip planning tool</w:t>
      </w:r>
      <w:r>
        <w:rPr>
          <w:lang w:val="en-US" w:bidi="en-US"/>
        </w:rPr>
        <w:t xml:space="preserve">. </w:t>
      </w:r>
      <w:r w:rsidR="00EB3CDC">
        <w:rPr>
          <w:lang w:val="en-US" w:bidi="en-US"/>
        </w:rPr>
        <w:t xml:space="preserve">Based on the road segments used in a trip from one location to another, the ATIS will query the ontology to retrieve TTI data for the route that can be used to advise the user of potential delays. </w:t>
      </w:r>
    </w:p>
    <w:p w14:paraId="5CA7F275" w14:textId="3AB05CFF" w:rsidR="009961A8" w:rsidRPr="009961A8" w:rsidRDefault="009961A8" w:rsidP="00EB3CDC">
      <w:pPr>
        <w:pStyle w:val="Heading3"/>
        <w:rPr>
          <w:rFonts w:ascii="Times New Roman" w:hAnsi="Times New Roman"/>
        </w:rPr>
      </w:pPr>
      <w:bookmarkStart w:id="180" w:name="_Ref31188977"/>
      <w:bookmarkStart w:id="181" w:name="_Toc32993974"/>
      <w:r>
        <w:t>Data Mapping</w:t>
      </w:r>
      <w:bookmarkEnd w:id="180"/>
      <w:bookmarkEnd w:id="181"/>
    </w:p>
    <w:p w14:paraId="16784437" w14:textId="38ADE75E" w:rsidR="0024077A" w:rsidRPr="009961A8" w:rsidRDefault="0024077A" w:rsidP="009961A8">
      <w:pPr>
        <w:rPr>
          <w:rFonts w:asciiTheme="majorBidi" w:hAnsiTheme="majorBidi" w:cstheme="majorBidi"/>
        </w:rPr>
      </w:pPr>
      <w:r w:rsidRPr="009961A8">
        <w:rPr>
          <w:rFonts w:asciiTheme="majorBidi" w:hAnsiTheme="majorBidi" w:cstheme="majorBidi"/>
        </w:rPr>
        <w:t xml:space="preserve">The application of the ontology engine architecture for the semantic </w:t>
      </w:r>
      <w:r w:rsidR="009961A8">
        <w:rPr>
          <w:rFonts w:asciiTheme="majorBidi" w:hAnsiTheme="majorBidi" w:cstheme="majorBidi"/>
        </w:rPr>
        <w:t>augmentation</w:t>
      </w:r>
      <w:r w:rsidRPr="009961A8">
        <w:rPr>
          <w:rFonts w:asciiTheme="majorBidi" w:hAnsiTheme="majorBidi" w:cstheme="majorBidi"/>
        </w:rPr>
        <w:t xml:space="preserve">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could </w:t>
      </w:r>
      <w:r w:rsidR="009138D4">
        <w:rPr>
          <w:rFonts w:asciiTheme="majorBidi" w:hAnsiTheme="majorBidi" w:cstheme="majorBidi"/>
        </w:rPr>
        <w:t>also</w:t>
      </w:r>
      <w:r w:rsidR="009138D4" w:rsidRPr="009961A8">
        <w:rPr>
          <w:rFonts w:asciiTheme="majorBidi" w:hAnsiTheme="majorBidi" w:cstheme="majorBidi"/>
        </w:rPr>
        <w:t xml:space="preserve"> </w:t>
      </w:r>
      <w:r w:rsidRPr="009961A8">
        <w:rPr>
          <w:rFonts w:asciiTheme="majorBidi" w:hAnsiTheme="majorBidi" w:cstheme="majorBidi"/>
        </w:rPr>
        <w:t xml:space="preserve">have been accomplished with some </w:t>
      </w:r>
      <w:r w:rsidR="009138D4">
        <w:rPr>
          <w:rFonts w:asciiTheme="majorBidi" w:hAnsiTheme="majorBidi" w:cstheme="majorBidi"/>
        </w:rPr>
        <w:t xml:space="preserve">other </w:t>
      </w:r>
      <w:r w:rsidRPr="009961A8">
        <w:rPr>
          <w:rFonts w:asciiTheme="majorBidi" w:hAnsiTheme="majorBidi" w:cstheme="majorBidi"/>
        </w:rPr>
        <w:t>preprocessing</w:t>
      </w:r>
      <w:r w:rsidR="009138D4">
        <w:rPr>
          <w:rFonts w:asciiTheme="majorBidi" w:hAnsiTheme="majorBidi" w:cstheme="majorBidi"/>
        </w:rPr>
        <w:t xml:space="preserve"> mechanism</w:t>
      </w:r>
      <w:r w:rsidRPr="009961A8">
        <w:rPr>
          <w:rFonts w:asciiTheme="majorBidi" w:hAnsiTheme="majorBidi" w:cstheme="majorBidi"/>
        </w:rPr>
        <w:t>.</w:t>
      </w:r>
    </w:p>
    <w:p w14:paraId="1EDD9F3D" w14:textId="76F3B738" w:rsidR="0024077A" w:rsidRDefault="0024077A" w:rsidP="009961A8">
      <w:pPr>
        <w:rPr>
          <w:rFonts w:asciiTheme="majorBidi" w:hAnsiTheme="majorBidi" w:cstheme="majorBidi"/>
        </w:rPr>
      </w:pPr>
      <w:commentRangeStart w:id="182"/>
      <w:r w:rsidRPr="009961A8">
        <w:rPr>
          <w:rFonts w:asciiTheme="majorBidi" w:hAnsiTheme="majorBidi" w:cstheme="majorBidi"/>
        </w:rPr>
        <w:t>The KARMA</w:t>
      </w:r>
      <w:r w:rsidRPr="009961A8">
        <w:rPr>
          <w:rStyle w:val="FootnoteReference"/>
          <w:rFonts w:asciiTheme="majorBidi" w:hAnsiTheme="majorBidi" w:cstheme="majorBidi"/>
        </w:rPr>
        <w:footnoteReference w:id="23"/>
      </w:r>
      <w:r w:rsidRPr="009961A8">
        <w:rPr>
          <w:rFonts w:asciiTheme="majorBidi" w:hAnsiTheme="majorBidi" w:cstheme="majorBidi"/>
        </w:rPr>
        <w:t xml:space="preserve"> </w:t>
      </w:r>
      <w:r w:rsidRPr="009961A8">
        <w:rPr>
          <w:rFonts w:asciiTheme="majorBidi" w:hAnsiTheme="majorBidi" w:cstheme="majorBidi"/>
        </w:rPr>
        <w:fldChar w:fldCharType="begin"/>
      </w:r>
      <w:r w:rsidR="009E5CF6">
        <w:rPr>
          <w:rFonts w:asciiTheme="majorBidi" w:hAnsiTheme="majorBidi" w:cstheme="majorBidi"/>
        </w:rPr>
        <w:instrText xml:space="preserve"> ADDIN EN.CITE &lt;EndNote&gt;&lt;Cite&gt;&lt;Author&gt;Knoblock&lt;/Author&gt;&lt;Year&gt;2015&lt;/Year&gt;&lt;IDText&gt;Exploiting Semantics for Big Data Integration&lt;/IDText&gt;&lt;DisplayText&gt;[32]&lt;/DisplayText&gt;&lt;record&gt;&lt;isbn&gt;0738-4602&lt;/isbn&gt;&lt;titles&gt;&lt;title&gt;Exploiting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sidRPr="009961A8">
        <w:rPr>
          <w:rFonts w:asciiTheme="majorBidi" w:hAnsiTheme="majorBidi" w:cstheme="majorBidi"/>
        </w:rPr>
        <w:fldChar w:fldCharType="separate"/>
      </w:r>
      <w:r w:rsidR="009E5CF6">
        <w:rPr>
          <w:rFonts w:asciiTheme="majorBidi" w:hAnsiTheme="majorBidi" w:cstheme="majorBidi"/>
          <w:noProof/>
        </w:rPr>
        <w:t>[32]</w:t>
      </w:r>
      <w:r w:rsidRPr="009961A8">
        <w:rPr>
          <w:rFonts w:asciiTheme="majorBidi" w:hAnsiTheme="majorBidi" w:cstheme="majorBidi"/>
        </w:rPr>
        <w:fldChar w:fldCharType="end"/>
      </w:r>
      <w:r w:rsidRPr="009961A8">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w:t>
      </w:r>
      <w:commentRangeEnd w:id="182"/>
      <w:r w:rsidR="00806253">
        <w:rPr>
          <w:rStyle w:val="CommentReference"/>
          <w:rFonts w:asciiTheme="minorHAnsi" w:eastAsiaTheme="minorEastAsia" w:hAnsiTheme="minorHAnsi"/>
          <w:lang w:val="en-US" w:bidi="en-US"/>
        </w:rPr>
        <w:commentReference w:id="182"/>
      </w:r>
    </w:p>
    <w:p w14:paraId="649E3584" w14:textId="1A6AC196" w:rsidR="00A92D48" w:rsidRPr="009961A8" w:rsidRDefault="00A92D48" w:rsidP="009961A8">
      <w:pPr>
        <w:rPr>
          <w:rFonts w:asciiTheme="majorBidi" w:hAnsiTheme="majorBidi" w:cstheme="majorBidi"/>
        </w:rPr>
      </w:pPr>
      <w:r>
        <w:rPr>
          <w:lang w:val="en-US" w:bidi="en-US"/>
        </w:rPr>
        <w:t xml:space="preserve">The mappings that were designed to define this data, in terms of the iCity Ontology are described in detail in </w:t>
      </w:r>
      <w:r>
        <w:rPr>
          <w:lang w:val="en-US" w:bidi="en-US"/>
        </w:rPr>
        <w:fldChar w:fldCharType="begin"/>
      </w:r>
      <w:r>
        <w:rPr>
          <w:lang w:val="en-US" w:bidi="en-US"/>
        </w:rPr>
        <w:instrText xml:space="preserve"> REF _Ref31189297 \r \h </w:instrText>
      </w:r>
      <w:r>
        <w:rPr>
          <w:lang w:val="en-US" w:bidi="en-US"/>
        </w:rPr>
      </w:r>
      <w:r>
        <w:rPr>
          <w:lang w:val="en-US" w:bidi="en-US"/>
        </w:rPr>
        <w:fldChar w:fldCharType="separate"/>
      </w:r>
      <w:r w:rsidR="005702D6">
        <w:rPr>
          <w:lang w:val="en-US" w:bidi="en-US"/>
        </w:rPr>
        <w:t>Appendix C</w:t>
      </w:r>
      <w:r>
        <w:rPr>
          <w:lang w:val="en-US" w:bidi="en-US"/>
        </w:rPr>
        <w:fldChar w:fldCharType="end"/>
      </w:r>
      <w:r>
        <w:rPr>
          <w:lang w:val="en-US" w:bidi="en-US"/>
        </w:rPr>
        <w:t xml:space="preserve">. The Karma mapping files are available online in the GitHub project repository at: </w:t>
      </w:r>
      <w:hyperlink r:id="rId42" w:history="1">
        <w:r>
          <w:rPr>
            <w:rStyle w:val="Hyperlink"/>
            <w:lang w:val="en-US" w:bidi="en-US"/>
          </w:rPr>
          <w:t>https://github.com/EnterpriseIntegrationLab/icity/upload/master/mappings/ITSoS</w:t>
        </w:r>
      </w:hyperlink>
      <w:r>
        <w:rPr>
          <w:lang w:val="en-US" w:bidi="en-US"/>
        </w:rPr>
        <w:t>.</w:t>
      </w:r>
    </w:p>
    <w:p w14:paraId="33C3DB0C" w14:textId="77777777" w:rsidR="00A92D48" w:rsidRDefault="00A92D48" w:rsidP="00A92D48">
      <w:pPr>
        <w:pStyle w:val="Heading3"/>
      </w:pPr>
      <w:bookmarkStart w:id="183" w:name="_Toc32993975"/>
      <w:r>
        <w:t>Future Work</w:t>
      </w:r>
      <w:bookmarkEnd w:id="183"/>
    </w:p>
    <w:p w14:paraId="7BB7186C" w14:textId="77777777" w:rsidR="00A92D48" w:rsidRPr="009961A8" w:rsidRDefault="00A92D48" w:rsidP="00A92D48">
      <w:pPr>
        <w:rPr>
          <w:color w:val="000000" w:themeColor="text1"/>
          <w:szCs w:val="22"/>
        </w:rPr>
      </w:pPr>
      <w:r w:rsidRPr="009961A8">
        <w:rPr>
          <w:color w:val="000000" w:themeColor="text1"/>
          <w:szCs w:val="22"/>
        </w:rPr>
        <w:t xml:space="preserve">To-date, the ontology engine has been used to facilitate the semantic </w:t>
      </w:r>
      <w:r>
        <w:rPr>
          <w:color w:val="000000" w:themeColor="text1"/>
          <w:szCs w:val="22"/>
        </w:rPr>
        <w:t>formalization</w:t>
      </w:r>
      <w:r w:rsidRPr="009961A8">
        <w:rPr>
          <w:color w:val="000000" w:themeColor="text1"/>
          <w:szCs w:val="22"/>
        </w:rPr>
        <w:t xml:space="preserve"> of loop detector data for the ATIS application. Future work will be pursued in two different directions: </w:t>
      </w:r>
    </w:p>
    <w:p w14:paraId="3A30E8DC" w14:textId="77777777" w:rsidR="00A92D48" w:rsidRPr="009961A8" w:rsidRDefault="00A92D48" w:rsidP="008C7F3C">
      <w:pPr>
        <w:pStyle w:val="ListParagraph"/>
        <w:numPr>
          <w:ilvl w:val="0"/>
          <w:numId w:val="67"/>
        </w:numPr>
        <w:spacing w:after="120"/>
        <w:rPr>
          <w:color w:val="000000" w:themeColor="text1"/>
          <w:szCs w:val="22"/>
        </w:rPr>
      </w:pPr>
      <w:r w:rsidRPr="009961A8">
        <w:rPr>
          <w:color w:val="000000" w:themeColor="text1"/>
          <w:szCs w:val="22"/>
        </w:rPr>
        <w:t>Additional data sources may be added to extend the scope of the ATIS application to cover other locations. This will be straightforward as the existing semantic mappings may be reused for other datasets of the same type.</w:t>
      </w:r>
    </w:p>
    <w:p w14:paraId="0162230E" w14:textId="77777777" w:rsidR="00A92D48" w:rsidRPr="009961A8" w:rsidRDefault="00A92D48" w:rsidP="008C7F3C">
      <w:pPr>
        <w:pStyle w:val="ListParagraph"/>
        <w:numPr>
          <w:ilvl w:val="0"/>
          <w:numId w:val="67"/>
        </w:numPr>
        <w:spacing w:after="120"/>
        <w:rPr>
          <w:color w:val="000000" w:themeColor="text1"/>
          <w:szCs w:val="22"/>
        </w:rPr>
      </w:pPr>
      <w:r w:rsidRPr="009961A8">
        <w:rPr>
          <w:color w:val="000000" w:themeColor="text1"/>
          <w:szCs w:val="22"/>
        </w:rPr>
        <w:lastRenderedPageBreak/>
        <w:t>The ATIS application may be extended, or a new application may be explored altogether, to incorporate a broader range of dataset types. This might include data on the weather, road closures, concerts and sporting events, safety indices, and so on.</w:t>
      </w:r>
    </w:p>
    <w:p w14:paraId="5B5ACC07" w14:textId="60F4BC78" w:rsidR="00220D83" w:rsidRPr="00A92D48" w:rsidRDefault="00A92D48" w:rsidP="00A92D48">
      <w:pPr>
        <w:spacing w:after="120"/>
        <w:rPr>
          <w:color w:val="000000" w:themeColor="text1"/>
          <w:szCs w:val="22"/>
        </w:rPr>
      </w:pPr>
      <w:r w:rsidRPr="009961A8">
        <w:rPr>
          <w:color w:val="000000" w:themeColor="text1"/>
          <w:szCs w:val="22"/>
        </w:rPr>
        <w:t>These extensions will provide new opportunities to improve the traveler’s experience, and serve to demonstrate the utility of the IT-SoS framework and the value of the ontology engine as an easily extensible tool to support semantic integration.</w:t>
      </w:r>
    </w:p>
    <w:p w14:paraId="3FFD7359" w14:textId="09CFCB8D" w:rsidR="00382AA3" w:rsidRDefault="00382AA3" w:rsidP="00B36292">
      <w:pPr>
        <w:pStyle w:val="Heading2"/>
      </w:pPr>
      <w:bookmarkStart w:id="184" w:name="_Toc32993976"/>
      <w:r>
        <w:t>Integration with ArcGIS</w:t>
      </w:r>
      <w:bookmarkEnd w:id="184"/>
    </w:p>
    <w:p w14:paraId="1E3CCE6D" w14:textId="3E04119C" w:rsidR="000B4A16" w:rsidRDefault="002439B1" w:rsidP="00382AA3">
      <w:pPr>
        <w:rPr>
          <w:lang w:val="en-US" w:bidi="en-US"/>
        </w:rPr>
      </w:pPr>
      <w:r>
        <w:rPr>
          <w:lang w:val="en-US" w:bidi="en-US"/>
        </w:rPr>
        <w:t xml:space="preserve">Based on the motivating scenario describe in Section </w:t>
      </w:r>
      <w:r>
        <w:rPr>
          <w:lang w:val="en-US" w:bidi="en-US"/>
        </w:rPr>
        <w:fldChar w:fldCharType="begin"/>
      </w:r>
      <w:r>
        <w:rPr>
          <w:lang w:val="en-US" w:bidi="en-US"/>
        </w:rPr>
        <w:instrText xml:space="preserve"> REF _Ref31271825 \r \h </w:instrText>
      </w:r>
      <w:r>
        <w:rPr>
          <w:lang w:val="en-US" w:bidi="en-US"/>
        </w:rPr>
      </w:r>
      <w:r>
        <w:rPr>
          <w:lang w:val="en-US" w:bidi="en-US"/>
        </w:rPr>
        <w:fldChar w:fldCharType="separate"/>
      </w:r>
      <w:r w:rsidR="005702D6">
        <w:rPr>
          <w:lang w:val="en-US" w:bidi="en-US"/>
        </w:rPr>
        <w:t>5.5</w:t>
      </w:r>
      <w:r>
        <w:rPr>
          <w:lang w:val="en-US" w:bidi="en-US"/>
        </w:rPr>
        <w:fldChar w:fldCharType="end"/>
      </w:r>
      <w:r>
        <w:rPr>
          <w:lang w:val="en-US" w:bidi="en-US"/>
        </w:rPr>
        <w:t>, a</w:t>
      </w:r>
      <w:r w:rsidR="00201527">
        <w:rPr>
          <w:lang w:val="en-US" w:bidi="en-US"/>
        </w:rPr>
        <w:t xml:space="preserve"> prototype application was developed t</w:t>
      </w:r>
      <w:r w:rsidR="00FD5AE0">
        <w:rPr>
          <w:lang w:val="en-US" w:bidi="en-US"/>
        </w:rPr>
        <w:t>o investigate the potential use of ontologies to support semantic integration of</w:t>
      </w:r>
      <w:r w:rsidR="00201527">
        <w:rPr>
          <w:lang w:val="en-US" w:bidi="en-US"/>
        </w:rPr>
        <w:t xml:space="preserve"> data in ArcGIS. The application functions as a simple shortest path finder that is augmented with contextual information about the resulting route. A subset of GFX data is mapped into RDF using </w:t>
      </w:r>
      <w:r>
        <w:rPr>
          <w:lang w:val="en-US" w:bidi="en-US"/>
        </w:rPr>
        <w:t xml:space="preserve">the </w:t>
      </w:r>
      <w:r w:rsidR="00201527">
        <w:rPr>
          <w:lang w:val="en-US" w:bidi="en-US"/>
        </w:rPr>
        <w:t xml:space="preserve">vocabulary defined by the </w:t>
      </w:r>
      <w:r w:rsidR="005D138F">
        <w:rPr>
          <w:lang w:val="en-US" w:bidi="en-US"/>
        </w:rPr>
        <w:t xml:space="preserve">TPSO. This supports a simplified query process to obtain information about a route from multiple data sources, which would otherwise have required a number of complex </w:t>
      </w:r>
      <w:r w:rsidR="000B4A16">
        <w:rPr>
          <w:lang w:val="en-US" w:bidi="en-US"/>
        </w:rPr>
        <w:t>queries in ArcGIS.</w:t>
      </w:r>
      <w:r>
        <w:rPr>
          <w:lang w:val="en-US" w:bidi="en-US"/>
        </w:rPr>
        <w:t xml:space="preserve"> </w:t>
      </w:r>
    </w:p>
    <w:p w14:paraId="2C3E9AEC" w14:textId="77777777" w:rsidR="007255D2" w:rsidRDefault="007255D2" w:rsidP="007255D2">
      <w:pPr>
        <w:pStyle w:val="Heading3"/>
      </w:pPr>
      <w:bookmarkStart w:id="185" w:name="_Toc32993977"/>
      <w:r>
        <w:t>Initial Implementation</w:t>
      </w:r>
      <w:bookmarkEnd w:id="185"/>
    </w:p>
    <w:p w14:paraId="78CA2034" w14:textId="77777777" w:rsidR="007255D2" w:rsidRDefault="007255D2" w:rsidP="007255D2">
      <w:pPr>
        <w:rPr>
          <w:lang w:val="en-US" w:bidi="en-US"/>
        </w:rPr>
      </w:pPr>
      <w:r>
        <w:rPr>
          <w:lang w:val="en-US" w:bidi="en-US"/>
        </w:rPr>
        <w:t>At the time of this report, the first stage of prototype implementation has been completed and development is ongoing.</w:t>
      </w:r>
    </w:p>
    <w:p w14:paraId="7D426E3D" w14:textId="77777777" w:rsidR="007255D2" w:rsidRDefault="007255D2" w:rsidP="007255D2">
      <w:pPr>
        <w:rPr>
          <w:lang w:val="en-US" w:bidi="en-US"/>
        </w:rPr>
      </w:pPr>
      <w:r>
        <w:rPr>
          <w:lang w:val="en-US" w:bidi="en-US"/>
        </w:rPr>
        <w:t>Screenshots</w:t>
      </w:r>
    </w:p>
    <w:p w14:paraId="788C0408" w14:textId="77777777" w:rsidR="007255D2" w:rsidRDefault="007255D2" w:rsidP="007255D2">
      <w:pPr>
        <w:rPr>
          <w:lang w:val="en-US" w:bidi="en-US"/>
        </w:rPr>
      </w:pPr>
      <w:r>
        <w:rPr>
          <w:lang w:val="en-US" w:bidi="en-US"/>
        </w:rPr>
        <w:t>Process overview</w:t>
      </w:r>
    </w:p>
    <w:p w14:paraId="2E839A13" w14:textId="77777777" w:rsidR="007255D2" w:rsidRDefault="007255D2" w:rsidP="007255D2">
      <w:pPr>
        <w:rPr>
          <w:lang w:val="en-US" w:bidi="en-US"/>
        </w:rPr>
      </w:pPr>
    </w:p>
    <w:p w14:paraId="09BA856D" w14:textId="77777777" w:rsidR="007255D2" w:rsidRDefault="007255D2" w:rsidP="007255D2">
      <w:pPr>
        <w:rPr>
          <w:lang w:val="en-US" w:bidi="en-US"/>
        </w:rPr>
      </w:pPr>
      <w:r>
        <w:rPr>
          <w:lang w:val="en-US" w:bidi="en-US"/>
        </w:rPr>
        <w:t>Look at initial set of CQs and expand for different perspective on results</w:t>
      </w:r>
    </w:p>
    <w:p w14:paraId="31891975" w14:textId="77777777" w:rsidR="007255D2" w:rsidRDefault="007255D2" w:rsidP="00382AA3">
      <w:pPr>
        <w:rPr>
          <w:lang w:val="en-US" w:bidi="en-US"/>
        </w:rPr>
      </w:pPr>
    </w:p>
    <w:p w14:paraId="73B16F1F" w14:textId="75AF4BD3" w:rsidR="008D51F5" w:rsidRDefault="008D51F5" w:rsidP="008D51F5">
      <w:pPr>
        <w:pStyle w:val="Heading3"/>
      </w:pPr>
      <w:bookmarkStart w:id="186" w:name="_Toc32993978"/>
      <w:r>
        <w:t>Application Architecture</w:t>
      </w:r>
      <w:bookmarkEnd w:id="186"/>
    </w:p>
    <w:p w14:paraId="60FCCD25" w14:textId="7C7036DA" w:rsidR="002439B1" w:rsidRDefault="00915792" w:rsidP="002439B1">
      <w:pPr>
        <w:rPr>
          <w:lang w:val="en-US" w:bidi="en-US"/>
        </w:rPr>
      </w:pPr>
      <w:r>
        <w:rPr>
          <w:lang w:val="en-US" w:bidi="en-US"/>
        </w:rPr>
        <w:t xml:space="preserve">The design adopted for the initial prototype is illustrated in </w:t>
      </w:r>
      <w:r>
        <w:rPr>
          <w:lang w:val="en-US" w:bidi="en-US"/>
        </w:rPr>
        <w:fldChar w:fldCharType="begin"/>
      </w:r>
      <w:r>
        <w:rPr>
          <w:lang w:val="en-US" w:bidi="en-US"/>
        </w:rPr>
        <w:instrText xml:space="preserve"> REF _Ref31279945 \h </w:instrText>
      </w:r>
      <w:r>
        <w:rPr>
          <w:lang w:val="en-US" w:bidi="en-US"/>
        </w:rPr>
      </w:r>
      <w:r>
        <w:rPr>
          <w:lang w:val="en-US" w:bidi="en-US"/>
        </w:rPr>
        <w:fldChar w:fldCharType="separate"/>
      </w:r>
      <w:r w:rsidR="005702D6">
        <w:t xml:space="preserve">Figure </w:t>
      </w:r>
      <w:r w:rsidR="005702D6">
        <w:rPr>
          <w:noProof/>
        </w:rPr>
        <w:t>21</w:t>
      </w:r>
      <w:r>
        <w:rPr>
          <w:lang w:val="en-US" w:bidi="en-US"/>
        </w:rPr>
        <w:fldChar w:fldCharType="end"/>
      </w:r>
      <w:r>
        <w:rPr>
          <w:lang w:val="en-US" w:bidi="en-US"/>
        </w:rPr>
        <w:t xml:space="preserve">. </w:t>
      </w:r>
      <w:r w:rsidR="002439B1">
        <w:rPr>
          <w:lang w:val="en-US" w:bidi="en-US"/>
        </w:rPr>
        <w:t xml:space="preserve">RDF data </w:t>
      </w:r>
      <w:r>
        <w:rPr>
          <w:lang w:val="en-US" w:bidi="en-US"/>
        </w:rPr>
        <w:t>was generated by ontop and then</w:t>
      </w:r>
      <w:r w:rsidR="002439B1">
        <w:rPr>
          <w:lang w:val="en-US" w:bidi="en-US"/>
        </w:rPr>
        <w:t xml:space="preserve"> stored </w:t>
      </w:r>
      <w:r>
        <w:rPr>
          <w:lang w:val="en-US" w:bidi="en-US"/>
        </w:rPr>
        <w:t xml:space="preserve">in an SQLite database. This data was then </w:t>
      </w:r>
      <w:r w:rsidR="002439B1">
        <w:rPr>
          <w:lang w:val="en-US" w:bidi="en-US"/>
        </w:rPr>
        <w:t xml:space="preserve">accessed </w:t>
      </w:r>
      <w:r>
        <w:rPr>
          <w:lang w:val="en-US" w:bidi="en-US"/>
        </w:rPr>
        <w:t xml:space="preserve">as required </w:t>
      </w:r>
      <w:r w:rsidR="002439B1">
        <w:rPr>
          <w:lang w:val="en-US" w:bidi="en-US"/>
        </w:rPr>
        <w:t>using</w:t>
      </w:r>
      <w:r>
        <w:rPr>
          <w:lang w:val="en-US" w:bidi="en-US"/>
        </w:rPr>
        <w:t xml:space="preserve"> Python, in particular the</w:t>
      </w:r>
      <w:r w:rsidR="002439B1">
        <w:rPr>
          <w:lang w:val="en-US" w:bidi="en-US"/>
        </w:rPr>
        <w:t xml:space="preserve"> Owlready2</w:t>
      </w:r>
      <w:r w:rsidR="002439B1">
        <w:rPr>
          <w:rStyle w:val="FootnoteReference"/>
          <w:lang w:val="en-US" w:bidi="en-US"/>
        </w:rPr>
        <w:footnoteReference w:id="24"/>
      </w:r>
      <w:r>
        <w:rPr>
          <w:lang w:val="en-US" w:bidi="en-US"/>
        </w:rPr>
        <w:t xml:space="preserve"> and</w:t>
      </w:r>
      <w:r w:rsidR="002439B1">
        <w:rPr>
          <w:lang w:val="en-US" w:bidi="en-US"/>
        </w:rPr>
        <w:t xml:space="preserve"> rdflib</w:t>
      </w:r>
      <w:r>
        <w:rPr>
          <w:rStyle w:val="FootnoteReference"/>
          <w:lang w:val="en-US" w:bidi="en-US"/>
        </w:rPr>
        <w:footnoteReference w:id="25"/>
      </w:r>
      <w:r>
        <w:rPr>
          <w:lang w:val="en-US" w:bidi="en-US"/>
        </w:rPr>
        <w:t xml:space="preserve"> libraries</w:t>
      </w:r>
      <w:r w:rsidR="002439B1">
        <w:rPr>
          <w:lang w:val="en-US" w:bidi="en-US"/>
        </w:rPr>
        <w:t>.</w:t>
      </w:r>
    </w:p>
    <w:p w14:paraId="42F30E73" w14:textId="77777777" w:rsidR="00915792" w:rsidRDefault="002439B1" w:rsidP="00915792">
      <w:pPr>
        <w:keepNext/>
      </w:pPr>
      <w:r w:rsidRPr="002439B1">
        <w:rPr>
          <w:noProof/>
          <w:lang w:val="en-US" w:bidi="en-US"/>
        </w:rPr>
        <w:lastRenderedPageBreak/>
        <w:drawing>
          <wp:inline distT="0" distB="0" distL="0" distR="0" wp14:anchorId="7239B21A" wp14:editId="745EFB79">
            <wp:extent cx="6580522" cy="276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83207" cy="2769730"/>
                    </a:xfrm>
                    <a:prstGeom prst="rect">
                      <a:avLst/>
                    </a:prstGeom>
                  </pic:spPr>
                </pic:pic>
              </a:graphicData>
            </a:graphic>
          </wp:inline>
        </w:drawing>
      </w:r>
    </w:p>
    <w:p w14:paraId="6E95D1FB" w14:textId="35090DCE" w:rsidR="002439B1" w:rsidRPr="002439B1" w:rsidRDefault="00915792" w:rsidP="00915792">
      <w:pPr>
        <w:pStyle w:val="Caption"/>
      </w:pPr>
      <w:bookmarkStart w:id="187" w:name="_Ref31279945"/>
      <w:r>
        <w:t xml:space="preserve">Figure </w:t>
      </w:r>
      <w:fldSimple w:instr=" SEQ Figure \* ARABIC ">
        <w:r w:rsidR="005702D6">
          <w:rPr>
            <w:noProof/>
          </w:rPr>
          <w:t>21</w:t>
        </w:r>
      </w:fldSimple>
      <w:bookmarkEnd w:id="187"/>
      <w:r>
        <w:t>: Esri prototype design</w:t>
      </w:r>
    </w:p>
    <w:p w14:paraId="0FFDAF52" w14:textId="77777777" w:rsidR="007255D2" w:rsidRDefault="007255D2" w:rsidP="007255D2">
      <w:pPr>
        <w:pStyle w:val="Heading3"/>
      </w:pPr>
      <w:bookmarkStart w:id="188" w:name="_Toc32993979"/>
      <w:r>
        <w:t>Data Mapping</w:t>
      </w:r>
      <w:bookmarkEnd w:id="188"/>
    </w:p>
    <w:p w14:paraId="123B918B" w14:textId="77777777" w:rsidR="007255D2" w:rsidRDefault="007255D2" w:rsidP="007255D2">
      <w:r>
        <w:t>The scope of the initial prototype was restricted to five key GFX datasets, and focused only on a subset of the fields in each:</w:t>
      </w:r>
    </w:p>
    <w:p w14:paraId="124B302E" w14:textId="77777777" w:rsidR="007255D2" w:rsidRDefault="007255D2" w:rsidP="008C7F3C">
      <w:pPr>
        <w:pStyle w:val="ListParagraph"/>
        <w:numPr>
          <w:ilvl w:val="0"/>
          <w:numId w:val="64"/>
        </w:numPr>
        <w:rPr>
          <w:lang w:val="en-CA"/>
        </w:rPr>
      </w:pPr>
      <w:r>
        <w:rPr>
          <w:lang w:val="en-CA"/>
        </w:rPr>
        <w:t>Neighbourhood</w:t>
      </w:r>
    </w:p>
    <w:p w14:paraId="69840E67" w14:textId="77777777" w:rsidR="007255D2" w:rsidRDefault="007255D2" w:rsidP="008C7F3C">
      <w:pPr>
        <w:pStyle w:val="ListParagraph"/>
        <w:numPr>
          <w:ilvl w:val="0"/>
          <w:numId w:val="64"/>
        </w:numPr>
        <w:rPr>
          <w:lang w:val="en-CA"/>
        </w:rPr>
      </w:pPr>
      <w:r>
        <w:rPr>
          <w:lang w:val="en-CA"/>
        </w:rPr>
        <w:t>Land Use</w:t>
      </w:r>
    </w:p>
    <w:p w14:paraId="0A298061" w14:textId="77777777" w:rsidR="007255D2" w:rsidRDefault="007255D2" w:rsidP="008C7F3C">
      <w:pPr>
        <w:pStyle w:val="ListParagraph"/>
        <w:numPr>
          <w:ilvl w:val="0"/>
          <w:numId w:val="64"/>
        </w:numPr>
        <w:rPr>
          <w:lang w:val="en-CA"/>
        </w:rPr>
      </w:pPr>
      <w:r>
        <w:rPr>
          <w:lang w:val="en-CA"/>
        </w:rPr>
        <w:t>Land Cover</w:t>
      </w:r>
    </w:p>
    <w:p w14:paraId="752EBF7C" w14:textId="77777777" w:rsidR="007255D2" w:rsidRDefault="007255D2" w:rsidP="008C7F3C">
      <w:pPr>
        <w:pStyle w:val="ListParagraph"/>
        <w:numPr>
          <w:ilvl w:val="0"/>
          <w:numId w:val="64"/>
        </w:numPr>
        <w:rPr>
          <w:lang w:val="en-CA"/>
        </w:rPr>
      </w:pPr>
      <w:r>
        <w:rPr>
          <w:lang w:val="en-CA"/>
        </w:rPr>
        <w:t>Point of Interest</w:t>
      </w:r>
    </w:p>
    <w:p w14:paraId="1D74E55F" w14:textId="77777777" w:rsidR="007255D2" w:rsidRDefault="007255D2" w:rsidP="008C7F3C">
      <w:pPr>
        <w:pStyle w:val="ListParagraph"/>
        <w:numPr>
          <w:ilvl w:val="0"/>
          <w:numId w:val="64"/>
        </w:numPr>
        <w:rPr>
          <w:lang w:val="en-CA"/>
        </w:rPr>
      </w:pPr>
      <w:r>
        <w:rPr>
          <w:lang w:val="en-CA"/>
        </w:rPr>
        <w:t>Road Segment</w:t>
      </w:r>
    </w:p>
    <w:p w14:paraId="28902197" w14:textId="77777777" w:rsidR="007255D2" w:rsidRDefault="007255D2" w:rsidP="007255D2">
      <w:r>
        <w:t>In addition, new tables were generated by ArcGIS processes to capture the spatial relationships between the features defined in the Neighbourhood, Land Use, Land Cover, and Point of Interest datasets, and those in the Road Segment dataset. This was done in advance for efficiency as the ArcGIS processes are highly performant and specialized for such tasks.</w:t>
      </w:r>
    </w:p>
    <w:p w14:paraId="49488D61" w14:textId="15C619FC" w:rsidR="007255D2" w:rsidRPr="00B2311C" w:rsidRDefault="007255D2" w:rsidP="00053538">
      <w:r>
        <w:t>The resulting datasets were mapped into RDF using the Ontop OBDA tool. The mappings are described in</w:t>
      </w:r>
      <w:r w:rsidR="00B65792">
        <w:t xml:space="preserve"> </w:t>
      </w:r>
      <w:r w:rsidR="00B2311C">
        <w:fldChar w:fldCharType="begin"/>
      </w:r>
      <w:r w:rsidR="00B2311C">
        <w:instrText xml:space="preserve"> REF _Ref31283921 \r \h </w:instrText>
      </w:r>
      <w:r w:rsidR="00B2311C">
        <w:fldChar w:fldCharType="separate"/>
      </w:r>
      <w:r w:rsidR="005702D6">
        <w:t>Appendix D</w:t>
      </w:r>
      <w:r w:rsidR="00B2311C">
        <w:fldChar w:fldCharType="end"/>
      </w:r>
      <w:r>
        <w:t xml:space="preserve">; the Ontop files are available online at </w:t>
      </w:r>
      <w:hyperlink r:id="rId44" w:history="1">
        <w:r w:rsidR="00B2311C" w:rsidRPr="006F527E">
          <w:rPr>
            <w:rStyle w:val="Hyperlink"/>
          </w:rPr>
          <w:t>https://github.com/EnterpriseIntegrationLab/icity/tree/master/mappings/Esri_GSX</w:t>
        </w:r>
      </w:hyperlink>
      <w:r w:rsidR="00B2311C">
        <w:t>.</w:t>
      </w:r>
    </w:p>
    <w:p w14:paraId="07229BD0" w14:textId="7058AE91" w:rsidR="00CD6741" w:rsidRDefault="002439B1" w:rsidP="002439B1">
      <w:pPr>
        <w:pStyle w:val="Heading3"/>
      </w:pPr>
      <w:bookmarkStart w:id="189" w:name="_Toc32993980"/>
      <w:r>
        <w:t>Future Work</w:t>
      </w:r>
      <w:bookmarkEnd w:id="189"/>
    </w:p>
    <w:p w14:paraId="152DDF7F" w14:textId="40B92E6B" w:rsidR="002439B1" w:rsidRDefault="002439B1" w:rsidP="002439B1">
      <w:r>
        <w:t xml:space="preserve">Future work on this project shall explore the inclusion of additional fields as well as datasets that are external to the GFX. </w:t>
      </w:r>
    </w:p>
    <w:p w14:paraId="1B368754" w14:textId="30D7625A" w:rsidR="002439B1" w:rsidRDefault="002439B1" w:rsidP="002439B1">
      <w:pPr>
        <w:rPr>
          <w:lang w:val="en-US" w:bidi="en-US"/>
        </w:rPr>
      </w:pPr>
      <w:r>
        <w:rPr>
          <w:lang w:val="en-US" w:bidi="en-US"/>
        </w:rPr>
        <w:lastRenderedPageBreak/>
        <w:t>We will also incorporate the ability to automatically update the knowledge base to incorporate updates to the GFX.</w:t>
      </w:r>
    </w:p>
    <w:p w14:paraId="51E4E30C" w14:textId="76B73AC6" w:rsidR="002439B1" w:rsidRDefault="002439B1" w:rsidP="002439B1">
      <w:pPr>
        <w:rPr>
          <w:lang w:val="en-US" w:bidi="en-US"/>
        </w:rPr>
      </w:pPr>
      <w:r>
        <w:rPr>
          <w:lang w:val="en-US" w:bidi="en-US"/>
        </w:rPr>
        <w:t xml:space="preserve">Beyond this, there will also be a focus on improving the user interface, both </w:t>
      </w:r>
      <w:r w:rsidR="00A63CA1">
        <w:rPr>
          <w:lang w:val="en-US" w:bidi="en-US"/>
        </w:rPr>
        <w:t>in terms of the</w:t>
      </w:r>
      <w:r>
        <w:rPr>
          <w:lang w:val="en-US" w:bidi="en-US"/>
        </w:rPr>
        <w:t xml:space="preserve"> visualization of information as well support</w:t>
      </w:r>
      <w:r w:rsidR="00A63CA1">
        <w:rPr>
          <w:lang w:val="en-US" w:bidi="en-US"/>
        </w:rPr>
        <w:t>ing</w:t>
      </w:r>
      <w:r>
        <w:rPr>
          <w:lang w:val="en-US" w:bidi="en-US"/>
        </w:rPr>
        <w:t xml:space="preserve"> user interaction for decision-making.</w:t>
      </w:r>
      <w:r w:rsidR="00A63CA1">
        <w:rPr>
          <w:lang w:val="en-US" w:bidi="en-US"/>
        </w:rPr>
        <w:t xml:space="preserve"> These extensions will be driven by investigations into more detailed requirements for the NextGen-911 use case.</w:t>
      </w:r>
    </w:p>
    <w:p w14:paraId="67A3F85F" w14:textId="77777777" w:rsidR="00C73696" w:rsidRPr="00C73696" w:rsidRDefault="00C73696" w:rsidP="00C73696">
      <w:pPr>
        <w:rPr>
          <w:b/>
        </w:rPr>
      </w:pPr>
      <w:r w:rsidRPr="00C73696">
        <w:rPr>
          <w:b/>
        </w:rPr>
        <w:t>Future work:</w:t>
      </w:r>
    </w:p>
    <w:p w14:paraId="187C3B64" w14:textId="77777777" w:rsidR="00C73696" w:rsidRPr="005D25F4" w:rsidRDefault="00C73696" w:rsidP="008C7F3C">
      <w:pPr>
        <w:pStyle w:val="ListParagraph"/>
        <w:numPr>
          <w:ilvl w:val="0"/>
          <w:numId w:val="75"/>
        </w:numPr>
        <w:spacing w:line="240" w:lineRule="auto"/>
        <w:rPr>
          <w:lang w:val="en-CA"/>
        </w:rPr>
      </w:pPr>
      <w:r>
        <w:t xml:space="preserve">Consider the </w:t>
      </w:r>
      <w:r w:rsidRPr="00863116">
        <w:t xml:space="preserve">possible </w:t>
      </w:r>
      <w:r>
        <w:t xml:space="preserve">definition of detailed </w:t>
      </w:r>
      <w:r w:rsidRPr="00863116">
        <w:t>taxonom</w:t>
      </w:r>
      <w:r>
        <w:t>ies, e.g.</w:t>
      </w:r>
      <w:r w:rsidRPr="00863116">
        <w:t xml:space="preserve"> land cover classes</w:t>
      </w:r>
      <w:r>
        <w:t>, road classes</w:t>
      </w:r>
    </w:p>
    <w:p w14:paraId="70FF2DDD" w14:textId="77777777" w:rsidR="00C73696" w:rsidRPr="002847B1" w:rsidRDefault="00C73696" w:rsidP="008C7F3C">
      <w:pPr>
        <w:pStyle w:val="ListParagraph"/>
        <w:numPr>
          <w:ilvl w:val="0"/>
          <w:numId w:val="75"/>
        </w:numPr>
        <w:spacing w:line="240" w:lineRule="auto"/>
        <w:rPr>
          <w:lang w:val="en-CA"/>
        </w:rPr>
      </w:pPr>
      <w:r>
        <w:t>Consider whether this Land Cover would be better defined as a separate class: LandCoverClassification. Need to review and consider the implication of this on other classification systems.</w:t>
      </w:r>
    </w:p>
    <w:p w14:paraId="088F5C84" w14:textId="77777777" w:rsidR="00C73696" w:rsidRPr="00863116" w:rsidRDefault="00C73696" w:rsidP="008C7F3C">
      <w:pPr>
        <w:pStyle w:val="ListParagraph"/>
        <w:numPr>
          <w:ilvl w:val="0"/>
          <w:numId w:val="75"/>
        </w:numPr>
        <w:spacing w:line="240" w:lineRule="auto"/>
        <w:rPr>
          <w:lang w:val="en-CA"/>
        </w:rPr>
      </w:pPr>
      <w:r>
        <w:rPr>
          <w:lang w:val="en-CA"/>
        </w:rPr>
        <w:t>Consider the potential relationship between land use classes &amp; POI classes</w:t>
      </w:r>
    </w:p>
    <w:p w14:paraId="7EDCF6B6" w14:textId="77777777" w:rsidR="00C73696" w:rsidRDefault="00C73696" w:rsidP="008C7F3C">
      <w:pPr>
        <w:pStyle w:val="ListParagraph"/>
        <w:numPr>
          <w:ilvl w:val="0"/>
          <w:numId w:val="75"/>
        </w:numPr>
        <w:spacing w:line="240" w:lineRule="auto"/>
        <w:rPr>
          <w:lang w:val="en-CA"/>
        </w:rPr>
      </w:pPr>
      <w:r>
        <w:rPr>
          <w:lang w:val="en-CA"/>
        </w:rPr>
        <w:t>Expand on attributes captured</w:t>
      </w:r>
    </w:p>
    <w:p w14:paraId="7DF19E3F" w14:textId="77777777" w:rsidR="00C73696" w:rsidRDefault="00C73696" w:rsidP="008C7F3C">
      <w:pPr>
        <w:pStyle w:val="ListParagraph"/>
        <w:numPr>
          <w:ilvl w:val="0"/>
          <w:numId w:val="75"/>
        </w:numPr>
        <w:spacing w:line="240" w:lineRule="auto"/>
        <w:rPr>
          <w:lang w:val="en-CA"/>
        </w:rPr>
      </w:pPr>
      <w:r>
        <w:rPr>
          <w:lang w:val="en-CA"/>
        </w:rPr>
        <w:t>Expand on axioms (disjointness etc)</w:t>
      </w:r>
    </w:p>
    <w:p w14:paraId="3950DA16" w14:textId="77777777" w:rsidR="00C73696" w:rsidRPr="0072167F" w:rsidRDefault="00C73696" w:rsidP="008C7F3C">
      <w:pPr>
        <w:pStyle w:val="ListParagraph"/>
        <w:numPr>
          <w:ilvl w:val="0"/>
          <w:numId w:val="75"/>
        </w:numPr>
        <w:spacing w:line="240" w:lineRule="auto"/>
      </w:pPr>
      <w:r>
        <w:rPr>
          <w:lang w:val="en-CA"/>
        </w:rPr>
        <w:t xml:space="preserve">Relate locatedOnParcel </w:t>
      </w:r>
      <w:r w:rsidRPr="0072167F">
        <w:t>Future</w:t>
      </w:r>
      <w:r>
        <w:t xml:space="preserve"> </w:t>
      </w:r>
      <w:r w:rsidRPr="0072167F">
        <w:t>to foundational part-whole properties</w:t>
      </w:r>
    </w:p>
    <w:p w14:paraId="6BB70767" w14:textId="77777777" w:rsidR="00C73696" w:rsidRPr="002439B1" w:rsidRDefault="00C73696" w:rsidP="002439B1">
      <w:pPr>
        <w:rPr>
          <w:lang w:val="en-US" w:bidi="en-US"/>
        </w:rPr>
      </w:pPr>
    </w:p>
    <w:p w14:paraId="1A75D19B" w14:textId="77777777" w:rsidR="005F1351" w:rsidRDefault="00A33FE2" w:rsidP="00DE6D67">
      <w:pPr>
        <w:pStyle w:val="Heading1"/>
      </w:pPr>
      <w:bookmarkStart w:id="190" w:name="_Toc32993981"/>
      <w:r>
        <w:t>Workflows</w:t>
      </w:r>
      <w:bookmarkEnd w:id="190"/>
    </w:p>
    <w:p w14:paraId="2A1FCCAE" w14:textId="08856A45" w:rsidR="000050A4" w:rsidRDefault="00BA0C40" w:rsidP="000050A4">
      <w:pPr>
        <w:rPr>
          <w:lang w:val="en-US" w:bidi="en-US"/>
        </w:rPr>
      </w:pPr>
      <w:r>
        <w:t xml:space="preserve">The activities required in the design and application of an ontology may vary greatly from case to case, however there are also likely to be commonalities. Recognizing and designing workflows around these common tasks improves efficiency and enables repeatability of past work as well as consistency of future work. </w:t>
      </w:r>
      <w:r w:rsidR="00414E85">
        <w:rPr>
          <w:lang w:val="en-US" w:bidi="en-US"/>
        </w:rPr>
        <w:t xml:space="preserve">In this section we provide an overview of </w:t>
      </w:r>
      <w:r>
        <w:rPr>
          <w:lang w:val="en-US" w:bidi="en-US"/>
        </w:rPr>
        <w:t xml:space="preserve">the </w:t>
      </w:r>
      <w:r w:rsidR="0015597C">
        <w:rPr>
          <w:lang w:val="en-US" w:bidi="en-US"/>
        </w:rPr>
        <w:t xml:space="preserve">workflows </w:t>
      </w:r>
      <w:r w:rsidR="002E361B">
        <w:rPr>
          <w:lang w:val="en-US" w:bidi="en-US"/>
        </w:rPr>
        <w:t>that have been employed</w:t>
      </w:r>
      <w:r w:rsidR="0015597C">
        <w:rPr>
          <w:lang w:val="en-US" w:bidi="en-US"/>
        </w:rPr>
        <w:t xml:space="preserve"> for the </w:t>
      </w:r>
      <w:r>
        <w:rPr>
          <w:lang w:val="en-US" w:bidi="en-US"/>
        </w:rPr>
        <w:t>following key tasks</w:t>
      </w:r>
      <w:r w:rsidR="002D2251">
        <w:rPr>
          <w:lang w:val="en-US" w:bidi="en-US"/>
        </w:rPr>
        <w:t xml:space="preserve"> that were</w:t>
      </w:r>
      <w:r>
        <w:rPr>
          <w:lang w:val="en-US" w:bidi="en-US"/>
        </w:rPr>
        <w:t xml:space="preserve"> involved in the design, maintenance, and application of the </w:t>
      </w:r>
      <w:r w:rsidR="0015597C">
        <w:rPr>
          <w:lang w:val="en-US" w:bidi="en-US"/>
        </w:rPr>
        <w:t xml:space="preserve">iCity </w:t>
      </w:r>
      <w:r>
        <w:rPr>
          <w:lang w:val="en-US" w:bidi="en-US"/>
        </w:rPr>
        <w:t>TPSO</w:t>
      </w:r>
      <w:r w:rsidR="00414E85">
        <w:rPr>
          <w:lang w:val="en-US" w:bidi="en-US"/>
        </w:rPr>
        <w:t>:</w:t>
      </w:r>
    </w:p>
    <w:p w14:paraId="40C95BBD" w14:textId="06ED9BF8" w:rsidR="00414E85" w:rsidRDefault="00414E85" w:rsidP="00331CB6">
      <w:pPr>
        <w:pStyle w:val="ListParagraph"/>
        <w:numPr>
          <w:ilvl w:val="0"/>
          <w:numId w:val="18"/>
        </w:numPr>
      </w:pPr>
      <w:r>
        <w:t>Data Mapping</w:t>
      </w:r>
      <w:r w:rsidR="00161133">
        <w:t xml:space="preserve"> and Materialization</w:t>
      </w:r>
    </w:p>
    <w:p w14:paraId="06DCB2E6" w14:textId="43EA8731" w:rsidR="00BC5E3C" w:rsidRDefault="00161133" w:rsidP="00331CB6">
      <w:pPr>
        <w:pStyle w:val="ListParagraph"/>
        <w:numPr>
          <w:ilvl w:val="0"/>
          <w:numId w:val="18"/>
        </w:numPr>
      </w:pPr>
      <w:r>
        <w:t>Data Storage and Access</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91" w:name="_Toc32993982"/>
      <w:r>
        <w:t>Data Mapping</w:t>
      </w:r>
      <w:bookmarkEnd w:id="191"/>
    </w:p>
    <w:p w14:paraId="5FCC2710" w14:textId="2B14F43F" w:rsidR="00476DD3" w:rsidRDefault="005D138F" w:rsidP="005D138F">
      <w:r>
        <w:t xml:space="preserve">Data mapping refers to the process by which existing data sets are defined according the vocabulary of the ontology. </w:t>
      </w:r>
      <w:r w:rsidR="00D62A38">
        <w:t xml:space="preserve">These definitions serve to disambiguate data sets and make their semantics explicit. They are specified </w:t>
      </w:r>
      <w:r>
        <w:t xml:space="preserve">in such a way that the data sets may be automatically transformed </w:t>
      </w:r>
      <w:r w:rsidR="00053538">
        <w:t xml:space="preserve">into, or accessed with Semantic Web technologies through an approach referred to </w:t>
      </w:r>
      <w:r w:rsidR="00053538">
        <w:lastRenderedPageBreak/>
        <w:t xml:space="preserve">as Ontology Based Data Access (OBDA) </w:t>
      </w:r>
      <w:r w:rsidR="009E5CF6">
        <w:fldChar w:fldCharType="begin"/>
      </w:r>
      <w:r w:rsidR="009E5CF6">
        <w:instrText xml:space="preserve"> ADDIN EN.CITE &lt;EndNote&gt;&lt;Cite&gt;&lt;Author&gt;Xiao&lt;/Author&gt;&lt;Year&gt;2018&lt;/Year&gt;&lt;IDText&gt;Ontology-based data access: A survey&lt;/IDText&gt;&lt;DisplayText&gt;[33]&lt;/DisplayText&gt;&lt;record&gt;&lt;isbn&gt;0999241125&lt;/isbn&gt;&lt;titles&gt;&lt;title&gt;Ontology-based data access: A survey&lt;/title&gt;&lt;/titles&gt;&lt;contributors&gt;&lt;authors&gt;&lt;author&gt;Xiao, Guohui&lt;/author&gt;&lt;author&gt;Calvanese, Diego&lt;/author&gt;&lt;author&gt;Kontchakov, Roman&lt;/author&gt;&lt;author&gt;Lembo, Domenico&lt;/author&gt;&lt;author&gt;Poggi, Antonella&lt;/author&gt;&lt;author&gt;Rosati, Riccardo&lt;/author&gt;&lt;author&gt;Zakharyaschev, Michael&lt;/author&gt;&lt;/authors&gt;&lt;/contributors&gt;&lt;added-date format="utc"&gt;1581531780&lt;/added-date&gt;&lt;ref-type name="Book Section"&gt;5&lt;/ref-type&gt;&lt;dates&gt;&lt;year&gt;2018&lt;/year&gt;&lt;/dates&gt;&lt;rec-number&gt;52&lt;/rec-number&gt;&lt;publisher&gt;IJCAI Organization&lt;/publisher&gt;&lt;last-updated-date format="utc"&gt;1581531780&lt;/last-updated-date&gt;&lt;/record&gt;&lt;/Cite&gt;&lt;/EndNote&gt;</w:instrText>
      </w:r>
      <w:r w:rsidR="009E5CF6">
        <w:fldChar w:fldCharType="separate"/>
      </w:r>
      <w:r w:rsidR="009E5CF6">
        <w:rPr>
          <w:noProof/>
        </w:rPr>
        <w:t>[33]</w:t>
      </w:r>
      <w:r w:rsidR="009E5CF6">
        <w:fldChar w:fldCharType="end"/>
      </w:r>
      <w:r w:rsidR="00053538">
        <w:t>. While other approaches are possible, the de facto standard for defining such mappings on the Semantic Web is</w:t>
      </w:r>
      <w:r w:rsidR="006F203A">
        <w:t xml:space="preserve"> the RDF to RDF Mapping Language</w:t>
      </w:r>
      <w:r w:rsidR="00053538">
        <w:t xml:space="preserve"> </w:t>
      </w:r>
      <w:r w:rsidR="006F203A">
        <w:t>(</w:t>
      </w:r>
      <w:r w:rsidR="00053538">
        <w:t>R2RML</w:t>
      </w:r>
      <w:r w:rsidR="006F203A">
        <w:t>)</w:t>
      </w:r>
      <w:r w:rsidR="00053538">
        <w:rPr>
          <w:rStyle w:val="FootnoteReference"/>
        </w:rPr>
        <w:footnoteReference w:id="26"/>
      </w:r>
      <w:r w:rsidR="00053538">
        <w:t xml:space="preserve">. </w:t>
      </w:r>
      <w:r w:rsidR="00D62A38">
        <w:t xml:space="preserve"> </w:t>
      </w:r>
    </w:p>
    <w:p w14:paraId="2AEF121D" w14:textId="77777777" w:rsidR="0015597C" w:rsidRDefault="0015597C" w:rsidP="0015597C">
      <w:pPr>
        <w:pStyle w:val="Heading3"/>
      </w:pPr>
      <w:bookmarkStart w:id="192" w:name="_Toc32993983"/>
      <w:r>
        <w:t>Alternative approaches</w:t>
      </w:r>
      <w:bookmarkEnd w:id="192"/>
    </w:p>
    <w:p w14:paraId="200514B9" w14:textId="57ED4DD6" w:rsidR="0015597C" w:rsidRPr="00846739" w:rsidRDefault="00177339" w:rsidP="0015597C">
      <w:r>
        <w:t>Here,</w:t>
      </w:r>
      <w:r w:rsidR="0015597C">
        <w:t xml:space="preserve"> we focus on the triple</w:t>
      </w:r>
      <w:r w:rsidR="005D138F">
        <w:t xml:space="preserve"> </w:t>
      </w:r>
      <w:r w:rsidR="0015597C">
        <w:t xml:space="preserve">store architecture, wherein the data sources are transformed </w:t>
      </w:r>
      <w:r w:rsidR="00053538">
        <w:t xml:space="preserve">(materialized) </w:t>
      </w:r>
      <w:r w:rsidR="0015597C">
        <w:t>into triples and uploaded to a triple</w:t>
      </w:r>
      <w:r w:rsidR="005D138F">
        <w:t xml:space="preserve"> </w:t>
      </w:r>
      <w:r w:rsidR="0015597C">
        <w:t>store(s). This triple</w:t>
      </w:r>
      <w:r w:rsidR="005D138F">
        <w:t xml:space="preserve"> </w:t>
      </w:r>
      <w:r w:rsidR="0015597C">
        <w:t xml:space="preserve">store may then be accessed via SPARQL queries (including applications using the Apache Jena framework). It should be noted that another possible architecture involves applying the semantic augmentation to access the data in a database, this is referred to as </w:t>
      </w:r>
      <w:r w:rsidR="00053538">
        <w:t>virtual access.</w:t>
      </w:r>
    </w:p>
    <w:p w14:paraId="2CE1E147" w14:textId="57C548A8" w:rsidR="0015597C" w:rsidRPr="005A2D07" w:rsidRDefault="0015597C" w:rsidP="005A2D07">
      <w:r>
        <w:t>This guide focuses on the use of the Karma Data Integration Tool</w:t>
      </w:r>
      <w:r>
        <w:rPr>
          <w:rStyle w:val="FootnoteReference"/>
        </w:rPr>
        <w:footnoteReference w:id="27"/>
      </w:r>
      <w:r>
        <w:t xml:space="preserve"> for semantic augmentation and data transformation, however it should be noted that several similar tools exist, with varying capabilities and limitations. These tools are often referred to as R2RML processors or OBDA tools</w:t>
      </w:r>
      <w:r w:rsidR="00177339">
        <w:t>;</w:t>
      </w:r>
      <w:r>
        <w:t xml:space="preserve"> examples are Mastro</w:t>
      </w:r>
      <w:r w:rsidR="002F5FC7">
        <w:rPr>
          <w:rStyle w:val="FootnoteReference"/>
        </w:rPr>
        <w:footnoteReference w:id="28"/>
      </w:r>
      <w:r>
        <w:t xml:space="preserve"> and Ontop</w:t>
      </w:r>
      <w:r w:rsidR="002F5FC7">
        <w:rPr>
          <w:rStyle w:val="FootnoteReference"/>
        </w:rPr>
        <w:footnoteReference w:id="29"/>
      </w:r>
      <w:r>
        <w:t>, among others.</w:t>
      </w:r>
    </w:p>
    <w:p w14:paraId="4DC0B563" w14:textId="4AEF5A14" w:rsidR="0015597C" w:rsidRDefault="0015597C" w:rsidP="0015597C">
      <w:pPr>
        <w:pStyle w:val="Heading3"/>
      </w:pPr>
      <w:bookmarkStart w:id="193" w:name="_Toc32993984"/>
      <w:r>
        <w:t>Basic data mapping/import workflow with Karma and Virtuoso:</w:t>
      </w:r>
      <w:bookmarkEnd w:id="193"/>
    </w:p>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t xml:space="preserve">This may require some use of Python. For example, in the TTS data we want to </w:t>
      </w:r>
      <w:r>
        <w:rPr>
          <w:lang w:val="en-CA"/>
        </w:rPr>
        <w:lastRenderedPageBreak/>
        <w:t>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32F2D614" w:rsidR="0015597C" w:rsidRDefault="0015597C" w:rsidP="00331CB6">
      <w:pPr>
        <w:pStyle w:val="ListParagraph"/>
        <w:numPr>
          <w:ilvl w:val="1"/>
          <w:numId w:val="19"/>
        </w:numPr>
        <w:rPr>
          <w:lang w:val="en-CA"/>
        </w:rPr>
      </w:pPr>
      <w:r>
        <w:rPr>
          <w:lang w:val="en-CA"/>
        </w:rPr>
        <w:t xml:space="preserve">At this point, for a one-off transformation the transformed data may also be exported and saved for upload into the desired </w:t>
      </w:r>
      <w:r w:rsidR="004C15FC">
        <w:rPr>
          <w:lang w:val="en-CA"/>
        </w:rPr>
        <w:t>triple store</w:t>
      </w:r>
      <w:r>
        <w:rPr>
          <w:lang w:val="en-CA"/>
        </w:rPr>
        <w:t>. However, if the mappings are to be generated and uploaded at a later date, only the R2RML model is required.</w:t>
      </w:r>
    </w:p>
    <w:p w14:paraId="5BF2BB7D" w14:textId="65E7278F" w:rsidR="0015597C" w:rsidRDefault="0015597C" w:rsidP="0015597C">
      <w:pPr>
        <w:pStyle w:val="Heading3"/>
      </w:pPr>
      <w:bookmarkStart w:id="194" w:name="_Toc32993985"/>
      <w:r>
        <w:t>Repeat</w:t>
      </w:r>
      <w:r w:rsidR="00177339">
        <w:t>ed</w:t>
      </w:r>
      <w:r>
        <w:t xml:space="preserve"> Data Mappings</w:t>
      </w:r>
      <w:bookmarkEnd w:id="194"/>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0"/>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lastRenderedPageBreak/>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48C4B024"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w:t>
      </w:r>
      <w:r w:rsidR="00177339">
        <w:t xml:space="preserve"> have employed</w:t>
      </w:r>
      <w:r>
        <w:t xml:space="preserve">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95" w:name="_Toc32993986"/>
      <w:r>
        <w:rPr>
          <w:rFonts w:eastAsia="Times New Roman"/>
          <w:bdr w:val="none" w:sz="0" w:space="0" w:color="auto" w:frame="1"/>
          <w:lang w:eastAsia="en-CA"/>
        </w:rPr>
        <w:t>Offline Batch Mapping</w:t>
      </w:r>
      <w:bookmarkEnd w:id="195"/>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sidRPr="00F876B1">
        <w:rPr>
          <w:b/>
        </w:rPr>
        <w:t xml:space="preserve">First-time setup: </w:t>
      </w:r>
      <w:r w:rsidRPr="00F876B1">
        <w:t>To build the offline jar, go 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java -cp karma-offline-0.0.1-SNAPSHOT-shaded.jar edu.isi.karma.rdf.OfflineRdfGenerator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6308F8B1" w:rsidR="0015597C" w:rsidRDefault="00161133"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O</w:t>
      </w:r>
      <w:r w:rsidR="0015597C" w:rsidRPr="007F54DB">
        <w:rPr>
          <w:rFonts w:eastAsia="Times New Roman" w:cstheme="minorHAnsi"/>
          <w:color w:val="24292E"/>
          <w:szCs w:val="20"/>
          <w:bdr w:val="none" w:sz="0" w:space="0" w:color="auto" w:frame="1"/>
          <w:lang w:val="en-CA" w:eastAsia="en-CA"/>
        </w:rPr>
        <w:t xml:space="preserve">ne or more files of the same type (i.e. with the same </w:t>
      </w:r>
      <w:r>
        <w:rPr>
          <w:rFonts w:eastAsia="Times New Roman" w:cstheme="minorHAnsi"/>
          <w:color w:val="24292E"/>
          <w:szCs w:val="20"/>
          <w:bdr w:val="none" w:sz="0" w:space="0" w:color="auto" w:frame="1"/>
          <w:lang w:val="en-CA" w:eastAsia="en-CA"/>
        </w:rPr>
        <w:t>ontology</w:t>
      </w:r>
      <w:r w:rsidR="0015597C" w:rsidRPr="007F54DB">
        <w:rPr>
          <w:rFonts w:eastAsia="Times New Roman" w:cstheme="minorHAnsi"/>
          <w:color w:val="24292E"/>
          <w:szCs w:val="20"/>
          <w:bdr w:val="none" w:sz="0" w:space="0" w:color="auto" w:frame="1"/>
          <w:lang w:val="en-CA" w:eastAsia="en-CA"/>
        </w:rPr>
        <w:t xml:space="preserve"> mapping), in the directory “</w:t>
      </w:r>
      <w:r w:rsidR="0015597C" w:rsidRPr="007F54DB">
        <w:rPr>
          <w:rFonts w:ascii="Courier" w:eastAsia="Times New Roman" w:hAnsi="Courier" w:cstheme="minorHAnsi"/>
          <w:color w:val="24292E"/>
          <w:szCs w:val="20"/>
          <w:bdr w:val="none" w:sz="0" w:space="0" w:color="auto" w:frame="1"/>
          <w:lang w:val="en-CA" w:eastAsia="en-CA"/>
        </w:rPr>
        <w:t>./karma-offline/target/files</w:t>
      </w:r>
      <w:r w:rsidR="0015597C" w:rsidRPr="007F54DB">
        <w:rPr>
          <w:rFonts w:eastAsia="Times New Roman" w:cstheme="minorHAnsi"/>
          <w:color w:val="24292E"/>
          <w:szCs w:val="20"/>
          <w:bdr w:val="none" w:sz="0" w:space="0" w:color="auto" w:frame="1"/>
          <w:lang w:val="en-CA" w:eastAsia="en-CA"/>
        </w:rPr>
        <w:t>”.</w:t>
      </w:r>
    </w:p>
    <w:p w14:paraId="7359F427" w14:textId="1A9A5226"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r w:rsidR="00161133">
        <w:rPr>
          <w:rFonts w:eastAsia="Times New Roman" w:cstheme="minorHAnsi"/>
          <w:color w:val="24292E"/>
          <w:szCs w:val="20"/>
          <w:bdr w:val="none" w:sz="0" w:space="0" w:color="auto" w:frame="1"/>
          <w:lang w:val="en-CA" w:eastAsia="en-CA"/>
        </w:rPr>
        <w:t>, stored in the same directory.</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lastRenderedPageBreak/>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161D47B0" w:rsidR="0015597C" w:rsidRDefault="0015597C" w:rsidP="0015597C">
      <w:pPr>
        <w:rPr>
          <w:u w:val="single"/>
        </w:rPr>
      </w:pPr>
      <w:r>
        <w:rPr>
          <w:u w:val="single"/>
        </w:rPr>
        <w:t>For large files</w:t>
      </w:r>
      <w:r w:rsidR="000D2843">
        <w:rPr>
          <w:u w:val="single"/>
        </w:rPr>
        <w:t xml:space="preserve"> the default memory limit may need to be adjusted, </w:t>
      </w:r>
      <w:r>
        <w:rPr>
          <w:u w:val="single"/>
        </w:rPr>
        <w:t>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38455F15" w:rsidR="0015597C" w:rsidRPr="00814A54" w:rsidRDefault="0015597C" w:rsidP="00814A54">
      <w:pPr>
        <w:pStyle w:val="Heading4"/>
        <w:numPr>
          <w:ilvl w:val="0"/>
          <w:numId w:val="0"/>
        </w:numPr>
        <w:rPr>
          <w:b w:val="0"/>
          <w:u w:val="single"/>
        </w:rPr>
      </w:pPr>
      <w:r w:rsidRPr="00814A54">
        <w:rPr>
          <w:b w:val="0"/>
          <w:u w:val="single"/>
        </w:rPr>
        <w:t>Notes</w:t>
      </w:r>
      <w:r w:rsidR="00814A54">
        <w:rPr>
          <w:b w:val="0"/>
          <w:u w:val="single"/>
        </w:rPr>
        <w:t>:</w:t>
      </w:r>
    </w:p>
    <w:p w14:paraId="11C52DE2" w14:textId="0DA6DD8F" w:rsidR="0015597C" w:rsidRDefault="0015597C" w:rsidP="00331CB6">
      <w:pPr>
        <w:pStyle w:val="ListParagraph"/>
        <w:numPr>
          <w:ilvl w:val="0"/>
          <w:numId w:val="21"/>
        </w:numPr>
        <w:rPr>
          <w:lang w:val="en-CA"/>
        </w:rPr>
      </w:pPr>
      <w:r>
        <w:rPr>
          <w:lang w:val="en-CA"/>
        </w:rPr>
        <w:t xml:space="preserve">The Karma installation (one-click install) doesn’t come with karma-offline, </w:t>
      </w:r>
      <w:r w:rsidR="00161133">
        <w:rPr>
          <w:lang w:val="en-CA"/>
        </w:rPr>
        <w:t>this requires</w:t>
      </w:r>
      <w:r>
        <w:rPr>
          <w:lang w:val="en-CA"/>
        </w:rPr>
        <w:t xml:space="preserve"> install</w:t>
      </w:r>
      <w:r w:rsidR="00161133">
        <w:rPr>
          <w:lang w:val="en-CA"/>
        </w:rPr>
        <w:t>ation of</w:t>
      </w:r>
      <w:r>
        <w:rPr>
          <w:lang w:val="en-CA"/>
        </w:rPr>
        <w:t xml:space="preserve"> the full version from Github</w:t>
      </w:r>
      <w:r w:rsidR="00161133">
        <w:rPr>
          <w:lang w:val="en-CA"/>
        </w:rPr>
        <w:t>.</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r>
      <w:r w:rsidRPr="00161133">
        <w:rPr>
          <w:rFonts w:ascii="Courier" w:hAnsi="Courier"/>
          <w:lang w:val="en-CA"/>
        </w:rPr>
        <w:t>&gt;cd Web-Karma/karma-web</w:t>
      </w:r>
      <w:r w:rsidRPr="00161133">
        <w:rPr>
          <w:rFonts w:ascii="Courier" w:hAnsi="Courie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74217735" w:rsidR="00BC5E3C" w:rsidRDefault="0015597C" w:rsidP="00BC5E3C">
      <w:pPr>
        <w:pStyle w:val="Heading2"/>
      </w:pPr>
      <w:r w:rsidRPr="00846739">
        <w:t xml:space="preserve"> </w:t>
      </w:r>
      <w:bookmarkStart w:id="196" w:name="_Toc32993987"/>
      <w:r w:rsidR="00BC5E3C">
        <w:t>Data Storage</w:t>
      </w:r>
      <w:r w:rsidR="00512CBF">
        <w:t xml:space="preserve"> and Access</w:t>
      </w:r>
      <w:bookmarkEnd w:id="196"/>
    </w:p>
    <w:p w14:paraId="208AC888" w14:textId="12385B38" w:rsidR="00161133" w:rsidRDefault="00161133" w:rsidP="00BC5E3C">
      <w:pPr>
        <w:rPr>
          <w:lang w:val="en-US" w:bidi="en-US"/>
        </w:rPr>
      </w:pPr>
      <w:r>
        <w:rPr>
          <w:lang w:val="en-US" w:bidi="en-US"/>
        </w:rPr>
        <w:t xml:space="preserve">Once the ontology mappings have been created and the RDF triples have been materialized, </w:t>
      </w:r>
      <w:r w:rsidR="00512CBF">
        <w:rPr>
          <w:lang w:val="en-US" w:bidi="en-US"/>
        </w:rPr>
        <w:t xml:space="preserve">typically </w:t>
      </w:r>
      <w:r>
        <w:rPr>
          <w:lang w:val="en-US" w:bidi="en-US"/>
        </w:rPr>
        <w:t xml:space="preserve">the data must be stored somewhere </w:t>
      </w:r>
      <w:r w:rsidR="00512CBF">
        <w:rPr>
          <w:lang w:val="en-US" w:bidi="en-US"/>
        </w:rPr>
        <w:t>that is</w:t>
      </w:r>
      <w:r>
        <w:rPr>
          <w:lang w:val="en-US" w:bidi="en-US"/>
        </w:rPr>
        <w:t xml:space="preserve"> accessible with Semantic Web tools.</w:t>
      </w:r>
      <w:r w:rsidR="00512CBF">
        <w:rPr>
          <w:lang w:val="en-US" w:bidi="en-US"/>
        </w:rPr>
        <w:t xml:space="preserve"> As mentioned in the previous section, one option is to use OBDA tools to provide virtual access to the data. In this scenario, data is stored in its native form in some relational database(s)</w:t>
      </w:r>
      <w:r w:rsidR="00885ADC">
        <w:rPr>
          <w:lang w:val="en-US" w:bidi="en-US"/>
        </w:rPr>
        <w:t xml:space="preserve"> and accessed through SPARQL queries that are transformed into SQL queries.</w:t>
      </w:r>
    </w:p>
    <w:p w14:paraId="05E3A8D6" w14:textId="70411FFA" w:rsidR="00885ADC" w:rsidRDefault="00885ADC" w:rsidP="00885ADC">
      <w:pPr>
        <w:rPr>
          <w:lang w:val="en-US" w:bidi="en-US"/>
        </w:rPr>
      </w:pPr>
      <w:r>
        <w:rPr>
          <w:lang w:val="en-US" w:bidi="en-US"/>
        </w:rPr>
        <w:t xml:space="preserve">To-date, we have focused on the alternative approach: generating RDF triples from the data, based on a mapping to the ontology, and uploading the data into a triple store. Many different triple stores are available. All triple stores provide the same core functionality (that is, to store and provide access to RDF triples), with different characteristics. Factors in choosing a triple </w:t>
      </w:r>
      <w:r>
        <w:rPr>
          <w:lang w:val="en-US" w:bidi="en-US"/>
        </w:rPr>
        <w:lastRenderedPageBreak/>
        <w:t xml:space="preserve">store may include cost, capabilities (in terms of speed and storage), as well as other tools that may be packaged with the store. </w:t>
      </w:r>
    </w:p>
    <w:p w14:paraId="5E59BF84" w14:textId="0D74A5A5" w:rsidR="005F5656" w:rsidRDefault="004461CA" w:rsidP="004461CA">
      <w:r>
        <w:t>A triple store will provide a SPARQL endpoint that can be used to evaluate SPARQL queries against the uploaded data. Most also provide a SPARQL API that can be used to support integration the store directly with some application(s).</w:t>
      </w:r>
    </w:p>
    <w:p w14:paraId="4F036D1A" w14:textId="21C46DC2" w:rsidR="004461CA" w:rsidRPr="005F5656" w:rsidRDefault="004461CA" w:rsidP="004461CA">
      <w:r>
        <w:t>All triple stores provide some mechanism</w:t>
      </w:r>
      <w:r w:rsidR="001E3257">
        <w:t>(s)</w:t>
      </w:r>
      <w:r>
        <w:t xml:space="preserve"> to upload data.</w:t>
      </w:r>
      <w:r w:rsidR="001E3257">
        <w:t xml:space="preserve"> This may vary slightly between implementations. </w:t>
      </w:r>
    </w:p>
    <w:p w14:paraId="04FCC15B" w14:textId="08D38DA3" w:rsidR="0015597C" w:rsidRDefault="0015597C" w:rsidP="00BC5E3C">
      <w:pPr>
        <w:pStyle w:val="Heading3"/>
      </w:pPr>
      <w:bookmarkStart w:id="197" w:name="_Toc32993988"/>
      <w:r>
        <w:t>Upload to triple</w:t>
      </w:r>
      <w:r w:rsidR="008A255C">
        <w:t xml:space="preserve"> </w:t>
      </w:r>
      <w:r>
        <w:t>store</w:t>
      </w:r>
      <w:bookmarkEnd w:id="197"/>
    </w:p>
    <w:p w14:paraId="6F926C7D" w14:textId="2B32F0D7" w:rsidR="0015597C" w:rsidRPr="00BC5864" w:rsidRDefault="0015597C" w:rsidP="0015597C">
      <w:r>
        <w:t xml:space="preserve">Karma includes an option to configure upload to a </w:t>
      </w:r>
      <w:r w:rsidR="004C15FC">
        <w:t>triple store</w:t>
      </w:r>
      <w:r>
        <w:t xml:space="preserv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w:t>
      </w:r>
      <w:r w:rsidR="004C15FC">
        <w:t>triple store</w:t>
      </w:r>
      <w:r>
        <w:t>.</w:t>
      </w:r>
    </w:p>
    <w:p w14:paraId="78E48B1A" w14:textId="7907DA3A" w:rsidR="00C74B62" w:rsidRPr="00C74B62" w:rsidRDefault="001E3257" w:rsidP="00C74B62">
      <w:r>
        <w:t>Allegrograph supports data upload through the WebView tool, but also provides a tool for more efficient, server-side, command-line uploads. This process is outlined below.</w:t>
      </w:r>
    </w:p>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7517AF">
      <w:pPr>
        <w:pStyle w:val="ListParagraph"/>
        <w:numPr>
          <w:ilvl w:val="0"/>
          <w:numId w:val="2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45"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7517AF">
      <w:pPr>
        <w:pStyle w:val="ListParagraph"/>
        <w:numPr>
          <w:ilvl w:val="0"/>
          <w:numId w:val="2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7517AF">
      <w:pPr>
        <w:pStyle w:val="ListParagraph"/>
        <w:numPr>
          <w:ilvl w:val="0"/>
          <w:numId w:val="23"/>
        </w:numPr>
      </w:pPr>
      <w:r>
        <w:t>Run agtool to load file(s) onto specified graph</w:t>
      </w:r>
      <w:r w:rsidR="002A514F">
        <w:t>:</w:t>
      </w:r>
    </w:p>
    <w:p w14:paraId="297AEAE4" w14:textId="6B5C58F1" w:rsidR="00E003EF" w:rsidRDefault="002A514F" w:rsidP="00161133">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595DC45B" w14:textId="77777777" w:rsidR="00F2468E" w:rsidRDefault="00F2468E" w:rsidP="00F2468E">
      <w:pPr>
        <w:pStyle w:val="Heading2"/>
      </w:pPr>
      <w:bookmarkStart w:id="198" w:name="_Toc32993989"/>
      <w:bookmarkStart w:id="199" w:name="_Toc32993991"/>
      <w:r>
        <w:t>Ontology Documentation</w:t>
      </w:r>
      <w:bookmarkEnd w:id="199"/>
    </w:p>
    <w:p w14:paraId="7D42C5B9" w14:textId="77777777" w:rsidR="00F2468E" w:rsidRDefault="00F2468E" w:rsidP="00F2468E">
      <w:pPr>
        <w:rPr>
          <w:lang w:val="en-US" w:bidi="en-US"/>
        </w:rPr>
      </w:pPr>
      <w:r>
        <w:rPr>
          <w:lang w:val="en-US" w:bidi="en-US"/>
        </w:rPr>
        <w:t>Use of Widoco</w:t>
      </w:r>
    </w:p>
    <w:p w14:paraId="05A85547" w14:textId="77777777" w:rsidR="00F2468E" w:rsidRDefault="00F2468E" w:rsidP="00F2468E">
      <w:r>
        <w:t xml:space="preserve">Good guide for metadata: </w:t>
      </w:r>
      <w:hyperlink r:id="rId46" w:history="1">
        <w:r w:rsidRPr="00E30BC2">
          <w:rPr>
            <w:rStyle w:val="Hyperlink"/>
          </w:rPr>
          <w:t>http://dgarijo.github.io/Widoco/doc/bestPractices/index-en.html</w:t>
        </w:r>
      </w:hyperlink>
    </w:p>
    <w:p w14:paraId="073839C8" w14:textId="127D54AA" w:rsidR="008A255C" w:rsidRDefault="008A255C" w:rsidP="008A255C">
      <w:pPr>
        <w:pStyle w:val="Heading2"/>
      </w:pPr>
      <w:r>
        <w:lastRenderedPageBreak/>
        <w:t>Ontology Versioning</w:t>
      </w:r>
      <w:bookmarkEnd w:id="198"/>
    </w:p>
    <w:p w14:paraId="2A6F9168" w14:textId="03763957" w:rsidR="005F62EF" w:rsidRDefault="002E6407" w:rsidP="002E6407">
      <w:r>
        <w:t xml:space="preserve">OWL2 </w:t>
      </w:r>
      <w:r w:rsidR="005F62EF">
        <w:t xml:space="preserve">includes </w:t>
      </w:r>
      <w:r>
        <w:t>a version IRI annotation</w:t>
      </w:r>
      <w:r w:rsidR="003102B4">
        <w:t xml:space="preserve"> at the ontology-level</w:t>
      </w:r>
      <w:r>
        <w:t>,</w:t>
      </w:r>
      <w:r w:rsidR="005F62EF">
        <w:t xml:space="preserve"> however</w:t>
      </w:r>
      <w:r>
        <w:t xml:space="preserve"> </w:t>
      </w:r>
      <w:r w:rsidR="006F7374">
        <w:t>a detailed</w:t>
      </w:r>
      <w:r>
        <w:t xml:space="preserve"> approach for releas</w:t>
      </w:r>
      <w:r w:rsidR="006F7374">
        <w:t>ing</w:t>
      </w:r>
      <w:r>
        <w:t xml:space="preserve"> of new versions of a particular ontology</w:t>
      </w:r>
      <w:r w:rsidR="006F7374">
        <w:t xml:space="preserve"> is not prescribed</w:t>
      </w:r>
      <w:r>
        <w:t xml:space="preserve">. </w:t>
      </w:r>
      <w:r w:rsidR="005F62EF">
        <w:t>In the continuing the development of the iCity ontologies</w:t>
      </w:r>
      <w:r>
        <w:t xml:space="preserve">, </w:t>
      </w:r>
      <w:r w:rsidR="005F62EF">
        <w:t xml:space="preserve">it is important to approach </w:t>
      </w:r>
      <w:r w:rsidR="006F7374">
        <w:t>the</w:t>
      </w:r>
      <w:r w:rsidR="005F62EF">
        <w:t xml:space="preserve"> task </w:t>
      </w:r>
      <w:r w:rsidR="006F7374">
        <w:t xml:space="preserve">of versioning </w:t>
      </w:r>
      <w:r w:rsidR="005F62EF">
        <w:t xml:space="preserve">in a standard manner. </w:t>
      </w:r>
      <w:r w:rsidR="006F7374">
        <w:t>In addition to</w:t>
      </w:r>
      <w:r w:rsidR="005F62EF">
        <w:t xml:space="preserve"> </w:t>
      </w:r>
      <w:r>
        <w:t>consider</w:t>
      </w:r>
      <w:r w:rsidR="006F7374">
        <w:t>ing</w:t>
      </w:r>
      <w:r>
        <w:t xml:space="preserve"> the relevant suggestions and requirements </w:t>
      </w:r>
      <w:r w:rsidR="005F62EF">
        <w:t xml:space="preserve">as </w:t>
      </w:r>
      <w:r>
        <w:t>described in the OWL2 specification</w:t>
      </w:r>
      <w:r w:rsidR="005F62EF">
        <w:t>,</w:t>
      </w:r>
      <w:r>
        <w:t xml:space="preserve"> </w:t>
      </w:r>
      <w:r w:rsidR="006F7374">
        <w:t xml:space="preserve">we have identified </w:t>
      </w:r>
      <w:r w:rsidR="005F62EF">
        <w:t>the following</w:t>
      </w:r>
      <w:r>
        <w:t xml:space="preserve"> set of </w:t>
      </w:r>
      <w:r w:rsidR="006F7374">
        <w:t xml:space="preserve">key </w:t>
      </w:r>
      <w:r>
        <w:t>requirements</w:t>
      </w:r>
      <w:r w:rsidR="006F7374">
        <w:t xml:space="preserve"> that must be met by the versioning process</w:t>
      </w:r>
      <w:r w:rsidR="005F62EF">
        <w:t>:</w:t>
      </w:r>
    </w:p>
    <w:p w14:paraId="72A26802" w14:textId="243B87CD" w:rsidR="005F62EF" w:rsidRDefault="005F62EF" w:rsidP="005F62EF">
      <w:pPr>
        <w:pStyle w:val="ListParagraph"/>
        <w:numPr>
          <w:ilvl w:val="0"/>
          <w:numId w:val="79"/>
        </w:numPr>
        <w:spacing w:line="276" w:lineRule="auto"/>
      </w:pPr>
      <w:r>
        <w:t>Latest versions of the ontologies should be easily found and identifiable as such. In this way users will be aware when improvements and/or corrections are available.</w:t>
      </w:r>
    </w:p>
    <w:p w14:paraId="0F995C65" w14:textId="77777777" w:rsidR="00E66E73" w:rsidRDefault="00E66E73" w:rsidP="00E66E73">
      <w:pPr>
        <w:pStyle w:val="ListParagraph"/>
        <w:numPr>
          <w:ilvl w:val="0"/>
          <w:numId w:val="79"/>
        </w:numPr>
        <w:spacing w:line="276" w:lineRule="auto"/>
      </w:pPr>
      <w:r>
        <w:t>Permanent IRIs must be used to name the ontologies. These IRIs must dereference to the ontologies’ locations thus ensuring that they are easily accessible.</w:t>
      </w:r>
    </w:p>
    <w:p w14:paraId="66F51316" w14:textId="008F334B" w:rsidR="005F62EF" w:rsidRDefault="005F62EF" w:rsidP="005F62EF">
      <w:pPr>
        <w:pStyle w:val="ListParagraph"/>
        <w:numPr>
          <w:ilvl w:val="0"/>
          <w:numId w:val="79"/>
        </w:numPr>
        <w:spacing w:line="276" w:lineRule="auto"/>
      </w:pPr>
      <w:r>
        <w:t xml:space="preserve">Updated versions of the ontologies should not be </w:t>
      </w:r>
      <w:r w:rsidRPr="00C34A74">
        <w:rPr>
          <w:i/>
        </w:rPr>
        <w:t>unknowingly</w:t>
      </w:r>
      <w:r>
        <w:t xml:space="preserve"> updated in ontologies that import/reuse them.</w:t>
      </w:r>
    </w:p>
    <w:p w14:paraId="351836D3" w14:textId="743509C2" w:rsidR="00CB59BA" w:rsidRDefault="00E66E73" w:rsidP="00CB59BA">
      <w:pPr>
        <w:pStyle w:val="ListParagraph"/>
        <w:numPr>
          <w:ilvl w:val="0"/>
          <w:numId w:val="79"/>
        </w:numPr>
        <w:spacing w:line="276" w:lineRule="auto"/>
      </w:pPr>
      <w:r>
        <w:t>The task of</w:t>
      </w:r>
      <w:r w:rsidR="00CB59BA">
        <w:t xml:space="preserve"> incorporati</w:t>
      </w:r>
      <w:r>
        <w:t>ng</w:t>
      </w:r>
      <w:r w:rsidR="00CB59BA">
        <w:t xml:space="preserve"> updates into ontologies that are using previous versions</w:t>
      </w:r>
      <w:r>
        <w:t xml:space="preserve"> must be addressed</w:t>
      </w:r>
      <w:r w:rsidR="00CB59BA">
        <w:t>.</w:t>
      </w:r>
    </w:p>
    <w:p w14:paraId="0BF399F2" w14:textId="3A40CAEF" w:rsidR="002E6407" w:rsidRDefault="00E66E73" w:rsidP="00E66E73">
      <w:r>
        <w:t xml:space="preserve">The last two points are related to an important challenge regarding </w:t>
      </w:r>
      <w:r w:rsidR="006D612F">
        <w:t xml:space="preserve">potential issues arising from the update of imported ontologies. </w:t>
      </w:r>
      <w:r w:rsidR="006D5709">
        <w:t>When a new version of some iCity TPSO ontology – Ontology X – is issued, it will be desirable to update any ontologies that import Ontology X (including and in particular those other iCity ontologies that may Ontology X).</w:t>
      </w:r>
      <w:r w:rsidR="004D10A9">
        <w:t xml:space="preserve"> One consequence of this update is that the importing ontology (the ontology that imports Ontology X) is changed in that it is now using a new version of Ontology X, so it too should be identified as a new version. Clearly tracking and reflecting such changes is critical </w:t>
      </w:r>
      <w:r w:rsidR="00EA0718">
        <w:t>for ensuring the usability of the ontologies.</w:t>
      </w:r>
    </w:p>
    <w:p w14:paraId="155A2900" w14:textId="77777777" w:rsidR="002E6407" w:rsidRDefault="002E6407" w:rsidP="002E6407">
      <w:pPr>
        <w:rPr>
          <w:b/>
        </w:rPr>
      </w:pPr>
    </w:p>
    <w:p w14:paraId="3EE39840" w14:textId="6E1F0CB6" w:rsidR="002E6407" w:rsidRPr="001B5F58" w:rsidRDefault="003477E9" w:rsidP="003477E9">
      <w:pPr>
        <w:pStyle w:val="Heading3"/>
      </w:pPr>
      <w:r>
        <w:t>Principles</w:t>
      </w:r>
    </w:p>
    <w:p w14:paraId="4E295D21" w14:textId="4D6BE7A8" w:rsidR="00094FF5" w:rsidRDefault="00094FF5" w:rsidP="00094FF5">
      <w:pPr>
        <w:pStyle w:val="ListParagraph"/>
        <w:numPr>
          <w:ilvl w:val="0"/>
          <w:numId w:val="82"/>
        </w:numPr>
      </w:pPr>
      <w:r>
        <w:t xml:space="preserve">All iCity TPSO ontologies must employ </w:t>
      </w:r>
      <w:r>
        <w:t xml:space="preserve">an ontology IRI and version IRI to make the </w:t>
      </w:r>
      <w:r>
        <w:t>s</w:t>
      </w:r>
      <w:r>
        <w:t>eries of ontology versions explicit</w:t>
      </w:r>
      <w:r>
        <w:t>.</w:t>
      </w:r>
    </w:p>
    <w:p w14:paraId="01273845" w14:textId="694D1B9E" w:rsidR="002E6407" w:rsidRDefault="002E6407" w:rsidP="00094FF5">
      <w:pPr>
        <w:pStyle w:val="ListParagraph"/>
        <w:numPr>
          <w:ilvl w:val="0"/>
          <w:numId w:val="82"/>
        </w:numPr>
      </w:pPr>
      <w:r>
        <w:t xml:space="preserve">Any change (addition, removal, modification) to an ontology's axioms, including those of any ontologies it (directly or indirectly) imports </w:t>
      </w:r>
      <w:r w:rsidR="00094FF5">
        <w:t>is</w:t>
      </w:r>
      <w:r>
        <w:t xml:space="preserve"> considered a revision</w:t>
      </w:r>
      <w:r w:rsidR="00094FF5">
        <w:t xml:space="preserve"> to the ontology. When such revisions are officially released, they must be distinguished as such using the Version IRI attribute. </w:t>
      </w:r>
    </w:p>
    <w:p w14:paraId="2759EED1" w14:textId="312217DB" w:rsidR="002E6407" w:rsidRDefault="00094FF5" w:rsidP="00094FF5">
      <w:pPr>
        <w:pStyle w:val="ListParagraph"/>
        <w:numPr>
          <w:ilvl w:val="0"/>
          <w:numId w:val="82"/>
        </w:numPr>
      </w:pPr>
      <w:r>
        <w:lastRenderedPageBreak/>
        <w:t>T</w:t>
      </w:r>
      <w:r w:rsidR="002E6407">
        <w:t xml:space="preserve">he current version should be available at the ontology IRI to ensure that it is identified as the current version and </w:t>
      </w:r>
      <w:r>
        <w:t xml:space="preserve">that it is </w:t>
      </w:r>
      <w:r w:rsidR="002E6407">
        <w:t>easily discoverable</w:t>
      </w:r>
      <w:r>
        <w:t xml:space="preserve"> to the public</w:t>
      </w:r>
      <w:r w:rsidR="002E6407">
        <w:t>. According to best practices, the ontology IRI and version IRI locations should be defined with persistent URLs.</w:t>
      </w:r>
    </w:p>
    <w:p w14:paraId="3CFF2349" w14:textId="010572E6" w:rsidR="002E6407" w:rsidRDefault="00094FF5" w:rsidP="00F2468E">
      <w:pPr>
        <w:pStyle w:val="ListParagraph"/>
        <w:numPr>
          <w:ilvl w:val="0"/>
          <w:numId w:val="82"/>
        </w:numPr>
      </w:pPr>
      <w:r>
        <w:t>A</w:t>
      </w:r>
      <w:r w:rsidR="002E6407">
        <w:t xml:space="preserve">ll imports must directly reference the </w:t>
      </w:r>
      <w:r w:rsidR="002E6407" w:rsidRPr="00094FF5">
        <w:rPr>
          <w:i/>
        </w:rPr>
        <w:t>Version IRI</w:t>
      </w:r>
      <w:r w:rsidR="002E6407">
        <w:t xml:space="preserve"> </w:t>
      </w:r>
      <w:r>
        <w:t xml:space="preserve">(if available) </w:t>
      </w:r>
      <w:r w:rsidR="002E6407">
        <w:t>to make the reuse explicit; this is necessary as any update to an imported version should result in an update to the importing ontology's version as well. Failure to do so potentially violates one of the conventions for versioning described by the W3C. If the Ontology IRI is used, then the imported ontology will always be the most recent version. While it is undoubtedly desirable to ensure that the most correct, up-to-date version of a resource is used, when a new version is created, by definition of import the ontology that is importing this new version is now also changed. Thus, according to the W3C guidelines, this ontology should also be recognized with a new Version IRI. Importing the Ontology IRI makes this distinction difficult to recognize and impossible to maintain.</w:t>
      </w:r>
    </w:p>
    <w:p w14:paraId="22F98495" w14:textId="77777777" w:rsidR="002E6407" w:rsidRDefault="002E6407" w:rsidP="003477E9">
      <w:pPr>
        <w:pStyle w:val="Heading3"/>
      </w:pPr>
      <w:r w:rsidRPr="00243796">
        <w:t>Process</w:t>
      </w:r>
      <w:r>
        <w:t xml:space="preserve"> to Update Ontology-x.owl</w:t>
      </w:r>
    </w:p>
    <w:p w14:paraId="5B0BD138" w14:textId="77777777" w:rsidR="00094FF5" w:rsidRDefault="00094FF5" w:rsidP="00094FF5">
      <w:r>
        <w:t>The following attributes must to be accounted for in the versioning process:</w:t>
      </w:r>
    </w:p>
    <w:p w14:paraId="6F6640D6" w14:textId="77777777" w:rsidR="00094FF5" w:rsidRDefault="00094FF5" w:rsidP="00094FF5">
      <w:pPr>
        <w:pStyle w:val="ListParagraph"/>
        <w:numPr>
          <w:ilvl w:val="0"/>
          <w:numId w:val="77"/>
        </w:numPr>
        <w:spacing w:line="276" w:lineRule="auto"/>
      </w:pPr>
      <w:r>
        <w:t>ontology file name</w:t>
      </w:r>
    </w:p>
    <w:p w14:paraId="40D2365F" w14:textId="20A0D7C3" w:rsidR="00094FF5" w:rsidRDefault="00094FF5" w:rsidP="00094FF5">
      <w:pPr>
        <w:pStyle w:val="ListParagraph"/>
        <w:numPr>
          <w:ilvl w:val="0"/>
          <w:numId w:val="77"/>
        </w:numPr>
        <w:spacing w:line="276" w:lineRule="auto"/>
      </w:pPr>
      <w:r>
        <w:t>ontology</w:t>
      </w:r>
      <w:r w:rsidR="00496EF2">
        <w:t xml:space="preserve"> access</w:t>
      </w:r>
      <w:r>
        <w:t xml:space="preserve"> location (url)</w:t>
      </w:r>
    </w:p>
    <w:p w14:paraId="5B7CB240" w14:textId="77777777" w:rsidR="00094FF5" w:rsidRDefault="00094FF5" w:rsidP="00094FF5">
      <w:pPr>
        <w:pStyle w:val="ListParagraph"/>
        <w:numPr>
          <w:ilvl w:val="0"/>
          <w:numId w:val="77"/>
        </w:numPr>
        <w:spacing w:line="276" w:lineRule="auto"/>
      </w:pPr>
      <w:r>
        <w:t>ontology IRI</w:t>
      </w:r>
    </w:p>
    <w:p w14:paraId="59CF35FD" w14:textId="77777777" w:rsidR="00094FF5" w:rsidRDefault="00094FF5" w:rsidP="00094FF5">
      <w:pPr>
        <w:pStyle w:val="ListParagraph"/>
        <w:numPr>
          <w:ilvl w:val="1"/>
          <w:numId w:val="77"/>
        </w:numPr>
        <w:spacing w:line="276" w:lineRule="auto"/>
      </w:pPr>
      <w:r>
        <w:t>ontology version IRI</w:t>
      </w:r>
    </w:p>
    <w:p w14:paraId="7D570499" w14:textId="77777777" w:rsidR="00094FF5" w:rsidRDefault="00094FF5" w:rsidP="00094FF5">
      <w:pPr>
        <w:pStyle w:val="ListParagraph"/>
        <w:numPr>
          <w:ilvl w:val="0"/>
          <w:numId w:val="77"/>
        </w:numPr>
        <w:spacing w:line="276" w:lineRule="auto"/>
      </w:pPr>
      <w:r>
        <w:t xml:space="preserve">permanent IRI (e.g. w3id.org) </w:t>
      </w:r>
    </w:p>
    <w:p w14:paraId="0E584BAF" w14:textId="3C1F657A" w:rsidR="00094FF5" w:rsidRDefault="00496EF2" w:rsidP="00094FF5">
      <w:pPr>
        <w:pStyle w:val="ListParagraph"/>
        <w:numPr>
          <w:ilvl w:val="0"/>
          <w:numId w:val="77"/>
        </w:numPr>
        <w:spacing w:line="276" w:lineRule="auto"/>
      </w:pPr>
      <w:r>
        <w:t>ontology</w:t>
      </w:r>
      <w:r w:rsidR="00094FF5">
        <w:t xml:space="preserve"> storage location (e.g. github)</w:t>
      </w:r>
    </w:p>
    <w:p w14:paraId="6507105E" w14:textId="77777777" w:rsidR="00094FF5" w:rsidRDefault="00094FF5" w:rsidP="002E6407">
      <w:pPr>
        <w:tabs>
          <w:tab w:val="left" w:pos="5812"/>
        </w:tabs>
      </w:pPr>
    </w:p>
    <w:p w14:paraId="59601288" w14:textId="6C8FD5B9" w:rsidR="002E6407" w:rsidRPr="00AA4FF4" w:rsidRDefault="002E6407" w:rsidP="002E6407">
      <w:pPr>
        <w:tabs>
          <w:tab w:val="left" w:pos="5812"/>
        </w:tabs>
      </w:pPr>
      <w:r>
        <w:t>Trigger: new version of Ontology-x.owl to be released</w:t>
      </w:r>
    </w:p>
    <w:p w14:paraId="55B3D368" w14:textId="77777777" w:rsidR="002E6407" w:rsidRDefault="002E6407" w:rsidP="002E6407">
      <w:pPr>
        <w:pStyle w:val="ListParagraph"/>
        <w:numPr>
          <w:ilvl w:val="0"/>
          <w:numId w:val="78"/>
        </w:numPr>
        <w:tabs>
          <w:tab w:val="left" w:pos="5812"/>
        </w:tabs>
        <w:spacing w:line="276" w:lineRule="auto"/>
      </w:pPr>
      <w:r>
        <w:t xml:space="preserve">Define new Version IRI to distinguish the ontology (reflect that it is a new version); advisable to use "semantic versioning" practices for convention: </w:t>
      </w:r>
      <w:r w:rsidRPr="00AA4FF4">
        <w:t>http://semver.org/</w:t>
      </w:r>
      <w:r>
        <w:t>)</w:t>
      </w:r>
      <w:r>
        <w:br/>
        <w:t>Common practice for naming is &lt;Version IRI&gt; = &lt;Ontology IRI&gt;+&lt;Version number&gt;. So for example, if we have Ontology IRI = "</w:t>
      </w:r>
      <w:r w:rsidRPr="009E16DB">
        <w:t>http:/</w:t>
      </w:r>
      <w:r>
        <w:t>/w3id.org/icity/iCity-Change" then the Version IRI should be of the format "</w:t>
      </w:r>
      <w:r w:rsidRPr="009E16DB">
        <w:t xml:space="preserve"> http:/</w:t>
      </w:r>
      <w:r>
        <w:t>/w3id.org/icity/iCity-Change/1.0"</w:t>
      </w:r>
    </w:p>
    <w:p w14:paraId="6EC21B1D" w14:textId="77777777" w:rsidR="002E6407" w:rsidRDefault="002E6407" w:rsidP="002E6407">
      <w:pPr>
        <w:pStyle w:val="ListParagraph"/>
        <w:numPr>
          <w:ilvl w:val="0"/>
          <w:numId w:val="78"/>
        </w:numPr>
        <w:tabs>
          <w:tab w:val="left" w:pos="5812"/>
        </w:tabs>
        <w:spacing w:line="276" w:lineRule="auto"/>
      </w:pPr>
      <w:r>
        <w:t xml:space="preserve">While not necessary in the case of a redirect from an ontology's IRI, it may be good practice for the file name indicate the version IRI </w:t>
      </w:r>
    </w:p>
    <w:p w14:paraId="27971BAD" w14:textId="77777777" w:rsidR="002E6407" w:rsidRDefault="002E6407" w:rsidP="002E6407">
      <w:pPr>
        <w:pStyle w:val="ListParagraph"/>
        <w:numPr>
          <w:ilvl w:val="0"/>
          <w:numId w:val="78"/>
        </w:numPr>
        <w:tabs>
          <w:tab w:val="left" w:pos="5812"/>
        </w:tabs>
        <w:spacing w:line="276" w:lineRule="auto"/>
      </w:pPr>
      <w:r>
        <w:t xml:space="preserve">Rename the following attributes to the new Version IRI (the subset of these that are available is dependent on whether the format is RDF/XML or OWL/XML): </w:t>
      </w:r>
    </w:p>
    <w:p w14:paraId="6B0D844D" w14:textId="77777777" w:rsidR="002E6407" w:rsidRPr="00ED4F00" w:rsidRDefault="002E6407" w:rsidP="002E6407">
      <w:pPr>
        <w:pStyle w:val="ListParagraph"/>
        <w:numPr>
          <w:ilvl w:val="1"/>
          <w:numId w:val="78"/>
        </w:numPr>
        <w:tabs>
          <w:tab w:val="left" w:pos="5812"/>
        </w:tabs>
        <w:spacing w:line="276" w:lineRule="auto"/>
        <w:rPr>
          <w:strike/>
        </w:rPr>
      </w:pPr>
      <w:r w:rsidRPr="00ED4F00">
        <w:rPr>
          <w:strike/>
        </w:rPr>
        <w:lastRenderedPageBreak/>
        <w:t>xml:base (RDF/XML and OWL/XML). Typically, except in cases where the base URI for the document may be set to something other than the document's (ontology's) URI.</w:t>
      </w:r>
    </w:p>
    <w:p w14:paraId="0099709E" w14:textId="77777777" w:rsidR="002E6407" w:rsidRDefault="002E6407" w:rsidP="002E6407">
      <w:pPr>
        <w:pStyle w:val="ListParagraph"/>
        <w:numPr>
          <w:ilvl w:val="1"/>
          <w:numId w:val="78"/>
        </w:numPr>
        <w:tabs>
          <w:tab w:val="left" w:pos="5812"/>
        </w:tabs>
        <w:spacing w:line="276" w:lineRule="auto"/>
      </w:pPr>
      <w:r w:rsidRPr="00F8677C">
        <w:t>owl:versionIRI</w:t>
      </w:r>
    </w:p>
    <w:p w14:paraId="19820D94" w14:textId="77777777" w:rsidR="002E6407" w:rsidRPr="001001A1" w:rsidRDefault="002E6407" w:rsidP="002E6407">
      <w:pPr>
        <w:pStyle w:val="ListParagraph"/>
        <w:numPr>
          <w:ilvl w:val="1"/>
          <w:numId w:val="78"/>
        </w:numPr>
        <w:tabs>
          <w:tab w:val="left" w:pos="5812"/>
        </w:tabs>
        <w:spacing w:line="276" w:lineRule="auto"/>
        <w:rPr>
          <w:strike/>
        </w:rPr>
      </w:pPr>
      <w:r w:rsidRPr="001001A1">
        <w:rPr>
          <w:strike/>
        </w:rPr>
        <w:t>prefix name (OWL/XML)</w:t>
      </w:r>
      <w:r w:rsidRPr="001001A1">
        <w:rPr>
          <w:strike/>
        </w:rPr>
        <w:br/>
        <w:t>Note: if a prefix is not used, then the IRIs of all of the defined classes and properties will need to be updated to the new Version IRI.</w:t>
      </w:r>
    </w:p>
    <w:p w14:paraId="2D4FB8BD" w14:textId="77777777" w:rsidR="002E6407" w:rsidRPr="001001A1" w:rsidRDefault="002E6407" w:rsidP="002E6407">
      <w:pPr>
        <w:pStyle w:val="ListParagraph"/>
        <w:numPr>
          <w:ilvl w:val="1"/>
          <w:numId w:val="78"/>
        </w:numPr>
        <w:tabs>
          <w:tab w:val="left" w:pos="5812"/>
        </w:tabs>
        <w:spacing w:line="276" w:lineRule="auto"/>
        <w:rPr>
          <w:strike/>
        </w:rPr>
      </w:pPr>
      <w:r w:rsidRPr="001001A1">
        <w:rPr>
          <w:strike/>
        </w:rPr>
        <w:t>Find &amp; replace with regex, e.g.:</w:t>
      </w:r>
      <w:r w:rsidRPr="001001A1">
        <w:rPr>
          <w:strike/>
        </w:rPr>
        <w:br/>
      </w:r>
      <w:r w:rsidRPr="001001A1">
        <w:rPr>
          <w:strike/>
          <w:u w:val="single"/>
        </w:rPr>
        <w:t>find:</w:t>
      </w:r>
      <w:r w:rsidRPr="001001A1">
        <w:rPr>
          <w:strike/>
        </w:rPr>
        <w:t xml:space="preserve"> https://w3id.org/icity/iCity-TransportationSystem/(\D\w+)</w:t>
      </w:r>
      <w:r w:rsidRPr="001001A1">
        <w:rPr>
          <w:strike/>
        </w:rPr>
        <w:br/>
      </w:r>
      <w:r w:rsidRPr="001001A1">
        <w:rPr>
          <w:strike/>
          <w:u w:val="single"/>
        </w:rPr>
        <w:t>replace:</w:t>
      </w:r>
      <w:r w:rsidRPr="001001A1">
        <w:rPr>
          <w:strike/>
        </w:rPr>
        <w:t xml:space="preserve"> </w:t>
      </w:r>
      <w:hyperlink r:id="rId47" w:history="1">
        <w:r w:rsidRPr="001001A1">
          <w:rPr>
            <w:rStyle w:val="Hyperlink"/>
            <w:strike/>
          </w:rPr>
          <w:t>https://w3id.org/icity/iCity-TransportationSystem/1.2/\1</w:t>
        </w:r>
      </w:hyperlink>
    </w:p>
    <w:p w14:paraId="666F050F" w14:textId="77777777" w:rsidR="002E6407" w:rsidRDefault="002E6407" w:rsidP="002E6407">
      <w:pPr>
        <w:pStyle w:val="ListParagraph"/>
        <w:tabs>
          <w:tab w:val="left" w:pos="5812"/>
        </w:tabs>
      </w:pPr>
      <w:r>
        <w:t>Although we observe there may be issues with this, it appears that in current practice the terms (elements) within the ontology, along with xml:base and xmlns use the Ontology IRI as opposed to the Version IRI so these need not be revised.</w:t>
      </w:r>
    </w:p>
    <w:p w14:paraId="4C220334" w14:textId="77777777" w:rsidR="002E6407" w:rsidRDefault="002E6407" w:rsidP="002E6407">
      <w:pPr>
        <w:pStyle w:val="ListParagraph"/>
        <w:tabs>
          <w:tab w:val="left" w:pos="5812"/>
        </w:tabs>
      </w:pPr>
      <w:r>
        <w:t>(</w:t>
      </w:r>
      <w:r>
        <w:rPr>
          <w:i/>
        </w:rPr>
        <w:t xml:space="preserve">DO </w:t>
      </w:r>
      <w:r w:rsidRPr="00E93F36">
        <w:rPr>
          <w:i/>
        </w:rPr>
        <w:t>NOT</w:t>
      </w:r>
      <w:r>
        <w:rPr>
          <w:i/>
        </w:rPr>
        <w:t xml:space="preserve"> </w:t>
      </w:r>
      <w:r>
        <w:t xml:space="preserve">rename </w:t>
      </w:r>
      <w:r w:rsidRPr="00E93F36">
        <w:t>rdf</w:t>
      </w:r>
      <w:r>
        <w:t>:about , this tag defines the Ontology IRI)</w:t>
      </w:r>
    </w:p>
    <w:p w14:paraId="4FE1AF84" w14:textId="77777777" w:rsidR="002E6407" w:rsidRDefault="002E6407" w:rsidP="002E6407">
      <w:pPr>
        <w:pStyle w:val="ListParagraph"/>
        <w:numPr>
          <w:ilvl w:val="0"/>
          <w:numId w:val="78"/>
        </w:numPr>
        <w:tabs>
          <w:tab w:val="left" w:pos="5812"/>
        </w:tabs>
        <w:spacing w:line="276" w:lineRule="auto"/>
      </w:pPr>
      <w:r>
        <w:t>Upload the ontology and create a persistent url for the new Version IRI to redirect to the new ontology's location.</w:t>
      </w:r>
    </w:p>
    <w:p w14:paraId="20173BB0" w14:textId="77777777" w:rsidR="002E6407" w:rsidRDefault="002E6407" w:rsidP="002E6407">
      <w:pPr>
        <w:pStyle w:val="ListParagraph"/>
        <w:numPr>
          <w:ilvl w:val="0"/>
          <w:numId w:val="78"/>
        </w:numPr>
        <w:tabs>
          <w:tab w:val="left" w:pos="5812"/>
        </w:tabs>
        <w:spacing w:line="276" w:lineRule="auto"/>
      </w:pPr>
      <w:r>
        <w:t>Update the persistent url for the Ontology IRI to redirect to this new, most recent version.</w:t>
      </w:r>
    </w:p>
    <w:p w14:paraId="36599585" w14:textId="77777777" w:rsidR="002E6407" w:rsidRDefault="002E6407" w:rsidP="002E6407">
      <w:pPr>
        <w:pStyle w:val="ListParagraph"/>
        <w:tabs>
          <w:tab w:val="left" w:pos="5812"/>
        </w:tabs>
        <w:ind w:left="0"/>
      </w:pPr>
      <w:r>
        <w:t>*discuss the complications of imports*</w:t>
      </w:r>
    </w:p>
    <w:p w14:paraId="25C9ED34" w14:textId="77777777" w:rsidR="002E6407" w:rsidRDefault="002E6407" w:rsidP="002E6407">
      <w:pPr>
        <w:pStyle w:val="ListParagraph"/>
        <w:numPr>
          <w:ilvl w:val="0"/>
          <w:numId w:val="78"/>
        </w:numPr>
        <w:tabs>
          <w:tab w:val="left" w:pos="5812"/>
        </w:tabs>
        <w:spacing w:line="276" w:lineRule="auto"/>
      </w:pPr>
      <w:r>
        <w:t>As required, update ontologies that import Ontology-x.owl; specifically:</w:t>
      </w:r>
    </w:p>
    <w:p w14:paraId="4E9DAE38" w14:textId="77777777" w:rsidR="002E6407" w:rsidRDefault="002E6407" w:rsidP="002E6407">
      <w:pPr>
        <w:pStyle w:val="ListParagraph"/>
        <w:numPr>
          <w:ilvl w:val="1"/>
          <w:numId w:val="78"/>
        </w:numPr>
        <w:tabs>
          <w:tab w:val="left" w:pos="5812"/>
        </w:tabs>
        <w:spacing w:line="276" w:lineRule="auto"/>
      </w:pPr>
      <w:r>
        <w:t>Create a new version of the importing ontology (perform Process to Update Ontology-x).</w:t>
      </w:r>
    </w:p>
    <w:p w14:paraId="12317B61" w14:textId="77777777" w:rsidR="002E6407" w:rsidRDefault="002E6407" w:rsidP="002E6407">
      <w:pPr>
        <w:pStyle w:val="ListParagraph"/>
        <w:numPr>
          <w:ilvl w:val="1"/>
          <w:numId w:val="78"/>
        </w:numPr>
        <w:tabs>
          <w:tab w:val="left" w:pos="5812"/>
        </w:tabs>
        <w:spacing w:line="276" w:lineRule="auto"/>
      </w:pPr>
      <w:r>
        <w:t>Update the &lt;import&gt; tag to reflect the import of the new VersionIRI of Ontology-x</w:t>
      </w:r>
    </w:p>
    <w:p w14:paraId="0F56F456" w14:textId="77777777" w:rsidR="002E6407" w:rsidRDefault="002E6407" w:rsidP="002E6407">
      <w:pPr>
        <w:pStyle w:val="ListParagraph"/>
        <w:numPr>
          <w:ilvl w:val="1"/>
          <w:numId w:val="78"/>
        </w:numPr>
        <w:tabs>
          <w:tab w:val="left" w:pos="5812"/>
        </w:tabs>
        <w:spacing w:line="276" w:lineRule="auto"/>
      </w:pPr>
      <w:r>
        <w:t>Update (replace) all instances of the old Version IRI to the new Version IRI (ideally, this will simply require an update to the prefix name definition)</w:t>
      </w:r>
    </w:p>
    <w:p w14:paraId="6223D57E" w14:textId="77777777" w:rsidR="002E6407" w:rsidRPr="00243796" w:rsidRDefault="002E6407" w:rsidP="002E6407">
      <w:pPr>
        <w:tabs>
          <w:tab w:val="left" w:pos="5812"/>
        </w:tabs>
        <w:rPr>
          <w:u w:val="single"/>
        </w:rPr>
      </w:pPr>
    </w:p>
    <w:p w14:paraId="13C21F8A" w14:textId="77777777" w:rsidR="002E6407" w:rsidRDefault="002E6407" w:rsidP="002E6407">
      <w:pPr>
        <w:tabs>
          <w:tab w:val="left" w:pos="5812"/>
        </w:tabs>
        <w:rPr>
          <w:i/>
        </w:rPr>
      </w:pPr>
      <w:r>
        <w:t xml:space="preserve">TBD: </w:t>
      </w:r>
      <w:r>
        <w:rPr>
          <w:i/>
        </w:rPr>
        <w:t>What's the best/most straightforward way to apply these changes to the ontologies, either in Protege or directly to the ontology source file?</w:t>
      </w:r>
    </w:p>
    <w:p w14:paraId="19409FAA" w14:textId="4E481A00" w:rsidR="002E6407" w:rsidRDefault="002E6407" w:rsidP="002E6407">
      <w:pPr>
        <w:tabs>
          <w:tab w:val="left" w:pos="5812"/>
        </w:tabs>
      </w:pPr>
      <w:r>
        <w:t xml:space="preserve">In our experience, implementing these updates may be problematic with ontology editors. (interface may hide dependencies and risk omitting necessary changes) due to conflicts in the catalogue (imports locations and IRIs are not updated across all active ontologies). </w:t>
      </w:r>
      <w:r w:rsidR="004803FF">
        <w:t>At the time of this report,</w:t>
      </w:r>
      <w:r>
        <w:t xml:space="preserve"> it </w:t>
      </w:r>
      <w:r w:rsidR="004803FF">
        <w:t xml:space="preserve">is recommended </w:t>
      </w:r>
      <w:r>
        <w:t>to modify the xml directly</w:t>
      </w:r>
      <w:r w:rsidR="004803FF">
        <w:t xml:space="preserve"> rather than use an editor</w:t>
      </w:r>
      <w:r>
        <w:t>.</w:t>
      </w:r>
    </w:p>
    <w:p w14:paraId="5F3A0EE1" w14:textId="77777777" w:rsidR="002E6407" w:rsidRDefault="002E6407" w:rsidP="002E6407">
      <w:pPr>
        <w:tabs>
          <w:tab w:val="left" w:pos="5812"/>
        </w:tabs>
      </w:pPr>
    </w:p>
    <w:p w14:paraId="5159AA93" w14:textId="77777777" w:rsidR="002E6407" w:rsidRPr="00D91041" w:rsidRDefault="002E6407" w:rsidP="002E6407">
      <w:pPr>
        <w:tabs>
          <w:tab w:val="left" w:pos="5812"/>
        </w:tabs>
        <w:rPr>
          <w:i/>
        </w:rPr>
      </w:pPr>
      <w:r>
        <w:rPr>
          <w:i/>
        </w:rPr>
        <w:t xml:space="preserve">TBD: </w:t>
      </w:r>
      <w:r w:rsidRPr="00D91041">
        <w:rPr>
          <w:i/>
        </w:rPr>
        <w:t>What is the best/least manual approach to ensure that all affected (sub-)ontologies are updated?</w:t>
      </w:r>
    </w:p>
    <w:p w14:paraId="0C5DEFB5" w14:textId="4915A105" w:rsidR="002E6407" w:rsidRDefault="002E6407" w:rsidP="002E6407">
      <w:pPr>
        <w:tabs>
          <w:tab w:val="left" w:pos="5812"/>
        </w:tabs>
      </w:pPr>
      <w:r>
        <w:lastRenderedPageBreak/>
        <w:t>Currently, the most straightforward way to implement these updates is by performing a replace-all for all of the files at once (in our case, all of the iCity sub-ontology owl files). Since there is no process in place for applying these updates, the imports structure of the ontology must be considered to determine which theories must also be updated (issued a new version) to reflect the changes in the theories they have imported.</w:t>
      </w:r>
    </w:p>
    <w:p w14:paraId="42973128" w14:textId="77777777" w:rsidR="002E6407" w:rsidRDefault="002E6407" w:rsidP="002E6407">
      <w:pPr>
        <w:tabs>
          <w:tab w:val="left" w:pos="5812"/>
        </w:tabs>
      </w:pPr>
    </w:p>
    <w:p w14:paraId="3D45A72B" w14:textId="77777777" w:rsidR="002E6407" w:rsidRDefault="002E6407" w:rsidP="002E6407">
      <w:pPr>
        <w:tabs>
          <w:tab w:val="left" w:pos="5812"/>
        </w:tabs>
        <w:rPr>
          <w:b/>
        </w:rPr>
      </w:pPr>
      <w:r>
        <w:rPr>
          <w:b/>
        </w:rPr>
        <w:t>Tool Support</w:t>
      </w:r>
    </w:p>
    <w:p w14:paraId="701574D6" w14:textId="5DBC267F" w:rsidR="002E6407" w:rsidRDefault="007E5AA9" w:rsidP="007E5AA9">
      <w:pPr>
        <w:tabs>
          <w:tab w:val="left" w:pos="5812"/>
        </w:tabs>
      </w:pPr>
      <w:r>
        <w:t>Versions of the ontology may be developed and maintained via a version control system, such as Github however this is not required.</w:t>
      </w:r>
      <w:r w:rsidR="002E6407">
        <w:t xml:space="preserve"> </w:t>
      </w:r>
      <w:r>
        <w:t>The granularity enabled by version control system may be useful but is not necessary for the kind of versioning described here.</w:t>
      </w:r>
      <w:r w:rsidR="002E6407">
        <w:t xml:space="preserve"> For example, in git every change that is made creates a new version of the ontology (file), but each of these changes should not necessarily correspond to the issuing of a new version IRI for the ontology. </w:t>
      </w:r>
      <w:r>
        <w:t xml:space="preserve">Each version IRI instead corresponds to a new release of the ontology. </w:t>
      </w:r>
    </w:p>
    <w:p w14:paraId="02303353" w14:textId="62615A0A" w:rsidR="007E5AA9" w:rsidRDefault="007E5AA9" w:rsidP="007E5AA9">
      <w:pPr>
        <w:tabs>
          <w:tab w:val="left" w:pos="5812"/>
        </w:tabs>
      </w:pPr>
      <w:r>
        <w:t>The chosen file repository has two key roles:</w:t>
      </w:r>
    </w:p>
    <w:p w14:paraId="3B750014" w14:textId="77777777" w:rsidR="007E5AA9" w:rsidRDefault="007E5AA9" w:rsidP="002E6407">
      <w:pPr>
        <w:pStyle w:val="ListParagraph"/>
        <w:numPr>
          <w:ilvl w:val="0"/>
          <w:numId w:val="83"/>
        </w:numPr>
      </w:pPr>
      <w:r>
        <w:t>T</w:t>
      </w:r>
      <w:r w:rsidR="002E6407">
        <w:t>o host the ontology and its version history and make it available and understandable to the public</w:t>
      </w:r>
      <w:r>
        <w:t>.</w:t>
      </w:r>
    </w:p>
    <w:p w14:paraId="5219BDA6" w14:textId="5D9387A6" w:rsidR="002E6407" w:rsidRDefault="007E5AA9" w:rsidP="002E6407">
      <w:pPr>
        <w:pStyle w:val="ListParagraph"/>
        <w:numPr>
          <w:ilvl w:val="0"/>
          <w:numId w:val="83"/>
        </w:numPr>
      </w:pPr>
      <w:r>
        <w:t>T</w:t>
      </w:r>
      <w:r w:rsidR="002E6407">
        <w:t>o support continued development of the ontology (i.e. between versions)</w:t>
      </w:r>
      <w:r>
        <w:t>.</w:t>
      </w:r>
    </w:p>
    <w:p w14:paraId="50113E1D" w14:textId="4088CC88" w:rsidR="00BC5CD6" w:rsidRDefault="00BC5CD6" w:rsidP="002E6407"/>
    <w:p w14:paraId="40E974D6" w14:textId="20C7F5EE" w:rsidR="00BC5CD6" w:rsidRDefault="00BC5CD6" w:rsidP="00BC5CD6">
      <w:pPr>
        <w:rPr>
          <w:b/>
        </w:rPr>
      </w:pPr>
      <w:r>
        <w:rPr>
          <w:b/>
        </w:rPr>
        <w:t xml:space="preserve">File Storage &amp; htaccess </w:t>
      </w:r>
      <w:r w:rsidR="007E5AA9">
        <w:rPr>
          <w:b/>
        </w:rPr>
        <w:t>rewrite rules</w:t>
      </w:r>
      <w:r>
        <w:rPr>
          <w:b/>
        </w:rPr>
        <w:t>:</w:t>
      </w:r>
    </w:p>
    <w:p w14:paraId="57341C05" w14:textId="7323B013" w:rsidR="00BC5CD6" w:rsidRDefault="00BC5CD6" w:rsidP="00BC5CD6">
      <w:r>
        <w:t>Several organization schemes are possible with respect to the storage of versions of each owl file (and corresponding html doc</w:t>
      </w:r>
      <w:r w:rsidR="00051B1E">
        <w:t>umentation</w:t>
      </w:r>
      <w:r>
        <w:t xml:space="preserve">), and the approach to redirect a persistent url to the </w:t>
      </w:r>
      <w:r w:rsidR="00051B1E">
        <w:t>appropriate</w:t>
      </w:r>
      <w:r>
        <w:t xml:space="preserve"> version of the file.</w:t>
      </w:r>
    </w:p>
    <w:p w14:paraId="0523C356" w14:textId="77777777" w:rsidR="00BC5CD6" w:rsidRDefault="00BC5CD6" w:rsidP="00BC5CD6">
      <w:r>
        <w:t xml:space="preserve">Since the owl files may be versioned independently (a change to one file doesn’t </w:t>
      </w:r>
      <w:r>
        <w:rPr>
          <w:i/>
        </w:rPr>
        <w:t>necessarily</w:t>
      </w:r>
      <w:r>
        <w:t xml:space="preserve"> mean a new version of all of the files), the Ontology IRIs may redirect do different versions, so the rewrite rules would need to be custom for each path. One option would be to maintain folders for each version of the UrbanSystem ontology (resulting in some duplication of files). Instead, we maintain each sub-ontology’s version history in its own file; Ontology Version IRIs are directed here. Then, we also maintain a collection of “latest” ontology files in the main directory (without any version suffix). The rewrite rule for this is straightforward and results in only a single duplicate file for each sub-ontology. However, it does require an additional step for the update process: that the “latest” file in the main directory be replaced.</w:t>
      </w:r>
    </w:p>
    <w:p w14:paraId="480973B6" w14:textId="6D0EFA24" w:rsidR="00BC5CD6" w:rsidRDefault="00F2468E" w:rsidP="00BC5CD6">
      <w:r>
        <w:lastRenderedPageBreak/>
        <w:t>Note that in Github it is recommended that the ontology files be stored in G</w:t>
      </w:r>
      <w:r w:rsidR="00BC5CD6">
        <w:t>ithub pages, since the raw user content urls are not intended for production use.</w:t>
      </w:r>
    </w:p>
    <w:p w14:paraId="2DA8F32C" w14:textId="77777777" w:rsidR="00BC5CD6" w:rsidRDefault="00BC5CD6" w:rsidP="00BC5CD6"/>
    <w:p w14:paraId="4585A198" w14:textId="2B71F6A6" w:rsidR="00BC5CD6" w:rsidRPr="00DC19CC" w:rsidRDefault="006D612F" w:rsidP="00BC5CD6">
      <w:r>
        <w:t>T</w:t>
      </w:r>
      <w:r w:rsidR="00BC5CD6">
        <w:t xml:space="preserve">he creation, upload, and rewrite rules for new versions of </w:t>
      </w:r>
      <w:r w:rsidR="00F2468E">
        <w:t xml:space="preserve">the </w:t>
      </w:r>
      <w:r w:rsidR="00BC5CD6">
        <w:t>documentation (</w:t>
      </w:r>
      <w:r>
        <w:t xml:space="preserve">discussed in the </w:t>
      </w:r>
      <w:r w:rsidR="00F2468E">
        <w:t xml:space="preserve">previous </w:t>
      </w:r>
      <w:r>
        <w:t>section</w:t>
      </w:r>
      <w:r w:rsidR="00F2468E">
        <w:t>)</w:t>
      </w:r>
      <w:bookmarkStart w:id="200" w:name="_GoBack"/>
      <w:bookmarkEnd w:id="200"/>
      <w:r>
        <w:t>, must also be taken into account.</w:t>
      </w:r>
    </w:p>
    <w:p w14:paraId="16DA4128" w14:textId="608EC41E" w:rsidR="00432443" w:rsidRDefault="00432443" w:rsidP="002E6407"/>
    <w:p w14:paraId="60068E29" w14:textId="4E6D0989" w:rsidR="00432443" w:rsidRDefault="00432443" w:rsidP="00432443">
      <w:pPr>
        <w:pStyle w:val="Heading3"/>
      </w:pPr>
      <w:bookmarkStart w:id="201" w:name="_Toc32993990"/>
      <w:r>
        <w:t>Challenges</w:t>
      </w:r>
      <w:bookmarkEnd w:id="201"/>
    </w:p>
    <w:p w14:paraId="08819D3E" w14:textId="77777777" w:rsidR="006D612F" w:rsidRDefault="006D612F" w:rsidP="006D612F">
      <w:r>
        <w:t>Determining change propagation; not only Version IRI references but change to terminology/structure/semantics.</w:t>
      </w:r>
    </w:p>
    <w:p w14:paraId="6F7A0785" w14:textId="77777777" w:rsidR="006D612F" w:rsidRDefault="006D612F" w:rsidP="00677F58">
      <w:r>
        <w:t>A dependency graph to illustrate the imports and/or use of terms from various ontologies is a useful tool here. The structure of the ontology (it’s “sub-ontologies”/”modules”) also plays a key role.</w:t>
      </w:r>
    </w:p>
    <w:p w14:paraId="3D60D7AC" w14:textId="70D3DDA7" w:rsidR="00EA0718" w:rsidRPr="000D79D1" w:rsidRDefault="00EA0718" w:rsidP="00677F58">
      <w:pPr>
        <w:tabs>
          <w:tab w:val="left" w:pos="5812"/>
        </w:tabs>
      </w:pPr>
      <w:r w:rsidRPr="00EA0718">
        <w:t>As discussed, there</w:t>
      </w:r>
      <w:r>
        <w:t xml:space="preserve"> is a need to (manually) update importing ontologies on revisions to imported ontologies.</w:t>
      </w:r>
      <w:r w:rsidR="00677F58">
        <w:t xml:space="preserve"> </w:t>
      </w:r>
      <w:r>
        <w:t>Internally</w:t>
      </w:r>
      <w:r>
        <w:t xml:space="preserve">, </w:t>
      </w:r>
      <w:r>
        <w:t xml:space="preserve">we can deal with this and update the importing ontologies accordingly, but for </w:t>
      </w:r>
      <w:r>
        <w:t xml:space="preserve">ontologies that are reused from external sources </w:t>
      </w:r>
      <w:r w:rsidR="00677F58">
        <w:t xml:space="preserve">the solution is </w:t>
      </w:r>
      <w:r>
        <w:t>unclear</w:t>
      </w:r>
      <w:r w:rsidR="00677F58">
        <w:t xml:space="preserve">, in particular for those ontologies that do not utilize the version IRI attribute. </w:t>
      </w:r>
      <w:r>
        <w:t xml:space="preserve">If a new version is issued, then by consequence we are now importing a new set of axioms </w:t>
      </w:r>
      <w:r w:rsidR="00677F58">
        <w:t>and our ontology should reflect this. Some mechanism for detecting such changes is required in the absence of a Version IRI</w:t>
      </w:r>
    </w:p>
    <w:p w14:paraId="6105160D" w14:textId="6942DF67" w:rsidR="002E6407" w:rsidRDefault="00094FF5" w:rsidP="00094FF5">
      <w:pPr>
        <w:pStyle w:val="Heading3"/>
      </w:pPr>
      <w:r>
        <w:t>Future Work</w:t>
      </w:r>
    </w:p>
    <w:p w14:paraId="45816AD4" w14:textId="10EC1CE3" w:rsidR="00094FF5" w:rsidRPr="002E6407" w:rsidRDefault="00094FF5" w:rsidP="002E6407">
      <w:pPr>
        <w:rPr>
          <w:lang w:val="en-US" w:bidi="en-US"/>
        </w:rPr>
      </w:pPr>
      <w:r>
        <w:t>Guidelines on semantic version numbering</w:t>
      </w:r>
      <w:r>
        <w:rPr>
          <w:rStyle w:val="FootnoteReference"/>
        </w:rPr>
        <w:footnoteReference w:id="31"/>
      </w:r>
      <w:r>
        <w:t xml:space="preserve"> should be adopted for future revisions.</w:t>
      </w:r>
    </w:p>
    <w:p w14:paraId="0F92769C" w14:textId="62551DA6" w:rsidR="002016ED" w:rsidRDefault="006E76B7" w:rsidP="002016ED">
      <w:pPr>
        <w:pStyle w:val="Heading1"/>
      </w:pPr>
      <w:bookmarkStart w:id="202" w:name="_Toc32993992"/>
      <w:r>
        <w:t>Future Work</w:t>
      </w:r>
      <w:bookmarkEnd w:id="151"/>
      <w:bookmarkEnd w:id="202"/>
    </w:p>
    <w:p w14:paraId="11FA0E0C" w14:textId="11662CF2" w:rsidR="00EB1F80" w:rsidRDefault="006B41BB" w:rsidP="007517AF">
      <w:pPr>
        <w:pStyle w:val="ListParagraph"/>
        <w:numPr>
          <w:ilvl w:val="0"/>
          <w:numId w:val="32"/>
        </w:numPr>
      </w:pPr>
      <w:r>
        <w:t>Standardization</w:t>
      </w:r>
      <w:r w:rsidR="00CA13A3">
        <w:t>: mapping to concepts in other areas of transportation &amp; city services, consider alignment to foundational ontology</w:t>
      </w:r>
    </w:p>
    <w:p w14:paraId="5E1BD8D0" w14:textId="5528B680" w:rsidR="00CA13A3" w:rsidRDefault="00CA13A3" w:rsidP="007517AF">
      <w:pPr>
        <w:pStyle w:val="ListParagraph"/>
        <w:numPr>
          <w:ilvl w:val="0"/>
          <w:numId w:val="32"/>
        </w:numPr>
      </w:pPr>
      <w:r>
        <w:t>Expand on transportation planning domain: Freight, Complete Streets</w:t>
      </w:r>
    </w:p>
    <w:p w14:paraId="037516EE" w14:textId="5D7FF851" w:rsidR="006B41BB" w:rsidRDefault="006B41BB" w:rsidP="007517AF">
      <w:pPr>
        <w:pStyle w:val="ListParagraph"/>
        <w:numPr>
          <w:ilvl w:val="0"/>
          <w:numId w:val="32"/>
        </w:numPr>
      </w:pPr>
      <w:r>
        <w:t>Expand use cases</w:t>
      </w:r>
      <w:r w:rsidR="00EB1F80">
        <w:t>: Simulation management, Survey management</w:t>
      </w:r>
      <w:r w:rsidR="00CA13A3">
        <w:t>, Provenance</w:t>
      </w:r>
    </w:p>
    <w:p w14:paraId="2B9B8E23" w14:textId="09A8972E" w:rsidR="00EB1F80" w:rsidRDefault="00EB1F80" w:rsidP="007517AF">
      <w:pPr>
        <w:pStyle w:val="ListParagraph"/>
        <w:numPr>
          <w:ilvl w:val="0"/>
          <w:numId w:val="32"/>
        </w:numPr>
      </w:pPr>
      <w:r>
        <w:t>Explore opportunities for inference</w:t>
      </w:r>
    </w:p>
    <w:p w14:paraId="4226A041" w14:textId="77777777" w:rsidR="00CA13A3" w:rsidRDefault="00CA13A3" w:rsidP="007517AF">
      <w:pPr>
        <w:pStyle w:val="ListParagraph"/>
        <w:numPr>
          <w:ilvl w:val="0"/>
          <w:numId w:val="32"/>
        </w:numPr>
      </w:pPr>
      <w:r w:rsidRPr="00B9713C">
        <w:t>Implementation with GUDR (data maintenance strategy implementation)</w:t>
      </w:r>
    </w:p>
    <w:p w14:paraId="5EDEC311" w14:textId="1E37C417" w:rsidR="00CA13A3" w:rsidRDefault="00CA13A3" w:rsidP="007517AF">
      <w:pPr>
        <w:pStyle w:val="ListParagraph"/>
        <w:numPr>
          <w:ilvl w:val="0"/>
          <w:numId w:val="32"/>
        </w:numPr>
      </w:pPr>
      <w:r>
        <w:lastRenderedPageBreak/>
        <w:t>Naming conventions for individuals (to be incorporated into mappings)</w:t>
      </w:r>
    </w:p>
    <w:p w14:paraId="5C6A62AC" w14:textId="76ABF9EF" w:rsidR="007010DA" w:rsidRDefault="007010DA" w:rsidP="007517AF">
      <w:pPr>
        <w:pStyle w:val="ListParagraph"/>
        <w:numPr>
          <w:ilvl w:val="0"/>
          <w:numId w:val="32"/>
        </w:numPr>
      </w:pPr>
      <w:r>
        <w:t>Alignment / mapping between reused ontologies (e.g. owl-time and om concepts of duration)</w:t>
      </w:r>
    </w:p>
    <w:p w14:paraId="3EA03039" w14:textId="57340C6B" w:rsidR="007010DA" w:rsidRDefault="007010DA" w:rsidP="007517AF">
      <w:pPr>
        <w:pStyle w:val="ListParagraph"/>
        <w:numPr>
          <w:ilvl w:val="0"/>
          <w:numId w:val="32"/>
        </w:numPr>
      </w:pPr>
      <w:r>
        <w:t>Improve design by generalizing more concepts as possible (e.g. parking rates – define rate representation in general for reuse in other areas)</w:t>
      </w:r>
    </w:p>
    <w:p w14:paraId="02CD38A5" w14:textId="6CBBD56D" w:rsidR="009B30D7" w:rsidRPr="00CA13A3" w:rsidRDefault="009B30D7" w:rsidP="007517AF">
      <w:pPr>
        <w:pStyle w:val="ListParagraph"/>
        <w:numPr>
          <w:ilvl w:val="0"/>
          <w:numId w:val="32"/>
        </w:numPr>
      </w:pPr>
      <w:r>
        <w:t>FOL extensions</w:t>
      </w:r>
    </w:p>
    <w:p w14:paraId="29758A84" w14:textId="77777777" w:rsidR="00CA13A3" w:rsidRDefault="00CA13A3" w:rsidP="00CA13A3">
      <w:pPr>
        <w:pStyle w:val="Heading2"/>
      </w:pPr>
      <w:bookmarkStart w:id="203" w:name="_Toc32993993"/>
      <w:r>
        <w:t>Research</w:t>
      </w:r>
      <w:bookmarkEnd w:id="203"/>
    </w:p>
    <w:p w14:paraId="1D4FB901" w14:textId="77777777" w:rsidR="00CA13A3" w:rsidRPr="00B9713C" w:rsidRDefault="00CA13A3" w:rsidP="007517AF">
      <w:pPr>
        <w:pStyle w:val="ListParagraph"/>
        <w:numPr>
          <w:ilvl w:val="0"/>
          <w:numId w:val="31"/>
        </w:numPr>
      </w:pPr>
      <w:r w:rsidRPr="00B9713C">
        <w:t>Ontology versioning</w:t>
      </w:r>
    </w:p>
    <w:p w14:paraId="1679270B" w14:textId="77777777" w:rsidR="00CA13A3" w:rsidRPr="00B9713C" w:rsidRDefault="00CA13A3" w:rsidP="007517AF">
      <w:pPr>
        <w:pStyle w:val="ListParagraph"/>
        <w:numPr>
          <w:ilvl w:val="0"/>
          <w:numId w:val="31"/>
        </w:numPr>
      </w:pPr>
      <w:r w:rsidRPr="00B9713C">
        <w:t>Ontology visualization (navigation of terms, understanding / querying data)</w:t>
      </w:r>
    </w:p>
    <w:p w14:paraId="40DB9601" w14:textId="1CB6FA98" w:rsidR="00CA13A3" w:rsidRDefault="00CA13A3" w:rsidP="007517AF">
      <w:pPr>
        <w:pStyle w:val="ListParagraph"/>
        <w:numPr>
          <w:ilvl w:val="0"/>
          <w:numId w:val="31"/>
        </w:numPr>
      </w:pPr>
      <w:r w:rsidRPr="00B9713C">
        <w:t>Ontologies for simulation</w:t>
      </w:r>
    </w:p>
    <w:p w14:paraId="32B84EF2" w14:textId="628458AE" w:rsidR="008A255C" w:rsidRDefault="008A255C" w:rsidP="007517AF">
      <w:pPr>
        <w:pStyle w:val="ListParagraph"/>
        <w:numPr>
          <w:ilvl w:val="0"/>
          <w:numId w:val="31"/>
        </w:numPr>
      </w:pPr>
      <w:r>
        <w:t>Ontologies for data collection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1B13FABB"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rsidR="005702D6">
        <w:t>11.2.2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7517AF">
      <w:pPr>
        <w:pStyle w:val="ListParagraph"/>
        <w:numPr>
          <w:ilvl w:val="0"/>
          <w:numId w:val="31"/>
        </w:numPr>
        <w:rPr>
          <w:i/>
          <w:highlight w:val="yellow"/>
        </w:rPr>
      </w:pPr>
      <w:r w:rsidRPr="007B4F18">
        <w:rPr>
          <w:i/>
          <w:highlight w:val="yellow"/>
        </w:rPr>
        <w:t>Complex mappings and the need for (and definition of) shortcut properties</w:t>
      </w:r>
    </w:p>
    <w:p w14:paraId="03736A27" w14:textId="77777777" w:rsidR="00CA13A3" w:rsidRDefault="00CA13A3" w:rsidP="007517AF">
      <w:pPr>
        <w:pStyle w:val="ListParagraph"/>
        <w:numPr>
          <w:ilvl w:val="0"/>
          <w:numId w:val="32"/>
        </w:numPr>
      </w:pPr>
    </w:p>
    <w:p w14:paraId="3AA0C6AE" w14:textId="77777777" w:rsidR="006539A1" w:rsidRDefault="006539A1" w:rsidP="00540B7F"/>
    <w:p w14:paraId="1B9E8482" w14:textId="77777777" w:rsidR="008A255C" w:rsidRDefault="002A3EDA" w:rsidP="008A255C">
      <w:r>
        <w:t xml:space="preserve">Future iterations of the iCity </w:t>
      </w:r>
      <w:r w:rsidR="00A0764E">
        <w:t>O</w:t>
      </w:r>
      <w:r>
        <w:t xml:space="preserve">ntology </w:t>
      </w:r>
      <w:r w:rsidR="008A255C">
        <w:t>should</w:t>
      </w:r>
      <w:r>
        <w:t xml:space="preserve">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bookmarkStart w:id="204" w:name="_Ref468171904"/>
    </w:p>
    <w:p w14:paraId="7372F892" w14:textId="77777777" w:rsidR="008A255C" w:rsidRDefault="008A255C" w:rsidP="008A255C"/>
    <w:bookmarkEnd w:id="204"/>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205" w:name="_Toc32993994"/>
      <w:r w:rsidRPr="00045329">
        <w:t>Acknowledgements</w:t>
      </w:r>
      <w:bookmarkEnd w:id="205"/>
    </w:p>
    <w:p w14:paraId="360B8401" w14:textId="62E0177B" w:rsidR="004B1E7B" w:rsidRDefault="00045329" w:rsidP="00316A06">
      <w:r>
        <w:rPr>
          <w:lang w:val="en-GB"/>
        </w:rPr>
        <w:t xml:space="preserve">This project </w:t>
      </w:r>
      <w:r w:rsidR="00DE70F1">
        <w:rPr>
          <w:lang w:val="en-GB"/>
        </w:rPr>
        <w:t>was</w:t>
      </w:r>
      <w:r>
        <w:rPr>
          <w:lang w:val="en-GB"/>
        </w:rPr>
        <w:t xml:space="preserve"> supported by the Ontario Ministry of Research and Innovation through the ORF-RE program. </w:t>
      </w:r>
    </w:p>
    <w:p w14:paraId="49F1A373" w14:textId="7EE2E97A" w:rsidR="004B1E7B" w:rsidRDefault="004B1E7B" w:rsidP="004B1E7B">
      <w:pPr>
        <w:pStyle w:val="Heading1"/>
        <w:numPr>
          <w:ilvl w:val="0"/>
          <w:numId w:val="0"/>
        </w:numPr>
      </w:pPr>
      <w:bookmarkStart w:id="206" w:name="_Toc32993995"/>
      <w:r>
        <w:lastRenderedPageBreak/>
        <w:t>References</w:t>
      </w:r>
      <w:bookmarkEnd w:id="206"/>
    </w:p>
    <w:p w14:paraId="24D895B6" w14:textId="77777777" w:rsidR="004B1E7B" w:rsidRPr="009E5CF6" w:rsidRDefault="004B1E7B" w:rsidP="004B1E7B">
      <w:pPr>
        <w:pStyle w:val="EndNoteBibliography"/>
        <w:keepLines/>
        <w:framePr w:wrap="around" w:y="1"/>
        <w:ind w:left="720" w:hanging="720"/>
        <w:rPr>
          <w:noProof/>
        </w:rPr>
      </w:pPr>
      <w:r>
        <w:fldChar w:fldCharType="begin"/>
      </w:r>
      <w:r>
        <w:instrText xml:space="preserve"> ADDIN EN.REFLIST </w:instrText>
      </w:r>
      <w:r>
        <w:fldChar w:fldCharType="separate"/>
      </w:r>
      <w:r w:rsidRPr="009E5CF6">
        <w:rPr>
          <w:noProof/>
        </w:rPr>
        <w:t>[1]</w:t>
      </w:r>
      <w:r w:rsidRPr="009E5CF6">
        <w:rPr>
          <w:noProof/>
        </w:rPr>
        <w:tab/>
        <w:t xml:space="preserve">E. J. Miller and P. A. Salvini, "The integrated land use, transportation, environment (ILUTE) microsimulation modelling system: Description and current status," </w:t>
      </w:r>
      <w:r w:rsidRPr="009E5CF6">
        <w:rPr>
          <w:i/>
          <w:noProof/>
        </w:rPr>
        <w:t xml:space="preserve">Travel behaviour research: The leading edge, </w:t>
      </w:r>
      <w:r w:rsidRPr="009E5CF6">
        <w:rPr>
          <w:noProof/>
        </w:rPr>
        <w:t>pp. 711-724, 2001.</w:t>
      </w:r>
    </w:p>
    <w:p w14:paraId="23F42CBA" w14:textId="77777777" w:rsidR="004B1E7B" w:rsidRPr="009E5CF6" w:rsidRDefault="004B1E7B" w:rsidP="004B1E7B">
      <w:pPr>
        <w:pStyle w:val="EndNoteBibliography"/>
        <w:framePr w:wrap="around" w:y="1"/>
        <w:ind w:left="720" w:hanging="720"/>
        <w:rPr>
          <w:noProof/>
        </w:rPr>
      </w:pPr>
      <w:r w:rsidRPr="009E5CF6">
        <w:rPr>
          <w:noProof/>
        </w:rPr>
        <w:t>[2]</w:t>
      </w:r>
      <w:r w:rsidRPr="009E5CF6">
        <w:rPr>
          <w:noProof/>
        </w:rPr>
        <w:tab/>
        <w:t>N. F. Noy and D. L. McGuinness, "Ontology development 101: A guide to creating your first ontology," ed: Stanford knowledge systems laboratory technical report KSL-01-05 and …, 2001.</w:t>
      </w:r>
    </w:p>
    <w:p w14:paraId="6964AB97" w14:textId="77777777" w:rsidR="004B1E7B" w:rsidRPr="009E5CF6" w:rsidRDefault="004B1E7B" w:rsidP="004B1E7B">
      <w:pPr>
        <w:pStyle w:val="EndNoteBibliography"/>
        <w:framePr w:wrap="around" w:y="1"/>
        <w:ind w:left="720" w:hanging="720"/>
        <w:rPr>
          <w:noProof/>
        </w:rPr>
      </w:pPr>
      <w:r w:rsidRPr="009E5CF6">
        <w:rPr>
          <w:noProof/>
        </w:rPr>
        <w:t>[3]</w:t>
      </w:r>
      <w:r w:rsidRPr="009E5CF6">
        <w:rPr>
          <w:noProof/>
        </w:rPr>
        <w:tab/>
        <w:t xml:space="preserve">M. Uschold and M. Gruninger, "Ontologies: Principles, methods and applications," </w:t>
      </w:r>
      <w:r w:rsidRPr="009E5CF6">
        <w:rPr>
          <w:i/>
          <w:noProof/>
        </w:rPr>
        <w:t xml:space="preserve">The knowledge engineering review, </w:t>
      </w:r>
      <w:r w:rsidRPr="009E5CF6">
        <w:rPr>
          <w:noProof/>
        </w:rPr>
        <w:t>vol. 11, no. 2, pp. 93-136, 1996.</w:t>
      </w:r>
    </w:p>
    <w:p w14:paraId="5617BFC2" w14:textId="77777777" w:rsidR="004B1E7B" w:rsidRPr="009E5CF6" w:rsidRDefault="004B1E7B" w:rsidP="004B1E7B">
      <w:pPr>
        <w:pStyle w:val="EndNoteBibliography"/>
        <w:framePr w:wrap="around" w:y="1"/>
        <w:ind w:left="720" w:hanging="720"/>
        <w:rPr>
          <w:noProof/>
        </w:rPr>
      </w:pPr>
      <w:r w:rsidRPr="009E5CF6">
        <w:rPr>
          <w:noProof/>
        </w:rPr>
        <w:t>[4]</w:t>
      </w:r>
      <w:r w:rsidRPr="009E5CF6">
        <w:rPr>
          <w:noProof/>
        </w:rPr>
        <w:tab/>
        <w:t xml:space="preserve"> E. J. Miller, J. Vaughan, D. King, and M. Austin, "Implementation of a “next generation” activity-based travel demand model: the Toronto case," in </w:t>
      </w:r>
      <w:r w:rsidRPr="009E5CF6">
        <w:rPr>
          <w:i/>
          <w:noProof/>
        </w:rPr>
        <w:t>Presentation at the Travel Demand Modelling and Traffic Simulation Session of the 2015 Conference of the Transportation Association of Canada</w:t>
      </w:r>
      <w:r w:rsidRPr="009E5CF6">
        <w:rPr>
          <w:noProof/>
        </w:rPr>
        <w:t xml:space="preserve">, 2015. </w:t>
      </w:r>
    </w:p>
    <w:p w14:paraId="682451A3" w14:textId="77777777" w:rsidR="004B1E7B" w:rsidRPr="009E5CF6" w:rsidRDefault="004B1E7B" w:rsidP="004B1E7B">
      <w:pPr>
        <w:pStyle w:val="EndNoteBibliography"/>
        <w:framePr w:wrap="around" w:y="1"/>
        <w:ind w:left="720" w:hanging="720"/>
        <w:rPr>
          <w:noProof/>
        </w:rPr>
      </w:pPr>
      <w:r w:rsidRPr="009E5CF6">
        <w:rPr>
          <w:noProof/>
        </w:rPr>
        <w:t>[5]</w:t>
      </w:r>
      <w:r w:rsidRPr="009E5CF6">
        <w:rPr>
          <w:noProof/>
        </w:rPr>
        <w:tab/>
        <w:t xml:space="preserve">M. Elshenawy, B. Abdulhai, and M. El-Darieby, "Towards a service-oriented cyber–physical systems of systems for smart city mobility applications," </w:t>
      </w:r>
      <w:r w:rsidRPr="009E5CF6">
        <w:rPr>
          <w:i/>
          <w:noProof/>
        </w:rPr>
        <w:t xml:space="preserve">Future Generation Computer Systems, </w:t>
      </w:r>
      <w:r w:rsidRPr="009E5CF6">
        <w:rPr>
          <w:noProof/>
        </w:rPr>
        <w:t>vol. 79, pp. 575-587, 2018.</w:t>
      </w:r>
    </w:p>
    <w:p w14:paraId="545CC416" w14:textId="77777777" w:rsidR="004B1E7B" w:rsidRPr="009E5CF6" w:rsidRDefault="004B1E7B" w:rsidP="004B1E7B">
      <w:pPr>
        <w:pStyle w:val="EndNoteBibliography"/>
        <w:framePr w:wrap="around" w:y="1"/>
        <w:ind w:left="720" w:hanging="720"/>
        <w:rPr>
          <w:noProof/>
        </w:rPr>
      </w:pPr>
      <w:r w:rsidRPr="009E5CF6">
        <w:rPr>
          <w:noProof/>
        </w:rPr>
        <w:t>[6]</w:t>
      </w:r>
      <w:r w:rsidRPr="009E5CF6">
        <w:rPr>
          <w:noProof/>
        </w:rPr>
        <w:tab/>
        <w:t xml:space="preserve">R. Battle and D. Kolas, "Linking geospatial data with GeoSPARQL," </w:t>
      </w:r>
      <w:r w:rsidRPr="009E5CF6">
        <w:rPr>
          <w:i/>
          <w:noProof/>
        </w:rPr>
        <w:t xml:space="preserve">Semant Web J Interoperability, Usability, Appl. Accessed, </w:t>
      </w:r>
      <w:r w:rsidRPr="009E5CF6">
        <w:rPr>
          <w:noProof/>
        </w:rPr>
        <w:t>vol. 24, 2011.</w:t>
      </w:r>
    </w:p>
    <w:p w14:paraId="05DB7316" w14:textId="77777777" w:rsidR="004B1E7B" w:rsidRPr="009E5CF6" w:rsidRDefault="004B1E7B" w:rsidP="004B1E7B">
      <w:pPr>
        <w:pStyle w:val="EndNoteBibliography"/>
        <w:framePr w:wrap="around" w:y="1"/>
        <w:ind w:left="720" w:hanging="720"/>
        <w:rPr>
          <w:noProof/>
        </w:rPr>
      </w:pPr>
      <w:r w:rsidRPr="009E5CF6">
        <w:rPr>
          <w:noProof/>
        </w:rPr>
        <w:t>[7]</w:t>
      </w:r>
      <w:r w:rsidRPr="009E5CF6">
        <w:rPr>
          <w:noProof/>
        </w:rPr>
        <w:tab/>
      </w:r>
      <w:r w:rsidRPr="009E5CF6">
        <w:rPr>
          <w:i/>
          <w:noProof/>
        </w:rPr>
        <w:t>Time Ontology in OWL</w:t>
      </w:r>
      <w:r w:rsidRPr="009E5CF6">
        <w:rPr>
          <w:noProof/>
        </w:rPr>
        <w:t xml:space="preserve">, O. W3C, 2017. [Online]. Available: </w:t>
      </w:r>
      <w:hyperlink r:id="rId48" w:history="1">
        <w:r w:rsidRPr="009E5CF6">
          <w:rPr>
            <w:rStyle w:val="Hyperlink"/>
            <w:noProof/>
          </w:rPr>
          <w:t>https://www.w3.org/TR/owl-time/</w:t>
        </w:r>
      </w:hyperlink>
    </w:p>
    <w:p w14:paraId="4EDAC678" w14:textId="77777777" w:rsidR="004B1E7B" w:rsidRPr="009E5CF6" w:rsidRDefault="004B1E7B" w:rsidP="004B1E7B">
      <w:pPr>
        <w:pStyle w:val="EndNoteBibliography"/>
        <w:framePr w:wrap="around" w:y="1"/>
        <w:ind w:left="720" w:hanging="720"/>
        <w:rPr>
          <w:noProof/>
        </w:rPr>
      </w:pPr>
      <w:r w:rsidRPr="009E5CF6">
        <w:rPr>
          <w:noProof/>
        </w:rPr>
        <w:t>[8]</w:t>
      </w:r>
      <w:r w:rsidRPr="009E5CF6">
        <w:rPr>
          <w:noProof/>
        </w:rPr>
        <w:tab/>
        <w:t xml:space="preserve">J. R. Hobbs and F. Pan, "Time ontology in OWL," </w:t>
      </w:r>
      <w:r w:rsidRPr="009E5CF6">
        <w:rPr>
          <w:i/>
          <w:noProof/>
        </w:rPr>
        <w:t xml:space="preserve">W3C working draft, </w:t>
      </w:r>
      <w:r w:rsidRPr="009E5CF6">
        <w:rPr>
          <w:noProof/>
        </w:rPr>
        <w:t>vol. 27, p. 133, 2006.</w:t>
      </w:r>
    </w:p>
    <w:p w14:paraId="39FCBB44" w14:textId="77777777" w:rsidR="004B1E7B" w:rsidRPr="009E5CF6" w:rsidRDefault="004B1E7B" w:rsidP="004B1E7B">
      <w:pPr>
        <w:pStyle w:val="EndNoteBibliography"/>
        <w:framePr w:wrap="around" w:y="1"/>
        <w:ind w:left="720" w:hanging="720"/>
        <w:rPr>
          <w:noProof/>
        </w:rPr>
      </w:pPr>
      <w:r w:rsidRPr="009E5CF6">
        <w:rPr>
          <w:noProof/>
        </w:rPr>
        <w:t>[9]</w:t>
      </w:r>
      <w:r w:rsidRPr="009E5CF6">
        <w:rPr>
          <w:noProof/>
        </w:rPr>
        <w:tab/>
        <w:t xml:space="preserve"> C. Welty, R. Fikes, and S. Makarios, "A reusable ontology for fluents in OWL," in </w:t>
      </w:r>
      <w:r w:rsidRPr="009E5CF6">
        <w:rPr>
          <w:i/>
          <w:noProof/>
        </w:rPr>
        <w:t>FOIS</w:t>
      </w:r>
      <w:r w:rsidRPr="009E5CF6">
        <w:rPr>
          <w:noProof/>
        </w:rPr>
        <w:t xml:space="preserve">, 2006, vol. 150, pp. 226-236. </w:t>
      </w:r>
    </w:p>
    <w:p w14:paraId="2FA8F918" w14:textId="77777777" w:rsidR="004B1E7B" w:rsidRPr="009E5CF6" w:rsidRDefault="004B1E7B" w:rsidP="004B1E7B">
      <w:pPr>
        <w:pStyle w:val="EndNoteBibliography"/>
        <w:framePr w:wrap="around" w:y="1"/>
        <w:ind w:left="720" w:hanging="720"/>
        <w:rPr>
          <w:noProof/>
        </w:rPr>
      </w:pPr>
      <w:r w:rsidRPr="009E5CF6">
        <w:rPr>
          <w:noProof/>
        </w:rPr>
        <w:t>[10]</w:t>
      </w:r>
      <w:r w:rsidRPr="009E5CF6">
        <w:rPr>
          <w:noProof/>
        </w:rPr>
        <w:tab/>
        <w:t xml:space="preserve"> H.-U. Krieger, "Where temporal description logics fail: Representing temporally-changing relationships," in </w:t>
      </w:r>
      <w:r w:rsidRPr="009E5CF6">
        <w:rPr>
          <w:i/>
          <w:noProof/>
        </w:rPr>
        <w:t>Annual Conference on Artificial Intelligence</w:t>
      </w:r>
      <w:r w:rsidRPr="009E5CF6">
        <w:rPr>
          <w:noProof/>
        </w:rPr>
        <w:t xml:space="preserve">, 2008: Springer, pp. 249-257. </w:t>
      </w:r>
    </w:p>
    <w:p w14:paraId="0068DBF3" w14:textId="77777777" w:rsidR="004B1E7B" w:rsidRPr="009E5CF6" w:rsidRDefault="004B1E7B" w:rsidP="004B1E7B">
      <w:pPr>
        <w:pStyle w:val="EndNoteBibliography"/>
        <w:framePr w:wrap="around" w:y="1"/>
        <w:ind w:left="720" w:hanging="720"/>
        <w:rPr>
          <w:noProof/>
        </w:rPr>
      </w:pPr>
      <w:r w:rsidRPr="009E5CF6">
        <w:rPr>
          <w:noProof/>
        </w:rPr>
        <w:t>[11]</w:t>
      </w:r>
      <w:r w:rsidRPr="009E5CF6">
        <w:rPr>
          <w:noProof/>
        </w:rPr>
        <w:tab/>
        <w:t>M. Katsumi and M. Fox, "A Logical Design Pattern for Representing Change Over Time in OWL."</w:t>
      </w:r>
    </w:p>
    <w:p w14:paraId="51CA9EAA" w14:textId="77777777" w:rsidR="004B1E7B" w:rsidRPr="009E5CF6" w:rsidRDefault="004B1E7B" w:rsidP="004B1E7B">
      <w:pPr>
        <w:pStyle w:val="EndNoteBibliography"/>
        <w:framePr w:wrap="around" w:y="1"/>
        <w:ind w:left="720" w:hanging="720"/>
        <w:rPr>
          <w:noProof/>
        </w:rPr>
      </w:pPr>
      <w:r w:rsidRPr="009E5CF6">
        <w:rPr>
          <w:noProof/>
        </w:rPr>
        <w:t>[12]</w:t>
      </w:r>
      <w:r w:rsidRPr="009E5CF6">
        <w:rPr>
          <w:noProof/>
        </w:rPr>
        <w:tab/>
        <w:t>L. Obrst</w:t>
      </w:r>
      <w:r w:rsidRPr="009E5CF6">
        <w:rPr>
          <w:i/>
          <w:noProof/>
        </w:rPr>
        <w:t xml:space="preserve"> et al.</w:t>
      </w:r>
      <w:r w:rsidRPr="009E5CF6">
        <w:rPr>
          <w:noProof/>
        </w:rPr>
        <w:t xml:space="preserve">, "The 2006 Upper Ontology Summit Joint Communiqué," </w:t>
      </w:r>
      <w:r w:rsidRPr="009E5CF6">
        <w:rPr>
          <w:i/>
          <w:noProof/>
        </w:rPr>
        <w:t xml:space="preserve">Applied Ontology, </w:t>
      </w:r>
      <w:r w:rsidRPr="009E5CF6">
        <w:rPr>
          <w:noProof/>
        </w:rPr>
        <w:t>vol. 1, no. 2, pp. 203-211, 2006.</w:t>
      </w:r>
    </w:p>
    <w:p w14:paraId="6535D219" w14:textId="77777777" w:rsidR="004B1E7B" w:rsidRPr="009E5CF6" w:rsidRDefault="004B1E7B" w:rsidP="004B1E7B">
      <w:pPr>
        <w:pStyle w:val="EndNoteBibliography"/>
        <w:framePr w:wrap="around" w:y="1"/>
        <w:ind w:left="720" w:hanging="720"/>
        <w:rPr>
          <w:noProof/>
        </w:rPr>
      </w:pPr>
      <w:r w:rsidRPr="009E5CF6">
        <w:rPr>
          <w:noProof/>
        </w:rPr>
        <w:t>[13]</w:t>
      </w:r>
      <w:r w:rsidRPr="009E5CF6">
        <w:rPr>
          <w:noProof/>
        </w:rPr>
        <w:tab/>
        <w:t xml:space="preserve"> A. Gangemi, N. Guarino, C. Masolo, A. Oltramari, and L. Schneider, "Sweetening ontologies with DOLCE," in </w:t>
      </w:r>
      <w:r w:rsidRPr="009E5CF6">
        <w:rPr>
          <w:i/>
          <w:noProof/>
        </w:rPr>
        <w:t>International Conference on Knowledge Engineering and Knowledge Management</w:t>
      </w:r>
      <w:r w:rsidRPr="009E5CF6">
        <w:rPr>
          <w:noProof/>
        </w:rPr>
        <w:t xml:space="preserve">, 2002: Springer, pp. 166-181. </w:t>
      </w:r>
    </w:p>
    <w:p w14:paraId="5CC9F859" w14:textId="77777777" w:rsidR="004B1E7B" w:rsidRPr="009E5CF6" w:rsidRDefault="004B1E7B" w:rsidP="004B1E7B">
      <w:pPr>
        <w:pStyle w:val="EndNoteBibliography"/>
        <w:framePr w:wrap="around" w:y="1"/>
        <w:ind w:left="720" w:hanging="720"/>
        <w:rPr>
          <w:noProof/>
        </w:rPr>
      </w:pPr>
      <w:r w:rsidRPr="009E5CF6">
        <w:rPr>
          <w:noProof/>
        </w:rPr>
        <w:t>[14]</w:t>
      </w:r>
      <w:r w:rsidRPr="009E5CF6">
        <w:rPr>
          <w:noProof/>
        </w:rPr>
        <w:tab/>
        <w:t xml:space="preserve">R. Arp, B. Smith, and A. D. Spear, </w:t>
      </w:r>
      <w:r w:rsidRPr="009E5CF6">
        <w:rPr>
          <w:i/>
          <w:noProof/>
        </w:rPr>
        <w:t>Building ontologies with basic formal ontology</w:t>
      </w:r>
      <w:r w:rsidRPr="009E5CF6">
        <w:rPr>
          <w:noProof/>
        </w:rPr>
        <w:t>. Mit Press, 2015.</w:t>
      </w:r>
    </w:p>
    <w:p w14:paraId="4B49646B" w14:textId="77777777" w:rsidR="004B1E7B" w:rsidRPr="009E5CF6" w:rsidRDefault="004B1E7B" w:rsidP="004B1E7B">
      <w:pPr>
        <w:pStyle w:val="EndNoteBibliography"/>
        <w:framePr w:wrap="around" w:y="1"/>
        <w:ind w:left="720" w:hanging="720"/>
        <w:rPr>
          <w:noProof/>
        </w:rPr>
      </w:pPr>
      <w:r w:rsidRPr="009E5CF6">
        <w:rPr>
          <w:noProof/>
        </w:rPr>
        <w:t>[15]</w:t>
      </w:r>
      <w:r w:rsidRPr="009E5CF6">
        <w:rPr>
          <w:noProof/>
        </w:rPr>
        <w:tab/>
        <w:t xml:space="preserve"> M. Katsumi and M. Fox, "Defining Activity Specifications in OWL," in </w:t>
      </w:r>
      <w:r w:rsidRPr="009E5CF6">
        <w:rPr>
          <w:i/>
          <w:noProof/>
        </w:rPr>
        <w:t>WOP@ ISWC</w:t>
      </w:r>
      <w:r w:rsidRPr="009E5CF6">
        <w:rPr>
          <w:noProof/>
        </w:rPr>
        <w:t xml:space="preserve">, 2017. </w:t>
      </w:r>
    </w:p>
    <w:p w14:paraId="599E40E6" w14:textId="77777777" w:rsidR="004B1E7B" w:rsidRPr="009E5CF6" w:rsidRDefault="004B1E7B" w:rsidP="004B1E7B">
      <w:pPr>
        <w:pStyle w:val="EndNoteBibliography"/>
        <w:framePr w:wrap="around" w:y="1"/>
        <w:ind w:left="720" w:hanging="720"/>
        <w:rPr>
          <w:noProof/>
        </w:rPr>
      </w:pPr>
      <w:r w:rsidRPr="009E5CF6">
        <w:rPr>
          <w:noProof/>
        </w:rPr>
        <w:t>[16]</w:t>
      </w:r>
      <w:r w:rsidRPr="009E5CF6">
        <w:rPr>
          <w:noProof/>
        </w:rPr>
        <w:tab/>
        <w:t>R. Kowalski and M. Sergot, "A logic-based calculus of events. NewGeneration Computing 4," ed, 1986.</w:t>
      </w:r>
    </w:p>
    <w:p w14:paraId="272CA434" w14:textId="77777777" w:rsidR="004B1E7B" w:rsidRPr="009E5CF6" w:rsidRDefault="004B1E7B" w:rsidP="004B1E7B">
      <w:pPr>
        <w:pStyle w:val="EndNoteBibliography"/>
        <w:framePr w:wrap="around" w:y="1"/>
        <w:ind w:left="720" w:hanging="720"/>
        <w:rPr>
          <w:noProof/>
        </w:rPr>
      </w:pPr>
      <w:r w:rsidRPr="009E5CF6">
        <w:rPr>
          <w:noProof/>
        </w:rPr>
        <w:t>[17]</w:t>
      </w:r>
      <w:r w:rsidRPr="009E5CF6">
        <w:rPr>
          <w:noProof/>
        </w:rPr>
        <w:tab/>
        <w:t xml:space="preserve">M. S. Fox, "Constraint-Directed Search: A Case Study of Job-Shop Scheduling," CARNEGIE-MELLON UNIV PITTSBURGH PA ROBOTICS INST, 1983. </w:t>
      </w:r>
    </w:p>
    <w:p w14:paraId="6223E847" w14:textId="004EC055" w:rsidR="004B1E7B" w:rsidRPr="004B1E7B" w:rsidRDefault="004B1E7B" w:rsidP="004B1E7B">
      <w:pPr>
        <w:rPr>
          <w:lang w:val="en-US" w:bidi="en-US"/>
        </w:rPr>
      </w:pPr>
      <w:r>
        <w:fldChar w:fldCharType="end"/>
      </w:r>
    </w:p>
    <w:p w14:paraId="5D1545EB" w14:textId="77777777" w:rsidR="00A13F13" w:rsidRPr="009E5CF6" w:rsidRDefault="00A13F13" w:rsidP="00A13F13">
      <w:pPr>
        <w:pStyle w:val="EndNoteBibliography"/>
        <w:framePr w:wrap="around"/>
        <w:ind w:left="720" w:hanging="720"/>
        <w:rPr>
          <w:noProof/>
        </w:rPr>
      </w:pPr>
      <w:r w:rsidRPr="009E5CF6">
        <w:rPr>
          <w:noProof/>
        </w:rPr>
        <w:lastRenderedPageBreak/>
        <w:t>[18]</w:t>
      </w:r>
      <w:r w:rsidRPr="009E5CF6">
        <w:rPr>
          <w:noProof/>
        </w:rPr>
        <w:tab/>
        <w:t xml:space="preserve">A. Sathi, M. S. Fox, and M. Greenberg, "Representation of activity knowledge for project management," </w:t>
      </w:r>
      <w:r w:rsidRPr="009E5CF6">
        <w:rPr>
          <w:i/>
          <w:noProof/>
        </w:rPr>
        <w:t xml:space="preserve">IEEE Transactions on pattern analysis and machine intelligence, </w:t>
      </w:r>
      <w:r w:rsidRPr="009E5CF6">
        <w:rPr>
          <w:noProof/>
        </w:rPr>
        <w:t>no. 5, pp. 531-552, 1985.</w:t>
      </w:r>
    </w:p>
    <w:p w14:paraId="1428250F" w14:textId="77777777" w:rsidR="00A13F13" w:rsidRPr="009E5CF6" w:rsidRDefault="00A13F13" w:rsidP="00A13F13">
      <w:pPr>
        <w:pStyle w:val="EndNoteBibliography"/>
        <w:framePr w:wrap="around"/>
        <w:ind w:left="720" w:hanging="720"/>
        <w:rPr>
          <w:noProof/>
        </w:rPr>
      </w:pPr>
      <w:r w:rsidRPr="009E5CF6">
        <w:rPr>
          <w:noProof/>
        </w:rPr>
        <w:t>[19]</w:t>
      </w:r>
      <w:r w:rsidRPr="009E5CF6">
        <w:rPr>
          <w:noProof/>
        </w:rPr>
        <w:tab/>
        <w:t xml:space="preserve">M. S. Fox and M. Gruninger, "Enterprise modeling," </w:t>
      </w:r>
      <w:r w:rsidRPr="009E5CF6">
        <w:rPr>
          <w:i/>
          <w:noProof/>
        </w:rPr>
        <w:t xml:space="preserve">AI magazine, </w:t>
      </w:r>
      <w:r w:rsidRPr="009E5CF6">
        <w:rPr>
          <w:noProof/>
        </w:rPr>
        <w:t>vol. 19, no. 3, pp. 109-109, 1998.</w:t>
      </w:r>
    </w:p>
    <w:p w14:paraId="73565DCC" w14:textId="3D56FF1E" w:rsidR="00A13F13" w:rsidRPr="009E5CF6" w:rsidRDefault="00A13F13" w:rsidP="00A13F13">
      <w:pPr>
        <w:pStyle w:val="EndNoteBibliography"/>
        <w:framePr w:wrap="around"/>
        <w:ind w:left="720" w:hanging="720"/>
        <w:rPr>
          <w:noProof/>
        </w:rPr>
      </w:pPr>
      <w:r w:rsidRPr="009E5CF6">
        <w:rPr>
          <w:noProof/>
        </w:rPr>
        <w:t>[20]</w:t>
      </w:r>
      <w:r w:rsidRPr="009E5CF6">
        <w:rPr>
          <w:noProof/>
        </w:rPr>
        <w:tab/>
        <w:t xml:space="preserve">M. Grüninger, "Using the PSL ontology," in </w:t>
      </w:r>
      <w:r w:rsidRPr="009E5CF6">
        <w:rPr>
          <w:i/>
          <w:noProof/>
        </w:rPr>
        <w:t>Handbook on Ontologies</w:t>
      </w:r>
      <w:r w:rsidRPr="009E5CF6">
        <w:rPr>
          <w:noProof/>
        </w:rPr>
        <w:t>: Springer, 2009, pp. 423-443.</w:t>
      </w:r>
    </w:p>
    <w:p w14:paraId="105E08D4" w14:textId="3DF7E31C" w:rsidR="009E5CF6" w:rsidRPr="009E5CF6" w:rsidRDefault="00BF257D" w:rsidP="004B1E7B">
      <w:pPr>
        <w:pStyle w:val="EndNoteBibliography"/>
        <w:keepLines/>
        <w:framePr w:wrap="around"/>
        <w:ind w:left="720" w:hanging="720"/>
        <w:rPr>
          <w:noProof/>
        </w:rPr>
      </w:pPr>
      <w:r>
        <w:fldChar w:fldCharType="begin"/>
      </w:r>
      <w:r>
        <w:instrText xml:space="preserve"> ADDIN EN.REFLIST </w:instrText>
      </w:r>
      <w:r>
        <w:fldChar w:fldCharType="separate"/>
      </w:r>
      <w:r w:rsidR="009E5CF6" w:rsidRPr="009E5CF6">
        <w:rPr>
          <w:noProof/>
        </w:rPr>
        <w:t>[21]</w:t>
      </w:r>
      <w:r w:rsidR="009E5CF6" w:rsidRPr="009E5CF6">
        <w:rPr>
          <w:noProof/>
        </w:rPr>
        <w:tab/>
        <w:t xml:space="preserve">M. S. Fox, "A foundation ontology for global city indicators," </w:t>
      </w:r>
      <w:r w:rsidR="009E5CF6" w:rsidRPr="009E5CF6">
        <w:rPr>
          <w:i/>
          <w:noProof/>
        </w:rPr>
        <w:t xml:space="preserve">University of Toronto, Toronto, Global Cities Institute, </w:t>
      </w:r>
      <w:r w:rsidR="009E5CF6" w:rsidRPr="009E5CF6">
        <w:rPr>
          <w:noProof/>
        </w:rPr>
        <w:t>2013.</w:t>
      </w:r>
    </w:p>
    <w:p w14:paraId="28AF6735" w14:textId="77777777" w:rsidR="009E5CF6" w:rsidRPr="009E5CF6" w:rsidRDefault="009E5CF6" w:rsidP="009E5CF6">
      <w:pPr>
        <w:pStyle w:val="EndNoteBibliography"/>
        <w:framePr w:wrap="around"/>
        <w:ind w:left="720" w:hanging="720"/>
        <w:rPr>
          <w:noProof/>
        </w:rPr>
      </w:pPr>
      <w:r w:rsidRPr="009E5CF6">
        <w:rPr>
          <w:noProof/>
        </w:rPr>
        <w:t>[22]</w:t>
      </w:r>
      <w:r w:rsidRPr="009E5CF6">
        <w:rPr>
          <w:noProof/>
        </w:rPr>
        <w:tab/>
        <w:t xml:space="preserve"> F. G. Fadel, M. S. Fox, and M. Gruninger, "A generic enterprise resource ontology," in </w:t>
      </w:r>
      <w:r w:rsidRPr="009E5CF6">
        <w:rPr>
          <w:i/>
          <w:noProof/>
        </w:rPr>
        <w:t>Proceedings of 3rd IEEE Workshop on Enabling Technologies: Infrastructure for Collaborative Enterprises</w:t>
      </w:r>
      <w:r w:rsidRPr="009E5CF6">
        <w:rPr>
          <w:noProof/>
        </w:rPr>
        <w:t xml:space="preserve">, 1994: IEEE, pp. 117-128. </w:t>
      </w:r>
    </w:p>
    <w:p w14:paraId="19A89C1D" w14:textId="77777777" w:rsidR="009E5CF6" w:rsidRPr="009E5CF6" w:rsidRDefault="009E5CF6" w:rsidP="009E5CF6">
      <w:pPr>
        <w:pStyle w:val="EndNoteBibliography"/>
        <w:framePr w:wrap="around"/>
        <w:ind w:left="720" w:hanging="720"/>
        <w:rPr>
          <w:noProof/>
        </w:rPr>
      </w:pPr>
      <w:r w:rsidRPr="009E5CF6">
        <w:rPr>
          <w:noProof/>
        </w:rPr>
        <w:t>[23]</w:t>
      </w:r>
      <w:r w:rsidRPr="009E5CF6">
        <w:rPr>
          <w:noProof/>
        </w:rPr>
        <w:tab/>
        <w:t xml:space="preserve"> T. Bittner and M. Donnelly, "Computational ontologies of parthood, componenthood, and containment," in </w:t>
      </w:r>
      <w:r w:rsidRPr="009E5CF6">
        <w:rPr>
          <w:i/>
          <w:noProof/>
        </w:rPr>
        <w:t>International Joint Conference on Artificial Intelligence</w:t>
      </w:r>
      <w:r w:rsidRPr="009E5CF6">
        <w:rPr>
          <w:noProof/>
        </w:rPr>
        <w:t xml:space="preserve">, 2005, vol. 19: Citeseer, p. 382. </w:t>
      </w:r>
    </w:p>
    <w:p w14:paraId="7E97A59C" w14:textId="1ED6701A" w:rsidR="009E5CF6" w:rsidRPr="009E5CF6" w:rsidRDefault="009E5CF6" w:rsidP="009E5CF6">
      <w:pPr>
        <w:pStyle w:val="EndNoteBibliography"/>
        <w:framePr w:wrap="around"/>
        <w:ind w:left="720" w:hanging="720"/>
        <w:rPr>
          <w:noProof/>
        </w:rPr>
      </w:pPr>
      <w:r w:rsidRPr="009E5CF6">
        <w:rPr>
          <w:noProof/>
        </w:rPr>
        <w:t>[24]</w:t>
      </w:r>
      <w:r w:rsidRPr="009E5CF6">
        <w:rPr>
          <w:noProof/>
        </w:rPr>
        <w:tab/>
        <w:t>A. Rector and C. Welty, "Simple Part–Whole Relations in OWL–W3C Editor’s Draft 11 Aug 2005," ed: W3C (</w:t>
      </w:r>
      <w:hyperlink r:id="rId49" w:history="1">
        <w:r w:rsidRPr="009E5CF6">
          <w:rPr>
            <w:rStyle w:val="Hyperlink"/>
            <w:noProof/>
          </w:rPr>
          <w:t>http://www</w:t>
        </w:r>
      </w:hyperlink>
      <w:r w:rsidRPr="009E5CF6">
        <w:rPr>
          <w:noProof/>
        </w:rPr>
        <w:t>. w3. org/2001/sw/BestPractices/OEP/SimplePartW-hole/), 2005.</w:t>
      </w:r>
    </w:p>
    <w:p w14:paraId="0B5C9EF6" w14:textId="77777777" w:rsidR="009E5CF6" w:rsidRPr="009E5CF6" w:rsidRDefault="009E5CF6" w:rsidP="009E5CF6">
      <w:pPr>
        <w:pStyle w:val="EndNoteBibliography"/>
        <w:framePr w:wrap="around"/>
        <w:ind w:left="720" w:hanging="720"/>
        <w:rPr>
          <w:noProof/>
        </w:rPr>
      </w:pPr>
      <w:r w:rsidRPr="009E5CF6">
        <w:rPr>
          <w:noProof/>
        </w:rPr>
        <w:t>[25]</w:t>
      </w:r>
      <w:r w:rsidRPr="009E5CF6">
        <w:rPr>
          <w:noProof/>
        </w:rPr>
        <w:tab/>
        <w:t xml:space="preserve"> Y. Ru and M. Gruninger, "Parts Unknown: Mereologies for Solid Physical Objects," in </w:t>
      </w:r>
      <w:r w:rsidRPr="009E5CF6">
        <w:rPr>
          <w:i/>
          <w:noProof/>
        </w:rPr>
        <w:t>JOWO</w:t>
      </w:r>
      <w:r w:rsidRPr="009E5CF6">
        <w:rPr>
          <w:noProof/>
        </w:rPr>
        <w:t xml:space="preserve">, 2017. </w:t>
      </w:r>
    </w:p>
    <w:p w14:paraId="0836F3C3" w14:textId="77777777" w:rsidR="009E5CF6" w:rsidRPr="009E5CF6" w:rsidRDefault="009E5CF6" w:rsidP="009E5CF6">
      <w:pPr>
        <w:pStyle w:val="EndNoteBibliography"/>
        <w:framePr w:wrap="around"/>
        <w:ind w:left="720" w:hanging="720"/>
        <w:rPr>
          <w:noProof/>
        </w:rPr>
      </w:pPr>
      <w:r w:rsidRPr="009E5CF6">
        <w:rPr>
          <w:noProof/>
        </w:rPr>
        <w:t>[26]</w:t>
      </w:r>
      <w:r w:rsidRPr="009E5CF6">
        <w:rPr>
          <w:noProof/>
        </w:rPr>
        <w:tab/>
        <w:t xml:space="preserve">H. Rijgersberg, M. Van Assem, and J. Top, "Ontology of units of measure and related concepts," </w:t>
      </w:r>
      <w:r w:rsidRPr="009E5CF6">
        <w:rPr>
          <w:i/>
          <w:noProof/>
        </w:rPr>
        <w:t xml:space="preserve">Semantic Web, </w:t>
      </w:r>
      <w:r w:rsidRPr="009E5CF6">
        <w:rPr>
          <w:noProof/>
        </w:rPr>
        <w:t>vol. 4, no. 1, pp. 3-13, 2013.</w:t>
      </w:r>
    </w:p>
    <w:p w14:paraId="1D91301A" w14:textId="77777777" w:rsidR="009E5CF6" w:rsidRPr="009E5CF6" w:rsidRDefault="009E5CF6" w:rsidP="009E5CF6">
      <w:pPr>
        <w:pStyle w:val="EndNoteBibliography"/>
        <w:framePr w:wrap="around"/>
        <w:ind w:left="720" w:hanging="720"/>
        <w:rPr>
          <w:noProof/>
        </w:rPr>
      </w:pPr>
      <w:r w:rsidRPr="009E5CF6">
        <w:rPr>
          <w:noProof/>
        </w:rPr>
        <w:t>[27]</w:t>
      </w:r>
      <w:r w:rsidRPr="009E5CF6">
        <w:rPr>
          <w:noProof/>
        </w:rPr>
        <w:tab/>
        <w:t xml:space="preserve"> M. S. Fox, M. Barbuceanu, and M. Gruninger, "An organisation ontology for enterprise modelling: preliminary concepts for linking structure and behaviour," in </w:t>
      </w:r>
      <w:r w:rsidRPr="009E5CF6">
        <w:rPr>
          <w:i/>
          <w:noProof/>
        </w:rPr>
        <w:t>Proceedings 4th IEEE Workshop on Enabling Technologies: Infrastructure for Collaborative Enterprises (WET ICE'95)</w:t>
      </w:r>
      <w:r w:rsidRPr="009E5CF6">
        <w:rPr>
          <w:noProof/>
        </w:rPr>
        <w:t xml:space="preserve">, 1995: IEEE, pp. 71-81. </w:t>
      </w:r>
    </w:p>
    <w:p w14:paraId="7E8D673F" w14:textId="77777777" w:rsidR="009E5CF6" w:rsidRPr="009E5CF6" w:rsidRDefault="009E5CF6" w:rsidP="009E5CF6">
      <w:pPr>
        <w:pStyle w:val="EndNoteBibliography"/>
        <w:framePr w:wrap="around"/>
        <w:ind w:left="720" w:hanging="720"/>
        <w:rPr>
          <w:noProof/>
        </w:rPr>
      </w:pPr>
      <w:r w:rsidRPr="009E5CF6">
        <w:rPr>
          <w:noProof/>
        </w:rPr>
        <w:t>[28]</w:t>
      </w:r>
      <w:r w:rsidRPr="009E5CF6">
        <w:rPr>
          <w:noProof/>
        </w:rPr>
        <w:tab/>
        <w:t>B. Lorenz, H. J. Ohlbach, and L. Yang, "Ontology of transportation networks," 2005.</w:t>
      </w:r>
    </w:p>
    <w:p w14:paraId="62D7670C" w14:textId="01DC1609" w:rsidR="009E5CF6" w:rsidRPr="009E5CF6" w:rsidRDefault="009E5CF6" w:rsidP="009E5CF6">
      <w:pPr>
        <w:pStyle w:val="EndNoteBibliography"/>
        <w:framePr w:wrap="around"/>
        <w:ind w:left="720" w:hanging="720"/>
        <w:rPr>
          <w:noProof/>
        </w:rPr>
      </w:pPr>
      <w:r w:rsidRPr="009E5CF6">
        <w:rPr>
          <w:noProof/>
        </w:rPr>
        <w:t>[29]</w:t>
      </w:r>
      <w:r w:rsidRPr="009E5CF6">
        <w:rPr>
          <w:noProof/>
        </w:rPr>
        <w:tab/>
        <w:t xml:space="preserve">S. Cox, A. Cuthbert, R. Lake, and R. Martell, "Geography markup language (GML) 2.0," </w:t>
      </w:r>
      <w:r w:rsidRPr="009E5CF6">
        <w:rPr>
          <w:i/>
          <w:noProof/>
        </w:rPr>
        <w:t xml:space="preserve">URL: </w:t>
      </w:r>
      <w:hyperlink r:id="rId50" w:history="1">
        <w:r w:rsidRPr="009E5CF6">
          <w:rPr>
            <w:rStyle w:val="Hyperlink"/>
            <w:i/>
            <w:noProof/>
          </w:rPr>
          <w:t>http://www</w:t>
        </w:r>
      </w:hyperlink>
      <w:r w:rsidRPr="009E5CF6">
        <w:rPr>
          <w:i/>
          <w:noProof/>
        </w:rPr>
        <w:t xml:space="preserve">. opengis. net/gml/01-029/GML2. html, </w:t>
      </w:r>
      <w:r w:rsidRPr="009E5CF6">
        <w:rPr>
          <w:noProof/>
        </w:rPr>
        <w:t>2001.</w:t>
      </w:r>
    </w:p>
    <w:p w14:paraId="715A7294" w14:textId="77777777" w:rsidR="009E5CF6" w:rsidRPr="009E5CF6" w:rsidRDefault="009E5CF6" w:rsidP="009E5CF6">
      <w:pPr>
        <w:pStyle w:val="EndNoteBibliography"/>
        <w:framePr w:wrap="around"/>
        <w:ind w:left="720" w:hanging="720"/>
        <w:rPr>
          <w:noProof/>
        </w:rPr>
      </w:pPr>
      <w:r w:rsidRPr="009E5CF6">
        <w:rPr>
          <w:noProof/>
        </w:rPr>
        <w:t>[30]</w:t>
      </w:r>
      <w:r w:rsidRPr="009E5CF6">
        <w:rPr>
          <w:noProof/>
        </w:rPr>
        <w:tab/>
        <w:t xml:space="preserve">N. Montenegro, J. C. Gomes, P. Urbano, and J. P. Duarte, "A land use planning ontology: LBCS," </w:t>
      </w:r>
      <w:r w:rsidRPr="009E5CF6">
        <w:rPr>
          <w:i/>
          <w:noProof/>
        </w:rPr>
        <w:t xml:space="preserve">Future Internet, </w:t>
      </w:r>
      <w:r w:rsidRPr="009E5CF6">
        <w:rPr>
          <w:noProof/>
        </w:rPr>
        <w:t>vol. 4, no. 1, pp. 65-82, 2012.</w:t>
      </w:r>
    </w:p>
    <w:p w14:paraId="04956E41" w14:textId="77777777" w:rsidR="009E5CF6" w:rsidRPr="009E5CF6" w:rsidRDefault="009E5CF6" w:rsidP="009E5CF6">
      <w:pPr>
        <w:pStyle w:val="EndNoteBibliography"/>
        <w:framePr w:wrap="around"/>
        <w:ind w:left="720" w:hanging="720"/>
        <w:rPr>
          <w:noProof/>
        </w:rPr>
      </w:pPr>
      <w:r w:rsidRPr="009E5CF6">
        <w:rPr>
          <w:noProof/>
        </w:rPr>
        <w:t>[31]</w:t>
      </w:r>
      <w:r w:rsidRPr="009E5CF6">
        <w:rPr>
          <w:noProof/>
        </w:rPr>
        <w:tab/>
        <w:t>S. Das, S. Sundara, and R. Cyganiak, "R2RML: RDB to RDF Mapping Language. W3C Recommendation (2012)," ed, 2016.</w:t>
      </w:r>
    </w:p>
    <w:p w14:paraId="05B02660" w14:textId="77777777" w:rsidR="009E5CF6" w:rsidRPr="009E5CF6" w:rsidRDefault="009E5CF6" w:rsidP="009E5CF6">
      <w:pPr>
        <w:pStyle w:val="EndNoteBibliography"/>
        <w:framePr w:wrap="around"/>
        <w:ind w:left="720" w:hanging="720"/>
        <w:rPr>
          <w:noProof/>
        </w:rPr>
      </w:pPr>
      <w:r w:rsidRPr="009E5CF6">
        <w:rPr>
          <w:noProof/>
        </w:rPr>
        <w:t>[32]</w:t>
      </w:r>
      <w:r w:rsidRPr="009E5CF6">
        <w:rPr>
          <w:noProof/>
        </w:rPr>
        <w:tab/>
        <w:t xml:space="preserve">C. A. Knoblock and P. Szekely, "Exploiting Semantics for Big Data Integration," </w:t>
      </w:r>
      <w:r w:rsidRPr="009E5CF6">
        <w:rPr>
          <w:i/>
          <w:noProof/>
        </w:rPr>
        <w:t xml:space="preserve">AI Magazine, </w:t>
      </w:r>
      <w:r w:rsidRPr="009E5CF6">
        <w:rPr>
          <w:noProof/>
        </w:rPr>
        <w:t>vol. 36, no. 1, 2015.</w:t>
      </w:r>
    </w:p>
    <w:p w14:paraId="548E9984" w14:textId="77777777" w:rsidR="009E5CF6" w:rsidRPr="009E5CF6" w:rsidRDefault="009E5CF6" w:rsidP="009E5CF6">
      <w:pPr>
        <w:pStyle w:val="EndNoteBibliography"/>
        <w:framePr w:wrap="around"/>
        <w:ind w:left="720" w:hanging="720"/>
        <w:rPr>
          <w:noProof/>
        </w:rPr>
      </w:pPr>
      <w:r w:rsidRPr="009E5CF6">
        <w:rPr>
          <w:noProof/>
        </w:rPr>
        <w:t>[33]</w:t>
      </w:r>
      <w:r w:rsidRPr="009E5CF6">
        <w:rPr>
          <w:noProof/>
        </w:rPr>
        <w:tab/>
        <w:t>G. Xiao</w:t>
      </w:r>
      <w:r w:rsidRPr="009E5CF6">
        <w:rPr>
          <w:i/>
          <w:noProof/>
        </w:rPr>
        <w:t xml:space="preserve"> et al.</w:t>
      </w:r>
      <w:r w:rsidRPr="009E5CF6">
        <w:rPr>
          <w:noProof/>
        </w:rPr>
        <w:t>, "Ontology-based data access: A survey," IJCAI Organization, 2018.</w:t>
      </w:r>
    </w:p>
    <w:p w14:paraId="1EA2B698" w14:textId="6343A9DA" w:rsidR="004B1E7B" w:rsidRPr="004B1E7B" w:rsidRDefault="004B1E7B" w:rsidP="004B1E7B">
      <w:pPr>
        <w:spacing w:after="200" w:line="276" w:lineRule="auto"/>
        <w:rPr>
          <w:rFonts w:asciiTheme="majorHAnsi" w:eastAsiaTheme="majorEastAsia" w:hAnsiTheme="majorHAnsi"/>
          <w:b/>
          <w:bCs/>
          <w:kern w:val="32"/>
          <w:szCs w:val="32"/>
          <w:lang w:val="en-US" w:bidi="en-US"/>
        </w:rPr>
      </w:pPr>
      <w:r>
        <w:br w:type="page"/>
      </w:r>
    </w:p>
    <w:p w14:paraId="0A9E8737" w14:textId="1DC23109" w:rsidR="00DE663F" w:rsidRDefault="00BF257D" w:rsidP="008C7F3C">
      <w:pPr>
        <w:pStyle w:val="Heading1"/>
        <w:numPr>
          <w:ilvl w:val="0"/>
          <w:numId w:val="63"/>
        </w:numPr>
      </w:pPr>
      <w:r>
        <w:lastRenderedPageBreak/>
        <w:fldChar w:fldCharType="end"/>
      </w:r>
      <w:bookmarkStart w:id="207" w:name="_Ref32405146"/>
      <w:bookmarkStart w:id="208" w:name="_Toc32993996"/>
      <w:r w:rsidR="00DE663F">
        <w:t>TASHA Data Mapping</w:t>
      </w:r>
      <w:bookmarkEnd w:id="207"/>
      <w:bookmarkEnd w:id="208"/>
    </w:p>
    <w:p w14:paraId="7EB61062" w14:textId="77777777" w:rsidR="00DE663F" w:rsidRDefault="00DE663F" w:rsidP="008C7F3C">
      <w:pPr>
        <w:pStyle w:val="ListParagraph"/>
        <w:numPr>
          <w:ilvl w:val="0"/>
          <w:numId w:val="35"/>
        </w:numPr>
        <w:rPr>
          <w:lang w:val="en-CA"/>
        </w:rPr>
      </w:pPr>
      <w:r>
        <w:rPr>
          <w:lang w:val="en-CA"/>
        </w:rPr>
        <w:t>Currently looking at modeling “microsim” output from TASHA</w:t>
      </w:r>
    </w:p>
    <w:p w14:paraId="299F83C7" w14:textId="77777777" w:rsidR="00DE663F" w:rsidRDefault="00DE663F" w:rsidP="008C7F3C">
      <w:pPr>
        <w:pStyle w:val="ListParagraph"/>
        <w:numPr>
          <w:ilvl w:val="0"/>
          <w:numId w:val="35"/>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EEDA151" w14:textId="0950C8CB" w:rsidR="00DE663F" w:rsidRDefault="00DE663F" w:rsidP="00DE663F">
      <w:r>
        <w:t xml:space="preserve">The </w:t>
      </w:r>
      <w:r w:rsidR="002660E6">
        <w:t xml:space="preserve">TASHA </w:t>
      </w:r>
      <w:r>
        <w:t>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2D52A294" w14:textId="77777777" w:rsidR="00DE663F" w:rsidRDefault="00DE663F" w:rsidP="002660E6">
      <w:pPr>
        <w:pStyle w:val="Heading2"/>
        <w:numPr>
          <w:ilvl w:val="0"/>
          <w:numId w:val="0"/>
        </w:numPr>
      </w:pPr>
      <w:bookmarkStart w:id="209" w:name="_Toc32993997"/>
      <w:r>
        <w:t>Mapping</w:t>
      </w:r>
      <w:bookmarkEnd w:id="209"/>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8C7F3C">
      <w:pPr>
        <w:pStyle w:val="ListParagraph"/>
        <w:numPr>
          <w:ilvl w:val="0"/>
          <w:numId w:val="36"/>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8C7F3C">
      <w:pPr>
        <w:pStyle w:val="ListParagraph"/>
        <w:numPr>
          <w:ilvl w:val="0"/>
          <w:numId w:val="36"/>
        </w:numPr>
      </w:pPr>
      <w:r>
        <w:t>Propose</w:t>
      </w:r>
      <w:r w:rsidR="007F61ED">
        <w:t xml:space="preserve"> an</w:t>
      </w:r>
      <w:r>
        <w:t xml:space="preserve"> extension of UrbanSystem.owl: UrbanSystemSimulation.owl</w:t>
      </w:r>
    </w:p>
    <w:p w14:paraId="70428924" w14:textId="77777777" w:rsidR="00DE663F" w:rsidRDefault="00DE663F" w:rsidP="008C7F3C">
      <w:pPr>
        <w:pStyle w:val="ListParagraph"/>
        <w:numPr>
          <w:ilvl w:val="1"/>
          <w:numId w:val="36"/>
        </w:numPr>
      </w:pPr>
      <w:r>
        <w:t>Introduce classes: model, simulation run etc…</w:t>
      </w:r>
    </w:p>
    <w:p w14:paraId="43940EA2" w14:textId="77777777" w:rsidR="00DE663F" w:rsidRDefault="00DE663F" w:rsidP="008C7F3C">
      <w:pPr>
        <w:pStyle w:val="ListParagraph"/>
        <w:numPr>
          <w:ilvl w:val="1"/>
          <w:numId w:val="36"/>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lastRenderedPageBreak/>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2660E6">
      <w:pPr>
        <w:pStyle w:val="Heading3"/>
        <w:numPr>
          <w:ilvl w:val="0"/>
          <w:numId w:val="0"/>
        </w:numPr>
      </w:pPr>
      <w:bookmarkStart w:id="210" w:name="_Toc32993998"/>
      <w:r>
        <w:t>Simulation Metadata</w:t>
      </w:r>
      <w:bookmarkEnd w:id="210"/>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8C7F3C">
      <w:pPr>
        <w:pStyle w:val="ListParagraph"/>
        <w:numPr>
          <w:ilvl w:val="0"/>
          <w:numId w:val="45"/>
        </w:numPr>
      </w:pPr>
      <w:r>
        <w:t>Determine whether output files of the simulation metadata exist (if not, request output of some basic metadata, e.g. date run, etc?).</w:t>
      </w:r>
    </w:p>
    <w:p w14:paraId="32032BA9" w14:textId="36537F8C" w:rsidR="007F61ED" w:rsidRPr="007F61ED" w:rsidRDefault="007F61ED" w:rsidP="008C7F3C">
      <w:pPr>
        <w:pStyle w:val="ListParagraph"/>
        <w:numPr>
          <w:ilvl w:val="1"/>
          <w:numId w:val="45"/>
        </w:numPr>
      </w:pPr>
      <w:r>
        <w:t>&lt;_:simulation_id&gt; a sim:Simulation; hasRunDateTime…</w:t>
      </w:r>
    </w:p>
    <w:p w14:paraId="0EB51D26" w14:textId="77777777" w:rsidR="00DE663F" w:rsidRDefault="00DE663F" w:rsidP="002660E6">
      <w:pPr>
        <w:pStyle w:val="Heading3"/>
        <w:numPr>
          <w:ilvl w:val="0"/>
          <w:numId w:val="0"/>
        </w:numPr>
      </w:pPr>
      <w:bookmarkStart w:id="211" w:name="_Toc32993999"/>
      <w:r>
        <w:t>Mississauga Zones</w:t>
      </w:r>
      <w:bookmarkEnd w:id="211"/>
    </w:p>
    <w:p w14:paraId="552BF9E5" w14:textId="4552D7C4" w:rsidR="00DE663F" w:rsidRDefault="00DE663F" w:rsidP="008C7F3C">
      <w:pPr>
        <w:pStyle w:val="ListParagraph"/>
        <w:numPr>
          <w:ilvl w:val="0"/>
          <w:numId w:val="39"/>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8C7F3C">
      <w:pPr>
        <w:pStyle w:val="ListParagraph"/>
        <w:numPr>
          <w:ilvl w:val="0"/>
          <w:numId w:val="39"/>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8C7F3C">
      <w:pPr>
        <w:pStyle w:val="ListParagraph"/>
        <w:numPr>
          <w:ilvl w:val="0"/>
          <w:numId w:val="39"/>
        </w:numPr>
      </w:pPr>
      <w:r>
        <w:t>&lt;name_transform&gt; spatialloc:hasGeometry [a Geometry; asWKT &lt;coordinates_transform&gt;].</w:t>
      </w:r>
    </w:p>
    <w:p w14:paraId="5EFF825E" w14:textId="77777777" w:rsidR="00DE663F" w:rsidRDefault="00DE663F" w:rsidP="002660E6">
      <w:pPr>
        <w:pStyle w:val="Heading3"/>
        <w:numPr>
          <w:ilvl w:val="0"/>
          <w:numId w:val="0"/>
        </w:numPr>
      </w:pPr>
      <w:bookmarkStart w:id="212" w:name="_Toc32994000"/>
      <w:r>
        <w:lastRenderedPageBreak/>
        <w:t>persons.csv</w:t>
      </w:r>
      <w:bookmarkEnd w:id="212"/>
    </w:p>
    <w:p w14:paraId="0B393B86" w14:textId="77777777" w:rsidR="00DE663F" w:rsidRDefault="00DE663F" w:rsidP="008C7F3C">
      <w:pPr>
        <w:pStyle w:val="ListParagraph"/>
        <w:numPr>
          <w:ilvl w:val="0"/>
          <w:numId w:val="36"/>
        </w:numPr>
      </w:pPr>
      <w:r>
        <w:t>-&gt; add &lt;simulation_id&gt; attribute; default value “dummy_sim_iri”</w:t>
      </w:r>
    </w:p>
    <w:p w14:paraId="2DAD4252" w14:textId="77777777" w:rsidR="00DE663F" w:rsidRDefault="00DE663F" w:rsidP="008C7F3C">
      <w:pPr>
        <w:pStyle w:val="ListParagraph"/>
        <w:numPr>
          <w:ilvl w:val="0"/>
          <w:numId w:val="36"/>
        </w:numPr>
      </w:pPr>
      <w:r>
        <w:t>Household_id:</w:t>
      </w:r>
      <w:r>
        <w:br/>
        <w:t>-&gt; &lt;household_id&gt; a household:HouseholdPD; sim:outputOfSimulation &lt;_:simulation_id&gt;</w:t>
      </w:r>
    </w:p>
    <w:p w14:paraId="6AD617EE" w14:textId="77777777" w:rsidR="00DE663F" w:rsidRDefault="00DE663F" w:rsidP="008C7F3C">
      <w:pPr>
        <w:pStyle w:val="ListParagraph"/>
        <w:numPr>
          <w:ilvl w:val="0"/>
          <w:numId w:val="36"/>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8C7F3C">
      <w:pPr>
        <w:pStyle w:val="ListParagraph"/>
        <w:numPr>
          <w:ilvl w:val="0"/>
          <w:numId w:val="36"/>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8C7F3C">
      <w:pPr>
        <w:pStyle w:val="ListParagraph"/>
        <w:numPr>
          <w:ilvl w:val="0"/>
          <w:numId w:val="36"/>
        </w:numPr>
      </w:pPr>
      <w:r>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8C7F3C">
      <w:pPr>
        <w:pStyle w:val="ListParagraph"/>
        <w:numPr>
          <w:ilvl w:val="0"/>
          <w:numId w:val="36"/>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8C7F3C">
      <w:pPr>
        <w:pStyle w:val="ListParagraph"/>
        <w:numPr>
          <w:ilvl w:val="0"/>
          <w:numId w:val="36"/>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r>
      <w:r>
        <w:lastRenderedPageBreak/>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8C7F3C">
      <w:pPr>
        <w:pStyle w:val="ListParagraph"/>
        <w:numPr>
          <w:ilvl w:val="0"/>
          <w:numId w:val="36"/>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51" w:history="1">
        <w:r w:rsidRPr="00E079EA">
          <w:rPr>
            <w:rStyle w:val="Hyperlink"/>
          </w:rPr>
          <w:t>http://ontology.eil.utoronto.ca/icity/Organization/FullTimeRegEmployee</w:t>
        </w:r>
      </w:hyperlink>
      <w:r>
        <w:br/>
      </w:r>
      <w:hyperlink r:id="rId52" w:history="1">
        <w:r w:rsidRPr="00E079EA">
          <w:rPr>
            <w:rStyle w:val="Hyperlink"/>
          </w:rPr>
          <w:t>http://ontology.eil.utoronto.ca/icity/Organization/FullTimeHomeEmployee</w:t>
        </w:r>
      </w:hyperlink>
      <w:r>
        <w:br/>
      </w:r>
      <w:hyperlink r:id="rId53" w:history="1">
        <w:r w:rsidRPr="00E079EA">
          <w:rPr>
            <w:rStyle w:val="Hyperlink"/>
          </w:rPr>
          <w:t>http://ontology.eil.utoronto.ca/icity/Organization/PartTimeRegEmployee</w:t>
        </w:r>
      </w:hyperlink>
      <w:r>
        <w:br/>
      </w:r>
      <w:hyperlink r:id="rId54"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8C7F3C">
      <w:pPr>
        <w:pStyle w:val="ListParagraph"/>
        <w:numPr>
          <w:ilvl w:val="0"/>
          <w:numId w:val="36"/>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8C7F3C">
      <w:pPr>
        <w:pStyle w:val="ListParagraph"/>
        <w:numPr>
          <w:ilvl w:val="0"/>
          <w:numId w:val="36"/>
        </w:numPr>
      </w:pPr>
      <w:r>
        <w:t>Free_parking (Boolean)</w:t>
      </w:r>
      <w:r>
        <w:rPr>
          <w:rStyle w:val="FootnoteReference"/>
        </w:rPr>
        <w:footnoteReference w:id="32"/>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8C7F3C">
      <w:pPr>
        <w:pStyle w:val="ListParagraph"/>
        <w:numPr>
          <w:ilvl w:val="0"/>
          <w:numId w:val="36"/>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lastRenderedPageBreak/>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5" w:history="1">
        <w:r w:rsidRPr="00E079EA">
          <w:rPr>
            <w:rStyle w:val="Hyperlink"/>
          </w:rPr>
          <w:t>http://ontology.eil.utoronto.ca/icity/Organization/PartTimeStudent</w:t>
        </w:r>
      </w:hyperlink>
      <w:r>
        <w:br/>
        <w:t>-&gt; &lt;person@t&gt; a &lt;student_transform&gt;</w:t>
      </w:r>
    </w:p>
    <w:p w14:paraId="27229A35" w14:textId="77777777" w:rsidR="00DE663F" w:rsidRDefault="00DE663F" w:rsidP="008C7F3C">
      <w:pPr>
        <w:pStyle w:val="ListParagraph"/>
        <w:numPr>
          <w:ilvl w:val="0"/>
          <w:numId w:val="36"/>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8C7F3C">
      <w:pPr>
        <w:pStyle w:val="ListParagraph"/>
        <w:numPr>
          <w:ilvl w:val="0"/>
          <w:numId w:val="36"/>
        </w:numPr>
      </w:pPr>
      <w:r w:rsidRPr="00571E1B">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8C7F3C">
      <w:pPr>
        <w:pStyle w:val="ListParagraph"/>
        <w:numPr>
          <w:ilvl w:val="0"/>
          <w:numId w:val="36"/>
        </w:numPr>
      </w:pPr>
      <w:r>
        <w:t>Weight: omitted</w:t>
      </w:r>
    </w:p>
    <w:p w14:paraId="3EE84284" w14:textId="77777777" w:rsidR="00DE663F" w:rsidRDefault="00DE663F" w:rsidP="008C7F3C">
      <w:pPr>
        <w:pStyle w:val="ListParagraph"/>
        <w:numPr>
          <w:ilvl w:val="0"/>
          <w:numId w:val="36"/>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lastRenderedPageBreak/>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8C7F3C">
      <w:pPr>
        <w:pStyle w:val="ListParagraph"/>
        <w:numPr>
          <w:ilvl w:val="0"/>
          <w:numId w:val="36"/>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8C7F3C">
      <w:pPr>
        <w:pStyle w:val="ListParagraph"/>
        <w:numPr>
          <w:ilvl w:val="1"/>
          <w:numId w:val="36"/>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8C7F3C">
      <w:pPr>
        <w:pStyle w:val="ListParagraph"/>
        <w:numPr>
          <w:ilvl w:val="1"/>
          <w:numId w:val="36"/>
        </w:numPr>
      </w:pPr>
      <w:r>
        <w:t>Feature1 (work loc)</w:t>
      </w:r>
    </w:p>
    <w:p w14:paraId="7423DB84" w14:textId="77777777" w:rsidR="00DE663F" w:rsidRDefault="00DE663F" w:rsidP="008C7F3C">
      <w:pPr>
        <w:pStyle w:val="ListParagraph"/>
        <w:numPr>
          <w:ilvl w:val="1"/>
          <w:numId w:val="36"/>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8C7F3C">
      <w:pPr>
        <w:pStyle w:val="ListParagraph"/>
        <w:numPr>
          <w:ilvl w:val="0"/>
          <w:numId w:val="37"/>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2660E6">
      <w:pPr>
        <w:pStyle w:val="Heading3"/>
        <w:numPr>
          <w:ilvl w:val="0"/>
          <w:numId w:val="0"/>
        </w:numPr>
      </w:pPr>
      <w:bookmarkStart w:id="213" w:name="_Toc32994001"/>
      <w:r>
        <w:t>trips.csv</w:t>
      </w:r>
      <w:bookmarkEnd w:id="213"/>
    </w:p>
    <w:p w14:paraId="4E1E3105" w14:textId="77777777" w:rsidR="00DE663F" w:rsidRDefault="00DE663F" w:rsidP="008C7F3C">
      <w:pPr>
        <w:pStyle w:val="ListParagraph"/>
        <w:numPr>
          <w:ilvl w:val="0"/>
          <w:numId w:val="38"/>
        </w:numPr>
      </w:pPr>
      <w:r>
        <w:t>-&gt; add &lt;simulation_id&gt; attribute; default value “dummy_sim_iri”</w:t>
      </w:r>
    </w:p>
    <w:p w14:paraId="774B6E4C" w14:textId="77777777" w:rsidR="00DE663F" w:rsidRDefault="00DE663F" w:rsidP="008C7F3C">
      <w:pPr>
        <w:pStyle w:val="ListParagraph"/>
        <w:numPr>
          <w:ilvl w:val="0"/>
          <w:numId w:val="38"/>
        </w:numPr>
      </w:pPr>
      <w:r>
        <w:t>Household_id:</w:t>
      </w:r>
      <w:r>
        <w:br/>
        <w:t>-&gt; &lt;household_id&gt; a household:HouseholdPD; sim:outputOfSimulation &lt;_:simulation_id&gt;</w:t>
      </w:r>
    </w:p>
    <w:p w14:paraId="23D33F84" w14:textId="77777777" w:rsidR="00DE663F" w:rsidRDefault="00DE663F" w:rsidP="008C7F3C">
      <w:pPr>
        <w:pStyle w:val="ListParagraph"/>
        <w:numPr>
          <w:ilvl w:val="0"/>
          <w:numId w:val="38"/>
        </w:numPr>
      </w:pPr>
      <w:r>
        <w:t>Person_id:</w:t>
      </w:r>
      <w:r>
        <w:br/>
        <w:t xml:space="preserve">-&gt; transform to create unique identifier: </w:t>
      </w:r>
      <w:r>
        <w:br/>
      </w:r>
      <w:r>
        <w:lastRenderedPageBreak/>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8C7F3C">
      <w:pPr>
        <w:pStyle w:val="ListParagraph"/>
        <w:numPr>
          <w:ilvl w:val="0"/>
          <w:numId w:val="38"/>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8C7F3C">
      <w:pPr>
        <w:pStyle w:val="ListParagraph"/>
        <w:numPr>
          <w:ilvl w:val="0"/>
          <w:numId w:val="38"/>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8C7F3C">
      <w:pPr>
        <w:pStyle w:val="ListParagraph"/>
        <w:numPr>
          <w:ilvl w:val="0"/>
          <w:numId w:val="38"/>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r>
      <w:r>
        <w:rPr>
          <w:lang w:val="en-CA"/>
        </w:rPr>
        <w:lastRenderedPageBreak/>
        <w:t>-&gt; &lt;_oact&gt; a activity:Activity; hasParticipant &lt;person@t&gt;; occursDirectlyBefore &lt;trip_id&gt;.</w:t>
      </w:r>
      <w:r>
        <w:rPr>
          <w:lang w:val="en-CA"/>
        </w:rPr>
        <w:br/>
        <w:t>-&gt; &lt;_oact&gt; a &lt;activity_transform&gt;.</w:t>
      </w:r>
    </w:p>
    <w:p w14:paraId="7481C6BB" w14:textId="77777777" w:rsidR="00DE663F" w:rsidRDefault="00DE663F" w:rsidP="008C7F3C">
      <w:pPr>
        <w:pStyle w:val="ListParagraph"/>
        <w:numPr>
          <w:ilvl w:val="0"/>
          <w:numId w:val="38"/>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t>-&gt; &lt;trip_id&gt; trip:endLoc [a spatialLoc:SpatialFeature; (inverse)(geo:contains) &lt;d_zone_transform&gt;]</w:t>
      </w:r>
    </w:p>
    <w:p w14:paraId="31B1F230" w14:textId="77777777" w:rsidR="00DE663F" w:rsidRDefault="00DE663F" w:rsidP="008C7F3C">
      <w:pPr>
        <w:pStyle w:val="ListParagraph"/>
        <w:numPr>
          <w:ilvl w:val="0"/>
          <w:numId w:val="38"/>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8C7F3C">
      <w:pPr>
        <w:pStyle w:val="ListParagraph"/>
        <w:numPr>
          <w:ilvl w:val="0"/>
          <w:numId w:val="38"/>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8C7F3C">
      <w:pPr>
        <w:pStyle w:val="ListParagraph"/>
        <w:numPr>
          <w:ilvl w:val="0"/>
          <w:numId w:val="37"/>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2660E6">
      <w:pPr>
        <w:pStyle w:val="Heading3"/>
        <w:numPr>
          <w:ilvl w:val="0"/>
          <w:numId w:val="0"/>
        </w:numPr>
      </w:pPr>
      <w:bookmarkStart w:id="214" w:name="_Toc32994002"/>
      <w:r>
        <w:lastRenderedPageBreak/>
        <w:t>trip_modes.csv</w:t>
      </w:r>
      <w:bookmarkEnd w:id="214"/>
    </w:p>
    <w:p w14:paraId="457768C4" w14:textId="3D4EA6A5" w:rsidR="00DE663F" w:rsidRDefault="009C262E" w:rsidP="008C7F3C">
      <w:pPr>
        <w:pStyle w:val="ListParagraph"/>
        <w:numPr>
          <w:ilvl w:val="0"/>
          <w:numId w:val="40"/>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3"/>
      </w:r>
      <w:r w:rsidR="00DE663F">
        <w:rPr>
          <w:lang w:val="en-CA"/>
        </w:rPr>
        <w:t xml:space="preserve"> &lt;_person@t&gt;.</w:t>
      </w:r>
    </w:p>
    <w:p w14:paraId="10FAF163" w14:textId="77777777" w:rsidR="00DE663F" w:rsidRDefault="00DE663F" w:rsidP="008C7F3C">
      <w:pPr>
        <w:pStyle w:val="ListParagraph"/>
        <w:numPr>
          <w:ilvl w:val="0"/>
          <w:numId w:val="40"/>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8C7F3C">
      <w:pPr>
        <w:pStyle w:val="ListParagraph"/>
        <w:numPr>
          <w:ilvl w:val="0"/>
          <w:numId w:val="40"/>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lastRenderedPageBreak/>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8C7F3C">
      <w:pPr>
        <w:pStyle w:val="ListParagraph"/>
        <w:numPr>
          <w:ilvl w:val="0"/>
          <w:numId w:val="44"/>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8C7F3C">
      <w:pPr>
        <w:pStyle w:val="ListParagraph"/>
        <w:numPr>
          <w:ilvl w:val="0"/>
          <w:numId w:val="40"/>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8C7F3C">
      <w:pPr>
        <w:pStyle w:val="ListParagraph"/>
        <w:numPr>
          <w:ilvl w:val="0"/>
          <w:numId w:val="43"/>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8C7F3C">
      <w:pPr>
        <w:pStyle w:val="ListParagraph"/>
        <w:numPr>
          <w:ilvl w:val="1"/>
          <w:numId w:val="43"/>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8C7F3C">
      <w:pPr>
        <w:pStyle w:val="ListParagraph"/>
        <w:numPr>
          <w:ilvl w:val="0"/>
          <w:numId w:val="43"/>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2660E6">
      <w:pPr>
        <w:pStyle w:val="Heading3"/>
        <w:numPr>
          <w:ilvl w:val="0"/>
          <w:numId w:val="0"/>
        </w:numPr>
      </w:pPr>
      <w:bookmarkStart w:id="215" w:name="_Toc32994003"/>
      <w:r>
        <w:lastRenderedPageBreak/>
        <w:t>trip_stations.csv</w:t>
      </w:r>
      <w:bookmarkEnd w:id="215"/>
    </w:p>
    <w:p w14:paraId="36776BFC" w14:textId="2558555A" w:rsidR="00DE663F" w:rsidRDefault="00DE663F" w:rsidP="008C7F3C">
      <w:pPr>
        <w:pStyle w:val="ListParagraph"/>
        <w:numPr>
          <w:ilvl w:val="0"/>
          <w:numId w:val="41"/>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8C7F3C">
      <w:pPr>
        <w:pStyle w:val="ListParagraph"/>
        <w:numPr>
          <w:ilvl w:val="0"/>
          <w:numId w:val="41"/>
        </w:numPr>
      </w:pPr>
      <w:r>
        <w:t>Household_id:</w:t>
      </w:r>
      <w:r>
        <w:br/>
        <w:t>-&gt;omitted</w:t>
      </w:r>
    </w:p>
    <w:p w14:paraId="403E8E47" w14:textId="77777777" w:rsidR="00DE663F" w:rsidRDefault="00DE663F" w:rsidP="008C7F3C">
      <w:pPr>
        <w:pStyle w:val="ListParagraph"/>
        <w:numPr>
          <w:ilvl w:val="0"/>
          <w:numId w:val="41"/>
        </w:numPr>
      </w:pPr>
      <w:r>
        <w:t>Person_id:</w:t>
      </w:r>
      <w:r>
        <w:br/>
        <w:t>-&gt; omitted</w:t>
      </w:r>
    </w:p>
    <w:p w14:paraId="6B56690B" w14:textId="77777777" w:rsidR="00561E84" w:rsidRDefault="00DE663F" w:rsidP="008C7F3C">
      <w:pPr>
        <w:pStyle w:val="ListParagraph"/>
        <w:numPr>
          <w:ilvl w:val="0"/>
          <w:numId w:val="41"/>
        </w:numPr>
        <w:rPr>
          <w:lang w:val="en-CA"/>
        </w:rPr>
      </w:pPr>
      <w:r>
        <w:rPr>
          <w:lang w:val="en-CA"/>
        </w:rPr>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8C7F3C">
      <w:pPr>
        <w:pStyle w:val="ListParagraph"/>
        <w:numPr>
          <w:ilvl w:val="0"/>
          <w:numId w:val="41"/>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8C7F3C">
      <w:pPr>
        <w:pStyle w:val="ListParagraph"/>
        <w:numPr>
          <w:ilvl w:val="0"/>
          <w:numId w:val="41"/>
        </w:numPr>
        <w:rPr>
          <w:lang w:val="en-CA"/>
        </w:rPr>
      </w:pPr>
      <w:r>
        <w:rPr>
          <w:lang w:val="en-CA"/>
        </w:rPr>
        <w:t>Direction: auto2transit or transit2auto</w:t>
      </w:r>
      <w:r>
        <w:rPr>
          <w:lang w:val="en-CA"/>
        </w:rPr>
        <w:br/>
        <w:t xml:space="preserve">The mode of these trips (we expect) is “DAT” (drive access to transit), however the direction field provides additional information about the subtrips that comprise the trip. If </w:t>
      </w:r>
      <w:r>
        <w:rPr>
          <w:lang w:val="en-CA"/>
        </w:rPr>
        <w:lastRenderedPageBreak/>
        <w:t>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6"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8C7F3C">
      <w:pPr>
        <w:pStyle w:val="ListParagraph"/>
        <w:numPr>
          <w:ilvl w:val="0"/>
          <w:numId w:val="41"/>
        </w:numPr>
        <w:rPr>
          <w:lang w:val="en-CA"/>
        </w:rPr>
      </w:pPr>
      <w:r>
        <w:rPr>
          <w:lang w:val="en-CA"/>
        </w:rPr>
        <w:t>Weight</w:t>
      </w:r>
      <w:r w:rsidR="004E3418">
        <w:rPr>
          <w:lang w:val="en-CA"/>
        </w:rPr>
        <w:t>: not mapped</w:t>
      </w:r>
    </w:p>
    <w:p w14:paraId="6E9DA727" w14:textId="77777777" w:rsidR="00DE663F" w:rsidRDefault="00DE663F" w:rsidP="002660E6">
      <w:pPr>
        <w:pStyle w:val="Heading3"/>
        <w:numPr>
          <w:ilvl w:val="0"/>
          <w:numId w:val="0"/>
        </w:numPr>
      </w:pPr>
      <w:bookmarkStart w:id="216" w:name="_Toc32994004"/>
      <w:r>
        <w:t>facilitate_passenger.csv</w:t>
      </w:r>
      <w:bookmarkEnd w:id="216"/>
    </w:p>
    <w:p w14:paraId="31226480" w14:textId="77777777" w:rsidR="00DE663F" w:rsidRDefault="00DE663F" w:rsidP="008C7F3C">
      <w:pPr>
        <w:pStyle w:val="ListParagraph"/>
        <w:numPr>
          <w:ilvl w:val="0"/>
          <w:numId w:val="42"/>
        </w:numPr>
        <w:rPr>
          <w:lang w:val="en-CA"/>
        </w:rPr>
      </w:pPr>
      <w:r>
        <w:rPr>
          <w:lang w:val="en-CA"/>
        </w:rPr>
        <w:t>Household_id: omitted (relationship captured in other data sources)</w:t>
      </w:r>
    </w:p>
    <w:p w14:paraId="0F765A8B" w14:textId="77777777" w:rsidR="00DE663F" w:rsidRDefault="00DE663F" w:rsidP="008C7F3C">
      <w:pPr>
        <w:pStyle w:val="ListParagraph"/>
        <w:numPr>
          <w:ilvl w:val="0"/>
          <w:numId w:val="42"/>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8C7F3C">
      <w:pPr>
        <w:pStyle w:val="ListParagraph"/>
        <w:numPr>
          <w:ilvl w:val="0"/>
          <w:numId w:val="42"/>
        </w:numPr>
        <w:rPr>
          <w:lang w:val="en-CA"/>
        </w:rPr>
      </w:pPr>
      <w:r>
        <w:rPr>
          <w:lang w:val="en-CA"/>
        </w:rPr>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r>
      <w:r>
        <w:rPr>
          <w:lang w:val="en-CA"/>
        </w:rPr>
        <w:lastRenderedPageBreak/>
        <w:t>&lt;passenger_trip_id_transform&gt; trip:hasPassenger &lt;_passenger_id@t&gt;; trip:hasDriver &lt;_driver_id@t&gt;</w:t>
      </w:r>
    </w:p>
    <w:p w14:paraId="1D3E5ACF" w14:textId="77777777" w:rsidR="00DE663F" w:rsidRDefault="00DE663F" w:rsidP="008C7F3C">
      <w:pPr>
        <w:pStyle w:val="ListParagraph"/>
        <w:numPr>
          <w:ilvl w:val="0"/>
          <w:numId w:val="42"/>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8C7F3C">
      <w:pPr>
        <w:pStyle w:val="ListParagraph"/>
        <w:numPr>
          <w:ilvl w:val="0"/>
          <w:numId w:val="42"/>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8C7F3C">
      <w:pPr>
        <w:pStyle w:val="ListParagraph"/>
        <w:numPr>
          <w:ilvl w:val="0"/>
          <w:numId w:val="42"/>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2660E6">
      <w:pPr>
        <w:pStyle w:val="Heading2"/>
      </w:pPr>
      <w:bookmarkStart w:id="217" w:name="_Toc32994005"/>
      <w:r>
        <w:t>Futur</w:t>
      </w:r>
      <w:r w:rsidR="004E3418">
        <w:t>e Work</w:t>
      </w:r>
      <w:bookmarkEnd w:id="217"/>
    </w:p>
    <w:p w14:paraId="2AD4A731" w14:textId="3842C11C" w:rsidR="009C262E" w:rsidRDefault="009C262E" w:rsidP="008C7F3C">
      <w:pPr>
        <w:pStyle w:val="ListParagraph"/>
        <w:numPr>
          <w:ilvl w:val="0"/>
          <w:numId w:val="47"/>
        </w:numPr>
      </w:pPr>
      <w:r>
        <w:t>Determine whether it’s possible to retrieve the intended simulation date</w:t>
      </w:r>
      <w:r>
        <w:rPr>
          <w:lang w:val="en-CA"/>
        </w:rPr>
        <w:t xml:space="preserve"> from the simulation metadata</w:t>
      </w:r>
    </w:p>
    <w:p w14:paraId="7190F77C" w14:textId="32AF58DC" w:rsidR="004E3418" w:rsidRDefault="004E3418" w:rsidP="008C7F3C">
      <w:pPr>
        <w:pStyle w:val="ListParagraph"/>
        <w:numPr>
          <w:ilvl w:val="0"/>
          <w:numId w:val="47"/>
        </w:numPr>
      </w:pPr>
      <w:r>
        <w:lastRenderedPageBreak/>
        <w:t xml:space="preserve">Station Correspondence: We </w:t>
      </w:r>
      <w:r w:rsidR="002660E6">
        <w:t>should</w:t>
      </w:r>
      <w:r>
        <w:t xml:space="preserve">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8C7F3C">
      <w:pPr>
        <w:pStyle w:val="ListParagraph"/>
        <w:numPr>
          <w:ilvl w:val="1"/>
          <w:numId w:val="47"/>
        </w:numPr>
        <w:rPr>
          <w:lang w:val="en-CA"/>
        </w:rPr>
      </w:pPr>
      <w:r>
        <w:rPr>
          <w:lang w:val="en-CA"/>
        </w:rPr>
        <w:t>Centroid_2016 (or Centroid_2011?)</w:t>
      </w:r>
    </w:p>
    <w:p w14:paraId="1FCEF984" w14:textId="77777777" w:rsidR="004E3418" w:rsidRDefault="004E3418" w:rsidP="008C7F3C">
      <w:pPr>
        <w:pStyle w:val="ListParagraph"/>
        <w:numPr>
          <w:ilvl w:val="1"/>
          <w:numId w:val="47"/>
        </w:numPr>
        <w:rPr>
          <w:lang w:val="en-CA"/>
        </w:rPr>
      </w:pPr>
      <w:r>
        <w:rPr>
          <w:lang w:val="en-CA"/>
        </w:rPr>
        <w:t>GTA2001Zone</w:t>
      </w:r>
    </w:p>
    <w:p w14:paraId="589CFE8D" w14:textId="18177128" w:rsidR="00ED58E7" w:rsidRDefault="00DE663F" w:rsidP="008C7F3C">
      <w:pPr>
        <w:pStyle w:val="ListParagraph"/>
        <w:numPr>
          <w:ilvl w:val="0"/>
          <w:numId w:val="46"/>
        </w:numPr>
      </w:pPr>
      <w:r>
        <w:t>In future work, the “weight” attribute should be incorporated into the mapping, as it relates to a particular simulation.</w:t>
      </w:r>
    </w:p>
    <w:p w14:paraId="488AC360" w14:textId="77777777" w:rsidR="002660E6" w:rsidRDefault="002660E6" w:rsidP="002660E6"/>
    <w:p w14:paraId="04D5E77E" w14:textId="77777777" w:rsidR="002660E6" w:rsidRDefault="002660E6" w:rsidP="002660E6"/>
    <w:p w14:paraId="364A8780" w14:textId="77777777" w:rsidR="002660E6" w:rsidRDefault="002660E6">
      <w:pPr>
        <w:spacing w:after="200" w:line="276" w:lineRule="auto"/>
      </w:pPr>
      <w:r>
        <w:br w:type="page"/>
      </w:r>
    </w:p>
    <w:p w14:paraId="5EA5D008" w14:textId="77777777" w:rsidR="000E5600" w:rsidRDefault="000E5600" w:rsidP="008C7F3C">
      <w:pPr>
        <w:pStyle w:val="Heading1"/>
        <w:numPr>
          <w:ilvl w:val="0"/>
          <w:numId w:val="63"/>
        </w:numPr>
      </w:pPr>
      <w:bookmarkStart w:id="218" w:name="_Ref31182931"/>
      <w:bookmarkStart w:id="219" w:name="_Toc32994006"/>
      <w:commentRangeStart w:id="220"/>
      <w:r>
        <w:lastRenderedPageBreak/>
        <w:t>Transit</w:t>
      </w:r>
      <w:commentRangeEnd w:id="220"/>
      <w:r w:rsidR="00663AFE">
        <w:rPr>
          <w:rStyle w:val="CommentReference"/>
          <w:rFonts w:asciiTheme="minorHAnsi" w:eastAsiaTheme="minorEastAsia" w:hAnsiTheme="minorHAnsi"/>
          <w:b w:val="0"/>
          <w:bCs w:val="0"/>
          <w:kern w:val="0"/>
        </w:rPr>
        <w:commentReference w:id="220"/>
      </w:r>
      <w:r>
        <w:t xml:space="preserve"> Data Mapping</w:t>
      </w:r>
      <w:bookmarkEnd w:id="218"/>
      <w:bookmarkEnd w:id="219"/>
    </w:p>
    <w:p w14:paraId="77FE896A" w14:textId="77777777" w:rsidR="000E5600" w:rsidRDefault="000E5600" w:rsidP="002660E6">
      <w:r>
        <w:t>Overview of datasets:</w:t>
      </w:r>
    </w:p>
    <w:p w14:paraId="7C719F90" w14:textId="77777777" w:rsidR="000E5600" w:rsidRDefault="000E5600" w:rsidP="008C7F3C">
      <w:pPr>
        <w:pStyle w:val="ListParagraph"/>
        <w:numPr>
          <w:ilvl w:val="0"/>
          <w:numId w:val="62"/>
        </w:numPr>
      </w:pPr>
      <w:r>
        <w:t>Subway delay data</w:t>
      </w:r>
    </w:p>
    <w:p w14:paraId="2E035305" w14:textId="77777777" w:rsidR="000E5600" w:rsidRDefault="000E5600" w:rsidP="008C7F3C">
      <w:pPr>
        <w:pStyle w:val="ListParagraph"/>
        <w:numPr>
          <w:ilvl w:val="0"/>
          <w:numId w:val="62"/>
        </w:numPr>
      </w:pPr>
      <w:r>
        <w:t>TTC schedule data (gtfs)</w:t>
      </w:r>
    </w:p>
    <w:p w14:paraId="5094BC75" w14:textId="77777777" w:rsidR="000E5600" w:rsidRPr="00092BFA" w:rsidRDefault="000E5600" w:rsidP="008C7F3C">
      <w:pPr>
        <w:pStyle w:val="ListParagraph"/>
        <w:numPr>
          <w:ilvl w:val="0"/>
          <w:numId w:val="62"/>
        </w:numPr>
      </w:pPr>
      <w:r>
        <w:t>Vehicle location data (nextbus / other)</w:t>
      </w:r>
    </w:p>
    <w:p w14:paraId="1ECCBDC6" w14:textId="56C25332" w:rsidR="002660E6" w:rsidRDefault="002660E6" w:rsidP="00EC2F24">
      <w:pPr>
        <w:pStyle w:val="Heading2"/>
        <w:numPr>
          <w:ilvl w:val="0"/>
          <w:numId w:val="0"/>
        </w:numPr>
      </w:pPr>
      <w:r>
        <w:br/>
      </w:r>
      <w:bookmarkStart w:id="221" w:name="_Toc32994007"/>
      <w:r>
        <w:t>Subway &amp; SRT Logs (December 2018)</w:t>
      </w:r>
      <w:bookmarkEnd w:id="221"/>
    </w:p>
    <w:p w14:paraId="2F9920C2" w14:textId="77777777" w:rsidR="002660E6" w:rsidRDefault="002660E6" w:rsidP="002660E6">
      <w:r>
        <w:t>To do: match the Station and Line values with the identifiers defined in gtfs.</w:t>
      </w:r>
    </w:p>
    <w:p w14:paraId="208A856D" w14:textId="77777777" w:rsidR="002660E6" w:rsidRDefault="002660E6" w:rsidP="008C7F3C">
      <w:pPr>
        <w:pStyle w:val="ListParagraph"/>
        <w:numPr>
          <w:ilvl w:val="0"/>
          <w:numId w:val="60"/>
        </w:numPr>
      </w:pPr>
      <w:r>
        <w:t>Date, Time: the date/time of the incident</w:t>
      </w:r>
      <w:r>
        <w:br/>
        <w:t>Modify the date value to the xsd:date format</w:t>
      </w:r>
      <w:r>
        <w:br/>
        <w:t>date = getValue("Date")</w:t>
      </w:r>
    </w:p>
    <w:p w14:paraId="7D2D5CFE" w14:textId="77777777" w:rsidR="002660E6" w:rsidRDefault="002660E6" w:rsidP="002660E6">
      <w:pPr>
        <w:pStyle w:val="ListParagraph"/>
      </w:pPr>
      <w:r>
        <w:t>return datetime.datetime.strptime(date, '%m/%d/%y').strftime('%Y-%m-%d')</w:t>
      </w:r>
      <w:r>
        <w:br/>
      </w:r>
      <w:r>
        <w:br/>
        <w:t>Combine and transform these values into xsd:DateTimeStamp format</w:t>
      </w:r>
      <w:r>
        <w:br/>
      </w:r>
      <w:r w:rsidRPr="005C5E54">
        <w:rPr>
          <w:rFonts w:ascii="Courier" w:hAnsi="Courier"/>
          <w:sz w:val="20"/>
          <w:lang w:val="en-CA"/>
        </w:rPr>
        <w:t>return getValue("</w:t>
      </w:r>
      <w:r>
        <w:rPr>
          <w:rFonts w:ascii="Courier" w:hAnsi="Courier"/>
          <w:sz w:val="20"/>
          <w:lang w:val="en-CA"/>
        </w:rPr>
        <w:t>xsddate</w:t>
      </w:r>
      <w:r w:rsidRPr="005C5E54">
        <w:rPr>
          <w:rFonts w:ascii="Courier" w:hAnsi="Courier"/>
          <w:sz w:val="20"/>
          <w:lang w:val="en-CA"/>
        </w:rPr>
        <w:t>") + "T" + getValue("Time") + "-05:00"</w:t>
      </w:r>
      <w:r>
        <w:br/>
        <w:t xml:space="preserve">-&gt; &lt;_incident&gt; a transit:TransitIncident; activity:beginOf [a time:Instant; time:inXSDDateTimeStamp &lt;date_time_stamp_transform&gt;] </w:t>
      </w:r>
    </w:p>
    <w:p w14:paraId="50557788" w14:textId="77777777" w:rsidR="002660E6" w:rsidRDefault="002660E6" w:rsidP="008C7F3C">
      <w:pPr>
        <w:pStyle w:val="ListParagraph"/>
        <w:numPr>
          <w:ilvl w:val="0"/>
          <w:numId w:val="60"/>
        </w:numPr>
      </w:pPr>
      <w:r>
        <w:t>Day: the day of week of the incident</w:t>
      </w:r>
      <w:r>
        <w:br/>
        <w:t>Transform to schema.org day of week format:</w:t>
      </w:r>
    </w:p>
    <w:p w14:paraId="79D76E99" w14:textId="77777777" w:rsidR="002660E6" w:rsidRDefault="002660E6" w:rsidP="002660E6">
      <w:pPr>
        <w:pStyle w:val="ListParagraph"/>
      </w:pPr>
      <w:r w:rsidRPr="00244CD4">
        <w:t>return "http://schema.org/" + getValue("Day")</w:t>
      </w:r>
      <w:r>
        <w:br/>
        <w:t>-&gt; &lt;_incident&gt; a transit:TransitIncident; activity:beginOf [a time:Instant; time:inXSDDateTimeStamp &lt;Day_transform&gt;^^xsd:dateTimeStamp]</w:t>
      </w:r>
    </w:p>
    <w:p w14:paraId="58BAEDC0" w14:textId="77777777" w:rsidR="002660E6" w:rsidRDefault="002660E6" w:rsidP="008C7F3C">
      <w:pPr>
        <w:pStyle w:val="ListParagraph"/>
        <w:numPr>
          <w:ilvl w:val="0"/>
          <w:numId w:val="60"/>
        </w:numPr>
      </w:pPr>
      <w:r>
        <w:t>Station</w:t>
      </w:r>
      <w:r>
        <w:br/>
      </w:r>
      <w:r w:rsidRPr="0053386D">
        <w:rPr>
          <w:b/>
        </w:rPr>
        <w:t>Note</w:t>
      </w:r>
      <w:r>
        <w:t>: while station attribute values do match for the stop names specified in the gtfs files, they are defined at a higher level, whereas gtfs specifies multiple stop points for a given station. In the future, there may be a need to automate the formal relationship between the stations and the gtfs stops they contain. It would also be useful to integrate the subway station names with the actual associated location (shape info) of the stations, if available.</w:t>
      </w:r>
      <w:r>
        <w:br/>
        <w:t xml:space="preserve">-&gt; &lt;_incident&gt; transit:associatedWithStop </w:t>
      </w:r>
      <w:r>
        <w:rPr>
          <w:iCs/>
        </w:rPr>
        <w:t>_:stopbnode [foaf:name</w:t>
      </w:r>
      <w:r>
        <w:t xml:space="preserve"> &lt;station&gt;].</w:t>
      </w:r>
    </w:p>
    <w:p w14:paraId="163FB67E" w14:textId="77777777" w:rsidR="002660E6" w:rsidRDefault="002660E6" w:rsidP="008C7F3C">
      <w:pPr>
        <w:pStyle w:val="ListParagraph"/>
        <w:numPr>
          <w:ilvl w:val="0"/>
          <w:numId w:val="60"/>
        </w:numPr>
      </w:pPr>
      <w:r>
        <w:lastRenderedPageBreak/>
        <w:t>Code</w:t>
      </w:r>
      <w:r>
        <w:br/>
        <w:t>-&gt; &lt;_incident&gt; transit:hasIncidentCode &lt;code&gt;</w:t>
      </w:r>
    </w:p>
    <w:p w14:paraId="2548CE26" w14:textId="77777777" w:rsidR="002660E6" w:rsidRDefault="002660E6" w:rsidP="008C7F3C">
      <w:pPr>
        <w:pStyle w:val="ListParagraph"/>
        <w:numPr>
          <w:ilvl w:val="0"/>
          <w:numId w:val="60"/>
        </w:numPr>
      </w:pPr>
      <w:r>
        <w:t>Min Delay: the delay caused by the incident in minutes, or more accurately – the length of the incident in minutes.</w:t>
      </w:r>
      <w:r>
        <w:br/>
        <w:t>-&gt; &lt;_incident&gt; activity:occursAt [a time:Interval; time:hasDurationDescription [a time:GeneralDurationDescription; time:minutes &lt;Min Delay&gt;]]</w:t>
      </w:r>
    </w:p>
    <w:p w14:paraId="7519617E" w14:textId="77777777" w:rsidR="002660E6" w:rsidRDefault="002660E6" w:rsidP="008C7F3C">
      <w:pPr>
        <w:pStyle w:val="ListParagraph"/>
        <w:numPr>
          <w:ilvl w:val="0"/>
          <w:numId w:val="60"/>
        </w:numPr>
      </w:pPr>
      <w:r>
        <w:t xml:space="preserve">Min Gap: the gap following the incident in minutes. </w:t>
      </w:r>
      <w:r w:rsidRPr="00EA0E14">
        <w:t>Not</w:t>
      </w:r>
      <w:r>
        <w:t>e that</w:t>
      </w:r>
      <w:r w:rsidRPr="00EA0E14">
        <w:t xml:space="preserve"> </w:t>
      </w:r>
      <w:r>
        <w:t>this value represents the resulting gap; i.e. from the time of the delay until after it is resolved and the next train arrives at the station.</w:t>
      </w:r>
      <w:r>
        <w:br/>
        <w:t>-&gt; &lt;_incident&gt; causedGap [a time:Interval; time:hasDurationDescription [a time:GeneralDurationDescription; time:minutes &lt;Min Delay&gt;]]</w:t>
      </w:r>
    </w:p>
    <w:p w14:paraId="69BE08DF" w14:textId="77777777" w:rsidR="002660E6" w:rsidRDefault="002660E6" w:rsidP="008C7F3C">
      <w:pPr>
        <w:pStyle w:val="ListParagraph"/>
        <w:numPr>
          <w:ilvl w:val="0"/>
          <w:numId w:val="60"/>
        </w:numPr>
      </w:pPr>
      <w:commentRangeStart w:id="222"/>
      <w:r w:rsidRPr="00AC2530">
        <w:rPr>
          <w:highlight w:val="yellow"/>
        </w:rPr>
        <w:t>Bound</w:t>
      </w:r>
      <w:r>
        <w:t>: optional route property?</w:t>
      </w:r>
      <w:r>
        <w:br/>
      </w:r>
      <w:r w:rsidRPr="00911A73">
        <w:rPr>
          <w:highlight w:val="yellow"/>
        </w:rPr>
        <w:t>-&gt; to do</w:t>
      </w:r>
      <w:r>
        <w:t>: add boundCardinalDirection as optional property (complimentary to isInbound property for routes)</w:t>
      </w:r>
      <w:commentRangeEnd w:id="222"/>
      <w:r>
        <w:rPr>
          <w:rStyle w:val="CommentReference"/>
          <w:rFonts w:ascii="Times New Roman" w:eastAsia="Times New Roman" w:hAnsi="Times New Roman"/>
          <w:lang w:val="en-CA"/>
        </w:rPr>
        <w:commentReference w:id="222"/>
      </w:r>
      <w:r>
        <w:br/>
      </w:r>
      <w:r w:rsidRPr="00911A73">
        <w:rPr>
          <w:highlight w:val="yellow"/>
        </w:rPr>
        <w:t>-&gt; Future work:</w:t>
      </w:r>
      <w:r>
        <w:t xml:space="preserve"> the value of this attribute might be applied to identify the involved stop point (e.g. which station platform) more precisely.</w:t>
      </w:r>
    </w:p>
    <w:p w14:paraId="3A6734A5" w14:textId="77777777" w:rsidR="002660E6" w:rsidRDefault="002660E6" w:rsidP="008C7F3C">
      <w:pPr>
        <w:pStyle w:val="ListParagraph"/>
        <w:numPr>
          <w:ilvl w:val="0"/>
          <w:numId w:val="60"/>
        </w:numPr>
      </w:pPr>
      <w:r>
        <w:t>Line: (specialized) route</w:t>
      </w:r>
    </w:p>
    <w:p w14:paraId="245B6B6B" w14:textId="77777777" w:rsidR="002660E6" w:rsidRDefault="002660E6" w:rsidP="002660E6">
      <w:pPr>
        <w:pStyle w:val="ListParagraph"/>
      </w:pPr>
      <w:r>
        <w:t>Transform Line names into corresponding gtfs route ids:</w:t>
      </w:r>
    </w:p>
    <w:p w14:paraId="6234BAAA" w14:textId="77777777" w:rsidR="002660E6" w:rsidRDefault="002660E6" w:rsidP="002660E6">
      <w:pPr>
        <w:pStyle w:val="ListParagraph"/>
        <w:ind w:left="1440"/>
      </w:pPr>
      <w:r>
        <w:t>line = getValue("Line")</w:t>
      </w:r>
    </w:p>
    <w:p w14:paraId="1BEA00F3" w14:textId="77777777" w:rsidR="002660E6" w:rsidRDefault="002660E6" w:rsidP="002660E6">
      <w:pPr>
        <w:pStyle w:val="ListParagraph"/>
        <w:ind w:left="1440"/>
      </w:pPr>
      <w:r>
        <w:t>if (line == "YU"):</w:t>
      </w:r>
    </w:p>
    <w:p w14:paraId="7B33210C" w14:textId="77777777" w:rsidR="002660E6" w:rsidRDefault="002660E6" w:rsidP="002660E6">
      <w:pPr>
        <w:pStyle w:val="ListParagraph"/>
        <w:ind w:left="1440"/>
      </w:pPr>
      <w:r>
        <w:t xml:space="preserve">    return "55305"</w:t>
      </w:r>
    </w:p>
    <w:p w14:paraId="7387C118" w14:textId="77777777" w:rsidR="002660E6" w:rsidRDefault="002660E6" w:rsidP="002660E6">
      <w:pPr>
        <w:pStyle w:val="ListParagraph"/>
        <w:ind w:left="1440"/>
      </w:pPr>
      <w:r>
        <w:t>if (line == "BD"):</w:t>
      </w:r>
    </w:p>
    <w:p w14:paraId="3A0799C0" w14:textId="77777777" w:rsidR="002660E6" w:rsidRDefault="002660E6" w:rsidP="002660E6">
      <w:pPr>
        <w:pStyle w:val="ListParagraph"/>
        <w:ind w:left="1440"/>
      </w:pPr>
      <w:r>
        <w:t xml:space="preserve">    return "55306"</w:t>
      </w:r>
    </w:p>
    <w:p w14:paraId="50A2211B" w14:textId="77777777" w:rsidR="002660E6" w:rsidRDefault="002660E6" w:rsidP="002660E6">
      <w:pPr>
        <w:pStyle w:val="ListParagraph"/>
        <w:ind w:left="1440"/>
      </w:pPr>
      <w:r>
        <w:t>if (line == "SRT"):</w:t>
      </w:r>
    </w:p>
    <w:p w14:paraId="76DCF826" w14:textId="77777777" w:rsidR="002660E6" w:rsidRDefault="002660E6" w:rsidP="002660E6">
      <w:pPr>
        <w:pStyle w:val="ListParagraph"/>
        <w:ind w:left="1440"/>
      </w:pPr>
      <w:r>
        <w:t xml:space="preserve">    return "55307"</w:t>
      </w:r>
    </w:p>
    <w:p w14:paraId="1628C6DD" w14:textId="77777777" w:rsidR="002660E6" w:rsidRDefault="002660E6" w:rsidP="002660E6">
      <w:pPr>
        <w:pStyle w:val="ListParagraph"/>
        <w:ind w:left="1440"/>
      </w:pPr>
      <w:r>
        <w:t>if (line == "SHP"):</w:t>
      </w:r>
    </w:p>
    <w:p w14:paraId="3561C5E8" w14:textId="77777777" w:rsidR="002660E6" w:rsidRDefault="002660E6" w:rsidP="002660E6">
      <w:pPr>
        <w:pStyle w:val="ListParagraph"/>
        <w:ind w:left="1440"/>
      </w:pPr>
      <w:r>
        <w:t xml:space="preserve">    return "55308"</w:t>
      </w:r>
    </w:p>
    <w:p w14:paraId="02F222E9" w14:textId="77777777" w:rsidR="002660E6" w:rsidRDefault="002660E6" w:rsidP="002660E6">
      <w:pPr>
        <w:pStyle w:val="ListParagraph"/>
      </w:pPr>
      <w:r>
        <w:t>-&gt; &lt;_incident&gt; associatedWithTrip [a TransitTrip; transit:occursOn [a Route; manifestationOf &lt;line_transform&gt;]].</w:t>
      </w:r>
    </w:p>
    <w:p w14:paraId="1E31FF04" w14:textId="77777777" w:rsidR="002660E6" w:rsidRDefault="002660E6" w:rsidP="002660E6">
      <w:pPr>
        <w:pStyle w:val="ListParagraph"/>
      </w:pPr>
      <w:r>
        <w:t>&lt;line_transform&gt; a RoutePD.</w:t>
      </w:r>
    </w:p>
    <w:p w14:paraId="7F110309" w14:textId="77777777" w:rsidR="002660E6" w:rsidRDefault="002660E6" w:rsidP="008C7F3C">
      <w:pPr>
        <w:pStyle w:val="ListParagraph"/>
        <w:numPr>
          <w:ilvl w:val="0"/>
          <w:numId w:val="60"/>
        </w:numPr>
      </w:pPr>
      <w:r>
        <w:lastRenderedPageBreak/>
        <w:t>Vehicle: the vehicle involved in the incident</w:t>
      </w:r>
      <w:r>
        <w:br/>
        <w:t>-&gt; &lt;_incident&gt; associatedWithTrip [a TransitTrip; viaVehicle [a TransitVehicle; hasTransitVehicleId &lt;Vehicle&gt;]</w:t>
      </w:r>
    </w:p>
    <w:p w14:paraId="4AAE6528" w14:textId="77777777" w:rsidR="002660E6" w:rsidRDefault="002660E6" w:rsidP="002660E6"/>
    <w:p w14:paraId="1F6B9729" w14:textId="77777777" w:rsidR="002660E6" w:rsidRDefault="002660E6" w:rsidP="002660E6">
      <w:pPr>
        <w:ind w:left="360"/>
        <w:rPr>
          <w:rFonts w:ascii="Times" w:eastAsiaTheme="minorHAnsi" w:hAnsi="Times" w:cstheme="minorBidi"/>
        </w:rPr>
      </w:pPr>
      <w:r>
        <w:t>If required, approach to modify values to define new IRIs:</w:t>
      </w:r>
    </w:p>
    <w:p w14:paraId="7D92BB62" w14:textId="77777777" w:rsidR="002660E6" w:rsidRDefault="002660E6" w:rsidP="002660E6">
      <w:pPr>
        <w:ind w:left="360"/>
      </w:pPr>
      <w:r>
        <w:t>Create new columns for: stationIRI, incidentIRI, transitTripIRI, transitVehicleIRI, intervalIRI, instantIRI</w:t>
      </w:r>
    </w:p>
    <w:p w14:paraId="012BA75A" w14:textId="77777777" w:rsidR="002660E6" w:rsidRDefault="002660E6" w:rsidP="008C7F3C">
      <w:pPr>
        <w:pStyle w:val="ListParagraph"/>
        <w:numPr>
          <w:ilvl w:val="0"/>
          <w:numId w:val="50"/>
        </w:numPr>
        <w:rPr>
          <w:lang w:val="en-CA"/>
        </w:rPr>
      </w:pPr>
      <w:r>
        <w:rPr>
          <w:lang w:val="en-CA"/>
        </w:rPr>
        <w:t>Modify station values for creation of stationIRI:</w:t>
      </w:r>
      <w:r>
        <w:rPr>
          <w:lang w:val="en-CA"/>
        </w:rPr>
        <w:br/>
      </w:r>
      <w:r w:rsidRPr="00AB08C3">
        <w:rPr>
          <w:lang w:val="en-CA"/>
        </w:rPr>
        <w:t>x = getValue("Station")</w:t>
      </w:r>
      <w:r>
        <w:rPr>
          <w:lang w:val="en-CA"/>
        </w:rPr>
        <w:br/>
      </w:r>
      <w:r w:rsidRPr="00AB08C3">
        <w:rPr>
          <w:lang w:val="en-CA"/>
        </w:rPr>
        <w:t>x=x.replace(" ","")</w:t>
      </w:r>
      <w:r>
        <w:rPr>
          <w:lang w:val="en-CA"/>
        </w:rPr>
        <w:br/>
      </w:r>
      <w:r w:rsidRPr="00AB08C3">
        <w:rPr>
          <w:lang w:val="en-CA"/>
        </w:rPr>
        <w:t>x=re.sub('[()]','-',x)</w:t>
      </w:r>
      <w:r>
        <w:rPr>
          <w:lang w:val="en-CA"/>
        </w:rPr>
        <w:br/>
      </w:r>
      <w:r w:rsidRPr="00AB08C3">
        <w:rPr>
          <w:lang w:val="en-CA"/>
        </w:rPr>
        <w:t>return x</w:t>
      </w:r>
    </w:p>
    <w:p w14:paraId="02BFC7D8" w14:textId="77777777" w:rsidR="002660E6" w:rsidRPr="006F3D44" w:rsidRDefault="002660E6" w:rsidP="008C7F3C">
      <w:pPr>
        <w:pStyle w:val="ListParagraph"/>
        <w:numPr>
          <w:ilvl w:val="0"/>
          <w:numId w:val="50"/>
        </w:numPr>
        <w:rPr>
          <w:lang w:val="en-CA"/>
        </w:rPr>
      </w:pPr>
      <w:r>
        <w:rPr>
          <w:lang w:val="en-CA"/>
        </w:rPr>
        <w:t>Generate incident IRI based on station &amp; dates (with ‘:’ omitted); generate trip and vehicle IRIs as a function of the incident IRI, e.g.:</w:t>
      </w:r>
      <w:r>
        <w:rPr>
          <w:lang w:val="en-CA"/>
        </w:rPr>
        <w:br/>
      </w:r>
      <w:r w:rsidRPr="006F3D44">
        <w:rPr>
          <w:lang w:val="en-CA"/>
        </w:rPr>
        <w:t>datetime = getValue("XSDDateTime")</w:t>
      </w:r>
      <w:r>
        <w:rPr>
          <w:lang w:val="en-CA"/>
        </w:rPr>
        <w:br/>
      </w:r>
      <w:r w:rsidRPr="006F3D44">
        <w:rPr>
          <w:lang w:val="en-CA"/>
        </w:rPr>
        <w:t>datetime=datetime.replace(":","")</w:t>
      </w:r>
      <w:r>
        <w:rPr>
          <w:lang w:val="en-CA"/>
        </w:rPr>
        <w:br/>
      </w:r>
      <w:r w:rsidRPr="006F3D44">
        <w:rPr>
          <w:lang w:val="en-CA"/>
        </w:rPr>
        <w:t>return "</w:t>
      </w:r>
      <w:r>
        <w:rPr>
          <w:lang w:val="en-CA"/>
        </w:rPr>
        <w:t>incident</w:t>
      </w:r>
      <w:r w:rsidRPr="006F3D44">
        <w:rPr>
          <w:lang w:val="en-CA"/>
        </w:rPr>
        <w:t>" + datetime</w:t>
      </w:r>
    </w:p>
    <w:p w14:paraId="12625A07" w14:textId="77777777" w:rsidR="002660E6" w:rsidRDefault="002660E6" w:rsidP="002660E6"/>
    <w:p w14:paraId="62247221" w14:textId="77777777" w:rsidR="002660E6" w:rsidRPr="00EC2F24" w:rsidRDefault="002660E6" w:rsidP="00EC2F24">
      <w:pPr>
        <w:pStyle w:val="Heading2"/>
        <w:numPr>
          <w:ilvl w:val="0"/>
          <w:numId w:val="0"/>
        </w:numPr>
      </w:pPr>
      <w:bookmarkStart w:id="223" w:name="_Toc32994008"/>
      <w:r w:rsidRPr="00EC2F24">
        <w:t>AVL Data (TTC NVAS XML Feed)</w:t>
      </w:r>
      <w:bookmarkEnd w:id="223"/>
    </w:p>
    <w:p w14:paraId="2B3B344B" w14:textId="77777777" w:rsidR="002660E6" w:rsidRDefault="002660E6" w:rsidP="002660E6">
      <w:r>
        <w:t>Provides near-live, historical, and predicted transit vehicle locations.</w:t>
      </w:r>
    </w:p>
    <w:p w14:paraId="1951EA61" w14:textId="77777777" w:rsidR="002660E6" w:rsidRDefault="002660E6" w:rsidP="002660E6">
      <w:r>
        <w:t xml:space="preserve">For the purposes of mapping design, we will use the 501 Streetcar data as example, loading the following into Karma as a web service url: </w:t>
      </w:r>
      <w:r w:rsidRPr="00690558">
        <w:t>http://webservices.nextbus.com/service/publicXMLFeed?command=</w:t>
      </w:r>
      <w:r>
        <w:t>vehicleLocations...</w:t>
      </w:r>
    </w:p>
    <w:p w14:paraId="76994980" w14:textId="77777777" w:rsidR="002660E6" w:rsidRDefault="002660E6" w:rsidP="002660E6">
      <w:r>
        <w:t>With the additional specification of the t parameter, we can query 15 minutes prior to some point in time (e.g. to retrieve a snapshot of the vehicles’ locations shortly after some subway incident).</w:t>
      </w:r>
    </w:p>
    <w:p w14:paraId="71A5B187" w14:textId="77777777" w:rsidR="002660E6" w:rsidRDefault="002660E6" w:rsidP="002660E6">
      <w:r>
        <w:t>In order to obtain a complete picture, we will need to retrieve the data for all bus routes within the time period of interest.</w:t>
      </w:r>
    </w:p>
    <w:p w14:paraId="7C9875F6" w14:textId="77777777" w:rsidR="002660E6" w:rsidRDefault="002660E6" w:rsidP="002660E6">
      <w:r>
        <w:t xml:space="preserve">For example, a subway delay of 40 minutes occurred on May 1, 2018 at 10:05 AM. Therefore to begin examining vehicle locations of interest, we can request data specifying the corresponding t </w:t>
      </w:r>
      <w:r>
        <w:lastRenderedPageBreak/>
        <w:t>parameter (latest time of update) by, let’s say 10 minutes later (May 1, 2018 at 10:15AM) in epoch time: t=</w:t>
      </w:r>
      <w:r w:rsidRPr="00A530EF">
        <w:t>1525184100</w:t>
      </w:r>
      <w:r>
        <w:t>.</w:t>
      </w:r>
    </w:p>
    <w:p w14:paraId="7FF24A2F" w14:textId="77777777" w:rsidR="002660E6" w:rsidRDefault="00C96635" w:rsidP="002660E6">
      <w:pPr>
        <w:ind w:left="360"/>
      </w:pPr>
      <w:hyperlink r:id="rId57" w:history="1">
        <w:r w:rsidR="002660E6" w:rsidRPr="00DC784F">
          <w:rPr>
            <w:rStyle w:val="Hyperlink"/>
          </w:rPr>
          <w:t>http://webservices.nextbus.com/service/publicXMLFeed?command=vehicleLocations&amp;a=ttc&amp;r=501&amp;t=1525184100000</w:t>
        </w:r>
      </w:hyperlink>
    </w:p>
    <w:p w14:paraId="0D14FBF7" w14:textId="77777777" w:rsidR="002660E6" w:rsidRDefault="002660E6" w:rsidP="002660E6">
      <w:r>
        <w:t xml:space="preserve">Note that the XML feed requires the specification of a route (the “r” parameter), therefore in order to retrieve and map the required location data for a particular scenario (e.g. the question of the locations of shuttle buses following a service), we will need identify all route ids of interest (e.g. bus routes) and the time window(s) of interest (e.g. after a subway delay), and script a retrieval of the required data (and its translation into an ontology-base formalism). </w:t>
      </w:r>
    </w:p>
    <w:p w14:paraId="7912F530" w14:textId="77777777" w:rsidR="002660E6" w:rsidRDefault="002660E6" w:rsidP="002660E6">
      <w:r>
        <w:t xml:space="preserve">Detailed documentation on the feed is available at: </w:t>
      </w:r>
      <w:hyperlink r:id="rId58" w:history="1">
        <w:r w:rsidRPr="00F03834">
          <w:rPr>
            <w:rStyle w:val="Hyperlink"/>
          </w:rPr>
          <w:t>http://www.nextbus.com/xmlFeedDocs/NextBusXMLFeed.pdf</w:t>
        </w:r>
      </w:hyperlink>
      <w:r>
        <w:t>.The mapping with respect to the output from an arbitrary route is defined below. Note that this may change slightly with the retrieval and storage of NextBus feed data into a database.</w:t>
      </w:r>
    </w:p>
    <w:p w14:paraId="6755370F" w14:textId="77777777" w:rsidR="002660E6" w:rsidRPr="008A1F8C" w:rsidRDefault="002660E6" w:rsidP="008C7F3C">
      <w:pPr>
        <w:pStyle w:val="ListParagraph"/>
        <w:numPr>
          <w:ilvl w:val="0"/>
          <w:numId w:val="59"/>
        </w:numPr>
        <w:rPr>
          <w:strike/>
        </w:rPr>
      </w:pPr>
      <w:r w:rsidRPr="008A1F8C">
        <w:rPr>
          <w:strike/>
        </w:rPr>
        <w:t>lastTime</w:t>
      </w:r>
      <w:r>
        <w:rPr>
          <w:strike/>
        </w:rPr>
        <w:t xml:space="preserve"> </w:t>
      </w:r>
      <w:r w:rsidRPr="008A1F8C">
        <w:t>GPSTime</w:t>
      </w:r>
      <w:r>
        <w:t xml:space="preserve"> in XML feed collection</w:t>
      </w:r>
      <w:r>
        <w:br/>
      </w:r>
    </w:p>
    <w:p w14:paraId="4B2E27C5" w14:textId="77777777" w:rsidR="002660E6" w:rsidRDefault="002660E6" w:rsidP="008C7F3C">
      <w:pPr>
        <w:pStyle w:val="ListParagraph"/>
        <w:numPr>
          <w:ilvl w:val="0"/>
          <w:numId w:val="59"/>
        </w:numPr>
      </w:pPr>
      <w:r>
        <w:t>vehicle id</w:t>
      </w:r>
      <w:r>
        <w:br/>
        <w:t>-&gt; &lt;vehicle_id&gt; a &lt;transit:TransitVehiclePD&gt;; change:hasManifesation [a transit:TransitVehicle&gt;</w:t>
      </w:r>
    </w:p>
    <w:p w14:paraId="44B88AEE" w14:textId="77777777" w:rsidR="002660E6" w:rsidRDefault="002660E6" w:rsidP="008C7F3C">
      <w:pPr>
        <w:pStyle w:val="ListParagraph"/>
        <w:numPr>
          <w:ilvl w:val="0"/>
          <w:numId w:val="59"/>
        </w:numPr>
      </w:pPr>
      <w:r>
        <w:t>vehicle dirTag: omitted</w:t>
      </w:r>
    </w:p>
    <w:p w14:paraId="76B6A88B" w14:textId="77777777" w:rsidR="002660E6" w:rsidRDefault="002660E6" w:rsidP="008C7F3C">
      <w:pPr>
        <w:pStyle w:val="ListParagraph"/>
        <w:numPr>
          <w:ilvl w:val="0"/>
          <w:numId w:val="59"/>
        </w:numPr>
      </w:pPr>
      <w:r>
        <w:t>vehicle heading: omitted</w:t>
      </w:r>
      <w:r>
        <w:br/>
      </w:r>
      <w:r w:rsidRPr="00335DBB">
        <w:rPr>
          <w:highlight w:val="yellow"/>
        </w:rPr>
        <w:t>to discuss: include direction information in ontology? dirTag, heading?</w:t>
      </w:r>
    </w:p>
    <w:p w14:paraId="586CE5C3" w14:textId="77777777" w:rsidR="002660E6" w:rsidRDefault="002660E6" w:rsidP="008C7F3C">
      <w:pPr>
        <w:pStyle w:val="ListParagraph"/>
        <w:numPr>
          <w:ilvl w:val="0"/>
          <w:numId w:val="59"/>
        </w:numPr>
      </w:pPr>
      <w:r>
        <w:t>vehicle lat, vehicle lon</w:t>
      </w:r>
      <w:r>
        <w:br/>
        <w:t>transform to capture the location in a single field in WKT format</w:t>
      </w:r>
      <w:r>
        <w:br/>
        <w:t>vehicle_lat_lon_transform:</w:t>
      </w:r>
      <w:r>
        <w:br/>
      </w:r>
      <w:r w:rsidRPr="007813F8">
        <w:t>return "POINT(" + getValue("lat") + " " + getValue("lon") + ")</w:t>
      </w:r>
      <w:r>
        <w:t>^^</w:t>
      </w:r>
      <w:r w:rsidRPr="005F2421">
        <w:t xml:space="preserve"> &lt;http://www.opengis.net/ont/geosparql#wktLiteral&gt;</w:t>
      </w:r>
      <w:r w:rsidRPr="007813F8">
        <w:t>"</w:t>
      </w:r>
      <w:r>
        <w:br/>
        <w:t>-&gt; &lt;vehicle_id&gt; change:hasManifestation [a transit:TransitVehicle; hasLocation [a geosparql:Feature; geosparql:hasGeometry [a sf:Point; geosparql:asWKT &lt;vehicle_lat_lon_transform&gt;]]]</w:t>
      </w:r>
      <w:r>
        <w:br/>
        <w:t>-&gt; artificial blank node required for Feature (Karma bug): &lt;loc_blanknode&gt;</w:t>
      </w:r>
    </w:p>
    <w:p w14:paraId="64B7610D" w14:textId="77777777" w:rsidR="002660E6" w:rsidRDefault="002660E6" w:rsidP="002660E6">
      <w:pPr>
        <w:pStyle w:val="ListParagraph"/>
        <w:ind w:left="1440"/>
      </w:pPr>
      <w:r w:rsidRPr="00701C65">
        <w:t>return "_:feature" + getValue("id") + "_" + getValue("GPStime")</w:t>
      </w:r>
    </w:p>
    <w:p w14:paraId="6A13092F" w14:textId="77777777" w:rsidR="002660E6" w:rsidRDefault="002660E6" w:rsidP="008C7F3C">
      <w:pPr>
        <w:pStyle w:val="ListParagraph"/>
        <w:numPr>
          <w:ilvl w:val="0"/>
          <w:numId w:val="59"/>
        </w:numPr>
      </w:pPr>
      <w:r>
        <w:lastRenderedPageBreak/>
        <w:t>predictable</w:t>
      </w:r>
      <w:r>
        <w:br/>
        <w:t>(omitted)</w:t>
      </w:r>
    </w:p>
    <w:p w14:paraId="77544BA1" w14:textId="77777777" w:rsidR="002660E6" w:rsidRDefault="002660E6" w:rsidP="008C7F3C">
      <w:pPr>
        <w:pStyle w:val="ListParagraph"/>
        <w:numPr>
          <w:ilvl w:val="0"/>
          <w:numId w:val="59"/>
        </w:numPr>
      </w:pPr>
      <w:r>
        <w:t xml:space="preserve">routeTag: specifies the route name that the vehicle is on: relationship with vehicle block; </w:t>
      </w:r>
      <w:r>
        <w:rPr>
          <w:i/>
        </w:rPr>
        <w:t xml:space="preserve">as well as </w:t>
      </w:r>
      <w:r>
        <w:t>existence of trip viaVehicle. Note this is distinct from the route id assigned by gtfs.</w:t>
      </w:r>
      <w:r>
        <w:br/>
        <w:t>-&gt; &lt;_:vehicle@t&gt; transit:onRoute &lt;routeTag&gt;.</w:t>
      </w:r>
      <w:r>
        <w:br/>
        <w:t>&lt;routeTag&gt; a transit:Route.</w:t>
      </w:r>
      <w:r>
        <w:br/>
        <w:t>also -&gt;</w:t>
      </w:r>
      <w:r w:rsidRPr="00AE1A56">
        <w:t xml:space="preserve"> </w:t>
      </w:r>
      <w:r>
        <w:t>_</w:t>
      </w:r>
      <w:r w:rsidRPr="00AE1A56">
        <w:rPr>
          <w:iCs/>
        </w:rPr>
        <w:t>:transittrip a transit:TransitTrip.</w:t>
      </w:r>
      <w:r w:rsidRPr="00AE1A56">
        <w:rPr>
          <w:iCs/>
        </w:rPr>
        <w:br/>
        <w:t>:transittrip trip:occursOn transit:Route; trip:viaVehicle &lt;</w:t>
      </w:r>
      <w:r w:rsidRPr="00AE1A56">
        <w:t>_:vehicle@t&gt;</w:t>
      </w:r>
    </w:p>
    <w:p w14:paraId="77E64D7B" w14:textId="77777777" w:rsidR="002660E6" w:rsidRDefault="002660E6" w:rsidP="008C7F3C">
      <w:pPr>
        <w:pStyle w:val="ListParagraph"/>
        <w:numPr>
          <w:ilvl w:val="0"/>
          <w:numId w:val="59"/>
        </w:numPr>
      </w:pPr>
      <w:r>
        <w:t>secsSince Report: can be used in conjunction with lastTime to calculate a timestamp for the location</w:t>
      </w:r>
      <w:r>
        <w:br/>
        <w:t>transform: GPSTime – secsSince Report =&gt; epoch time of vehicle location</w:t>
      </w:r>
    </w:p>
    <w:p w14:paraId="59375A66" w14:textId="77777777" w:rsidR="002660E6" w:rsidRDefault="002660E6" w:rsidP="002660E6">
      <w:pPr>
        <w:ind w:left="1440"/>
      </w:pPr>
      <w:r>
        <w:t>import time</w:t>
      </w:r>
    </w:p>
    <w:p w14:paraId="3B93D87E" w14:textId="77777777" w:rsidR="002660E6" w:rsidRDefault="002660E6" w:rsidP="002660E6">
      <w:pPr>
        <w:ind w:left="1440"/>
      </w:pPr>
      <w:r>
        <w:t>diff = int(getValue("secsSinceReport"))</w:t>
      </w:r>
    </w:p>
    <w:p w14:paraId="31E520A8" w14:textId="77777777" w:rsidR="002660E6" w:rsidRDefault="002660E6" w:rsidP="002660E6">
      <w:pPr>
        <w:ind w:left="1440"/>
      </w:pPr>
      <w:r>
        <w:t>gpstime= int(getValue("GPStime"))</w:t>
      </w:r>
    </w:p>
    <w:p w14:paraId="3E22A06D" w14:textId="77777777" w:rsidR="002660E6" w:rsidRDefault="002660E6" w:rsidP="002660E6">
      <w:pPr>
        <w:ind w:left="1440"/>
      </w:pPr>
      <w:r>
        <w:t>t = gpstime - diff</w:t>
      </w:r>
    </w:p>
    <w:p w14:paraId="517155CE" w14:textId="77777777" w:rsidR="002660E6" w:rsidRDefault="002660E6" w:rsidP="002660E6">
      <w:pPr>
        <w:ind w:left="1440"/>
      </w:pPr>
      <w:r>
        <w:t>return str(datetime.datetime.utcfromtimestamp(t).isoformat()) + "Z"</w:t>
      </w:r>
    </w:p>
    <w:p w14:paraId="03F5A25F" w14:textId="77777777" w:rsidR="002660E6" w:rsidRDefault="002660E6" w:rsidP="002660E6">
      <w:pPr>
        <w:ind w:left="1440"/>
      </w:pPr>
      <w:r>
        <w:t>#assumes the datetime conversion outputs UTC time</w:t>
      </w:r>
    </w:p>
    <w:p w14:paraId="0162C486" w14:textId="77777777" w:rsidR="002660E6" w:rsidRDefault="002660E6" w:rsidP="002660E6">
      <w:pPr>
        <w:ind w:left="1440"/>
      </w:pPr>
      <w:r>
        <w:t>#for local time use .fromtimestamp and append "+05:00"</w:t>
      </w:r>
    </w:p>
    <w:p w14:paraId="4519EA06" w14:textId="77777777" w:rsidR="002660E6" w:rsidRDefault="002660E6" w:rsidP="002660E6">
      <w:pPr>
        <w:ind w:left="1080"/>
      </w:pPr>
      <w:r>
        <w:t>-&gt; transform gpstime to create blank nodes for vehicle and trip intervals &lt;v_interval_blanknode&gt;, &lt;trip_interval_blanknode&gt;:</w:t>
      </w:r>
      <w:r>
        <w:br/>
      </w:r>
      <w:r w:rsidRPr="00A64A05">
        <w:t>return "_:</w:t>
      </w:r>
      <w:r>
        <w:t>interval_v_</w:t>
      </w:r>
      <w:r w:rsidRPr="00A64A05">
        <w:t>" + getValue("GPStime") + getValue("secsSinceReport")</w:t>
      </w:r>
      <w:r>
        <w:br/>
        <w:t>-&gt;  &lt;_:vehicle@t&gt; change:existsAt [a time:Interval; time:inside [a time:Instant; time:inXSDDateTimeStamp &lt;t_transform&gt;]].</w:t>
      </w:r>
    </w:p>
    <w:p w14:paraId="0E33BB81" w14:textId="77777777" w:rsidR="002660E6" w:rsidRPr="00CA2F4D" w:rsidRDefault="002660E6" w:rsidP="002660E6">
      <w:pPr>
        <w:ind w:left="1080"/>
      </w:pPr>
      <w:r>
        <w:t>-&gt;  &lt;_:transittrip&gt; activity:occursAt [a time:Interval; time:inside  [a time:Instant; time:inXSDDateTimeStamp &lt;t_transform&gt;]].</w:t>
      </w:r>
    </w:p>
    <w:p w14:paraId="71AD0233" w14:textId="77777777" w:rsidR="002660E6" w:rsidRPr="00EC2F24" w:rsidRDefault="002660E6" w:rsidP="00EC2F24">
      <w:pPr>
        <w:pStyle w:val="Heading2"/>
        <w:numPr>
          <w:ilvl w:val="0"/>
          <w:numId w:val="0"/>
        </w:numPr>
      </w:pPr>
      <w:bookmarkStart w:id="224" w:name="_Toc32994009"/>
      <w:r w:rsidRPr="00EC2F24">
        <w:t>TTC Routes &amp; Schedules (gtfs)</w:t>
      </w:r>
      <w:bookmarkEnd w:id="224"/>
    </w:p>
    <w:p w14:paraId="153A6387" w14:textId="77777777" w:rsidR="002660E6" w:rsidRDefault="002660E6" w:rsidP="002660E6">
      <w:r>
        <w:t xml:space="preserve">Note: see </w:t>
      </w:r>
      <w:hyperlink r:id="rId59" w:history="1">
        <w:r w:rsidRPr="00DC784F">
          <w:rPr>
            <w:rStyle w:val="Hyperlink"/>
          </w:rPr>
          <w:t>https://www.nature.com/articles/sdata201889</w:t>
        </w:r>
      </w:hyperlink>
      <w:r>
        <w:t xml:space="preserve"> for an example of processing and filtering gtfs data</w:t>
      </w:r>
    </w:p>
    <w:p w14:paraId="7C08F566" w14:textId="77777777" w:rsidR="002660E6" w:rsidRDefault="002660E6" w:rsidP="002660E6">
      <w:r>
        <w:rPr>
          <w:b/>
        </w:rPr>
        <w:t>Revision to original mapping:</w:t>
      </w:r>
      <w:r>
        <w:t xml:space="preserve"> </w:t>
      </w:r>
    </w:p>
    <w:p w14:paraId="7EBB5591" w14:textId="77777777" w:rsidR="002660E6" w:rsidRDefault="002660E6" w:rsidP="008C7F3C">
      <w:pPr>
        <w:pStyle w:val="ListParagraph"/>
        <w:numPr>
          <w:ilvl w:val="0"/>
          <w:numId w:val="61"/>
        </w:numPr>
      </w:pPr>
      <w:r>
        <w:lastRenderedPageBreak/>
        <w:t>an incorrect generation of blank nodes in the mapping was identified. To remedy this, all future revisions to this mapping should generate regular IRIs (not blank nodes) for known but unidentified objects.</w:t>
      </w:r>
    </w:p>
    <w:p w14:paraId="73CEA444" w14:textId="77777777" w:rsidR="002660E6" w:rsidRDefault="002660E6" w:rsidP="008C7F3C">
      <w:pPr>
        <w:pStyle w:val="ListParagraph"/>
        <w:numPr>
          <w:ilvl w:val="0"/>
          <w:numId w:val="61"/>
        </w:numPr>
      </w:pPr>
      <w:r>
        <w:t>Required addition of location datatype</w:t>
      </w:r>
      <w:r>
        <w:rPr>
          <w:rStyle w:val="FootnoteReference"/>
        </w:rPr>
        <w:footnoteReference w:id="34"/>
      </w:r>
      <w:r>
        <w:t xml:space="preserve"> to accommodate AllegroGraph’s geospatial reasoning properties</w:t>
      </w:r>
      <w:r>
        <w:rPr>
          <w:rStyle w:val="FootnoteReference"/>
        </w:rPr>
        <w:footnoteReference w:id="35"/>
      </w:r>
      <w:r>
        <w:t>.</w:t>
      </w:r>
    </w:p>
    <w:p w14:paraId="5980CA00" w14:textId="77777777" w:rsidR="002660E6" w:rsidRDefault="002660E6" w:rsidP="002660E6">
      <w:pPr>
        <w:ind w:left="720"/>
      </w:pPr>
      <w:r>
        <w:t xml:space="preserve">Datatype generated from AGraph’s N-Dimensional Geospatial Datatype Designer: </w:t>
      </w:r>
      <w:hyperlink r:id="rId60" w:anchor="_lat_la_-9.+1_+9.+1_+1.-4_+1.-1_lon_lo_-1.8+2_+1.8+2_+1.-4" w:history="1">
        <w:r w:rsidRPr="00B34DE1">
          <w:rPr>
            <w:rStyle w:val="Hyperlink"/>
          </w:rPr>
          <w:t>http://franz.com/ns/allegrograph/5.0/geo/nd#_lat_la_-9.+1_+9.+1_+1.-4_+1.-1_lon_lo_-1.8+2_+1.8+2_+1.-4</w:t>
        </w:r>
      </w:hyperlink>
    </w:p>
    <w:p w14:paraId="3CD2413C" w14:textId="77777777" w:rsidR="002660E6" w:rsidRPr="002569AE" w:rsidRDefault="002660E6" w:rsidP="002660E6">
      <w:pPr>
        <w:ind w:left="720"/>
      </w:pPr>
      <w:r>
        <w:t>Required format: “&lt;lat&gt;&lt;lon&gt;”^^&lt;datatype&gt;</w:t>
      </w:r>
    </w:p>
    <w:p w14:paraId="691D6F77" w14:textId="77777777" w:rsidR="002660E6" w:rsidRDefault="002660E6" w:rsidP="00EC2F24">
      <w:pPr>
        <w:pStyle w:val="Heading3"/>
        <w:numPr>
          <w:ilvl w:val="0"/>
          <w:numId w:val="0"/>
        </w:numPr>
        <w:rPr>
          <w:lang w:val="en-CA"/>
        </w:rPr>
      </w:pPr>
      <w:bookmarkStart w:id="225" w:name="_Toc32994010"/>
      <w:r>
        <w:rPr>
          <w:lang w:val="en-CA"/>
        </w:rPr>
        <w:t>agency.txt</w:t>
      </w:r>
      <w:bookmarkEnd w:id="225"/>
    </w:p>
    <w:p w14:paraId="294A0BD0" w14:textId="77777777" w:rsidR="002660E6" w:rsidRPr="00983F7E" w:rsidRDefault="002660E6" w:rsidP="002660E6">
      <w:r>
        <w:t>Describes the organization responsible for a particular route.</w:t>
      </w:r>
    </w:p>
    <w:p w14:paraId="18B3ED67" w14:textId="77777777" w:rsidR="002660E6" w:rsidRDefault="002660E6" w:rsidP="008C7F3C">
      <w:pPr>
        <w:pStyle w:val="ListParagraph"/>
        <w:numPr>
          <w:ilvl w:val="0"/>
          <w:numId w:val="58"/>
        </w:numPr>
        <w:rPr>
          <w:lang w:val="en-CA"/>
        </w:rPr>
      </w:pPr>
      <w:r w:rsidRPr="00EC34F0">
        <w:rPr>
          <w:lang w:val="en-CA"/>
        </w:rPr>
        <w:t>agency_id</w:t>
      </w:r>
      <w:r>
        <w:rPr>
          <w:lang w:val="en-CA"/>
        </w:rPr>
        <w:br/>
        <w:t>-&gt; &lt;agency_id&gt; a org:OrganizationPD</w:t>
      </w:r>
    </w:p>
    <w:p w14:paraId="49A73CCB" w14:textId="77777777" w:rsidR="002660E6" w:rsidRPr="000C2A6A" w:rsidRDefault="002660E6" w:rsidP="008C7F3C">
      <w:pPr>
        <w:pStyle w:val="ListParagraph"/>
        <w:numPr>
          <w:ilvl w:val="0"/>
          <w:numId w:val="58"/>
        </w:numPr>
        <w:rPr>
          <w:lang w:val="en-CA"/>
        </w:rPr>
      </w:pPr>
      <w:r w:rsidRPr="000C2A6A">
        <w:t>&lt;org_at_t_iri&gt;</w:t>
      </w:r>
    </w:p>
    <w:p w14:paraId="2FD41050"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5829B5C" w14:textId="77777777" w:rsidR="002660E6" w:rsidRPr="000C2A6A" w:rsidRDefault="002660E6" w:rsidP="002660E6">
      <w:pPr>
        <w:ind w:left="1440"/>
        <w:rPr>
          <w:rFonts w:ascii="Courier" w:hAnsi="Courier"/>
          <w:sz w:val="22"/>
        </w:rPr>
      </w:pPr>
      <w:r w:rsidRPr="000C2A6A">
        <w:rPr>
          <w:rFonts w:ascii="Courier" w:hAnsi="Courier"/>
          <w:sz w:val="22"/>
        </w:rPr>
        <w:t>return getValue("agency_id") + "_" + date.today().strftime("%m-%d-%Y")</w:t>
      </w:r>
    </w:p>
    <w:p w14:paraId="2E8F1182" w14:textId="77777777" w:rsidR="002660E6" w:rsidRDefault="002660E6" w:rsidP="008C7F3C">
      <w:pPr>
        <w:pStyle w:val="ListParagraph"/>
        <w:numPr>
          <w:ilvl w:val="0"/>
          <w:numId w:val="58"/>
        </w:numPr>
        <w:rPr>
          <w:lang w:val="en-CA"/>
        </w:rPr>
      </w:pPr>
      <w:r w:rsidRPr="00EC34F0">
        <w:rPr>
          <w:lang w:val="en-CA"/>
        </w:rPr>
        <w:t>agency_name</w:t>
      </w:r>
      <w:r>
        <w:rPr>
          <w:lang w:val="en-CA"/>
        </w:rPr>
        <w:br/>
        <w:t>-&gt; &lt;agency_id&gt; change:hasManifestation [a org:Organization; foaf:name &lt;agency_name&gt;]</w:t>
      </w:r>
    </w:p>
    <w:p w14:paraId="419F7015" w14:textId="77777777" w:rsidR="002660E6" w:rsidRDefault="002660E6" w:rsidP="008C7F3C">
      <w:pPr>
        <w:pStyle w:val="ListParagraph"/>
        <w:numPr>
          <w:ilvl w:val="0"/>
          <w:numId w:val="58"/>
        </w:numPr>
        <w:rPr>
          <w:lang w:val="en-CA"/>
        </w:rPr>
      </w:pPr>
      <w:r w:rsidRPr="00EC34F0">
        <w:rPr>
          <w:lang w:val="en-CA"/>
        </w:rPr>
        <w:t>agency_url</w:t>
      </w:r>
      <w:r>
        <w:rPr>
          <w:lang w:val="en-CA"/>
        </w:rPr>
        <w:br/>
        <w:t>-&gt; &lt;agency_id_manifestation&gt; icontact:hasWebSite &lt;agency_url&gt;</w:t>
      </w:r>
    </w:p>
    <w:p w14:paraId="1C9BB6E3" w14:textId="77777777" w:rsidR="002660E6" w:rsidRDefault="002660E6" w:rsidP="008C7F3C">
      <w:pPr>
        <w:pStyle w:val="ListParagraph"/>
        <w:numPr>
          <w:ilvl w:val="0"/>
          <w:numId w:val="58"/>
        </w:numPr>
        <w:rPr>
          <w:lang w:val="en-CA"/>
        </w:rPr>
      </w:pPr>
      <w:r w:rsidRPr="00EC34F0">
        <w:rPr>
          <w:lang w:val="en-CA"/>
        </w:rPr>
        <w:t>agency_timezone</w:t>
      </w:r>
      <w:r>
        <w:rPr>
          <w:lang w:val="en-CA"/>
        </w:rPr>
        <w:br/>
        <w:t xml:space="preserve">-&gt; the timezone where the agency is located. </w:t>
      </w:r>
      <w:r>
        <w:rPr>
          <w:lang w:val="en-CA"/>
        </w:rPr>
        <w:br/>
        <w:t>to do: an Organization has some assocated location (a sf:Feature), and a Feature may be associated with a time:TimeZone. Alternatively, we may also associate timezones with addresses.</w:t>
      </w:r>
    </w:p>
    <w:p w14:paraId="1CC3F377" w14:textId="77777777" w:rsidR="002660E6" w:rsidRDefault="002660E6" w:rsidP="008C7F3C">
      <w:pPr>
        <w:pStyle w:val="ListParagraph"/>
        <w:numPr>
          <w:ilvl w:val="0"/>
          <w:numId w:val="58"/>
        </w:numPr>
        <w:rPr>
          <w:lang w:val="en-CA"/>
        </w:rPr>
      </w:pPr>
      <w:r w:rsidRPr="00EC34F0">
        <w:rPr>
          <w:lang w:val="en-CA"/>
        </w:rPr>
        <w:lastRenderedPageBreak/>
        <w:t>agency_lang</w:t>
      </w:r>
      <w:r>
        <w:rPr>
          <w:lang w:val="en-CA"/>
        </w:rPr>
        <w:br/>
        <w:t>(omitted)</w:t>
      </w:r>
    </w:p>
    <w:p w14:paraId="245FDD45" w14:textId="77777777" w:rsidR="002660E6" w:rsidRDefault="002660E6" w:rsidP="008C7F3C">
      <w:pPr>
        <w:pStyle w:val="ListParagraph"/>
        <w:numPr>
          <w:ilvl w:val="0"/>
          <w:numId w:val="58"/>
        </w:numPr>
        <w:rPr>
          <w:lang w:val="en-CA"/>
        </w:rPr>
      </w:pPr>
      <w:r w:rsidRPr="00EC34F0">
        <w:rPr>
          <w:lang w:val="en-CA"/>
        </w:rPr>
        <w:t>agency_phone</w:t>
      </w:r>
      <w:r>
        <w:rPr>
          <w:lang w:val="en-CA"/>
        </w:rPr>
        <w:br/>
        <w:t>-&gt; &lt;agency_id_manifestation&gt; icontact:hasPhoneNumber &lt;agency_phone&gt;</w:t>
      </w:r>
    </w:p>
    <w:p w14:paraId="0CB86D05" w14:textId="77777777" w:rsidR="002660E6" w:rsidRPr="00EC34F0" w:rsidRDefault="002660E6" w:rsidP="008C7F3C">
      <w:pPr>
        <w:pStyle w:val="ListParagraph"/>
        <w:numPr>
          <w:ilvl w:val="0"/>
          <w:numId w:val="58"/>
        </w:numPr>
        <w:rPr>
          <w:lang w:val="en-CA"/>
        </w:rPr>
      </w:pPr>
      <w:r w:rsidRPr="00EC34F0">
        <w:rPr>
          <w:lang w:val="en-CA"/>
        </w:rPr>
        <w:t>agency_fare_url</w:t>
      </w:r>
      <w:r>
        <w:rPr>
          <w:lang w:val="en-CA"/>
        </w:rPr>
        <w:br/>
        <w:t>(omitted)</w:t>
      </w:r>
    </w:p>
    <w:p w14:paraId="1A3B2133" w14:textId="77777777" w:rsidR="002660E6" w:rsidRPr="000A6572" w:rsidRDefault="002660E6" w:rsidP="002660E6"/>
    <w:p w14:paraId="697566D5" w14:textId="77777777" w:rsidR="002660E6" w:rsidRDefault="002660E6" w:rsidP="00EC2F24">
      <w:pPr>
        <w:pStyle w:val="Heading3"/>
        <w:numPr>
          <w:ilvl w:val="0"/>
          <w:numId w:val="0"/>
        </w:numPr>
        <w:rPr>
          <w:lang w:val="en-CA"/>
        </w:rPr>
      </w:pPr>
      <w:bookmarkStart w:id="226" w:name="_Toc32994011"/>
      <w:r>
        <w:rPr>
          <w:lang w:val="en-CA"/>
        </w:rPr>
        <w:t>calendar_dates.txt</w:t>
      </w:r>
      <w:bookmarkEnd w:id="226"/>
    </w:p>
    <w:p w14:paraId="57F6FA41" w14:textId="77777777" w:rsidR="002660E6" w:rsidRDefault="002660E6" w:rsidP="002660E6">
      <w:r>
        <w:t>Defines exceptions to service definitions in calendar.txt</w:t>
      </w:r>
    </w:p>
    <w:p w14:paraId="38EB79A3" w14:textId="77777777" w:rsidR="002660E6" w:rsidRPr="005C5DC1" w:rsidRDefault="002660E6" w:rsidP="008C7F3C">
      <w:pPr>
        <w:pStyle w:val="ListParagraph"/>
        <w:numPr>
          <w:ilvl w:val="0"/>
          <w:numId w:val="56"/>
        </w:numPr>
        <w:rPr>
          <w:lang w:val="en-CA"/>
        </w:rPr>
      </w:pPr>
      <w:r w:rsidRPr="00DA43D1">
        <w:rPr>
          <w:lang w:val="en-CA"/>
        </w:rPr>
        <w:t>service_id</w:t>
      </w:r>
      <w:r>
        <w:rPr>
          <w:lang w:val="en-CA"/>
        </w:rPr>
        <w:br/>
        <w:t>-&gt; &lt;service_id&gt; a recur:HoursOfOperation</w:t>
      </w:r>
    </w:p>
    <w:p w14:paraId="3CA63CE1" w14:textId="77777777" w:rsidR="002660E6" w:rsidRPr="006E51E7" w:rsidRDefault="002660E6" w:rsidP="008C7F3C">
      <w:pPr>
        <w:pStyle w:val="ListParagraph"/>
        <w:numPr>
          <w:ilvl w:val="0"/>
          <w:numId w:val="56"/>
        </w:numPr>
        <w:rPr>
          <w:rFonts w:ascii="Courier" w:hAnsi="Courier"/>
          <w:lang w:val="en-CA"/>
        </w:rPr>
      </w:pPr>
      <w:r>
        <w:rPr>
          <w:lang w:val="en-CA"/>
        </w:rPr>
        <w:t>&lt;</w:t>
      </w:r>
      <w:r w:rsidRPr="00DA43D1">
        <w:rPr>
          <w:lang w:val="en-CA"/>
        </w:rPr>
        <w:t>date</w:t>
      </w:r>
      <w:r>
        <w:rPr>
          <w:lang w:val="en-CA"/>
        </w:rPr>
        <w:t>&gt;</w:t>
      </w:r>
      <w:r>
        <w:rPr>
          <w:lang w:val="en-CA"/>
        </w:rPr>
        <w:br/>
        <w:t>a time:TemporalEntity</w:t>
      </w:r>
      <w:r>
        <w:rPr>
          <w:lang w:val="en-CA"/>
        </w:rPr>
        <w:br/>
        <w:t>-&gt; &lt;xsd_date&gt; xmodify to xsd format: YYYY-MM-DD</w:t>
      </w:r>
      <w:r>
        <w:rPr>
          <w:lang w:val="en-CA"/>
        </w:rPr>
        <w:br/>
      </w:r>
      <w:r w:rsidRPr="006E51E7">
        <w:rPr>
          <w:rFonts w:ascii="Courier" w:hAnsi="Courier"/>
          <w:lang w:val="en-CA"/>
        </w:rPr>
        <w:t>s = getValue("date")</w:t>
      </w:r>
    </w:p>
    <w:p w14:paraId="507A5556" w14:textId="77777777" w:rsidR="002660E6" w:rsidRDefault="002660E6" w:rsidP="002660E6">
      <w:pPr>
        <w:pStyle w:val="ListParagraph"/>
        <w:rPr>
          <w:rFonts w:ascii="Courier" w:hAnsi="Courier"/>
          <w:lang w:val="en-CA"/>
        </w:rPr>
      </w:pPr>
      <w:r w:rsidRPr="006E51E7">
        <w:rPr>
          <w:rFonts w:ascii="Courier" w:hAnsi="Courier"/>
          <w:lang w:val="en-CA"/>
        </w:rPr>
        <w:t>return s[0:4] + "-" + s[4:6] + "-" + s[6:8]</w:t>
      </w:r>
    </w:p>
    <w:p w14:paraId="002896AB" w14:textId="77777777" w:rsidR="002660E6" w:rsidRDefault="002660E6" w:rsidP="002660E6">
      <w:pPr>
        <w:pStyle w:val="ListParagraph"/>
        <w:rPr>
          <w:lang w:val="en-CA"/>
        </w:rPr>
      </w:pPr>
      <w:r>
        <w:rPr>
          <w:lang w:val="en-CA"/>
        </w:rPr>
        <w:br/>
        <w:t>-&gt; &lt;service_id&gt; &lt;exception_type&gt; &lt;date&gt;.</w:t>
      </w:r>
      <w:r>
        <w:rPr>
          <w:lang w:val="en-CA"/>
        </w:rPr>
        <w:br/>
        <w:t>&lt;date&gt; time:inXSDDate &lt;xsd_date&gt;]</w:t>
      </w:r>
    </w:p>
    <w:p w14:paraId="3028CA1B" w14:textId="77777777" w:rsidR="002660E6" w:rsidRDefault="002660E6" w:rsidP="008C7F3C">
      <w:pPr>
        <w:pStyle w:val="ListParagraph"/>
        <w:numPr>
          <w:ilvl w:val="0"/>
          <w:numId w:val="56"/>
        </w:numPr>
        <w:rPr>
          <w:lang w:val="en-CA"/>
        </w:rPr>
      </w:pPr>
      <w:r w:rsidRPr="00DA43D1">
        <w:rPr>
          <w:lang w:val="en-CA"/>
        </w:rPr>
        <w:t>exception_type</w:t>
      </w:r>
      <w:r>
        <w:rPr>
          <w:lang w:val="en-CA"/>
        </w:rPr>
        <w:t>: service added or removed (1: added, 2: removed)</w:t>
      </w:r>
      <w:r>
        <w:rPr>
          <w:lang w:val="en-CA"/>
        </w:rPr>
        <w:br/>
        <w:t>modify to capture implied property</w:t>
      </w:r>
      <w:r>
        <w:rPr>
          <w:lang w:val="en-CA"/>
        </w:rPr>
        <w:br/>
        <w:t>-&gt; 1: recur:recursAddition</w:t>
      </w:r>
      <w:r>
        <w:rPr>
          <w:lang w:val="en-CA"/>
        </w:rPr>
        <w:br/>
        <w:t>-&gt; 2: recur:recursExcept</w:t>
      </w:r>
    </w:p>
    <w:p w14:paraId="27DE3931" w14:textId="77777777" w:rsidR="002660E6" w:rsidRPr="00592D4E" w:rsidRDefault="002660E6" w:rsidP="002660E6">
      <w:pPr>
        <w:pStyle w:val="ListParagraph"/>
        <w:rPr>
          <w:rFonts w:ascii="Courier" w:hAnsi="Courier"/>
          <w:lang w:val="en-CA"/>
        </w:rPr>
      </w:pPr>
      <w:r w:rsidRPr="00592D4E">
        <w:rPr>
          <w:rFonts w:ascii="Courier" w:hAnsi="Courier"/>
          <w:lang w:val="en-CA"/>
        </w:rPr>
        <w:t>s = getValue("exception_type")</w:t>
      </w:r>
    </w:p>
    <w:p w14:paraId="1344C453" w14:textId="77777777" w:rsidR="002660E6" w:rsidRPr="00592D4E" w:rsidRDefault="002660E6" w:rsidP="002660E6">
      <w:pPr>
        <w:pStyle w:val="ListParagraph"/>
        <w:rPr>
          <w:rFonts w:ascii="Courier" w:hAnsi="Courier"/>
          <w:lang w:val="en-CA"/>
        </w:rPr>
      </w:pPr>
      <w:r w:rsidRPr="00592D4E">
        <w:rPr>
          <w:rFonts w:ascii="Courier" w:hAnsi="Courier"/>
          <w:lang w:val="en-CA"/>
        </w:rPr>
        <w:t>if ((int)(s) == 1):</w:t>
      </w:r>
    </w:p>
    <w:p w14:paraId="502C6E7B" w14:textId="77777777" w:rsidR="002660E6" w:rsidRPr="00592D4E" w:rsidRDefault="002660E6" w:rsidP="002660E6">
      <w:pPr>
        <w:pStyle w:val="ListParagraph"/>
        <w:rPr>
          <w:rFonts w:ascii="Courier" w:hAnsi="Courier"/>
          <w:lang w:val="en-CA"/>
        </w:rPr>
      </w:pPr>
      <w:r w:rsidRPr="00592D4E">
        <w:rPr>
          <w:rFonts w:ascii="Courier" w:hAnsi="Courier"/>
          <w:lang w:val="en-CA"/>
        </w:rPr>
        <w:t xml:space="preserve">    return "http://ontology.eil.utoronto.ca/icity/RecurringEvent/recursAddition"</w:t>
      </w:r>
    </w:p>
    <w:p w14:paraId="539745B7" w14:textId="77777777" w:rsidR="002660E6" w:rsidRPr="00592D4E" w:rsidRDefault="002660E6" w:rsidP="002660E6">
      <w:pPr>
        <w:pStyle w:val="ListParagraph"/>
        <w:rPr>
          <w:rFonts w:ascii="Courier" w:hAnsi="Courier"/>
          <w:lang w:val="en-CA"/>
        </w:rPr>
      </w:pPr>
      <w:r w:rsidRPr="00592D4E">
        <w:rPr>
          <w:rFonts w:ascii="Courier" w:hAnsi="Courier"/>
          <w:lang w:val="en-CA"/>
        </w:rPr>
        <w:t>if ((int)(s) == 2):</w:t>
      </w:r>
    </w:p>
    <w:p w14:paraId="6D5A5FEF" w14:textId="77777777" w:rsidR="002660E6" w:rsidRPr="00592D4E" w:rsidRDefault="002660E6" w:rsidP="002660E6">
      <w:pPr>
        <w:pStyle w:val="ListParagraph"/>
        <w:rPr>
          <w:rFonts w:ascii="Courier" w:hAnsi="Courier"/>
        </w:rPr>
      </w:pPr>
      <w:r w:rsidRPr="00592D4E">
        <w:rPr>
          <w:rFonts w:ascii="Courier" w:hAnsi="Courier"/>
          <w:lang w:val="en-CA"/>
        </w:rPr>
        <w:lastRenderedPageBreak/>
        <w:t xml:space="preserve">    return "http://ontology.eil.utoronto.ca/icity/RecurringEvent/recursExcept"</w:t>
      </w:r>
    </w:p>
    <w:p w14:paraId="3F1F4797" w14:textId="77777777" w:rsidR="002660E6" w:rsidRDefault="002660E6" w:rsidP="00EC2F24">
      <w:pPr>
        <w:pStyle w:val="Heading3"/>
        <w:numPr>
          <w:ilvl w:val="0"/>
          <w:numId w:val="0"/>
        </w:numPr>
        <w:rPr>
          <w:lang w:val="en-CA"/>
        </w:rPr>
      </w:pPr>
      <w:bookmarkStart w:id="227" w:name="_Toc32994012"/>
      <w:r>
        <w:rPr>
          <w:lang w:val="en-CA"/>
        </w:rPr>
        <w:t>calendar.txt</w:t>
      </w:r>
      <w:bookmarkEnd w:id="227"/>
    </w:p>
    <w:p w14:paraId="2E0A37C2" w14:textId="77777777" w:rsidR="002660E6" w:rsidRPr="00917749" w:rsidRDefault="002660E6" w:rsidP="002660E6">
      <w:r>
        <w:t>Defines dates for service availability; a weekly recurring event(s).</w:t>
      </w:r>
    </w:p>
    <w:p w14:paraId="5909E764" w14:textId="77777777" w:rsidR="002660E6" w:rsidRDefault="002660E6" w:rsidP="008C7F3C">
      <w:pPr>
        <w:pStyle w:val="ListParagraph"/>
        <w:numPr>
          <w:ilvl w:val="0"/>
          <w:numId w:val="55"/>
        </w:numPr>
        <w:rPr>
          <w:lang w:val="en-CA"/>
        </w:rPr>
      </w:pPr>
      <w:r w:rsidRPr="00917749">
        <w:rPr>
          <w:lang w:val="en-CA"/>
        </w:rPr>
        <w:t>service_id</w:t>
      </w:r>
      <w:r>
        <w:rPr>
          <w:lang w:val="en-CA"/>
        </w:rPr>
        <w:br/>
        <w:t>-&gt; &lt;service_id&gt; a recur:HoursOfOperation</w:t>
      </w:r>
    </w:p>
    <w:p w14:paraId="6BFEBFF7" w14:textId="77777777" w:rsidR="002660E6" w:rsidRPr="00BB715A" w:rsidRDefault="002660E6" w:rsidP="008C7F3C">
      <w:pPr>
        <w:pStyle w:val="ListParagraph"/>
        <w:numPr>
          <w:ilvl w:val="0"/>
          <w:numId w:val="55"/>
        </w:numPr>
        <w:rPr>
          <w:lang w:val="en-CA"/>
        </w:rPr>
      </w:pPr>
      <w:r w:rsidRPr="00917749">
        <w:rPr>
          <w:lang w:val="en-CA"/>
        </w:rPr>
        <w:t>Monday</w:t>
      </w:r>
      <w:r>
        <w:rPr>
          <w:lang w:val="en-CA"/>
        </w:rPr>
        <w:t>:</w:t>
      </w:r>
      <w:r>
        <w:rPr>
          <w:lang w:val="en-CA"/>
        </w:rPr>
        <w:br/>
        <w:t>-&gt; modify if 1: &lt;service_id&gt; schema:dayOfWeek schema:Monday</w:t>
      </w:r>
      <w:r>
        <w:rPr>
          <w:lang w:val="en-CA"/>
        </w:rPr>
        <w:br/>
      </w:r>
      <w:r w:rsidRPr="00BB715A">
        <w:rPr>
          <w:lang w:val="en-CA"/>
        </w:rPr>
        <w:t>if (int)(getValue("monday"))==1 :</w:t>
      </w:r>
    </w:p>
    <w:p w14:paraId="2717625D" w14:textId="77777777" w:rsidR="002660E6" w:rsidRDefault="002660E6" w:rsidP="002660E6">
      <w:pPr>
        <w:pStyle w:val="ListParagraph"/>
        <w:rPr>
          <w:lang w:val="en-CA"/>
        </w:rPr>
      </w:pPr>
      <w:r w:rsidRPr="00BB715A">
        <w:rPr>
          <w:lang w:val="en-CA"/>
        </w:rPr>
        <w:t xml:space="preserve"> return "http://schema.org/Monday"</w:t>
      </w:r>
    </w:p>
    <w:p w14:paraId="47255889" w14:textId="77777777" w:rsidR="002660E6" w:rsidRDefault="002660E6" w:rsidP="008C7F3C">
      <w:pPr>
        <w:pStyle w:val="ListParagraph"/>
        <w:numPr>
          <w:ilvl w:val="0"/>
          <w:numId w:val="55"/>
        </w:numPr>
        <w:rPr>
          <w:lang w:val="en-CA"/>
        </w:rPr>
      </w:pPr>
      <w:r w:rsidRPr="00917749">
        <w:rPr>
          <w:lang w:val="en-CA"/>
        </w:rPr>
        <w:t>Tuesday</w:t>
      </w:r>
      <w:r>
        <w:rPr>
          <w:lang w:val="en-CA"/>
        </w:rPr>
        <w:t>:</w:t>
      </w:r>
      <w:r>
        <w:rPr>
          <w:lang w:val="en-CA"/>
        </w:rPr>
        <w:br/>
        <w:t>-&gt; if 2: &lt;service_id&gt; schema:dayOfWeek schema:Tuesday</w:t>
      </w:r>
    </w:p>
    <w:p w14:paraId="7EC255EF" w14:textId="77777777" w:rsidR="002660E6" w:rsidRDefault="002660E6" w:rsidP="008C7F3C">
      <w:pPr>
        <w:pStyle w:val="ListParagraph"/>
        <w:numPr>
          <w:ilvl w:val="0"/>
          <w:numId w:val="55"/>
        </w:numPr>
        <w:rPr>
          <w:lang w:val="en-CA"/>
        </w:rPr>
      </w:pPr>
      <w:r w:rsidRPr="00917749">
        <w:rPr>
          <w:lang w:val="en-CA"/>
        </w:rPr>
        <w:t>wednesday,</w:t>
      </w:r>
      <w:r>
        <w:rPr>
          <w:lang w:val="en-CA"/>
        </w:rPr>
        <w:t>thursday,friday,saturday,Sunday:</w:t>
      </w:r>
      <w:r>
        <w:rPr>
          <w:lang w:val="en-CA"/>
        </w:rPr>
        <w:br/>
        <w:t>-&gt; as above</w:t>
      </w:r>
    </w:p>
    <w:p w14:paraId="0067ADAF" w14:textId="77777777" w:rsidR="002660E6" w:rsidRPr="006B5589" w:rsidRDefault="002660E6" w:rsidP="008C7F3C">
      <w:pPr>
        <w:pStyle w:val="ListParagraph"/>
        <w:numPr>
          <w:ilvl w:val="0"/>
          <w:numId w:val="55"/>
        </w:numPr>
        <w:rPr>
          <w:lang w:val="en-CA"/>
        </w:rPr>
      </w:pPr>
      <w:r>
        <w:rPr>
          <w:lang w:val="en-CA"/>
        </w:rPr>
        <w:t>&lt;</w:t>
      </w:r>
      <w:r w:rsidRPr="00917749">
        <w:rPr>
          <w:lang w:val="en-CA"/>
        </w:rPr>
        <w:t>start_date</w:t>
      </w:r>
      <w:r>
        <w:rPr>
          <w:lang w:val="en-CA"/>
        </w:rPr>
        <w:t>&gt; a time:Instant</w:t>
      </w:r>
      <w:r>
        <w:rPr>
          <w:lang w:val="en-CA"/>
        </w:rPr>
        <w:br/>
        <w:t>-&gt;&lt;start_date_xsd&gt; modify to xsd format: YYYY-MM-DD</w:t>
      </w:r>
      <w:r>
        <w:rPr>
          <w:lang w:val="en-CA"/>
        </w:rPr>
        <w:br/>
      </w:r>
      <w:r w:rsidRPr="006B5589">
        <w:rPr>
          <w:lang w:val="en-CA"/>
        </w:rPr>
        <w:t>s = getValue("start_date")</w:t>
      </w:r>
    </w:p>
    <w:p w14:paraId="247ECFCB" w14:textId="77777777" w:rsidR="002660E6" w:rsidRDefault="002660E6" w:rsidP="002660E6">
      <w:pPr>
        <w:pStyle w:val="ListParagraph"/>
        <w:rPr>
          <w:lang w:val="en-CA"/>
        </w:rPr>
      </w:pPr>
      <w:r w:rsidRPr="006B5589">
        <w:rPr>
          <w:lang w:val="en-CA"/>
        </w:rPr>
        <w:t>return s[0:4] + "-" + s[4:6] + "-" + s[6:8]</w:t>
      </w:r>
      <w:r>
        <w:rPr>
          <w:lang w:val="en-CA"/>
        </w:rPr>
        <w:br/>
        <w:t>-&gt; &lt;service_id&gt; recur:beginsRecurring &lt;start_date&gt;.</w:t>
      </w:r>
      <w:r>
        <w:rPr>
          <w:lang w:val="en-CA"/>
        </w:rPr>
        <w:br/>
        <w:t>&lt;start_date&gt; time:Instant; time:inXSDDate &lt;start_date&gt;.</w:t>
      </w:r>
    </w:p>
    <w:p w14:paraId="2FF66196" w14:textId="77777777" w:rsidR="002660E6" w:rsidRPr="006B5589" w:rsidRDefault="002660E6" w:rsidP="008C7F3C">
      <w:pPr>
        <w:pStyle w:val="ListParagraph"/>
        <w:numPr>
          <w:ilvl w:val="0"/>
          <w:numId w:val="55"/>
        </w:numPr>
        <w:rPr>
          <w:lang w:val="en-CA"/>
        </w:rPr>
      </w:pPr>
      <w:r>
        <w:rPr>
          <w:lang w:val="en-CA"/>
        </w:rPr>
        <w:t>&lt;</w:t>
      </w:r>
      <w:r w:rsidRPr="00917749">
        <w:rPr>
          <w:lang w:val="en-CA"/>
        </w:rPr>
        <w:t>end_date</w:t>
      </w:r>
      <w:r>
        <w:rPr>
          <w:lang w:val="en-CA"/>
        </w:rPr>
        <w:t>&gt; a time:Instant</w:t>
      </w:r>
      <w:r>
        <w:rPr>
          <w:lang w:val="en-CA"/>
        </w:rPr>
        <w:br/>
        <w:t>-&gt; &lt;end_date_xsd&gt; modify to xsd format: YYYY-MM-DD</w:t>
      </w:r>
      <w:r>
        <w:rPr>
          <w:lang w:val="en-CA"/>
        </w:rPr>
        <w:br/>
      </w:r>
      <w:r w:rsidRPr="006B5589">
        <w:rPr>
          <w:lang w:val="en-CA"/>
        </w:rPr>
        <w:t>s = getValue("</w:t>
      </w:r>
      <w:r>
        <w:rPr>
          <w:lang w:val="en-CA"/>
        </w:rPr>
        <w:t>end</w:t>
      </w:r>
      <w:r w:rsidRPr="006B5589">
        <w:rPr>
          <w:lang w:val="en-CA"/>
        </w:rPr>
        <w:t>_date")</w:t>
      </w:r>
    </w:p>
    <w:p w14:paraId="1A0A7A42" w14:textId="77777777" w:rsidR="002660E6" w:rsidRPr="009073AC" w:rsidRDefault="002660E6" w:rsidP="002660E6">
      <w:pPr>
        <w:pStyle w:val="ListParagraph"/>
        <w:rPr>
          <w:lang w:val="en-CA"/>
        </w:rPr>
      </w:pPr>
      <w:r w:rsidRPr="006B5589">
        <w:rPr>
          <w:lang w:val="en-CA"/>
        </w:rPr>
        <w:t>return s[0:4] + "-" + s[4:6] + "-" + s[6:8]</w:t>
      </w:r>
      <w:r>
        <w:rPr>
          <w:lang w:val="en-CA"/>
        </w:rPr>
        <w:br/>
        <w:t>-&gt; &lt;service_id&gt; recur:endsRecurring &lt;end_date&gt;</w:t>
      </w:r>
      <w:r>
        <w:rPr>
          <w:lang w:val="en-CA"/>
        </w:rPr>
        <w:br/>
        <w:t>&lt;end_date&gt; time:inXSDDate &lt;end_date&gt;.</w:t>
      </w:r>
    </w:p>
    <w:p w14:paraId="1F00E363" w14:textId="77777777" w:rsidR="002660E6" w:rsidRDefault="002660E6" w:rsidP="00EC2F24">
      <w:pPr>
        <w:pStyle w:val="Heading3"/>
        <w:numPr>
          <w:ilvl w:val="0"/>
          <w:numId w:val="0"/>
        </w:numPr>
        <w:rPr>
          <w:lang w:val="en-CA"/>
        </w:rPr>
      </w:pPr>
      <w:bookmarkStart w:id="228" w:name="_Toc32994013"/>
      <w:r>
        <w:rPr>
          <w:lang w:val="en-CA"/>
        </w:rPr>
        <w:t>routes.txt</w:t>
      </w:r>
      <w:bookmarkEnd w:id="228"/>
    </w:p>
    <w:p w14:paraId="0020034B" w14:textId="77777777" w:rsidR="002660E6" w:rsidRDefault="002660E6" w:rsidP="008C7F3C">
      <w:pPr>
        <w:pStyle w:val="ListParagraph"/>
        <w:numPr>
          <w:ilvl w:val="0"/>
          <w:numId w:val="53"/>
        </w:numPr>
        <w:rPr>
          <w:lang w:val="en-CA"/>
        </w:rPr>
      </w:pPr>
      <w:r w:rsidRPr="00F42D45">
        <w:rPr>
          <w:lang w:val="en-CA"/>
        </w:rPr>
        <w:t>route_id</w:t>
      </w:r>
      <w:r>
        <w:rPr>
          <w:lang w:val="en-CA"/>
        </w:rPr>
        <w:br/>
        <w:t>-&gt; &lt;route_id&gt; a transit:RoutePD</w:t>
      </w:r>
    </w:p>
    <w:p w14:paraId="672AFBCE" w14:textId="77777777" w:rsidR="002660E6" w:rsidRDefault="002660E6" w:rsidP="002660E6">
      <w:pPr>
        <w:pStyle w:val="ListParagraph"/>
        <w:rPr>
          <w:lang w:val="en-CA"/>
        </w:rPr>
      </w:pPr>
      <w:r>
        <w:rPr>
          <w:lang w:val="en-CA"/>
        </w:rPr>
        <w:lastRenderedPageBreak/>
        <w:t>&lt;route_manifestation_id&gt;:</w:t>
      </w:r>
    </w:p>
    <w:p w14:paraId="770B0A71"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D9C7BE5" w14:textId="77777777" w:rsidR="002660E6" w:rsidRPr="00E63225" w:rsidRDefault="002660E6" w:rsidP="002660E6">
      <w:pPr>
        <w:ind w:left="1440"/>
        <w:rPr>
          <w:rFonts w:ascii="Courier" w:hAnsi="Courier"/>
          <w:sz w:val="22"/>
        </w:rPr>
      </w:pPr>
      <w:r w:rsidRPr="000C2A6A">
        <w:rPr>
          <w:rFonts w:ascii="Courier" w:hAnsi="Courier"/>
          <w:sz w:val="22"/>
        </w:rPr>
        <w:t>return getValue("</w:t>
      </w:r>
      <w:r>
        <w:rPr>
          <w:rFonts w:ascii="Courier" w:hAnsi="Courier"/>
          <w:sz w:val="22"/>
        </w:rPr>
        <w:t>route</w:t>
      </w:r>
      <w:r w:rsidRPr="000C2A6A">
        <w:rPr>
          <w:rFonts w:ascii="Courier" w:hAnsi="Courier"/>
          <w:sz w:val="22"/>
        </w:rPr>
        <w:t>_id") + "_" + date.today().strftime("%m-%d-%Y")</w:t>
      </w:r>
    </w:p>
    <w:p w14:paraId="774A014A" w14:textId="77777777" w:rsidR="002660E6" w:rsidRDefault="002660E6" w:rsidP="008C7F3C">
      <w:pPr>
        <w:pStyle w:val="ListParagraph"/>
        <w:numPr>
          <w:ilvl w:val="0"/>
          <w:numId w:val="53"/>
        </w:numPr>
        <w:rPr>
          <w:lang w:val="en-CA"/>
        </w:rPr>
      </w:pPr>
      <w:r w:rsidRPr="00F42D45">
        <w:rPr>
          <w:lang w:val="en-CA"/>
        </w:rPr>
        <w:t>agency_id</w:t>
      </w:r>
    </w:p>
    <w:p w14:paraId="6D2072E2" w14:textId="77777777" w:rsidR="002660E6" w:rsidRDefault="002660E6" w:rsidP="002660E6">
      <w:pPr>
        <w:pStyle w:val="ListParagraph"/>
        <w:rPr>
          <w:lang w:val="en-CA"/>
        </w:rPr>
      </w:pPr>
      <w:r>
        <w:rPr>
          <w:lang w:val="en-CA"/>
        </w:rPr>
        <w:t>&lt;transit_system_iri&gt;:</w:t>
      </w:r>
      <w:r>
        <w:rPr>
          <w:lang w:val="en-CA"/>
        </w:rPr>
        <w:br/>
      </w:r>
      <w:r w:rsidRPr="00E63225">
        <w:rPr>
          <w:rFonts w:ascii="Courier" w:hAnsi="Courier"/>
          <w:lang w:val="en-CA"/>
        </w:rPr>
        <w:t>return "transitsystem_" + getValue("agency_id")</w:t>
      </w:r>
      <w:r>
        <w:rPr>
          <w:lang w:val="en-CA"/>
        </w:rPr>
        <w:br/>
        <w:t>-&gt; &lt;route_id&gt; transit:inTransitSystem &lt;transit_system_iri&gt;.</w:t>
      </w:r>
    </w:p>
    <w:p w14:paraId="10E443D0" w14:textId="77777777" w:rsidR="002660E6" w:rsidRDefault="002660E6" w:rsidP="002660E6">
      <w:pPr>
        <w:pStyle w:val="ListParagraph"/>
        <w:rPr>
          <w:lang w:val="en-CA"/>
        </w:rPr>
      </w:pPr>
      <w:r>
        <w:rPr>
          <w:lang w:val="en-CA"/>
        </w:rPr>
        <w:t>&lt;transit_system_iri&gt; a transit:TransitSystem; transit:operatedBy &lt;agency_id&gt;.</w:t>
      </w:r>
    </w:p>
    <w:p w14:paraId="200A31D8" w14:textId="77777777" w:rsidR="002660E6" w:rsidRPr="003A1BCD" w:rsidRDefault="002660E6" w:rsidP="008C7F3C">
      <w:pPr>
        <w:pStyle w:val="ListParagraph"/>
        <w:numPr>
          <w:ilvl w:val="0"/>
          <w:numId w:val="53"/>
        </w:numPr>
        <w:rPr>
          <w:lang w:val="en-CA"/>
        </w:rPr>
      </w:pPr>
      <w:r w:rsidRPr="003A1BCD">
        <w:rPr>
          <w:lang w:val="en-CA"/>
        </w:rPr>
        <w:t>route_short_name</w:t>
      </w:r>
      <w:r w:rsidRPr="003A1BCD">
        <w:rPr>
          <w:lang w:val="en-CA"/>
        </w:rPr>
        <w:br/>
        <w:t xml:space="preserve">-&gt; &lt;route_id&gt; change:hasManifestation </w:t>
      </w:r>
      <w:r>
        <w:rPr>
          <w:lang w:val="en-CA"/>
        </w:rPr>
        <w:t>&lt;route_manifestation_iri&gt;.</w:t>
      </w:r>
      <w:r>
        <w:rPr>
          <w:lang w:val="en-CA"/>
        </w:rPr>
        <w:br/>
        <w:t xml:space="preserve">&lt;route_manifestation_iri&gt; </w:t>
      </w:r>
      <w:r w:rsidRPr="003A1BCD">
        <w:rPr>
          <w:lang w:val="en-CA"/>
        </w:rPr>
        <w:t>a transit:Route; transit:routeShortName &lt;route_short_name&gt;</w:t>
      </w:r>
      <w:r>
        <w:rPr>
          <w:lang w:val="en-CA"/>
        </w:rPr>
        <w:t>.</w:t>
      </w:r>
    </w:p>
    <w:p w14:paraId="4226F68C" w14:textId="77777777" w:rsidR="002660E6" w:rsidRDefault="002660E6" w:rsidP="008C7F3C">
      <w:pPr>
        <w:pStyle w:val="ListParagraph"/>
        <w:numPr>
          <w:ilvl w:val="0"/>
          <w:numId w:val="53"/>
        </w:numPr>
        <w:rPr>
          <w:lang w:val="en-CA"/>
        </w:rPr>
      </w:pPr>
      <w:r w:rsidRPr="003A1BCD">
        <w:rPr>
          <w:lang w:val="en-CA"/>
        </w:rPr>
        <w:t>route_long_name</w:t>
      </w:r>
      <w:r w:rsidRPr="003A1BCD">
        <w:rPr>
          <w:lang w:val="en-CA"/>
        </w:rPr>
        <w:br/>
        <w:t>-&gt; &lt;route_id&gt; change:hasManifestation</w:t>
      </w:r>
      <w:r>
        <w:rPr>
          <w:lang w:val="en-CA"/>
        </w:rPr>
        <w:t xml:space="preserve"> &lt;route_manifestation_iri&gt;.</w:t>
      </w:r>
    </w:p>
    <w:p w14:paraId="6BCD32D9"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 foaf:name &lt;route_long_name&gt;</w:t>
      </w:r>
      <w:r>
        <w:rPr>
          <w:lang w:val="en-CA"/>
        </w:rPr>
        <w:t>.</w:t>
      </w:r>
    </w:p>
    <w:p w14:paraId="3A248E71" w14:textId="77777777" w:rsidR="002660E6" w:rsidRPr="003A1BCD" w:rsidRDefault="002660E6" w:rsidP="008C7F3C">
      <w:pPr>
        <w:pStyle w:val="ListParagraph"/>
        <w:numPr>
          <w:ilvl w:val="0"/>
          <w:numId w:val="53"/>
        </w:numPr>
        <w:rPr>
          <w:lang w:val="en-CA"/>
        </w:rPr>
      </w:pPr>
      <w:r w:rsidRPr="003A1BCD">
        <w:rPr>
          <w:lang w:val="en-CA"/>
        </w:rPr>
        <w:t>route_desc (not filled)</w:t>
      </w:r>
    </w:p>
    <w:p w14:paraId="27795633" w14:textId="77777777" w:rsidR="002660E6" w:rsidRPr="003A1BCD" w:rsidRDefault="002660E6" w:rsidP="008C7F3C">
      <w:pPr>
        <w:pStyle w:val="ListParagraph"/>
        <w:numPr>
          <w:ilvl w:val="0"/>
          <w:numId w:val="53"/>
        </w:numPr>
        <w:rPr>
          <w:lang w:val="en-CA"/>
        </w:rPr>
      </w:pPr>
      <w:r w:rsidRPr="003A1BCD">
        <w:rPr>
          <w:lang w:val="en-CA"/>
        </w:rPr>
        <w:t>route_type</w:t>
      </w:r>
      <w:r w:rsidRPr="003A1BCD">
        <w:rPr>
          <w:lang w:val="en-CA"/>
        </w:rPr>
        <w:br/>
        <w:t>-&gt; &lt;route_id&gt; transit:hasGTFSRouteType &lt;route_type&gt;</w:t>
      </w:r>
    </w:p>
    <w:p w14:paraId="74ECB180" w14:textId="77777777" w:rsidR="002660E6" w:rsidRPr="003A1BCD" w:rsidRDefault="002660E6" w:rsidP="008C7F3C">
      <w:pPr>
        <w:pStyle w:val="ListParagraph"/>
        <w:numPr>
          <w:ilvl w:val="0"/>
          <w:numId w:val="53"/>
        </w:numPr>
        <w:rPr>
          <w:lang w:val="en-CA"/>
        </w:rPr>
      </w:pPr>
      <w:r w:rsidRPr="003A1BCD">
        <w:rPr>
          <w:lang w:val="en-CA"/>
        </w:rPr>
        <w:t>route_url (not filled)</w:t>
      </w:r>
    </w:p>
    <w:p w14:paraId="37626693" w14:textId="77777777" w:rsidR="002660E6" w:rsidRDefault="002660E6" w:rsidP="008C7F3C">
      <w:pPr>
        <w:pStyle w:val="ListParagraph"/>
        <w:numPr>
          <w:ilvl w:val="0"/>
          <w:numId w:val="53"/>
        </w:numPr>
        <w:rPr>
          <w:lang w:val="en-CA"/>
        </w:rPr>
      </w:pPr>
      <w:r w:rsidRPr="003A1BCD">
        <w:rPr>
          <w:lang w:val="en-CA"/>
        </w:rPr>
        <w:t>route_color</w:t>
      </w:r>
      <w:r w:rsidRPr="003A1BCD">
        <w:rPr>
          <w:lang w:val="en-CA"/>
        </w:rPr>
        <w:br/>
        <w:t xml:space="preserve">-&gt; &lt;route_id&gt; change:hasManifestation </w:t>
      </w:r>
      <w:r>
        <w:rPr>
          <w:lang w:val="en-CA"/>
        </w:rPr>
        <w:t>&lt;route_manifestation_iri&gt;.</w:t>
      </w:r>
      <w:r w:rsidRPr="003A1BCD">
        <w:rPr>
          <w:lang w:val="en-CA"/>
        </w:rPr>
        <w:t xml:space="preserve"> </w:t>
      </w:r>
    </w:p>
    <w:p w14:paraId="5505DE9B"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w:t>
      </w:r>
      <w:r w:rsidRPr="003A1BCD">
        <w:rPr>
          <w:lang w:val="en-CA"/>
        </w:rPr>
        <w:t>transit:hasDisplayColour &lt;route_color&gt;</w:t>
      </w:r>
      <w:r>
        <w:rPr>
          <w:lang w:val="en-CA"/>
        </w:rPr>
        <w:t>.</w:t>
      </w:r>
    </w:p>
    <w:p w14:paraId="5D39CBE7" w14:textId="77777777" w:rsidR="002660E6" w:rsidRDefault="002660E6" w:rsidP="008C7F3C">
      <w:pPr>
        <w:pStyle w:val="ListParagraph"/>
        <w:numPr>
          <w:ilvl w:val="0"/>
          <w:numId w:val="53"/>
        </w:numPr>
        <w:rPr>
          <w:lang w:val="en-CA"/>
        </w:rPr>
      </w:pPr>
      <w:r w:rsidRPr="003A1BCD">
        <w:rPr>
          <w:lang w:val="en-CA"/>
        </w:rPr>
        <w:t>route_text_color</w:t>
      </w:r>
      <w:r w:rsidRPr="003A1BCD">
        <w:rPr>
          <w:lang w:val="en-CA"/>
        </w:rPr>
        <w:br/>
        <w:t>-&gt;</w:t>
      </w:r>
      <w:r>
        <w:rPr>
          <w:lang w:val="en-CA"/>
        </w:rPr>
        <w:t xml:space="preserve"> &lt;route_id&gt; </w:t>
      </w:r>
      <w:r w:rsidRPr="003A1BCD">
        <w:rPr>
          <w:lang w:val="en-CA"/>
        </w:rPr>
        <w:t xml:space="preserve">change:hasManifestation </w:t>
      </w:r>
      <w:r>
        <w:rPr>
          <w:lang w:val="en-CA"/>
        </w:rPr>
        <w:t>&lt;route_manifestation_iri&gt;.</w:t>
      </w:r>
      <w:r w:rsidRPr="003A1BCD">
        <w:rPr>
          <w:lang w:val="en-CA"/>
        </w:rPr>
        <w:t xml:space="preserve"> </w:t>
      </w:r>
    </w:p>
    <w:p w14:paraId="0D5056D4" w14:textId="77777777" w:rsidR="002660E6" w:rsidRPr="00F42D45"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transit:hasRouteTextColour &lt;route_text_color&gt;.</w:t>
      </w:r>
    </w:p>
    <w:p w14:paraId="5E1FCACC" w14:textId="77777777" w:rsidR="002660E6" w:rsidRDefault="002660E6" w:rsidP="00EC2F24">
      <w:pPr>
        <w:pStyle w:val="Heading3"/>
        <w:numPr>
          <w:ilvl w:val="0"/>
          <w:numId w:val="0"/>
        </w:numPr>
        <w:rPr>
          <w:lang w:val="en-CA"/>
        </w:rPr>
      </w:pPr>
      <w:bookmarkStart w:id="229" w:name="_Toc32994014"/>
      <w:r>
        <w:rPr>
          <w:lang w:val="en-CA"/>
        </w:rPr>
        <w:t>shapes.txt</w:t>
      </w:r>
      <w:bookmarkEnd w:id="229"/>
    </w:p>
    <w:p w14:paraId="04B3CE67" w14:textId="77777777" w:rsidR="002660E6" w:rsidRPr="00C70A9A" w:rsidRDefault="002660E6" w:rsidP="002660E6">
      <w:r>
        <w:t>Describes the shape and location of a particular trip.</w:t>
      </w:r>
    </w:p>
    <w:p w14:paraId="0101F42D" w14:textId="77777777" w:rsidR="002660E6" w:rsidRDefault="002660E6" w:rsidP="008C7F3C">
      <w:pPr>
        <w:pStyle w:val="ListParagraph"/>
        <w:numPr>
          <w:ilvl w:val="0"/>
          <w:numId w:val="57"/>
        </w:numPr>
        <w:rPr>
          <w:lang w:val="en-CA"/>
        </w:rPr>
      </w:pPr>
      <w:r w:rsidRPr="00D7411F">
        <w:rPr>
          <w:lang w:val="en-CA"/>
        </w:rPr>
        <w:t>shape_id</w:t>
      </w:r>
      <w:r>
        <w:rPr>
          <w:lang w:val="en-CA"/>
        </w:rPr>
        <w:br/>
        <w:t>-&gt; &lt;shape_id&gt; a spatial_loc:LineString</w:t>
      </w:r>
    </w:p>
    <w:p w14:paraId="43012303" w14:textId="77777777" w:rsidR="002660E6" w:rsidRPr="00F71C02" w:rsidRDefault="002660E6" w:rsidP="008C7F3C">
      <w:pPr>
        <w:pStyle w:val="ListParagraph"/>
        <w:numPr>
          <w:ilvl w:val="0"/>
          <w:numId w:val="57"/>
        </w:numPr>
        <w:rPr>
          <w:strike/>
          <w:lang w:val="en-CA"/>
        </w:rPr>
      </w:pPr>
      <w:r w:rsidRPr="002201AB">
        <w:rPr>
          <w:strike/>
          <w:lang w:val="en-CA"/>
        </w:rPr>
        <w:lastRenderedPageBreak/>
        <w:t>shape_pt_lat,shape_pt_lon,shape_pt_sequence</w:t>
      </w:r>
      <w:r w:rsidRPr="00F71C02">
        <w:rPr>
          <w:strike/>
          <w:lang w:val="en-CA"/>
        </w:rPr>
        <w:br/>
        <w:t>-&gt; need to transform the set of latitudes, longitudes, and sequence identifiers to create a series of points to specify the coordinates of the linestring in the WKT format, e.g. “LINESTRING(lat1 lon1, lat2 lon2,…)</w:t>
      </w:r>
    </w:p>
    <w:p w14:paraId="1DA8FA91" w14:textId="77777777" w:rsidR="002660E6" w:rsidRPr="00F71C02" w:rsidRDefault="002660E6" w:rsidP="002660E6">
      <w:pPr>
        <w:ind w:left="720"/>
        <w:rPr>
          <w:strike/>
        </w:rPr>
      </w:pPr>
      <w:r w:rsidRPr="00F71C02">
        <w:rPr>
          <w:strike/>
        </w:rPr>
        <w:t>Two models to design and apply:</w:t>
      </w:r>
    </w:p>
    <w:p w14:paraId="76A14EC2" w14:textId="77777777" w:rsidR="002660E6" w:rsidRPr="00F71C02" w:rsidRDefault="002660E6" w:rsidP="002660E6">
      <w:pPr>
        <w:ind w:left="720"/>
        <w:rPr>
          <w:strike/>
        </w:rPr>
      </w:pPr>
      <w:r w:rsidRPr="00F71C02">
        <w:rPr>
          <w:strike/>
        </w:rPr>
        <w:t>1 of 2: capture the line string represented by the aggregation of all of the points for a particular shape</w:t>
      </w:r>
      <w:r w:rsidRPr="00F71C02">
        <w:rPr>
          <w:rStyle w:val="FootnoteReference"/>
          <w:strike/>
        </w:rPr>
        <w:footnoteReference w:id="36"/>
      </w:r>
    </w:p>
    <w:p w14:paraId="255770A0" w14:textId="77777777" w:rsidR="002660E6" w:rsidRPr="00F71C02" w:rsidRDefault="002660E6" w:rsidP="002660E6">
      <w:pPr>
        <w:ind w:left="720"/>
        <w:rPr>
          <w:strike/>
        </w:rPr>
      </w:pPr>
      <w:r w:rsidRPr="00F71C02">
        <w:rPr>
          <w:strike/>
        </w:rPr>
        <w:t>2 of 2: capture the individual line segments (and their lengths) as part of (sf:contains) the line string defined by &lt;shape_id&gt;</w:t>
      </w:r>
    </w:p>
    <w:p w14:paraId="26885F40" w14:textId="77777777" w:rsidR="002660E6" w:rsidRDefault="002660E6" w:rsidP="008C7F3C">
      <w:pPr>
        <w:pStyle w:val="ListParagraph"/>
        <w:numPr>
          <w:ilvl w:val="0"/>
          <w:numId w:val="57"/>
        </w:numPr>
      </w:pPr>
      <w:r w:rsidRPr="002201AB">
        <w:t>shape_pt_lat,shape_pt_lon,shape_pt_sequence</w:t>
      </w:r>
      <w:r>
        <w:t>:</w:t>
      </w:r>
      <w:r>
        <w:br/>
        <w:t>Shapes are not supported by Allegrograph, therefore this transformation need only capture the individual points as lat/lon coordinates</w:t>
      </w:r>
    </w:p>
    <w:p w14:paraId="58BAEBC5" w14:textId="77777777" w:rsidR="002660E6" w:rsidRDefault="002660E6" w:rsidP="002660E6">
      <w:pPr>
        <w:pStyle w:val="ListParagraph"/>
      </w:pPr>
      <w:r>
        <w:t>The geospatial encoding used by Allegrograph requires the longitude values to have 3 digits before the decimal place, meaning any 2-digit coordinates will need to be padded with a 0. Note that the zfill function doesn’t work in this case because we are only concerned with the number of digits preceding the decimal place.</w:t>
      </w:r>
      <w:r>
        <w:br/>
      </w:r>
      <w:r>
        <w:br/>
        <w:t xml:space="preserve">&lt;shape_pt_nD_transform&gt; (specified nD datatype </w:t>
      </w:r>
      <w:hyperlink r:id="rId61" w:anchor="_lat_la_-9.+1_+9.+1_+1.-4_+1.-1_lon_lo_-1.8+2_+1.8+2_+1.-4" w:history="1">
        <w:r w:rsidRPr="00B34DE1">
          <w:rPr>
            <w:rStyle w:val="Hyperlink"/>
          </w:rPr>
          <w:t>http://franz.com/ns/allegrograph/5.0/geo/nd#_lat_la_-9.+1_+9.+1_+1.-4_+1.-1_lon_lo_-1.8+2_+1.8+2_+1.-4</w:t>
        </w:r>
      </w:hyperlink>
      <w:r>
        <w:t xml:space="preserve"> note that specification shouldn’t be necessary when AGraph on autorecognize):</w:t>
      </w:r>
    </w:p>
    <w:p w14:paraId="15F3D663"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 = float(getValue("shape_pt_lon"))</w:t>
      </w:r>
    </w:p>
    <w:p w14:paraId="4674441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 = float(getValue("shape_pt_lat"))</w:t>
      </w:r>
    </w:p>
    <w:p w14:paraId="7564318A" w14:textId="77777777" w:rsidR="002660E6" w:rsidRPr="00022328" w:rsidRDefault="002660E6" w:rsidP="002660E6">
      <w:pPr>
        <w:ind w:left="1440"/>
        <w:rPr>
          <w:rFonts w:ascii="Courier" w:eastAsiaTheme="minorHAnsi" w:hAnsi="Courier" w:cstheme="minorBidi"/>
          <w:sz w:val="22"/>
          <w:lang w:val="en-US"/>
        </w:rPr>
      </w:pPr>
    </w:p>
    <w:p w14:paraId="1FCD748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str(abs(lon))</w:t>
      </w:r>
    </w:p>
    <w:p w14:paraId="27FBCFA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str(abs(lat))</w:t>
      </w:r>
    </w:p>
    <w:p w14:paraId="025B3D5A" w14:textId="77777777" w:rsidR="002660E6" w:rsidRPr="00022328" w:rsidRDefault="002660E6" w:rsidP="002660E6">
      <w:pPr>
        <w:ind w:left="1440"/>
        <w:rPr>
          <w:rFonts w:ascii="Courier" w:eastAsiaTheme="minorHAnsi" w:hAnsi="Courier" w:cstheme="minorBidi"/>
          <w:sz w:val="22"/>
          <w:lang w:val="en-US"/>
        </w:rPr>
      </w:pPr>
    </w:p>
    <w:p w14:paraId="014D51D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lon_str.split(".")</w:t>
      </w:r>
    </w:p>
    <w:p w14:paraId="0E490B5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lastRenderedPageBreak/>
        <w:t>lon_str = "%s.%s" % (lon_str[0].zfill(3), lon_str[1])</w:t>
      </w:r>
    </w:p>
    <w:p w14:paraId="23449A23" w14:textId="77777777" w:rsidR="002660E6" w:rsidRPr="00022328" w:rsidRDefault="002660E6" w:rsidP="002660E6">
      <w:pPr>
        <w:ind w:left="1440"/>
        <w:rPr>
          <w:rFonts w:ascii="Courier" w:eastAsiaTheme="minorHAnsi" w:hAnsi="Courier" w:cstheme="minorBidi"/>
          <w:sz w:val="22"/>
          <w:lang w:val="en-US"/>
        </w:rPr>
      </w:pPr>
    </w:p>
    <w:p w14:paraId="19D9E46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lat_str.split(".")</w:t>
      </w:r>
    </w:p>
    <w:p w14:paraId="571BE52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"%s.%s" % (lat_str[0].zfill(</w:t>
      </w:r>
      <w:r>
        <w:rPr>
          <w:rFonts w:ascii="Courier" w:eastAsiaTheme="minorHAnsi" w:hAnsi="Courier" w:cstheme="minorBidi"/>
          <w:sz w:val="22"/>
          <w:lang w:val="en-US"/>
        </w:rPr>
        <w:t>2</w:t>
      </w:r>
      <w:r w:rsidRPr="00022328">
        <w:rPr>
          <w:rFonts w:ascii="Courier" w:eastAsiaTheme="minorHAnsi" w:hAnsi="Courier" w:cstheme="minorBidi"/>
          <w:sz w:val="22"/>
          <w:lang w:val="en-US"/>
        </w:rPr>
        <w:t>), lat_str[1])</w:t>
      </w:r>
    </w:p>
    <w:p w14:paraId="64323F83" w14:textId="77777777" w:rsidR="002660E6" w:rsidRPr="00022328" w:rsidRDefault="002660E6" w:rsidP="002660E6">
      <w:pPr>
        <w:ind w:left="1440"/>
        <w:rPr>
          <w:rFonts w:ascii="Courier" w:eastAsiaTheme="minorHAnsi" w:hAnsi="Courier" w:cstheme="minorBidi"/>
          <w:sz w:val="22"/>
          <w:lang w:val="en-US"/>
        </w:rPr>
      </w:pPr>
    </w:p>
    <w:p w14:paraId="76BB6F9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lon&gt;0:</w:t>
      </w:r>
    </w:p>
    <w:p w14:paraId="0FB4B60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2B7A048"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lon&lt;0:</w:t>
      </w:r>
    </w:p>
    <w:p w14:paraId="798CA20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331B9E5" w14:textId="77777777" w:rsidR="002660E6" w:rsidRPr="00022328" w:rsidRDefault="002660E6" w:rsidP="002660E6">
      <w:pPr>
        <w:ind w:left="1440"/>
        <w:rPr>
          <w:rFonts w:ascii="Courier" w:eastAsiaTheme="minorHAnsi" w:hAnsi="Courier" w:cstheme="minorBidi"/>
          <w:sz w:val="22"/>
          <w:lang w:val="en-US"/>
        </w:rPr>
      </w:pPr>
    </w:p>
    <w:p w14:paraId="45B552B1"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lat&gt;0:</w:t>
      </w:r>
    </w:p>
    <w:p w14:paraId="58323B99"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1A253A9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lat&lt;0:</w:t>
      </w:r>
    </w:p>
    <w:p w14:paraId="214697AB"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2C352D8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return lat_str + lon_str</w:t>
      </w:r>
    </w:p>
    <w:p w14:paraId="0F213711" w14:textId="77777777" w:rsidR="002660E6" w:rsidRPr="00CC6A63" w:rsidRDefault="002660E6" w:rsidP="002660E6">
      <w:r>
        <w:t>Need to introduce a new data property to relate nD data points to individual geometries. Analogous to the “asWKT” property</w:t>
      </w:r>
      <w:r>
        <w:br/>
        <w:t>&lt;point_iri&gt; as_nDLatLon &lt;shape_pt_nD_transform&gt;.</w:t>
      </w:r>
    </w:p>
    <w:p w14:paraId="084A4D8A" w14:textId="77777777" w:rsidR="002660E6" w:rsidRDefault="002660E6" w:rsidP="008C7F3C">
      <w:pPr>
        <w:pStyle w:val="ListParagraph"/>
        <w:numPr>
          <w:ilvl w:val="0"/>
          <w:numId w:val="57"/>
        </w:numPr>
        <w:rPr>
          <w:lang w:val="en-CA"/>
        </w:rPr>
      </w:pPr>
      <w:r>
        <w:rPr>
          <w:lang w:val="en-CA"/>
        </w:rPr>
        <w:t>shape_dist_traveled: omitted</w:t>
      </w:r>
    </w:p>
    <w:p w14:paraId="258D49C0" w14:textId="77777777" w:rsidR="002660E6" w:rsidRDefault="002660E6" w:rsidP="008C7F3C">
      <w:pPr>
        <w:pStyle w:val="ListParagraph"/>
        <w:numPr>
          <w:ilvl w:val="0"/>
          <w:numId w:val="57"/>
        </w:numPr>
        <w:rPr>
          <w:lang w:val="en-CA"/>
        </w:rPr>
      </w:pPr>
      <w:r>
        <w:rPr>
          <w:lang w:val="en-CA"/>
        </w:rPr>
        <w:t>point_iri: unique ID for point object</w:t>
      </w:r>
      <w:r>
        <w:rPr>
          <w:lang w:val="en-CA"/>
        </w:rPr>
        <w:br/>
      </w:r>
    </w:p>
    <w:p w14:paraId="38532171" w14:textId="77777777" w:rsidR="002660E6" w:rsidRDefault="002660E6" w:rsidP="008C7F3C">
      <w:pPr>
        <w:pStyle w:val="ListParagraph"/>
        <w:numPr>
          <w:ilvl w:val="0"/>
          <w:numId w:val="57"/>
        </w:numPr>
        <w:rPr>
          <w:lang w:val="en-CA"/>
        </w:rPr>
      </w:pPr>
      <w:r>
        <w:rPr>
          <w:lang w:val="en-CA"/>
        </w:rPr>
        <w:t>line segment points</w:t>
      </w:r>
      <w:r>
        <w:rPr>
          <w:lang w:val="en-CA"/>
        </w:rPr>
        <w:br/>
        <w:t>transform lat and lon columns to WKT point format:</w:t>
      </w:r>
    </w:p>
    <w:p w14:paraId="6836CBF5" w14:textId="77777777" w:rsidR="002660E6" w:rsidRDefault="002660E6" w:rsidP="002660E6">
      <w:pPr>
        <w:pStyle w:val="ListParagraph"/>
        <w:ind w:firstLine="720"/>
        <w:rPr>
          <w:lang w:val="en-CA"/>
        </w:rPr>
      </w:pPr>
      <w:r w:rsidRPr="005D743B">
        <w:rPr>
          <w:lang w:val="en-CA"/>
        </w:rPr>
        <w:t>return "POINT(" + getValue("shape_pt_lon") + " " + getValue("shape_pt_lat") + ")</w:t>
      </w:r>
      <w:r>
        <w:rPr>
          <w:lang w:val="en-CA"/>
        </w:rPr>
        <w:t>”</w:t>
      </w:r>
      <w:r>
        <w:rPr>
          <w:lang w:val="en-CA"/>
        </w:rPr>
        <w:br/>
        <w:t xml:space="preserve">set semantic type datatype: </w:t>
      </w:r>
      <w:r w:rsidRPr="005D743B">
        <w:rPr>
          <w:lang w:val="en-CA"/>
        </w:rPr>
        <w:t>http://www.opengis.net/ont/geosparql#wktLiteral</w:t>
      </w:r>
      <w:r>
        <w:rPr>
          <w:lang w:val="en-CA"/>
        </w:rPr>
        <w:br/>
      </w:r>
      <w:r w:rsidRPr="00D07CB5">
        <w:rPr>
          <w:lang w:val="en-CA"/>
        </w:rPr>
        <w:t xml:space="preserve">&lt;shape_id&gt; a </w:t>
      </w:r>
      <w:r>
        <w:rPr>
          <w:lang w:val="en-CA"/>
        </w:rPr>
        <w:t>geo:Geometry</w:t>
      </w:r>
      <w:r w:rsidRPr="00D07CB5">
        <w:rPr>
          <w:lang w:val="en-CA"/>
        </w:rPr>
        <w:t xml:space="preserve">; sf:contains </w:t>
      </w:r>
      <w:r>
        <w:rPr>
          <w:lang w:val="en-CA"/>
        </w:rPr>
        <w:t>&lt;point_iri&gt;.</w:t>
      </w:r>
      <w:r>
        <w:rPr>
          <w:lang w:val="en-CA"/>
        </w:rPr>
        <w:br/>
        <w:t xml:space="preserve">&lt;point_iri&gt; </w:t>
      </w:r>
      <w:r w:rsidRPr="005606A9">
        <w:rPr>
          <w:lang w:val="en-CA"/>
        </w:rPr>
        <w:t xml:space="preserve">a sf:Geometry; as_nDLatLon </w:t>
      </w:r>
      <w:r w:rsidRPr="005606A9">
        <w:t>&lt;shape_pt_nD_transform&gt;</w:t>
      </w:r>
      <w:r>
        <w:rPr>
          <w:lang w:val="en-CA"/>
        </w:rPr>
        <w:t>.</w:t>
      </w:r>
    </w:p>
    <w:p w14:paraId="193B6307" w14:textId="77777777" w:rsidR="002660E6" w:rsidRPr="00EC2F24" w:rsidRDefault="002660E6" w:rsidP="00EC2F24">
      <w:pPr>
        <w:ind w:left="720" w:hanging="360"/>
      </w:pPr>
    </w:p>
    <w:p w14:paraId="1652C209" w14:textId="77777777" w:rsidR="002660E6" w:rsidRPr="00EC2F24" w:rsidRDefault="002660E6" w:rsidP="00EC2F24">
      <w:r w:rsidRPr="00EC2F24">
        <w:rPr>
          <w:b/>
        </w:rPr>
        <w:t xml:space="preserve">Future work: </w:t>
      </w:r>
      <w:r w:rsidRPr="00EC2F24">
        <w:t>In order to define the associated distance between points in the shape, we need to reference the points across rows (i.e. using the &lt;shape_pt_sequence&gt; attribute).</w:t>
      </w:r>
    </w:p>
    <w:p w14:paraId="7FEA9979" w14:textId="77777777" w:rsidR="002660E6" w:rsidRDefault="002660E6" w:rsidP="002660E6">
      <w:pPr>
        <w:pStyle w:val="ListParagraph"/>
        <w:rPr>
          <w:lang w:val="en-CA"/>
        </w:rPr>
      </w:pPr>
      <w:r w:rsidRPr="009B7A77">
        <w:rPr>
          <w:i/>
          <w:lang w:val="en-CA"/>
        </w:rPr>
        <w:t>A few open questions must first be resolved</w:t>
      </w:r>
      <w:r>
        <w:rPr>
          <w:lang w:val="en-CA"/>
        </w:rPr>
        <w:t xml:space="preserve">: </w:t>
      </w:r>
    </w:p>
    <w:p w14:paraId="660EBEBA" w14:textId="77777777" w:rsidR="002660E6" w:rsidRDefault="002660E6" w:rsidP="008C7F3C">
      <w:pPr>
        <w:pStyle w:val="ListParagraph"/>
        <w:numPr>
          <w:ilvl w:val="1"/>
          <w:numId w:val="57"/>
        </w:numPr>
        <w:rPr>
          <w:lang w:val="en-CA"/>
        </w:rPr>
      </w:pPr>
      <w:r>
        <w:rPr>
          <w:lang w:val="en-CA"/>
        </w:rPr>
        <w:lastRenderedPageBreak/>
        <w:t>How can we create a mapping between rows in Karma, without modifying the input file?</w:t>
      </w:r>
    </w:p>
    <w:p w14:paraId="5EB7C481" w14:textId="77777777" w:rsidR="002660E6" w:rsidRDefault="002660E6" w:rsidP="008C7F3C">
      <w:pPr>
        <w:pStyle w:val="ListParagraph"/>
        <w:numPr>
          <w:ilvl w:val="1"/>
          <w:numId w:val="57"/>
        </w:numPr>
        <w:rPr>
          <w:lang w:val="en-CA"/>
        </w:rPr>
      </w:pPr>
      <w:r>
        <w:rPr>
          <w:lang w:val="en-CA"/>
        </w:rPr>
        <w:t>Does the distance represent a (straight) line segment, or possibly a curved line string with multiple intermediate points but only a known beginning and end?</w:t>
      </w:r>
    </w:p>
    <w:p w14:paraId="4AFA6806" w14:textId="77777777" w:rsidR="002660E6" w:rsidRDefault="002660E6" w:rsidP="008C7F3C">
      <w:pPr>
        <w:pStyle w:val="ListParagraph"/>
        <w:numPr>
          <w:ilvl w:val="1"/>
          <w:numId w:val="57"/>
        </w:numPr>
        <w:rPr>
          <w:lang w:val="en-CA"/>
        </w:rPr>
      </w:pPr>
      <w:r>
        <w:rPr>
          <w:lang w:val="en-CA"/>
        </w:rPr>
        <w:t>What is the most appropriate property to capture the distance travelled, and where should it be defined?</w:t>
      </w:r>
    </w:p>
    <w:p w14:paraId="27D4C3CD" w14:textId="77777777" w:rsidR="002660E6" w:rsidRDefault="002660E6" w:rsidP="00EC2F24">
      <w:pPr>
        <w:pStyle w:val="Heading3"/>
        <w:numPr>
          <w:ilvl w:val="0"/>
          <w:numId w:val="0"/>
        </w:numPr>
        <w:rPr>
          <w:lang w:val="en-CA"/>
        </w:rPr>
      </w:pPr>
      <w:bookmarkStart w:id="230" w:name="_Toc32994015"/>
      <w:r>
        <w:rPr>
          <w:lang w:val="en-CA"/>
        </w:rPr>
        <w:t>stop_times.txt</w:t>
      </w:r>
      <w:bookmarkEnd w:id="230"/>
    </w:p>
    <w:p w14:paraId="286855D5" w14:textId="77777777" w:rsidR="002660E6" w:rsidRDefault="002660E6" w:rsidP="002660E6">
      <w:r>
        <w:t>Two key relationships captured in this dataset are not only between the attributes in the csv file but between the rows, according to the ordering: the arrival and departure times, and the stop_ids need to be referenced across rows in order to better capture the route links and times of the scheduled trip segments. R2RML tools are not suited for this, therefore we opt to pre-process the stop_times file to create new attributes that capture the attribute values of interest from the following row. In this case, we are interested in stop_id and arrival_time, so the result of the preprocessing is two new attributes: next_stop_id and next_arrival_time.</w:t>
      </w:r>
    </w:p>
    <w:p w14:paraId="45B1955C" w14:textId="77777777" w:rsidR="002660E6" w:rsidRDefault="002660E6" w:rsidP="002660E6">
      <w:r>
        <w:t>This preprocessing was performed using pandas (run stop_times_preprocess.py with python3).</w:t>
      </w:r>
    </w:p>
    <w:p w14:paraId="48BBC11D" w14:textId="77777777" w:rsidR="002660E6" w:rsidRPr="002E17AC" w:rsidRDefault="002660E6" w:rsidP="002660E6"/>
    <w:p w14:paraId="65EC5571" w14:textId="77777777" w:rsidR="002660E6" w:rsidRDefault="002660E6" w:rsidP="008C7F3C">
      <w:pPr>
        <w:pStyle w:val="ListParagraph"/>
        <w:numPr>
          <w:ilvl w:val="0"/>
          <w:numId w:val="52"/>
        </w:numPr>
        <w:rPr>
          <w:lang w:val="en-CA"/>
        </w:rPr>
      </w:pPr>
      <w:r w:rsidRPr="005C3FBB">
        <w:rPr>
          <w:lang w:val="en-CA"/>
        </w:rPr>
        <w:t>trip_id</w:t>
      </w:r>
    </w:p>
    <w:p w14:paraId="3696BD13" w14:textId="77777777" w:rsidR="002660E6" w:rsidRDefault="002660E6" w:rsidP="002660E6">
      <w:pPr>
        <w:pStyle w:val="ListParagraph"/>
        <w:rPr>
          <w:lang w:val="en-CA"/>
        </w:rPr>
      </w:pPr>
      <w:r>
        <w:rPr>
          <w:lang w:val="en-CA"/>
        </w:rPr>
        <w:t>&lt;subtrip_iri&gt;:</w:t>
      </w:r>
    </w:p>
    <w:p w14:paraId="4FE04064" w14:textId="77777777" w:rsidR="002660E6" w:rsidRDefault="002660E6" w:rsidP="002660E6">
      <w:pPr>
        <w:pStyle w:val="ListParagraph"/>
        <w:rPr>
          <w:lang w:val="en-CA"/>
        </w:rPr>
      </w:pPr>
      <w:r w:rsidRPr="00993A9D">
        <w:rPr>
          <w:rFonts w:ascii="Courier" w:hAnsi="Courier"/>
          <w:lang w:val="en-CA"/>
        </w:rPr>
        <w:t>return "subtrip_" + getValue("trip_id") + "_" + getValue("arrival_time").replace(":","") + "_" + getValue("stop_id") + "_" + getValue("next_stop_id")</w:t>
      </w:r>
      <w:r>
        <w:rPr>
          <w:lang w:val="en-CA"/>
        </w:rPr>
        <w:br/>
        <w:t>-&gt; &lt;trip_id&gt; a trip:ScheduledTransitTrip; activity:hasSubRecurringEvent &lt;subtrip_iri&gt;.</w:t>
      </w:r>
    </w:p>
    <w:p w14:paraId="691328E6" w14:textId="77777777" w:rsidR="002660E6" w:rsidRDefault="002660E6" w:rsidP="002660E6">
      <w:pPr>
        <w:pStyle w:val="ListParagraph"/>
        <w:rPr>
          <w:lang w:val="en-CA"/>
        </w:rPr>
      </w:pPr>
      <w:r>
        <w:rPr>
          <w:lang w:val="en-CA"/>
        </w:rPr>
        <w:t>&lt;subtrip_iri&gt; a trip:ScheduledTransitTrip.</w:t>
      </w:r>
    </w:p>
    <w:p w14:paraId="1F14E0F7" w14:textId="77777777" w:rsidR="002660E6" w:rsidRDefault="002660E6" w:rsidP="008C7F3C">
      <w:pPr>
        <w:pStyle w:val="ListParagraph"/>
        <w:numPr>
          <w:ilvl w:val="0"/>
          <w:numId w:val="52"/>
        </w:numPr>
        <w:rPr>
          <w:lang w:val="en-CA"/>
        </w:rPr>
      </w:pPr>
      <w:r w:rsidRPr="002C4558">
        <w:rPr>
          <w:lang w:val="en-CA"/>
        </w:rPr>
        <w:t>arrival_time</w:t>
      </w:r>
      <w:r>
        <w:rPr>
          <w:lang w:val="en-CA"/>
        </w:rPr>
        <w:t>: not used</w:t>
      </w:r>
    </w:p>
    <w:p w14:paraId="7F071C4C" w14:textId="77777777" w:rsidR="002660E6" w:rsidRPr="00DF17D9" w:rsidRDefault="002660E6" w:rsidP="008C7F3C">
      <w:pPr>
        <w:pStyle w:val="ListParagraph"/>
        <w:numPr>
          <w:ilvl w:val="0"/>
          <w:numId w:val="52"/>
        </w:numPr>
        <w:rPr>
          <w:lang w:val="en-CA"/>
        </w:rPr>
      </w:pPr>
      <w:r>
        <w:rPr>
          <w:lang w:val="en-CA"/>
        </w:rPr>
        <w:t>d</w:t>
      </w:r>
      <w:r w:rsidRPr="005C3FBB">
        <w:rPr>
          <w:lang w:val="en-CA"/>
        </w:rPr>
        <w:t>eparture_time</w:t>
      </w:r>
      <w:r>
        <w:rPr>
          <w:lang w:val="en-CA"/>
        </w:rPr>
        <w:t>, next_arrival_time</w:t>
      </w:r>
      <w:r w:rsidRPr="00DF17D9">
        <w:t xml:space="preserve">: the </w:t>
      </w:r>
      <w:r>
        <w:t xml:space="preserve">scheduled </w:t>
      </w:r>
      <w:r w:rsidRPr="00DF17D9">
        <w:t>departure time from the current stop</w:t>
      </w:r>
      <w:r>
        <w:t xml:space="preserve"> and arrival time at the next stop</w:t>
      </w:r>
      <w:r w:rsidRPr="00DF17D9">
        <w:t xml:space="preserve">. </w:t>
      </w:r>
      <w:r>
        <w:t>*note need to ensure the format is correct (xsd:time)</w:t>
      </w:r>
      <w:r w:rsidRPr="00DF17D9">
        <w:br/>
      </w:r>
      <w:r>
        <w:t xml:space="preserve">-&gt; </w:t>
      </w:r>
      <w:r>
        <w:rPr>
          <w:lang w:val="en-CA"/>
        </w:rPr>
        <w:t>&lt;_scheduled_subtrip &gt; rec:startTime &lt;departure_time&gt;; rec:endTime &lt;next_arrival_time&gt;</w:t>
      </w:r>
    </w:p>
    <w:p w14:paraId="4ED59522" w14:textId="77777777" w:rsidR="002660E6" w:rsidRDefault="002660E6" w:rsidP="008C7F3C">
      <w:pPr>
        <w:pStyle w:val="ListParagraph"/>
        <w:numPr>
          <w:ilvl w:val="0"/>
          <w:numId w:val="52"/>
        </w:numPr>
        <w:rPr>
          <w:lang w:val="en-CA"/>
        </w:rPr>
      </w:pPr>
      <w:r w:rsidRPr="005C3FBB">
        <w:rPr>
          <w:lang w:val="en-CA"/>
        </w:rPr>
        <w:t>stop_id</w:t>
      </w:r>
      <w:r>
        <w:rPr>
          <w:lang w:val="en-CA"/>
        </w:rPr>
        <w:t>, next_stop_id: the origin of the trip segment</w:t>
      </w:r>
      <w:r>
        <w:rPr>
          <w:lang w:val="en-CA"/>
        </w:rPr>
        <w:br/>
        <w:t>&lt;route_iri&gt;:</w:t>
      </w:r>
    </w:p>
    <w:p w14:paraId="72C70733" w14:textId="77777777" w:rsidR="002660E6" w:rsidRPr="002B75B5" w:rsidRDefault="002660E6" w:rsidP="002660E6">
      <w:pPr>
        <w:pStyle w:val="ListParagraph"/>
        <w:rPr>
          <w:rFonts w:ascii="Courier" w:hAnsi="Courier"/>
          <w:lang w:val="en-CA"/>
        </w:rPr>
      </w:pPr>
      <w:r w:rsidRPr="002B75B5">
        <w:rPr>
          <w:rFonts w:ascii="Courier" w:hAnsi="Courier"/>
          <w:lang w:val="en-CA"/>
        </w:rPr>
        <w:lastRenderedPageBreak/>
        <w:t>return "route" + getValue("trip_id") + "_" + getValue("stop_id") + "_" + getValue("next_stop_id")</w:t>
      </w:r>
    </w:p>
    <w:p w14:paraId="586C252A" w14:textId="77777777" w:rsidR="002660E6" w:rsidRDefault="002660E6" w:rsidP="002660E6">
      <w:pPr>
        <w:pStyle w:val="ListParagraph"/>
        <w:rPr>
          <w:lang w:val="en-CA"/>
        </w:rPr>
      </w:pPr>
      <w:r>
        <w:rPr>
          <w:lang w:val="en-CA"/>
        </w:rPr>
        <w:t>-&gt; &lt;subtrip_iri &gt; transit:scheduledOn &lt;route_iri&gt;.</w:t>
      </w:r>
    </w:p>
    <w:p w14:paraId="47DA9CFD" w14:textId="77777777" w:rsidR="002660E6" w:rsidRDefault="002660E6" w:rsidP="002660E6">
      <w:pPr>
        <w:pStyle w:val="ListParagraph"/>
        <w:rPr>
          <w:lang w:val="en-CA"/>
        </w:rPr>
      </w:pPr>
      <w:r>
        <w:rPr>
          <w:lang w:val="en-CA"/>
        </w:rPr>
        <w:t>&lt;route_iri&gt; a transit:RouteSection; transit:beginsAtStop &lt;stop_id&gt;; transit:endsAtStop &lt;next_stop_id&gt;</w:t>
      </w:r>
    </w:p>
    <w:p w14:paraId="28C582DC" w14:textId="77777777" w:rsidR="002660E6" w:rsidRDefault="002660E6" w:rsidP="008C7F3C">
      <w:pPr>
        <w:pStyle w:val="ListParagraph"/>
        <w:numPr>
          <w:ilvl w:val="0"/>
          <w:numId w:val="52"/>
        </w:numPr>
        <w:rPr>
          <w:lang w:val="en-CA"/>
        </w:rPr>
      </w:pPr>
      <w:r w:rsidRPr="005C3FBB">
        <w:rPr>
          <w:lang w:val="en-CA"/>
        </w:rPr>
        <w:t>stop_sequence</w:t>
      </w:r>
      <w:r>
        <w:rPr>
          <w:lang w:val="en-CA"/>
        </w:rPr>
        <w:t>: not used by the mapping but could be used for preprocessing to ensure correct values for next stops and next arrival times</w:t>
      </w:r>
    </w:p>
    <w:p w14:paraId="3C39E972" w14:textId="77777777" w:rsidR="002660E6" w:rsidRDefault="002660E6" w:rsidP="008C7F3C">
      <w:pPr>
        <w:pStyle w:val="ListParagraph"/>
        <w:numPr>
          <w:ilvl w:val="0"/>
          <w:numId w:val="52"/>
        </w:numPr>
        <w:rPr>
          <w:lang w:val="en-CA"/>
        </w:rPr>
      </w:pPr>
      <w:r w:rsidRPr="005C3FBB">
        <w:rPr>
          <w:lang w:val="en-CA"/>
        </w:rPr>
        <w:t>stop_headsign</w:t>
      </w:r>
      <w:r>
        <w:rPr>
          <w:lang w:val="en-CA"/>
        </w:rPr>
        <w:t>: not in use</w:t>
      </w:r>
    </w:p>
    <w:p w14:paraId="14BD84BF" w14:textId="77777777" w:rsidR="002660E6" w:rsidRPr="00906056" w:rsidRDefault="002660E6" w:rsidP="008C7F3C">
      <w:pPr>
        <w:pStyle w:val="ListParagraph"/>
        <w:numPr>
          <w:ilvl w:val="0"/>
          <w:numId w:val="52"/>
        </w:numPr>
        <w:rPr>
          <w:lang w:val="en-CA"/>
        </w:rPr>
      </w:pPr>
      <w:r w:rsidRPr="005C3FBB">
        <w:rPr>
          <w:lang w:val="en-CA"/>
        </w:rPr>
        <w:t>pickup_type</w:t>
      </w:r>
      <w:r>
        <w:rPr>
          <w:lang w:val="en-CA"/>
        </w:rPr>
        <w:t xml:space="preserve">: indicates whether passengers are picked up at the stop, and if so how the pickup must be arranged. </w:t>
      </w:r>
      <w:r>
        <w:rPr>
          <w:lang w:val="en-CA"/>
        </w:rPr>
        <w:br/>
      </w:r>
      <w:r w:rsidRPr="00780C57">
        <w:rPr>
          <w:i/>
          <w:lang w:val="en-CA"/>
        </w:rPr>
        <w:t>transform pickup_type into appropriate IRI</w:t>
      </w:r>
    </w:p>
    <w:p w14:paraId="459A4E0E" w14:textId="77777777" w:rsidR="002660E6" w:rsidRPr="00906056" w:rsidRDefault="002660E6" w:rsidP="002660E6">
      <w:pPr>
        <w:ind w:left="1440"/>
      </w:pPr>
      <w:r w:rsidRPr="00906056">
        <w:t>type = getValue("pickup_type")</w:t>
      </w:r>
    </w:p>
    <w:p w14:paraId="4BB1518B" w14:textId="77777777" w:rsidR="002660E6" w:rsidRPr="00906056" w:rsidRDefault="002660E6" w:rsidP="002660E6">
      <w:pPr>
        <w:ind w:left="1440"/>
      </w:pPr>
      <w:r w:rsidRPr="00906056">
        <w:t>if (type == "0"):</w:t>
      </w:r>
    </w:p>
    <w:p w14:paraId="6C920EE5" w14:textId="77777777" w:rsidR="002660E6" w:rsidRPr="00906056" w:rsidRDefault="002660E6" w:rsidP="002660E6">
      <w:pPr>
        <w:ind w:left="1440"/>
      </w:pPr>
      <w:r w:rsidRPr="00906056">
        <w:t xml:space="preserve">    return "http://ontology.eil.utoronto.ca/icity/PublicTransit/AccessAsScheduled"</w:t>
      </w:r>
    </w:p>
    <w:p w14:paraId="3A525962" w14:textId="77777777" w:rsidR="002660E6" w:rsidRPr="00906056" w:rsidRDefault="002660E6" w:rsidP="002660E6">
      <w:pPr>
        <w:ind w:left="1440"/>
      </w:pPr>
      <w:r w:rsidRPr="00906056">
        <w:t>if (type == "1"):</w:t>
      </w:r>
    </w:p>
    <w:p w14:paraId="043BD78D" w14:textId="77777777" w:rsidR="002660E6" w:rsidRPr="00906056" w:rsidRDefault="002660E6" w:rsidP="002660E6">
      <w:pPr>
        <w:ind w:left="1440"/>
      </w:pPr>
      <w:r w:rsidRPr="00906056">
        <w:t xml:space="preserve">    return "http://ontology.eil.utoronto.ca/icity/PublicTransit/AccessNotAvailable"</w:t>
      </w:r>
    </w:p>
    <w:p w14:paraId="06C8F2A0" w14:textId="77777777" w:rsidR="002660E6" w:rsidRPr="00906056" w:rsidRDefault="002660E6" w:rsidP="002660E6">
      <w:pPr>
        <w:ind w:left="1440"/>
      </w:pPr>
      <w:r w:rsidRPr="00906056">
        <w:t>if (type == "2"):</w:t>
      </w:r>
    </w:p>
    <w:p w14:paraId="661092A7" w14:textId="77777777" w:rsidR="002660E6" w:rsidRPr="00906056" w:rsidRDefault="002660E6" w:rsidP="002660E6">
      <w:pPr>
        <w:ind w:left="1440"/>
      </w:pPr>
      <w:r w:rsidRPr="00906056">
        <w:t xml:space="preserve">    return "http://ontology.eil.utoronto.ca/icity/PublicTransit/AccessArrangedViaAgency"</w:t>
      </w:r>
    </w:p>
    <w:p w14:paraId="24D70928" w14:textId="77777777" w:rsidR="002660E6" w:rsidRPr="00906056" w:rsidRDefault="002660E6" w:rsidP="002660E6">
      <w:pPr>
        <w:ind w:left="1440"/>
      </w:pPr>
      <w:r w:rsidRPr="00906056">
        <w:t>if (type == "3"):</w:t>
      </w:r>
    </w:p>
    <w:p w14:paraId="6886FA01" w14:textId="77777777" w:rsidR="002660E6" w:rsidRPr="00906056" w:rsidRDefault="002660E6" w:rsidP="002660E6">
      <w:pPr>
        <w:ind w:left="1440"/>
      </w:pPr>
      <w:r w:rsidRPr="00906056">
        <w:t xml:space="preserve">    return "http://ontology.eil.utoronto.ca/icity/PublicTransit/AccessArrangedViaDriver"</w:t>
      </w:r>
      <w:r w:rsidRPr="00906056">
        <w:br/>
        <w:t>-&gt; &lt;_scheduled_ subtrip&gt;</w:t>
      </w:r>
      <w:r>
        <w:t xml:space="preserve"> transit:hasPickupType &lt;pickup_type_transform&gt;</w:t>
      </w:r>
    </w:p>
    <w:p w14:paraId="1D31D43A" w14:textId="77777777" w:rsidR="002660E6" w:rsidRPr="00906056" w:rsidRDefault="002660E6" w:rsidP="008C7F3C">
      <w:pPr>
        <w:pStyle w:val="ListParagraph"/>
        <w:numPr>
          <w:ilvl w:val="0"/>
          <w:numId w:val="52"/>
        </w:numPr>
        <w:rPr>
          <w:lang w:val="en-CA"/>
        </w:rPr>
      </w:pPr>
      <w:r w:rsidRPr="005C3FBB">
        <w:rPr>
          <w:lang w:val="en-CA"/>
        </w:rPr>
        <w:t>drop_off_type</w:t>
      </w:r>
      <w:r>
        <w:rPr>
          <w:lang w:val="en-CA"/>
        </w:rPr>
        <w:t>: indicates whether passengers are dropped off at the stop, and if so how the pickup must be arranged.</w:t>
      </w:r>
      <w:r>
        <w:rPr>
          <w:lang w:val="en-CA"/>
        </w:rPr>
        <w:br/>
      </w:r>
      <w:r w:rsidRPr="00780C57">
        <w:rPr>
          <w:i/>
          <w:lang w:val="en-CA"/>
        </w:rPr>
        <w:t>transform dropoff_type into appropriate IRI</w:t>
      </w:r>
    </w:p>
    <w:p w14:paraId="1BA78313" w14:textId="77777777" w:rsidR="002660E6" w:rsidRPr="00906056" w:rsidRDefault="002660E6" w:rsidP="002660E6">
      <w:pPr>
        <w:ind w:left="1440"/>
      </w:pPr>
      <w:r>
        <w:t>as above with pickup type</w:t>
      </w:r>
    </w:p>
    <w:p w14:paraId="045C26C1" w14:textId="77777777" w:rsidR="002660E6" w:rsidRDefault="002660E6" w:rsidP="008C7F3C">
      <w:pPr>
        <w:pStyle w:val="ListParagraph"/>
        <w:numPr>
          <w:ilvl w:val="0"/>
          <w:numId w:val="52"/>
        </w:numPr>
        <w:rPr>
          <w:lang w:val="en-CA"/>
        </w:rPr>
      </w:pPr>
      <w:r w:rsidRPr="005C3FBB">
        <w:rPr>
          <w:lang w:val="en-CA"/>
        </w:rPr>
        <w:t>shape_dist_traveled</w:t>
      </w:r>
      <w:r>
        <w:rPr>
          <w:lang w:val="en-CA"/>
        </w:rPr>
        <w:t>: cumulative distance (from start of trip_id)</w:t>
      </w:r>
      <w:r>
        <w:rPr>
          <w:lang w:val="en-CA"/>
        </w:rPr>
        <w:br/>
        <w:t>omit for now: TBD what the best way to represent this is</w:t>
      </w:r>
    </w:p>
    <w:p w14:paraId="5E476C17" w14:textId="77777777" w:rsidR="002660E6" w:rsidRDefault="002660E6" w:rsidP="00EC2F24">
      <w:pPr>
        <w:pStyle w:val="Heading3"/>
        <w:numPr>
          <w:ilvl w:val="0"/>
          <w:numId w:val="0"/>
        </w:numPr>
        <w:rPr>
          <w:lang w:val="en-CA"/>
        </w:rPr>
      </w:pPr>
      <w:bookmarkStart w:id="231" w:name="_Toc32994016"/>
      <w:r>
        <w:rPr>
          <w:lang w:val="en-CA"/>
        </w:rPr>
        <w:lastRenderedPageBreak/>
        <w:t>stops.txt</w:t>
      </w:r>
      <w:bookmarkEnd w:id="231"/>
    </w:p>
    <w:p w14:paraId="750A8E1C" w14:textId="77777777" w:rsidR="002660E6" w:rsidRDefault="002660E6" w:rsidP="008C7F3C">
      <w:pPr>
        <w:pStyle w:val="ListParagraph"/>
        <w:numPr>
          <w:ilvl w:val="0"/>
          <w:numId w:val="51"/>
        </w:numPr>
        <w:rPr>
          <w:lang w:val="en-CA"/>
        </w:rPr>
      </w:pPr>
      <w:r w:rsidRPr="00CE00BC">
        <w:rPr>
          <w:lang w:val="en-CA"/>
        </w:rPr>
        <w:t>stop_id</w:t>
      </w:r>
      <w:r>
        <w:rPr>
          <w:lang w:val="en-CA"/>
        </w:rPr>
        <w:br/>
        <w:t>-&gt; &lt;stop_id&gt; a transit:StopPoint</w:t>
      </w:r>
    </w:p>
    <w:p w14:paraId="30FACD9F" w14:textId="77777777" w:rsidR="002660E6" w:rsidRDefault="002660E6" w:rsidP="008C7F3C">
      <w:pPr>
        <w:pStyle w:val="ListParagraph"/>
        <w:numPr>
          <w:ilvl w:val="0"/>
          <w:numId w:val="51"/>
        </w:numPr>
        <w:rPr>
          <w:lang w:val="en-CA"/>
        </w:rPr>
      </w:pPr>
      <w:r w:rsidRPr="00CE00BC">
        <w:rPr>
          <w:lang w:val="en-CA"/>
        </w:rPr>
        <w:t>stop_code</w:t>
      </w:r>
      <w:r>
        <w:rPr>
          <w:lang w:val="en-CA"/>
        </w:rPr>
        <w:br/>
        <w:t>-&gt; &lt;stop_id&gt; transit:hasStopCode &lt;stop_code&gt;</w:t>
      </w:r>
    </w:p>
    <w:p w14:paraId="20AF1392" w14:textId="77777777" w:rsidR="002660E6" w:rsidRDefault="002660E6" w:rsidP="008C7F3C">
      <w:pPr>
        <w:pStyle w:val="ListParagraph"/>
        <w:numPr>
          <w:ilvl w:val="0"/>
          <w:numId w:val="51"/>
        </w:numPr>
        <w:rPr>
          <w:lang w:val="en-CA"/>
        </w:rPr>
      </w:pPr>
      <w:r w:rsidRPr="00CE00BC">
        <w:rPr>
          <w:lang w:val="en-CA"/>
        </w:rPr>
        <w:t>stop_name</w:t>
      </w:r>
      <w:r>
        <w:rPr>
          <w:lang w:val="en-CA"/>
        </w:rPr>
        <w:br/>
        <w:t>-&gt; &lt;stop_id&gt; foaf:name &lt;stop_name&gt;</w:t>
      </w:r>
    </w:p>
    <w:p w14:paraId="778E9476" w14:textId="77777777" w:rsidR="002660E6" w:rsidRDefault="002660E6" w:rsidP="008C7F3C">
      <w:pPr>
        <w:pStyle w:val="ListParagraph"/>
        <w:numPr>
          <w:ilvl w:val="0"/>
          <w:numId w:val="51"/>
        </w:numPr>
        <w:rPr>
          <w:lang w:val="en-CA"/>
        </w:rPr>
      </w:pPr>
      <w:r w:rsidRPr="00E520B7">
        <w:rPr>
          <w:lang w:val="en-CA"/>
        </w:rPr>
        <w:t>stop_desc (not filled)</w:t>
      </w:r>
    </w:p>
    <w:p w14:paraId="33E27D8F" w14:textId="77777777" w:rsidR="002660E6" w:rsidRDefault="002660E6" w:rsidP="008C7F3C">
      <w:pPr>
        <w:pStyle w:val="ListParagraph"/>
        <w:numPr>
          <w:ilvl w:val="0"/>
          <w:numId w:val="51"/>
        </w:numPr>
      </w:pPr>
      <w:r w:rsidRPr="00C81602">
        <w:t>stop_lat,stop_lon: transform into WKT format:</w:t>
      </w:r>
      <w:r w:rsidRPr="00C81602">
        <w:br/>
        <w:t>-&gt; &lt;stop_lon_lat_wkt&gt;: return "POINT(" + getValue("stop_lon") + " " + getValue("stop_lat") + ")</w:t>
      </w:r>
      <w:r>
        <w:t>^^</w:t>
      </w:r>
      <w:r w:rsidRPr="00C81602">
        <w:t>&lt;http://www.opengis.net/ont/geosparql#wktLiteral&gt;"</w:t>
      </w:r>
      <w:r w:rsidRPr="00C81602">
        <w:br/>
        <w:t>-&gt; &lt;stop_id&gt; spatial_loc:hasLocation [a spatial_loc:Feature; spatial_loc:hasGeometry [a spatial_loc:Geometry; asWKT &lt;stop_lon_lat_wkt&gt;]]</w:t>
      </w:r>
      <w:r w:rsidRPr="00C81602">
        <w:br/>
        <w:t>manually add blank node for Feature class (karma workaround)</w:t>
      </w:r>
      <w:r w:rsidRPr="00C81602">
        <w:br/>
        <w:t>return "_:stoplocfeature" + getValue("stop_id")</w:t>
      </w:r>
      <w:r w:rsidRPr="00C81602">
        <w:br/>
      </w:r>
      <w:r w:rsidRPr="00C81602">
        <w:br/>
        <w:t>transform into nD format for allegrograph:</w:t>
      </w:r>
    </w:p>
    <w:p w14:paraId="12F7B92F" w14:textId="77777777" w:rsidR="002660E6" w:rsidRPr="00C81602" w:rsidRDefault="002660E6" w:rsidP="002660E6">
      <w:pPr>
        <w:ind w:left="720"/>
        <w:rPr>
          <w:rFonts w:ascii="Courier" w:hAnsi="Courier"/>
        </w:rPr>
      </w:pPr>
      <w:r>
        <w:t>&lt;nD_transform&gt;</w:t>
      </w:r>
      <w:r w:rsidRPr="00C81602">
        <w:br/>
      </w:r>
      <w:r w:rsidRPr="00C81602">
        <w:rPr>
          <w:rFonts w:ascii="Courier" w:hAnsi="Courier"/>
        </w:rPr>
        <w:t>lon = float(getValue("stop_lon"))</w:t>
      </w:r>
    </w:p>
    <w:p w14:paraId="4487F892" w14:textId="77777777" w:rsidR="002660E6" w:rsidRPr="00C81602" w:rsidRDefault="002660E6" w:rsidP="002660E6">
      <w:pPr>
        <w:ind w:left="720"/>
        <w:rPr>
          <w:rFonts w:ascii="Courier" w:hAnsi="Courier"/>
        </w:rPr>
      </w:pPr>
      <w:r w:rsidRPr="00C81602">
        <w:rPr>
          <w:rFonts w:ascii="Courier" w:hAnsi="Courier"/>
        </w:rPr>
        <w:t>lat = float(getValue("stop_lat"))</w:t>
      </w:r>
    </w:p>
    <w:p w14:paraId="2F57D13B" w14:textId="77777777" w:rsidR="002660E6" w:rsidRPr="00C81602" w:rsidRDefault="002660E6" w:rsidP="002660E6">
      <w:pPr>
        <w:ind w:left="720"/>
        <w:rPr>
          <w:rFonts w:ascii="Courier" w:hAnsi="Courier"/>
        </w:rPr>
      </w:pPr>
    </w:p>
    <w:p w14:paraId="57029641" w14:textId="77777777" w:rsidR="002660E6" w:rsidRPr="00C81602" w:rsidRDefault="002660E6" w:rsidP="002660E6">
      <w:pPr>
        <w:ind w:left="720"/>
        <w:rPr>
          <w:rFonts w:ascii="Courier" w:hAnsi="Courier"/>
        </w:rPr>
      </w:pPr>
      <w:r w:rsidRPr="00C81602">
        <w:rPr>
          <w:rFonts w:ascii="Courier" w:hAnsi="Courier"/>
        </w:rPr>
        <w:t>lon_str = str(abs(lon))</w:t>
      </w:r>
    </w:p>
    <w:p w14:paraId="194B22F1" w14:textId="77777777" w:rsidR="002660E6" w:rsidRPr="00C81602" w:rsidRDefault="002660E6" w:rsidP="002660E6">
      <w:pPr>
        <w:ind w:left="720"/>
        <w:rPr>
          <w:rFonts w:ascii="Courier" w:hAnsi="Courier"/>
        </w:rPr>
      </w:pPr>
      <w:r w:rsidRPr="00C81602">
        <w:rPr>
          <w:rFonts w:ascii="Courier" w:hAnsi="Courier"/>
        </w:rPr>
        <w:t>lat_str = str(abs(lat))</w:t>
      </w:r>
    </w:p>
    <w:p w14:paraId="72883D88" w14:textId="77777777" w:rsidR="002660E6" w:rsidRPr="00C81602" w:rsidRDefault="002660E6" w:rsidP="002660E6">
      <w:pPr>
        <w:ind w:left="720"/>
        <w:rPr>
          <w:rFonts w:ascii="Courier" w:hAnsi="Courier"/>
        </w:rPr>
      </w:pPr>
    </w:p>
    <w:p w14:paraId="6FAD7D45" w14:textId="77777777" w:rsidR="002660E6" w:rsidRPr="00C81602" w:rsidRDefault="002660E6" w:rsidP="002660E6">
      <w:pPr>
        <w:ind w:left="720"/>
        <w:rPr>
          <w:rFonts w:ascii="Courier" w:hAnsi="Courier"/>
        </w:rPr>
      </w:pPr>
      <w:r w:rsidRPr="00C81602">
        <w:rPr>
          <w:rFonts w:ascii="Courier" w:hAnsi="Courier"/>
        </w:rPr>
        <w:t>lon_str = lon_str.split(".")</w:t>
      </w:r>
    </w:p>
    <w:p w14:paraId="6DABAB70" w14:textId="77777777" w:rsidR="002660E6" w:rsidRPr="00C81602" w:rsidRDefault="002660E6" w:rsidP="002660E6">
      <w:pPr>
        <w:ind w:left="720"/>
        <w:rPr>
          <w:rFonts w:ascii="Courier" w:hAnsi="Courier"/>
        </w:rPr>
      </w:pPr>
      <w:r w:rsidRPr="00C81602">
        <w:rPr>
          <w:rFonts w:ascii="Courier" w:hAnsi="Courier"/>
        </w:rPr>
        <w:t>lon_str = "%s.%s" % (lon_str[0].zfill(3), lon_str[1])</w:t>
      </w:r>
    </w:p>
    <w:p w14:paraId="6DDCCCC3" w14:textId="77777777" w:rsidR="002660E6" w:rsidRPr="00C81602" w:rsidRDefault="002660E6" w:rsidP="002660E6">
      <w:pPr>
        <w:ind w:left="720"/>
        <w:rPr>
          <w:rFonts w:ascii="Courier" w:hAnsi="Courier"/>
        </w:rPr>
      </w:pPr>
    </w:p>
    <w:p w14:paraId="4AA85664" w14:textId="77777777" w:rsidR="002660E6" w:rsidRPr="00C81602" w:rsidRDefault="002660E6" w:rsidP="002660E6">
      <w:pPr>
        <w:ind w:left="720"/>
        <w:rPr>
          <w:rFonts w:ascii="Courier" w:hAnsi="Courier"/>
        </w:rPr>
      </w:pPr>
      <w:r w:rsidRPr="00C81602">
        <w:rPr>
          <w:rFonts w:ascii="Courier" w:hAnsi="Courier"/>
        </w:rPr>
        <w:t>lat_str = lat_str.split(".")</w:t>
      </w:r>
    </w:p>
    <w:p w14:paraId="3707166A" w14:textId="77777777" w:rsidR="002660E6" w:rsidRPr="00C81602" w:rsidRDefault="002660E6" w:rsidP="002660E6">
      <w:pPr>
        <w:ind w:left="720"/>
        <w:rPr>
          <w:rFonts w:ascii="Courier" w:hAnsi="Courier"/>
        </w:rPr>
      </w:pPr>
      <w:r w:rsidRPr="00C81602">
        <w:rPr>
          <w:rFonts w:ascii="Courier" w:hAnsi="Courier"/>
        </w:rPr>
        <w:t>lat_str = "%s.%s" % (lat_str[0].zfill(</w:t>
      </w:r>
      <w:r>
        <w:rPr>
          <w:rFonts w:ascii="Courier" w:hAnsi="Courier"/>
        </w:rPr>
        <w:t>2</w:t>
      </w:r>
      <w:r w:rsidRPr="00C81602">
        <w:rPr>
          <w:rFonts w:ascii="Courier" w:hAnsi="Courier"/>
        </w:rPr>
        <w:t>), lat_str[1])</w:t>
      </w:r>
    </w:p>
    <w:p w14:paraId="25F3C36A" w14:textId="77777777" w:rsidR="002660E6" w:rsidRPr="00C81602" w:rsidRDefault="002660E6" w:rsidP="002660E6">
      <w:pPr>
        <w:ind w:left="720"/>
        <w:rPr>
          <w:rFonts w:ascii="Courier" w:hAnsi="Courier"/>
        </w:rPr>
      </w:pPr>
    </w:p>
    <w:p w14:paraId="139C8A5C" w14:textId="77777777" w:rsidR="002660E6" w:rsidRPr="00C81602" w:rsidRDefault="002660E6" w:rsidP="002660E6">
      <w:pPr>
        <w:ind w:left="720"/>
        <w:rPr>
          <w:rFonts w:ascii="Courier" w:hAnsi="Courier"/>
        </w:rPr>
      </w:pPr>
      <w:r w:rsidRPr="00C81602">
        <w:rPr>
          <w:rFonts w:ascii="Courier" w:hAnsi="Courier"/>
        </w:rPr>
        <w:t>if lon&gt;0:</w:t>
      </w:r>
    </w:p>
    <w:p w14:paraId="77749E85" w14:textId="77777777" w:rsidR="002660E6" w:rsidRPr="00C81602" w:rsidRDefault="002660E6" w:rsidP="002660E6">
      <w:pPr>
        <w:ind w:left="720"/>
        <w:rPr>
          <w:rFonts w:ascii="Courier" w:hAnsi="Courier"/>
        </w:rPr>
      </w:pPr>
      <w:r w:rsidRPr="00C81602">
        <w:rPr>
          <w:rFonts w:ascii="Courier" w:hAnsi="Courier"/>
        </w:rPr>
        <w:lastRenderedPageBreak/>
        <w:t xml:space="preserve">    lon_str="+" + lon_str</w:t>
      </w:r>
    </w:p>
    <w:p w14:paraId="4FF24FDF" w14:textId="77777777" w:rsidR="002660E6" w:rsidRPr="00C81602" w:rsidRDefault="002660E6" w:rsidP="002660E6">
      <w:pPr>
        <w:ind w:left="720"/>
        <w:rPr>
          <w:rFonts w:ascii="Courier" w:hAnsi="Courier"/>
        </w:rPr>
      </w:pPr>
      <w:r w:rsidRPr="00C81602">
        <w:rPr>
          <w:rFonts w:ascii="Courier" w:hAnsi="Courier"/>
        </w:rPr>
        <w:t>elif lon&lt;0:</w:t>
      </w:r>
    </w:p>
    <w:p w14:paraId="1DEF0C15" w14:textId="77777777" w:rsidR="002660E6" w:rsidRPr="00C81602" w:rsidRDefault="002660E6" w:rsidP="002660E6">
      <w:pPr>
        <w:ind w:left="720"/>
        <w:rPr>
          <w:rFonts w:ascii="Courier" w:hAnsi="Courier"/>
        </w:rPr>
      </w:pPr>
      <w:r w:rsidRPr="00C81602">
        <w:rPr>
          <w:rFonts w:ascii="Courier" w:hAnsi="Courier"/>
        </w:rPr>
        <w:t xml:space="preserve">    lon_str="-" + lon_str</w:t>
      </w:r>
    </w:p>
    <w:p w14:paraId="76AF54F2" w14:textId="77777777" w:rsidR="002660E6" w:rsidRPr="00C81602" w:rsidRDefault="002660E6" w:rsidP="002660E6">
      <w:pPr>
        <w:ind w:left="720"/>
        <w:rPr>
          <w:rFonts w:ascii="Courier" w:hAnsi="Courier"/>
        </w:rPr>
      </w:pPr>
    </w:p>
    <w:p w14:paraId="3F5AC784" w14:textId="77777777" w:rsidR="002660E6" w:rsidRPr="00C81602" w:rsidRDefault="002660E6" w:rsidP="002660E6">
      <w:pPr>
        <w:ind w:left="720"/>
        <w:rPr>
          <w:rFonts w:ascii="Courier" w:hAnsi="Courier"/>
        </w:rPr>
      </w:pPr>
      <w:r w:rsidRPr="00C81602">
        <w:rPr>
          <w:rFonts w:ascii="Courier" w:hAnsi="Courier"/>
        </w:rPr>
        <w:t>if lat&gt;0:</w:t>
      </w:r>
    </w:p>
    <w:p w14:paraId="18A4F9AF"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0C0B632D" w14:textId="77777777" w:rsidR="002660E6" w:rsidRPr="00C81602" w:rsidRDefault="002660E6" w:rsidP="002660E6">
      <w:pPr>
        <w:ind w:left="720"/>
        <w:rPr>
          <w:rFonts w:ascii="Courier" w:hAnsi="Courier"/>
        </w:rPr>
      </w:pPr>
      <w:r w:rsidRPr="00C81602">
        <w:rPr>
          <w:rFonts w:ascii="Courier" w:hAnsi="Courier"/>
        </w:rPr>
        <w:t>elif lat&lt;0:</w:t>
      </w:r>
    </w:p>
    <w:p w14:paraId="2BE87C75"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10FB5672" w14:textId="77777777" w:rsidR="002660E6" w:rsidRPr="00C81602" w:rsidRDefault="002660E6" w:rsidP="002660E6">
      <w:pPr>
        <w:ind w:left="720"/>
        <w:rPr>
          <w:rFonts w:ascii="Courier" w:hAnsi="Courier"/>
        </w:rPr>
      </w:pPr>
      <w:r w:rsidRPr="00C81602">
        <w:rPr>
          <w:rFonts w:ascii="Courier" w:hAnsi="Courier"/>
        </w:rPr>
        <w:t>return lat_str + lon_str</w:t>
      </w:r>
    </w:p>
    <w:p w14:paraId="6D9F34D8" w14:textId="5EF97783" w:rsidR="002660E6" w:rsidRPr="00EC2F24" w:rsidRDefault="002660E6" w:rsidP="00EC2F24">
      <w:pPr>
        <w:pStyle w:val="ListParagraph"/>
        <w:rPr>
          <w:lang w:val="en-CA"/>
        </w:rPr>
      </w:pPr>
      <w:r>
        <w:rPr>
          <w:lang w:val="en-CA"/>
        </w:rPr>
        <w:t>&lt;nD_transform&gt;^^&lt;agraph datatype&gt;</w:t>
      </w:r>
    </w:p>
    <w:p w14:paraId="0FBB32A4" w14:textId="77777777" w:rsidR="002660E6" w:rsidRPr="00E520B7" w:rsidRDefault="002660E6" w:rsidP="008C7F3C">
      <w:pPr>
        <w:pStyle w:val="ListParagraph"/>
        <w:numPr>
          <w:ilvl w:val="0"/>
          <w:numId w:val="51"/>
        </w:numPr>
        <w:rPr>
          <w:lang w:val="en-CA"/>
        </w:rPr>
      </w:pPr>
      <w:r w:rsidRPr="00E520B7">
        <w:rPr>
          <w:lang w:val="en-CA"/>
        </w:rPr>
        <w:t>zone_id</w:t>
      </w:r>
      <w:r>
        <w:rPr>
          <w:lang w:val="en-CA"/>
        </w:rPr>
        <w:t xml:space="preserve"> (not filled)</w:t>
      </w:r>
    </w:p>
    <w:p w14:paraId="1B926DE9" w14:textId="77777777" w:rsidR="002660E6" w:rsidRDefault="002660E6" w:rsidP="008C7F3C">
      <w:pPr>
        <w:pStyle w:val="ListParagraph"/>
        <w:numPr>
          <w:ilvl w:val="0"/>
          <w:numId w:val="51"/>
        </w:numPr>
        <w:rPr>
          <w:lang w:val="en-CA"/>
        </w:rPr>
      </w:pPr>
      <w:r w:rsidRPr="00E520B7">
        <w:rPr>
          <w:lang w:val="en-CA"/>
        </w:rPr>
        <w:t>stop_url</w:t>
      </w:r>
      <w:r>
        <w:rPr>
          <w:lang w:val="en-CA"/>
        </w:rPr>
        <w:t xml:space="preserve"> (not filled)</w:t>
      </w:r>
    </w:p>
    <w:p w14:paraId="5B8F3D30" w14:textId="77777777" w:rsidR="002660E6" w:rsidRDefault="002660E6" w:rsidP="008C7F3C">
      <w:pPr>
        <w:pStyle w:val="ListParagraph"/>
        <w:numPr>
          <w:ilvl w:val="0"/>
          <w:numId w:val="51"/>
        </w:numPr>
        <w:rPr>
          <w:lang w:val="en-CA"/>
        </w:rPr>
      </w:pPr>
      <w:r>
        <w:rPr>
          <w:lang w:val="en-CA"/>
        </w:rPr>
        <w:t>location_type (not filled)</w:t>
      </w:r>
    </w:p>
    <w:p w14:paraId="212B4776" w14:textId="77777777" w:rsidR="002660E6" w:rsidRDefault="002660E6" w:rsidP="008C7F3C">
      <w:pPr>
        <w:pStyle w:val="ListParagraph"/>
        <w:numPr>
          <w:ilvl w:val="0"/>
          <w:numId w:val="51"/>
        </w:numPr>
        <w:rPr>
          <w:lang w:val="en-CA"/>
        </w:rPr>
      </w:pPr>
      <w:r>
        <w:rPr>
          <w:lang w:val="en-CA"/>
        </w:rPr>
        <w:t>parent_station (not filled)</w:t>
      </w:r>
    </w:p>
    <w:p w14:paraId="1461385C" w14:textId="77777777" w:rsidR="002660E6" w:rsidRDefault="002660E6" w:rsidP="002660E6">
      <w:pPr>
        <w:ind w:left="720"/>
      </w:pPr>
      <w:r w:rsidRPr="007F2E86">
        <w:t>wheelchair_boarding</w:t>
      </w:r>
      <w:r w:rsidRPr="007F2E86">
        <w:br/>
        <w:t>need to transform numeric value into xsd:Boolean:</w:t>
      </w:r>
    </w:p>
    <w:p w14:paraId="70BBE7A1" w14:textId="77777777" w:rsidR="002660E6" w:rsidRPr="007F2E86" w:rsidRDefault="002660E6" w:rsidP="002660E6">
      <w:pPr>
        <w:ind w:left="1440"/>
      </w:pPr>
      <w:r w:rsidRPr="007F2E86">
        <w:t>wb = getValue("wheelchair_boarding")</w:t>
      </w:r>
    </w:p>
    <w:p w14:paraId="73B1ECE4" w14:textId="77777777" w:rsidR="002660E6" w:rsidRPr="007F2E86" w:rsidRDefault="002660E6" w:rsidP="002660E6">
      <w:pPr>
        <w:ind w:left="1440"/>
      </w:pPr>
      <w:r w:rsidRPr="007F2E86">
        <w:t>if (wb == '1'):</w:t>
      </w:r>
    </w:p>
    <w:p w14:paraId="0BD9EC21" w14:textId="77777777" w:rsidR="002660E6" w:rsidRPr="007F2E86" w:rsidRDefault="002660E6" w:rsidP="002660E6">
      <w:pPr>
        <w:ind w:left="1440"/>
      </w:pPr>
      <w:r w:rsidRPr="007F2E86">
        <w:t xml:space="preserve">    return 'true'</w:t>
      </w:r>
    </w:p>
    <w:p w14:paraId="424466DC" w14:textId="77777777" w:rsidR="002660E6" w:rsidRPr="007F2E86" w:rsidRDefault="002660E6" w:rsidP="002660E6">
      <w:pPr>
        <w:ind w:left="1440"/>
      </w:pPr>
      <w:r w:rsidRPr="007F2E86">
        <w:t>if (wb == '2'):</w:t>
      </w:r>
    </w:p>
    <w:p w14:paraId="552ADA97" w14:textId="77777777" w:rsidR="002660E6" w:rsidRDefault="002660E6" w:rsidP="002660E6">
      <w:pPr>
        <w:ind w:left="1440"/>
      </w:pPr>
      <w:r w:rsidRPr="007F2E86">
        <w:t xml:space="preserve">    return 'false'</w:t>
      </w:r>
    </w:p>
    <w:p w14:paraId="6810B66F" w14:textId="77777777" w:rsidR="002660E6" w:rsidRPr="007F2E86" w:rsidRDefault="002660E6" w:rsidP="002660E6">
      <w:pPr>
        <w:ind w:left="720"/>
      </w:pPr>
      <w:r w:rsidRPr="007F2E86">
        <w:t>-&gt; &lt;stop_id&gt; transit:wheelchairBoarding &lt;wheelchair_boarding</w:t>
      </w:r>
      <w:r>
        <w:t>_transform</w:t>
      </w:r>
      <w:r w:rsidRPr="007F2E86">
        <w:t>&gt;</w:t>
      </w:r>
    </w:p>
    <w:p w14:paraId="6433A986" w14:textId="77777777" w:rsidR="002660E6" w:rsidRDefault="002660E6" w:rsidP="00EC2F24">
      <w:pPr>
        <w:pStyle w:val="Heading3"/>
        <w:numPr>
          <w:ilvl w:val="0"/>
          <w:numId w:val="0"/>
        </w:numPr>
        <w:rPr>
          <w:lang w:val="en-CA"/>
        </w:rPr>
      </w:pPr>
      <w:bookmarkStart w:id="232" w:name="_Toc32994017"/>
      <w:r>
        <w:rPr>
          <w:lang w:val="en-CA"/>
        </w:rPr>
        <w:t>trips.txt</w:t>
      </w:r>
      <w:bookmarkEnd w:id="232"/>
    </w:p>
    <w:p w14:paraId="2CFB546B" w14:textId="77777777" w:rsidR="002660E6" w:rsidRDefault="002660E6" w:rsidP="008C7F3C">
      <w:pPr>
        <w:pStyle w:val="ListParagraph"/>
        <w:numPr>
          <w:ilvl w:val="0"/>
          <w:numId w:val="54"/>
        </w:numPr>
        <w:rPr>
          <w:lang w:val="en-CA"/>
        </w:rPr>
      </w:pPr>
      <w:r w:rsidRPr="006438B9">
        <w:rPr>
          <w:lang w:val="en-CA"/>
        </w:rPr>
        <w:t>route_id</w:t>
      </w:r>
      <w:r>
        <w:rPr>
          <w:lang w:val="en-CA"/>
        </w:rPr>
        <w:br/>
        <w:t>-&gt; &lt;route_id&gt; a transit:RoutePD; change:hasManifestation &lt;_route_manifest&gt;</w:t>
      </w:r>
      <w:r>
        <w:rPr>
          <w:lang w:val="en-CA"/>
        </w:rPr>
        <w:br/>
        <w:t>manual blank node for route@t:</w:t>
      </w:r>
      <w:r>
        <w:rPr>
          <w:lang w:val="en-CA"/>
        </w:rPr>
        <w:br/>
      </w:r>
      <w:r w:rsidRPr="001D1C4F">
        <w:rPr>
          <w:lang w:val="en-CA"/>
        </w:rPr>
        <w:t>return "_:route" + getValue("route_id") + "_" + getValue("trip_id")</w:t>
      </w:r>
    </w:p>
    <w:p w14:paraId="40E26570" w14:textId="77777777" w:rsidR="002660E6" w:rsidRDefault="002660E6" w:rsidP="008C7F3C">
      <w:pPr>
        <w:pStyle w:val="ListParagraph"/>
        <w:numPr>
          <w:ilvl w:val="0"/>
          <w:numId w:val="54"/>
        </w:numPr>
        <w:rPr>
          <w:lang w:val="en-CA"/>
        </w:rPr>
      </w:pPr>
      <w:r w:rsidRPr="006438B9">
        <w:rPr>
          <w:lang w:val="en-CA"/>
        </w:rPr>
        <w:t>service_id</w:t>
      </w:r>
      <w:r>
        <w:rPr>
          <w:lang w:val="en-CA"/>
        </w:rPr>
        <w:t xml:space="preserve">: identifies the days when service is available for a particular route. A route may have multiple service_ids defined, and each trip has a single service_id that represents the days during which the trip is provided. The properties of the service_id may be used to define the recurring days for the &lt;trip_id&gt;. In order to capture this, we’ll </w:t>
      </w:r>
      <w:r>
        <w:rPr>
          <w:lang w:val="en-CA"/>
        </w:rPr>
        <w:lastRenderedPageBreak/>
        <w:t>need to merge the appropriate values for each service_id from the calendar.txt dataset.</w:t>
      </w:r>
      <w:r>
        <w:rPr>
          <w:lang w:val="en-CA"/>
        </w:rPr>
        <w:br/>
        <w:t>OR: in lieu of merging the csv files, we define &lt;service_id&gt; as another RecurringEvent and define &lt;service_id&gt; rec:hasSubRecurringEvent &lt;trip_id&gt;. In other words, during this abstract event that recurs on some days of the week, the scheduled trip also occurs.</w:t>
      </w:r>
      <w:r>
        <w:rPr>
          <w:lang w:val="en-CA"/>
        </w:rPr>
        <w:br/>
        <w:t>This is a correct representation but is it overly complex (e.g. to query for a schedule?)</w:t>
      </w:r>
      <w:r>
        <w:rPr>
          <w:lang w:val="en-CA"/>
        </w:rPr>
        <w:br/>
        <w:t>-&gt; &lt;service_id&gt; a contact:HoursOfOperation.</w:t>
      </w:r>
      <w:r>
        <w:rPr>
          <w:lang w:val="en-CA"/>
        </w:rPr>
        <w:br/>
        <w:t>&lt;_route_manifest&gt; icontact:hasOperatingHours &lt;service_id&gt;.</w:t>
      </w:r>
      <w:r>
        <w:rPr>
          <w:lang w:val="en-CA"/>
        </w:rPr>
        <w:br/>
        <w:t>-&gt; &lt;service_id&gt; rec:hasSubRecurringEvent&lt;trip&gt;.</w:t>
      </w:r>
      <w:r>
        <w:rPr>
          <w:lang w:val="en-CA"/>
        </w:rPr>
        <w:br/>
        <w:t xml:space="preserve">&lt;trip&gt; a transit:ScheduledTransitTrip; </w:t>
      </w:r>
      <w:r>
        <w:rPr>
          <w:lang w:val="en-CA"/>
        </w:rPr>
        <w:br/>
        <w:t>The service may also be formalized as the Hours of Operation associated with the Route (as below).</w:t>
      </w:r>
      <w:r>
        <w:rPr>
          <w:lang w:val="en-CA"/>
        </w:rPr>
        <w:br/>
      </w:r>
      <w:r w:rsidRPr="001E004D">
        <w:rPr>
          <w:strike/>
          <w:lang w:val="en-CA"/>
        </w:rPr>
        <w:t>A route has some hours of operation, described by the service_id. Hours of operation are a kind of recurring event, thus representing the recurrence of a service being operational (or business being open).</w:t>
      </w:r>
      <w:r w:rsidRPr="001E004D">
        <w:rPr>
          <w:strike/>
          <w:lang w:val="en-CA"/>
        </w:rPr>
        <w:br/>
        <w:t>-&gt; &lt;route_id&gt; change:hasManifestation [a transit:Route; icontact:hasOperatingHours &lt;service_id&gt;</w:t>
      </w:r>
    </w:p>
    <w:p w14:paraId="485A47FD" w14:textId="77777777" w:rsidR="002660E6" w:rsidRPr="00091F8C" w:rsidRDefault="002660E6" w:rsidP="008C7F3C">
      <w:pPr>
        <w:pStyle w:val="ListParagraph"/>
        <w:numPr>
          <w:ilvl w:val="0"/>
          <w:numId w:val="54"/>
        </w:numPr>
        <w:rPr>
          <w:lang w:val="en-CA"/>
        </w:rPr>
      </w:pPr>
      <w:r w:rsidRPr="00091F8C">
        <w:rPr>
          <w:lang w:val="en-CA"/>
        </w:rPr>
        <w:t>trip_id</w:t>
      </w:r>
      <w:r w:rsidRPr="00091F8C">
        <w:rPr>
          <w:lang w:val="en-CA"/>
        </w:rPr>
        <w:br/>
        <w:t>-&gt; &lt;trip_id&gt; a transit:</w:t>
      </w:r>
      <w:r>
        <w:rPr>
          <w:lang w:val="en-CA"/>
        </w:rPr>
        <w:tab/>
      </w:r>
      <w:r w:rsidRPr="00091F8C">
        <w:rPr>
          <w:lang w:val="en-CA"/>
        </w:rPr>
        <w:t>; transit:scheduledOn &lt;route_id&gt;]</w:t>
      </w:r>
    </w:p>
    <w:p w14:paraId="4A8887A1" w14:textId="77777777" w:rsidR="002660E6" w:rsidRDefault="002660E6" w:rsidP="008C7F3C">
      <w:pPr>
        <w:pStyle w:val="ListParagraph"/>
        <w:numPr>
          <w:ilvl w:val="0"/>
          <w:numId w:val="54"/>
        </w:numPr>
        <w:rPr>
          <w:lang w:val="en-CA"/>
        </w:rPr>
      </w:pPr>
      <w:r w:rsidRPr="006438B9">
        <w:rPr>
          <w:lang w:val="en-CA"/>
        </w:rPr>
        <w:t>trip_headsign</w:t>
      </w:r>
      <w:r>
        <w:rPr>
          <w:lang w:val="en-CA"/>
        </w:rPr>
        <w:br/>
        <w:t xml:space="preserve">-&gt; &lt;trip_id&gt; </w:t>
      </w:r>
      <w:r w:rsidRPr="009552F9">
        <w:rPr>
          <w:lang w:val="en-CA"/>
        </w:rPr>
        <w:t>foaf:name</w:t>
      </w:r>
      <w:r>
        <w:rPr>
          <w:lang w:val="en-CA"/>
        </w:rPr>
        <w:t xml:space="preserve"> &lt;trip_headsign&gt;</w:t>
      </w:r>
    </w:p>
    <w:p w14:paraId="72C819B4" w14:textId="77777777" w:rsidR="002660E6" w:rsidRDefault="002660E6" w:rsidP="008C7F3C">
      <w:pPr>
        <w:pStyle w:val="ListParagraph"/>
        <w:numPr>
          <w:ilvl w:val="0"/>
          <w:numId w:val="54"/>
        </w:numPr>
        <w:rPr>
          <w:lang w:val="en-CA"/>
        </w:rPr>
      </w:pPr>
      <w:r w:rsidRPr="006438B9">
        <w:rPr>
          <w:lang w:val="en-CA"/>
        </w:rPr>
        <w:t>trip_short_name</w:t>
      </w:r>
      <w:r>
        <w:rPr>
          <w:lang w:val="en-CA"/>
        </w:rPr>
        <w:t xml:space="preserve"> (not filled)</w:t>
      </w:r>
    </w:p>
    <w:p w14:paraId="018F1604" w14:textId="77777777" w:rsidR="002660E6" w:rsidRDefault="002660E6" w:rsidP="008C7F3C">
      <w:pPr>
        <w:pStyle w:val="ListParagraph"/>
        <w:numPr>
          <w:ilvl w:val="0"/>
          <w:numId w:val="54"/>
        </w:numPr>
        <w:rPr>
          <w:lang w:val="en-CA"/>
        </w:rPr>
      </w:pPr>
      <w:r w:rsidRPr="006438B9">
        <w:rPr>
          <w:lang w:val="en-CA"/>
        </w:rPr>
        <w:t>direction_id</w:t>
      </w:r>
      <w:r>
        <w:rPr>
          <w:lang w:val="en-CA"/>
        </w:rPr>
        <w:t>: inbound (1) vs outbound (0) (based on suggested values from documentation</w:t>
      </w:r>
      <w:r>
        <w:rPr>
          <w:lang w:val="en-CA"/>
        </w:rPr>
        <w:br/>
        <w:t>-&gt; if 1: &lt;trip_id&gt; transit:isOutbound “true”</w:t>
      </w:r>
      <w:r>
        <w:rPr>
          <w:lang w:val="en-CA"/>
        </w:rPr>
        <w:br/>
        <w:t>-&gt; if 0: &lt;trip_id&gt; transit:isOutbound “false”</w:t>
      </w:r>
      <w:r>
        <w:rPr>
          <w:lang w:val="en-CA"/>
        </w:rPr>
        <w:br/>
        <w:t>&lt;trip_id&gt; transit:isOutbound &lt;direction_id_transform&gt;</w:t>
      </w:r>
      <w:r>
        <w:rPr>
          <w:lang w:val="en-CA"/>
        </w:rPr>
        <w:br/>
        <w:t>&lt;direction_id_transform&gt;:</w:t>
      </w:r>
    </w:p>
    <w:p w14:paraId="694C423C" w14:textId="77777777" w:rsidR="002660E6" w:rsidRPr="00AB1825" w:rsidRDefault="002660E6" w:rsidP="002660E6">
      <w:pPr>
        <w:ind w:left="1440"/>
      </w:pPr>
      <w:r w:rsidRPr="00AB1825">
        <w:t>d = getValue("direction_id")</w:t>
      </w:r>
    </w:p>
    <w:p w14:paraId="2D95ED23" w14:textId="77777777" w:rsidR="002660E6" w:rsidRPr="00AB1825" w:rsidRDefault="002660E6" w:rsidP="002660E6">
      <w:pPr>
        <w:ind w:left="1440"/>
      </w:pPr>
      <w:r w:rsidRPr="00AB1825">
        <w:t>if (d=="1"):</w:t>
      </w:r>
    </w:p>
    <w:p w14:paraId="6BB727E3" w14:textId="77777777" w:rsidR="002660E6" w:rsidRPr="00AB1825" w:rsidRDefault="002660E6" w:rsidP="002660E6">
      <w:pPr>
        <w:ind w:left="1440"/>
      </w:pPr>
      <w:r w:rsidRPr="00AB1825">
        <w:t xml:space="preserve">    return "true"</w:t>
      </w:r>
    </w:p>
    <w:p w14:paraId="6C8216F0" w14:textId="77777777" w:rsidR="002660E6" w:rsidRPr="00AB1825" w:rsidRDefault="002660E6" w:rsidP="002660E6">
      <w:pPr>
        <w:ind w:left="1440"/>
      </w:pPr>
      <w:r w:rsidRPr="00AB1825">
        <w:t>if (d=="0"):</w:t>
      </w:r>
    </w:p>
    <w:p w14:paraId="55B6EF8B" w14:textId="77777777" w:rsidR="002660E6" w:rsidRPr="00AB1825" w:rsidRDefault="002660E6" w:rsidP="002660E6">
      <w:pPr>
        <w:ind w:left="1440"/>
      </w:pPr>
      <w:r w:rsidRPr="00AB1825">
        <w:lastRenderedPageBreak/>
        <w:t xml:space="preserve">    return "false"</w:t>
      </w:r>
    </w:p>
    <w:p w14:paraId="66109929" w14:textId="77777777" w:rsidR="002660E6" w:rsidRDefault="002660E6" w:rsidP="008C7F3C">
      <w:pPr>
        <w:pStyle w:val="ListParagraph"/>
        <w:numPr>
          <w:ilvl w:val="0"/>
          <w:numId w:val="54"/>
        </w:numPr>
        <w:rPr>
          <w:lang w:val="en-CA"/>
        </w:rPr>
      </w:pPr>
      <w:r w:rsidRPr="006438B9">
        <w:rPr>
          <w:lang w:val="en-CA"/>
        </w:rPr>
        <w:t>block_id</w:t>
      </w:r>
      <w:r>
        <w:rPr>
          <w:lang w:val="en-CA"/>
        </w:rPr>
        <w:t xml:space="preserve"> </w:t>
      </w:r>
      <w:r>
        <w:rPr>
          <w:lang w:val="en-CA"/>
        </w:rPr>
        <w:br/>
        <w:t>-&gt; &lt;block_id&gt; a transit:VehicleBlock; transit:assignedFor &lt;trip_id&gt;; assignedTo [a transit:TransitVehicle]</w:t>
      </w:r>
    </w:p>
    <w:p w14:paraId="25D0A8CA" w14:textId="77777777" w:rsidR="002660E6" w:rsidRDefault="002660E6" w:rsidP="008C7F3C">
      <w:pPr>
        <w:pStyle w:val="ListParagraph"/>
        <w:numPr>
          <w:ilvl w:val="0"/>
          <w:numId w:val="54"/>
        </w:numPr>
        <w:rPr>
          <w:lang w:val="en-CA"/>
        </w:rPr>
      </w:pPr>
      <w:r w:rsidRPr="006438B9">
        <w:rPr>
          <w:lang w:val="en-CA"/>
        </w:rPr>
        <w:t>shape_id</w:t>
      </w:r>
      <w:r>
        <w:rPr>
          <w:lang w:val="en-CA"/>
        </w:rPr>
        <w:t>: geometry representing the location of the scheduled trip; note that the shape defines the path of the scheduled trip rather than the route because the route is more general so it may include trips of slightly different shapes.</w:t>
      </w:r>
      <w:r>
        <w:rPr>
          <w:lang w:val="en-CA"/>
        </w:rPr>
        <w:br/>
        <w:t>-&gt; &lt;trip_id&gt; hasLocation [a spatialloc:Feature; spatialloc:hasGeometry &lt;shape_id&gt;]</w:t>
      </w:r>
      <w:r>
        <w:rPr>
          <w:lang w:val="en-CA"/>
        </w:rPr>
        <w:br/>
        <w:t>add manual blank node for Feature:</w:t>
      </w:r>
      <w:r>
        <w:rPr>
          <w:lang w:val="en-CA"/>
        </w:rPr>
        <w:br/>
      </w:r>
      <w:r w:rsidRPr="00EE38BA">
        <w:rPr>
          <w:lang w:val="en-CA"/>
        </w:rPr>
        <w:t>return "_:feature" + getValue("trip_id") + "_" + getValue("shape_id")</w:t>
      </w:r>
    </w:p>
    <w:p w14:paraId="50E820A1" w14:textId="77777777" w:rsidR="002660E6" w:rsidRDefault="002660E6" w:rsidP="008C7F3C">
      <w:pPr>
        <w:pStyle w:val="ListParagraph"/>
        <w:numPr>
          <w:ilvl w:val="0"/>
          <w:numId w:val="54"/>
        </w:numPr>
        <w:rPr>
          <w:lang w:val="en-CA"/>
        </w:rPr>
      </w:pPr>
      <w:r w:rsidRPr="006438B9">
        <w:rPr>
          <w:lang w:val="en-CA"/>
        </w:rPr>
        <w:t>wheelchair_accessible</w:t>
      </w:r>
      <w:r>
        <w:rPr>
          <w:lang w:val="en-CA"/>
        </w:rPr>
        <w:t xml:space="preserve"> </w:t>
      </w:r>
      <w:r>
        <w:rPr>
          <w:lang w:val="en-CA"/>
        </w:rPr>
        <w:br/>
        <w:t xml:space="preserve">a property of the vehicle performing the trip – but any number of vehicles could perform the scheduled trip, therefore this is a property of the scheduled trip (that restricts vehicle assignment) rather than of an </w:t>
      </w:r>
      <w:r w:rsidRPr="0046010C">
        <w:rPr>
          <w:i/>
          <w:lang w:val="en-CA"/>
        </w:rPr>
        <w:t>individual</w:t>
      </w:r>
      <w:r>
        <w:rPr>
          <w:lang w:val="en-CA"/>
        </w:rPr>
        <w:t xml:space="preserve"> vehicle that performs an occurrence of the trip.</w:t>
      </w:r>
      <w:r>
        <w:rPr>
          <w:lang w:val="en-CA"/>
        </w:rPr>
        <w:br/>
        <w:t>-&gt; &lt;trip_id&gt; transit:isWheelchairAccessible &lt;wheelchair_accessible_transform&gt;</w:t>
      </w:r>
      <w:r>
        <w:rPr>
          <w:lang w:val="en-CA"/>
        </w:rPr>
        <w:br/>
        <w:t>0: not specified,</w:t>
      </w:r>
      <w:r>
        <w:rPr>
          <w:lang w:val="en-CA"/>
        </w:rPr>
        <w:br/>
        <w:t>1: accommodation for at least one wheelchair</w:t>
      </w:r>
      <w:r>
        <w:rPr>
          <w:lang w:val="en-CA"/>
        </w:rPr>
        <w:br/>
        <w:t>&lt;trip_id&gt; transit:isWheelchairAccessible “true”</w:t>
      </w:r>
      <w:r>
        <w:rPr>
          <w:lang w:val="en-CA"/>
        </w:rPr>
        <w:br/>
        <w:t>2: no accommodation for wheelchair riders</w:t>
      </w:r>
      <w:r>
        <w:rPr>
          <w:lang w:val="en-CA"/>
        </w:rPr>
        <w:br/>
        <w:t xml:space="preserve">&lt;trip_id&gt; transit:isWheelchairAccessible “false” </w:t>
      </w:r>
    </w:p>
    <w:p w14:paraId="743892C2" w14:textId="77777777" w:rsidR="002660E6" w:rsidRPr="00460B4D" w:rsidRDefault="002660E6" w:rsidP="002660E6">
      <w:pPr>
        <w:pStyle w:val="ListParagraph"/>
        <w:ind w:left="1440"/>
        <w:rPr>
          <w:lang w:val="en-CA"/>
        </w:rPr>
      </w:pPr>
      <w:r>
        <w:rPr>
          <w:lang w:val="en-CA"/>
        </w:rPr>
        <w:t>wheelchair_accessible_transform:</w:t>
      </w:r>
      <w:r>
        <w:rPr>
          <w:lang w:val="en-CA"/>
        </w:rPr>
        <w:br/>
      </w:r>
      <w:r w:rsidRPr="00460B4D">
        <w:rPr>
          <w:lang w:val="en-CA"/>
        </w:rPr>
        <w:t>w = getValue("wheelchair_accessible")</w:t>
      </w:r>
    </w:p>
    <w:p w14:paraId="39630740" w14:textId="77777777" w:rsidR="002660E6" w:rsidRPr="00460B4D" w:rsidRDefault="002660E6" w:rsidP="002660E6">
      <w:pPr>
        <w:pStyle w:val="ListParagraph"/>
        <w:ind w:left="1440"/>
        <w:rPr>
          <w:lang w:val="en-CA"/>
        </w:rPr>
      </w:pPr>
      <w:r w:rsidRPr="00460B4D">
        <w:rPr>
          <w:lang w:val="en-CA"/>
        </w:rPr>
        <w:t>if (w=="1"):</w:t>
      </w:r>
    </w:p>
    <w:p w14:paraId="2719F5F2" w14:textId="77777777" w:rsidR="002660E6" w:rsidRPr="00460B4D" w:rsidRDefault="002660E6" w:rsidP="002660E6">
      <w:pPr>
        <w:pStyle w:val="ListParagraph"/>
        <w:ind w:left="1440"/>
        <w:rPr>
          <w:lang w:val="en-CA"/>
        </w:rPr>
      </w:pPr>
      <w:r w:rsidRPr="00460B4D">
        <w:rPr>
          <w:lang w:val="en-CA"/>
        </w:rPr>
        <w:t xml:space="preserve">    return "true"</w:t>
      </w:r>
    </w:p>
    <w:p w14:paraId="29FD1AA2" w14:textId="77777777" w:rsidR="002660E6" w:rsidRPr="00460B4D" w:rsidRDefault="002660E6" w:rsidP="002660E6">
      <w:pPr>
        <w:pStyle w:val="ListParagraph"/>
        <w:ind w:left="1440"/>
        <w:rPr>
          <w:lang w:val="en-CA"/>
        </w:rPr>
      </w:pPr>
      <w:r w:rsidRPr="00460B4D">
        <w:rPr>
          <w:lang w:val="en-CA"/>
        </w:rPr>
        <w:t>if (w=="2"):</w:t>
      </w:r>
    </w:p>
    <w:p w14:paraId="6DF38AE5" w14:textId="77777777" w:rsidR="002660E6" w:rsidRDefault="002660E6" w:rsidP="002660E6">
      <w:pPr>
        <w:pStyle w:val="ListParagraph"/>
        <w:ind w:left="1440"/>
        <w:rPr>
          <w:lang w:val="en-CA"/>
        </w:rPr>
      </w:pPr>
      <w:r w:rsidRPr="00460B4D">
        <w:rPr>
          <w:lang w:val="en-CA"/>
        </w:rPr>
        <w:t xml:space="preserve">    return "false"</w:t>
      </w:r>
    </w:p>
    <w:p w14:paraId="33246F6C" w14:textId="77777777" w:rsidR="002660E6" w:rsidRDefault="002660E6" w:rsidP="008C7F3C">
      <w:pPr>
        <w:pStyle w:val="ListParagraph"/>
        <w:numPr>
          <w:ilvl w:val="0"/>
          <w:numId w:val="54"/>
        </w:numPr>
        <w:rPr>
          <w:lang w:val="en-CA"/>
        </w:rPr>
      </w:pPr>
      <w:r>
        <w:rPr>
          <w:lang w:val="en-CA"/>
        </w:rPr>
        <w:t>bikes_allowed (not filled)</w:t>
      </w:r>
      <w:r>
        <w:rPr>
          <w:lang w:val="en-CA"/>
        </w:rPr>
        <w:br/>
        <w:t>may be addressed similar to wheelchair_accessible</w:t>
      </w:r>
    </w:p>
    <w:p w14:paraId="5C05828B" w14:textId="51287BE8" w:rsidR="00F70C1A" w:rsidRDefault="00F70C1A" w:rsidP="002660E6">
      <w:pPr>
        <w:spacing w:after="200" w:line="276" w:lineRule="auto"/>
      </w:pPr>
      <w:r>
        <w:br/>
      </w:r>
    </w:p>
    <w:p w14:paraId="19264A80" w14:textId="77777777" w:rsidR="00F70C1A" w:rsidRDefault="00F70C1A">
      <w:pPr>
        <w:spacing w:after="200" w:line="276" w:lineRule="auto"/>
      </w:pPr>
      <w:r>
        <w:br w:type="page"/>
      </w:r>
    </w:p>
    <w:p w14:paraId="6D04D475" w14:textId="0F012ADC" w:rsidR="00F70C1A" w:rsidRDefault="00F70C1A" w:rsidP="008C7F3C">
      <w:pPr>
        <w:pStyle w:val="Heading1"/>
        <w:numPr>
          <w:ilvl w:val="0"/>
          <w:numId w:val="63"/>
        </w:numPr>
      </w:pPr>
      <w:bookmarkStart w:id="233" w:name="_Ref31189297"/>
      <w:bookmarkStart w:id="234" w:name="_Toc32994018"/>
      <w:r>
        <w:lastRenderedPageBreak/>
        <w:t>Loop Detector Data Mapping</w:t>
      </w:r>
      <w:bookmarkEnd w:id="233"/>
      <w:bookmarkEnd w:id="234"/>
    </w:p>
    <w:p w14:paraId="7096B2BC" w14:textId="77777777" w:rsidR="00797143" w:rsidRPr="009961A8" w:rsidRDefault="00797143" w:rsidP="00797143">
      <w:pPr>
        <w:rPr>
          <w:rFonts w:asciiTheme="majorBidi" w:hAnsiTheme="majorBidi" w:cstheme="majorBidi"/>
        </w:rPr>
      </w:pPr>
      <w:r w:rsidRPr="009961A8">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6053B993"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WayID: this value is the identifier of the road segment over which the loop detector reading is aggregated.</w:t>
      </w:r>
    </w:p>
    <w:p w14:paraId="0703302C"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Mean_Value_Max: this value is the average Max TTI (Maximum Travel Time Index), aggregated over the wayID readings, at one-hour intervals.</w:t>
      </w:r>
    </w:p>
    <w:p w14:paraId="205BAD73"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7819E7B8" w14:textId="77777777" w:rsidR="00797143" w:rsidRPr="00797143"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Date: this value represents the date during which the readings were taken, formatted as: year_month_day. For example, the value “017_07_01” indicates the date July 1, 2017.</w:t>
      </w:r>
    </w:p>
    <w:p w14:paraId="14DB80F9" w14:textId="77777777" w:rsidR="00797143" w:rsidRPr="009961A8" w:rsidRDefault="00797143" w:rsidP="00797143">
      <w:pPr>
        <w:rPr>
          <w:rFonts w:asciiTheme="majorBidi" w:hAnsiTheme="majorBidi" w:cstheme="majorBidi"/>
        </w:rPr>
      </w:pPr>
      <w:r w:rsidRPr="009961A8">
        <w:rPr>
          <w:rFonts w:asciiTheme="majorBidi" w:hAnsiTheme="majorBidi" w:cstheme="majorBidi"/>
        </w:rPr>
        <w:t xml:space="preserve">Much of the information that is embedded in these values is not clear from the attribute labels alone. In order to enable interoperability, the semantics of these values must be made explicit. As described in the previous section, this is done with mappings expressed in R2RML. Which ontology(s) is used in the mappings depends on the scope of the concepts represented in the data. Key concepts that we can recognize from the data are the notion of road segments, time, and measures. </w:t>
      </w:r>
    </w:p>
    <w:p w14:paraId="43EF7F23" w14:textId="0876E97A" w:rsidR="00797143" w:rsidRPr="009961A8" w:rsidRDefault="00797143" w:rsidP="00797143">
      <w:pPr>
        <w:rPr>
          <w:rFonts w:asciiTheme="majorBidi" w:hAnsiTheme="majorBidi" w:cstheme="majorBidi"/>
        </w:rPr>
      </w:pPr>
      <w:r w:rsidRPr="009961A8">
        <w:rPr>
          <w:rFonts w:asciiTheme="majorBidi" w:hAnsiTheme="majorBidi" w:cstheme="majorBidi"/>
        </w:rPr>
        <w:t>In what follows, we describe the mappings that were defined for each attribute</w:t>
      </w:r>
      <w:r>
        <w:rPr>
          <w:rFonts w:asciiTheme="majorBidi" w:hAnsiTheme="majorBidi" w:cstheme="majorBidi"/>
        </w:rPr>
        <w:t>, with respect to the iCity TPSO,</w:t>
      </w:r>
      <w:r w:rsidRPr="009961A8">
        <w:rPr>
          <w:rFonts w:asciiTheme="majorBidi" w:hAnsiTheme="majorBidi" w:cstheme="majorBidi"/>
        </w:rPr>
        <w:t xml:space="preserve"> in order to support the data transformation. In particular, the Observations</w:t>
      </w:r>
      <w:r w:rsidRPr="009961A8">
        <w:rPr>
          <w:rFonts w:asciiTheme="majorBidi" w:hAnsiTheme="majorBidi" w:cstheme="majorBidi"/>
          <w:vertAlign w:val="superscript"/>
        </w:rPr>
        <w:footnoteReference w:id="37"/>
      </w:r>
      <w:r w:rsidRPr="009961A8">
        <w:rPr>
          <w:rFonts w:asciiTheme="majorBidi" w:hAnsiTheme="majorBidi" w:cstheme="majorBidi"/>
        </w:rPr>
        <w:t xml:space="preserve"> and Transportation System</w:t>
      </w:r>
      <w:r w:rsidRPr="009961A8">
        <w:rPr>
          <w:rFonts w:asciiTheme="majorBidi" w:hAnsiTheme="majorBidi" w:cstheme="majorBidi"/>
          <w:vertAlign w:val="superscript"/>
        </w:rPr>
        <w:footnoteReference w:id="38"/>
      </w:r>
      <w:r w:rsidRPr="009961A8">
        <w:rPr>
          <w:rFonts w:asciiTheme="majorBidi" w:hAnsiTheme="majorBidi" w:cstheme="majorBidi"/>
        </w:rPr>
        <w:t xml:space="preserve"> Ontologies play a key role. </w:t>
      </w:r>
      <w:r>
        <w:rPr>
          <w:rFonts w:asciiTheme="majorBidi" w:hAnsiTheme="majorBidi" w:cstheme="majorBidi"/>
        </w:rPr>
        <w:t xml:space="preserve">As mentioned in Section </w:t>
      </w:r>
      <w:r>
        <w:rPr>
          <w:rFonts w:asciiTheme="majorBidi" w:hAnsiTheme="majorBidi" w:cstheme="majorBidi"/>
        </w:rPr>
        <w:fldChar w:fldCharType="begin"/>
      </w:r>
      <w:r>
        <w:rPr>
          <w:rFonts w:asciiTheme="majorBidi" w:hAnsiTheme="majorBidi" w:cstheme="majorBidi"/>
        </w:rPr>
        <w:instrText xml:space="preserve"> REF _Ref31188977 \r \h </w:instrText>
      </w:r>
      <w:r>
        <w:rPr>
          <w:rFonts w:asciiTheme="majorBidi" w:hAnsiTheme="majorBidi" w:cstheme="majorBidi"/>
        </w:rPr>
      </w:r>
      <w:r>
        <w:rPr>
          <w:rFonts w:asciiTheme="majorBidi" w:hAnsiTheme="majorBidi" w:cstheme="majorBidi"/>
        </w:rPr>
        <w:fldChar w:fldCharType="separate"/>
      </w:r>
      <w:r w:rsidR="005702D6">
        <w:rPr>
          <w:rFonts w:asciiTheme="majorBidi" w:hAnsiTheme="majorBidi" w:cstheme="majorBidi"/>
        </w:rPr>
        <w:t>9.3.3</w:t>
      </w:r>
      <w:r>
        <w:rPr>
          <w:rFonts w:asciiTheme="majorBidi" w:hAnsiTheme="majorBidi" w:cstheme="majorBidi"/>
        </w:rPr>
        <w:fldChar w:fldCharType="end"/>
      </w:r>
      <w:r>
        <w:rPr>
          <w:rFonts w:asciiTheme="majorBidi" w:hAnsiTheme="majorBidi" w:cstheme="majorBidi"/>
        </w:rPr>
        <w:t xml:space="preserve">, </w:t>
      </w:r>
      <w:r w:rsidRPr="009961A8">
        <w:rPr>
          <w:rFonts w:asciiTheme="majorBidi" w:hAnsiTheme="majorBidi" w:cstheme="majorBidi"/>
        </w:rPr>
        <w:t xml:space="preserve">some reformatting of the values into standard datatypes was also required. </w:t>
      </w:r>
    </w:p>
    <w:p w14:paraId="55ED41C6"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WayID value was defined as an individual member of the RoadSegment class, as defined in the Transportation System Ontology from the TPSO. </w:t>
      </w:r>
    </w:p>
    <w:p w14:paraId="0A011D87"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lastRenderedPageBreak/>
        <w:t>The RoadSegment class represents part of a particular Road that makes up the physical infrastructure of the transportation system.</w:t>
      </w:r>
    </w:p>
    <w:p w14:paraId="67D67A4A"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Mean_Value_Max value was defined as the value of the numerical_value property of a Measure that is the value of a MeanTTI_Max Quantity. The concepts of a numerical_value, a Measure, and a Quantity are defined in the Units of Measure Ontology from the TPSO, whereas the MeanTTI_Max specialization of a Quantity is defined in the Transportation System Ontology. More specifically, the MeanTTI_Max is captured as an aggregate of a TTI_Max Quantity, that is the aggregate of a TTI_Max value over a particular RoadSegment (the WayID), that is aggregated over a particular Interval in time. </w:t>
      </w:r>
    </w:p>
    <w:p w14:paraId="2A1E5634"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concept of an interval is introduced in the Time Ontology, and the Interval itself is captured using the transformed Time and Date values. The resulting value (an xsd:dateTimeStamp, as discussed above) provides a value for the start time of the Interval that the TTI_Max is aggregated over, while a value one-hour later provides the end time for the Interval. </w:t>
      </w:r>
    </w:p>
    <w:p w14:paraId="68DDE341" w14:textId="4555D197" w:rsidR="00797143" w:rsidRPr="009961A8" w:rsidRDefault="00797143" w:rsidP="00797143">
      <w:pPr>
        <w:rPr>
          <w:rFonts w:asciiTheme="majorBidi" w:hAnsiTheme="majorBidi" w:cstheme="majorBidi"/>
        </w:rPr>
      </w:pPr>
      <w:r w:rsidRPr="009961A8">
        <w:rPr>
          <w:rFonts w:asciiTheme="majorBidi" w:hAnsiTheme="majorBidi" w:cstheme="majorBidi"/>
        </w:rPr>
        <w:t xml:space="preserve">This mapping is illustrated in </w:t>
      </w:r>
      <w:r w:rsidRPr="009961A8">
        <w:rPr>
          <w:rFonts w:asciiTheme="majorBidi" w:hAnsiTheme="majorBidi" w:cstheme="majorBidi"/>
        </w:rPr>
        <w:fldChar w:fldCharType="begin"/>
      </w:r>
      <w:r w:rsidRPr="009961A8">
        <w:rPr>
          <w:rFonts w:asciiTheme="majorBidi" w:hAnsiTheme="majorBidi" w:cstheme="majorBidi"/>
        </w:rPr>
        <w:instrText xml:space="preserve"> REF _Ref13653957 \h  \* MERGEFORMAT </w:instrText>
      </w:r>
      <w:r w:rsidRPr="009961A8">
        <w:rPr>
          <w:rFonts w:asciiTheme="majorBidi" w:hAnsiTheme="majorBidi" w:cstheme="majorBidi"/>
        </w:rPr>
      </w:r>
      <w:r w:rsidRPr="009961A8">
        <w:rPr>
          <w:rFonts w:asciiTheme="majorBidi" w:hAnsiTheme="majorBidi" w:cstheme="majorBidi"/>
        </w:rPr>
        <w:fldChar w:fldCharType="separate"/>
      </w:r>
      <w:r w:rsidR="005702D6" w:rsidRPr="005702D6">
        <w:rPr>
          <w:rFonts w:asciiTheme="majorBidi" w:hAnsiTheme="majorBidi" w:cstheme="majorBidi"/>
        </w:rPr>
        <w:t>Figure 23</w:t>
      </w:r>
      <w:r w:rsidRPr="009961A8">
        <w:rPr>
          <w:rFonts w:asciiTheme="majorBidi" w:hAnsiTheme="majorBidi" w:cstheme="majorBidi"/>
        </w:rPr>
        <w:fldChar w:fldCharType="end"/>
      </w:r>
      <w:r w:rsidRPr="009961A8">
        <w:rPr>
          <w:rFonts w:asciiTheme="majorBidi" w:hAnsiTheme="majorBidi" w:cstheme="majorBidi"/>
        </w:rPr>
        <w:t xml:space="preserve">. The KARMA mapping files </w:t>
      </w:r>
      <w:r w:rsidRPr="009961A8">
        <w:rPr>
          <w:lang w:val="en-US" w:bidi="en-US"/>
        </w:rPr>
        <w:t xml:space="preserve">are available online in the GitHub project repository at: </w:t>
      </w:r>
      <w:hyperlink r:id="rId62" w:history="1">
        <w:r w:rsidRPr="009C0D2A">
          <w:rPr>
            <w:rStyle w:val="Hyperlink"/>
          </w:rPr>
          <w:t>https://github.com/EnterpriseIntegrationLab/icity/tree/master/mappings/ITSoS</w:t>
        </w:r>
      </w:hyperlink>
      <w:r>
        <w:t xml:space="preserve"> </w:t>
      </w:r>
    </w:p>
    <w:p w14:paraId="236410B4" w14:textId="77777777" w:rsidR="00797143" w:rsidRDefault="00797143" w:rsidP="00797143">
      <w:pPr>
        <w:keepNext/>
      </w:pPr>
      <w:r w:rsidRPr="00BB3B35">
        <w:rPr>
          <w:noProof/>
        </w:rPr>
        <w:lastRenderedPageBreak/>
        <w:drawing>
          <wp:inline distT="0" distB="0" distL="0" distR="0" wp14:anchorId="76DBF2AB" wp14:editId="6EF989F2">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7560" cy="4438868"/>
                    </a:xfrm>
                    <a:prstGeom prst="rect">
                      <a:avLst/>
                    </a:prstGeom>
                  </pic:spPr>
                </pic:pic>
              </a:graphicData>
            </a:graphic>
          </wp:inline>
        </w:drawing>
      </w:r>
    </w:p>
    <w:p w14:paraId="4C56DB94" w14:textId="7A1886D8" w:rsidR="00C73696" w:rsidRDefault="00797143" w:rsidP="00C73696">
      <w:pPr>
        <w:pStyle w:val="Caption"/>
      </w:pPr>
      <w:bookmarkStart w:id="235" w:name="_Ref13653957"/>
      <w:r>
        <w:t xml:space="preserve">Figure </w:t>
      </w:r>
      <w:fldSimple w:instr=" SEQ Figure \* ARABIC ">
        <w:r w:rsidR="005702D6">
          <w:rPr>
            <w:noProof/>
          </w:rPr>
          <w:t>23</w:t>
        </w:r>
      </w:fldSimple>
      <w:bookmarkEnd w:id="235"/>
      <w:r>
        <w:t>: Mapping the data values into TPSO concepts. Data values are depicted in boldface blue and the ontology concepts are illustrated with the lines and rectangles.</w:t>
      </w:r>
    </w:p>
    <w:p w14:paraId="6C597EFD" w14:textId="5134D85C" w:rsidR="00C73696" w:rsidRPr="00C73696" w:rsidRDefault="00C73696" w:rsidP="00C73696">
      <w:pPr>
        <w:spacing w:after="200" w:line="276" w:lineRule="auto"/>
        <w:rPr>
          <w:rFonts w:asciiTheme="minorHAnsi" w:eastAsiaTheme="minorEastAsia" w:hAnsiTheme="minorHAnsi"/>
          <w:b/>
          <w:bCs/>
          <w:color w:val="4F81BD" w:themeColor="accent1"/>
          <w:sz w:val="18"/>
          <w:szCs w:val="18"/>
          <w:lang w:val="en-US" w:bidi="en-US"/>
        </w:rPr>
      </w:pPr>
      <w:r>
        <w:br w:type="page"/>
      </w:r>
    </w:p>
    <w:p w14:paraId="0AF3AC7C" w14:textId="03AF59B2" w:rsidR="00810DF6" w:rsidRDefault="00C73696" w:rsidP="008C7F3C">
      <w:pPr>
        <w:pStyle w:val="Heading1"/>
        <w:numPr>
          <w:ilvl w:val="0"/>
          <w:numId w:val="63"/>
        </w:numPr>
      </w:pPr>
      <w:bookmarkStart w:id="236" w:name="_Ref31283921"/>
      <w:bookmarkStart w:id="237" w:name="_Toc32994019"/>
      <w:r>
        <w:lastRenderedPageBreak/>
        <w:t>Esri GFX Data Mapping</w:t>
      </w:r>
      <w:bookmarkEnd w:id="236"/>
      <w:bookmarkEnd w:id="237"/>
    </w:p>
    <w:p w14:paraId="10865D50" w14:textId="03409034" w:rsidR="00C73696" w:rsidRDefault="00C73696" w:rsidP="00C73696">
      <w:pPr>
        <w:pStyle w:val="Heading1"/>
        <w:numPr>
          <w:ilvl w:val="0"/>
          <w:numId w:val="0"/>
        </w:numPr>
        <w:ind w:left="432" w:hanging="432"/>
        <w:rPr>
          <w:lang w:val="en-CA"/>
        </w:rPr>
      </w:pPr>
      <w:bookmarkStart w:id="238" w:name="_Toc32994020"/>
      <w:r>
        <w:rPr>
          <w:lang w:val="en-CA"/>
        </w:rPr>
        <w:t xml:space="preserve">GFX </w:t>
      </w:r>
      <w:r w:rsidR="005F02A6">
        <w:rPr>
          <w:lang w:val="en-CA"/>
        </w:rPr>
        <w:t>tables</w:t>
      </w:r>
      <w:r>
        <w:rPr>
          <w:lang w:val="en-CA"/>
        </w:rPr>
        <w:t xml:space="preserve"> used:</w:t>
      </w:r>
      <w:bookmarkEnd w:id="238"/>
    </w:p>
    <w:p w14:paraId="0DB690EB" w14:textId="77777777" w:rsidR="00C73696" w:rsidRDefault="00C73696" w:rsidP="008C7F3C">
      <w:pPr>
        <w:pStyle w:val="ListParagraph"/>
        <w:numPr>
          <w:ilvl w:val="0"/>
          <w:numId w:val="68"/>
        </w:numPr>
        <w:spacing w:line="240" w:lineRule="auto"/>
        <w:rPr>
          <w:lang w:val="en-CA"/>
        </w:rPr>
      </w:pPr>
      <w:r>
        <w:rPr>
          <w:lang w:val="en-CA"/>
        </w:rPr>
        <w:t>Neighbourhood</w:t>
      </w:r>
    </w:p>
    <w:p w14:paraId="2FE24C75" w14:textId="77777777" w:rsidR="00C73696" w:rsidRDefault="00C73696" w:rsidP="008C7F3C">
      <w:pPr>
        <w:pStyle w:val="ListParagraph"/>
        <w:numPr>
          <w:ilvl w:val="0"/>
          <w:numId w:val="68"/>
        </w:numPr>
        <w:spacing w:line="240" w:lineRule="auto"/>
        <w:rPr>
          <w:lang w:val="en-CA"/>
        </w:rPr>
      </w:pPr>
      <w:r>
        <w:rPr>
          <w:lang w:val="en-CA"/>
        </w:rPr>
        <w:t>Land Use</w:t>
      </w:r>
    </w:p>
    <w:p w14:paraId="179BEA1D" w14:textId="77777777" w:rsidR="00C73696" w:rsidRDefault="00C73696" w:rsidP="008C7F3C">
      <w:pPr>
        <w:pStyle w:val="ListParagraph"/>
        <w:numPr>
          <w:ilvl w:val="0"/>
          <w:numId w:val="68"/>
        </w:numPr>
        <w:spacing w:line="240" w:lineRule="auto"/>
        <w:rPr>
          <w:lang w:val="en-CA"/>
        </w:rPr>
      </w:pPr>
      <w:r>
        <w:rPr>
          <w:lang w:val="en-CA"/>
        </w:rPr>
        <w:t>Land Cover</w:t>
      </w:r>
    </w:p>
    <w:p w14:paraId="53712A8F" w14:textId="77777777" w:rsidR="00C73696" w:rsidRDefault="00C73696" w:rsidP="008C7F3C">
      <w:pPr>
        <w:pStyle w:val="ListParagraph"/>
        <w:numPr>
          <w:ilvl w:val="0"/>
          <w:numId w:val="68"/>
        </w:numPr>
        <w:spacing w:line="240" w:lineRule="auto"/>
        <w:rPr>
          <w:lang w:val="en-CA"/>
        </w:rPr>
      </w:pPr>
      <w:r>
        <w:rPr>
          <w:lang w:val="en-CA"/>
        </w:rPr>
        <w:t>Point of Interest</w:t>
      </w:r>
    </w:p>
    <w:p w14:paraId="377A897D" w14:textId="77777777" w:rsidR="00C73696" w:rsidRDefault="00C73696" w:rsidP="008C7F3C">
      <w:pPr>
        <w:pStyle w:val="ListParagraph"/>
        <w:numPr>
          <w:ilvl w:val="0"/>
          <w:numId w:val="68"/>
        </w:numPr>
        <w:spacing w:line="240" w:lineRule="auto"/>
        <w:rPr>
          <w:lang w:val="en-CA"/>
        </w:rPr>
      </w:pPr>
      <w:r>
        <w:rPr>
          <w:lang w:val="en-CA"/>
        </w:rPr>
        <w:t>Road Segment</w:t>
      </w:r>
    </w:p>
    <w:p w14:paraId="336D5D04" w14:textId="77777777" w:rsidR="00C73696" w:rsidRDefault="00C73696" w:rsidP="00C73696">
      <w:pPr>
        <w:rPr>
          <w:b/>
        </w:rPr>
      </w:pPr>
    </w:p>
    <w:p w14:paraId="0C23EE59" w14:textId="5CDF3F57" w:rsidR="00C73696" w:rsidRDefault="00C73696" w:rsidP="00C73696">
      <w:pPr>
        <w:rPr>
          <w:b/>
        </w:rPr>
      </w:pPr>
      <w:r w:rsidRPr="00C73696">
        <w:rPr>
          <w:b/>
        </w:rPr>
        <w:t xml:space="preserve">Additional </w:t>
      </w:r>
      <w:r w:rsidR="005F02A6">
        <w:rPr>
          <w:b/>
        </w:rPr>
        <w:t xml:space="preserve">tables computed based on </w:t>
      </w:r>
      <w:r w:rsidRPr="00C73696">
        <w:rPr>
          <w:b/>
        </w:rPr>
        <w:t>spatial relationships:</w:t>
      </w:r>
    </w:p>
    <w:p w14:paraId="082BC008" w14:textId="1D8D28E2" w:rsidR="005F02A6" w:rsidRDefault="005F02A6" w:rsidP="008C7F3C">
      <w:pPr>
        <w:pStyle w:val="ListParagraph"/>
        <w:numPr>
          <w:ilvl w:val="0"/>
          <w:numId w:val="76"/>
        </w:numPr>
        <w:spacing w:line="276" w:lineRule="auto"/>
      </w:pPr>
      <w:r>
        <w:t>Intersect Neighbourhood</w:t>
      </w:r>
    </w:p>
    <w:p w14:paraId="4B662258" w14:textId="43D5D03D" w:rsidR="005F02A6" w:rsidRDefault="005F02A6" w:rsidP="008C7F3C">
      <w:pPr>
        <w:pStyle w:val="ListParagraph"/>
        <w:numPr>
          <w:ilvl w:val="0"/>
          <w:numId w:val="76"/>
        </w:numPr>
        <w:spacing w:line="276" w:lineRule="auto"/>
      </w:pPr>
      <w:r>
        <w:t>Near Land Use</w:t>
      </w:r>
    </w:p>
    <w:p w14:paraId="7CA29078" w14:textId="0C24ACA8" w:rsidR="005F02A6" w:rsidRDefault="005F02A6" w:rsidP="008C7F3C">
      <w:pPr>
        <w:pStyle w:val="ListParagraph"/>
        <w:numPr>
          <w:ilvl w:val="0"/>
          <w:numId w:val="76"/>
        </w:numPr>
        <w:spacing w:line="276" w:lineRule="auto"/>
      </w:pPr>
      <w:r>
        <w:t>Near Land Cover</w:t>
      </w:r>
    </w:p>
    <w:p w14:paraId="7600657F" w14:textId="03FED822" w:rsidR="005F02A6" w:rsidRDefault="005F02A6" w:rsidP="008C7F3C">
      <w:pPr>
        <w:pStyle w:val="ListParagraph"/>
        <w:numPr>
          <w:ilvl w:val="0"/>
          <w:numId w:val="76"/>
        </w:numPr>
        <w:spacing w:line="276" w:lineRule="auto"/>
      </w:pPr>
      <w:r>
        <w:t>Near Point of Interest</w:t>
      </w:r>
    </w:p>
    <w:p w14:paraId="1954BBE0" w14:textId="77777777" w:rsidR="005F02A6" w:rsidRPr="00034792" w:rsidRDefault="005F02A6" w:rsidP="005F02A6">
      <w:pPr>
        <w:pStyle w:val="Heading1"/>
        <w:numPr>
          <w:ilvl w:val="0"/>
          <w:numId w:val="0"/>
        </w:numPr>
        <w:ind w:left="432" w:hanging="432"/>
        <w:rPr>
          <w:lang w:val="en-CA"/>
        </w:rPr>
      </w:pPr>
      <w:bookmarkStart w:id="239" w:name="_Toc32994021"/>
      <w:r>
        <w:rPr>
          <w:lang w:val="en-CA"/>
        </w:rPr>
        <w:t>Esri Extension of TPSO</w:t>
      </w:r>
      <w:bookmarkEnd w:id="239"/>
    </w:p>
    <w:p w14:paraId="62B84CE0"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Neighbourhood subClassOf Parcel</w:t>
      </w:r>
    </w:p>
    <w:p w14:paraId="536A18AC" w14:textId="77777777" w:rsidR="005F02A6" w:rsidRDefault="005F02A6" w:rsidP="005F02A6">
      <w:pPr>
        <w:pStyle w:val="ListParagraph"/>
        <w:numPr>
          <w:ilvl w:val="1"/>
          <w:numId w:val="2"/>
        </w:numPr>
        <w:rPr>
          <w:lang w:val="en-CA"/>
        </w:rPr>
      </w:pPr>
      <w:r>
        <w:rPr>
          <w:lang w:val="en-CA"/>
        </w:rPr>
        <w:t>subClassOf hasLandUse value ‘</w:t>
      </w:r>
      <w:r w:rsidRPr="00885F1D">
        <w:rPr>
          <w:lang w:val="en-CA"/>
        </w:rPr>
        <w:t>NeighborhoodOrLocalPark</w:t>
      </w:r>
      <w:r>
        <w:rPr>
          <w:lang w:val="en-CA"/>
        </w:rPr>
        <w:t>’</w:t>
      </w:r>
    </w:p>
    <w:p w14:paraId="28415C85" w14:textId="77777777" w:rsidR="005F02A6" w:rsidRDefault="005F02A6" w:rsidP="005F02A6">
      <w:pPr>
        <w:pStyle w:val="ListParagraph"/>
        <w:numPr>
          <w:ilvl w:val="1"/>
          <w:numId w:val="2"/>
        </w:numPr>
        <w:rPr>
          <w:lang w:val="en-CA"/>
        </w:rPr>
      </w:pPr>
      <w:r>
        <w:rPr>
          <w:lang w:val="en-CA"/>
        </w:rPr>
        <w:t>subClassOf foaf:name min 1 xsd:string</w:t>
      </w:r>
    </w:p>
    <w:p w14:paraId="6E873294"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GFXLandUseClassification subClassOf LandUseClassification</w:t>
      </w:r>
    </w:p>
    <w:p w14:paraId="53AC56EB" w14:textId="77777777" w:rsidR="005F02A6" w:rsidRDefault="005F02A6" w:rsidP="005F02A6">
      <w:pPr>
        <w:pStyle w:val="ListParagraph"/>
        <w:numPr>
          <w:ilvl w:val="1"/>
          <w:numId w:val="2"/>
        </w:numPr>
        <w:rPr>
          <w:lang w:val="en-CA"/>
        </w:rPr>
      </w:pPr>
      <w:r>
        <w:rPr>
          <w:lang w:val="en-CA"/>
        </w:rPr>
        <w:t xml:space="preserve">Subclasses may be defined according to the value of hasGFXLandUseCode: </w:t>
      </w:r>
    </w:p>
    <w:tbl>
      <w:tblPr>
        <w:tblStyle w:val="TableGrid"/>
        <w:tblW w:w="0" w:type="auto"/>
        <w:tblInd w:w="1327" w:type="dxa"/>
        <w:tblLayout w:type="fixed"/>
        <w:tblLook w:val="0000" w:firstRow="0" w:lastRow="0" w:firstColumn="0" w:lastColumn="0" w:noHBand="0" w:noVBand="0"/>
      </w:tblPr>
      <w:tblGrid>
        <w:gridCol w:w="2689"/>
        <w:gridCol w:w="2409"/>
      </w:tblGrid>
      <w:tr w:rsidR="005F02A6" w:rsidRPr="00E47704" w14:paraId="7EC6BA7E" w14:textId="77777777" w:rsidTr="00B65792">
        <w:trPr>
          <w:trHeight w:val="110"/>
        </w:trPr>
        <w:tc>
          <w:tcPr>
            <w:tcW w:w="2689" w:type="dxa"/>
          </w:tcPr>
          <w:p w14:paraId="158F58A7" w14:textId="77777777" w:rsidR="005F02A6" w:rsidRPr="00E47704" w:rsidRDefault="005F02A6" w:rsidP="00B65792">
            <w:pPr>
              <w:pStyle w:val="Default"/>
              <w:rPr>
                <w:b/>
                <w:sz w:val="22"/>
                <w:szCs w:val="22"/>
              </w:rPr>
            </w:pPr>
            <w:r w:rsidRPr="00E47704">
              <w:rPr>
                <w:b/>
                <w:sz w:val="22"/>
                <w:szCs w:val="22"/>
              </w:rPr>
              <w:t>GFXLandUseClassification</w:t>
            </w:r>
          </w:p>
        </w:tc>
        <w:tc>
          <w:tcPr>
            <w:tcW w:w="2409" w:type="dxa"/>
          </w:tcPr>
          <w:p w14:paraId="3748CBFF" w14:textId="77777777" w:rsidR="005F02A6" w:rsidRPr="00E47704" w:rsidRDefault="005F02A6" w:rsidP="00B65792">
            <w:pPr>
              <w:pStyle w:val="Default"/>
              <w:rPr>
                <w:b/>
                <w:sz w:val="22"/>
                <w:szCs w:val="22"/>
              </w:rPr>
            </w:pPr>
            <w:r w:rsidRPr="00E47704">
              <w:rPr>
                <w:b/>
                <w:sz w:val="22"/>
                <w:szCs w:val="22"/>
              </w:rPr>
              <w:t>hasGFXLandUseCode</w:t>
            </w:r>
          </w:p>
        </w:tc>
      </w:tr>
      <w:tr w:rsidR="005F02A6" w14:paraId="40429FF3" w14:textId="77777777" w:rsidTr="00B65792">
        <w:trPr>
          <w:trHeight w:val="110"/>
        </w:trPr>
        <w:tc>
          <w:tcPr>
            <w:tcW w:w="2689" w:type="dxa"/>
          </w:tcPr>
          <w:p w14:paraId="28ED7135" w14:textId="77777777" w:rsidR="005F02A6" w:rsidRDefault="005F02A6" w:rsidP="00B65792">
            <w:pPr>
              <w:pStyle w:val="Default"/>
              <w:rPr>
                <w:sz w:val="22"/>
                <w:szCs w:val="22"/>
              </w:rPr>
            </w:pPr>
            <w:r>
              <w:rPr>
                <w:sz w:val="22"/>
                <w:szCs w:val="22"/>
              </w:rPr>
              <w:t xml:space="preserve">General / Residential </w:t>
            </w:r>
          </w:p>
        </w:tc>
        <w:tc>
          <w:tcPr>
            <w:tcW w:w="2409" w:type="dxa"/>
          </w:tcPr>
          <w:p w14:paraId="381CB46E" w14:textId="77777777" w:rsidR="005F02A6" w:rsidRDefault="005F02A6" w:rsidP="00B65792">
            <w:pPr>
              <w:pStyle w:val="Default"/>
              <w:rPr>
                <w:sz w:val="22"/>
                <w:szCs w:val="22"/>
              </w:rPr>
            </w:pPr>
            <w:r>
              <w:rPr>
                <w:sz w:val="22"/>
                <w:szCs w:val="22"/>
              </w:rPr>
              <w:t xml:space="preserve">1 </w:t>
            </w:r>
          </w:p>
        </w:tc>
      </w:tr>
      <w:tr w:rsidR="005F02A6" w14:paraId="06C1EEA7" w14:textId="77777777" w:rsidTr="00B65792">
        <w:trPr>
          <w:trHeight w:val="110"/>
        </w:trPr>
        <w:tc>
          <w:tcPr>
            <w:tcW w:w="2689" w:type="dxa"/>
          </w:tcPr>
          <w:p w14:paraId="56FF0BC3" w14:textId="77777777" w:rsidR="005F02A6" w:rsidRDefault="005F02A6" w:rsidP="00B65792">
            <w:pPr>
              <w:pStyle w:val="Default"/>
              <w:rPr>
                <w:sz w:val="22"/>
                <w:szCs w:val="22"/>
              </w:rPr>
            </w:pPr>
            <w:r>
              <w:rPr>
                <w:sz w:val="22"/>
                <w:szCs w:val="22"/>
              </w:rPr>
              <w:t xml:space="preserve">Government </w:t>
            </w:r>
          </w:p>
        </w:tc>
        <w:tc>
          <w:tcPr>
            <w:tcW w:w="2409" w:type="dxa"/>
          </w:tcPr>
          <w:p w14:paraId="1173138E" w14:textId="77777777" w:rsidR="005F02A6" w:rsidRDefault="005F02A6" w:rsidP="00B65792">
            <w:pPr>
              <w:pStyle w:val="Default"/>
              <w:rPr>
                <w:sz w:val="22"/>
                <w:szCs w:val="22"/>
              </w:rPr>
            </w:pPr>
            <w:r>
              <w:rPr>
                <w:sz w:val="22"/>
                <w:szCs w:val="22"/>
              </w:rPr>
              <w:t xml:space="preserve">2 </w:t>
            </w:r>
          </w:p>
        </w:tc>
      </w:tr>
      <w:tr w:rsidR="005F02A6" w14:paraId="2DD7C7FB" w14:textId="77777777" w:rsidTr="00B65792">
        <w:trPr>
          <w:trHeight w:val="110"/>
        </w:trPr>
        <w:tc>
          <w:tcPr>
            <w:tcW w:w="2689" w:type="dxa"/>
          </w:tcPr>
          <w:p w14:paraId="58ED3BC2" w14:textId="77777777" w:rsidR="005F02A6" w:rsidRDefault="005F02A6" w:rsidP="00B65792">
            <w:pPr>
              <w:pStyle w:val="Default"/>
              <w:rPr>
                <w:sz w:val="22"/>
                <w:szCs w:val="22"/>
              </w:rPr>
            </w:pPr>
            <w:r>
              <w:rPr>
                <w:sz w:val="22"/>
                <w:szCs w:val="22"/>
              </w:rPr>
              <w:t xml:space="preserve">Medical </w:t>
            </w:r>
          </w:p>
        </w:tc>
        <w:tc>
          <w:tcPr>
            <w:tcW w:w="2409" w:type="dxa"/>
          </w:tcPr>
          <w:p w14:paraId="201A5912" w14:textId="77777777" w:rsidR="005F02A6" w:rsidRDefault="005F02A6" w:rsidP="00B65792">
            <w:pPr>
              <w:pStyle w:val="Default"/>
              <w:rPr>
                <w:sz w:val="22"/>
                <w:szCs w:val="22"/>
              </w:rPr>
            </w:pPr>
            <w:r>
              <w:rPr>
                <w:sz w:val="22"/>
                <w:szCs w:val="22"/>
              </w:rPr>
              <w:t xml:space="preserve">3 </w:t>
            </w:r>
          </w:p>
        </w:tc>
      </w:tr>
      <w:tr w:rsidR="005F02A6" w14:paraId="545D35C2" w14:textId="77777777" w:rsidTr="00B65792">
        <w:trPr>
          <w:trHeight w:val="110"/>
        </w:trPr>
        <w:tc>
          <w:tcPr>
            <w:tcW w:w="2689" w:type="dxa"/>
          </w:tcPr>
          <w:p w14:paraId="4A1FA3C0" w14:textId="77777777" w:rsidR="005F02A6" w:rsidRDefault="005F02A6" w:rsidP="00B65792">
            <w:pPr>
              <w:pStyle w:val="Default"/>
              <w:rPr>
                <w:sz w:val="22"/>
                <w:szCs w:val="22"/>
              </w:rPr>
            </w:pPr>
            <w:r>
              <w:rPr>
                <w:sz w:val="22"/>
                <w:szCs w:val="22"/>
              </w:rPr>
              <w:t xml:space="preserve">Education </w:t>
            </w:r>
          </w:p>
        </w:tc>
        <w:tc>
          <w:tcPr>
            <w:tcW w:w="2409" w:type="dxa"/>
          </w:tcPr>
          <w:p w14:paraId="3AD9E61A" w14:textId="77777777" w:rsidR="005F02A6" w:rsidRDefault="005F02A6" w:rsidP="00B65792">
            <w:pPr>
              <w:pStyle w:val="Default"/>
              <w:rPr>
                <w:sz w:val="22"/>
                <w:szCs w:val="22"/>
              </w:rPr>
            </w:pPr>
            <w:r>
              <w:rPr>
                <w:sz w:val="22"/>
                <w:szCs w:val="22"/>
              </w:rPr>
              <w:t xml:space="preserve">4 </w:t>
            </w:r>
          </w:p>
        </w:tc>
      </w:tr>
      <w:tr w:rsidR="005F02A6" w14:paraId="73F1665B" w14:textId="77777777" w:rsidTr="00B65792">
        <w:trPr>
          <w:trHeight w:val="110"/>
        </w:trPr>
        <w:tc>
          <w:tcPr>
            <w:tcW w:w="2689" w:type="dxa"/>
          </w:tcPr>
          <w:p w14:paraId="16E423CD" w14:textId="77777777" w:rsidR="005F02A6" w:rsidRDefault="005F02A6" w:rsidP="00B65792">
            <w:pPr>
              <w:pStyle w:val="Default"/>
              <w:rPr>
                <w:sz w:val="22"/>
                <w:szCs w:val="22"/>
              </w:rPr>
            </w:pPr>
            <w:r>
              <w:rPr>
                <w:sz w:val="22"/>
                <w:szCs w:val="22"/>
              </w:rPr>
              <w:t xml:space="preserve">Transportation </w:t>
            </w:r>
          </w:p>
        </w:tc>
        <w:tc>
          <w:tcPr>
            <w:tcW w:w="2409" w:type="dxa"/>
          </w:tcPr>
          <w:p w14:paraId="493E3E86" w14:textId="77777777" w:rsidR="005F02A6" w:rsidRDefault="005F02A6" w:rsidP="00B65792">
            <w:pPr>
              <w:pStyle w:val="Default"/>
              <w:rPr>
                <w:sz w:val="22"/>
                <w:szCs w:val="22"/>
              </w:rPr>
            </w:pPr>
            <w:r>
              <w:rPr>
                <w:sz w:val="22"/>
                <w:szCs w:val="22"/>
              </w:rPr>
              <w:t xml:space="preserve">5 </w:t>
            </w:r>
          </w:p>
        </w:tc>
      </w:tr>
      <w:tr w:rsidR="005F02A6" w14:paraId="133713C0" w14:textId="77777777" w:rsidTr="00B65792">
        <w:trPr>
          <w:trHeight w:val="110"/>
        </w:trPr>
        <w:tc>
          <w:tcPr>
            <w:tcW w:w="2689" w:type="dxa"/>
          </w:tcPr>
          <w:p w14:paraId="0EF09C6F" w14:textId="77777777" w:rsidR="005F02A6" w:rsidRDefault="005F02A6" w:rsidP="00B65792">
            <w:pPr>
              <w:pStyle w:val="Default"/>
              <w:rPr>
                <w:sz w:val="22"/>
                <w:szCs w:val="22"/>
              </w:rPr>
            </w:pPr>
            <w:r>
              <w:rPr>
                <w:sz w:val="22"/>
                <w:szCs w:val="22"/>
              </w:rPr>
              <w:t xml:space="preserve">Commercial </w:t>
            </w:r>
          </w:p>
        </w:tc>
        <w:tc>
          <w:tcPr>
            <w:tcW w:w="2409" w:type="dxa"/>
          </w:tcPr>
          <w:p w14:paraId="3FAE0D0A" w14:textId="77777777" w:rsidR="005F02A6" w:rsidRDefault="005F02A6" w:rsidP="00B65792">
            <w:pPr>
              <w:pStyle w:val="Default"/>
              <w:rPr>
                <w:sz w:val="22"/>
                <w:szCs w:val="22"/>
              </w:rPr>
            </w:pPr>
            <w:r>
              <w:rPr>
                <w:sz w:val="22"/>
                <w:szCs w:val="22"/>
              </w:rPr>
              <w:t xml:space="preserve">6 </w:t>
            </w:r>
          </w:p>
        </w:tc>
      </w:tr>
      <w:tr w:rsidR="005F02A6" w14:paraId="5A7B7369" w14:textId="77777777" w:rsidTr="00B65792">
        <w:trPr>
          <w:trHeight w:val="110"/>
        </w:trPr>
        <w:tc>
          <w:tcPr>
            <w:tcW w:w="2689" w:type="dxa"/>
          </w:tcPr>
          <w:p w14:paraId="42FD5B6E" w14:textId="77777777" w:rsidR="005F02A6" w:rsidRDefault="005F02A6" w:rsidP="00B65792">
            <w:pPr>
              <w:pStyle w:val="Default"/>
              <w:rPr>
                <w:sz w:val="22"/>
                <w:szCs w:val="22"/>
              </w:rPr>
            </w:pPr>
            <w:r>
              <w:rPr>
                <w:sz w:val="22"/>
                <w:szCs w:val="22"/>
              </w:rPr>
              <w:t xml:space="preserve">Religious </w:t>
            </w:r>
          </w:p>
        </w:tc>
        <w:tc>
          <w:tcPr>
            <w:tcW w:w="2409" w:type="dxa"/>
          </w:tcPr>
          <w:p w14:paraId="0CA96B06" w14:textId="77777777" w:rsidR="005F02A6" w:rsidRDefault="005F02A6" w:rsidP="00B65792">
            <w:pPr>
              <w:pStyle w:val="Default"/>
              <w:rPr>
                <w:sz w:val="22"/>
                <w:szCs w:val="22"/>
              </w:rPr>
            </w:pPr>
            <w:r>
              <w:rPr>
                <w:sz w:val="22"/>
                <w:szCs w:val="22"/>
              </w:rPr>
              <w:t xml:space="preserve">7 </w:t>
            </w:r>
          </w:p>
        </w:tc>
      </w:tr>
      <w:tr w:rsidR="005F02A6" w14:paraId="7C73E8AF" w14:textId="77777777" w:rsidTr="00B65792">
        <w:trPr>
          <w:trHeight w:val="110"/>
        </w:trPr>
        <w:tc>
          <w:tcPr>
            <w:tcW w:w="2689" w:type="dxa"/>
          </w:tcPr>
          <w:p w14:paraId="4D075FC1" w14:textId="77777777" w:rsidR="005F02A6" w:rsidRDefault="005F02A6" w:rsidP="00B65792">
            <w:pPr>
              <w:pStyle w:val="Default"/>
              <w:rPr>
                <w:sz w:val="22"/>
                <w:szCs w:val="22"/>
              </w:rPr>
            </w:pPr>
            <w:r>
              <w:rPr>
                <w:sz w:val="22"/>
                <w:szCs w:val="22"/>
              </w:rPr>
              <w:t xml:space="preserve">Recreation </w:t>
            </w:r>
          </w:p>
        </w:tc>
        <w:tc>
          <w:tcPr>
            <w:tcW w:w="2409" w:type="dxa"/>
          </w:tcPr>
          <w:p w14:paraId="2EF15C6F" w14:textId="77777777" w:rsidR="005F02A6" w:rsidRDefault="005F02A6" w:rsidP="00B65792">
            <w:pPr>
              <w:pStyle w:val="Default"/>
              <w:rPr>
                <w:sz w:val="22"/>
                <w:szCs w:val="22"/>
              </w:rPr>
            </w:pPr>
            <w:r>
              <w:rPr>
                <w:sz w:val="22"/>
                <w:szCs w:val="22"/>
              </w:rPr>
              <w:t xml:space="preserve">8 </w:t>
            </w:r>
          </w:p>
        </w:tc>
      </w:tr>
      <w:tr w:rsidR="005F02A6" w14:paraId="3B88A5B6" w14:textId="77777777" w:rsidTr="00B65792">
        <w:trPr>
          <w:trHeight w:val="110"/>
        </w:trPr>
        <w:tc>
          <w:tcPr>
            <w:tcW w:w="2689" w:type="dxa"/>
          </w:tcPr>
          <w:p w14:paraId="05B28407" w14:textId="77777777" w:rsidR="005F02A6" w:rsidRDefault="005F02A6" w:rsidP="00B65792">
            <w:pPr>
              <w:pStyle w:val="Default"/>
              <w:rPr>
                <w:sz w:val="22"/>
                <w:szCs w:val="22"/>
              </w:rPr>
            </w:pPr>
            <w:r>
              <w:rPr>
                <w:sz w:val="22"/>
                <w:szCs w:val="22"/>
              </w:rPr>
              <w:t xml:space="preserve">Cultural / Heritage </w:t>
            </w:r>
          </w:p>
        </w:tc>
        <w:tc>
          <w:tcPr>
            <w:tcW w:w="2409" w:type="dxa"/>
          </w:tcPr>
          <w:p w14:paraId="2C7FBD29" w14:textId="77777777" w:rsidR="005F02A6" w:rsidRDefault="005F02A6" w:rsidP="00B65792">
            <w:pPr>
              <w:pStyle w:val="Default"/>
              <w:rPr>
                <w:sz w:val="22"/>
                <w:szCs w:val="22"/>
              </w:rPr>
            </w:pPr>
            <w:r>
              <w:rPr>
                <w:sz w:val="22"/>
                <w:szCs w:val="22"/>
              </w:rPr>
              <w:t>9</w:t>
            </w:r>
          </w:p>
        </w:tc>
      </w:tr>
      <w:tr w:rsidR="005F02A6" w14:paraId="79CAECCB" w14:textId="77777777" w:rsidTr="00B65792">
        <w:trPr>
          <w:trHeight w:val="110"/>
        </w:trPr>
        <w:tc>
          <w:tcPr>
            <w:tcW w:w="2689" w:type="dxa"/>
          </w:tcPr>
          <w:p w14:paraId="044A0C77" w14:textId="77777777" w:rsidR="005F02A6" w:rsidRDefault="005F02A6" w:rsidP="00B65792">
            <w:pPr>
              <w:pStyle w:val="Default"/>
              <w:rPr>
                <w:sz w:val="22"/>
                <w:szCs w:val="22"/>
              </w:rPr>
            </w:pPr>
            <w:r>
              <w:rPr>
                <w:sz w:val="22"/>
                <w:szCs w:val="22"/>
              </w:rPr>
              <w:t xml:space="preserve">Hotel </w:t>
            </w:r>
          </w:p>
        </w:tc>
        <w:tc>
          <w:tcPr>
            <w:tcW w:w="2409" w:type="dxa"/>
          </w:tcPr>
          <w:p w14:paraId="27CCE070" w14:textId="77777777" w:rsidR="005F02A6" w:rsidRDefault="005F02A6" w:rsidP="00B65792">
            <w:pPr>
              <w:pStyle w:val="Default"/>
              <w:rPr>
                <w:sz w:val="22"/>
                <w:szCs w:val="22"/>
              </w:rPr>
            </w:pPr>
            <w:r>
              <w:rPr>
                <w:sz w:val="22"/>
                <w:szCs w:val="22"/>
              </w:rPr>
              <w:t>10</w:t>
            </w:r>
          </w:p>
        </w:tc>
      </w:tr>
      <w:tr w:rsidR="005F02A6" w14:paraId="7DEFE582" w14:textId="77777777" w:rsidTr="00B65792">
        <w:trPr>
          <w:trHeight w:val="110"/>
        </w:trPr>
        <w:tc>
          <w:tcPr>
            <w:tcW w:w="2689" w:type="dxa"/>
          </w:tcPr>
          <w:p w14:paraId="78EB2C37" w14:textId="77777777" w:rsidR="005F02A6" w:rsidRDefault="005F02A6" w:rsidP="00B65792">
            <w:pPr>
              <w:pStyle w:val="Default"/>
              <w:rPr>
                <w:sz w:val="22"/>
                <w:szCs w:val="22"/>
              </w:rPr>
            </w:pPr>
            <w:r>
              <w:rPr>
                <w:sz w:val="22"/>
                <w:szCs w:val="22"/>
              </w:rPr>
              <w:t xml:space="preserve">Airport </w:t>
            </w:r>
          </w:p>
        </w:tc>
        <w:tc>
          <w:tcPr>
            <w:tcW w:w="2409" w:type="dxa"/>
          </w:tcPr>
          <w:p w14:paraId="710C3F93" w14:textId="77777777" w:rsidR="005F02A6" w:rsidRDefault="005F02A6" w:rsidP="00B65792">
            <w:pPr>
              <w:pStyle w:val="Default"/>
              <w:rPr>
                <w:sz w:val="22"/>
                <w:szCs w:val="22"/>
              </w:rPr>
            </w:pPr>
            <w:r>
              <w:rPr>
                <w:sz w:val="22"/>
                <w:szCs w:val="22"/>
              </w:rPr>
              <w:t>11</w:t>
            </w:r>
          </w:p>
        </w:tc>
      </w:tr>
      <w:tr w:rsidR="005F02A6" w14:paraId="6AEAE4AC" w14:textId="77777777" w:rsidTr="00B65792">
        <w:trPr>
          <w:trHeight w:val="110"/>
        </w:trPr>
        <w:tc>
          <w:tcPr>
            <w:tcW w:w="2689" w:type="dxa"/>
          </w:tcPr>
          <w:p w14:paraId="774496D9" w14:textId="77777777" w:rsidR="005F02A6" w:rsidRDefault="005F02A6" w:rsidP="00B65792">
            <w:pPr>
              <w:pStyle w:val="Default"/>
              <w:rPr>
                <w:sz w:val="22"/>
                <w:szCs w:val="22"/>
              </w:rPr>
            </w:pPr>
            <w:r>
              <w:rPr>
                <w:sz w:val="22"/>
                <w:szCs w:val="22"/>
              </w:rPr>
              <w:t xml:space="preserve">Industrial </w:t>
            </w:r>
          </w:p>
        </w:tc>
        <w:tc>
          <w:tcPr>
            <w:tcW w:w="2409" w:type="dxa"/>
          </w:tcPr>
          <w:p w14:paraId="1D5BEEF5" w14:textId="77777777" w:rsidR="005F02A6" w:rsidRDefault="005F02A6" w:rsidP="00B65792">
            <w:pPr>
              <w:pStyle w:val="Default"/>
              <w:rPr>
                <w:sz w:val="22"/>
                <w:szCs w:val="22"/>
              </w:rPr>
            </w:pPr>
            <w:r>
              <w:rPr>
                <w:sz w:val="22"/>
                <w:szCs w:val="22"/>
              </w:rPr>
              <w:t xml:space="preserve">12 </w:t>
            </w:r>
          </w:p>
        </w:tc>
      </w:tr>
      <w:tr w:rsidR="005F02A6" w14:paraId="6E3C0119" w14:textId="77777777" w:rsidTr="00B65792">
        <w:trPr>
          <w:trHeight w:val="110"/>
        </w:trPr>
        <w:tc>
          <w:tcPr>
            <w:tcW w:w="2689" w:type="dxa"/>
          </w:tcPr>
          <w:p w14:paraId="5053991D" w14:textId="77777777" w:rsidR="005F02A6" w:rsidRDefault="005F02A6" w:rsidP="00B65792">
            <w:pPr>
              <w:pStyle w:val="Default"/>
              <w:rPr>
                <w:sz w:val="22"/>
                <w:szCs w:val="22"/>
              </w:rPr>
            </w:pPr>
            <w:r>
              <w:rPr>
                <w:sz w:val="22"/>
                <w:szCs w:val="22"/>
              </w:rPr>
              <w:t xml:space="preserve">Community Centre </w:t>
            </w:r>
          </w:p>
        </w:tc>
        <w:tc>
          <w:tcPr>
            <w:tcW w:w="2409" w:type="dxa"/>
          </w:tcPr>
          <w:p w14:paraId="3225C67A" w14:textId="77777777" w:rsidR="005F02A6" w:rsidRDefault="005F02A6" w:rsidP="00B65792">
            <w:pPr>
              <w:pStyle w:val="Default"/>
              <w:rPr>
                <w:sz w:val="22"/>
                <w:szCs w:val="22"/>
              </w:rPr>
            </w:pPr>
            <w:r>
              <w:rPr>
                <w:sz w:val="22"/>
                <w:szCs w:val="22"/>
              </w:rPr>
              <w:t xml:space="preserve">13 </w:t>
            </w:r>
          </w:p>
        </w:tc>
      </w:tr>
      <w:tr w:rsidR="005F02A6" w14:paraId="10DC7B85" w14:textId="77777777" w:rsidTr="00B65792">
        <w:trPr>
          <w:trHeight w:val="110"/>
        </w:trPr>
        <w:tc>
          <w:tcPr>
            <w:tcW w:w="2689" w:type="dxa"/>
          </w:tcPr>
          <w:p w14:paraId="0F030090" w14:textId="77777777" w:rsidR="005F02A6" w:rsidRDefault="005F02A6" w:rsidP="00B65792">
            <w:pPr>
              <w:pStyle w:val="Default"/>
              <w:rPr>
                <w:sz w:val="22"/>
                <w:szCs w:val="22"/>
              </w:rPr>
            </w:pPr>
            <w:r>
              <w:rPr>
                <w:sz w:val="22"/>
                <w:szCs w:val="22"/>
              </w:rPr>
              <w:t xml:space="preserve">Agricultural </w:t>
            </w:r>
          </w:p>
        </w:tc>
        <w:tc>
          <w:tcPr>
            <w:tcW w:w="2409" w:type="dxa"/>
          </w:tcPr>
          <w:p w14:paraId="01395E1F" w14:textId="77777777" w:rsidR="005F02A6" w:rsidRDefault="005F02A6" w:rsidP="00B65792">
            <w:pPr>
              <w:pStyle w:val="Default"/>
              <w:rPr>
                <w:sz w:val="22"/>
                <w:szCs w:val="22"/>
              </w:rPr>
            </w:pPr>
            <w:r>
              <w:rPr>
                <w:sz w:val="22"/>
                <w:szCs w:val="22"/>
              </w:rPr>
              <w:t xml:space="preserve">14 </w:t>
            </w:r>
          </w:p>
        </w:tc>
      </w:tr>
      <w:tr w:rsidR="005F02A6" w14:paraId="332E20C2" w14:textId="77777777" w:rsidTr="00B65792">
        <w:trPr>
          <w:trHeight w:val="110"/>
        </w:trPr>
        <w:tc>
          <w:tcPr>
            <w:tcW w:w="2689" w:type="dxa"/>
          </w:tcPr>
          <w:p w14:paraId="757B4FE4" w14:textId="77777777" w:rsidR="005F02A6" w:rsidRDefault="005F02A6" w:rsidP="00B65792">
            <w:pPr>
              <w:pStyle w:val="Default"/>
              <w:rPr>
                <w:sz w:val="22"/>
                <w:szCs w:val="22"/>
              </w:rPr>
            </w:pPr>
            <w:r>
              <w:rPr>
                <w:sz w:val="22"/>
                <w:szCs w:val="22"/>
              </w:rPr>
              <w:t xml:space="preserve">Energy </w:t>
            </w:r>
          </w:p>
        </w:tc>
        <w:tc>
          <w:tcPr>
            <w:tcW w:w="2409" w:type="dxa"/>
          </w:tcPr>
          <w:p w14:paraId="16B4DA79" w14:textId="77777777" w:rsidR="005F02A6" w:rsidRDefault="005F02A6" w:rsidP="00B65792">
            <w:pPr>
              <w:pStyle w:val="Default"/>
              <w:rPr>
                <w:sz w:val="22"/>
                <w:szCs w:val="22"/>
              </w:rPr>
            </w:pPr>
            <w:r>
              <w:rPr>
                <w:sz w:val="22"/>
                <w:szCs w:val="22"/>
              </w:rPr>
              <w:t xml:space="preserve">15 </w:t>
            </w:r>
          </w:p>
        </w:tc>
      </w:tr>
      <w:tr w:rsidR="005F02A6" w14:paraId="7B20FD4D" w14:textId="77777777" w:rsidTr="00B65792">
        <w:trPr>
          <w:trHeight w:val="110"/>
        </w:trPr>
        <w:tc>
          <w:tcPr>
            <w:tcW w:w="2689" w:type="dxa"/>
          </w:tcPr>
          <w:p w14:paraId="0BAB934A" w14:textId="77777777" w:rsidR="005F02A6" w:rsidRDefault="005F02A6" w:rsidP="00B65792">
            <w:pPr>
              <w:pStyle w:val="Default"/>
              <w:rPr>
                <w:sz w:val="22"/>
                <w:szCs w:val="22"/>
              </w:rPr>
            </w:pPr>
            <w:r>
              <w:rPr>
                <w:sz w:val="22"/>
                <w:szCs w:val="22"/>
              </w:rPr>
              <w:t xml:space="preserve">Banking and Finance </w:t>
            </w:r>
          </w:p>
        </w:tc>
        <w:tc>
          <w:tcPr>
            <w:tcW w:w="2409" w:type="dxa"/>
          </w:tcPr>
          <w:p w14:paraId="503E2512" w14:textId="77777777" w:rsidR="005F02A6" w:rsidRDefault="005F02A6" w:rsidP="00B65792">
            <w:pPr>
              <w:pStyle w:val="Default"/>
              <w:rPr>
                <w:sz w:val="22"/>
                <w:szCs w:val="22"/>
              </w:rPr>
            </w:pPr>
            <w:r>
              <w:rPr>
                <w:sz w:val="22"/>
                <w:szCs w:val="22"/>
              </w:rPr>
              <w:t xml:space="preserve">16 </w:t>
            </w:r>
          </w:p>
        </w:tc>
      </w:tr>
      <w:tr w:rsidR="005F02A6" w14:paraId="636F8629" w14:textId="77777777" w:rsidTr="00B65792">
        <w:trPr>
          <w:trHeight w:val="110"/>
        </w:trPr>
        <w:tc>
          <w:tcPr>
            <w:tcW w:w="2689" w:type="dxa"/>
          </w:tcPr>
          <w:p w14:paraId="3BA2640A" w14:textId="77777777" w:rsidR="005F02A6" w:rsidRDefault="005F02A6" w:rsidP="00B65792">
            <w:pPr>
              <w:pStyle w:val="Default"/>
              <w:rPr>
                <w:sz w:val="22"/>
                <w:szCs w:val="22"/>
              </w:rPr>
            </w:pPr>
            <w:r>
              <w:rPr>
                <w:sz w:val="22"/>
                <w:szCs w:val="22"/>
              </w:rPr>
              <w:t xml:space="preserve">Mail and Shipping </w:t>
            </w:r>
          </w:p>
        </w:tc>
        <w:tc>
          <w:tcPr>
            <w:tcW w:w="2409" w:type="dxa"/>
          </w:tcPr>
          <w:p w14:paraId="5FE4B137" w14:textId="77777777" w:rsidR="005F02A6" w:rsidRDefault="005F02A6" w:rsidP="00B65792">
            <w:pPr>
              <w:pStyle w:val="Default"/>
              <w:rPr>
                <w:sz w:val="22"/>
                <w:szCs w:val="22"/>
              </w:rPr>
            </w:pPr>
            <w:r>
              <w:rPr>
                <w:sz w:val="22"/>
                <w:szCs w:val="22"/>
              </w:rPr>
              <w:t xml:space="preserve">17 </w:t>
            </w:r>
          </w:p>
        </w:tc>
      </w:tr>
      <w:tr w:rsidR="005F02A6" w14:paraId="7ADBADEE" w14:textId="77777777" w:rsidTr="00B65792">
        <w:trPr>
          <w:trHeight w:val="110"/>
        </w:trPr>
        <w:tc>
          <w:tcPr>
            <w:tcW w:w="2689" w:type="dxa"/>
          </w:tcPr>
          <w:p w14:paraId="487AC469" w14:textId="77777777" w:rsidR="005F02A6" w:rsidRDefault="005F02A6" w:rsidP="00B65792">
            <w:pPr>
              <w:pStyle w:val="Default"/>
              <w:rPr>
                <w:sz w:val="22"/>
                <w:szCs w:val="22"/>
              </w:rPr>
            </w:pPr>
            <w:r>
              <w:rPr>
                <w:sz w:val="22"/>
                <w:szCs w:val="22"/>
              </w:rPr>
              <w:t xml:space="preserve">Weather </w:t>
            </w:r>
          </w:p>
        </w:tc>
        <w:tc>
          <w:tcPr>
            <w:tcW w:w="2409" w:type="dxa"/>
          </w:tcPr>
          <w:p w14:paraId="28CDD11A" w14:textId="77777777" w:rsidR="005F02A6" w:rsidRDefault="005F02A6" w:rsidP="00B65792">
            <w:pPr>
              <w:pStyle w:val="Default"/>
              <w:rPr>
                <w:sz w:val="22"/>
                <w:szCs w:val="22"/>
              </w:rPr>
            </w:pPr>
            <w:r>
              <w:rPr>
                <w:sz w:val="22"/>
                <w:szCs w:val="22"/>
              </w:rPr>
              <w:t xml:space="preserve">18 </w:t>
            </w:r>
          </w:p>
        </w:tc>
      </w:tr>
      <w:tr w:rsidR="005F02A6" w14:paraId="0FCA857D" w14:textId="77777777" w:rsidTr="00B65792">
        <w:trPr>
          <w:trHeight w:val="110"/>
        </w:trPr>
        <w:tc>
          <w:tcPr>
            <w:tcW w:w="2689" w:type="dxa"/>
          </w:tcPr>
          <w:p w14:paraId="58AC7B58" w14:textId="77777777" w:rsidR="005F02A6" w:rsidRDefault="005F02A6" w:rsidP="00B65792">
            <w:pPr>
              <w:pStyle w:val="Default"/>
              <w:rPr>
                <w:sz w:val="22"/>
                <w:szCs w:val="22"/>
              </w:rPr>
            </w:pPr>
            <w:r>
              <w:rPr>
                <w:sz w:val="22"/>
                <w:szCs w:val="22"/>
              </w:rPr>
              <w:lastRenderedPageBreak/>
              <w:t xml:space="preserve">Water Supply and Treatment </w:t>
            </w:r>
          </w:p>
        </w:tc>
        <w:tc>
          <w:tcPr>
            <w:tcW w:w="2409" w:type="dxa"/>
          </w:tcPr>
          <w:p w14:paraId="6C04D0C8" w14:textId="77777777" w:rsidR="005F02A6" w:rsidRDefault="005F02A6" w:rsidP="00B65792">
            <w:pPr>
              <w:pStyle w:val="Default"/>
              <w:rPr>
                <w:sz w:val="22"/>
                <w:szCs w:val="22"/>
              </w:rPr>
            </w:pPr>
            <w:r>
              <w:rPr>
                <w:sz w:val="22"/>
                <w:szCs w:val="22"/>
              </w:rPr>
              <w:t xml:space="preserve">19 </w:t>
            </w:r>
          </w:p>
        </w:tc>
      </w:tr>
      <w:tr w:rsidR="005F02A6" w14:paraId="4584828E" w14:textId="77777777" w:rsidTr="00B65792">
        <w:trPr>
          <w:trHeight w:val="110"/>
        </w:trPr>
        <w:tc>
          <w:tcPr>
            <w:tcW w:w="2689" w:type="dxa"/>
          </w:tcPr>
          <w:p w14:paraId="676FD790" w14:textId="77777777" w:rsidR="005F02A6" w:rsidRDefault="005F02A6" w:rsidP="00B65792">
            <w:pPr>
              <w:pStyle w:val="Default"/>
              <w:rPr>
                <w:sz w:val="22"/>
                <w:szCs w:val="22"/>
              </w:rPr>
            </w:pPr>
            <w:r>
              <w:rPr>
                <w:sz w:val="22"/>
                <w:szCs w:val="22"/>
              </w:rPr>
              <w:t xml:space="preserve">Information and Communication </w:t>
            </w:r>
          </w:p>
        </w:tc>
        <w:tc>
          <w:tcPr>
            <w:tcW w:w="2409" w:type="dxa"/>
          </w:tcPr>
          <w:p w14:paraId="48AD9045" w14:textId="77777777" w:rsidR="005F02A6" w:rsidRDefault="005F02A6" w:rsidP="00B65792">
            <w:pPr>
              <w:pStyle w:val="Default"/>
              <w:rPr>
                <w:sz w:val="22"/>
                <w:szCs w:val="22"/>
              </w:rPr>
            </w:pPr>
            <w:r>
              <w:rPr>
                <w:sz w:val="22"/>
                <w:szCs w:val="22"/>
              </w:rPr>
              <w:t xml:space="preserve">20 </w:t>
            </w:r>
          </w:p>
        </w:tc>
      </w:tr>
      <w:tr w:rsidR="005F02A6" w14:paraId="1E3FE498" w14:textId="77777777" w:rsidTr="00B65792">
        <w:trPr>
          <w:trHeight w:val="110"/>
        </w:trPr>
        <w:tc>
          <w:tcPr>
            <w:tcW w:w="2689" w:type="dxa"/>
          </w:tcPr>
          <w:p w14:paraId="0791531D" w14:textId="77777777" w:rsidR="005F02A6" w:rsidRDefault="005F02A6" w:rsidP="00B65792">
            <w:pPr>
              <w:pStyle w:val="Default"/>
              <w:rPr>
                <w:sz w:val="22"/>
                <w:szCs w:val="22"/>
              </w:rPr>
            </w:pPr>
            <w:r>
              <w:rPr>
                <w:sz w:val="22"/>
                <w:szCs w:val="22"/>
              </w:rPr>
              <w:t xml:space="preserve">Other </w:t>
            </w:r>
          </w:p>
        </w:tc>
        <w:tc>
          <w:tcPr>
            <w:tcW w:w="2409" w:type="dxa"/>
          </w:tcPr>
          <w:p w14:paraId="6D2E249F" w14:textId="77777777" w:rsidR="005F02A6" w:rsidRDefault="005F02A6" w:rsidP="00B65792">
            <w:pPr>
              <w:pStyle w:val="Default"/>
              <w:numPr>
                <w:ilvl w:val="3"/>
                <w:numId w:val="19"/>
              </w:numPr>
              <w:rPr>
                <w:sz w:val="22"/>
                <w:szCs w:val="22"/>
              </w:rPr>
            </w:pPr>
          </w:p>
        </w:tc>
      </w:tr>
    </w:tbl>
    <w:p w14:paraId="14316660"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GFXLandCover subClassOf LandUseClassification</w:t>
      </w:r>
    </w:p>
    <w:p w14:paraId="46312B78" w14:textId="77777777" w:rsidR="005F02A6" w:rsidRDefault="005F02A6" w:rsidP="005F02A6">
      <w:pPr>
        <w:pStyle w:val="ListParagraph"/>
        <w:numPr>
          <w:ilvl w:val="1"/>
          <w:numId w:val="2"/>
        </w:numPr>
        <w:rPr>
          <w:lang w:val="en-CA"/>
        </w:rPr>
      </w:pPr>
      <w:r>
        <w:rPr>
          <w:lang w:val="en-CA"/>
        </w:rPr>
        <w:t>Subclasses of GFXLandCover may be defined according to the value of hasGFXLandCoverCode:</w:t>
      </w:r>
    </w:p>
    <w:tbl>
      <w:tblPr>
        <w:tblStyle w:val="PlainTable1"/>
        <w:tblW w:w="5838" w:type="pct"/>
        <w:tblInd w:w="-113" w:type="dxa"/>
        <w:tblLayout w:type="fixed"/>
        <w:tblLook w:val="04A0" w:firstRow="1" w:lastRow="0" w:firstColumn="1" w:lastColumn="0" w:noHBand="0" w:noVBand="1"/>
      </w:tblPr>
      <w:tblGrid>
        <w:gridCol w:w="641"/>
        <w:gridCol w:w="3192"/>
        <w:gridCol w:w="616"/>
        <w:gridCol w:w="3129"/>
        <w:gridCol w:w="653"/>
        <w:gridCol w:w="2686"/>
      </w:tblGrid>
      <w:tr w:rsidR="005F02A6" w:rsidRPr="008640A6" w14:paraId="39B8E6B3"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675D7614"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0</w:t>
            </w:r>
          </w:p>
        </w:tc>
        <w:tc>
          <w:tcPr>
            <w:tcW w:w="1462" w:type="pct"/>
            <w:noWrap/>
            <w:vAlign w:val="center"/>
            <w:hideMark/>
          </w:tcPr>
          <w:p w14:paraId="0787D528"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No data</w:t>
            </w:r>
          </w:p>
        </w:tc>
        <w:tc>
          <w:tcPr>
            <w:tcW w:w="282" w:type="pct"/>
            <w:vAlign w:val="center"/>
          </w:tcPr>
          <w:p w14:paraId="010904A0"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50</w:t>
            </w:r>
          </w:p>
        </w:tc>
        <w:tc>
          <w:tcPr>
            <w:tcW w:w="1433" w:type="pct"/>
            <w:vAlign w:val="center"/>
          </w:tcPr>
          <w:p w14:paraId="52031E3A"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Shrubland</w:t>
            </w:r>
          </w:p>
        </w:tc>
        <w:tc>
          <w:tcPr>
            <w:tcW w:w="299" w:type="pct"/>
            <w:vAlign w:val="center"/>
          </w:tcPr>
          <w:p w14:paraId="5CAB8870"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121</w:t>
            </w:r>
          </w:p>
        </w:tc>
        <w:tc>
          <w:tcPr>
            <w:tcW w:w="1230" w:type="pct"/>
            <w:vAlign w:val="center"/>
          </w:tcPr>
          <w:p w14:paraId="3B9E0F2C"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Annual Cropland</w:t>
            </w:r>
          </w:p>
        </w:tc>
      </w:tr>
      <w:tr w:rsidR="005F02A6" w:rsidRPr="008640A6" w14:paraId="2DBFF2CB"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0577211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10</w:t>
            </w:r>
          </w:p>
        </w:tc>
        <w:tc>
          <w:tcPr>
            <w:tcW w:w="1462" w:type="pct"/>
            <w:noWrap/>
            <w:vAlign w:val="center"/>
            <w:hideMark/>
          </w:tcPr>
          <w:p w14:paraId="463D54C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Unclassified</w:t>
            </w:r>
          </w:p>
        </w:tc>
        <w:tc>
          <w:tcPr>
            <w:tcW w:w="282" w:type="pct"/>
            <w:vAlign w:val="center"/>
          </w:tcPr>
          <w:p w14:paraId="39EB60C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51</w:t>
            </w:r>
          </w:p>
        </w:tc>
        <w:tc>
          <w:tcPr>
            <w:tcW w:w="1433" w:type="pct"/>
            <w:vAlign w:val="center"/>
          </w:tcPr>
          <w:p w14:paraId="15ED0C30"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Shrub tall</w:t>
            </w:r>
          </w:p>
        </w:tc>
        <w:tc>
          <w:tcPr>
            <w:tcW w:w="299" w:type="pct"/>
            <w:vAlign w:val="center"/>
          </w:tcPr>
          <w:p w14:paraId="41F9490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122</w:t>
            </w:r>
          </w:p>
        </w:tc>
        <w:tc>
          <w:tcPr>
            <w:tcW w:w="1230" w:type="pct"/>
            <w:vAlign w:val="center"/>
          </w:tcPr>
          <w:p w14:paraId="137294B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Perennial Cropland and Pasture</w:t>
            </w:r>
          </w:p>
        </w:tc>
      </w:tr>
      <w:tr w:rsidR="005F02A6" w:rsidRPr="008640A6" w14:paraId="17A63A4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7D22612"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11</w:t>
            </w:r>
          </w:p>
        </w:tc>
        <w:tc>
          <w:tcPr>
            <w:tcW w:w="1462" w:type="pct"/>
            <w:noWrap/>
            <w:vAlign w:val="center"/>
            <w:hideMark/>
          </w:tcPr>
          <w:p w14:paraId="140B4F9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Cloud</w:t>
            </w:r>
          </w:p>
        </w:tc>
        <w:tc>
          <w:tcPr>
            <w:tcW w:w="282" w:type="pct"/>
            <w:vAlign w:val="center"/>
          </w:tcPr>
          <w:p w14:paraId="10F91F8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52</w:t>
            </w:r>
          </w:p>
        </w:tc>
        <w:tc>
          <w:tcPr>
            <w:tcW w:w="1433" w:type="pct"/>
            <w:vAlign w:val="center"/>
          </w:tcPr>
          <w:p w14:paraId="403B8FC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Shrub low</w:t>
            </w:r>
          </w:p>
        </w:tc>
        <w:tc>
          <w:tcPr>
            <w:tcW w:w="299" w:type="pct"/>
            <w:vAlign w:val="center"/>
          </w:tcPr>
          <w:p w14:paraId="4807AA4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200</w:t>
            </w:r>
          </w:p>
        </w:tc>
        <w:tc>
          <w:tcPr>
            <w:tcW w:w="1230" w:type="pct"/>
            <w:vAlign w:val="center"/>
          </w:tcPr>
          <w:p w14:paraId="691CF9C0"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Forest/Tree classes</w:t>
            </w:r>
          </w:p>
        </w:tc>
      </w:tr>
      <w:tr w:rsidR="005F02A6" w:rsidRPr="008640A6" w14:paraId="2071294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5F16957A"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12</w:t>
            </w:r>
          </w:p>
        </w:tc>
        <w:tc>
          <w:tcPr>
            <w:tcW w:w="1462" w:type="pct"/>
            <w:noWrap/>
            <w:vAlign w:val="center"/>
            <w:hideMark/>
          </w:tcPr>
          <w:p w14:paraId="0071417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Shadow</w:t>
            </w:r>
          </w:p>
        </w:tc>
        <w:tc>
          <w:tcPr>
            <w:tcW w:w="282" w:type="pct"/>
            <w:vAlign w:val="center"/>
          </w:tcPr>
          <w:p w14:paraId="13E8308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53</w:t>
            </w:r>
          </w:p>
        </w:tc>
        <w:tc>
          <w:tcPr>
            <w:tcW w:w="1433" w:type="pct"/>
            <w:vAlign w:val="center"/>
          </w:tcPr>
          <w:p w14:paraId="4D9B099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Prostrate dwarf shrub</w:t>
            </w:r>
          </w:p>
        </w:tc>
        <w:tc>
          <w:tcPr>
            <w:tcW w:w="299" w:type="pct"/>
            <w:vAlign w:val="center"/>
          </w:tcPr>
          <w:p w14:paraId="4FCB6A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210</w:t>
            </w:r>
          </w:p>
        </w:tc>
        <w:tc>
          <w:tcPr>
            <w:tcW w:w="1230" w:type="pct"/>
            <w:vAlign w:val="center"/>
          </w:tcPr>
          <w:p w14:paraId="49B784D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Forest</w:t>
            </w:r>
          </w:p>
        </w:tc>
      </w:tr>
      <w:tr w:rsidR="005F02A6" w:rsidRPr="008640A6" w14:paraId="4E089D4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048EFC5"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20</w:t>
            </w:r>
          </w:p>
        </w:tc>
        <w:tc>
          <w:tcPr>
            <w:tcW w:w="1462" w:type="pct"/>
            <w:noWrap/>
            <w:vAlign w:val="center"/>
            <w:hideMark/>
          </w:tcPr>
          <w:p w14:paraId="792318C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Water</w:t>
            </w:r>
          </w:p>
        </w:tc>
        <w:tc>
          <w:tcPr>
            <w:tcW w:w="282" w:type="pct"/>
            <w:vAlign w:val="center"/>
          </w:tcPr>
          <w:p w14:paraId="527A7DA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80</w:t>
            </w:r>
          </w:p>
        </w:tc>
        <w:tc>
          <w:tcPr>
            <w:tcW w:w="1433" w:type="pct"/>
            <w:vAlign w:val="center"/>
          </w:tcPr>
          <w:p w14:paraId="403471E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w:t>
            </w:r>
          </w:p>
        </w:tc>
        <w:tc>
          <w:tcPr>
            <w:tcW w:w="299" w:type="pct"/>
            <w:vAlign w:val="center"/>
          </w:tcPr>
          <w:p w14:paraId="3703524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211</w:t>
            </w:r>
          </w:p>
        </w:tc>
        <w:tc>
          <w:tcPr>
            <w:tcW w:w="1230" w:type="pct"/>
            <w:vAlign w:val="center"/>
          </w:tcPr>
          <w:p w14:paraId="1578956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Dense</w:t>
            </w:r>
          </w:p>
        </w:tc>
      </w:tr>
      <w:tr w:rsidR="005F02A6" w:rsidRPr="008640A6" w14:paraId="39212353"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B86BF94"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21</w:t>
            </w:r>
          </w:p>
        </w:tc>
        <w:tc>
          <w:tcPr>
            <w:tcW w:w="1462" w:type="pct"/>
            <w:noWrap/>
            <w:vAlign w:val="center"/>
            <w:hideMark/>
          </w:tcPr>
          <w:p w14:paraId="3B7064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Beach</w:t>
            </w:r>
          </w:p>
        </w:tc>
        <w:tc>
          <w:tcPr>
            <w:tcW w:w="282" w:type="pct"/>
            <w:vAlign w:val="center"/>
          </w:tcPr>
          <w:p w14:paraId="61C238F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81</w:t>
            </w:r>
          </w:p>
        </w:tc>
        <w:tc>
          <w:tcPr>
            <w:tcW w:w="1433" w:type="pct"/>
            <w:vAlign w:val="center"/>
          </w:tcPr>
          <w:p w14:paraId="731086D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Treed</w:t>
            </w:r>
          </w:p>
        </w:tc>
        <w:tc>
          <w:tcPr>
            <w:tcW w:w="299" w:type="pct"/>
            <w:vAlign w:val="center"/>
          </w:tcPr>
          <w:p w14:paraId="5C12C76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212</w:t>
            </w:r>
          </w:p>
        </w:tc>
        <w:tc>
          <w:tcPr>
            <w:tcW w:w="1230" w:type="pct"/>
            <w:vAlign w:val="center"/>
          </w:tcPr>
          <w:p w14:paraId="577831F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Open</w:t>
            </w:r>
          </w:p>
        </w:tc>
      </w:tr>
      <w:tr w:rsidR="005F02A6" w:rsidRPr="008640A6" w14:paraId="375CCEF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4754FE25"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30</w:t>
            </w:r>
          </w:p>
        </w:tc>
        <w:tc>
          <w:tcPr>
            <w:tcW w:w="1462" w:type="pct"/>
            <w:noWrap/>
            <w:vAlign w:val="center"/>
            <w:hideMark/>
          </w:tcPr>
          <w:p w14:paraId="22A6A6D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Barren/Non-vegetated</w:t>
            </w:r>
          </w:p>
        </w:tc>
        <w:tc>
          <w:tcPr>
            <w:tcW w:w="282" w:type="pct"/>
            <w:vAlign w:val="center"/>
          </w:tcPr>
          <w:p w14:paraId="6E5C227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82</w:t>
            </w:r>
          </w:p>
        </w:tc>
        <w:tc>
          <w:tcPr>
            <w:tcW w:w="1433" w:type="pct"/>
            <w:vAlign w:val="center"/>
          </w:tcPr>
          <w:p w14:paraId="5FA2C8D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Shrub</w:t>
            </w:r>
          </w:p>
        </w:tc>
        <w:tc>
          <w:tcPr>
            <w:tcW w:w="299" w:type="pct"/>
            <w:vAlign w:val="center"/>
          </w:tcPr>
          <w:p w14:paraId="0300583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213</w:t>
            </w:r>
          </w:p>
        </w:tc>
        <w:tc>
          <w:tcPr>
            <w:tcW w:w="1230" w:type="pct"/>
            <w:vAlign w:val="center"/>
          </w:tcPr>
          <w:p w14:paraId="3F44397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Sparse</w:t>
            </w:r>
          </w:p>
        </w:tc>
      </w:tr>
      <w:tr w:rsidR="005F02A6" w:rsidRPr="008640A6" w14:paraId="4CC4DA10"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7E7CB092"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31</w:t>
            </w:r>
          </w:p>
        </w:tc>
        <w:tc>
          <w:tcPr>
            <w:tcW w:w="1462" w:type="pct"/>
            <w:noWrap/>
            <w:vAlign w:val="center"/>
            <w:hideMark/>
          </w:tcPr>
          <w:p w14:paraId="108EBEE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Snow/Ice</w:t>
            </w:r>
          </w:p>
        </w:tc>
        <w:tc>
          <w:tcPr>
            <w:tcW w:w="282" w:type="pct"/>
            <w:vAlign w:val="center"/>
          </w:tcPr>
          <w:p w14:paraId="4F3DC90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83</w:t>
            </w:r>
          </w:p>
        </w:tc>
        <w:tc>
          <w:tcPr>
            <w:tcW w:w="1433" w:type="pct"/>
            <w:vAlign w:val="center"/>
          </w:tcPr>
          <w:p w14:paraId="1056051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Herb</w:t>
            </w:r>
          </w:p>
        </w:tc>
        <w:tc>
          <w:tcPr>
            <w:tcW w:w="299" w:type="pct"/>
            <w:vAlign w:val="center"/>
          </w:tcPr>
          <w:p w14:paraId="4F0DD3E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220</w:t>
            </w:r>
          </w:p>
        </w:tc>
        <w:tc>
          <w:tcPr>
            <w:tcW w:w="1230" w:type="pct"/>
            <w:vAlign w:val="center"/>
          </w:tcPr>
          <w:p w14:paraId="6087975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Deciduous Forest</w:t>
            </w:r>
          </w:p>
        </w:tc>
      </w:tr>
      <w:tr w:rsidR="005F02A6" w:rsidRPr="008640A6" w14:paraId="744B1D23"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6EE7746"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32</w:t>
            </w:r>
          </w:p>
        </w:tc>
        <w:tc>
          <w:tcPr>
            <w:tcW w:w="1462" w:type="pct"/>
            <w:noWrap/>
            <w:vAlign w:val="center"/>
            <w:hideMark/>
          </w:tcPr>
          <w:p w14:paraId="75627BA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Rock/Rubble</w:t>
            </w:r>
          </w:p>
        </w:tc>
        <w:tc>
          <w:tcPr>
            <w:tcW w:w="282" w:type="pct"/>
            <w:vAlign w:val="center"/>
          </w:tcPr>
          <w:p w14:paraId="5E2E19C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100</w:t>
            </w:r>
          </w:p>
        </w:tc>
        <w:tc>
          <w:tcPr>
            <w:tcW w:w="1433" w:type="pct"/>
            <w:vAlign w:val="center"/>
          </w:tcPr>
          <w:p w14:paraId="29A06B1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Herb</w:t>
            </w:r>
          </w:p>
        </w:tc>
        <w:tc>
          <w:tcPr>
            <w:tcW w:w="299" w:type="pct"/>
            <w:vAlign w:val="center"/>
          </w:tcPr>
          <w:p w14:paraId="0A3861B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221</w:t>
            </w:r>
          </w:p>
        </w:tc>
        <w:tc>
          <w:tcPr>
            <w:tcW w:w="1230" w:type="pct"/>
            <w:vAlign w:val="center"/>
          </w:tcPr>
          <w:p w14:paraId="30096A9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Dense</w:t>
            </w:r>
          </w:p>
        </w:tc>
      </w:tr>
      <w:tr w:rsidR="005F02A6" w:rsidRPr="008640A6" w14:paraId="1260EC30"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00A9B25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33</w:t>
            </w:r>
          </w:p>
        </w:tc>
        <w:tc>
          <w:tcPr>
            <w:tcW w:w="1462" w:type="pct"/>
            <w:noWrap/>
            <w:vAlign w:val="center"/>
            <w:hideMark/>
          </w:tcPr>
          <w:p w14:paraId="092B795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Exposed land</w:t>
            </w:r>
          </w:p>
        </w:tc>
        <w:tc>
          <w:tcPr>
            <w:tcW w:w="282" w:type="pct"/>
            <w:vAlign w:val="center"/>
          </w:tcPr>
          <w:p w14:paraId="63DBC2B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101</w:t>
            </w:r>
          </w:p>
        </w:tc>
        <w:tc>
          <w:tcPr>
            <w:tcW w:w="1433" w:type="pct"/>
            <w:vAlign w:val="center"/>
          </w:tcPr>
          <w:p w14:paraId="00CAF63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Tussock graminoid tundra</w:t>
            </w:r>
          </w:p>
        </w:tc>
        <w:tc>
          <w:tcPr>
            <w:tcW w:w="299" w:type="pct"/>
            <w:vAlign w:val="center"/>
          </w:tcPr>
          <w:p w14:paraId="055354A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222</w:t>
            </w:r>
          </w:p>
        </w:tc>
        <w:tc>
          <w:tcPr>
            <w:tcW w:w="1230" w:type="pct"/>
            <w:vAlign w:val="center"/>
          </w:tcPr>
          <w:p w14:paraId="68E41E0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Open</w:t>
            </w:r>
          </w:p>
        </w:tc>
      </w:tr>
      <w:tr w:rsidR="005F02A6" w:rsidRPr="008640A6" w14:paraId="62833ED2"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2B51A86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34</w:t>
            </w:r>
          </w:p>
        </w:tc>
        <w:tc>
          <w:tcPr>
            <w:tcW w:w="1462" w:type="pct"/>
            <w:noWrap/>
            <w:vAlign w:val="center"/>
            <w:hideMark/>
          </w:tcPr>
          <w:p w14:paraId="76B675B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Developed</w:t>
            </w:r>
          </w:p>
        </w:tc>
        <w:tc>
          <w:tcPr>
            <w:tcW w:w="282" w:type="pct"/>
            <w:vAlign w:val="center"/>
          </w:tcPr>
          <w:p w14:paraId="50D003AA"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102</w:t>
            </w:r>
          </w:p>
        </w:tc>
        <w:tc>
          <w:tcPr>
            <w:tcW w:w="1433" w:type="pct"/>
            <w:vAlign w:val="center"/>
          </w:tcPr>
          <w:p w14:paraId="5729848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 sedge</w:t>
            </w:r>
          </w:p>
        </w:tc>
        <w:tc>
          <w:tcPr>
            <w:tcW w:w="299" w:type="pct"/>
            <w:vAlign w:val="center"/>
          </w:tcPr>
          <w:p w14:paraId="6ECDD48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223</w:t>
            </w:r>
          </w:p>
        </w:tc>
        <w:tc>
          <w:tcPr>
            <w:tcW w:w="1230" w:type="pct"/>
            <w:vAlign w:val="center"/>
          </w:tcPr>
          <w:p w14:paraId="695E522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Sparse</w:t>
            </w:r>
          </w:p>
        </w:tc>
      </w:tr>
      <w:tr w:rsidR="005F02A6" w:rsidRPr="008640A6" w14:paraId="5F4466D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600DDA26"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35</w:t>
            </w:r>
          </w:p>
        </w:tc>
        <w:tc>
          <w:tcPr>
            <w:tcW w:w="1462" w:type="pct"/>
            <w:noWrap/>
            <w:vAlign w:val="center"/>
            <w:hideMark/>
          </w:tcPr>
          <w:p w14:paraId="0E76D82C"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Sparsely vegetated bedrock</w:t>
            </w:r>
          </w:p>
        </w:tc>
        <w:tc>
          <w:tcPr>
            <w:tcW w:w="282" w:type="pct"/>
            <w:vAlign w:val="center"/>
          </w:tcPr>
          <w:p w14:paraId="004FC6D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103</w:t>
            </w:r>
          </w:p>
        </w:tc>
        <w:tc>
          <w:tcPr>
            <w:tcW w:w="1433" w:type="pct"/>
            <w:vAlign w:val="center"/>
          </w:tcPr>
          <w:p w14:paraId="0F8BB1B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Moist to dry nontussock graminoid/dwarf shrub tundra</w:t>
            </w:r>
          </w:p>
        </w:tc>
        <w:tc>
          <w:tcPr>
            <w:tcW w:w="299" w:type="pct"/>
            <w:vAlign w:val="center"/>
          </w:tcPr>
          <w:p w14:paraId="7D2DBF9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230</w:t>
            </w:r>
          </w:p>
        </w:tc>
        <w:tc>
          <w:tcPr>
            <w:tcW w:w="1230" w:type="pct"/>
            <w:vAlign w:val="center"/>
          </w:tcPr>
          <w:p w14:paraId="5F1C646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Mixed Forest</w:t>
            </w:r>
          </w:p>
        </w:tc>
      </w:tr>
      <w:tr w:rsidR="005F02A6" w:rsidRPr="008640A6" w14:paraId="2BA40BA6"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5E2ADC8A"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36</w:t>
            </w:r>
          </w:p>
        </w:tc>
        <w:tc>
          <w:tcPr>
            <w:tcW w:w="1462" w:type="pct"/>
            <w:noWrap/>
            <w:vAlign w:val="center"/>
            <w:hideMark/>
          </w:tcPr>
          <w:p w14:paraId="2D5B731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Sparsely vegetated till-conluvium</w:t>
            </w:r>
          </w:p>
        </w:tc>
        <w:tc>
          <w:tcPr>
            <w:tcW w:w="282" w:type="pct"/>
            <w:vAlign w:val="center"/>
          </w:tcPr>
          <w:p w14:paraId="285A6AA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104</w:t>
            </w:r>
          </w:p>
        </w:tc>
        <w:tc>
          <w:tcPr>
            <w:tcW w:w="1433" w:type="pct"/>
            <w:vAlign w:val="center"/>
          </w:tcPr>
          <w:p w14:paraId="2FBB79B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Dry graminoid prostrate dwarf shrub tundra</w:t>
            </w:r>
          </w:p>
        </w:tc>
        <w:tc>
          <w:tcPr>
            <w:tcW w:w="299" w:type="pct"/>
            <w:vAlign w:val="center"/>
          </w:tcPr>
          <w:p w14:paraId="4638450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231</w:t>
            </w:r>
          </w:p>
        </w:tc>
        <w:tc>
          <w:tcPr>
            <w:tcW w:w="1230" w:type="pct"/>
            <w:vAlign w:val="center"/>
          </w:tcPr>
          <w:p w14:paraId="77BD138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Dense</w:t>
            </w:r>
          </w:p>
        </w:tc>
      </w:tr>
      <w:tr w:rsidR="005F02A6" w:rsidRPr="008640A6" w14:paraId="4A4A0D59"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4F5FA9DC"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37</w:t>
            </w:r>
          </w:p>
        </w:tc>
        <w:tc>
          <w:tcPr>
            <w:tcW w:w="1462" w:type="pct"/>
            <w:noWrap/>
            <w:vAlign w:val="center"/>
            <w:hideMark/>
          </w:tcPr>
          <w:p w14:paraId="24042C7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Bare soil with cryptogam crust - frost boils</w:t>
            </w:r>
          </w:p>
        </w:tc>
        <w:tc>
          <w:tcPr>
            <w:tcW w:w="282" w:type="pct"/>
            <w:vAlign w:val="center"/>
          </w:tcPr>
          <w:p w14:paraId="4F2BDA3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110</w:t>
            </w:r>
          </w:p>
        </w:tc>
        <w:tc>
          <w:tcPr>
            <w:tcW w:w="1433" w:type="pct"/>
            <w:vAlign w:val="center"/>
          </w:tcPr>
          <w:p w14:paraId="605FD7F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Grassland</w:t>
            </w:r>
          </w:p>
        </w:tc>
        <w:tc>
          <w:tcPr>
            <w:tcW w:w="299" w:type="pct"/>
            <w:vAlign w:val="center"/>
          </w:tcPr>
          <w:p w14:paraId="57ECB9A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232</w:t>
            </w:r>
          </w:p>
        </w:tc>
        <w:tc>
          <w:tcPr>
            <w:tcW w:w="1230" w:type="pct"/>
            <w:vAlign w:val="center"/>
          </w:tcPr>
          <w:p w14:paraId="2F9A375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Open</w:t>
            </w:r>
          </w:p>
        </w:tc>
      </w:tr>
      <w:tr w:rsidR="005F02A6" w:rsidRPr="008640A6" w14:paraId="44F9749F"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15EEFC21"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40</w:t>
            </w:r>
          </w:p>
        </w:tc>
        <w:tc>
          <w:tcPr>
            <w:tcW w:w="1462" w:type="pct"/>
            <w:noWrap/>
            <w:vAlign w:val="center"/>
            <w:hideMark/>
          </w:tcPr>
          <w:p w14:paraId="0C4B4DF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Bryoids</w:t>
            </w:r>
          </w:p>
        </w:tc>
        <w:tc>
          <w:tcPr>
            <w:tcW w:w="282" w:type="pct"/>
            <w:vAlign w:val="center"/>
          </w:tcPr>
          <w:p w14:paraId="3FF9C2C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120</w:t>
            </w:r>
          </w:p>
        </w:tc>
        <w:tc>
          <w:tcPr>
            <w:tcW w:w="1433" w:type="pct"/>
            <w:vAlign w:val="center"/>
          </w:tcPr>
          <w:p w14:paraId="6BB16CC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Cultivated Agricultural Land</w:t>
            </w:r>
          </w:p>
        </w:tc>
        <w:tc>
          <w:tcPr>
            <w:tcW w:w="299" w:type="pct"/>
            <w:vAlign w:val="center"/>
          </w:tcPr>
          <w:p w14:paraId="10A637F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233</w:t>
            </w:r>
          </w:p>
        </w:tc>
        <w:tc>
          <w:tcPr>
            <w:tcW w:w="1230" w:type="pct"/>
            <w:vAlign w:val="center"/>
          </w:tcPr>
          <w:p w14:paraId="53BE421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Sparse</w:t>
            </w:r>
          </w:p>
        </w:tc>
      </w:tr>
    </w:tbl>
    <w:p w14:paraId="30FBC790" w14:textId="77777777" w:rsidR="005F02A6" w:rsidRPr="005F02A6" w:rsidRDefault="005F02A6" w:rsidP="005F02A6"/>
    <w:p w14:paraId="4623A3F2"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PointOfInterest</w:t>
      </w:r>
    </w:p>
    <w:p w14:paraId="60556370" w14:textId="77777777" w:rsidR="005F02A6" w:rsidRDefault="005F02A6" w:rsidP="005F02A6">
      <w:pPr>
        <w:pStyle w:val="ListParagraph"/>
        <w:numPr>
          <w:ilvl w:val="1"/>
          <w:numId w:val="2"/>
        </w:numPr>
        <w:rPr>
          <w:lang w:val="en-CA"/>
        </w:rPr>
      </w:pPr>
      <w:r>
        <w:rPr>
          <w:lang w:val="en-CA"/>
        </w:rPr>
        <w:t>PointOfInterest subclassof locatedOnParcel min 1 Parcel</w:t>
      </w:r>
    </w:p>
    <w:p w14:paraId="46D4A870" w14:textId="77777777" w:rsidR="005F02A6" w:rsidRDefault="005F02A6" w:rsidP="005F02A6">
      <w:pPr>
        <w:pStyle w:val="ListParagraph"/>
        <w:numPr>
          <w:ilvl w:val="1"/>
          <w:numId w:val="2"/>
        </w:numPr>
        <w:rPr>
          <w:lang w:val="en-CA"/>
        </w:rPr>
      </w:pPr>
      <w:r>
        <w:rPr>
          <w:lang w:val="en-CA"/>
        </w:rPr>
        <w:t>Subclasses of POI may be defined according to the value of hasGFXPOIClassCode</w:t>
      </w:r>
    </w:p>
    <w:tbl>
      <w:tblPr>
        <w:tblStyle w:val="PlainTable1"/>
        <w:tblW w:w="4052" w:type="pct"/>
        <w:tblInd w:w="607" w:type="dxa"/>
        <w:tblLayout w:type="fixed"/>
        <w:tblLook w:val="04A0" w:firstRow="1" w:lastRow="0" w:firstColumn="1" w:lastColumn="0" w:noHBand="0" w:noVBand="1"/>
      </w:tblPr>
      <w:tblGrid>
        <w:gridCol w:w="643"/>
        <w:gridCol w:w="3191"/>
        <w:gridCol w:w="615"/>
        <w:gridCol w:w="3128"/>
      </w:tblGrid>
      <w:tr w:rsidR="005F02A6" w:rsidRPr="008640A6" w14:paraId="792D3D5D"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674EA7F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w:t>
            </w:r>
          </w:p>
        </w:tc>
        <w:tc>
          <w:tcPr>
            <w:tcW w:w="2106" w:type="pct"/>
            <w:noWrap/>
            <w:vAlign w:val="center"/>
          </w:tcPr>
          <w:p w14:paraId="4F8F131C"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 xml:space="preserve">General </w:t>
            </w:r>
          </w:p>
        </w:tc>
        <w:tc>
          <w:tcPr>
            <w:tcW w:w="406" w:type="pct"/>
            <w:vAlign w:val="center"/>
          </w:tcPr>
          <w:p w14:paraId="3EDD0B96"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16</w:t>
            </w:r>
          </w:p>
        </w:tc>
        <w:tc>
          <w:tcPr>
            <w:tcW w:w="2064" w:type="pct"/>
            <w:vAlign w:val="center"/>
          </w:tcPr>
          <w:p w14:paraId="41126158"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Banking and Finance</w:t>
            </w:r>
          </w:p>
        </w:tc>
      </w:tr>
      <w:tr w:rsidR="005F02A6" w:rsidRPr="008640A6" w14:paraId="59A3A3E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798152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2</w:t>
            </w:r>
          </w:p>
        </w:tc>
        <w:tc>
          <w:tcPr>
            <w:tcW w:w="2106" w:type="pct"/>
            <w:noWrap/>
            <w:vAlign w:val="center"/>
          </w:tcPr>
          <w:p w14:paraId="0070DA2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Government</w:t>
            </w:r>
          </w:p>
        </w:tc>
        <w:tc>
          <w:tcPr>
            <w:tcW w:w="406" w:type="pct"/>
            <w:vAlign w:val="center"/>
          </w:tcPr>
          <w:p w14:paraId="046EDC1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p>
        </w:tc>
        <w:tc>
          <w:tcPr>
            <w:tcW w:w="2064" w:type="pct"/>
            <w:vAlign w:val="center"/>
          </w:tcPr>
          <w:p w14:paraId="2BFE663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Mail and Shipping</w:t>
            </w:r>
          </w:p>
        </w:tc>
      </w:tr>
      <w:tr w:rsidR="005F02A6" w:rsidRPr="008640A6" w14:paraId="64D0714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5D49D23"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3</w:t>
            </w:r>
          </w:p>
        </w:tc>
        <w:tc>
          <w:tcPr>
            <w:tcW w:w="2106" w:type="pct"/>
            <w:noWrap/>
            <w:vAlign w:val="center"/>
          </w:tcPr>
          <w:p w14:paraId="789D4EB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Medical</w:t>
            </w:r>
          </w:p>
        </w:tc>
        <w:tc>
          <w:tcPr>
            <w:tcW w:w="406" w:type="pct"/>
            <w:vAlign w:val="center"/>
          </w:tcPr>
          <w:p w14:paraId="45E2686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18</w:t>
            </w:r>
          </w:p>
        </w:tc>
        <w:tc>
          <w:tcPr>
            <w:tcW w:w="2064" w:type="pct"/>
            <w:vAlign w:val="center"/>
          </w:tcPr>
          <w:p w14:paraId="19CCE74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Weather</w:t>
            </w:r>
          </w:p>
        </w:tc>
      </w:tr>
      <w:tr w:rsidR="005F02A6" w:rsidRPr="008640A6" w14:paraId="2D9010D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2B972B6E"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4</w:t>
            </w:r>
          </w:p>
        </w:tc>
        <w:tc>
          <w:tcPr>
            <w:tcW w:w="2106" w:type="pct"/>
            <w:noWrap/>
            <w:vAlign w:val="center"/>
          </w:tcPr>
          <w:p w14:paraId="6169E4F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Education</w:t>
            </w:r>
          </w:p>
        </w:tc>
        <w:tc>
          <w:tcPr>
            <w:tcW w:w="406" w:type="pct"/>
            <w:vAlign w:val="center"/>
          </w:tcPr>
          <w:p w14:paraId="3682A96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19</w:t>
            </w:r>
          </w:p>
        </w:tc>
        <w:tc>
          <w:tcPr>
            <w:tcW w:w="2064" w:type="pct"/>
            <w:vAlign w:val="center"/>
          </w:tcPr>
          <w:p w14:paraId="4DAAD3E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Water Supply and Treatment</w:t>
            </w:r>
          </w:p>
        </w:tc>
      </w:tr>
      <w:tr w:rsidR="005F02A6" w:rsidRPr="008640A6" w14:paraId="71EE4A01"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AE22235"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5</w:t>
            </w:r>
          </w:p>
        </w:tc>
        <w:tc>
          <w:tcPr>
            <w:tcW w:w="2106" w:type="pct"/>
            <w:noWrap/>
            <w:vAlign w:val="center"/>
          </w:tcPr>
          <w:p w14:paraId="2046FD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Transportation</w:t>
            </w:r>
          </w:p>
        </w:tc>
        <w:tc>
          <w:tcPr>
            <w:tcW w:w="406" w:type="pct"/>
            <w:vAlign w:val="center"/>
          </w:tcPr>
          <w:p w14:paraId="5E791FA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20</w:t>
            </w:r>
          </w:p>
        </w:tc>
        <w:tc>
          <w:tcPr>
            <w:tcW w:w="2064" w:type="pct"/>
            <w:vAlign w:val="center"/>
          </w:tcPr>
          <w:p w14:paraId="67C0FE7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Information and Communication</w:t>
            </w:r>
          </w:p>
        </w:tc>
      </w:tr>
      <w:tr w:rsidR="005F02A6" w:rsidRPr="008640A6" w14:paraId="5325733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D9A0C76"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lastRenderedPageBreak/>
              <w:t>6</w:t>
            </w:r>
          </w:p>
        </w:tc>
        <w:tc>
          <w:tcPr>
            <w:tcW w:w="2106" w:type="pct"/>
            <w:noWrap/>
            <w:vAlign w:val="center"/>
          </w:tcPr>
          <w:p w14:paraId="79DCEDB2"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Commercial</w:t>
            </w:r>
          </w:p>
        </w:tc>
        <w:tc>
          <w:tcPr>
            <w:tcW w:w="406" w:type="pct"/>
            <w:vAlign w:val="center"/>
          </w:tcPr>
          <w:p w14:paraId="2B97B5E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21</w:t>
            </w:r>
          </w:p>
        </w:tc>
        <w:tc>
          <w:tcPr>
            <w:tcW w:w="2064" w:type="pct"/>
            <w:vAlign w:val="center"/>
          </w:tcPr>
          <w:p w14:paraId="762A630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Settlement</w:t>
            </w:r>
          </w:p>
        </w:tc>
      </w:tr>
      <w:tr w:rsidR="005F02A6" w:rsidRPr="008640A6" w14:paraId="4FD3390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EC1A1AD"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7</w:t>
            </w:r>
          </w:p>
        </w:tc>
        <w:tc>
          <w:tcPr>
            <w:tcW w:w="2106" w:type="pct"/>
            <w:noWrap/>
            <w:vAlign w:val="center"/>
          </w:tcPr>
          <w:p w14:paraId="4564597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Religious</w:t>
            </w:r>
          </w:p>
        </w:tc>
        <w:tc>
          <w:tcPr>
            <w:tcW w:w="406" w:type="pct"/>
            <w:vAlign w:val="center"/>
          </w:tcPr>
          <w:p w14:paraId="35CA02FA"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22</w:t>
            </w:r>
          </w:p>
        </w:tc>
        <w:tc>
          <w:tcPr>
            <w:tcW w:w="2064" w:type="pct"/>
            <w:vAlign w:val="center"/>
          </w:tcPr>
          <w:p w14:paraId="21E1003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Natural</w:t>
            </w:r>
          </w:p>
        </w:tc>
      </w:tr>
      <w:tr w:rsidR="005F02A6" w:rsidRPr="008640A6" w14:paraId="2345772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54031C3"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8</w:t>
            </w:r>
          </w:p>
        </w:tc>
        <w:tc>
          <w:tcPr>
            <w:tcW w:w="2106" w:type="pct"/>
            <w:noWrap/>
            <w:vAlign w:val="center"/>
          </w:tcPr>
          <w:p w14:paraId="3AC1ECB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Recreation</w:t>
            </w:r>
          </w:p>
        </w:tc>
        <w:tc>
          <w:tcPr>
            <w:tcW w:w="406" w:type="pct"/>
            <w:vAlign w:val="center"/>
          </w:tcPr>
          <w:p w14:paraId="3CA3117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99</w:t>
            </w:r>
          </w:p>
        </w:tc>
        <w:tc>
          <w:tcPr>
            <w:tcW w:w="2064" w:type="pct"/>
            <w:vAlign w:val="center"/>
          </w:tcPr>
          <w:p w14:paraId="56E17B5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Other</w:t>
            </w:r>
          </w:p>
        </w:tc>
      </w:tr>
      <w:tr w:rsidR="005F02A6" w:rsidRPr="008640A6" w14:paraId="26651E9A"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3AF9A02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9</w:t>
            </w:r>
          </w:p>
        </w:tc>
        <w:tc>
          <w:tcPr>
            <w:tcW w:w="2106" w:type="pct"/>
            <w:noWrap/>
            <w:vAlign w:val="center"/>
          </w:tcPr>
          <w:p w14:paraId="1582222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Cultural / Heritage</w:t>
            </w:r>
          </w:p>
        </w:tc>
        <w:tc>
          <w:tcPr>
            <w:tcW w:w="406" w:type="pct"/>
            <w:vAlign w:val="center"/>
          </w:tcPr>
          <w:p w14:paraId="3C661E0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349A8174"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12DEE33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053BD2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10</w:t>
            </w:r>
          </w:p>
        </w:tc>
        <w:tc>
          <w:tcPr>
            <w:tcW w:w="2106" w:type="pct"/>
            <w:noWrap/>
            <w:vAlign w:val="center"/>
          </w:tcPr>
          <w:p w14:paraId="778C7EB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Hotel</w:t>
            </w:r>
          </w:p>
        </w:tc>
        <w:tc>
          <w:tcPr>
            <w:tcW w:w="406" w:type="pct"/>
            <w:vAlign w:val="center"/>
          </w:tcPr>
          <w:p w14:paraId="63E74FB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3BE9C95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4BF89E6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BC01E3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11</w:t>
            </w:r>
          </w:p>
        </w:tc>
        <w:tc>
          <w:tcPr>
            <w:tcW w:w="2106" w:type="pct"/>
            <w:noWrap/>
            <w:vAlign w:val="center"/>
          </w:tcPr>
          <w:p w14:paraId="6454A86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Airport</w:t>
            </w:r>
          </w:p>
        </w:tc>
        <w:tc>
          <w:tcPr>
            <w:tcW w:w="406" w:type="pct"/>
            <w:vAlign w:val="center"/>
          </w:tcPr>
          <w:p w14:paraId="1ECE6C7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7024B9C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49F15E8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BE1A06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12</w:t>
            </w:r>
          </w:p>
        </w:tc>
        <w:tc>
          <w:tcPr>
            <w:tcW w:w="2106" w:type="pct"/>
            <w:noWrap/>
            <w:vAlign w:val="center"/>
          </w:tcPr>
          <w:p w14:paraId="39D4224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Industrial</w:t>
            </w:r>
          </w:p>
        </w:tc>
        <w:tc>
          <w:tcPr>
            <w:tcW w:w="406" w:type="pct"/>
            <w:vAlign w:val="center"/>
          </w:tcPr>
          <w:p w14:paraId="1A32FB5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30E12FB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3AB5F1D9"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4BC3EDA1"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13</w:t>
            </w:r>
          </w:p>
        </w:tc>
        <w:tc>
          <w:tcPr>
            <w:tcW w:w="2106" w:type="pct"/>
            <w:noWrap/>
            <w:vAlign w:val="center"/>
          </w:tcPr>
          <w:p w14:paraId="3680271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Community Centre</w:t>
            </w:r>
          </w:p>
        </w:tc>
        <w:tc>
          <w:tcPr>
            <w:tcW w:w="406" w:type="pct"/>
            <w:vAlign w:val="center"/>
          </w:tcPr>
          <w:p w14:paraId="6D692D0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76F1F0F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17F0C107"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10BDBA2"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14</w:t>
            </w:r>
          </w:p>
        </w:tc>
        <w:tc>
          <w:tcPr>
            <w:tcW w:w="2106" w:type="pct"/>
            <w:noWrap/>
            <w:vAlign w:val="center"/>
          </w:tcPr>
          <w:p w14:paraId="6EF5D2D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Agricultural</w:t>
            </w:r>
          </w:p>
        </w:tc>
        <w:tc>
          <w:tcPr>
            <w:tcW w:w="406" w:type="pct"/>
            <w:vAlign w:val="center"/>
          </w:tcPr>
          <w:p w14:paraId="67A60E5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68802AA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239A5A3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A29EF28"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15</w:t>
            </w:r>
          </w:p>
        </w:tc>
        <w:tc>
          <w:tcPr>
            <w:tcW w:w="2106" w:type="pct"/>
            <w:noWrap/>
            <w:vAlign w:val="center"/>
          </w:tcPr>
          <w:p w14:paraId="05C87B3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Energy</w:t>
            </w:r>
          </w:p>
        </w:tc>
        <w:tc>
          <w:tcPr>
            <w:tcW w:w="406" w:type="pct"/>
            <w:vAlign w:val="center"/>
          </w:tcPr>
          <w:p w14:paraId="772AE05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42ED45C4"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73843DBB" w14:textId="77777777" w:rsidR="005F02A6" w:rsidRDefault="005F02A6" w:rsidP="005F02A6">
      <w:pPr>
        <w:pStyle w:val="ListParagraph"/>
        <w:numPr>
          <w:ilvl w:val="0"/>
          <w:numId w:val="0"/>
        </w:numPr>
        <w:ind w:left="720"/>
        <w:rPr>
          <w:lang w:val="en-CA"/>
        </w:rPr>
      </w:pPr>
    </w:p>
    <w:p w14:paraId="334126E5" w14:textId="77777777" w:rsidR="005F02A6" w:rsidRDefault="005F02A6" w:rsidP="008C7F3C">
      <w:pPr>
        <w:pStyle w:val="ListParagraph"/>
        <w:numPr>
          <w:ilvl w:val="0"/>
          <w:numId w:val="74"/>
        </w:numPr>
        <w:spacing w:line="240" w:lineRule="auto"/>
        <w:rPr>
          <w:lang w:val="en-CA"/>
        </w:rPr>
      </w:pPr>
      <w:r>
        <w:rPr>
          <w:lang w:val="en-CA"/>
        </w:rPr>
        <w:t>New Class: GFXRoadSegment subclassOf TransportationComplex (not quite icity:RoadSegment because it also includes other modes of transport)</w:t>
      </w:r>
    </w:p>
    <w:p w14:paraId="657DF1AF" w14:textId="77777777" w:rsidR="005F02A6" w:rsidRDefault="005F02A6" w:rsidP="005F02A6">
      <w:pPr>
        <w:pStyle w:val="ListParagraph"/>
        <w:numPr>
          <w:ilvl w:val="1"/>
          <w:numId w:val="2"/>
        </w:numPr>
        <w:rPr>
          <w:lang w:val="en-CA"/>
        </w:rPr>
      </w:pPr>
      <w:r>
        <w:rPr>
          <w:lang w:val="en-CA"/>
        </w:rPr>
        <w:t>Subclassof hasRoadLevel exactly 1 RoadLevel</w:t>
      </w:r>
    </w:p>
    <w:p w14:paraId="2BADC641" w14:textId="77777777" w:rsidR="005F02A6" w:rsidRDefault="005F02A6" w:rsidP="005F02A6">
      <w:pPr>
        <w:pStyle w:val="ListParagraph"/>
        <w:numPr>
          <w:ilvl w:val="1"/>
          <w:numId w:val="2"/>
        </w:numPr>
        <w:rPr>
          <w:lang w:val="en-CA"/>
        </w:rPr>
      </w:pPr>
      <w:r>
        <w:rPr>
          <w:lang w:val="en-CA"/>
        </w:rPr>
        <w:t xml:space="preserve">subclasses of RoadSegment may be defined according to the value of </w:t>
      </w:r>
      <w:commentRangeStart w:id="240"/>
      <w:r>
        <w:rPr>
          <w:lang w:val="en-CA"/>
        </w:rPr>
        <w:t>hasGFXRoadClassCode</w:t>
      </w:r>
      <w:commentRangeEnd w:id="240"/>
      <w:r>
        <w:rPr>
          <w:rStyle w:val="CommentReference"/>
        </w:rPr>
        <w:commentReference w:id="240"/>
      </w:r>
      <w:r>
        <w:rPr>
          <w:lang w:val="en-CA"/>
        </w:rPr>
        <w:t>:</w:t>
      </w:r>
    </w:p>
    <w:tbl>
      <w:tblPr>
        <w:tblStyle w:val="PlainTable1"/>
        <w:tblW w:w="4164" w:type="pct"/>
        <w:tblInd w:w="607" w:type="dxa"/>
        <w:tblLayout w:type="fixed"/>
        <w:tblLook w:val="04A0" w:firstRow="1" w:lastRow="0" w:firstColumn="1" w:lastColumn="0" w:noHBand="0" w:noVBand="1"/>
      </w:tblPr>
      <w:tblGrid>
        <w:gridCol w:w="852"/>
        <w:gridCol w:w="3191"/>
        <w:gridCol w:w="727"/>
        <w:gridCol w:w="3017"/>
      </w:tblGrid>
      <w:tr w:rsidR="005F02A6" w:rsidRPr="008640A6" w14:paraId="12AD4AE5"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49B72DF"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w:t>
            </w:r>
          </w:p>
        </w:tc>
        <w:tc>
          <w:tcPr>
            <w:tcW w:w="2049" w:type="pct"/>
            <w:noWrap/>
            <w:vAlign w:val="center"/>
          </w:tcPr>
          <w:p w14:paraId="1A92A4E3"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Freeway</w:t>
            </w:r>
          </w:p>
        </w:tc>
        <w:tc>
          <w:tcPr>
            <w:tcW w:w="467" w:type="pct"/>
            <w:vAlign w:val="center"/>
          </w:tcPr>
          <w:p w14:paraId="06CC6412"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11</w:t>
            </w:r>
          </w:p>
        </w:tc>
        <w:tc>
          <w:tcPr>
            <w:tcW w:w="1937" w:type="pct"/>
            <w:vAlign w:val="center"/>
          </w:tcPr>
          <w:p w14:paraId="6A27C494"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Rapid Transit</w:t>
            </w:r>
          </w:p>
        </w:tc>
      </w:tr>
      <w:tr w:rsidR="005F02A6" w:rsidRPr="008640A6" w14:paraId="6F594869"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1D1EE09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2</w:t>
            </w:r>
          </w:p>
        </w:tc>
        <w:tc>
          <w:tcPr>
            <w:tcW w:w="2049" w:type="pct"/>
            <w:noWrap/>
            <w:vAlign w:val="center"/>
          </w:tcPr>
          <w:p w14:paraId="449B2A4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Expressway / Highway</w:t>
            </w:r>
          </w:p>
        </w:tc>
        <w:tc>
          <w:tcPr>
            <w:tcW w:w="467" w:type="pct"/>
            <w:vAlign w:val="center"/>
          </w:tcPr>
          <w:p w14:paraId="0FB166F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12</w:t>
            </w:r>
          </w:p>
        </w:tc>
        <w:tc>
          <w:tcPr>
            <w:tcW w:w="1937" w:type="pct"/>
            <w:vAlign w:val="center"/>
          </w:tcPr>
          <w:p w14:paraId="23C8F48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Service Lane</w:t>
            </w:r>
          </w:p>
        </w:tc>
      </w:tr>
      <w:tr w:rsidR="005F02A6" w:rsidRPr="008640A6" w14:paraId="66841BD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F3BE9E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3</w:t>
            </w:r>
          </w:p>
        </w:tc>
        <w:tc>
          <w:tcPr>
            <w:tcW w:w="2049" w:type="pct"/>
            <w:noWrap/>
            <w:vAlign w:val="center"/>
          </w:tcPr>
          <w:p w14:paraId="4888B28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Arterial</w:t>
            </w:r>
          </w:p>
        </w:tc>
        <w:tc>
          <w:tcPr>
            <w:tcW w:w="467" w:type="pct"/>
            <w:vAlign w:val="center"/>
          </w:tcPr>
          <w:p w14:paraId="3F3507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p>
        </w:tc>
        <w:tc>
          <w:tcPr>
            <w:tcW w:w="1937" w:type="pct"/>
            <w:vAlign w:val="center"/>
          </w:tcPr>
          <w:p w14:paraId="706ED23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Winter</w:t>
            </w:r>
          </w:p>
        </w:tc>
      </w:tr>
      <w:tr w:rsidR="005F02A6" w:rsidRPr="008640A6" w14:paraId="313C0F8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52DE5FE"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4</w:t>
            </w:r>
          </w:p>
        </w:tc>
        <w:tc>
          <w:tcPr>
            <w:tcW w:w="2049" w:type="pct"/>
            <w:noWrap/>
            <w:vAlign w:val="center"/>
          </w:tcPr>
          <w:p w14:paraId="7CDD330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Collector</w:t>
            </w:r>
          </w:p>
        </w:tc>
        <w:tc>
          <w:tcPr>
            <w:tcW w:w="467" w:type="pct"/>
            <w:vAlign w:val="center"/>
          </w:tcPr>
          <w:p w14:paraId="4CFAF01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14</w:t>
            </w:r>
          </w:p>
        </w:tc>
        <w:tc>
          <w:tcPr>
            <w:tcW w:w="1937" w:type="pct"/>
            <w:vAlign w:val="center"/>
          </w:tcPr>
          <w:p w14:paraId="51D9F29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Major Arterial</w:t>
            </w:r>
          </w:p>
        </w:tc>
      </w:tr>
      <w:tr w:rsidR="005F02A6" w:rsidRPr="008640A6" w14:paraId="6104BD2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82B8561"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5</w:t>
            </w:r>
          </w:p>
        </w:tc>
        <w:tc>
          <w:tcPr>
            <w:tcW w:w="2049" w:type="pct"/>
            <w:noWrap/>
            <w:vAlign w:val="center"/>
          </w:tcPr>
          <w:p w14:paraId="68A8B8F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 Street</w:t>
            </w:r>
          </w:p>
        </w:tc>
        <w:tc>
          <w:tcPr>
            <w:tcW w:w="467" w:type="pct"/>
            <w:vAlign w:val="center"/>
          </w:tcPr>
          <w:p w14:paraId="2BCC0C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p>
        </w:tc>
        <w:tc>
          <w:tcPr>
            <w:tcW w:w="1937" w:type="pct"/>
            <w:vAlign w:val="center"/>
          </w:tcPr>
          <w:p w14:paraId="4E09977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Minor Arterial</w:t>
            </w:r>
          </w:p>
        </w:tc>
      </w:tr>
      <w:tr w:rsidR="005F02A6" w:rsidRPr="008640A6" w14:paraId="4E9F495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0DDA0E0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6</w:t>
            </w:r>
          </w:p>
        </w:tc>
        <w:tc>
          <w:tcPr>
            <w:tcW w:w="2049" w:type="pct"/>
            <w:noWrap/>
            <w:vAlign w:val="center"/>
          </w:tcPr>
          <w:p w14:paraId="0158587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 Strata</w:t>
            </w:r>
          </w:p>
        </w:tc>
        <w:tc>
          <w:tcPr>
            <w:tcW w:w="467" w:type="pct"/>
            <w:vAlign w:val="center"/>
          </w:tcPr>
          <w:p w14:paraId="3545A8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16</w:t>
            </w:r>
          </w:p>
        </w:tc>
        <w:tc>
          <w:tcPr>
            <w:tcW w:w="1937" w:type="pct"/>
            <w:vAlign w:val="center"/>
          </w:tcPr>
          <w:p w14:paraId="4C54070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Recreation</w:t>
            </w:r>
          </w:p>
        </w:tc>
      </w:tr>
      <w:tr w:rsidR="005F02A6" w:rsidRPr="008640A6" w14:paraId="240AD2D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FCE497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7</w:t>
            </w:r>
          </w:p>
        </w:tc>
        <w:tc>
          <w:tcPr>
            <w:tcW w:w="2049" w:type="pct"/>
            <w:noWrap/>
            <w:vAlign w:val="center"/>
          </w:tcPr>
          <w:p w14:paraId="37E4CAB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 Unknown</w:t>
            </w:r>
          </w:p>
        </w:tc>
        <w:tc>
          <w:tcPr>
            <w:tcW w:w="467" w:type="pct"/>
            <w:vAlign w:val="center"/>
          </w:tcPr>
          <w:p w14:paraId="5F41DE0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c>
          <w:tcPr>
            <w:tcW w:w="1937" w:type="pct"/>
            <w:vAlign w:val="center"/>
          </w:tcPr>
          <w:p w14:paraId="7CF026B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w:t>
            </w:r>
          </w:p>
        </w:tc>
      </w:tr>
      <w:tr w:rsidR="005F02A6" w:rsidRPr="008640A6" w14:paraId="006D4AB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E4836B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8</w:t>
            </w:r>
          </w:p>
        </w:tc>
        <w:tc>
          <w:tcPr>
            <w:tcW w:w="2049" w:type="pct"/>
            <w:noWrap/>
            <w:vAlign w:val="center"/>
          </w:tcPr>
          <w:p w14:paraId="4368AAF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Alleyway / Lane</w:t>
            </w:r>
          </w:p>
        </w:tc>
        <w:tc>
          <w:tcPr>
            <w:tcW w:w="467" w:type="pct"/>
            <w:vAlign w:val="center"/>
          </w:tcPr>
          <w:p w14:paraId="2173389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18</w:t>
            </w:r>
          </w:p>
        </w:tc>
        <w:tc>
          <w:tcPr>
            <w:tcW w:w="1937" w:type="pct"/>
            <w:vAlign w:val="center"/>
          </w:tcPr>
          <w:p w14:paraId="5C4FE76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Lane</w:t>
            </w:r>
          </w:p>
        </w:tc>
      </w:tr>
      <w:tr w:rsidR="005F02A6" w:rsidRPr="008640A6" w14:paraId="582A531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BD8F2D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9</w:t>
            </w:r>
          </w:p>
        </w:tc>
        <w:tc>
          <w:tcPr>
            <w:tcW w:w="2049" w:type="pct"/>
            <w:noWrap/>
            <w:vAlign w:val="center"/>
          </w:tcPr>
          <w:p w14:paraId="4CE965E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Ramp</w:t>
            </w:r>
          </w:p>
        </w:tc>
        <w:tc>
          <w:tcPr>
            <w:tcW w:w="467" w:type="pct"/>
            <w:vAlign w:val="center"/>
          </w:tcPr>
          <w:p w14:paraId="30F6D95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19</w:t>
            </w:r>
          </w:p>
        </w:tc>
        <w:tc>
          <w:tcPr>
            <w:tcW w:w="1937" w:type="pct"/>
            <w:vAlign w:val="center"/>
          </w:tcPr>
          <w:p w14:paraId="08FC753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Alleyway</w:t>
            </w:r>
          </w:p>
        </w:tc>
      </w:tr>
      <w:tr w:rsidR="005F02A6" w:rsidRPr="008640A6" w14:paraId="49E260D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AC2807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10</w:t>
            </w:r>
          </w:p>
        </w:tc>
        <w:tc>
          <w:tcPr>
            <w:tcW w:w="2049" w:type="pct"/>
            <w:noWrap/>
            <w:vAlign w:val="center"/>
          </w:tcPr>
          <w:p w14:paraId="42C6DFF2"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Recreation</w:t>
            </w:r>
          </w:p>
        </w:tc>
        <w:tc>
          <w:tcPr>
            <w:tcW w:w="467" w:type="pct"/>
            <w:vAlign w:val="center"/>
          </w:tcPr>
          <w:p w14:paraId="628A1FC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w:t>
            </w:r>
          </w:p>
        </w:tc>
        <w:tc>
          <w:tcPr>
            <w:tcW w:w="1937" w:type="pct"/>
            <w:vAlign w:val="center"/>
          </w:tcPr>
          <w:p w14:paraId="67F1FF7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w:t>
            </w:r>
          </w:p>
        </w:tc>
      </w:tr>
      <w:tr w:rsidR="005F02A6" w:rsidRPr="008640A6" w14:paraId="0914A43E"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0CA994BD" w14:textId="77777777" w:rsidR="005F02A6" w:rsidRDefault="005F02A6" w:rsidP="00B65792">
            <w:pPr>
              <w:jc w:val="right"/>
              <w:rPr>
                <w:rFonts w:ascii="Arial" w:hAnsi="Arial" w:cs="Arial"/>
                <w:b w:val="0"/>
                <w:sz w:val="20"/>
                <w:szCs w:val="20"/>
              </w:rPr>
            </w:pPr>
            <w:r>
              <w:rPr>
                <w:rFonts w:ascii="Arial" w:hAnsi="Arial" w:cs="Arial"/>
                <w:b w:val="0"/>
                <w:sz w:val="20"/>
                <w:szCs w:val="20"/>
              </w:rPr>
              <w:t>21</w:t>
            </w:r>
          </w:p>
        </w:tc>
        <w:tc>
          <w:tcPr>
            <w:tcW w:w="2049" w:type="pct"/>
            <w:noWrap/>
            <w:vAlign w:val="center"/>
          </w:tcPr>
          <w:p w14:paraId="60BBC377"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4WD</w:t>
            </w:r>
          </w:p>
        </w:tc>
        <w:tc>
          <w:tcPr>
            <w:tcW w:w="467" w:type="pct"/>
            <w:vAlign w:val="center"/>
          </w:tcPr>
          <w:p w14:paraId="1E469DE6"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22</w:t>
            </w:r>
          </w:p>
        </w:tc>
        <w:tc>
          <w:tcPr>
            <w:tcW w:w="1937" w:type="pct"/>
            <w:vAlign w:val="center"/>
          </w:tcPr>
          <w:p w14:paraId="1624491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Ferry</w:t>
            </w:r>
          </w:p>
        </w:tc>
      </w:tr>
      <w:tr w:rsidR="005F02A6" w:rsidRPr="008640A6" w14:paraId="2FDAD23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7ED8A6E" w14:textId="77777777" w:rsidR="005F02A6" w:rsidRDefault="005F02A6" w:rsidP="00B65792">
            <w:pPr>
              <w:jc w:val="right"/>
              <w:rPr>
                <w:rFonts w:ascii="Arial" w:hAnsi="Arial" w:cs="Arial"/>
                <w:b w:val="0"/>
                <w:sz w:val="20"/>
                <w:szCs w:val="20"/>
              </w:rPr>
            </w:pPr>
            <w:r>
              <w:rPr>
                <w:rFonts w:ascii="Arial" w:hAnsi="Arial" w:cs="Arial"/>
                <w:b w:val="0"/>
                <w:sz w:val="20"/>
                <w:szCs w:val="20"/>
              </w:rPr>
              <w:t>23</w:t>
            </w:r>
          </w:p>
        </w:tc>
        <w:tc>
          <w:tcPr>
            <w:tcW w:w="2049" w:type="pct"/>
            <w:noWrap/>
            <w:vAlign w:val="center"/>
          </w:tcPr>
          <w:p w14:paraId="6EE488BB"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Farm</w:t>
            </w:r>
          </w:p>
        </w:tc>
        <w:tc>
          <w:tcPr>
            <w:tcW w:w="467" w:type="pct"/>
            <w:vAlign w:val="center"/>
          </w:tcPr>
          <w:p w14:paraId="505E67FE"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24</w:t>
            </w:r>
          </w:p>
        </w:tc>
        <w:tc>
          <w:tcPr>
            <w:tcW w:w="1937" w:type="pct"/>
            <w:vAlign w:val="center"/>
          </w:tcPr>
          <w:p w14:paraId="50C8511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Freeway Ramp</w:t>
            </w:r>
          </w:p>
        </w:tc>
      </w:tr>
      <w:tr w:rsidR="005F02A6" w:rsidRPr="008640A6" w14:paraId="0EC83386"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8BE738B" w14:textId="77777777" w:rsidR="005F02A6" w:rsidRDefault="005F02A6" w:rsidP="00B65792">
            <w:pPr>
              <w:jc w:val="right"/>
              <w:rPr>
                <w:rFonts w:ascii="Arial" w:hAnsi="Arial" w:cs="Arial"/>
                <w:b w:val="0"/>
                <w:sz w:val="20"/>
                <w:szCs w:val="20"/>
              </w:rPr>
            </w:pPr>
            <w:r>
              <w:rPr>
                <w:rFonts w:ascii="Arial" w:hAnsi="Arial" w:cs="Arial"/>
                <w:b w:val="0"/>
                <w:sz w:val="20"/>
                <w:szCs w:val="20"/>
              </w:rPr>
              <w:t>25</w:t>
            </w:r>
          </w:p>
        </w:tc>
        <w:tc>
          <w:tcPr>
            <w:tcW w:w="2049" w:type="pct"/>
            <w:noWrap/>
            <w:vAlign w:val="center"/>
          </w:tcPr>
          <w:p w14:paraId="3D63A238"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Highway Ramp</w:t>
            </w:r>
          </w:p>
        </w:tc>
        <w:tc>
          <w:tcPr>
            <w:tcW w:w="467" w:type="pct"/>
            <w:vAlign w:val="center"/>
          </w:tcPr>
          <w:p w14:paraId="3253089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26</w:t>
            </w:r>
          </w:p>
        </w:tc>
        <w:tc>
          <w:tcPr>
            <w:tcW w:w="1937" w:type="pct"/>
            <w:vAlign w:val="center"/>
          </w:tcPr>
          <w:p w14:paraId="367DAFA6"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Major Arterial Ramp</w:t>
            </w:r>
          </w:p>
        </w:tc>
      </w:tr>
      <w:tr w:rsidR="005F02A6" w:rsidRPr="008640A6" w14:paraId="40FB2A4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316D4258" w14:textId="77777777" w:rsidR="005F02A6" w:rsidRDefault="005F02A6" w:rsidP="00B65792">
            <w:pPr>
              <w:jc w:val="right"/>
              <w:rPr>
                <w:rFonts w:ascii="Arial" w:hAnsi="Arial" w:cs="Arial"/>
                <w:b w:val="0"/>
                <w:sz w:val="20"/>
                <w:szCs w:val="20"/>
              </w:rPr>
            </w:pPr>
            <w:r>
              <w:rPr>
                <w:rFonts w:ascii="Arial" w:hAnsi="Arial" w:cs="Arial"/>
                <w:b w:val="0"/>
                <w:sz w:val="20"/>
                <w:szCs w:val="20"/>
              </w:rPr>
              <w:t>27</w:t>
            </w:r>
          </w:p>
        </w:tc>
        <w:tc>
          <w:tcPr>
            <w:tcW w:w="2049" w:type="pct"/>
            <w:noWrap/>
            <w:vAlign w:val="center"/>
          </w:tcPr>
          <w:p w14:paraId="4796F951"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Minor Arterial Ram</w:t>
            </w:r>
          </w:p>
        </w:tc>
        <w:tc>
          <w:tcPr>
            <w:tcW w:w="467" w:type="pct"/>
            <w:vAlign w:val="center"/>
          </w:tcPr>
          <w:p w14:paraId="05E77FFB"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w:t>
            </w:r>
          </w:p>
        </w:tc>
        <w:tc>
          <w:tcPr>
            <w:tcW w:w="1937" w:type="pct"/>
            <w:vAlign w:val="center"/>
          </w:tcPr>
          <w:p w14:paraId="1D2574B6"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Collector Ramp</w:t>
            </w:r>
          </w:p>
        </w:tc>
      </w:tr>
      <w:tr w:rsidR="005F02A6" w:rsidRPr="008640A6" w14:paraId="4CF0F9D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E90EC08" w14:textId="77777777" w:rsidR="005F02A6" w:rsidRDefault="005F02A6" w:rsidP="00B65792">
            <w:pPr>
              <w:jc w:val="right"/>
              <w:rPr>
                <w:rFonts w:ascii="Arial" w:hAnsi="Arial" w:cs="Arial"/>
                <w:b w:val="0"/>
                <w:sz w:val="20"/>
                <w:szCs w:val="20"/>
              </w:rPr>
            </w:pPr>
            <w:r>
              <w:rPr>
                <w:rFonts w:ascii="Arial" w:hAnsi="Arial" w:cs="Arial"/>
                <w:b w:val="0"/>
                <w:sz w:val="20"/>
                <w:szCs w:val="20"/>
              </w:rPr>
              <w:t>29</w:t>
            </w:r>
          </w:p>
        </w:tc>
        <w:tc>
          <w:tcPr>
            <w:tcW w:w="2049" w:type="pct"/>
            <w:noWrap/>
            <w:vAlign w:val="center"/>
          </w:tcPr>
          <w:p w14:paraId="18BBE8BE"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Ramp</w:t>
            </w:r>
          </w:p>
        </w:tc>
        <w:tc>
          <w:tcPr>
            <w:tcW w:w="467" w:type="pct"/>
            <w:vAlign w:val="center"/>
          </w:tcPr>
          <w:p w14:paraId="7BDC81FC"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99</w:t>
            </w:r>
          </w:p>
        </w:tc>
        <w:tc>
          <w:tcPr>
            <w:tcW w:w="1937" w:type="pct"/>
            <w:vAlign w:val="center"/>
          </w:tcPr>
          <w:p w14:paraId="55738CE4"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Other</w:t>
            </w:r>
          </w:p>
        </w:tc>
      </w:tr>
      <w:tr w:rsidR="005F02A6" w:rsidRPr="008640A6" w14:paraId="22CB57E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53ADA657" w14:textId="77777777" w:rsidR="005F02A6" w:rsidRDefault="005F02A6" w:rsidP="00B65792">
            <w:pPr>
              <w:jc w:val="right"/>
              <w:rPr>
                <w:rFonts w:ascii="Arial" w:hAnsi="Arial" w:cs="Arial"/>
                <w:b w:val="0"/>
                <w:sz w:val="20"/>
                <w:szCs w:val="20"/>
              </w:rPr>
            </w:pPr>
            <w:r>
              <w:rPr>
                <w:rFonts w:ascii="Arial" w:hAnsi="Arial" w:cs="Arial"/>
                <w:b w:val="0"/>
                <w:sz w:val="20"/>
                <w:szCs w:val="20"/>
              </w:rPr>
              <w:t>1014</w:t>
            </w:r>
          </w:p>
        </w:tc>
        <w:tc>
          <w:tcPr>
            <w:tcW w:w="2049" w:type="pct"/>
            <w:noWrap/>
            <w:vAlign w:val="center"/>
          </w:tcPr>
          <w:p w14:paraId="47D32D66"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Numbered</w:t>
            </w:r>
          </w:p>
        </w:tc>
        <w:tc>
          <w:tcPr>
            <w:tcW w:w="467" w:type="pct"/>
            <w:vAlign w:val="center"/>
          </w:tcPr>
          <w:p w14:paraId="0B817B13"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1015</w:t>
            </w:r>
          </w:p>
        </w:tc>
        <w:tc>
          <w:tcPr>
            <w:tcW w:w="1937" w:type="pct"/>
            <w:vAlign w:val="center"/>
          </w:tcPr>
          <w:p w14:paraId="015B334A"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Named</w:t>
            </w:r>
          </w:p>
        </w:tc>
      </w:tr>
      <w:tr w:rsidR="005F02A6" w:rsidRPr="008640A6" w14:paraId="1803E01C"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DF71CD7" w14:textId="77777777" w:rsidR="005F02A6" w:rsidRDefault="005F02A6" w:rsidP="00B65792">
            <w:pPr>
              <w:jc w:val="right"/>
              <w:rPr>
                <w:rFonts w:ascii="Arial" w:hAnsi="Arial" w:cs="Arial"/>
                <w:b w:val="0"/>
                <w:sz w:val="20"/>
                <w:szCs w:val="20"/>
              </w:rPr>
            </w:pPr>
            <w:r>
              <w:rPr>
                <w:rFonts w:ascii="Arial" w:hAnsi="Arial" w:cs="Arial"/>
                <w:b w:val="0"/>
                <w:sz w:val="20"/>
                <w:szCs w:val="20"/>
              </w:rPr>
              <w:t>1016</w:t>
            </w:r>
          </w:p>
        </w:tc>
        <w:tc>
          <w:tcPr>
            <w:tcW w:w="2049" w:type="pct"/>
            <w:noWrap/>
            <w:vAlign w:val="center"/>
          </w:tcPr>
          <w:p w14:paraId="3C1A621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Under Construction</w:t>
            </w:r>
          </w:p>
        </w:tc>
        <w:tc>
          <w:tcPr>
            <w:tcW w:w="467" w:type="pct"/>
            <w:vAlign w:val="center"/>
          </w:tcPr>
          <w:p w14:paraId="5B32303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1017</w:t>
            </w:r>
          </w:p>
        </w:tc>
        <w:tc>
          <w:tcPr>
            <w:tcW w:w="1937" w:type="pct"/>
            <w:vAlign w:val="center"/>
          </w:tcPr>
          <w:p w14:paraId="2F70DE10"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Public Access</w:t>
            </w:r>
          </w:p>
        </w:tc>
      </w:tr>
      <w:tr w:rsidR="005F02A6" w:rsidRPr="008640A6" w14:paraId="0690DD8A"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7B952E8" w14:textId="77777777" w:rsidR="005F02A6" w:rsidRDefault="005F02A6" w:rsidP="00B65792">
            <w:pPr>
              <w:jc w:val="right"/>
              <w:rPr>
                <w:rFonts w:ascii="Arial" w:hAnsi="Arial" w:cs="Arial"/>
                <w:b w:val="0"/>
                <w:sz w:val="20"/>
                <w:szCs w:val="20"/>
              </w:rPr>
            </w:pPr>
            <w:r>
              <w:rPr>
                <w:rFonts w:ascii="Arial" w:hAnsi="Arial" w:cs="Arial"/>
                <w:b w:val="0"/>
                <w:sz w:val="20"/>
                <w:szCs w:val="20"/>
              </w:rPr>
              <w:t>1018</w:t>
            </w:r>
          </w:p>
        </w:tc>
        <w:tc>
          <w:tcPr>
            <w:tcW w:w="2049" w:type="pct"/>
            <w:noWrap/>
            <w:vAlign w:val="center"/>
          </w:tcPr>
          <w:p w14:paraId="4BAE8C16"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Primary Forest</w:t>
            </w:r>
          </w:p>
        </w:tc>
        <w:tc>
          <w:tcPr>
            <w:tcW w:w="467" w:type="pct"/>
            <w:vAlign w:val="center"/>
          </w:tcPr>
          <w:p w14:paraId="024100DC"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1019</w:t>
            </w:r>
          </w:p>
        </w:tc>
        <w:tc>
          <w:tcPr>
            <w:tcW w:w="1937" w:type="pct"/>
            <w:vAlign w:val="center"/>
          </w:tcPr>
          <w:p w14:paraId="12CABBBC"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Secondary Forest</w:t>
            </w:r>
          </w:p>
        </w:tc>
      </w:tr>
      <w:tr w:rsidR="005F02A6" w:rsidRPr="008640A6" w14:paraId="31B2F70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E8FB120" w14:textId="77777777" w:rsidR="005F02A6" w:rsidRDefault="005F02A6" w:rsidP="00B65792">
            <w:pPr>
              <w:jc w:val="right"/>
              <w:rPr>
                <w:rFonts w:ascii="Arial" w:hAnsi="Arial" w:cs="Arial"/>
                <w:b w:val="0"/>
                <w:sz w:val="20"/>
                <w:szCs w:val="20"/>
              </w:rPr>
            </w:pPr>
            <w:r>
              <w:rPr>
                <w:rFonts w:ascii="Arial" w:hAnsi="Arial" w:cs="Arial"/>
                <w:b w:val="0"/>
                <w:sz w:val="20"/>
                <w:szCs w:val="20"/>
              </w:rPr>
              <w:t>1020</w:t>
            </w:r>
          </w:p>
        </w:tc>
        <w:tc>
          <w:tcPr>
            <w:tcW w:w="2049" w:type="pct"/>
            <w:noWrap/>
            <w:vAlign w:val="center"/>
          </w:tcPr>
          <w:p w14:paraId="698B0917"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Tertiary Forest</w:t>
            </w:r>
          </w:p>
        </w:tc>
        <w:tc>
          <w:tcPr>
            <w:tcW w:w="467" w:type="pct"/>
            <w:vAlign w:val="center"/>
          </w:tcPr>
          <w:p w14:paraId="15E8A9EC"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1021</w:t>
            </w:r>
          </w:p>
        </w:tc>
        <w:tc>
          <w:tcPr>
            <w:tcW w:w="1937" w:type="pct"/>
            <w:vAlign w:val="center"/>
          </w:tcPr>
          <w:p w14:paraId="19CB922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Logging</w:t>
            </w:r>
          </w:p>
        </w:tc>
      </w:tr>
      <w:tr w:rsidR="005F02A6" w:rsidRPr="008640A6" w14:paraId="48076D2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39BC847E" w14:textId="77777777" w:rsidR="005F02A6" w:rsidRDefault="005F02A6" w:rsidP="00B65792">
            <w:pPr>
              <w:jc w:val="right"/>
              <w:rPr>
                <w:rFonts w:ascii="Arial" w:hAnsi="Arial" w:cs="Arial"/>
                <w:b w:val="0"/>
                <w:sz w:val="20"/>
                <w:szCs w:val="20"/>
              </w:rPr>
            </w:pPr>
            <w:r>
              <w:rPr>
                <w:rFonts w:ascii="Arial" w:hAnsi="Arial" w:cs="Arial"/>
                <w:b w:val="0"/>
                <w:sz w:val="20"/>
                <w:szCs w:val="20"/>
              </w:rPr>
              <w:t>1023</w:t>
            </w:r>
          </w:p>
        </w:tc>
        <w:tc>
          <w:tcPr>
            <w:tcW w:w="2049" w:type="pct"/>
            <w:noWrap/>
            <w:vAlign w:val="center"/>
          </w:tcPr>
          <w:p w14:paraId="1033964A"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Discontinued</w:t>
            </w:r>
          </w:p>
        </w:tc>
        <w:tc>
          <w:tcPr>
            <w:tcW w:w="467" w:type="pct"/>
            <w:vAlign w:val="center"/>
          </w:tcPr>
          <w:p w14:paraId="2619576C"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1024</w:t>
            </w:r>
          </w:p>
        </w:tc>
        <w:tc>
          <w:tcPr>
            <w:tcW w:w="1937" w:type="pct"/>
            <w:vAlign w:val="center"/>
          </w:tcPr>
          <w:p w14:paraId="353B891A"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Weigh Station</w:t>
            </w:r>
          </w:p>
        </w:tc>
      </w:tr>
      <w:tr w:rsidR="005F02A6" w:rsidRPr="008640A6" w14:paraId="20A9265F"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5FF27E27" w14:textId="77777777" w:rsidR="005F02A6" w:rsidRDefault="005F02A6" w:rsidP="00B65792">
            <w:pPr>
              <w:jc w:val="right"/>
              <w:rPr>
                <w:rFonts w:ascii="Arial" w:hAnsi="Arial" w:cs="Arial"/>
                <w:b w:val="0"/>
                <w:sz w:val="20"/>
                <w:szCs w:val="20"/>
              </w:rPr>
            </w:pPr>
            <w:commentRangeStart w:id="241"/>
            <w:r>
              <w:rPr>
                <w:rFonts w:ascii="Arial" w:hAnsi="Arial" w:cs="Arial"/>
                <w:b w:val="0"/>
                <w:sz w:val="20"/>
                <w:szCs w:val="20"/>
              </w:rPr>
              <w:lastRenderedPageBreak/>
              <w:t>1027</w:t>
            </w:r>
          </w:p>
        </w:tc>
        <w:tc>
          <w:tcPr>
            <w:tcW w:w="2049" w:type="pct"/>
            <w:noWrap/>
            <w:vAlign w:val="center"/>
          </w:tcPr>
          <w:p w14:paraId="74DE7EF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Abandoned</w:t>
            </w:r>
          </w:p>
        </w:tc>
        <w:tc>
          <w:tcPr>
            <w:tcW w:w="467" w:type="pct"/>
            <w:vAlign w:val="center"/>
          </w:tcPr>
          <w:p w14:paraId="16BA0A60"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-1 </w:t>
            </w:r>
          </w:p>
        </w:tc>
        <w:tc>
          <w:tcPr>
            <w:tcW w:w="1937" w:type="pct"/>
            <w:vAlign w:val="center"/>
          </w:tcPr>
          <w:p w14:paraId="7A2CB85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Unknown</w:t>
            </w:r>
            <w:commentRangeEnd w:id="241"/>
            <w:r>
              <w:rPr>
                <w:rStyle w:val="CommentReference"/>
              </w:rPr>
              <w:commentReference w:id="241"/>
            </w:r>
          </w:p>
        </w:tc>
      </w:tr>
    </w:tbl>
    <w:p w14:paraId="1431BDB1" w14:textId="77777777" w:rsidR="005F02A6" w:rsidRDefault="005F02A6" w:rsidP="005F02A6">
      <w:pPr>
        <w:pStyle w:val="ListParagraph"/>
        <w:rPr>
          <w:lang w:val="en-CA"/>
        </w:rPr>
      </w:pPr>
    </w:p>
    <w:p w14:paraId="5346E519" w14:textId="77777777" w:rsidR="005F02A6" w:rsidRDefault="005F02A6" w:rsidP="008C7F3C">
      <w:pPr>
        <w:pStyle w:val="ListParagraph"/>
        <w:numPr>
          <w:ilvl w:val="0"/>
          <w:numId w:val="74"/>
        </w:numPr>
        <w:spacing w:line="240" w:lineRule="auto"/>
        <w:rPr>
          <w:lang w:val="en-CA"/>
        </w:rPr>
      </w:pPr>
      <w:r>
        <w:rPr>
          <w:lang w:val="en-CA"/>
        </w:rPr>
        <w:t>New object property: hasRoadLevel some RoadLevel</w:t>
      </w:r>
    </w:p>
    <w:p w14:paraId="61CFD9F4" w14:textId="77777777" w:rsidR="005F02A6" w:rsidRDefault="005F02A6" w:rsidP="005F02A6">
      <w:pPr>
        <w:pStyle w:val="ListParagraph"/>
        <w:rPr>
          <w:lang w:val="en-CA"/>
        </w:rPr>
      </w:pPr>
      <w:r>
        <w:rPr>
          <w:lang w:val="en-CA"/>
        </w:rPr>
        <w:t>Subclasses of RoadLevel definable wrt hasGFXRoadLevelCode values</w:t>
      </w:r>
    </w:p>
    <w:p w14:paraId="7DE958BA" w14:textId="77777777" w:rsidR="005F02A6" w:rsidRPr="009B3F7D" w:rsidRDefault="005F02A6" w:rsidP="005F02A6">
      <w:pPr>
        <w:rPr>
          <w:b/>
        </w:rPr>
      </w:pPr>
      <w:r w:rsidRPr="009B3F7D">
        <w:rPr>
          <w:b/>
        </w:rPr>
        <w:t xml:space="preserve">Grade Level – Above or below </w:t>
      </w:r>
    </w:p>
    <w:tbl>
      <w:tblPr>
        <w:tblStyle w:val="PlainTable1"/>
        <w:tblW w:w="1649" w:type="pct"/>
        <w:tblLook w:val="04A0" w:firstRow="1" w:lastRow="0" w:firstColumn="1" w:lastColumn="0" w:noHBand="0" w:noVBand="1"/>
      </w:tblPr>
      <w:tblGrid>
        <w:gridCol w:w="463"/>
        <w:gridCol w:w="2621"/>
      </w:tblGrid>
      <w:tr w:rsidR="005F02A6" w:rsidRPr="006776D9" w14:paraId="732D0547" w14:textId="77777777" w:rsidTr="00B65792">
        <w:trPr>
          <w:cnfStyle w:val="100000000000" w:firstRow="1" w:lastRow="0" w:firstColumn="0" w:lastColumn="0" w:oddVBand="0" w:evenVBand="0" w:oddHBand="0"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7BFDD7C5"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0</w:t>
            </w:r>
          </w:p>
        </w:tc>
        <w:tc>
          <w:tcPr>
            <w:tcW w:w="4250" w:type="pct"/>
          </w:tcPr>
          <w:p w14:paraId="544B98AD" w14:textId="77777777" w:rsidR="005F02A6" w:rsidRPr="006776D9" w:rsidRDefault="005F02A6" w:rsidP="00B65792">
            <w:pPr>
              <w:cnfStyle w:val="100000000000" w:firstRow="1" w:lastRow="0" w:firstColumn="0" w:lastColumn="0" w:oddVBand="0" w:evenVBand="0" w:oddHBand="0" w:evenHBand="0" w:firstRowFirstColumn="0" w:firstRowLastColumn="0" w:lastRowFirstColumn="0" w:lastRowLastColumn="0"/>
              <w:rPr>
                <w:rFonts w:ascii="Calibri" w:hAnsi="Calibri" w:cs="Times New Roman"/>
                <w:b w:val="0"/>
                <w:color w:val="000000"/>
              </w:rPr>
            </w:pPr>
            <w:r w:rsidRPr="006776D9">
              <w:rPr>
                <w:rFonts w:ascii="Calibri" w:hAnsi="Calibri" w:cs="Times New Roman"/>
                <w:b w:val="0"/>
                <w:color w:val="000000"/>
              </w:rPr>
              <w:t>Ground Level</w:t>
            </w:r>
          </w:p>
        </w:tc>
      </w:tr>
      <w:tr w:rsidR="005F02A6" w:rsidRPr="006776D9" w14:paraId="0A5906A0"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21306C3B"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1</w:t>
            </w:r>
          </w:p>
        </w:tc>
        <w:tc>
          <w:tcPr>
            <w:tcW w:w="4250" w:type="pct"/>
          </w:tcPr>
          <w:p w14:paraId="59B4DB97"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First Level</w:t>
            </w:r>
          </w:p>
        </w:tc>
      </w:tr>
      <w:tr w:rsidR="005F02A6" w:rsidRPr="006776D9" w14:paraId="67FAA3C3"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145FE8A4"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2</w:t>
            </w:r>
          </w:p>
        </w:tc>
        <w:tc>
          <w:tcPr>
            <w:tcW w:w="4250" w:type="pct"/>
          </w:tcPr>
          <w:p w14:paraId="3E6C9E1D"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Second Level</w:t>
            </w:r>
          </w:p>
        </w:tc>
      </w:tr>
      <w:tr w:rsidR="005F02A6" w:rsidRPr="006776D9" w14:paraId="318CD44C"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156958E4"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3</w:t>
            </w:r>
          </w:p>
        </w:tc>
        <w:tc>
          <w:tcPr>
            <w:tcW w:w="4250" w:type="pct"/>
          </w:tcPr>
          <w:p w14:paraId="0583EFA2"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Third Level</w:t>
            </w:r>
          </w:p>
        </w:tc>
      </w:tr>
      <w:tr w:rsidR="005F02A6" w:rsidRPr="006776D9" w14:paraId="2D4C011A"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02B9352A"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4</w:t>
            </w:r>
          </w:p>
        </w:tc>
        <w:tc>
          <w:tcPr>
            <w:tcW w:w="4250" w:type="pct"/>
          </w:tcPr>
          <w:p w14:paraId="16393FA9"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Fourth Level</w:t>
            </w:r>
          </w:p>
        </w:tc>
      </w:tr>
      <w:tr w:rsidR="005F02A6" w:rsidRPr="006776D9" w14:paraId="7B06203E"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57D31098"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-1</w:t>
            </w:r>
          </w:p>
        </w:tc>
        <w:tc>
          <w:tcPr>
            <w:tcW w:w="4250" w:type="pct"/>
          </w:tcPr>
          <w:p w14:paraId="5730825D"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Subsurface</w:t>
            </w:r>
          </w:p>
        </w:tc>
      </w:tr>
      <w:tr w:rsidR="005F02A6" w:rsidRPr="006776D9" w14:paraId="58DFFB2E"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350FF165"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-2</w:t>
            </w:r>
          </w:p>
        </w:tc>
        <w:tc>
          <w:tcPr>
            <w:tcW w:w="4250" w:type="pct"/>
          </w:tcPr>
          <w:p w14:paraId="3FAC87BC"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Second Subsurface</w:t>
            </w:r>
          </w:p>
        </w:tc>
      </w:tr>
    </w:tbl>
    <w:p w14:paraId="23B40348" w14:textId="77777777" w:rsidR="005F02A6" w:rsidRPr="005F02A6" w:rsidRDefault="005F02A6" w:rsidP="005F02A6"/>
    <w:p w14:paraId="4BEEA664" w14:textId="77777777" w:rsidR="005F02A6" w:rsidRDefault="005F02A6" w:rsidP="008C7F3C">
      <w:pPr>
        <w:pStyle w:val="ListParagraph"/>
        <w:numPr>
          <w:ilvl w:val="0"/>
          <w:numId w:val="74"/>
        </w:numPr>
        <w:spacing w:line="240" w:lineRule="auto"/>
        <w:rPr>
          <w:lang w:val="en-CA"/>
        </w:rPr>
      </w:pPr>
      <w:r>
        <w:rPr>
          <w:lang w:val="en-CA"/>
        </w:rPr>
        <w:t xml:space="preserve">New object property: </w:t>
      </w:r>
      <w:r w:rsidRPr="00BC65C1">
        <w:rPr>
          <w:lang w:val="en-CA"/>
        </w:rPr>
        <w:t>routeNear</w:t>
      </w:r>
    </w:p>
    <w:p w14:paraId="1D721DE0" w14:textId="77777777" w:rsidR="005F02A6" w:rsidRDefault="005F02A6" w:rsidP="005F02A6">
      <w:pPr>
        <w:pStyle w:val="ListParagraph"/>
        <w:numPr>
          <w:ilvl w:val="1"/>
          <w:numId w:val="2"/>
        </w:numPr>
        <w:rPr>
          <w:lang w:val="en-CA"/>
        </w:rPr>
      </w:pPr>
      <w:r>
        <w:rPr>
          <w:lang w:val="en-CA"/>
        </w:rPr>
        <w:t>Possibly definable wrt geo:within between locations of objects?</w:t>
      </w:r>
    </w:p>
    <w:p w14:paraId="3DF0E228" w14:textId="77777777" w:rsidR="005F02A6" w:rsidRDefault="005F02A6" w:rsidP="008C7F3C">
      <w:pPr>
        <w:pStyle w:val="ListParagraph"/>
        <w:numPr>
          <w:ilvl w:val="0"/>
          <w:numId w:val="74"/>
        </w:numPr>
        <w:spacing w:line="240" w:lineRule="auto"/>
        <w:rPr>
          <w:lang w:val="en-CA"/>
        </w:rPr>
      </w:pPr>
      <w:r>
        <w:rPr>
          <w:lang w:val="en-CA"/>
        </w:rPr>
        <w:t xml:space="preserve">New object property: </w:t>
      </w:r>
      <w:r w:rsidRPr="00BC65C1">
        <w:rPr>
          <w:lang w:val="en-CA"/>
        </w:rPr>
        <w:t>routeIntersects</w:t>
      </w:r>
    </w:p>
    <w:p w14:paraId="5D20F2D2" w14:textId="77777777" w:rsidR="005F02A6" w:rsidRPr="00753567" w:rsidRDefault="005F02A6" w:rsidP="005F02A6">
      <w:pPr>
        <w:pStyle w:val="ListParagraph"/>
        <w:numPr>
          <w:ilvl w:val="1"/>
          <w:numId w:val="2"/>
        </w:numPr>
        <w:rPr>
          <w:lang w:val="en-CA"/>
        </w:rPr>
      </w:pPr>
      <w:r>
        <w:rPr>
          <w:lang w:val="en-CA"/>
        </w:rPr>
        <w:t>Can define wrt geo:intersects between locations of objects</w:t>
      </w:r>
    </w:p>
    <w:p w14:paraId="62B64D7E" w14:textId="77777777" w:rsidR="005F02A6" w:rsidRPr="005F02A6" w:rsidRDefault="005F02A6" w:rsidP="005F02A6">
      <w:pPr>
        <w:spacing w:line="276" w:lineRule="auto"/>
      </w:pPr>
    </w:p>
    <w:p w14:paraId="597B7611" w14:textId="20F4B409" w:rsidR="00C73696" w:rsidRDefault="005F02A6" w:rsidP="00C73696">
      <w:pPr>
        <w:pStyle w:val="Heading1"/>
        <w:rPr>
          <w:lang w:val="en-CA"/>
        </w:rPr>
      </w:pPr>
      <w:bookmarkStart w:id="242" w:name="_Toc32994022"/>
      <w:r>
        <w:rPr>
          <w:lang w:val="en-CA"/>
        </w:rPr>
        <w:t>Mappings from tables to iCity TPSO Esri Extension</w:t>
      </w:r>
      <w:bookmarkEnd w:id="242"/>
    </w:p>
    <w:p w14:paraId="706D4AAE" w14:textId="77777777" w:rsidR="00C73696" w:rsidRDefault="00C73696" w:rsidP="00C73696">
      <w:pPr>
        <w:pStyle w:val="Heading2"/>
        <w:numPr>
          <w:ilvl w:val="0"/>
          <w:numId w:val="0"/>
        </w:numPr>
        <w:ind w:left="576" w:hanging="576"/>
        <w:rPr>
          <w:lang w:val="en-CA"/>
        </w:rPr>
      </w:pPr>
      <w:bookmarkStart w:id="243" w:name="_Toc32994023"/>
      <w:r>
        <w:rPr>
          <w:lang w:val="en-CA"/>
        </w:rPr>
        <w:t>Neighbourhood (neighbourhood_mun)</w:t>
      </w:r>
      <w:bookmarkEnd w:id="243"/>
    </w:p>
    <w:p w14:paraId="2BD6F39E" w14:textId="77777777" w:rsidR="00C73696" w:rsidRDefault="00C73696" w:rsidP="008C7F3C">
      <w:pPr>
        <w:pStyle w:val="ListParagraph"/>
        <w:numPr>
          <w:ilvl w:val="0"/>
          <w:numId w:val="69"/>
        </w:numPr>
        <w:spacing w:line="240" w:lineRule="auto"/>
        <w:rPr>
          <w:lang w:val="en-CA"/>
        </w:rPr>
      </w:pPr>
      <w:r>
        <w:rPr>
          <w:lang w:val="en-CA"/>
        </w:rPr>
        <w:t>Feature hash</w:t>
      </w:r>
    </w:p>
    <w:p w14:paraId="704CB85B" w14:textId="77777777" w:rsidR="00C73696" w:rsidRPr="00B17B75" w:rsidRDefault="00C73696" w:rsidP="00C73696">
      <w:pPr>
        <w:pStyle w:val="ListParagraph"/>
        <w:rPr>
          <w:lang w:val="en-CA"/>
        </w:rPr>
      </w:pPr>
      <w:r>
        <w:rPr>
          <w:lang w:val="en-CA"/>
        </w:rPr>
        <w:t>{feature hash} a Neighbourhood;</w:t>
      </w:r>
    </w:p>
    <w:p w14:paraId="4A497198" w14:textId="77777777" w:rsidR="00C73696" w:rsidRDefault="00C73696" w:rsidP="008C7F3C">
      <w:pPr>
        <w:pStyle w:val="ListParagraph"/>
        <w:numPr>
          <w:ilvl w:val="0"/>
          <w:numId w:val="69"/>
        </w:numPr>
        <w:spacing w:line="240" w:lineRule="auto"/>
        <w:rPr>
          <w:lang w:val="en-CA"/>
        </w:rPr>
      </w:pPr>
      <w:r>
        <w:rPr>
          <w:lang w:val="en-CA"/>
        </w:rPr>
        <w:t>Name</w:t>
      </w:r>
    </w:p>
    <w:p w14:paraId="7E97BBD7" w14:textId="77777777" w:rsidR="00C73696" w:rsidRDefault="00C73696" w:rsidP="00C73696">
      <w:pPr>
        <w:pStyle w:val="ListParagraph"/>
        <w:rPr>
          <w:lang w:val="en-CA"/>
        </w:rPr>
      </w:pPr>
      <w:r>
        <w:rPr>
          <w:lang w:val="en-CA"/>
        </w:rPr>
        <w:t>{feature hash} foaf:name {Name}</w:t>
      </w:r>
    </w:p>
    <w:p w14:paraId="1E0E2F54"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Province or Territory</w:t>
      </w:r>
    </w:p>
    <w:p w14:paraId="213A65AF"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Provider type</w:t>
      </w:r>
    </w:p>
    <w:p w14:paraId="585BBEF1"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Data source</w:t>
      </w:r>
    </w:p>
    <w:p w14:paraId="52B9119F"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Creation date</w:t>
      </w:r>
    </w:p>
    <w:p w14:paraId="20E5D416"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Revision date</w:t>
      </w:r>
    </w:p>
    <w:p w14:paraId="2C0602DF" w14:textId="77777777" w:rsidR="00C73696" w:rsidRDefault="00C73696" w:rsidP="00C73696"/>
    <w:p w14:paraId="7DA8E54C" w14:textId="77777777" w:rsidR="00C73696" w:rsidRDefault="00C73696" w:rsidP="005F02A6">
      <w:pPr>
        <w:pStyle w:val="Heading2"/>
        <w:numPr>
          <w:ilvl w:val="0"/>
          <w:numId w:val="0"/>
        </w:numPr>
        <w:ind w:left="576" w:hanging="576"/>
        <w:rPr>
          <w:lang w:val="en-CA"/>
        </w:rPr>
      </w:pPr>
      <w:bookmarkStart w:id="244" w:name="_Toc32994024"/>
      <w:r>
        <w:rPr>
          <w:lang w:val="en-CA"/>
        </w:rPr>
        <w:t>Land Use (landuse_mun)</w:t>
      </w:r>
      <w:bookmarkEnd w:id="244"/>
    </w:p>
    <w:p w14:paraId="53718EF7" w14:textId="77777777" w:rsidR="00C73696" w:rsidRDefault="00C73696" w:rsidP="00C73696">
      <w:r>
        <w:t>SELECT feature_hash, lu_class, name1, desc_english from landuse_mun</w:t>
      </w:r>
    </w:p>
    <w:p w14:paraId="73392DEE" w14:textId="55A4470D" w:rsidR="00C73696" w:rsidRPr="00C73696" w:rsidRDefault="005F02A6" w:rsidP="00C73696">
      <w:pPr>
        <w:spacing w:line="240" w:lineRule="auto"/>
        <w:ind w:left="360"/>
      </w:pPr>
      <w:r w:rsidRPr="005F02A6">
        <w:rPr>
          <w:b/>
        </w:rPr>
        <w:t>Ontop mapping:</w:t>
      </w:r>
      <w:r w:rsidR="00C73696" w:rsidRPr="00C73696">
        <w:br/>
        <w:t>{feature hash} a Parcel;</w:t>
      </w:r>
    </w:p>
    <w:p w14:paraId="73A3EE3B" w14:textId="77777777" w:rsidR="00C73696" w:rsidRPr="00C73696" w:rsidRDefault="00C73696" w:rsidP="00C73696">
      <w:pPr>
        <w:ind w:left="360"/>
      </w:pPr>
      <w:r w:rsidRPr="00C73696">
        <w:t>hasLandUse [a GFXLandUseClassification;</w:t>
      </w:r>
    </w:p>
    <w:p w14:paraId="72F7477D" w14:textId="77777777" w:rsidR="00C73696" w:rsidRPr="00C73696" w:rsidRDefault="00C73696" w:rsidP="00C73696">
      <w:pPr>
        <w:ind w:left="720" w:hanging="360"/>
      </w:pPr>
      <w:r w:rsidRPr="00C73696">
        <w:t>hasGFXLandUseCode {code}</w:t>
      </w:r>
    </w:p>
    <w:p w14:paraId="137E8292" w14:textId="21763DE2" w:rsidR="00C73696" w:rsidRDefault="00C73696" w:rsidP="00C73696">
      <w:pPr>
        <w:pStyle w:val="ListParagraph"/>
        <w:numPr>
          <w:ilvl w:val="0"/>
          <w:numId w:val="0"/>
        </w:numPr>
        <w:ind w:left="1440"/>
        <w:rPr>
          <w:lang w:val="en-CA"/>
        </w:rPr>
      </w:pPr>
      <w:r>
        <w:rPr>
          <w:lang w:val="en-CA"/>
        </w:rPr>
        <w:lastRenderedPageBreak/>
        <w:t>foaf:name {</w:t>
      </w:r>
      <w:r w:rsidR="005F02A6">
        <w:rPr>
          <w:lang w:val="en-CA"/>
        </w:rPr>
        <w:t>n</w:t>
      </w:r>
      <w:r>
        <w:rPr>
          <w:lang w:val="en-CA"/>
        </w:rPr>
        <w:t>ame 1}</w:t>
      </w:r>
    </w:p>
    <w:p w14:paraId="0E6ED1D2" w14:textId="77777777" w:rsidR="00C73696" w:rsidRDefault="00C73696" w:rsidP="005F02A6">
      <w:pPr>
        <w:pStyle w:val="Heading2"/>
        <w:numPr>
          <w:ilvl w:val="0"/>
          <w:numId w:val="0"/>
        </w:numPr>
        <w:ind w:left="576" w:hanging="576"/>
        <w:rPr>
          <w:lang w:val="en-CA"/>
        </w:rPr>
      </w:pPr>
      <w:bookmarkStart w:id="245" w:name="_Toc32994025"/>
      <w:r>
        <w:rPr>
          <w:lang w:val="en-CA"/>
        </w:rPr>
        <w:t>Land Cover (landcover_mun)</w:t>
      </w:r>
      <w:bookmarkEnd w:id="245"/>
    </w:p>
    <w:p w14:paraId="4C742BB9" w14:textId="77777777" w:rsidR="00C73696" w:rsidRDefault="00C73696" w:rsidP="008C7F3C">
      <w:pPr>
        <w:pStyle w:val="ListParagraph"/>
        <w:numPr>
          <w:ilvl w:val="0"/>
          <w:numId w:val="70"/>
        </w:numPr>
        <w:spacing w:line="240" w:lineRule="auto"/>
        <w:rPr>
          <w:lang w:val="en-CA"/>
        </w:rPr>
      </w:pPr>
      <w:r>
        <w:rPr>
          <w:lang w:val="en-CA"/>
        </w:rPr>
        <w:t>Feature hash</w:t>
      </w:r>
    </w:p>
    <w:p w14:paraId="1FBE2828" w14:textId="77777777" w:rsidR="00C73696" w:rsidRDefault="00C73696" w:rsidP="00C73696">
      <w:pPr>
        <w:pStyle w:val="ListParagraph"/>
        <w:rPr>
          <w:lang w:val="en-CA"/>
        </w:rPr>
      </w:pPr>
      <w:r>
        <w:rPr>
          <w:lang w:val="en-CA"/>
        </w:rPr>
        <w:t>{Feature hash} a Parcel</w:t>
      </w:r>
    </w:p>
    <w:p w14:paraId="5D17591A" w14:textId="77777777" w:rsidR="00C73696" w:rsidRDefault="00C73696" w:rsidP="008C7F3C">
      <w:pPr>
        <w:pStyle w:val="ListParagraph"/>
        <w:numPr>
          <w:ilvl w:val="0"/>
          <w:numId w:val="70"/>
        </w:numPr>
        <w:spacing w:line="240" w:lineRule="auto"/>
        <w:rPr>
          <w:lang w:val="en-CA"/>
        </w:rPr>
      </w:pPr>
      <w:r>
        <w:rPr>
          <w:lang w:val="en-CA"/>
        </w:rPr>
        <w:t>Coverage type</w:t>
      </w:r>
    </w:p>
    <w:p w14:paraId="02A74549" w14:textId="71637156" w:rsidR="00C73696" w:rsidRPr="005F02A6" w:rsidRDefault="00C73696" w:rsidP="005F02A6">
      <w:pPr>
        <w:pStyle w:val="ListParagraph"/>
        <w:rPr>
          <w:lang w:val="en-CA"/>
        </w:rPr>
      </w:pPr>
      <w:r>
        <w:rPr>
          <w:lang w:val="en-CA"/>
        </w:rPr>
        <w:t>{Feature has</w:t>
      </w:r>
      <w:r w:rsidR="005F02A6">
        <w:rPr>
          <w:lang w:val="en-CA"/>
        </w:rPr>
        <w:t>h</w:t>
      </w:r>
      <w:r>
        <w:rPr>
          <w:lang w:val="en-CA"/>
        </w:rPr>
        <w:t>} hasLandUseClassification [a GFXLandCoverClassification; hasGFXLandCoverClassCode {code}]</w:t>
      </w:r>
    </w:p>
    <w:p w14:paraId="6619AE40" w14:textId="77777777" w:rsidR="00C73696" w:rsidRDefault="00C73696" w:rsidP="005F02A6">
      <w:pPr>
        <w:pStyle w:val="Heading2"/>
        <w:numPr>
          <w:ilvl w:val="0"/>
          <w:numId w:val="0"/>
        </w:numPr>
        <w:ind w:left="576" w:hanging="576"/>
        <w:rPr>
          <w:lang w:val="en-CA"/>
        </w:rPr>
      </w:pPr>
      <w:bookmarkStart w:id="246" w:name="_Toc32994026"/>
      <w:r>
        <w:rPr>
          <w:lang w:val="en-CA"/>
        </w:rPr>
        <w:t>Point of Interest (pointofinterest_mun)</w:t>
      </w:r>
      <w:bookmarkEnd w:id="246"/>
    </w:p>
    <w:p w14:paraId="023EB7F4" w14:textId="77777777" w:rsidR="00C73696" w:rsidRDefault="00C73696" w:rsidP="008C7F3C">
      <w:pPr>
        <w:pStyle w:val="ListParagraph"/>
        <w:numPr>
          <w:ilvl w:val="0"/>
          <w:numId w:val="72"/>
        </w:numPr>
        <w:spacing w:line="240" w:lineRule="auto"/>
        <w:rPr>
          <w:lang w:val="en-CA"/>
        </w:rPr>
      </w:pPr>
      <w:r>
        <w:rPr>
          <w:lang w:val="en-CA"/>
        </w:rPr>
        <w:t>Feature hash</w:t>
      </w:r>
    </w:p>
    <w:p w14:paraId="3B23C8EF" w14:textId="77777777" w:rsidR="00C73696" w:rsidRDefault="00C73696" w:rsidP="00C73696">
      <w:pPr>
        <w:pStyle w:val="ListParagraph"/>
        <w:rPr>
          <w:lang w:val="en-CA"/>
        </w:rPr>
      </w:pPr>
      <w:r>
        <w:rPr>
          <w:lang w:val="en-CA"/>
        </w:rPr>
        <w:t>{Feature hash} a Parcel;</w:t>
      </w:r>
    </w:p>
    <w:p w14:paraId="66E042A1" w14:textId="77777777" w:rsidR="00C73696" w:rsidRDefault="00C73696" w:rsidP="00C73696">
      <w:pPr>
        <w:pStyle w:val="ListParagraph"/>
        <w:rPr>
          <w:lang w:val="en-CA"/>
        </w:rPr>
      </w:pPr>
      <w:commentRangeStart w:id="247"/>
      <w:r>
        <w:rPr>
          <w:lang w:val="en-CA"/>
        </w:rPr>
        <w:t>Contains / locatedOn-</w:t>
      </w:r>
      <w:commentRangeEnd w:id="247"/>
      <w:r>
        <w:rPr>
          <w:rStyle w:val="CommentReference"/>
        </w:rPr>
        <w:commentReference w:id="247"/>
      </w:r>
      <w:r>
        <w:rPr>
          <w:lang w:val="en-CA"/>
        </w:rPr>
        <w:t xml:space="preserve"> [a PointOfInterest; hasGFXPOIClassCode {class}; foaf:name {Name 1}]</w:t>
      </w:r>
    </w:p>
    <w:p w14:paraId="4469081C" w14:textId="77777777" w:rsidR="00C73696" w:rsidRPr="00960938" w:rsidRDefault="00C73696" w:rsidP="008C7F3C">
      <w:pPr>
        <w:pStyle w:val="ListParagraph"/>
        <w:numPr>
          <w:ilvl w:val="0"/>
          <w:numId w:val="72"/>
        </w:numPr>
        <w:spacing w:line="240" w:lineRule="auto"/>
        <w:rPr>
          <w:lang w:val="en-CA"/>
        </w:rPr>
      </w:pPr>
      <w:r>
        <w:rPr>
          <w:lang w:val="en-CA"/>
        </w:rPr>
        <w:t>Point of Interest Class</w:t>
      </w:r>
    </w:p>
    <w:p w14:paraId="0C68EA0D" w14:textId="77777777" w:rsidR="00C73696" w:rsidRPr="00E61D77" w:rsidRDefault="00C73696" w:rsidP="008C7F3C">
      <w:pPr>
        <w:pStyle w:val="ListParagraph"/>
        <w:numPr>
          <w:ilvl w:val="0"/>
          <w:numId w:val="72"/>
        </w:numPr>
        <w:spacing w:line="240" w:lineRule="auto"/>
        <w:rPr>
          <w:i/>
          <w:color w:val="C4BC96" w:themeColor="background2" w:themeShade="BF"/>
          <w:lang w:val="en-CA"/>
        </w:rPr>
      </w:pPr>
      <w:commentRangeStart w:id="248"/>
      <w:r w:rsidRPr="00E61D77">
        <w:rPr>
          <w:i/>
          <w:color w:val="C4BC96" w:themeColor="background2" w:themeShade="BF"/>
          <w:lang w:val="en-CA"/>
        </w:rPr>
        <w:t>POI type</w:t>
      </w:r>
      <w:commentRangeEnd w:id="248"/>
      <w:r w:rsidRPr="00E61D77">
        <w:rPr>
          <w:rStyle w:val="CommentReference"/>
          <w:color w:val="C4BC96" w:themeColor="background2" w:themeShade="BF"/>
        </w:rPr>
        <w:commentReference w:id="248"/>
      </w:r>
    </w:p>
    <w:p w14:paraId="2FE799F7" w14:textId="77777777" w:rsidR="00C73696" w:rsidRDefault="00C73696" w:rsidP="008C7F3C">
      <w:pPr>
        <w:pStyle w:val="ListParagraph"/>
        <w:numPr>
          <w:ilvl w:val="0"/>
          <w:numId w:val="72"/>
        </w:numPr>
        <w:spacing w:line="240" w:lineRule="auto"/>
        <w:rPr>
          <w:lang w:val="en-CA"/>
        </w:rPr>
      </w:pPr>
      <w:r>
        <w:rPr>
          <w:lang w:val="en-CA"/>
        </w:rPr>
        <w:t>Name 1</w:t>
      </w:r>
    </w:p>
    <w:p w14:paraId="2FBF7FBF" w14:textId="77777777" w:rsidR="00C73696" w:rsidRPr="00B226F1" w:rsidRDefault="00C73696" w:rsidP="00C73696">
      <w:pPr>
        <w:ind w:left="360"/>
      </w:pPr>
    </w:p>
    <w:p w14:paraId="6094982E" w14:textId="77777777" w:rsidR="00C73696" w:rsidRDefault="00C73696" w:rsidP="005F02A6">
      <w:pPr>
        <w:pStyle w:val="Heading2"/>
        <w:numPr>
          <w:ilvl w:val="0"/>
          <w:numId w:val="0"/>
        </w:numPr>
        <w:ind w:left="576" w:hanging="576"/>
        <w:rPr>
          <w:lang w:val="en-CA"/>
        </w:rPr>
      </w:pPr>
      <w:bookmarkStart w:id="249" w:name="_Toc32994027"/>
      <w:r>
        <w:rPr>
          <w:lang w:val="en-CA"/>
        </w:rPr>
        <w:t>Road Segment (roadsegment_mun)</w:t>
      </w:r>
      <w:bookmarkEnd w:id="249"/>
    </w:p>
    <w:p w14:paraId="3F9EF5BA" w14:textId="77777777" w:rsidR="00C73696" w:rsidRDefault="00C73696" w:rsidP="008C7F3C">
      <w:pPr>
        <w:pStyle w:val="ListParagraph"/>
        <w:numPr>
          <w:ilvl w:val="0"/>
          <w:numId w:val="73"/>
        </w:numPr>
        <w:spacing w:line="240" w:lineRule="auto"/>
        <w:rPr>
          <w:lang w:val="en-CA"/>
        </w:rPr>
      </w:pPr>
      <w:r>
        <w:rPr>
          <w:lang w:val="en-CA"/>
        </w:rPr>
        <w:t>Feature hash</w:t>
      </w:r>
    </w:p>
    <w:p w14:paraId="5045B251" w14:textId="77777777" w:rsidR="00C73696" w:rsidRDefault="00C73696" w:rsidP="00C73696">
      <w:pPr>
        <w:pStyle w:val="ListParagraph"/>
        <w:rPr>
          <w:lang w:val="en-CA"/>
        </w:rPr>
      </w:pPr>
      <w:r>
        <w:rPr>
          <w:lang w:val="en-CA"/>
        </w:rPr>
        <w:t>{Feature hash} a RoadSegment;</w:t>
      </w:r>
    </w:p>
    <w:p w14:paraId="1CD6ADC9" w14:textId="77777777" w:rsidR="00C73696" w:rsidRDefault="00C73696" w:rsidP="00C73696">
      <w:pPr>
        <w:pStyle w:val="ListParagraph"/>
        <w:rPr>
          <w:lang w:val="en-CA"/>
        </w:rPr>
      </w:pPr>
      <w:r w:rsidRPr="0065029F">
        <w:rPr>
          <w:strike/>
          <w:lang w:val="en-CA"/>
        </w:rPr>
        <w:t>isAboveGrade</w:t>
      </w:r>
      <w:r>
        <w:rPr>
          <w:lang w:val="en-CA"/>
        </w:rPr>
        <w:t xml:space="preserve"> roadLevelCode {Above of below grade};</w:t>
      </w:r>
    </w:p>
    <w:p w14:paraId="72D5C21F" w14:textId="77777777" w:rsidR="00C73696" w:rsidRDefault="00C73696" w:rsidP="00C73696">
      <w:pPr>
        <w:pStyle w:val="ListParagraph"/>
        <w:rPr>
          <w:lang w:val="en-CA"/>
        </w:rPr>
      </w:pPr>
      <w:r>
        <w:rPr>
          <w:lang w:val="en-CA"/>
        </w:rPr>
        <w:t>foaf:name {Official Street Name};</w:t>
      </w:r>
    </w:p>
    <w:p w14:paraId="0D8511C1" w14:textId="77777777" w:rsidR="00C73696" w:rsidRDefault="00C73696" w:rsidP="00C73696">
      <w:pPr>
        <w:pStyle w:val="ListParagraph"/>
        <w:rPr>
          <w:lang w:val="en-CA"/>
        </w:rPr>
      </w:pPr>
      <w:r>
        <w:rPr>
          <w:lang w:val="en-CA"/>
        </w:rPr>
        <w:t>hasGFXRoadClassCode {Road Class};</w:t>
      </w:r>
    </w:p>
    <w:p w14:paraId="4506E192" w14:textId="77777777" w:rsidR="00C73696" w:rsidRDefault="00C73696" w:rsidP="00C73696">
      <w:pPr>
        <w:pStyle w:val="ListParagraph"/>
        <w:rPr>
          <w:lang w:val="en-CA"/>
        </w:rPr>
      </w:pPr>
      <w:r>
        <w:rPr>
          <w:lang w:val="en-CA"/>
        </w:rPr>
        <w:t>hasLength [a length; measure [a Measure; numerical_value {Length}]]</w:t>
      </w:r>
    </w:p>
    <w:p w14:paraId="304C7101" w14:textId="77777777" w:rsidR="00C73696" w:rsidRPr="002F70BB" w:rsidRDefault="00C73696" w:rsidP="008C7F3C">
      <w:pPr>
        <w:pStyle w:val="ListParagraph"/>
        <w:numPr>
          <w:ilvl w:val="0"/>
          <w:numId w:val="73"/>
        </w:numPr>
        <w:spacing w:line="240" w:lineRule="auto"/>
        <w:rPr>
          <w:lang w:val="en-CA"/>
        </w:rPr>
      </w:pPr>
      <w:r w:rsidRPr="002F70BB">
        <w:rPr>
          <w:lang w:val="en-CA"/>
        </w:rPr>
        <w:t>Above or below grade</w:t>
      </w:r>
    </w:p>
    <w:p w14:paraId="7F98028F" w14:textId="77777777" w:rsidR="00C73696" w:rsidRDefault="00C73696" w:rsidP="008C7F3C">
      <w:pPr>
        <w:pStyle w:val="ListParagraph"/>
        <w:numPr>
          <w:ilvl w:val="0"/>
          <w:numId w:val="73"/>
        </w:numPr>
        <w:spacing w:line="240" w:lineRule="auto"/>
        <w:rPr>
          <w:lang w:val="en-CA"/>
        </w:rPr>
      </w:pPr>
      <w:r>
        <w:rPr>
          <w:lang w:val="en-CA"/>
        </w:rPr>
        <w:t>Official Street Name</w:t>
      </w:r>
    </w:p>
    <w:p w14:paraId="05A727EE" w14:textId="77777777" w:rsidR="00C73696" w:rsidRDefault="00C73696" w:rsidP="008C7F3C">
      <w:pPr>
        <w:pStyle w:val="ListParagraph"/>
        <w:numPr>
          <w:ilvl w:val="0"/>
          <w:numId w:val="73"/>
        </w:numPr>
        <w:spacing w:line="240" w:lineRule="auto"/>
        <w:rPr>
          <w:lang w:val="en-CA"/>
        </w:rPr>
      </w:pPr>
      <w:r>
        <w:rPr>
          <w:lang w:val="en-CA"/>
        </w:rPr>
        <w:t>Road Class</w:t>
      </w:r>
    </w:p>
    <w:p w14:paraId="6C0F8BE7" w14:textId="77777777" w:rsidR="00C73696" w:rsidRPr="00C73696" w:rsidRDefault="00C73696" w:rsidP="00C73696"/>
    <w:p w14:paraId="2B77012C" w14:textId="77777777" w:rsidR="00C73696" w:rsidRDefault="00C73696" w:rsidP="005F02A6">
      <w:pPr>
        <w:pStyle w:val="Heading2"/>
        <w:numPr>
          <w:ilvl w:val="0"/>
          <w:numId w:val="0"/>
        </w:numPr>
        <w:ind w:left="576" w:hanging="576"/>
        <w:rPr>
          <w:lang w:val="en-CA"/>
        </w:rPr>
      </w:pPr>
      <w:bookmarkStart w:id="250" w:name="_Toc32994028"/>
      <w:r>
        <w:rPr>
          <w:lang w:val="en-CA"/>
        </w:rPr>
        <w:t>Intersect Neighbourhood (generated via ArcGIS process)</w:t>
      </w:r>
      <w:bookmarkEnd w:id="250"/>
    </w:p>
    <w:p w14:paraId="0F74D053" w14:textId="77777777" w:rsidR="00C73696" w:rsidRDefault="00C73696" w:rsidP="008C7F3C">
      <w:pPr>
        <w:pStyle w:val="ListParagraph"/>
        <w:numPr>
          <w:ilvl w:val="0"/>
          <w:numId w:val="71"/>
        </w:numPr>
        <w:spacing w:line="240" w:lineRule="auto"/>
        <w:rPr>
          <w:lang w:val="en-CA"/>
        </w:rPr>
      </w:pPr>
      <w:r>
        <w:rPr>
          <w:lang w:val="en-CA"/>
        </w:rPr>
        <w:t>Roadsegment (feature hash)</w:t>
      </w:r>
    </w:p>
    <w:p w14:paraId="0F68C3BE" w14:textId="77777777" w:rsidR="00C73696" w:rsidRDefault="00C73696" w:rsidP="008C7F3C">
      <w:pPr>
        <w:pStyle w:val="ListParagraph"/>
        <w:numPr>
          <w:ilvl w:val="0"/>
          <w:numId w:val="71"/>
        </w:numPr>
        <w:spacing w:line="240" w:lineRule="auto"/>
        <w:rPr>
          <w:lang w:val="en-CA"/>
        </w:rPr>
      </w:pPr>
      <w:r>
        <w:rPr>
          <w:lang w:val="en-CA"/>
        </w:rPr>
        <w:t>Neighbourhood feature hash</w:t>
      </w:r>
    </w:p>
    <w:p w14:paraId="4129FD5B" w14:textId="77777777" w:rsidR="00C73696" w:rsidRDefault="00C73696" w:rsidP="005F02A6">
      <w:pPr>
        <w:pStyle w:val="Heading2"/>
        <w:numPr>
          <w:ilvl w:val="0"/>
          <w:numId w:val="0"/>
        </w:numPr>
        <w:ind w:left="576" w:hanging="576"/>
        <w:rPr>
          <w:lang w:val="en-CA"/>
        </w:rPr>
      </w:pPr>
      <w:bookmarkStart w:id="251" w:name="_Toc32994029"/>
      <w:r>
        <w:rPr>
          <w:lang w:val="en-CA"/>
        </w:rPr>
        <w:lastRenderedPageBreak/>
        <w:t>Near Land Use (generated via ArcGIS process)</w:t>
      </w:r>
      <w:bookmarkEnd w:id="251"/>
    </w:p>
    <w:p w14:paraId="02E961C8" w14:textId="77777777" w:rsidR="00C73696" w:rsidRDefault="00C73696" w:rsidP="008C7F3C">
      <w:pPr>
        <w:pStyle w:val="ListParagraph"/>
        <w:numPr>
          <w:ilvl w:val="0"/>
          <w:numId w:val="71"/>
        </w:numPr>
        <w:spacing w:line="240" w:lineRule="auto"/>
        <w:rPr>
          <w:lang w:val="en-CA"/>
        </w:rPr>
      </w:pPr>
      <w:r>
        <w:rPr>
          <w:lang w:val="en-CA"/>
        </w:rPr>
        <w:t>Roadsegment (feature hash)</w:t>
      </w:r>
    </w:p>
    <w:p w14:paraId="4E58E157" w14:textId="77777777" w:rsidR="00C73696" w:rsidRDefault="00C73696" w:rsidP="008C7F3C">
      <w:pPr>
        <w:pStyle w:val="ListParagraph"/>
        <w:numPr>
          <w:ilvl w:val="0"/>
          <w:numId w:val="71"/>
        </w:numPr>
        <w:spacing w:line="240" w:lineRule="auto"/>
        <w:rPr>
          <w:lang w:val="en-CA"/>
        </w:rPr>
      </w:pPr>
      <w:r>
        <w:rPr>
          <w:lang w:val="en-CA"/>
        </w:rPr>
        <w:t>Parcel with some land use feature hash</w:t>
      </w:r>
    </w:p>
    <w:p w14:paraId="42C99C7A" w14:textId="77777777" w:rsidR="00C73696" w:rsidRDefault="00C73696" w:rsidP="005F02A6">
      <w:pPr>
        <w:pStyle w:val="Heading2"/>
        <w:numPr>
          <w:ilvl w:val="0"/>
          <w:numId w:val="0"/>
        </w:numPr>
        <w:ind w:left="576" w:hanging="576"/>
        <w:rPr>
          <w:lang w:val="en-CA"/>
        </w:rPr>
      </w:pPr>
      <w:bookmarkStart w:id="252" w:name="_Toc32994030"/>
      <w:r>
        <w:rPr>
          <w:lang w:val="en-CA"/>
        </w:rPr>
        <w:t>Near Land Cover (generated via ArcGIS process)</w:t>
      </w:r>
      <w:bookmarkEnd w:id="252"/>
    </w:p>
    <w:p w14:paraId="4B84C4F1" w14:textId="77777777" w:rsidR="00C73696" w:rsidRDefault="00C73696" w:rsidP="008C7F3C">
      <w:pPr>
        <w:pStyle w:val="ListParagraph"/>
        <w:numPr>
          <w:ilvl w:val="0"/>
          <w:numId w:val="71"/>
        </w:numPr>
        <w:spacing w:line="240" w:lineRule="auto"/>
        <w:rPr>
          <w:lang w:val="en-CA"/>
        </w:rPr>
      </w:pPr>
      <w:r>
        <w:rPr>
          <w:lang w:val="en-CA"/>
        </w:rPr>
        <w:t>Roadsegment (feature hash)</w:t>
      </w:r>
    </w:p>
    <w:p w14:paraId="3F843C79" w14:textId="77777777" w:rsidR="00C73696" w:rsidRPr="00977DAD" w:rsidRDefault="00C73696" w:rsidP="008C7F3C">
      <w:pPr>
        <w:pStyle w:val="ListParagraph"/>
        <w:numPr>
          <w:ilvl w:val="0"/>
          <w:numId w:val="71"/>
        </w:numPr>
        <w:spacing w:line="240" w:lineRule="auto"/>
        <w:rPr>
          <w:lang w:val="en-CA"/>
        </w:rPr>
      </w:pPr>
      <w:r>
        <w:rPr>
          <w:lang w:val="en-CA"/>
        </w:rPr>
        <w:t xml:space="preserve">Parcel with some </w:t>
      </w:r>
      <w:r w:rsidRPr="00977DAD">
        <w:rPr>
          <w:lang w:val="en-CA"/>
        </w:rPr>
        <w:t>Land Cover feature hash</w:t>
      </w:r>
    </w:p>
    <w:p w14:paraId="4F10CF83" w14:textId="77777777" w:rsidR="00C73696" w:rsidRDefault="00C73696" w:rsidP="005F02A6">
      <w:pPr>
        <w:pStyle w:val="Heading2"/>
        <w:numPr>
          <w:ilvl w:val="0"/>
          <w:numId w:val="0"/>
        </w:numPr>
        <w:ind w:left="576" w:hanging="576"/>
        <w:rPr>
          <w:lang w:val="en-CA"/>
        </w:rPr>
      </w:pPr>
      <w:bookmarkStart w:id="253" w:name="_Toc32994031"/>
      <w:r>
        <w:rPr>
          <w:lang w:val="en-CA"/>
        </w:rPr>
        <w:t>Near POI (generated via ArcGIS process)</w:t>
      </w:r>
      <w:bookmarkEnd w:id="253"/>
    </w:p>
    <w:p w14:paraId="52F5C176" w14:textId="77777777" w:rsidR="00C73696" w:rsidRDefault="00C73696" w:rsidP="008C7F3C">
      <w:pPr>
        <w:pStyle w:val="ListParagraph"/>
        <w:numPr>
          <w:ilvl w:val="0"/>
          <w:numId w:val="71"/>
        </w:numPr>
        <w:spacing w:line="240" w:lineRule="auto"/>
        <w:rPr>
          <w:lang w:val="en-CA"/>
        </w:rPr>
      </w:pPr>
      <w:r>
        <w:rPr>
          <w:lang w:val="en-CA"/>
        </w:rPr>
        <w:t>Roadsegment (feature hash)</w:t>
      </w:r>
    </w:p>
    <w:p w14:paraId="390BA2C9" w14:textId="77777777" w:rsidR="00C73696" w:rsidRDefault="00C73696" w:rsidP="008C7F3C">
      <w:pPr>
        <w:pStyle w:val="ListParagraph"/>
        <w:numPr>
          <w:ilvl w:val="0"/>
          <w:numId w:val="71"/>
        </w:numPr>
        <w:spacing w:line="240" w:lineRule="auto"/>
        <w:rPr>
          <w:lang w:val="en-CA"/>
        </w:rPr>
      </w:pPr>
      <w:r>
        <w:rPr>
          <w:lang w:val="en-CA"/>
        </w:rPr>
        <w:t>POI locatedOnParcel with some Parcel feature hash</w:t>
      </w:r>
    </w:p>
    <w:p w14:paraId="7910B1EA" w14:textId="77777777" w:rsidR="00C73696" w:rsidRPr="00C73696" w:rsidRDefault="00C73696" w:rsidP="00C73696">
      <w:pPr>
        <w:rPr>
          <w:lang w:val="en-US" w:bidi="en-US"/>
        </w:rPr>
      </w:pPr>
    </w:p>
    <w:p w14:paraId="416B6C59" w14:textId="24725ECD" w:rsidR="0040754B" w:rsidRPr="00E17349" w:rsidRDefault="0040754B" w:rsidP="002660E6">
      <w:pPr>
        <w:spacing w:after="200" w:line="276" w:lineRule="auto"/>
      </w:pPr>
    </w:p>
    <w:sectPr w:rsidR="0040754B" w:rsidRPr="00E17349" w:rsidSect="002C59C9">
      <w:footerReference w:type="default" r:id="rId64"/>
      <w:footerReference w:type="first" r:id="rId65"/>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egan Katsumi" w:date="2020-01-15T08:12:00Z" w:initials="MK">
    <w:p w14:paraId="68EE749D" w14:textId="6CB84768" w:rsidR="008A3FC0" w:rsidRDefault="008A3FC0" w:rsidP="003E24B8">
      <w:pPr>
        <w:pStyle w:val="CommentText"/>
      </w:pPr>
      <w:r>
        <w:rPr>
          <w:rStyle w:val="CommentReference"/>
        </w:rPr>
        <w:annotationRef/>
      </w:r>
      <w:r>
        <w:t>TO DO</w:t>
      </w:r>
    </w:p>
    <w:p w14:paraId="2E688A67" w14:textId="2DCE12C8" w:rsidR="008A3FC0" w:rsidRDefault="008A3FC0" w:rsidP="001D7CF9">
      <w:pPr>
        <w:pStyle w:val="CommentText"/>
        <w:numPr>
          <w:ilvl w:val="0"/>
          <w:numId w:val="65"/>
        </w:numPr>
      </w:pPr>
      <w:r>
        <w:t>IT-SoS description</w:t>
      </w:r>
    </w:p>
    <w:p w14:paraId="178E595D" w14:textId="12638882" w:rsidR="008A3FC0" w:rsidRDefault="008A3FC0" w:rsidP="008C7F3C">
      <w:pPr>
        <w:pStyle w:val="CommentText"/>
        <w:numPr>
          <w:ilvl w:val="0"/>
          <w:numId w:val="65"/>
        </w:numPr>
      </w:pPr>
      <w:r>
        <w:t>Esri description + mappings</w:t>
      </w:r>
    </w:p>
    <w:p w14:paraId="21795AB6" w14:textId="5C7F8884" w:rsidR="008A3FC0" w:rsidRDefault="008A3FC0" w:rsidP="008C7F3C">
      <w:pPr>
        <w:pStyle w:val="CommentText"/>
        <w:numPr>
          <w:ilvl w:val="0"/>
          <w:numId w:val="65"/>
        </w:numPr>
      </w:pPr>
      <w:r>
        <w:t>Clean up appendices</w:t>
      </w:r>
    </w:p>
    <w:p w14:paraId="37C5C718" w14:textId="204B8A10" w:rsidR="008A3FC0" w:rsidRDefault="008A3FC0" w:rsidP="00DE6D67">
      <w:pPr>
        <w:pStyle w:val="CommentText"/>
        <w:numPr>
          <w:ilvl w:val="0"/>
          <w:numId w:val="65"/>
        </w:numPr>
      </w:pPr>
      <w:r>
        <w:t>Review entire document</w:t>
      </w:r>
    </w:p>
  </w:comment>
  <w:comment w:id="34" w:author="Megan Katsumi" w:date="2019-11-26T17:06:00Z" w:initials="MK">
    <w:p w14:paraId="3F962004" w14:textId="0813E663" w:rsidR="008A3FC0" w:rsidRDefault="008A3FC0">
      <w:pPr>
        <w:pStyle w:val="CommentText"/>
      </w:pPr>
      <w:r>
        <w:rPr>
          <w:rStyle w:val="CommentReference"/>
        </w:rPr>
        <w:annotationRef/>
      </w:r>
      <w:r>
        <w:t>TPSO</w:t>
      </w:r>
    </w:p>
  </w:comment>
  <w:comment w:id="82" w:author="Megan Katsumi [2]" w:date="2019-09-27T13:03:00Z" w:initials="MK">
    <w:p w14:paraId="166ED15F" w14:textId="7D34C0C4" w:rsidR="008A3FC0" w:rsidRDefault="008A3FC0">
      <w:pPr>
        <w:pStyle w:val="CommentText"/>
      </w:pPr>
      <w:r>
        <w:rPr>
          <w:rStyle w:val="CommentReference"/>
        </w:rPr>
        <w:annotationRef/>
      </w:r>
      <w:r>
        <w:t>Revise to “-S” for static</w:t>
      </w:r>
    </w:p>
  </w:comment>
  <w:comment w:id="157" w:author="Megan Katsumi [2]" w:date="2019-10-28T14:17:00Z" w:initials="MK">
    <w:p w14:paraId="60A28637" w14:textId="5FDB5FB4" w:rsidR="008A3FC0" w:rsidRDefault="008A3FC0">
      <w:pPr>
        <w:pStyle w:val="CommentText"/>
      </w:pPr>
      <w:r>
        <w:rPr>
          <w:rStyle w:val="CommentReference"/>
        </w:rPr>
        <w:annotationRef/>
      </w:r>
      <w:r>
        <w:t>Review &amp; confirm namespaces defined for ontologies</w:t>
      </w:r>
    </w:p>
  </w:comment>
  <w:comment w:id="182" w:author="Megan Katsumi" w:date="2020-01-29T11:22:00Z" w:initials="MK">
    <w:p w14:paraId="497B75F5" w14:textId="1E50E5E2" w:rsidR="008A3FC0" w:rsidRDefault="008A3FC0">
      <w:pPr>
        <w:pStyle w:val="CommentText"/>
      </w:pPr>
      <w:r>
        <w:rPr>
          <w:rStyle w:val="CommentReference"/>
        </w:rPr>
        <w:annotationRef/>
      </w:r>
      <w:r>
        <w:t>Move this discussion elsewhere?</w:t>
      </w:r>
    </w:p>
  </w:comment>
  <w:comment w:id="220" w:author="Megan Katsumi" w:date="2019-11-26T14:33:00Z" w:initials="MK">
    <w:p w14:paraId="5ECF906D" w14:textId="1F011E41" w:rsidR="008A3FC0" w:rsidRDefault="008A3FC0">
      <w:pPr>
        <w:pStyle w:val="CommentText"/>
      </w:pPr>
      <w:r>
        <w:rPr>
          <w:rStyle w:val="CommentReference"/>
        </w:rPr>
        <w:annotationRef/>
      </w:r>
      <w:r>
        <w:t>Update to include both Allegrograph &amp; Virtuoso mappings</w:t>
      </w:r>
    </w:p>
  </w:comment>
  <w:comment w:id="222" w:author="Megan Katsumi" w:date="2019-03-15T08:25:00Z" w:initials="MK">
    <w:p w14:paraId="49F03101" w14:textId="77777777" w:rsidR="008A3FC0" w:rsidRDefault="008A3FC0" w:rsidP="002660E6">
      <w:pPr>
        <w:pStyle w:val="CommentText"/>
      </w:pPr>
      <w:r>
        <w:rPr>
          <w:rStyle w:val="CommentReference"/>
        </w:rPr>
        <w:annotationRef/>
      </w:r>
      <w:r>
        <w:t>Q: do gtfs routes distinguish between input and outbound?</w:t>
      </w:r>
    </w:p>
  </w:comment>
  <w:comment w:id="240" w:author="Megan Katsumi" w:date="2019-12-04T10:07:00Z" w:initials="MK">
    <w:p w14:paraId="54103768" w14:textId="77777777" w:rsidR="008A3FC0" w:rsidRDefault="008A3FC0" w:rsidP="005F02A6">
      <w:pPr>
        <w:pStyle w:val="CommentText"/>
      </w:pPr>
      <w:r>
        <w:rPr>
          <w:rStyle w:val="CommentReference"/>
        </w:rPr>
        <w:annotationRef/>
      </w:r>
      <w:r>
        <w:t>To do: add labels for readability</w:t>
      </w:r>
    </w:p>
  </w:comment>
  <w:comment w:id="241" w:author="Megan Katsumi" w:date="2019-12-04T10:00:00Z" w:initials="MK">
    <w:p w14:paraId="0D2A77D0" w14:textId="77777777" w:rsidR="008A3FC0" w:rsidRDefault="008A3FC0" w:rsidP="005F02A6">
      <w:pPr>
        <w:pStyle w:val="CommentText"/>
      </w:pPr>
      <w:r>
        <w:rPr>
          <w:rStyle w:val="CommentReference"/>
        </w:rPr>
        <w:annotationRef/>
      </w:r>
      <w:r>
        <w:t>Confirm: 1014 onwards included by accident?</w:t>
      </w:r>
    </w:p>
  </w:comment>
  <w:comment w:id="247" w:author="Megan Katsumi" w:date="2019-11-27T14:19:00Z" w:initials="MK">
    <w:p w14:paraId="6AA6740E" w14:textId="77777777" w:rsidR="008A3FC0" w:rsidRDefault="008A3FC0" w:rsidP="00C73696">
      <w:pPr>
        <w:pStyle w:val="CommentText"/>
      </w:pPr>
      <w:r>
        <w:rPr>
          <w:rStyle w:val="CommentReference"/>
        </w:rPr>
        <w:annotationRef/>
      </w:r>
      <w:r>
        <w:t>TBD: relationship between a Parcel and some Building / Facility / etc. Define POI class?</w:t>
      </w:r>
    </w:p>
  </w:comment>
  <w:comment w:id="248" w:author="Megan Katsumi" w:date="2019-11-29T14:23:00Z" w:initials="MK">
    <w:p w14:paraId="0EBF3832" w14:textId="77777777" w:rsidR="008A3FC0" w:rsidRDefault="008A3FC0" w:rsidP="00C73696">
      <w:pPr>
        <w:pStyle w:val="CommentText"/>
      </w:pPr>
      <w:r>
        <w:rPr>
          <w:rStyle w:val="CommentReference"/>
        </w:rPr>
        <w:annotationRef/>
      </w:r>
      <w:r>
        <w:t>Next stage: can we categorize the Point of interest type according to the point of interest class?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C5C718" w15:done="0"/>
  <w15:commentEx w15:paraId="3F962004" w15:done="0"/>
  <w15:commentEx w15:paraId="166ED15F" w15:done="0"/>
  <w15:commentEx w15:paraId="60A28637" w15:done="0"/>
  <w15:commentEx w15:paraId="497B75F5" w15:done="0"/>
  <w15:commentEx w15:paraId="5ECF906D" w15:done="0"/>
  <w15:commentEx w15:paraId="49F03101" w15:done="0"/>
  <w15:commentEx w15:paraId="54103768" w15:done="0"/>
  <w15:commentEx w15:paraId="0D2A77D0" w15:done="0"/>
  <w15:commentEx w15:paraId="6AA6740E" w15:done="0"/>
  <w15:commentEx w15:paraId="0EBF38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C5C718" w16cid:durableId="21C94808"/>
  <w16cid:commentId w16cid:paraId="3F962004" w16cid:durableId="2187DA0C"/>
  <w16cid:commentId w16cid:paraId="166ED15F" w16cid:durableId="2138870C"/>
  <w16cid:commentId w16cid:paraId="60A28637" w16cid:durableId="21617704"/>
  <w16cid:commentId w16cid:paraId="497B75F5" w16cid:durableId="21DBE964"/>
  <w16cid:commentId w16cid:paraId="5ECF906D" w16cid:durableId="2187B621"/>
  <w16cid:commentId w16cid:paraId="49F03101" w16cid:durableId="2035E007"/>
  <w16cid:commentId w16cid:paraId="54103768" w16cid:durableId="219203ED"/>
  <w16cid:commentId w16cid:paraId="0D2A77D0" w16cid:durableId="2192023E"/>
  <w16cid:commentId w16cid:paraId="6AA6740E" w16cid:durableId="2189045B"/>
  <w16cid:commentId w16cid:paraId="0EBF3832" w16cid:durableId="218BA8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2A194" w14:textId="77777777" w:rsidR="00B32DC6" w:rsidRDefault="00B32DC6" w:rsidP="00EA354A">
      <w:r>
        <w:separator/>
      </w:r>
    </w:p>
  </w:endnote>
  <w:endnote w:type="continuationSeparator" w:id="0">
    <w:p w14:paraId="21F1DFCC" w14:textId="77777777" w:rsidR="00B32DC6" w:rsidRDefault="00B32DC6"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8A3FC0" w:rsidRDefault="008A3FC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8A3FC0" w:rsidRPr="0032583C" w:rsidRDefault="008A3FC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8A3FC0" w14:paraId="2B76F3B3" w14:textId="77777777" w:rsidTr="00967D94">
      <w:tc>
        <w:tcPr>
          <w:tcW w:w="6947" w:type="dxa"/>
        </w:tcPr>
        <w:p w14:paraId="07DEE8C9" w14:textId="77777777" w:rsidR="008A3FC0" w:rsidRDefault="008A3FC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8A3FC0" w:rsidRDefault="008A3FC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8A3FC0" w:rsidRDefault="008A3F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B28E4" w14:textId="77777777" w:rsidR="00B32DC6" w:rsidRDefault="00B32DC6" w:rsidP="00EA354A">
      <w:r>
        <w:separator/>
      </w:r>
    </w:p>
  </w:footnote>
  <w:footnote w:type="continuationSeparator" w:id="0">
    <w:p w14:paraId="38A2700C" w14:textId="77777777" w:rsidR="00B32DC6" w:rsidRDefault="00B32DC6" w:rsidP="00EA354A">
      <w:r>
        <w:continuationSeparator/>
      </w:r>
    </w:p>
  </w:footnote>
  <w:footnote w:id="1">
    <w:p w14:paraId="005D8B98" w14:textId="5699BB61" w:rsidR="008A3FC0" w:rsidRPr="00FF4EA6" w:rsidRDefault="008A3FC0">
      <w:pPr>
        <w:pStyle w:val="FootnoteText"/>
        <w:rPr>
          <w:lang w:val="en-CA"/>
        </w:rPr>
      </w:pPr>
      <w:r>
        <w:rPr>
          <w:rStyle w:val="FootnoteReference"/>
        </w:rPr>
        <w:footnoteRef/>
      </w:r>
      <w:r>
        <w:t xml:space="preserve"> </w:t>
      </w:r>
      <w:r w:rsidRPr="00FF4EA6">
        <w:t>https://github.com/dgarijo/Widoco</w:t>
      </w:r>
    </w:p>
  </w:footnote>
  <w:footnote w:id="2">
    <w:p w14:paraId="2A27582E" w14:textId="72F030AB" w:rsidR="008A3FC0" w:rsidRPr="008C1769" w:rsidRDefault="008A3FC0"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8A3FC0" w:rsidRDefault="008A3FC0">
      <w:pPr>
        <w:pStyle w:val="FootnoteText"/>
      </w:pPr>
      <w:r>
        <w:rPr>
          <w:rStyle w:val="FootnoteReference"/>
        </w:rPr>
        <w:footnoteRef/>
      </w:r>
      <w:r>
        <w:t xml:space="preserve"> </w:t>
      </w:r>
      <w:r w:rsidRPr="009A36FB">
        <w:t>https://www.w3.org/TR/owl-time/</w:t>
      </w:r>
    </w:p>
  </w:footnote>
  <w:footnote w:id="4">
    <w:p w14:paraId="2926F4D4" w14:textId="77777777" w:rsidR="008A3FC0" w:rsidRDefault="008A3FC0"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8A3FC0" w:rsidRPr="00FE13B1" w:rsidRDefault="008A3FC0">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8A3FC0" w:rsidRPr="008E7C02" w:rsidRDefault="008A3FC0"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8A3FC0" w:rsidRPr="00BD4EF4" w:rsidRDefault="008A3FC0" w:rsidP="00E80D3C">
      <w:r>
        <w:rPr>
          <w:rStyle w:val="FootnoteReference"/>
        </w:rPr>
        <w:footnoteRef/>
      </w:r>
      <w:r>
        <w:t xml:space="preserve"> </w:t>
      </w:r>
      <w:r w:rsidRPr="00B74DA0">
        <w:rPr>
          <w:sz w:val="20"/>
        </w:rPr>
        <w:t>http://ontology.eil.utoronto.ca/GCI/Foundation/GCI-Foundation-v2.owl#</w:t>
      </w:r>
    </w:p>
    <w:p w14:paraId="4AE1EB08" w14:textId="6D90AB37" w:rsidR="008A3FC0" w:rsidRPr="00E80D3C" w:rsidRDefault="008A3FC0">
      <w:pPr>
        <w:pStyle w:val="FootnoteText"/>
        <w:rPr>
          <w:lang w:val="en-CA"/>
        </w:rPr>
      </w:pPr>
    </w:p>
  </w:footnote>
  <w:footnote w:id="8">
    <w:p w14:paraId="717C987B" w14:textId="77777777" w:rsidR="008A3FC0" w:rsidRPr="008B5808" w:rsidRDefault="008A3FC0"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8A3FC0" w:rsidRPr="00046E73" w:rsidRDefault="008A3FC0">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8A3FC0" w:rsidRDefault="008A3FC0">
      <w:pPr>
        <w:pStyle w:val="FootnoteText"/>
      </w:pPr>
      <w:r>
        <w:rPr>
          <w:rStyle w:val="FootnoteReference"/>
        </w:rPr>
        <w:footnoteRef/>
      </w:r>
      <w:r>
        <w:t xml:space="preserve"> </w:t>
      </w:r>
      <w:r w:rsidRPr="00827DD8">
        <w:t>http://schema.org/</w:t>
      </w:r>
    </w:p>
  </w:footnote>
  <w:footnote w:id="11">
    <w:p w14:paraId="4E061129" w14:textId="77777777" w:rsidR="008A3FC0" w:rsidRDefault="008A3FC0">
      <w:pPr>
        <w:pStyle w:val="FootnoteText"/>
      </w:pPr>
      <w:r>
        <w:rPr>
          <w:rStyle w:val="FootnoteReference"/>
        </w:rPr>
        <w:footnoteRef/>
      </w:r>
      <w:r>
        <w:t xml:space="preserve"> </w:t>
      </w:r>
      <w:r w:rsidRPr="00827DD8">
        <w:t>http://ontology.eil.utoronto.ca/GCI/Shelters/GCI-Shelters.html</w:t>
      </w:r>
    </w:p>
  </w:footnote>
  <w:footnote w:id="12">
    <w:p w14:paraId="59CD3014" w14:textId="77777777" w:rsidR="008A3FC0" w:rsidRDefault="008A3FC0">
      <w:pPr>
        <w:pStyle w:val="FootnoteText"/>
      </w:pPr>
      <w:r>
        <w:rPr>
          <w:rStyle w:val="FootnoteReference"/>
        </w:rPr>
        <w:footnoteRef/>
      </w:r>
      <w:r>
        <w:t xml:space="preserve"> </w:t>
      </w:r>
      <w:r w:rsidRPr="005B2B4C">
        <w:t>http://ontology.eil.utoronto.ca/tove/organization.html</w:t>
      </w:r>
    </w:p>
  </w:footnote>
  <w:footnote w:id="13">
    <w:p w14:paraId="2EAE6E34" w14:textId="77777777" w:rsidR="008A3FC0" w:rsidRDefault="008A3FC0"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8A3FC0" w:rsidRPr="001A792D" w:rsidRDefault="008A3FC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8A3FC0" w:rsidRDefault="008A3FC0">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8A3FC0" w:rsidRPr="00461993" w:rsidRDefault="008A3FC0" w:rsidP="00461993">
      <w:r>
        <w:rPr>
          <w:rStyle w:val="FootnoteReference"/>
        </w:rPr>
        <w:footnoteRef/>
      </w:r>
      <w:r>
        <w:t xml:space="preserve"> </w:t>
      </w:r>
      <w:r w:rsidRPr="00461993">
        <w:t>http://www.w3.org/2006/time#January</w:t>
      </w:r>
    </w:p>
  </w:footnote>
  <w:footnote w:id="17">
    <w:p w14:paraId="511019FB" w14:textId="31BE8285" w:rsidR="008A3FC0" w:rsidRPr="00A84A0A" w:rsidRDefault="008A3FC0">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8A3FC0" w:rsidRPr="00FE42D1" w:rsidRDefault="008A3FC0">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19">
    <w:p w14:paraId="433B9CF0" w14:textId="67990B2B" w:rsidR="008A3FC0" w:rsidRPr="005A5BC5" w:rsidRDefault="008A3FC0">
      <w:pPr>
        <w:pStyle w:val="FootnoteText"/>
        <w:rPr>
          <w:lang w:val="en-CA"/>
        </w:rPr>
      </w:pPr>
      <w:r>
        <w:rPr>
          <w:rStyle w:val="FootnoteReference"/>
        </w:rPr>
        <w:footnoteRef/>
      </w:r>
      <w:r>
        <w:t xml:space="preserve"> </w:t>
      </w:r>
      <w:r>
        <w:rPr>
          <w:lang w:val="en-CA"/>
        </w:rPr>
        <w:t>Note: the precise formalism of this query will vary depending on the triple store and how it has implemented the required GeoSPARQL functions. If no GeoSPARQL or other similar spatial functions have been implemented, then this query may not be successfully answered. In some cases it may be possible that the spatial relations of interest are pre-computed and populated in the triple store.</w:t>
      </w:r>
    </w:p>
  </w:footnote>
  <w:footnote w:id="20">
    <w:p w14:paraId="3D4B6790" w14:textId="737AFB82" w:rsidR="008A3FC0" w:rsidRPr="00020C6E" w:rsidRDefault="008A3FC0">
      <w:pPr>
        <w:pStyle w:val="FootnoteText"/>
        <w:rPr>
          <w:lang w:val="en-CA"/>
        </w:rPr>
      </w:pPr>
      <w:r>
        <w:rPr>
          <w:rStyle w:val="FootnoteReference"/>
        </w:rPr>
        <w:footnoteRef/>
      </w:r>
      <w:r>
        <w:t xml:space="preserve"> </w:t>
      </w:r>
      <w:r w:rsidRPr="00020C6E">
        <w:t>http://ld-r.org</w:t>
      </w:r>
    </w:p>
  </w:footnote>
  <w:footnote w:id="21">
    <w:p w14:paraId="33DA1B45" w14:textId="77777777" w:rsidR="008A3FC0" w:rsidRPr="00FB098B" w:rsidRDefault="008A3FC0" w:rsidP="007B4B5D">
      <w:pPr>
        <w:pStyle w:val="FootnoteText"/>
        <w:rPr>
          <w:lang w:val="en-CA"/>
        </w:rPr>
      </w:pPr>
      <w:r>
        <w:rPr>
          <w:rStyle w:val="FootnoteReference"/>
        </w:rPr>
        <w:footnoteRef/>
      </w:r>
      <w:r>
        <w:t xml:space="preserve"> </w:t>
      </w:r>
      <w:r w:rsidRPr="00FB098B">
        <w:t>http://ld-r.org/docs/configFacets.html</w:t>
      </w:r>
    </w:p>
  </w:footnote>
  <w:footnote w:id="22">
    <w:p w14:paraId="7E3878FB" w14:textId="7C4D9088" w:rsidR="008A3FC0" w:rsidRPr="00D379A5" w:rsidRDefault="008A3FC0">
      <w:pPr>
        <w:pStyle w:val="FootnoteText"/>
        <w:rPr>
          <w:lang w:val="en-CA"/>
        </w:rPr>
      </w:pPr>
      <w:r>
        <w:rPr>
          <w:rStyle w:val="FootnoteReference"/>
        </w:rPr>
        <w:footnoteRef/>
      </w:r>
      <w:r>
        <w:t xml:space="preserve"> </w:t>
      </w:r>
      <w:r w:rsidRPr="00D379A5">
        <w:t>https://virtuoso.openlinksw.com</w:t>
      </w:r>
    </w:p>
  </w:footnote>
  <w:footnote w:id="23">
    <w:p w14:paraId="0F29DEC6" w14:textId="77777777" w:rsidR="008A3FC0" w:rsidRPr="00FE081C" w:rsidRDefault="008A3FC0" w:rsidP="0024077A">
      <w:pPr>
        <w:pStyle w:val="FootnoteText"/>
        <w:rPr>
          <w:lang w:val="en-CA"/>
        </w:rPr>
      </w:pPr>
      <w:r>
        <w:rPr>
          <w:rStyle w:val="FootnoteReference"/>
        </w:rPr>
        <w:footnoteRef/>
      </w:r>
      <w:r>
        <w:t xml:space="preserve"> </w:t>
      </w:r>
      <w:r w:rsidRPr="00FE081C">
        <w:t>http://usc-isi-i2.github.io/karma/</w:t>
      </w:r>
    </w:p>
  </w:footnote>
  <w:footnote w:id="24">
    <w:p w14:paraId="6A382F34" w14:textId="77777777" w:rsidR="008A3FC0" w:rsidRPr="001517C5" w:rsidRDefault="008A3FC0" w:rsidP="002439B1">
      <w:pPr>
        <w:pStyle w:val="FootnoteText"/>
        <w:rPr>
          <w:lang w:val="en-CA"/>
        </w:rPr>
      </w:pPr>
      <w:r>
        <w:rPr>
          <w:rStyle w:val="FootnoteReference"/>
        </w:rPr>
        <w:footnoteRef/>
      </w:r>
      <w:r>
        <w:t xml:space="preserve"> </w:t>
      </w:r>
      <w:r w:rsidRPr="001517C5">
        <w:t>https://owlready2.readthedocs.io/en/latest/</w:t>
      </w:r>
    </w:p>
  </w:footnote>
  <w:footnote w:id="25">
    <w:p w14:paraId="5BBD24CA" w14:textId="775A8BC3" w:rsidR="008A3FC0" w:rsidRPr="00915792" w:rsidRDefault="008A3FC0">
      <w:pPr>
        <w:pStyle w:val="FootnoteText"/>
        <w:rPr>
          <w:lang w:val="en-CA"/>
        </w:rPr>
      </w:pPr>
      <w:r>
        <w:rPr>
          <w:rStyle w:val="FootnoteReference"/>
        </w:rPr>
        <w:footnoteRef/>
      </w:r>
      <w:r>
        <w:t xml:space="preserve"> </w:t>
      </w:r>
      <w:r w:rsidRPr="00915792">
        <w:t>http://rdflib.readthedocs.io</w:t>
      </w:r>
    </w:p>
  </w:footnote>
  <w:footnote w:id="26">
    <w:p w14:paraId="22C94C61" w14:textId="120EAD93" w:rsidR="008A3FC0" w:rsidRPr="00053538" w:rsidRDefault="008A3FC0">
      <w:pPr>
        <w:pStyle w:val="FootnoteText"/>
        <w:rPr>
          <w:lang w:val="en-CA"/>
        </w:rPr>
      </w:pPr>
      <w:r>
        <w:rPr>
          <w:rStyle w:val="FootnoteReference"/>
        </w:rPr>
        <w:footnoteRef/>
      </w:r>
      <w:r>
        <w:t xml:space="preserve"> </w:t>
      </w:r>
      <w:r w:rsidRPr="00053538">
        <w:t>https://www.w3.org/TR/r2rml/</w:t>
      </w:r>
    </w:p>
  </w:footnote>
  <w:footnote w:id="27">
    <w:p w14:paraId="5F58FA41" w14:textId="77777777" w:rsidR="008A3FC0" w:rsidRPr="00846739" w:rsidRDefault="008A3FC0" w:rsidP="0015597C">
      <w:pPr>
        <w:pStyle w:val="FootnoteText"/>
        <w:rPr>
          <w:lang w:val="en-CA"/>
        </w:rPr>
      </w:pPr>
      <w:r>
        <w:rPr>
          <w:rStyle w:val="FootnoteReference"/>
        </w:rPr>
        <w:footnoteRef/>
      </w:r>
      <w:r>
        <w:t xml:space="preserve"> </w:t>
      </w:r>
      <w:r w:rsidRPr="00846739">
        <w:t>http://usc-isi-i2.github.io/karma/</w:t>
      </w:r>
    </w:p>
  </w:footnote>
  <w:footnote w:id="28">
    <w:p w14:paraId="687F46B9" w14:textId="6CDC98EF" w:rsidR="008A3FC0" w:rsidRPr="002F5FC7" w:rsidRDefault="008A3FC0">
      <w:pPr>
        <w:pStyle w:val="FootnoteText"/>
        <w:rPr>
          <w:lang w:val="en-CA"/>
        </w:rPr>
      </w:pPr>
      <w:r>
        <w:rPr>
          <w:rStyle w:val="FootnoteReference"/>
        </w:rPr>
        <w:footnoteRef/>
      </w:r>
      <w:r>
        <w:t xml:space="preserve"> </w:t>
      </w:r>
      <w:r w:rsidRPr="002F5FC7">
        <w:t>http://www.obdasystems.com/mastro</w:t>
      </w:r>
    </w:p>
  </w:footnote>
  <w:footnote w:id="29">
    <w:p w14:paraId="7524A6C7" w14:textId="7A5ECFDB" w:rsidR="008A3FC0" w:rsidRPr="002F5FC7" w:rsidRDefault="008A3FC0">
      <w:pPr>
        <w:pStyle w:val="FootnoteText"/>
        <w:rPr>
          <w:lang w:val="en-CA"/>
        </w:rPr>
      </w:pPr>
      <w:r>
        <w:rPr>
          <w:rStyle w:val="FootnoteReference"/>
        </w:rPr>
        <w:footnoteRef/>
      </w:r>
      <w:r>
        <w:t xml:space="preserve"> </w:t>
      </w:r>
      <w:r w:rsidRPr="002F5FC7">
        <w:t>https://ontop-vkg.org</w:t>
      </w:r>
    </w:p>
  </w:footnote>
  <w:footnote w:id="30">
    <w:p w14:paraId="73856734" w14:textId="77777777" w:rsidR="008A3FC0" w:rsidRPr="00E9694B" w:rsidRDefault="008A3FC0" w:rsidP="0015597C">
      <w:r>
        <w:rPr>
          <w:rStyle w:val="FootnoteReference"/>
        </w:rPr>
        <w:footnoteRef/>
      </w:r>
      <w:r>
        <w:t xml:space="preserve"> </w:t>
      </w:r>
      <w:r w:rsidRPr="00E9694B">
        <w:t>https://github.com/usc-isi-i2/Web-Karma/wiki/Batch-Mode-for-RDF-Generation</w:t>
      </w:r>
    </w:p>
    <w:p w14:paraId="5FD51CB1" w14:textId="77777777" w:rsidR="008A3FC0" w:rsidRPr="00E9694B" w:rsidRDefault="008A3FC0" w:rsidP="0015597C">
      <w:pPr>
        <w:pStyle w:val="FootnoteText"/>
        <w:rPr>
          <w:lang w:val="en-CA"/>
        </w:rPr>
      </w:pPr>
    </w:p>
  </w:footnote>
  <w:footnote w:id="31">
    <w:p w14:paraId="4D1CEA16" w14:textId="77777777" w:rsidR="00094FF5" w:rsidRPr="00094FF5" w:rsidRDefault="00094FF5" w:rsidP="00094FF5">
      <w:pPr>
        <w:pStyle w:val="FootnoteText"/>
        <w:rPr>
          <w:lang w:val="en-CA"/>
        </w:rPr>
      </w:pPr>
      <w:r>
        <w:rPr>
          <w:rStyle w:val="FootnoteReference"/>
        </w:rPr>
        <w:footnoteRef/>
      </w:r>
      <w:r>
        <w:t xml:space="preserve"> </w:t>
      </w:r>
      <w:r w:rsidRPr="00C353D6">
        <w:t>http://semver.org/</w:t>
      </w:r>
    </w:p>
  </w:footnote>
  <w:footnote w:id="32">
    <w:p w14:paraId="34B59A19" w14:textId="77777777" w:rsidR="008A3FC0" w:rsidRPr="009B3C10" w:rsidRDefault="008A3FC0" w:rsidP="00DE663F">
      <w:pPr>
        <w:pStyle w:val="FootnoteText"/>
        <w:rPr>
          <w:lang w:val="en-CA"/>
        </w:rPr>
      </w:pPr>
      <w:r>
        <w:rPr>
          <w:rStyle w:val="FootnoteReference"/>
        </w:rPr>
        <w:footnoteRef/>
      </w:r>
      <w:r>
        <w:t xml:space="preserve"> </w:t>
      </w:r>
    </w:p>
  </w:footnote>
  <w:footnote w:id="33">
    <w:p w14:paraId="728995B4" w14:textId="32478919" w:rsidR="008A3FC0" w:rsidRPr="0046391E" w:rsidRDefault="008A3FC0">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 w:id="34">
    <w:p w14:paraId="1E94CA35" w14:textId="77777777" w:rsidR="008A3FC0" w:rsidRPr="002569AE" w:rsidRDefault="008A3FC0" w:rsidP="002660E6">
      <w:pPr>
        <w:pStyle w:val="FootnoteText"/>
        <w:rPr>
          <w:lang w:val="en-CA"/>
        </w:rPr>
      </w:pPr>
      <w:r>
        <w:rPr>
          <w:rStyle w:val="FootnoteReference"/>
        </w:rPr>
        <w:footnoteRef/>
      </w:r>
      <w:r>
        <w:t xml:space="preserve"> </w:t>
      </w:r>
      <w:r w:rsidRPr="002569AE">
        <w:t>http://gruff.allegrograph.com:10035/doc/geospatial-nd-tutorial.html#geo-intro</w:t>
      </w:r>
    </w:p>
  </w:footnote>
  <w:footnote w:id="35">
    <w:p w14:paraId="4D1E1ABC" w14:textId="77777777" w:rsidR="008A3FC0" w:rsidRPr="00747A61" w:rsidRDefault="008A3FC0" w:rsidP="002660E6">
      <w:pPr>
        <w:pStyle w:val="FootnoteText"/>
        <w:rPr>
          <w:lang w:val="en-CA"/>
        </w:rPr>
      </w:pPr>
      <w:r>
        <w:rPr>
          <w:rStyle w:val="FootnoteReference"/>
        </w:rPr>
        <w:footnoteRef/>
      </w:r>
      <w:r>
        <w:t xml:space="preserve"> </w:t>
      </w:r>
      <w:r w:rsidRPr="00747A61">
        <w:t>http://gruff.allegrograph.com:10035/doc/magic-properties.html</w:t>
      </w:r>
    </w:p>
  </w:footnote>
  <w:footnote w:id="36">
    <w:p w14:paraId="16F48314" w14:textId="77777777" w:rsidR="008A3FC0" w:rsidRPr="00CC6A63" w:rsidRDefault="008A3FC0" w:rsidP="002660E6">
      <w:pPr>
        <w:pStyle w:val="FootnoteText"/>
        <w:rPr>
          <w:lang w:val="en-CA"/>
        </w:rPr>
      </w:pPr>
      <w:r>
        <w:rPr>
          <w:rStyle w:val="FootnoteReference"/>
        </w:rPr>
        <w:footnoteRef/>
      </w:r>
      <w:r>
        <w:t xml:space="preserve"> </w:t>
      </w:r>
      <w:r>
        <w:rPr>
          <w:lang w:val="en-CA"/>
        </w:rPr>
        <w:t>Note: this requires the use of the group by function, it’s not clear whether the mapping file will also capture the grouping transformation, or if the mapping function will need to be applied to a “grouped” input file. We may need to transform the file a priori for automated mappings.</w:t>
      </w:r>
    </w:p>
  </w:footnote>
  <w:footnote w:id="37">
    <w:p w14:paraId="762E049E" w14:textId="77777777" w:rsidR="008A3FC0" w:rsidRPr="00115140" w:rsidRDefault="008A3FC0" w:rsidP="00797143">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38">
    <w:p w14:paraId="5E741D67" w14:textId="77777777" w:rsidR="008A3FC0" w:rsidRPr="00115140" w:rsidRDefault="008A3FC0" w:rsidP="00797143">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03DDB"/>
    <w:multiLevelType w:val="hybridMultilevel"/>
    <w:tmpl w:val="85AE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A5A57"/>
    <w:multiLevelType w:val="hybridMultilevel"/>
    <w:tmpl w:val="0C660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02129"/>
    <w:multiLevelType w:val="hybridMultilevel"/>
    <w:tmpl w:val="C44AFD54"/>
    <w:lvl w:ilvl="0" w:tplc="1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72770E"/>
    <w:multiLevelType w:val="hybridMultilevel"/>
    <w:tmpl w:val="4A0E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30712"/>
    <w:multiLevelType w:val="hybridMultilevel"/>
    <w:tmpl w:val="DBB4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8B207A"/>
    <w:multiLevelType w:val="hybridMultilevel"/>
    <w:tmpl w:val="2D0EF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F44053"/>
    <w:multiLevelType w:val="hybridMultilevel"/>
    <w:tmpl w:val="FC004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001CFA"/>
    <w:multiLevelType w:val="hybridMultilevel"/>
    <w:tmpl w:val="D096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4336BF"/>
    <w:multiLevelType w:val="hybridMultilevel"/>
    <w:tmpl w:val="833877B4"/>
    <w:lvl w:ilvl="0" w:tplc="E4402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B84F89"/>
    <w:multiLevelType w:val="hybridMultilevel"/>
    <w:tmpl w:val="EC94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FA7674"/>
    <w:multiLevelType w:val="hybridMultilevel"/>
    <w:tmpl w:val="4DA8951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38EC027F"/>
    <w:multiLevelType w:val="hybridMultilevel"/>
    <w:tmpl w:val="F234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F01DAD"/>
    <w:multiLevelType w:val="hybridMultilevel"/>
    <w:tmpl w:val="D85A9E24"/>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6FEAC28E">
      <w:start w:val="9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2756DF"/>
    <w:multiLevelType w:val="hybridMultilevel"/>
    <w:tmpl w:val="BFCC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2E3A65"/>
    <w:multiLevelType w:val="hybridMultilevel"/>
    <w:tmpl w:val="CC72B0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415B1368"/>
    <w:multiLevelType w:val="hybridMultilevel"/>
    <w:tmpl w:val="71F0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A70CA2"/>
    <w:multiLevelType w:val="hybridMultilevel"/>
    <w:tmpl w:val="B8565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482680"/>
    <w:multiLevelType w:val="hybridMultilevel"/>
    <w:tmpl w:val="50F2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1B36D8"/>
    <w:multiLevelType w:val="hybridMultilevel"/>
    <w:tmpl w:val="40E6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FE185C"/>
    <w:multiLevelType w:val="hybridMultilevel"/>
    <w:tmpl w:val="7B5A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4E5223"/>
    <w:multiLevelType w:val="hybridMultilevel"/>
    <w:tmpl w:val="4FDE7646"/>
    <w:lvl w:ilvl="0" w:tplc="E656FA46">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955554"/>
    <w:multiLevelType w:val="multilevel"/>
    <w:tmpl w:val="E5AA2F1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15:restartNumberingAfterBreak="0">
    <w:nsid w:val="584C2A3C"/>
    <w:multiLevelType w:val="hybridMultilevel"/>
    <w:tmpl w:val="7FBE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8A425E"/>
    <w:multiLevelType w:val="hybridMultilevel"/>
    <w:tmpl w:val="ADF65F6C"/>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15:restartNumberingAfterBreak="0">
    <w:nsid w:val="5CDD5D89"/>
    <w:multiLevelType w:val="multilevel"/>
    <w:tmpl w:val="485C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F32CCA"/>
    <w:multiLevelType w:val="hybridMultilevel"/>
    <w:tmpl w:val="04487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274FFA"/>
    <w:multiLevelType w:val="hybridMultilevel"/>
    <w:tmpl w:val="F9DA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90428B"/>
    <w:multiLevelType w:val="hybridMultilevel"/>
    <w:tmpl w:val="3D80E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652CC9"/>
    <w:multiLevelType w:val="hybridMultilevel"/>
    <w:tmpl w:val="4DA8951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6E6A63"/>
    <w:multiLevelType w:val="hybridMultilevel"/>
    <w:tmpl w:val="5FA26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 w15:restartNumberingAfterBreak="0">
    <w:nsid w:val="70053FBD"/>
    <w:multiLevelType w:val="hybridMultilevel"/>
    <w:tmpl w:val="CE48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1272F06"/>
    <w:multiLevelType w:val="hybridMultilevel"/>
    <w:tmpl w:val="4D16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2B5FFF"/>
    <w:multiLevelType w:val="hybridMultilevel"/>
    <w:tmpl w:val="000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A6D7253"/>
    <w:multiLevelType w:val="hybridMultilevel"/>
    <w:tmpl w:val="32728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BED0DFE"/>
    <w:multiLevelType w:val="hybridMultilevel"/>
    <w:tmpl w:val="0288662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9"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FF54034"/>
    <w:multiLevelType w:val="multilevel"/>
    <w:tmpl w:val="8BA2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72"/>
  </w:num>
  <w:num w:numId="3">
    <w:abstractNumId w:val="4"/>
  </w:num>
  <w:num w:numId="4">
    <w:abstractNumId w:val="24"/>
  </w:num>
  <w:num w:numId="5">
    <w:abstractNumId w:val="65"/>
  </w:num>
  <w:num w:numId="6">
    <w:abstractNumId w:val="80"/>
  </w:num>
  <w:num w:numId="7">
    <w:abstractNumId w:val="48"/>
  </w:num>
  <w:num w:numId="8">
    <w:abstractNumId w:val="76"/>
  </w:num>
  <w:num w:numId="9">
    <w:abstractNumId w:val="79"/>
  </w:num>
  <w:num w:numId="10">
    <w:abstractNumId w:val="17"/>
  </w:num>
  <w:num w:numId="11">
    <w:abstractNumId w:val="30"/>
  </w:num>
  <w:num w:numId="12">
    <w:abstractNumId w:val="28"/>
  </w:num>
  <w:num w:numId="13">
    <w:abstractNumId w:val="59"/>
  </w:num>
  <w:num w:numId="14">
    <w:abstractNumId w:val="74"/>
  </w:num>
  <w:num w:numId="15">
    <w:abstractNumId w:val="58"/>
  </w:num>
  <w:num w:numId="16">
    <w:abstractNumId w:val="0"/>
  </w:num>
  <w:num w:numId="17">
    <w:abstractNumId w:val="22"/>
  </w:num>
  <w:num w:numId="18">
    <w:abstractNumId w:val="5"/>
  </w:num>
  <w:num w:numId="19">
    <w:abstractNumId w:val="34"/>
  </w:num>
  <w:num w:numId="20">
    <w:abstractNumId w:val="64"/>
  </w:num>
  <w:num w:numId="21">
    <w:abstractNumId w:val="52"/>
  </w:num>
  <w:num w:numId="22">
    <w:abstractNumId w:val="62"/>
  </w:num>
  <w:num w:numId="23">
    <w:abstractNumId w:val="20"/>
  </w:num>
  <w:num w:numId="24">
    <w:abstractNumId w:val="23"/>
  </w:num>
  <w:num w:numId="25">
    <w:abstractNumId w:val="44"/>
  </w:num>
  <w:num w:numId="26">
    <w:abstractNumId w:val="25"/>
  </w:num>
  <w:num w:numId="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3"/>
  </w:num>
  <w:num w:numId="29">
    <w:abstractNumId w:val="70"/>
  </w:num>
  <w:num w:numId="30">
    <w:abstractNumId w:val="51"/>
  </w:num>
  <w:num w:numId="31">
    <w:abstractNumId w:val="26"/>
  </w:num>
  <w:num w:numId="32">
    <w:abstractNumId w:val="71"/>
  </w:num>
  <w:num w:numId="33">
    <w:abstractNumId w:val="3"/>
  </w:num>
  <w:num w:numId="34">
    <w:abstractNumId w:val="16"/>
  </w:num>
  <w:num w:numId="35">
    <w:abstractNumId w:val="43"/>
  </w:num>
  <w:num w:numId="36">
    <w:abstractNumId w:val="41"/>
  </w:num>
  <w:num w:numId="37">
    <w:abstractNumId w:val="10"/>
  </w:num>
  <w:num w:numId="38">
    <w:abstractNumId w:val="61"/>
  </w:num>
  <w:num w:numId="39">
    <w:abstractNumId w:val="27"/>
  </w:num>
  <w:num w:numId="40">
    <w:abstractNumId w:val="14"/>
  </w:num>
  <w:num w:numId="41">
    <w:abstractNumId w:val="13"/>
  </w:num>
  <w:num w:numId="42">
    <w:abstractNumId w:val="1"/>
  </w:num>
  <w:num w:numId="43">
    <w:abstractNumId w:val="63"/>
  </w:num>
  <w:num w:numId="44">
    <w:abstractNumId w:val="33"/>
  </w:num>
  <w:num w:numId="45">
    <w:abstractNumId w:val="15"/>
  </w:num>
  <w:num w:numId="46">
    <w:abstractNumId w:val="67"/>
  </w:num>
  <w:num w:numId="47">
    <w:abstractNumId w:val="50"/>
  </w:num>
  <w:num w:numId="48">
    <w:abstractNumId w:val="2"/>
  </w:num>
  <w:num w:numId="49">
    <w:abstractNumId w:val="75"/>
  </w:num>
  <w:num w:numId="50">
    <w:abstractNumId w:val="36"/>
  </w:num>
  <w:num w:numId="51">
    <w:abstractNumId w:val="40"/>
  </w:num>
  <w:num w:numId="52">
    <w:abstractNumId w:val="56"/>
  </w:num>
  <w:num w:numId="53">
    <w:abstractNumId w:val="68"/>
  </w:num>
  <w:num w:numId="54">
    <w:abstractNumId w:val="38"/>
  </w:num>
  <w:num w:numId="55">
    <w:abstractNumId w:val="55"/>
  </w:num>
  <w:num w:numId="56">
    <w:abstractNumId w:val="69"/>
  </w:num>
  <w:num w:numId="57">
    <w:abstractNumId w:val="77"/>
  </w:num>
  <w:num w:numId="58">
    <w:abstractNumId w:val="54"/>
  </w:num>
  <w:num w:numId="59">
    <w:abstractNumId w:val="6"/>
  </w:num>
  <w:num w:numId="60">
    <w:abstractNumId w:val="42"/>
  </w:num>
  <w:num w:numId="61">
    <w:abstractNumId w:val="12"/>
  </w:num>
  <w:num w:numId="62">
    <w:abstractNumId w:val="19"/>
  </w:num>
  <w:num w:numId="63">
    <w:abstractNumId w:val="45"/>
  </w:num>
  <w:num w:numId="64">
    <w:abstractNumId w:val="66"/>
  </w:num>
  <w:num w:numId="65">
    <w:abstractNumId w:val="60"/>
  </w:num>
  <w:num w:numId="66">
    <w:abstractNumId w:val="7"/>
  </w:num>
  <w:num w:numId="67">
    <w:abstractNumId w:val="21"/>
  </w:num>
  <w:num w:numId="68">
    <w:abstractNumId w:val="35"/>
  </w:num>
  <w:num w:numId="69">
    <w:abstractNumId w:val="29"/>
  </w:num>
  <w:num w:numId="70">
    <w:abstractNumId w:val="39"/>
  </w:num>
  <w:num w:numId="71">
    <w:abstractNumId w:val="11"/>
  </w:num>
  <w:num w:numId="72">
    <w:abstractNumId w:val="18"/>
  </w:num>
  <w:num w:numId="73">
    <w:abstractNumId w:val="37"/>
  </w:num>
  <w:num w:numId="74">
    <w:abstractNumId w:val="47"/>
  </w:num>
  <w:num w:numId="75">
    <w:abstractNumId w:val="32"/>
  </w:num>
  <w:num w:numId="76">
    <w:abstractNumId w:val="9"/>
  </w:num>
  <w:num w:numId="77">
    <w:abstractNumId w:val="78"/>
  </w:num>
  <w:num w:numId="78">
    <w:abstractNumId w:val="31"/>
  </w:num>
  <w:num w:numId="79">
    <w:abstractNumId w:val="49"/>
  </w:num>
  <w:num w:numId="80">
    <w:abstractNumId w:val="81"/>
  </w:num>
  <w:num w:numId="81">
    <w:abstractNumId w:val="53"/>
  </w:num>
  <w:num w:numId="82">
    <w:abstractNumId w:val="8"/>
  </w:num>
  <w:num w:numId="83">
    <w:abstractNumId w:val="57"/>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AD" w15:userId="S::megan.katsumi@utoronto.ca::284c8d73-5dbc-4b14-88ae-142993c43acb"/>
  </w15:person>
  <w15:person w15:author="Megan Katsumi [2]">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1DAE"/>
    <w:rsid w:val="00002232"/>
    <w:rsid w:val="00003230"/>
    <w:rsid w:val="00003303"/>
    <w:rsid w:val="00003764"/>
    <w:rsid w:val="00004241"/>
    <w:rsid w:val="000050A4"/>
    <w:rsid w:val="0000590A"/>
    <w:rsid w:val="00005C26"/>
    <w:rsid w:val="00007795"/>
    <w:rsid w:val="0001086A"/>
    <w:rsid w:val="000117A5"/>
    <w:rsid w:val="00011C71"/>
    <w:rsid w:val="00011CCB"/>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0A0"/>
    <w:rsid w:val="00033962"/>
    <w:rsid w:val="00033AA0"/>
    <w:rsid w:val="00034B8F"/>
    <w:rsid w:val="000356F4"/>
    <w:rsid w:val="0003690F"/>
    <w:rsid w:val="00036AF1"/>
    <w:rsid w:val="00037609"/>
    <w:rsid w:val="0003795F"/>
    <w:rsid w:val="00037CEC"/>
    <w:rsid w:val="000407A9"/>
    <w:rsid w:val="00040F7C"/>
    <w:rsid w:val="00041E49"/>
    <w:rsid w:val="0004205B"/>
    <w:rsid w:val="000428DE"/>
    <w:rsid w:val="00043D02"/>
    <w:rsid w:val="00043DB0"/>
    <w:rsid w:val="00043F71"/>
    <w:rsid w:val="00044769"/>
    <w:rsid w:val="00045329"/>
    <w:rsid w:val="00045BC5"/>
    <w:rsid w:val="00045BFD"/>
    <w:rsid w:val="000466FC"/>
    <w:rsid w:val="0004677B"/>
    <w:rsid w:val="00046E73"/>
    <w:rsid w:val="000511A3"/>
    <w:rsid w:val="00051B1E"/>
    <w:rsid w:val="00051B45"/>
    <w:rsid w:val="00053538"/>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4FF5"/>
    <w:rsid w:val="00095D0A"/>
    <w:rsid w:val="0009707F"/>
    <w:rsid w:val="00097404"/>
    <w:rsid w:val="0009778C"/>
    <w:rsid w:val="000A017C"/>
    <w:rsid w:val="000A050E"/>
    <w:rsid w:val="000A1035"/>
    <w:rsid w:val="000A1CC3"/>
    <w:rsid w:val="000A1FF2"/>
    <w:rsid w:val="000A2475"/>
    <w:rsid w:val="000A327F"/>
    <w:rsid w:val="000A41BB"/>
    <w:rsid w:val="000A4E28"/>
    <w:rsid w:val="000A4FC4"/>
    <w:rsid w:val="000A50D8"/>
    <w:rsid w:val="000A62D9"/>
    <w:rsid w:val="000A6D60"/>
    <w:rsid w:val="000A7307"/>
    <w:rsid w:val="000B03FD"/>
    <w:rsid w:val="000B0762"/>
    <w:rsid w:val="000B0E5F"/>
    <w:rsid w:val="000B1161"/>
    <w:rsid w:val="000B1AE7"/>
    <w:rsid w:val="000B2172"/>
    <w:rsid w:val="000B268D"/>
    <w:rsid w:val="000B2D6B"/>
    <w:rsid w:val="000B38BF"/>
    <w:rsid w:val="000B4838"/>
    <w:rsid w:val="000B4A16"/>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843"/>
    <w:rsid w:val="000D2B20"/>
    <w:rsid w:val="000D2D51"/>
    <w:rsid w:val="000D3AF9"/>
    <w:rsid w:val="000D4063"/>
    <w:rsid w:val="000D6904"/>
    <w:rsid w:val="000D74C8"/>
    <w:rsid w:val="000D79A3"/>
    <w:rsid w:val="000D79D1"/>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5600"/>
    <w:rsid w:val="000E6398"/>
    <w:rsid w:val="000E65F7"/>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5EB"/>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3BA"/>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C73"/>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17C5"/>
    <w:rsid w:val="001529B8"/>
    <w:rsid w:val="001546EB"/>
    <w:rsid w:val="00154813"/>
    <w:rsid w:val="00155060"/>
    <w:rsid w:val="00155428"/>
    <w:rsid w:val="0015597C"/>
    <w:rsid w:val="00155C21"/>
    <w:rsid w:val="00156222"/>
    <w:rsid w:val="001565C3"/>
    <w:rsid w:val="00157C17"/>
    <w:rsid w:val="00160087"/>
    <w:rsid w:val="0016027A"/>
    <w:rsid w:val="0016067D"/>
    <w:rsid w:val="00161133"/>
    <w:rsid w:val="00161997"/>
    <w:rsid w:val="00163DA5"/>
    <w:rsid w:val="00164066"/>
    <w:rsid w:val="001646D3"/>
    <w:rsid w:val="00164AEB"/>
    <w:rsid w:val="00165031"/>
    <w:rsid w:val="00165B84"/>
    <w:rsid w:val="001668E9"/>
    <w:rsid w:val="00166F85"/>
    <w:rsid w:val="00167AE3"/>
    <w:rsid w:val="0017129E"/>
    <w:rsid w:val="00171ED8"/>
    <w:rsid w:val="0017215C"/>
    <w:rsid w:val="0017276B"/>
    <w:rsid w:val="00172BEE"/>
    <w:rsid w:val="00172C03"/>
    <w:rsid w:val="001731A0"/>
    <w:rsid w:val="001733E0"/>
    <w:rsid w:val="00173F6A"/>
    <w:rsid w:val="0017425A"/>
    <w:rsid w:val="0017456C"/>
    <w:rsid w:val="001754B8"/>
    <w:rsid w:val="00175B0E"/>
    <w:rsid w:val="00175F0A"/>
    <w:rsid w:val="001760B2"/>
    <w:rsid w:val="00176592"/>
    <w:rsid w:val="00176FA5"/>
    <w:rsid w:val="0017710E"/>
    <w:rsid w:val="00177339"/>
    <w:rsid w:val="0017750F"/>
    <w:rsid w:val="001809E9"/>
    <w:rsid w:val="001819C1"/>
    <w:rsid w:val="00181BCD"/>
    <w:rsid w:val="00181DAA"/>
    <w:rsid w:val="00182F91"/>
    <w:rsid w:val="00183346"/>
    <w:rsid w:val="0018346B"/>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169D"/>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B7F62"/>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1E2"/>
    <w:rsid w:val="001D5F7A"/>
    <w:rsid w:val="001D6413"/>
    <w:rsid w:val="001D7226"/>
    <w:rsid w:val="001D7CBC"/>
    <w:rsid w:val="001D7CF9"/>
    <w:rsid w:val="001E0400"/>
    <w:rsid w:val="001E3257"/>
    <w:rsid w:val="001E494D"/>
    <w:rsid w:val="001E4C58"/>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527"/>
    <w:rsid w:val="002016ED"/>
    <w:rsid w:val="00202756"/>
    <w:rsid w:val="00202937"/>
    <w:rsid w:val="002029D7"/>
    <w:rsid w:val="002033BD"/>
    <w:rsid w:val="00203506"/>
    <w:rsid w:val="00203F97"/>
    <w:rsid w:val="002043EA"/>
    <w:rsid w:val="0020475C"/>
    <w:rsid w:val="00204CEE"/>
    <w:rsid w:val="002056D3"/>
    <w:rsid w:val="0020642E"/>
    <w:rsid w:val="00206467"/>
    <w:rsid w:val="002102D5"/>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0D83"/>
    <w:rsid w:val="0022118F"/>
    <w:rsid w:val="00221F28"/>
    <w:rsid w:val="0022226D"/>
    <w:rsid w:val="002232A7"/>
    <w:rsid w:val="002236A1"/>
    <w:rsid w:val="00223738"/>
    <w:rsid w:val="002238A2"/>
    <w:rsid w:val="00224D94"/>
    <w:rsid w:val="002262DA"/>
    <w:rsid w:val="0022726A"/>
    <w:rsid w:val="0022758E"/>
    <w:rsid w:val="002278F3"/>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635"/>
    <w:rsid w:val="0024077A"/>
    <w:rsid w:val="00240C97"/>
    <w:rsid w:val="002417DA"/>
    <w:rsid w:val="002439B1"/>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050"/>
    <w:rsid w:val="002551E6"/>
    <w:rsid w:val="00255B76"/>
    <w:rsid w:val="00257B0C"/>
    <w:rsid w:val="00261D05"/>
    <w:rsid w:val="00261E64"/>
    <w:rsid w:val="00261F7F"/>
    <w:rsid w:val="002626F5"/>
    <w:rsid w:val="00262946"/>
    <w:rsid w:val="002630F2"/>
    <w:rsid w:val="002630FB"/>
    <w:rsid w:val="00263D82"/>
    <w:rsid w:val="00265148"/>
    <w:rsid w:val="00265B46"/>
    <w:rsid w:val="002660E6"/>
    <w:rsid w:val="0026639F"/>
    <w:rsid w:val="0026789E"/>
    <w:rsid w:val="00270463"/>
    <w:rsid w:val="002705E8"/>
    <w:rsid w:val="00270A44"/>
    <w:rsid w:val="00272044"/>
    <w:rsid w:val="002733DB"/>
    <w:rsid w:val="0027394F"/>
    <w:rsid w:val="00273DC2"/>
    <w:rsid w:val="002768AB"/>
    <w:rsid w:val="00276A16"/>
    <w:rsid w:val="00276A22"/>
    <w:rsid w:val="00276E0F"/>
    <w:rsid w:val="002777E9"/>
    <w:rsid w:val="00280336"/>
    <w:rsid w:val="00280350"/>
    <w:rsid w:val="0028054A"/>
    <w:rsid w:val="0028082E"/>
    <w:rsid w:val="00281C77"/>
    <w:rsid w:val="00283F74"/>
    <w:rsid w:val="002840F8"/>
    <w:rsid w:val="00284650"/>
    <w:rsid w:val="00284B0F"/>
    <w:rsid w:val="00285647"/>
    <w:rsid w:val="00285CFF"/>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6BA"/>
    <w:rsid w:val="002C0A46"/>
    <w:rsid w:val="002C20C7"/>
    <w:rsid w:val="002C3BD0"/>
    <w:rsid w:val="002C4AE3"/>
    <w:rsid w:val="002C509E"/>
    <w:rsid w:val="002C59C9"/>
    <w:rsid w:val="002C6657"/>
    <w:rsid w:val="002C6F7E"/>
    <w:rsid w:val="002C727C"/>
    <w:rsid w:val="002C7644"/>
    <w:rsid w:val="002C7E2D"/>
    <w:rsid w:val="002D2251"/>
    <w:rsid w:val="002D49FE"/>
    <w:rsid w:val="002D4ACD"/>
    <w:rsid w:val="002D544C"/>
    <w:rsid w:val="002D7288"/>
    <w:rsid w:val="002D7688"/>
    <w:rsid w:val="002E01DF"/>
    <w:rsid w:val="002E05B8"/>
    <w:rsid w:val="002E08AA"/>
    <w:rsid w:val="002E108E"/>
    <w:rsid w:val="002E15FC"/>
    <w:rsid w:val="002E1D5B"/>
    <w:rsid w:val="002E1FD9"/>
    <w:rsid w:val="002E2080"/>
    <w:rsid w:val="002E21C6"/>
    <w:rsid w:val="002E336F"/>
    <w:rsid w:val="002E361B"/>
    <w:rsid w:val="002E36B4"/>
    <w:rsid w:val="002E36E8"/>
    <w:rsid w:val="002E3B0E"/>
    <w:rsid w:val="002E4131"/>
    <w:rsid w:val="002E4715"/>
    <w:rsid w:val="002E4FD3"/>
    <w:rsid w:val="002E5F98"/>
    <w:rsid w:val="002E611F"/>
    <w:rsid w:val="002E6407"/>
    <w:rsid w:val="002E6C09"/>
    <w:rsid w:val="002E74DC"/>
    <w:rsid w:val="002E7622"/>
    <w:rsid w:val="002F0C0F"/>
    <w:rsid w:val="002F0EF1"/>
    <w:rsid w:val="002F1071"/>
    <w:rsid w:val="002F1647"/>
    <w:rsid w:val="002F1A27"/>
    <w:rsid w:val="002F3DA6"/>
    <w:rsid w:val="002F524C"/>
    <w:rsid w:val="002F5FC7"/>
    <w:rsid w:val="002F60DE"/>
    <w:rsid w:val="002F6849"/>
    <w:rsid w:val="002F69C7"/>
    <w:rsid w:val="002F7C60"/>
    <w:rsid w:val="00300D4D"/>
    <w:rsid w:val="00301CFD"/>
    <w:rsid w:val="003035AB"/>
    <w:rsid w:val="003044E9"/>
    <w:rsid w:val="0030460D"/>
    <w:rsid w:val="00304AAE"/>
    <w:rsid w:val="00304C62"/>
    <w:rsid w:val="00304E42"/>
    <w:rsid w:val="0030608A"/>
    <w:rsid w:val="003073EE"/>
    <w:rsid w:val="003102B4"/>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673"/>
    <w:rsid w:val="00344FDC"/>
    <w:rsid w:val="00345187"/>
    <w:rsid w:val="0034537C"/>
    <w:rsid w:val="00345902"/>
    <w:rsid w:val="00345927"/>
    <w:rsid w:val="00345CD2"/>
    <w:rsid w:val="003463CF"/>
    <w:rsid w:val="0034768F"/>
    <w:rsid w:val="003476E3"/>
    <w:rsid w:val="003477E9"/>
    <w:rsid w:val="00350A50"/>
    <w:rsid w:val="00350BF1"/>
    <w:rsid w:val="00351195"/>
    <w:rsid w:val="00351A5F"/>
    <w:rsid w:val="00352A86"/>
    <w:rsid w:val="0035479B"/>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0824"/>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4CD"/>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381"/>
    <w:rsid w:val="003D39F3"/>
    <w:rsid w:val="003D3B92"/>
    <w:rsid w:val="003D4C7A"/>
    <w:rsid w:val="003D6DED"/>
    <w:rsid w:val="003D6FB3"/>
    <w:rsid w:val="003D75E1"/>
    <w:rsid w:val="003D78DD"/>
    <w:rsid w:val="003E0EEF"/>
    <w:rsid w:val="003E24B8"/>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67C"/>
    <w:rsid w:val="00427874"/>
    <w:rsid w:val="00427BFA"/>
    <w:rsid w:val="0043066A"/>
    <w:rsid w:val="0043074E"/>
    <w:rsid w:val="00430916"/>
    <w:rsid w:val="00430F9E"/>
    <w:rsid w:val="00430FE4"/>
    <w:rsid w:val="00431A50"/>
    <w:rsid w:val="00431BF1"/>
    <w:rsid w:val="00431CAA"/>
    <w:rsid w:val="00432001"/>
    <w:rsid w:val="004322C3"/>
    <w:rsid w:val="00432443"/>
    <w:rsid w:val="00432DF0"/>
    <w:rsid w:val="00432E01"/>
    <w:rsid w:val="004334EA"/>
    <w:rsid w:val="0043356D"/>
    <w:rsid w:val="00433E1D"/>
    <w:rsid w:val="004340BF"/>
    <w:rsid w:val="00434958"/>
    <w:rsid w:val="00435F0D"/>
    <w:rsid w:val="0043630C"/>
    <w:rsid w:val="00436824"/>
    <w:rsid w:val="00436DA8"/>
    <w:rsid w:val="00440C8C"/>
    <w:rsid w:val="0044106C"/>
    <w:rsid w:val="00441CA2"/>
    <w:rsid w:val="00442D85"/>
    <w:rsid w:val="0044381B"/>
    <w:rsid w:val="00443B0A"/>
    <w:rsid w:val="004440CD"/>
    <w:rsid w:val="00444850"/>
    <w:rsid w:val="00445D13"/>
    <w:rsid w:val="004461CA"/>
    <w:rsid w:val="0044650B"/>
    <w:rsid w:val="00446A35"/>
    <w:rsid w:val="00447B80"/>
    <w:rsid w:val="00451410"/>
    <w:rsid w:val="00451828"/>
    <w:rsid w:val="00451959"/>
    <w:rsid w:val="004519E4"/>
    <w:rsid w:val="004523C2"/>
    <w:rsid w:val="004528D5"/>
    <w:rsid w:val="0045302A"/>
    <w:rsid w:val="00453100"/>
    <w:rsid w:val="00453E60"/>
    <w:rsid w:val="00455856"/>
    <w:rsid w:val="00455BD0"/>
    <w:rsid w:val="004604AD"/>
    <w:rsid w:val="00461993"/>
    <w:rsid w:val="00461A80"/>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3FF"/>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6EF2"/>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1E7B"/>
    <w:rsid w:val="004B2921"/>
    <w:rsid w:val="004B31FF"/>
    <w:rsid w:val="004B35BF"/>
    <w:rsid w:val="004B381C"/>
    <w:rsid w:val="004B45F4"/>
    <w:rsid w:val="004B4669"/>
    <w:rsid w:val="004B598C"/>
    <w:rsid w:val="004B5E74"/>
    <w:rsid w:val="004B5EBD"/>
    <w:rsid w:val="004B7120"/>
    <w:rsid w:val="004B72D9"/>
    <w:rsid w:val="004B7F97"/>
    <w:rsid w:val="004C00EA"/>
    <w:rsid w:val="004C15FC"/>
    <w:rsid w:val="004C17AC"/>
    <w:rsid w:val="004C29CD"/>
    <w:rsid w:val="004C2D54"/>
    <w:rsid w:val="004C32B7"/>
    <w:rsid w:val="004C40A9"/>
    <w:rsid w:val="004C60F9"/>
    <w:rsid w:val="004C7583"/>
    <w:rsid w:val="004C7917"/>
    <w:rsid w:val="004C7A6B"/>
    <w:rsid w:val="004D10A9"/>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59B"/>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2CBF"/>
    <w:rsid w:val="005132E8"/>
    <w:rsid w:val="0051387A"/>
    <w:rsid w:val="00514173"/>
    <w:rsid w:val="0051476C"/>
    <w:rsid w:val="00514882"/>
    <w:rsid w:val="005148B3"/>
    <w:rsid w:val="00514D83"/>
    <w:rsid w:val="00515D05"/>
    <w:rsid w:val="00517D8F"/>
    <w:rsid w:val="00517F8F"/>
    <w:rsid w:val="00520123"/>
    <w:rsid w:val="0052055B"/>
    <w:rsid w:val="00520AAA"/>
    <w:rsid w:val="00521EE2"/>
    <w:rsid w:val="00521F4F"/>
    <w:rsid w:val="00522B28"/>
    <w:rsid w:val="00523C35"/>
    <w:rsid w:val="00524196"/>
    <w:rsid w:val="00524288"/>
    <w:rsid w:val="00524B95"/>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DEB"/>
    <w:rsid w:val="00550FC8"/>
    <w:rsid w:val="0055163B"/>
    <w:rsid w:val="00551E2B"/>
    <w:rsid w:val="00552456"/>
    <w:rsid w:val="00553340"/>
    <w:rsid w:val="00553525"/>
    <w:rsid w:val="005548E3"/>
    <w:rsid w:val="005555C9"/>
    <w:rsid w:val="00555FDE"/>
    <w:rsid w:val="0055633A"/>
    <w:rsid w:val="005565E5"/>
    <w:rsid w:val="00556759"/>
    <w:rsid w:val="00556A8D"/>
    <w:rsid w:val="0055741E"/>
    <w:rsid w:val="00557F2D"/>
    <w:rsid w:val="00557F3B"/>
    <w:rsid w:val="00560804"/>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2D6"/>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2D07"/>
    <w:rsid w:val="005A3DFD"/>
    <w:rsid w:val="005A3E9C"/>
    <w:rsid w:val="005A46D2"/>
    <w:rsid w:val="005A47BC"/>
    <w:rsid w:val="005A5B3A"/>
    <w:rsid w:val="005A5BC5"/>
    <w:rsid w:val="005A6FFD"/>
    <w:rsid w:val="005A7ABB"/>
    <w:rsid w:val="005B0AA7"/>
    <w:rsid w:val="005B0DB3"/>
    <w:rsid w:val="005B0E28"/>
    <w:rsid w:val="005B1267"/>
    <w:rsid w:val="005B2B4C"/>
    <w:rsid w:val="005B3B04"/>
    <w:rsid w:val="005B5A71"/>
    <w:rsid w:val="005B6867"/>
    <w:rsid w:val="005B6DF7"/>
    <w:rsid w:val="005B758E"/>
    <w:rsid w:val="005B7CBE"/>
    <w:rsid w:val="005C054E"/>
    <w:rsid w:val="005C0B05"/>
    <w:rsid w:val="005C0FAE"/>
    <w:rsid w:val="005C171B"/>
    <w:rsid w:val="005C1AFC"/>
    <w:rsid w:val="005C1EB3"/>
    <w:rsid w:val="005C2025"/>
    <w:rsid w:val="005C2713"/>
    <w:rsid w:val="005C2DE5"/>
    <w:rsid w:val="005C310A"/>
    <w:rsid w:val="005C4A05"/>
    <w:rsid w:val="005C4DB9"/>
    <w:rsid w:val="005C50A4"/>
    <w:rsid w:val="005C555E"/>
    <w:rsid w:val="005C57A3"/>
    <w:rsid w:val="005C5ABB"/>
    <w:rsid w:val="005C62B3"/>
    <w:rsid w:val="005C7810"/>
    <w:rsid w:val="005D0B2D"/>
    <w:rsid w:val="005D0FBF"/>
    <w:rsid w:val="005D138F"/>
    <w:rsid w:val="005D1C20"/>
    <w:rsid w:val="005D20D1"/>
    <w:rsid w:val="005D28F4"/>
    <w:rsid w:val="005D3386"/>
    <w:rsid w:val="005D38DC"/>
    <w:rsid w:val="005D3A32"/>
    <w:rsid w:val="005D3A61"/>
    <w:rsid w:val="005D42D3"/>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4FD"/>
    <w:rsid w:val="005E19ED"/>
    <w:rsid w:val="005E323D"/>
    <w:rsid w:val="005E45F1"/>
    <w:rsid w:val="005E4B16"/>
    <w:rsid w:val="005E5545"/>
    <w:rsid w:val="005E5F3C"/>
    <w:rsid w:val="005E5FCD"/>
    <w:rsid w:val="005E732C"/>
    <w:rsid w:val="005E7D8F"/>
    <w:rsid w:val="005F00D8"/>
    <w:rsid w:val="005F02A6"/>
    <w:rsid w:val="005F07AB"/>
    <w:rsid w:val="005F0BBD"/>
    <w:rsid w:val="005F0F5A"/>
    <w:rsid w:val="005F1351"/>
    <w:rsid w:val="005F3C16"/>
    <w:rsid w:val="005F5656"/>
    <w:rsid w:val="005F57B5"/>
    <w:rsid w:val="005F6193"/>
    <w:rsid w:val="005F6263"/>
    <w:rsid w:val="005F62EF"/>
    <w:rsid w:val="005F67F8"/>
    <w:rsid w:val="005F681C"/>
    <w:rsid w:val="005F7459"/>
    <w:rsid w:val="005F7625"/>
    <w:rsid w:val="005F7DA5"/>
    <w:rsid w:val="006009F8"/>
    <w:rsid w:val="00600FE3"/>
    <w:rsid w:val="00601167"/>
    <w:rsid w:val="00601DCA"/>
    <w:rsid w:val="00602F42"/>
    <w:rsid w:val="006049CC"/>
    <w:rsid w:val="00604BF5"/>
    <w:rsid w:val="0060579F"/>
    <w:rsid w:val="00605B08"/>
    <w:rsid w:val="00606008"/>
    <w:rsid w:val="00606D12"/>
    <w:rsid w:val="00610355"/>
    <w:rsid w:val="0061052A"/>
    <w:rsid w:val="00610D29"/>
    <w:rsid w:val="00610E67"/>
    <w:rsid w:val="00610F94"/>
    <w:rsid w:val="0061138E"/>
    <w:rsid w:val="006113AD"/>
    <w:rsid w:val="00613688"/>
    <w:rsid w:val="0061372F"/>
    <w:rsid w:val="00613F6A"/>
    <w:rsid w:val="0061551F"/>
    <w:rsid w:val="006158D6"/>
    <w:rsid w:val="00615CC0"/>
    <w:rsid w:val="00616203"/>
    <w:rsid w:val="006163F6"/>
    <w:rsid w:val="0061671E"/>
    <w:rsid w:val="00616EC9"/>
    <w:rsid w:val="006177BA"/>
    <w:rsid w:val="006177D9"/>
    <w:rsid w:val="00621451"/>
    <w:rsid w:val="00621B8E"/>
    <w:rsid w:val="00621BEA"/>
    <w:rsid w:val="00621E18"/>
    <w:rsid w:val="0062227B"/>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373E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AFE"/>
    <w:rsid w:val="00663DAD"/>
    <w:rsid w:val="00663DB9"/>
    <w:rsid w:val="006641A9"/>
    <w:rsid w:val="006644C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77F58"/>
    <w:rsid w:val="00680235"/>
    <w:rsid w:val="00680A88"/>
    <w:rsid w:val="00680CBC"/>
    <w:rsid w:val="00681BCD"/>
    <w:rsid w:val="00682F22"/>
    <w:rsid w:val="006841E7"/>
    <w:rsid w:val="0068608F"/>
    <w:rsid w:val="00686921"/>
    <w:rsid w:val="00686C04"/>
    <w:rsid w:val="00687AE6"/>
    <w:rsid w:val="00687B20"/>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5709"/>
    <w:rsid w:val="006D612F"/>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03A"/>
    <w:rsid w:val="006F25A2"/>
    <w:rsid w:val="006F3DA6"/>
    <w:rsid w:val="006F4479"/>
    <w:rsid w:val="006F44C8"/>
    <w:rsid w:val="006F4B87"/>
    <w:rsid w:val="006F4CAA"/>
    <w:rsid w:val="006F5C52"/>
    <w:rsid w:val="006F7374"/>
    <w:rsid w:val="006F76ED"/>
    <w:rsid w:val="006F7C33"/>
    <w:rsid w:val="0070052E"/>
    <w:rsid w:val="00700C61"/>
    <w:rsid w:val="00700D3F"/>
    <w:rsid w:val="007010DA"/>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55D2"/>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17AF"/>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0A"/>
    <w:rsid w:val="00762EA7"/>
    <w:rsid w:val="007633A9"/>
    <w:rsid w:val="00763A55"/>
    <w:rsid w:val="00763A5C"/>
    <w:rsid w:val="00764839"/>
    <w:rsid w:val="007650AC"/>
    <w:rsid w:val="007654A6"/>
    <w:rsid w:val="0076633D"/>
    <w:rsid w:val="007663E5"/>
    <w:rsid w:val="00766700"/>
    <w:rsid w:val="00766727"/>
    <w:rsid w:val="0076675C"/>
    <w:rsid w:val="007676CD"/>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87BA6"/>
    <w:rsid w:val="00790069"/>
    <w:rsid w:val="007903FB"/>
    <w:rsid w:val="0079041D"/>
    <w:rsid w:val="00791147"/>
    <w:rsid w:val="00791570"/>
    <w:rsid w:val="00791CA6"/>
    <w:rsid w:val="00791F3A"/>
    <w:rsid w:val="007921D6"/>
    <w:rsid w:val="0079284E"/>
    <w:rsid w:val="007933E5"/>
    <w:rsid w:val="007934C8"/>
    <w:rsid w:val="0079461C"/>
    <w:rsid w:val="00794A0A"/>
    <w:rsid w:val="0079514B"/>
    <w:rsid w:val="0079549A"/>
    <w:rsid w:val="0079610A"/>
    <w:rsid w:val="00796315"/>
    <w:rsid w:val="007964B7"/>
    <w:rsid w:val="00796664"/>
    <w:rsid w:val="00796B76"/>
    <w:rsid w:val="00797143"/>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25F0"/>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033"/>
    <w:rsid w:val="007E5AA9"/>
    <w:rsid w:val="007E5C3D"/>
    <w:rsid w:val="007E5F4F"/>
    <w:rsid w:val="007E667D"/>
    <w:rsid w:val="007E76BD"/>
    <w:rsid w:val="007F05D8"/>
    <w:rsid w:val="007F18DA"/>
    <w:rsid w:val="007F1B3B"/>
    <w:rsid w:val="007F1C18"/>
    <w:rsid w:val="007F2649"/>
    <w:rsid w:val="007F3284"/>
    <w:rsid w:val="007F3308"/>
    <w:rsid w:val="007F380B"/>
    <w:rsid w:val="007F39F0"/>
    <w:rsid w:val="007F3BBB"/>
    <w:rsid w:val="007F4062"/>
    <w:rsid w:val="007F5D9E"/>
    <w:rsid w:val="007F61ED"/>
    <w:rsid w:val="007F6AE3"/>
    <w:rsid w:val="007F6B36"/>
    <w:rsid w:val="007F75FD"/>
    <w:rsid w:val="007F76CA"/>
    <w:rsid w:val="007F7B8D"/>
    <w:rsid w:val="00800752"/>
    <w:rsid w:val="008010B8"/>
    <w:rsid w:val="008010DA"/>
    <w:rsid w:val="00802321"/>
    <w:rsid w:val="00803B7C"/>
    <w:rsid w:val="00804490"/>
    <w:rsid w:val="00804CF9"/>
    <w:rsid w:val="00805271"/>
    <w:rsid w:val="00805310"/>
    <w:rsid w:val="00805906"/>
    <w:rsid w:val="00806205"/>
    <w:rsid w:val="00806253"/>
    <w:rsid w:val="0080626C"/>
    <w:rsid w:val="008069AC"/>
    <w:rsid w:val="00806DFE"/>
    <w:rsid w:val="008071BB"/>
    <w:rsid w:val="0080777C"/>
    <w:rsid w:val="00807D4E"/>
    <w:rsid w:val="0081005F"/>
    <w:rsid w:val="00810AC1"/>
    <w:rsid w:val="00810DF6"/>
    <w:rsid w:val="00810FF1"/>
    <w:rsid w:val="00811688"/>
    <w:rsid w:val="0081249B"/>
    <w:rsid w:val="008129DD"/>
    <w:rsid w:val="00812F4A"/>
    <w:rsid w:val="00813497"/>
    <w:rsid w:val="00813981"/>
    <w:rsid w:val="00813A83"/>
    <w:rsid w:val="00813B62"/>
    <w:rsid w:val="0081495A"/>
    <w:rsid w:val="00814A54"/>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17A6"/>
    <w:rsid w:val="00861D01"/>
    <w:rsid w:val="008626EB"/>
    <w:rsid w:val="008635BB"/>
    <w:rsid w:val="0086459A"/>
    <w:rsid w:val="00864D3D"/>
    <w:rsid w:val="00865A1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635"/>
    <w:rsid w:val="008807BA"/>
    <w:rsid w:val="00881236"/>
    <w:rsid w:val="00882108"/>
    <w:rsid w:val="008845CD"/>
    <w:rsid w:val="008857E7"/>
    <w:rsid w:val="00885A48"/>
    <w:rsid w:val="00885ADC"/>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55C"/>
    <w:rsid w:val="008A2ABF"/>
    <w:rsid w:val="008A2BFE"/>
    <w:rsid w:val="008A3E6B"/>
    <w:rsid w:val="008A3FC0"/>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CC9"/>
    <w:rsid w:val="008B5E3A"/>
    <w:rsid w:val="008B73D0"/>
    <w:rsid w:val="008C0849"/>
    <w:rsid w:val="008C0C6B"/>
    <w:rsid w:val="008C10E3"/>
    <w:rsid w:val="008C1769"/>
    <w:rsid w:val="008C1F06"/>
    <w:rsid w:val="008C2C1D"/>
    <w:rsid w:val="008C3AA4"/>
    <w:rsid w:val="008C4496"/>
    <w:rsid w:val="008C4514"/>
    <w:rsid w:val="008C4E24"/>
    <w:rsid w:val="008C57FD"/>
    <w:rsid w:val="008C5A7E"/>
    <w:rsid w:val="008C7F3C"/>
    <w:rsid w:val="008D073D"/>
    <w:rsid w:val="008D0779"/>
    <w:rsid w:val="008D089D"/>
    <w:rsid w:val="008D1F7E"/>
    <w:rsid w:val="008D20F6"/>
    <w:rsid w:val="008D2D6B"/>
    <w:rsid w:val="008D401E"/>
    <w:rsid w:val="008D45C5"/>
    <w:rsid w:val="008D4905"/>
    <w:rsid w:val="008D4FF1"/>
    <w:rsid w:val="008D51F5"/>
    <w:rsid w:val="008D5896"/>
    <w:rsid w:val="008D6847"/>
    <w:rsid w:val="008D6D01"/>
    <w:rsid w:val="008D7379"/>
    <w:rsid w:val="008D7756"/>
    <w:rsid w:val="008D7FC4"/>
    <w:rsid w:val="008E02CC"/>
    <w:rsid w:val="008E0D0C"/>
    <w:rsid w:val="008E23AF"/>
    <w:rsid w:val="008E2A78"/>
    <w:rsid w:val="008E309B"/>
    <w:rsid w:val="008E4D96"/>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2F6"/>
    <w:rsid w:val="00905E1F"/>
    <w:rsid w:val="009064F7"/>
    <w:rsid w:val="00906BD0"/>
    <w:rsid w:val="009073D9"/>
    <w:rsid w:val="00907C64"/>
    <w:rsid w:val="00910AAF"/>
    <w:rsid w:val="00910B6C"/>
    <w:rsid w:val="00910FD9"/>
    <w:rsid w:val="00911008"/>
    <w:rsid w:val="009138D4"/>
    <w:rsid w:val="00915792"/>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D4E"/>
    <w:rsid w:val="00974F67"/>
    <w:rsid w:val="00977133"/>
    <w:rsid w:val="0097778F"/>
    <w:rsid w:val="00977DB8"/>
    <w:rsid w:val="00980A22"/>
    <w:rsid w:val="00982A72"/>
    <w:rsid w:val="009844E2"/>
    <w:rsid w:val="0098475B"/>
    <w:rsid w:val="009857CA"/>
    <w:rsid w:val="0098584A"/>
    <w:rsid w:val="009858FA"/>
    <w:rsid w:val="00985D91"/>
    <w:rsid w:val="00985FB1"/>
    <w:rsid w:val="00986002"/>
    <w:rsid w:val="00990159"/>
    <w:rsid w:val="00990468"/>
    <w:rsid w:val="00990BD1"/>
    <w:rsid w:val="00990F1F"/>
    <w:rsid w:val="00991899"/>
    <w:rsid w:val="009922AE"/>
    <w:rsid w:val="00992672"/>
    <w:rsid w:val="009927C7"/>
    <w:rsid w:val="0099293A"/>
    <w:rsid w:val="00992AD7"/>
    <w:rsid w:val="009932DA"/>
    <w:rsid w:val="0099345A"/>
    <w:rsid w:val="0099398E"/>
    <w:rsid w:val="009948EF"/>
    <w:rsid w:val="00994900"/>
    <w:rsid w:val="009961A8"/>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0D7"/>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641"/>
    <w:rsid w:val="009D1A0C"/>
    <w:rsid w:val="009D1F59"/>
    <w:rsid w:val="009D269D"/>
    <w:rsid w:val="009D2E62"/>
    <w:rsid w:val="009D417D"/>
    <w:rsid w:val="009D4F80"/>
    <w:rsid w:val="009D5240"/>
    <w:rsid w:val="009D640D"/>
    <w:rsid w:val="009D6D1E"/>
    <w:rsid w:val="009D7CBE"/>
    <w:rsid w:val="009E0903"/>
    <w:rsid w:val="009E1DC8"/>
    <w:rsid w:val="009E1DDE"/>
    <w:rsid w:val="009E240A"/>
    <w:rsid w:val="009E2E00"/>
    <w:rsid w:val="009E2F6D"/>
    <w:rsid w:val="009E304C"/>
    <w:rsid w:val="009E3163"/>
    <w:rsid w:val="009E35ED"/>
    <w:rsid w:val="009E45C2"/>
    <w:rsid w:val="009E4878"/>
    <w:rsid w:val="009E4A69"/>
    <w:rsid w:val="009E506C"/>
    <w:rsid w:val="009E5CF6"/>
    <w:rsid w:val="009E6473"/>
    <w:rsid w:val="009E6B11"/>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3F13"/>
    <w:rsid w:val="00A158A5"/>
    <w:rsid w:val="00A16916"/>
    <w:rsid w:val="00A169D5"/>
    <w:rsid w:val="00A16CB7"/>
    <w:rsid w:val="00A178EE"/>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A45"/>
    <w:rsid w:val="00A32D62"/>
    <w:rsid w:val="00A33BCE"/>
    <w:rsid w:val="00A33FE2"/>
    <w:rsid w:val="00A34A73"/>
    <w:rsid w:val="00A3510B"/>
    <w:rsid w:val="00A368E3"/>
    <w:rsid w:val="00A36E42"/>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3CA1"/>
    <w:rsid w:val="00A6449B"/>
    <w:rsid w:val="00A65215"/>
    <w:rsid w:val="00A6623E"/>
    <w:rsid w:val="00A6666F"/>
    <w:rsid w:val="00A6667A"/>
    <w:rsid w:val="00A66F8D"/>
    <w:rsid w:val="00A673D1"/>
    <w:rsid w:val="00A67E5C"/>
    <w:rsid w:val="00A70287"/>
    <w:rsid w:val="00A7090C"/>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3CE"/>
    <w:rsid w:val="00A85D8C"/>
    <w:rsid w:val="00A860B1"/>
    <w:rsid w:val="00A86E8E"/>
    <w:rsid w:val="00A87357"/>
    <w:rsid w:val="00A879B5"/>
    <w:rsid w:val="00A91B93"/>
    <w:rsid w:val="00A92AA5"/>
    <w:rsid w:val="00A92D48"/>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6F2"/>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22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57A4"/>
    <w:rsid w:val="00AF60A2"/>
    <w:rsid w:val="00AF62E7"/>
    <w:rsid w:val="00AF6398"/>
    <w:rsid w:val="00AF66EC"/>
    <w:rsid w:val="00B0037E"/>
    <w:rsid w:val="00B00C9B"/>
    <w:rsid w:val="00B00E80"/>
    <w:rsid w:val="00B01553"/>
    <w:rsid w:val="00B02A71"/>
    <w:rsid w:val="00B02DF9"/>
    <w:rsid w:val="00B03864"/>
    <w:rsid w:val="00B03A04"/>
    <w:rsid w:val="00B053A6"/>
    <w:rsid w:val="00B0605D"/>
    <w:rsid w:val="00B100A3"/>
    <w:rsid w:val="00B102A3"/>
    <w:rsid w:val="00B108AE"/>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11C"/>
    <w:rsid w:val="00B236A5"/>
    <w:rsid w:val="00B23966"/>
    <w:rsid w:val="00B23D9F"/>
    <w:rsid w:val="00B24FB9"/>
    <w:rsid w:val="00B25D0C"/>
    <w:rsid w:val="00B27F01"/>
    <w:rsid w:val="00B30290"/>
    <w:rsid w:val="00B3078C"/>
    <w:rsid w:val="00B30BE7"/>
    <w:rsid w:val="00B318DD"/>
    <w:rsid w:val="00B32081"/>
    <w:rsid w:val="00B32DC6"/>
    <w:rsid w:val="00B338DA"/>
    <w:rsid w:val="00B33DC6"/>
    <w:rsid w:val="00B3417E"/>
    <w:rsid w:val="00B3604C"/>
    <w:rsid w:val="00B36292"/>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57FF3"/>
    <w:rsid w:val="00B60B95"/>
    <w:rsid w:val="00B61423"/>
    <w:rsid w:val="00B61932"/>
    <w:rsid w:val="00B61C73"/>
    <w:rsid w:val="00B62324"/>
    <w:rsid w:val="00B62E1C"/>
    <w:rsid w:val="00B630CD"/>
    <w:rsid w:val="00B637E1"/>
    <w:rsid w:val="00B6391B"/>
    <w:rsid w:val="00B640FA"/>
    <w:rsid w:val="00B64131"/>
    <w:rsid w:val="00B656F5"/>
    <w:rsid w:val="00B65792"/>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24CC"/>
    <w:rsid w:val="00B9334A"/>
    <w:rsid w:val="00B937DE"/>
    <w:rsid w:val="00B93947"/>
    <w:rsid w:val="00B93EF4"/>
    <w:rsid w:val="00B9425B"/>
    <w:rsid w:val="00B94D2C"/>
    <w:rsid w:val="00B94DC5"/>
    <w:rsid w:val="00B95591"/>
    <w:rsid w:val="00B95D53"/>
    <w:rsid w:val="00B96711"/>
    <w:rsid w:val="00B9713C"/>
    <w:rsid w:val="00B972E5"/>
    <w:rsid w:val="00B97504"/>
    <w:rsid w:val="00B978C9"/>
    <w:rsid w:val="00B97B38"/>
    <w:rsid w:val="00BA0407"/>
    <w:rsid w:val="00BA058F"/>
    <w:rsid w:val="00BA0648"/>
    <w:rsid w:val="00BA0B6E"/>
    <w:rsid w:val="00BA0C40"/>
    <w:rsid w:val="00BA107A"/>
    <w:rsid w:val="00BA17F1"/>
    <w:rsid w:val="00BA1ACD"/>
    <w:rsid w:val="00BA1BA1"/>
    <w:rsid w:val="00BA1BB5"/>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356A"/>
    <w:rsid w:val="00BB52E6"/>
    <w:rsid w:val="00BB5977"/>
    <w:rsid w:val="00BB5D9D"/>
    <w:rsid w:val="00BC08C9"/>
    <w:rsid w:val="00BC0DD9"/>
    <w:rsid w:val="00BC143C"/>
    <w:rsid w:val="00BC16B7"/>
    <w:rsid w:val="00BC25BA"/>
    <w:rsid w:val="00BC33DD"/>
    <w:rsid w:val="00BC52FF"/>
    <w:rsid w:val="00BC5636"/>
    <w:rsid w:val="00BC56F1"/>
    <w:rsid w:val="00BC5B02"/>
    <w:rsid w:val="00BC5CD6"/>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E7ACD"/>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84C"/>
    <w:rsid w:val="00C07C8D"/>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46"/>
    <w:rsid w:val="00C51754"/>
    <w:rsid w:val="00C51834"/>
    <w:rsid w:val="00C52890"/>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A6C"/>
    <w:rsid w:val="00C65CEA"/>
    <w:rsid w:val="00C65E50"/>
    <w:rsid w:val="00C668BA"/>
    <w:rsid w:val="00C67976"/>
    <w:rsid w:val="00C70A28"/>
    <w:rsid w:val="00C70D21"/>
    <w:rsid w:val="00C7112C"/>
    <w:rsid w:val="00C71524"/>
    <w:rsid w:val="00C718B3"/>
    <w:rsid w:val="00C725DF"/>
    <w:rsid w:val="00C72BD7"/>
    <w:rsid w:val="00C7318B"/>
    <w:rsid w:val="00C73696"/>
    <w:rsid w:val="00C74053"/>
    <w:rsid w:val="00C7484D"/>
    <w:rsid w:val="00C74B62"/>
    <w:rsid w:val="00C74DD3"/>
    <w:rsid w:val="00C74F35"/>
    <w:rsid w:val="00C76514"/>
    <w:rsid w:val="00C76A3B"/>
    <w:rsid w:val="00C76F1C"/>
    <w:rsid w:val="00C77300"/>
    <w:rsid w:val="00C77369"/>
    <w:rsid w:val="00C77501"/>
    <w:rsid w:val="00C77BFB"/>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3BE"/>
    <w:rsid w:val="00C93D09"/>
    <w:rsid w:val="00C94D04"/>
    <w:rsid w:val="00C95738"/>
    <w:rsid w:val="00C95B20"/>
    <w:rsid w:val="00C96635"/>
    <w:rsid w:val="00C969BA"/>
    <w:rsid w:val="00C9725F"/>
    <w:rsid w:val="00CA0398"/>
    <w:rsid w:val="00CA0A44"/>
    <w:rsid w:val="00CA1023"/>
    <w:rsid w:val="00CA13A3"/>
    <w:rsid w:val="00CA16AC"/>
    <w:rsid w:val="00CA1B40"/>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A4E"/>
    <w:rsid w:val="00CB3C5D"/>
    <w:rsid w:val="00CB3CB7"/>
    <w:rsid w:val="00CB4925"/>
    <w:rsid w:val="00CB5051"/>
    <w:rsid w:val="00CB59BA"/>
    <w:rsid w:val="00CB5FCB"/>
    <w:rsid w:val="00CB7A9A"/>
    <w:rsid w:val="00CC0630"/>
    <w:rsid w:val="00CC0822"/>
    <w:rsid w:val="00CC0EA8"/>
    <w:rsid w:val="00CC1399"/>
    <w:rsid w:val="00CC30BD"/>
    <w:rsid w:val="00CC30ED"/>
    <w:rsid w:val="00CC3B89"/>
    <w:rsid w:val="00CC62A3"/>
    <w:rsid w:val="00CC6B8B"/>
    <w:rsid w:val="00CC6D4E"/>
    <w:rsid w:val="00CC6FE3"/>
    <w:rsid w:val="00CC71E2"/>
    <w:rsid w:val="00CC7784"/>
    <w:rsid w:val="00CD0594"/>
    <w:rsid w:val="00CD1236"/>
    <w:rsid w:val="00CD145A"/>
    <w:rsid w:val="00CD1521"/>
    <w:rsid w:val="00CD260D"/>
    <w:rsid w:val="00CD28A7"/>
    <w:rsid w:val="00CD3E2D"/>
    <w:rsid w:val="00CD42BA"/>
    <w:rsid w:val="00CD499C"/>
    <w:rsid w:val="00CD5FCC"/>
    <w:rsid w:val="00CD609A"/>
    <w:rsid w:val="00CD6741"/>
    <w:rsid w:val="00CE0260"/>
    <w:rsid w:val="00CE13D3"/>
    <w:rsid w:val="00CE1787"/>
    <w:rsid w:val="00CE2C44"/>
    <w:rsid w:val="00CE3491"/>
    <w:rsid w:val="00CE3959"/>
    <w:rsid w:val="00CE4479"/>
    <w:rsid w:val="00CE463C"/>
    <w:rsid w:val="00CE4C5A"/>
    <w:rsid w:val="00CE5043"/>
    <w:rsid w:val="00CE58BE"/>
    <w:rsid w:val="00CE5C3D"/>
    <w:rsid w:val="00CE5C46"/>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9A5"/>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2A38"/>
    <w:rsid w:val="00D639A9"/>
    <w:rsid w:val="00D647B7"/>
    <w:rsid w:val="00D6540A"/>
    <w:rsid w:val="00D67E4A"/>
    <w:rsid w:val="00D67F19"/>
    <w:rsid w:val="00D70FCA"/>
    <w:rsid w:val="00D710D1"/>
    <w:rsid w:val="00D717BB"/>
    <w:rsid w:val="00D71999"/>
    <w:rsid w:val="00D7238C"/>
    <w:rsid w:val="00D72392"/>
    <w:rsid w:val="00D724E8"/>
    <w:rsid w:val="00D72AC0"/>
    <w:rsid w:val="00D73669"/>
    <w:rsid w:val="00D739CC"/>
    <w:rsid w:val="00D73D23"/>
    <w:rsid w:val="00D74B2C"/>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1351"/>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6D67"/>
    <w:rsid w:val="00DE7031"/>
    <w:rsid w:val="00DE70F1"/>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299A"/>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0C5"/>
    <w:rsid w:val="00E24B3D"/>
    <w:rsid w:val="00E254B2"/>
    <w:rsid w:val="00E2622A"/>
    <w:rsid w:val="00E278B4"/>
    <w:rsid w:val="00E301C1"/>
    <w:rsid w:val="00E30220"/>
    <w:rsid w:val="00E30D2C"/>
    <w:rsid w:val="00E311A8"/>
    <w:rsid w:val="00E31A2A"/>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104A"/>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3F9D"/>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A18"/>
    <w:rsid w:val="00E64B16"/>
    <w:rsid w:val="00E65DBC"/>
    <w:rsid w:val="00E662AD"/>
    <w:rsid w:val="00E666AA"/>
    <w:rsid w:val="00E66883"/>
    <w:rsid w:val="00E66E73"/>
    <w:rsid w:val="00E6732F"/>
    <w:rsid w:val="00E6765C"/>
    <w:rsid w:val="00E706D8"/>
    <w:rsid w:val="00E71D85"/>
    <w:rsid w:val="00E72332"/>
    <w:rsid w:val="00E72AD2"/>
    <w:rsid w:val="00E72BCF"/>
    <w:rsid w:val="00E72DBB"/>
    <w:rsid w:val="00E73311"/>
    <w:rsid w:val="00E73861"/>
    <w:rsid w:val="00E73C79"/>
    <w:rsid w:val="00E740E4"/>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8"/>
    <w:rsid w:val="00EA071C"/>
    <w:rsid w:val="00EA1C1F"/>
    <w:rsid w:val="00EA1F01"/>
    <w:rsid w:val="00EA2087"/>
    <w:rsid w:val="00EA2913"/>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3CDC"/>
    <w:rsid w:val="00EB546E"/>
    <w:rsid w:val="00EB5989"/>
    <w:rsid w:val="00EB59E8"/>
    <w:rsid w:val="00EB5D4E"/>
    <w:rsid w:val="00EB73FC"/>
    <w:rsid w:val="00EC044E"/>
    <w:rsid w:val="00EC1136"/>
    <w:rsid w:val="00EC2030"/>
    <w:rsid w:val="00EC2959"/>
    <w:rsid w:val="00EC2F24"/>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8E7"/>
    <w:rsid w:val="00ED5A89"/>
    <w:rsid w:val="00EE028C"/>
    <w:rsid w:val="00EE07DA"/>
    <w:rsid w:val="00EE1032"/>
    <w:rsid w:val="00EE1115"/>
    <w:rsid w:val="00EE1742"/>
    <w:rsid w:val="00EE1D2F"/>
    <w:rsid w:val="00EE296B"/>
    <w:rsid w:val="00EE3191"/>
    <w:rsid w:val="00EE4783"/>
    <w:rsid w:val="00EE4939"/>
    <w:rsid w:val="00EE4AFE"/>
    <w:rsid w:val="00EE5328"/>
    <w:rsid w:val="00EE5F04"/>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2B6"/>
    <w:rsid w:val="00F0152C"/>
    <w:rsid w:val="00F01708"/>
    <w:rsid w:val="00F020F9"/>
    <w:rsid w:val="00F0213F"/>
    <w:rsid w:val="00F028D3"/>
    <w:rsid w:val="00F032B2"/>
    <w:rsid w:val="00F0372D"/>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3D"/>
    <w:rsid w:val="00F232E4"/>
    <w:rsid w:val="00F23F33"/>
    <w:rsid w:val="00F23F62"/>
    <w:rsid w:val="00F2468E"/>
    <w:rsid w:val="00F25444"/>
    <w:rsid w:val="00F255EA"/>
    <w:rsid w:val="00F26474"/>
    <w:rsid w:val="00F272AE"/>
    <w:rsid w:val="00F27815"/>
    <w:rsid w:val="00F27CAF"/>
    <w:rsid w:val="00F27CF4"/>
    <w:rsid w:val="00F30084"/>
    <w:rsid w:val="00F3060A"/>
    <w:rsid w:val="00F3106F"/>
    <w:rsid w:val="00F31201"/>
    <w:rsid w:val="00F3156E"/>
    <w:rsid w:val="00F3219B"/>
    <w:rsid w:val="00F32439"/>
    <w:rsid w:val="00F345F8"/>
    <w:rsid w:val="00F35382"/>
    <w:rsid w:val="00F35872"/>
    <w:rsid w:val="00F367B8"/>
    <w:rsid w:val="00F36B05"/>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3836"/>
    <w:rsid w:val="00F641AF"/>
    <w:rsid w:val="00F65E58"/>
    <w:rsid w:val="00F66192"/>
    <w:rsid w:val="00F6655F"/>
    <w:rsid w:val="00F66865"/>
    <w:rsid w:val="00F66AA4"/>
    <w:rsid w:val="00F67523"/>
    <w:rsid w:val="00F7015C"/>
    <w:rsid w:val="00F703A5"/>
    <w:rsid w:val="00F70C1A"/>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6B1"/>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1F6"/>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5D70"/>
    <w:rsid w:val="00FA697A"/>
    <w:rsid w:val="00FA6CD4"/>
    <w:rsid w:val="00FA7246"/>
    <w:rsid w:val="00FB022C"/>
    <w:rsid w:val="00FB0489"/>
    <w:rsid w:val="00FB0DA5"/>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25F"/>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5AE0"/>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4CDE"/>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0FE3"/>
    <w:pPr>
      <w:spacing w:after="0" w:line="36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3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C77BFB"/>
    <w:pPr>
      <w:tabs>
        <w:tab w:val="left" w:pos="400"/>
        <w:tab w:val="right" w:leader="dot" w:pos="9350"/>
      </w:tabs>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spacing w:line="240" w:lineRule="auto"/>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 w:type="paragraph" w:styleId="TOC4">
    <w:name w:val="toc 4"/>
    <w:basedOn w:val="Normal"/>
    <w:next w:val="Normal"/>
    <w:autoRedefine/>
    <w:uiPriority w:val="39"/>
    <w:unhideWhenUsed/>
    <w:rsid w:val="00600FE3"/>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600FE3"/>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600FE3"/>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600FE3"/>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600FE3"/>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600FE3"/>
    <w:pPr>
      <w:spacing w:after="100"/>
      <w:ind w:left="1920"/>
    </w:pPr>
    <w:rPr>
      <w:rFonts w:asciiTheme="minorHAnsi" w:eastAsiaTheme="minorEastAsia" w:hAnsiTheme="minorHAnsi" w:cstheme="minorBidi"/>
    </w:rPr>
  </w:style>
  <w:style w:type="paragraph" w:customStyle="1" w:styleId="Default">
    <w:name w:val="Default"/>
    <w:rsid w:val="00C73696"/>
    <w:pPr>
      <w:autoSpaceDE w:val="0"/>
      <w:autoSpaceDN w:val="0"/>
      <w:adjustRightInd w:val="0"/>
      <w:spacing w:after="0" w:line="240" w:lineRule="auto"/>
    </w:pPr>
    <w:rPr>
      <w:rFonts w:ascii="Calibri" w:eastAsiaTheme="minorHAnsi" w:hAnsi="Calibri" w:cs="Calibri"/>
      <w:color w:val="000000"/>
      <w:sz w:val="24"/>
      <w:szCs w:val="24"/>
      <w:lang w:bidi="ar-SA"/>
    </w:rPr>
  </w:style>
  <w:style w:type="table" w:styleId="PlainTable1">
    <w:name w:val="Plain Table 1"/>
    <w:basedOn w:val="TableNormal"/>
    <w:uiPriority w:val="41"/>
    <w:rsid w:val="00C73696"/>
    <w:pPr>
      <w:spacing w:after="0" w:line="240" w:lineRule="auto"/>
    </w:pPr>
    <w:rPr>
      <w:rFonts w:eastAsiaTheme="minorHAnsi" w:cstheme="minorBidi"/>
      <w:lang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52969030">
      <w:bodyDiv w:val="1"/>
      <w:marLeft w:val="0"/>
      <w:marRight w:val="0"/>
      <w:marTop w:val="0"/>
      <w:marBottom w:val="0"/>
      <w:divBdr>
        <w:top w:val="none" w:sz="0" w:space="0" w:color="auto"/>
        <w:left w:val="none" w:sz="0" w:space="0" w:color="auto"/>
        <w:bottom w:val="none" w:sz="0" w:space="0" w:color="auto"/>
        <w:right w:val="none" w:sz="0" w:space="0" w:color="auto"/>
      </w:divBdr>
    </w:div>
    <w:div w:id="84114984">
      <w:bodyDiv w:val="1"/>
      <w:marLeft w:val="0"/>
      <w:marRight w:val="0"/>
      <w:marTop w:val="0"/>
      <w:marBottom w:val="0"/>
      <w:divBdr>
        <w:top w:val="none" w:sz="0" w:space="0" w:color="auto"/>
        <w:left w:val="none" w:sz="0" w:space="0" w:color="auto"/>
        <w:bottom w:val="none" w:sz="0" w:space="0" w:color="auto"/>
        <w:right w:val="none" w:sz="0" w:space="0" w:color="auto"/>
      </w:divBdr>
    </w:div>
    <w:div w:id="105273346">
      <w:bodyDiv w:val="1"/>
      <w:marLeft w:val="0"/>
      <w:marRight w:val="0"/>
      <w:marTop w:val="0"/>
      <w:marBottom w:val="0"/>
      <w:divBdr>
        <w:top w:val="none" w:sz="0" w:space="0" w:color="auto"/>
        <w:left w:val="none" w:sz="0" w:space="0" w:color="auto"/>
        <w:bottom w:val="none" w:sz="0" w:space="0" w:color="auto"/>
        <w:right w:val="none" w:sz="0" w:space="0" w:color="auto"/>
      </w:divBdr>
    </w:div>
    <w:div w:id="106704186">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6516928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199048576">
      <w:bodyDiv w:val="1"/>
      <w:marLeft w:val="0"/>
      <w:marRight w:val="0"/>
      <w:marTop w:val="0"/>
      <w:marBottom w:val="0"/>
      <w:divBdr>
        <w:top w:val="none" w:sz="0" w:space="0" w:color="auto"/>
        <w:left w:val="none" w:sz="0" w:space="0" w:color="auto"/>
        <w:bottom w:val="none" w:sz="0" w:space="0" w:color="auto"/>
        <w:right w:val="none" w:sz="0" w:space="0" w:color="auto"/>
      </w:divBdr>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7673868">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298002140">
      <w:bodyDiv w:val="1"/>
      <w:marLeft w:val="0"/>
      <w:marRight w:val="0"/>
      <w:marTop w:val="0"/>
      <w:marBottom w:val="0"/>
      <w:divBdr>
        <w:top w:val="none" w:sz="0" w:space="0" w:color="auto"/>
        <w:left w:val="none" w:sz="0" w:space="0" w:color="auto"/>
        <w:bottom w:val="none" w:sz="0" w:space="0" w:color="auto"/>
        <w:right w:val="none" w:sz="0" w:space="0" w:color="auto"/>
      </w:divBdr>
    </w:div>
    <w:div w:id="383337272">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05222704">
      <w:bodyDiv w:val="1"/>
      <w:marLeft w:val="0"/>
      <w:marRight w:val="0"/>
      <w:marTop w:val="0"/>
      <w:marBottom w:val="0"/>
      <w:divBdr>
        <w:top w:val="none" w:sz="0" w:space="0" w:color="auto"/>
        <w:left w:val="none" w:sz="0" w:space="0" w:color="auto"/>
        <w:bottom w:val="none" w:sz="0" w:space="0" w:color="auto"/>
        <w:right w:val="none" w:sz="0" w:space="0" w:color="auto"/>
      </w:divBdr>
    </w:div>
    <w:div w:id="416098032">
      <w:bodyDiv w:val="1"/>
      <w:marLeft w:val="0"/>
      <w:marRight w:val="0"/>
      <w:marTop w:val="0"/>
      <w:marBottom w:val="0"/>
      <w:divBdr>
        <w:top w:val="none" w:sz="0" w:space="0" w:color="auto"/>
        <w:left w:val="none" w:sz="0" w:space="0" w:color="auto"/>
        <w:bottom w:val="none" w:sz="0" w:space="0" w:color="auto"/>
        <w:right w:val="none" w:sz="0" w:space="0" w:color="auto"/>
      </w:divBdr>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444009972">
      <w:bodyDiv w:val="1"/>
      <w:marLeft w:val="0"/>
      <w:marRight w:val="0"/>
      <w:marTop w:val="0"/>
      <w:marBottom w:val="0"/>
      <w:divBdr>
        <w:top w:val="none" w:sz="0" w:space="0" w:color="auto"/>
        <w:left w:val="none" w:sz="0" w:space="0" w:color="auto"/>
        <w:bottom w:val="none" w:sz="0" w:space="0" w:color="auto"/>
        <w:right w:val="none" w:sz="0" w:space="0" w:color="auto"/>
      </w:divBdr>
    </w:div>
    <w:div w:id="464933452">
      <w:bodyDiv w:val="1"/>
      <w:marLeft w:val="0"/>
      <w:marRight w:val="0"/>
      <w:marTop w:val="0"/>
      <w:marBottom w:val="0"/>
      <w:divBdr>
        <w:top w:val="none" w:sz="0" w:space="0" w:color="auto"/>
        <w:left w:val="none" w:sz="0" w:space="0" w:color="auto"/>
        <w:bottom w:val="none" w:sz="0" w:space="0" w:color="auto"/>
        <w:right w:val="none" w:sz="0" w:space="0" w:color="auto"/>
      </w:divBdr>
    </w:div>
    <w:div w:id="482048915">
      <w:bodyDiv w:val="1"/>
      <w:marLeft w:val="0"/>
      <w:marRight w:val="0"/>
      <w:marTop w:val="0"/>
      <w:marBottom w:val="0"/>
      <w:divBdr>
        <w:top w:val="none" w:sz="0" w:space="0" w:color="auto"/>
        <w:left w:val="none" w:sz="0" w:space="0" w:color="auto"/>
        <w:bottom w:val="none" w:sz="0" w:space="0" w:color="auto"/>
        <w:right w:val="none" w:sz="0" w:space="0" w:color="auto"/>
      </w:divBdr>
    </w:div>
    <w:div w:id="514342907">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1397806">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628899640">
      <w:bodyDiv w:val="1"/>
      <w:marLeft w:val="0"/>
      <w:marRight w:val="0"/>
      <w:marTop w:val="0"/>
      <w:marBottom w:val="0"/>
      <w:divBdr>
        <w:top w:val="none" w:sz="0" w:space="0" w:color="auto"/>
        <w:left w:val="none" w:sz="0" w:space="0" w:color="auto"/>
        <w:bottom w:val="none" w:sz="0" w:space="0" w:color="auto"/>
        <w:right w:val="none" w:sz="0" w:space="0" w:color="auto"/>
      </w:divBdr>
    </w:div>
    <w:div w:id="641081230">
      <w:bodyDiv w:val="1"/>
      <w:marLeft w:val="0"/>
      <w:marRight w:val="0"/>
      <w:marTop w:val="0"/>
      <w:marBottom w:val="0"/>
      <w:divBdr>
        <w:top w:val="none" w:sz="0" w:space="0" w:color="auto"/>
        <w:left w:val="none" w:sz="0" w:space="0" w:color="auto"/>
        <w:bottom w:val="none" w:sz="0" w:space="0" w:color="auto"/>
        <w:right w:val="none" w:sz="0" w:space="0" w:color="auto"/>
      </w:divBdr>
    </w:div>
    <w:div w:id="724376810">
      <w:bodyDiv w:val="1"/>
      <w:marLeft w:val="0"/>
      <w:marRight w:val="0"/>
      <w:marTop w:val="0"/>
      <w:marBottom w:val="0"/>
      <w:divBdr>
        <w:top w:val="none" w:sz="0" w:space="0" w:color="auto"/>
        <w:left w:val="none" w:sz="0" w:space="0" w:color="auto"/>
        <w:bottom w:val="none" w:sz="0" w:space="0" w:color="auto"/>
        <w:right w:val="none" w:sz="0" w:space="0" w:color="auto"/>
      </w:divBdr>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894581420">
      <w:bodyDiv w:val="1"/>
      <w:marLeft w:val="0"/>
      <w:marRight w:val="0"/>
      <w:marTop w:val="0"/>
      <w:marBottom w:val="0"/>
      <w:divBdr>
        <w:top w:val="none" w:sz="0" w:space="0" w:color="auto"/>
        <w:left w:val="none" w:sz="0" w:space="0" w:color="auto"/>
        <w:bottom w:val="none" w:sz="0" w:space="0" w:color="auto"/>
        <w:right w:val="none" w:sz="0" w:space="0" w:color="auto"/>
      </w:divBdr>
    </w:div>
    <w:div w:id="899364260">
      <w:bodyDiv w:val="1"/>
      <w:marLeft w:val="0"/>
      <w:marRight w:val="0"/>
      <w:marTop w:val="0"/>
      <w:marBottom w:val="0"/>
      <w:divBdr>
        <w:top w:val="none" w:sz="0" w:space="0" w:color="auto"/>
        <w:left w:val="none" w:sz="0" w:space="0" w:color="auto"/>
        <w:bottom w:val="none" w:sz="0" w:space="0" w:color="auto"/>
        <w:right w:val="none" w:sz="0" w:space="0" w:color="auto"/>
      </w:divBdr>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44994133">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6323436">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990133198">
      <w:bodyDiv w:val="1"/>
      <w:marLeft w:val="0"/>
      <w:marRight w:val="0"/>
      <w:marTop w:val="0"/>
      <w:marBottom w:val="0"/>
      <w:divBdr>
        <w:top w:val="none" w:sz="0" w:space="0" w:color="auto"/>
        <w:left w:val="none" w:sz="0" w:space="0" w:color="auto"/>
        <w:bottom w:val="none" w:sz="0" w:space="0" w:color="auto"/>
        <w:right w:val="none" w:sz="0" w:space="0" w:color="auto"/>
      </w:divBdr>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47220269">
      <w:bodyDiv w:val="1"/>
      <w:marLeft w:val="0"/>
      <w:marRight w:val="0"/>
      <w:marTop w:val="0"/>
      <w:marBottom w:val="0"/>
      <w:divBdr>
        <w:top w:val="none" w:sz="0" w:space="0" w:color="auto"/>
        <w:left w:val="none" w:sz="0" w:space="0" w:color="auto"/>
        <w:bottom w:val="none" w:sz="0" w:space="0" w:color="auto"/>
        <w:right w:val="none" w:sz="0" w:space="0" w:color="auto"/>
      </w:divBdr>
    </w:div>
    <w:div w:id="1048920686">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109012099">
      <w:bodyDiv w:val="1"/>
      <w:marLeft w:val="0"/>
      <w:marRight w:val="0"/>
      <w:marTop w:val="0"/>
      <w:marBottom w:val="0"/>
      <w:divBdr>
        <w:top w:val="none" w:sz="0" w:space="0" w:color="auto"/>
        <w:left w:val="none" w:sz="0" w:space="0" w:color="auto"/>
        <w:bottom w:val="none" w:sz="0" w:space="0" w:color="auto"/>
        <w:right w:val="none" w:sz="0" w:space="0" w:color="auto"/>
      </w:divBdr>
    </w:div>
    <w:div w:id="1114667142">
      <w:bodyDiv w:val="1"/>
      <w:marLeft w:val="0"/>
      <w:marRight w:val="0"/>
      <w:marTop w:val="0"/>
      <w:marBottom w:val="0"/>
      <w:divBdr>
        <w:top w:val="none" w:sz="0" w:space="0" w:color="auto"/>
        <w:left w:val="none" w:sz="0" w:space="0" w:color="auto"/>
        <w:bottom w:val="none" w:sz="0" w:space="0" w:color="auto"/>
        <w:right w:val="none" w:sz="0" w:space="0" w:color="auto"/>
      </w:divBdr>
    </w:div>
    <w:div w:id="1150974405">
      <w:bodyDiv w:val="1"/>
      <w:marLeft w:val="0"/>
      <w:marRight w:val="0"/>
      <w:marTop w:val="0"/>
      <w:marBottom w:val="0"/>
      <w:divBdr>
        <w:top w:val="none" w:sz="0" w:space="0" w:color="auto"/>
        <w:left w:val="none" w:sz="0" w:space="0" w:color="auto"/>
        <w:bottom w:val="none" w:sz="0" w:space="0" w:color="auto"/>
        <w:right w:val="none" w:sz="0" w:space="0" w:color="auto"/>
      </w:divBdr>
    </w:div>
    <w:div w:id="1189373656">
      <w:bodyDiv w:val="1"/>
      <w:marLeft w:val="0"/>
      <w:marRight w:val="0"/>
      <w:marTop w:val="0"/>
      <w:marBottom w:val="0"/>
      <w:divBdr>
        <w:top w:val="none" w:sz="0" w:space="0" w:color="auto"/>
        <w:left w:val="none" w:sz="0" w:space="0" w:color="auto"/>
        <w:bottom w:val="none" w:sz="0" w:space="0" w:color="auto"/>
        <w:right w:val="none" w:sz="0" w:space="0" w:color="auto"/>
      </w:divBdr>
    </w:div>
    <w:div w:id="1191600831">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35891986">
      <w:bodyDiv w:val="1"/>
      <w:marLeft w:val="0"/>
      <w:marRight w:val="0"/>
      <w:marTop w:val="0"/>
      <w:marBottom w:val="0"/>
      <w:divBdr>
        <w:top w:val="none" w:sz="0" w:space="0" w:color="auto"/>
        <w:left w:val="none" w:sz="0" w:space="0" w:color="auto"/>
        <w:bottom w:val="none" w:sz="0" w:space="0" w:color="auto"/>
        <w:right w:val="none" w:sz="0" w:space="0" w:color="auto"/>
      </w:divBdr>
    </w:div>
    <w:div w:id="1261378439">
      <w:bodyDiv w:val="1"/>
      <w:marLeft w:val="0"/>
      <w:marRight w:val="0"/>
      <w:marTop w:val="0"/>
      <w:marBottom w:val="0"/>
      <w:divBdr>
        <w:top w:val="none" w:sz="0" w:space="0" w:color="auto"/>
        <w:left w:val="none" w:sz="0" w:space="0" w:color="auto"/>
        <w:bottom w:val="none" w:sz="0" w:space="0" w:color="auto"/>
        <w:right w:val="none" w:sz="0" w:space="0" w:color="auto"/>
      </w:divBdr>
    </w:div>
    <w:div w:id="1274705775">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324699458">
      <w:bodyDiv w:val="1"/>
      <w:marLeft w:val="0"/>
      <w:marRight w:val="0"/>
      <w:marTop w:val="0"/>
      <w:marBottom w:val="0"/>
      <w:divBdr>
        <w:top w:val="none" w:sz="0" w:space="0" w:color="auto"/>
        <w:left w:val="none" w:sz="0" w:space="0" w:color="auto"/>
        <w:bottom w:val="none" w:sz="0" w:space="0" w:color="auto"/>
        <w:right w:val="none" w:sz="0" w:space="0" w:color="auto"/>
      </w:divBdr>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23574215">
      <w:bodyDiv w:val="1"/>
      <w:marLeft w:val="0"/>
      <w:marRight w:val="0"/>
      <w:marTop w:val="0"/>
      <w:marBottom w:val="0"/>
      <w:divBdr>
        <w:top w:val="none" w:sz="0" w:space="0" w:color="auto"/>
        <w:left w:val="none" w:sz="0" w:space="0" w:color="auto"/>
        <w:bottom w:val="none" w:sz="0" w:space="0" w:color="auto"/>
        <w:right w:val="none" w:sz="0" w:space="0" w:color="auto"/>
      </w:divBdr>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57603383">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02626979">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583567886">
      <w:bodyDiv w:val="1"/>
      <w:marLeft w:val="0"/>
      <w:marRight w:val="0"/>
      <w:marTop w:val="0"/>
      <w:marBottom w:val="0"/>
      <w:divBdr>
        <w:top w:val="none" w:sz="0" w:space="0" w:color="auto"/>
        <w:left w:val="none" w:sz="0" w:space="0" w:color="auto"/>
        <w:bottom w:val="none" w:sz="0" w:space="0" w:color="auto"/>
        <w:right w:val="none" w:sz="0" w:space="0" w:color="auto"/>
      </w:divBdr>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0868821">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1016591">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74544612">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30635967">
      <w:bodyDiv w:val="1"/>
      <w:marLeft w:val="0"/>
      <w:marRight w:val="0"/>
      <w:marTop w:val="0"/>
      <w:marBottom w:val="0"/>
      <w:divBdr>
        <w:top w:val="none" w:sz="0" w:space="0" w:color="auto"/>
        <w:left w:val="none" w:sz="0" w:space="0" w:color="auto"/>
        <w:bottom w:val="none" w:sz="0" w:space="0" w:color="auto"/>
        <w:right w:val="none" w:sz="0" w:space="0" w:color="auto"/>
      </w:divBdr>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873884392">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1960255552">
      <w:bodyDiv w:val="1"/>
      <w:marLeft w:val="0"/>
      <w:marRight w:val="0"/>
      <w:marTop w:val="0"/>
      <w:marBottom w:val="0"/>
      <w:divBdr>
        <w:top w:val="none" w:sz="0" w:space="0" w:color="auto"/>
        <w:left w:val="none" w:sz="0" w:space="0" w:color="auto"/>
        <w:bottom w:val="none" w:sz="0" w:space="0" w:color="auto"/>
        <w:right w:val="none" w:sz="0" w:space="0" w:color="auto"/>
      </w:divBdr>
    </w:div>
    <w:div w:id="1997106642">
      <w:bodyDiv w:val="1"/>
      <w:marLeft w:val="0"/>
      <w:marRight w:val="0"/>
      <w:marTop w:val="0"/>
      <w:marBottom w:val="0"/>
      <w:divBdr>
        <w:top w:val="none" w:sz="0" w:space="0" w:color="auto"/>
        <w:left w:val="none" w:sz="0" w:space="0" w:color="auto"/>
        <w:bottom w:val="none" w:sz="0" w:space="0" w:color="auto"/>
        <w:right w:val="none" w:sz="0" w:space="0" w:color="auto"/>
      </w:divBdr>
    </w:div>
    <w:div w:id="2002654598">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s://github.com/EnterpriseIntegrationLab/icity/upload/master/mappings/ITSoS" TargetMode="External"/><Relationship Id="rId47" Type="http://schemas.openxmlformats.org/officeDocument/2006/relationships/hyperlink" Target="https://w3id.org/icity/iCity-TransportationSystem/1.2/\1" TargetMode="External"/><Relationship Id="rId50" Type="http://schemas.openxmlformats.org/officeDocument/2006/relationships/hyperlink" Target="http://www" TargetMode="External"/><Relationship Id="rId55" Type="http://schemas.openxmlformats.org/officeDocument/2006/relationships/hyperlink" Target="http://ontology.eil.utoronto.ca/icity/Organization/PartTimeStudent" TargetMode="External"/><Relationship Id="rId63" Type="http://schemas.openxmlformats.org/officeDocument/2006/relationships/image" Target="media/image24.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image" Target="media/image1.emf"/><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image" Target="media/image21.png"/><Relationship Id="rId45" Type="http://schemas.openxmlformats.org/officeDocument/2006/relationships/hyperlink" Target="mailto:ec2-user@ec2-35-183-119-164.ca-central-1.compute.amazonaws.com" TargetMode="External"/><Relationship Id="rId53" Type="http://schemas.openxmlformats.org/officeDocument/2006/relationships/hyperlink" Target="http://ontology.eil.utoronto.ca/icity/Organization/PartTimeRegEmployee" TargetMode="External"/><Relationship Id="rId58" Type="http://schemas.openxmlformats.org/officeDocument/2006/relationships/hyperlink" Target="http://www.nextbus.com/xmlFeedDocs/NextBusXMLFeed.pdf"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franz.com/ns/allegrograph/5.0/geo/nd" TargetMode="External"/><Relationship Id="rId19" Type="http://schemas.openxmlformats.org/officeDocument/2006/relationships/image" Target="media/image7.emf"/><Relationship Id="rId14" Type="http://schemas.openxmlformats.org/officeDocument/2006/relationships/hyperlink" Target="http://ontology.eil.utoronto.ca/icity/Time.owl" TargetMode="Externa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tree/master/applications/TASHA/configs" TargetMode="External"/><Relationship Id="rId43" Type="http://schemas.openxmlformats.org/officeDocument/2006/relationships/image" Target="media/image23.emf"/><Relationship Id="rId48" Type="http://schemas.openxmlformats.org/officeDocument/2006/relationships/hyperlink" Target="https://www.w3.org/TR/owl-time/" TargetMode="External"/><Relationship Id="rId56" Type="http://schemas.openxmlformats.org/officeDocument/2006/relationships/hyperlink" Target="http://ontology.eil.utoronto.ca/icity/TASHA/Auto" TargetMode="External"/><Relationship Id="rId64"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hyperlink" Target="http://ontology.eil.utoronto.ca/icity/Organization/FullTimeRegEmployee" TargetMode="External"/><Relationship Id="rId3" Type="http://schemas.openxmlformats.org/officeDocument/2006/relationships/styles" Target="styles.xml"/><Relationship Id="rId12" Type="http://schemas.openxmlformats.org/officeDocument/2006/relationships/hyperlink" Target="http://franz.com/ns/allegrograph/5.0/geo/nd"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https://github.com/EnterpriseIntegrationLab/icity/tree/master/mappings/TASHA" TargetMode="External"/><Relationship Id="rId46" Type="http://schemas.openxmlformats.org/officeDocument/2006/relationships/hyperlink" Target="http://dgarijo.github.io/Widoco/doc/bestPractices/index-en.html" TargetMode="External"/><Relationship Id="rId59" Type="http://schemas.openxmlformats.org/officeDocument/2006/relationships/hyperlink" Target="https://www.nature.com/articles/sdata201889" TargetMode="External"/><Relationship Id="rId67" Type="http://schemas.microsoft.com/office/2011/relationships/people" Target="people.xml"/><Relationship Id="rId20" Type="http://schemas.openxmlformats.org/officeDocument/2006/relationships/image" Target="media/image8.emf"/><Relationship Id="rId41" Type="http://schemas.openxmlformats.org/officeDocument/2006/relationships/image" Target="media/image22.emf"/><Relationship Id="rId54" Type="http://schemas.openxmlformats.org/officeDocument/2006/relationships/hyperlink" Target="http://ontology.eil.utoronto.ca/icity/Organization/PartTimeHomeEmployee" TargetMode="External"/><Relationship Id="rId62" Type="http://schemas.openxmlformats.org/officeDocument/2006/relationships/hyperlink" Target="https://github.com/EnterpriseIntegrationLab/icity/tree/master/mappings/ITS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hyperlink" Target="http://www" TargetMode="External"/><Relationship Id="rId57" Type="http://schemas.openxmlformats.org/officeDocument/2006/relationships/hyperlink" Target="http://webservices.nextbus.com/service/publicXMLFeed?command=vehicleLocations&amp;a=ttc&amp;r=501&amp;t=1525184100000" TargetMode="External"/><Relationship Id="rId10" Type="http://schemas.microsoft.com/office/2016/09/relationships/commentsIds" Target="commentsIds.xml"/><Relationship Id="rId31" Type="http://schemas.openxmlformats.org/officeDocument/2006/relationships/image" Target="media/image16.emf"/><Relationship Id="rId44" Type="http://schemas.openxmlformats.org/officeDocument/2006/relationships/hyperlink" Target="https://github.com/EnterpriseIntegrationLab/icity/tree/master/mappings/Esri_GSX" TargetMode="External"/><Relationship Id="rId52" Type="http://schemas.openxmlformats.org/officeDocument/2006/relationships/hyperlink" Target="http://ontology.eil.utoronto.ca/icity/Organization/FullTimeHomeEmployee" TargetMode="External"/><Relationship Id="rId60" Type="http://schemas.openxmlformats.org/officeDocument/2006/relationships/hyperlink" Target="http://franz.com/ns/allegrograph/5.0/geo/nd" TargetMode="External"/><Relationship Id="rId65"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hyperlink" Target="https://github.com/EnterpriseIntegrationLab/icity/upload/master/mappings/TTC"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1</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2</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3</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4</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5</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6</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7</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8</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9</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10</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11</b:RefOrder>
  </b:Source>
</b:Sources>
</file>

<file path=customXml/itemProps1.xml><?xml version="1.0" encoding="utf-8"?>
<ds:datastoreItem xmlns:ds="http://schemas.openxmlformats.org/officeDocument/2006/customXml" ds:itemID="{383B6A3E-B99C-0D49-88CB-33E8D69B8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193</Pages>
  <Words>47852</Words>
  <Characters>272760</Characters>
  <Application>Microsoft Office Word</Application>
  <DocSecurity>0</DocSecurity>
  <Lines>2273</Lines>
  <Paragraphs>639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27</cp:revision>
  <cp:lastPrinted>2020-02-12T19:11:00Z</cp:lastPrinted>
  <dcterms:created xsi:type="dcterms:W3CDTF">2020-02-12T19:10:00Z</dcterms:created>
  <dcterms:modified xsi:type="dcterms:W3CDTF">2020-02-19T21:15:00Z</dcterms:modified>
</cp:coreProperties>
</file>