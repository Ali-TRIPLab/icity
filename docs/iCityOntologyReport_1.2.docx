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127D2AE"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C00FD1">
        <w:rPr>
          <w:rFonts w:ascii="Cambria" w:eastAsia="MS Gothic" w:hAnsi="Cambria"/>
          <w:i/>
          <w:iCs/>
          <w:color w:val="000000"/>
          <w:spacing w:val="15"/>
          <w:sz w:val="28"/>
          <w:szCs w:val="28"/>
          <w:lang w:eastAsia="en-CA"/>
        </w:rPr>
        <w:t>April 8</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616EC9">
          <w:pPr>
            <w:pStyle w:val="TOC1"/>
            <w:tabs>
              <w:tab w:val="left" w:pos="400"/>
              <w:tab w:val="right" w:leader="dot" w:pos="9350"/>
            </w:tabs>
            <w:rPr>
              <w:rFonts w:cstheme="minorBidi"/>
              <w:noProof/>
              <w:sz w:val="24"/>
              <w:lang w:val="en-CA" w:bidi="ar-SA"/>
            </w:rPr>
          </w:pPr>
          <w:hyperlink w:anchor="_Toc2843341" w:history="1">
            <w:r w:rsidR="00FF404B" w:rsidRPr="00CA4351">
              <w:rPr>
                <w:rStyle w:val="Hyperlink"/>
                <w:noProof/>
              </w:rPr>
              <w:t>2</w:t>
            </w:r>
            <w:r w:rsidR="00FF404B">
              <w:rPr>
                <w:rFonts w:cstheme="minorBidi"/>
                <w:noProof/>
                <w:sz w:val="24"/>
                <w:lang w:val="en-CA" w:bidi="ar-SA"/>
              </w:rPr>
              <w:tab/>
            </w:r>
            <w:r w:rsidR="00FF404B" w:rsidRPr="00CA4351">
              <w:rPr>
                <w:rStyle w:val="Hyperlink"/>
                <w:noProof/>
              </w:rPr>
              <w:t>Scope</w:t>
            </w:r>
            <w:r w:rsidR="00FF404B">
              <w:rPr>
                <w:noProof/>
                <w:webHidden/>
              </w:rPr>
              <w:tab/>
            </w:r>
            <w:r w:rsidR="00FF404B">
              <w:rPr>
                <w:noProof/>
                <w:webHidden/>
              </w:rPr>
              <w:fldChar w:fldCharType="begin"/>
            </w:r>
            <w:r w:rsidR="00FF404B">
              <w:rPr>
                <w:noProof/>
                <w:webHidden/>
              </w:rPr>
              <w:instrText xml:space="preserve"> PAGEREF _Toc2843341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458D5CBA" w14:textId="65BEFEE1" w:rsidR="00FF404B" w:rsidRDefault="00616EC9">
          <w:pPr>
            <w:pStyle w:val="TOC1"/>
            <w:tabs>
              <w:tab w:val="left" w:pos="400"/>
              <w:tab w:val="right" w:leader="dot" w:pos="9350"/>
            </w:tabs>
            <w:rPr>
              <w:rFonts w:cstheme="minorBidi"/>
              <w:noProof/>
              <w:sz w:val="24"/>
              <w:lang w:val="en-CA" w:bidi="ar-SA"/>
            </w:rPr>
          </w:pPr>
          <w:hyperlink w:anchor="_Toc2843342" w:history="1">
            <w:r w:rsidR="00FF404B" w:rsidRPr="00CA4351">
              <w:rPr>
                <w:rStyle w:val="Hyperlink"/>
                <w:noProof/>
              </w:rPr>
              <w:t>3</w:t>
            </w:r>
            <w:r w:rsidR="00FF404B">
              <w:rPr>
                <w:rFonts w:cstheme="minorBidi"/>
                <w:noProof/>
                <w:sz w:val="24"/>
                <w:lang w:val="en-CA" w:bidi="ar-SA"/>
              </w:rPr>
              <w:tab/>
            </w:r>
            <w:r w:rsidR="00FF404B" w:rsidRPr="00CA4351">
              <w:rPr>
                <w:rStyle w:val="Hyperlink"/>
                <w:noProof/>
              </w:rPr>
              <w:t>Outline</w:t>
            </w:r>
            <w:r w:rsidR="00FF404B">
              <w:rPr>
                <w:noProof/>
                <w:webHidden/>
              </w:rPr>
              <w:tab/>
            </w:r>
            <w:r w:rsidR="00FF404B">
              <w:rPr>
                <w:noProof/>
                <w:webHidden/>
              </w:rPr>
              <w:fldChar w:fldCharType="begin"/>
            </w:r>
            <w:r w:rsidR="00FF404B">
              <w:rPr>
                <w:noProof/>
                <w:webHidden/>
              </w:rPr>
              <w:instrText xml:space="preserve"> PAGEREF _Toc2843342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5B2B33D5" w14:textId="18837A40" w:rsidR="00FF404B" w:rsidRDefault="00616EC9">
          <w:pPr>
            <w:pStyle w:val="TOC1"/>
            <w:tabs>
              <w:tab w:val="left" w:pos="400"/>
              <w:tab w:val="right" w:leader="dot" w:pos="9350"/>
            </w:tabs>
            <w:rPr>
              <w:rFonts w:cstheme="minorBidi"/>
              <w:noProof/>
              <w:sz w:val="24"/>
              <w:lang w:val="en-CA" w:bidi="ar-SA"/>
            </w:rPr>
          </w:pPr>
          <w:hyperlink w:anchor="_Toc2843343" w:history="1">
            <w:r w:rsidR="00FF404B" w:rsidRPr="00CA4351">
              <w:rPr>
                <w:rStyle w:val="Hyperlink"/>
                <w:noProof/>
              </w:rPr>
              <w:t>4</w:t>
            </w:r>
            <w:r w:rsidR="00FF404B">
              <w:rPr>
                <w:rFonts w:cstheme="minorBidi"/>
                <w:noProof/>
                <w:sz w:val="24"/>
                <w:lang w:val="en-CA" w:bidi="ar-SA"/>
              </w:rPr>
              <w:tab/>
            </w:r>
            <w:r w:rsidR="00FF404B" w:rsidRPr="00CA4351">
              <w:rPr>
                <w:rStyle w:val="Hyperlink"/>
                <w:noProof/>
              </w:rPr>
              <w:t>Role of the Ontology</w:t>
            </w:r>
            <w:r w:rsidR="00FF404B">
              <w:rPr>
                <w:noProof/>
                <w:webHidden/>
              </w:rPr>
              <w:tab/>
            </w:r>
            <w:r w:rsidR="00FF404B">
              <w:rPr>
                <w:noProof/>
                <w:webHidden/>
              </w:rPr>
              <w:fldChar w:fldCharType="begin"/>
            </w:r>
            <w:r w:rsidR="00FF404B">
              <w:rPr>
                <w:noProof/>
                <w:webHidden/>
              </w:rPr>
              <w:instrText xml:space="preserve"> PAGEREF _Toc2843343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37055E3" w14:textId="1FCF6B0C" w:rsidR="00FF404B" w:rsidRDefault="00616EC9">
          <w:pPr>
            <w:pStyle w:val="TOC1"/>
            <w:tabs>
              <w:tab w:val="left" w:pos="400"/>
              <w:tab w:val="right" w:leader="dot" w:pos="9350"/>
            </w:tabs>
            <w:rPr>
              <w:rFonts w:cstheme="minorBidi"/>
              <w:noProof/>
              <w:sz w:val="24"/>
              <w:lang w:val="en-CA" w:bidi="ar-SA"/>
            </w:rPr>
          </w:pPr>
          <w:hyperlink w:anchor="_Toc2843344" w:history="1">
            <w:r w:rsidR="00FF404B" w:rsidRPr="00CA4351">
              <w:rPr>
                <w:rStyle w:val="Hyperlink"/>
                <w:noProof/>
              </w:rPr>
              <w:t>5</w:t>
            </w:r>
            <w:r w:rsidR="00FF404B">
              <w:rPr>
                <w:rFonts w:cstheme="minorBidi"/>
                <w:noProof/>
                <w:sz w:val="24"/>
                <w:lang w:val="en-CA" w:bidi="ar-SA"/>
              </w:rPr>
              <w:tab/>
            </w:r>
            <w:r w:rsidR="00FF404B" w:rsidRPr="00CA4351">
              <w:rPr>
                <w:rStyle w:val="Hyperlink"/>
                <w:noProof/>
              </w:rPr>
              <w:t>Summary of Changes from Previous Version</w:t>
            </w:r>
            <w:r w:rsidR="00FF404B">
              <w:rPr>
                <w:noProof/>
                <w:webHidden/>
              </w:rPr>
              <w:tab/>
            </w:r>
            <w:r w:rsidR="00FF404B">
              <w:rPr>
                <w:noProof/>
                <w:webHidden/>
              </w:rPr>
              <w:fldChar w:fldCharType="begin"/>
            </w:r>
            <w:r w:rsidR="00FF404B">
              <w:rPr>
                <w:noProof/>
                <w:webHidden/>
              </w:rPr>
              <w:instrText xml:space="preserve"> PAGEREF _Toc2843344 \h </w:instrText>
            </w:r>
            <w:r w:rsidR="00FF404B">
              <w:rPr>
                <w:noProof/>
                <w:webHidden/>
              </w:rPr>
            </w:r>
            <w:r w:rsidR="00FF404B">
              <w:rPr>
                <w:noProof/>
                <w:webHidden/>
              </w:rPr>
              <w:fldChar w:fldCharType="separate"/>
            </w:r>
            <w:r w:rsidR="00FF404B">
              <w:rPr>
                <w:noProof/>
                <w:webHidden/>
              </w:rPr>
              <w:t>6</w:t>
            </w:r>
            <w:r w:rsidR="00FF404B">
              <w:rPr>
                <w:noProof/>
                <w:webHidden/>
              </w:rPr>
              <w:fldChar w:fldCharType="end"/>
            </w:r>
          </w:hyperlink>
        </w:p>
        <w:p w14:paraId="279BA156" w14:textId="4EE22015" w:rsidR="00FF404B" w:rsidRDefault="00616EC9">
          <w:pPr>
            <w:pStyle w:val="TOC1"/>
            <w:tabs>
              <w:tab w:val="left" w:pos="400"/>
              <w:tab w:val="right" w:leader="dot" w:pos="9350"/>
            </w:tabs>
            <w:rPr>
              <w:rFonts w:cstheme="minorBidi"/>
              <w:noProof/>
              <w:sz w:val="24"/>
              <w:lang w:val="en-CA" w:bidi="ar-SA"/>
            </w:rPr>
          </w:pPr>
          <w:hyperlink w:anchor="_Toc2843345" w:history="1">
            <w:r w:rsidR="00FF404B" w:rsidRPr="00CA4351">
              <w:rPr>
                <w:rStyle w:val="Hyperlink"/>
                <w:noProof/>
              </w:rPr>
              <w:t>6</w:t>
            </w:r>
            <w:r w:rsidR="00FF404B">
              <w:rPr>
                <w:rFonts w:cstheme="minorBidi"/>
                <w:noProof/>
                <w:sz w:val="24"/>
                <w:lang w:val="en-CA" w:bidi="ar-SA"/>
              </w:rPr>
              <w:tab/>
            </w:r>
            <w:r w:rsidR="00FF404B" w:rsidRPr="00CA4351">
              <w:rPr>
                <w:rStyle w:val="Hyperlink"/>
                <w:noProof/>
              </w:rPr>
              <w:t>Urban System Characteristics and Behaviour</w:t>
            </w:r>
            <w:r w:rsidR="00FF404B">
              <w:rPr>
                <w:noProof/>
                <w:webHidden/>
              </w:rPr>
              <w:tab/>
            </w:r>
            <w:r w:rsidR="00FF404B">
              <w:rPr>
                <w:noProof/>
                <w:webHidden/>
              </w:rPr>
              <w:fldChar w:fldCharType="begin"/>
            </w:r>
            <w:r w:rsidR="00FF404B">
              <w:rPr>
                <w:noProof/>
                <w:webHidden/>
              </w:rPr>
              <w:instrText xml:space="preserve"> PAGEREF _Toc2843345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188918BE" w14:textId="1BA91C6D" w:rsidR="00FF404B" w:rsidRDefault="00616EC9">
          <w:pPr>
            <w:pStyle w:val="TOC2"/>
            <w:tabs>
              <w:tab w:val="left" w:pos="720"/>
              <w:tab w:val="right" w:leader="dot" w:pos="9350"/>
            </w:tabs>
            <w:rPr>
              <w:rFonts w:cstheme="minorBidi"/>
              <w:noProof/>
              <w:sz w:val="24"/>
              <w:lang w:val="en-CA" w:bidi="ar-SA"/>
            </w:rPr>
          </w:pPr>
          <w:hyperlink w:anchor="_Toc2843346" w:history="1">
            <w:r w:rsidR="00FF404B" w:rsidRPr="00CA4351">
              <w:rPr>
                <w:rStyle w:val="Hyperlink"/>
                <w:rFonts w:ascii="Times New Roman" w:hAnsi="Times New Roman"/>
                <w:noProof/>
                <w:snapToGrid w:val="0"/>
                <w:w w:val="0"/>
              </w:rPr>
              <w:t>6.1</w:t>
            </w:r>
            <w:r w:rsidR="00FF404B">
              <w:rPr>
                <w:rFonts w:cstheme="minorBidi"/>
                <w:noProof/>
                <w:sz w:val="24"/>
                <w:lang w:val="en-CA" w:bidi="ar-SA"/>
              </w:rPr>
              <w:tab/>
            </w:r>
            <w:r w:rsidR="00FF404B" w:rsidRPr="00CA4351">
              <w:rPr>
                <w:rStyle w:val="Hyperlink"/>
                <w:noProof/>
              </w:rPr>
              <w:t>Foundational Ontologies</w:t>
            </w:r>
            <w:r w:rsidR="00FF404B">
              <w:rPr>
                <w:noProof/>
                <w:webHidden/>
              </w:rPr>
              <w:tab/>
            </w:r>
            <w:r w:rsidR="00FF404B">
              <w:rPr>
                <w:noProof/>
                <w:webHidden/>
              </w:rPr>
              <w:fldChar w:fldCharType="begin"/>
            </w:r>
            <w:r w:rsidR="00FF404B">
              <w:rPr>
                <w:noProof/>
                <w:webHidden/>
              </w:rPr>
              <w:instrText xml:space="preserve"> PAGEREF _Toc2843346 \h </w:instrText>
            </w:r>
            <w:r w:rsidR="00FF404B">
              <w:rPr>
                <w:noProof/>
                <w:webHidden/>
              </w:rPr>
            </w:r>
            <w:r w:rsidR="00FF404B">
              <w:rPr>
                <w:noProof/>
                <w:webHidden/>
              </w:rPr>
              <w:fldChar w:fldCharType="separate"/>
            </w:r>
            <w:r w:rsidR="00FF404B">
              <w:rPr>
                <w:noProof/>
                <w:webHidden/>
              </w:rPr>
              <w:t>8</w:t>
            </w:r>
            <w:r w:rsidR="00FF404B">
              <w:rPr>
                <w:noProof/>
                <w:webHidden/>
              </w:rPr>
              <w:fldChar w:fldCharType="end"/>
            </w:r>
          </w:hyperlink>
        </w:p>
        <w:p w14:paraId="5E86E2D9" w14:textId="18AE0863" w:rsidR="00FF404B" w:rsidRDefault="00616EC9">
          <w:pPr>
            <w:pStyle w:val="TOC3"/>
            <w:tabs>
              <w:tab w:val="left" w:pos="1200"/>
              <w:tab w:val="right" w:leader="dot" w:pos="9350"/>
            </w:tabs>
            <w:rPr>
              <w:rFonts w:cstheme="minorBidi"/>
              <w:noProof/>
              <w:sz w:val="24"/>
              <w:lang w:val="en-CA" w:bidi="ar-SA"/>
            </w:rPr>
          </w:pPr>
          <w:hyperlink w:anchor="_Toc2843347" w:history="1">
            <w:r w:rsidR="00FF404B" w:rsidRPr="00CA4351">
              <w:rPr>
                <w:rStyle w:val="Hyperlink"/>
                <w:noProof/>
              </w:rPr>
              <w:t>6.1.1</w:t>
            </w:r>
            <w:r w:rsidR="00FF404B">
              <w:rPr>
                <w:rFonts w:cstheme="minorBidi"/>
                <w:noProof/>
                <w:sz w:val="24"/>
                <w:lang w:val="en-CA" w:bidi="ar-SA"/>
              </w:rPr>
              <w:tab/>
            </w:r>
            <w:r w:rsidR="00FF404B" w:rsidRPr="00CA4351">
              <w:rPr>
                <w:rStyle w:val="Hyperlink"/>
                <w:noProof/>
              </w:rPr>
              <w:t>Spatial Location Ontology</w:t>
            </w:r>
            <w:r w:rsidR="00FF404B">
              <w:rPr>
                <w:noProof/>
                <w:webHidden/>
              </w:rPr>
              <w:tab/>
            </w:r>
            <w:r w:rsidR="00FF404B">
              <w:rPr>
                <w:noProof/>
                <w:webHidden/>
              </w:rPr>
              <w:fldChar w:fldCharType="begin"/>
            </w:r>
            <w:r w:rsidR="00FF404B">
              <w:rPr>
                <w:noProof/>
                <w:webHidden/>
              </w:rPr>
              <w:instrText xml:space="preserve"> PAGEREF _Toc2843347 \h </w:instrText>
            </w:r>
            <w:r w:rsidR="00FF404B">
              <w:rPr>
                <w:noProof/>
                <w:webHidden/>
              </w:rPr>
            </w:r>
            <w:r w:rsidR="00FF404B">
              <w:rPr>
                <w:noProof/>
                <w:webHidden/>
              </w:rPr>
              <w:fldChar w:fldCharType="separate"/>
            </w:r>
            <w:r w:rsidR="00FF404B">
              <w:rPr>
                <w:noProof/>
                <w:webHidden/>
              </w:rPr>
              <w:t>9</w:t>
            </w:r>
            <w:r w:rsidR="00FF404B">
              <w:rPr>
                <w:noProof/>
                <w:webHidden/>
              </w:rPr>
              <w:fldChar w:fldCharType="end"/>
            </w:r>
          </w:hyperlink>
        </w:p>
        <w:p w14:paraId="77B99704" w14:textId="2F542ED9" w:rsidR="00FF404B" w:rsidRDefault="00616EC9">
          <w:pPr>
            <w:pStyle w:val="TOC3"/>
            <w:tabs>
              <w:tab w:val="left" w:pos="1200"/>
              <w:tab w:val="right" w:leader="dot" w:pos="9350"/>
            </w:tabs>
            <w:rPr>
              <w:rFonts w:cstheme="minorBidi"/>
              <w:noProof/>
              <w:sz w:val="24"/>
              <w:lang w:val="en-CA" w:bidi="ar-SA"/>
            </w:rPr>
          </w:pPr>
          <w:hyperlink w:anchor="_Toc2843348" w:history="1">
            <w:r w:rsidR="00FF404B" w:rsidRPr="00CA4351">
              <w:rPr>
                <w:rStyle w:val="Hyperlink"/>
                <w:noProof/>
              </w:rPr>
              <w:t>6.1.2</w:t>
            </w:r>
            <w:r w:rsidR="00FF404B">
              <w:rPr>
                <w:rFonts w:cstheme="minorBidi"/>
                <w:noProof/>
                <w:sz w:val="24"/>
                <w:lang w:val="en-CA" w:bidi="ar-SA"/>
              </w:rPr>
              <w:tab/>
            </w:r>
            <w:r w:rsidR="00FF404B" w:rsidRPr="00CA4351">
              <w:rPr>
                <w:rStyle w:val="Hyperlink"/>
                <w:noProof/>
              </w:rPr>
              <w:t>Time Ontology</w:t>
            </w:r>
            <w:r w:rsidR="00FF404B">
              <w:rPr>
                <w:noProof/>
                <w:webHidden/>
              </w:rPr>
              <w:tab/>
            </w:r>
            <w:r w:rsidR="00FF404B">
              <w:rPr>
                <w:noProof/>
                <w:webHidden/>
              </w:rPr>
              <w:fldChar w:fldCharType="begin"/>
            </w:r>
            <w:r w:rsidR="00FF404B">
              <w:rPr>
                <w:noProof/>
                <w:webHidden/>
              </w:rPr>
              <w:instrText xml:space="preserve"> PAGEREF _Toc2843348 \h </w:instrText>
            </w:r>
            <w:r w:rsidR="00FF404B">
              <w:rPr>
                <w:noProof/>
                <w:webHidden/>
              </w:rPr>
            </w:r>
            <w:r w:rsidR="00FF404B">
              <w:rPr>
                <w:noProof/>
                <w:webHidden/>
              </w:rPr>
              <w:fldChar w:fldCharType="separate"/>
            </w:r>
            <w:r w:rsidR="00FF404B">
              <w:rPr>
                <w:noProof/>
                <w:webHidden/>
              </w:rPr>
              <w:t>11</w:t>
            </w:r>
            <w:r w:rsidR="00FF404B">
              <w:rPr>
                <w:noProof/>
                <w:webHidden/>
              </w:rPr>
              <w:fldChar w:fldCharType="end"/>
            </w:r>
          </w:hyperlink>
        </w:p>
        <w:p w14:paraId="25E35BC8" w14:textId="475B9FB2" w:rsidR="00FF404B" w:rsidRDefault="00616EC9">
          <w:pPr>
            <w:pStyle w:val="TOC3"/>
            <w:tabs>
              <w:tab w:val="left" w:pos="1200"/>
              <w:tab w:val="right" w:leader="dot" w:pos="9350"/>
            </w:tabs>
            <w:rPr>
              <w:rFonts w:cstheme="minorBidi"/>
              <w:noProof/>
              <w:sz w:val="24"/>
              <w:lang w:val="en-CA" w:bidi="ar-SA"/>
            </w:rPr>
          </w:pPr>
          <w:hyperlink w:anchor="_Toc2843349" w:history="1">
            <w:r w:rsidR="00FF404B" w:rsidRPr="00CA4351">
              <w:rPr>
                <w:rStyle w:val="Hyperlink"/>
                <w:noProof/>
              </w:rPr>
              <w:t>6.1.3</w:t>
            </w:r>
            <w:r w:rsidR="00FF404B">
              <w:rPr>
                <w:rFonts w:cstheme="minorBidi"/>
                <w:noProof/>
                <w:sz w:val="24"/>
                <w:lang w:val="en-CA" w:bidi="ar-SA"/>
              </w:rPr>
              <w:tab/>
            </w:r>
            <w:r w:rsidR="00FF404B" w:rsidRPr="00CA4351">
              <w:rPr>
                <w:rStyle w:val="Hyperlink"/>
                <w:noProof/>
              </w:rPr>
              <w:t>Change Ontology</w:t>
            </w:r>
            <w:r w:rsidR="00FF404B">
              <w:rPr>
                <w:noProof/>
                <w:webHidden/>
              </w:rPr>
              <w:tab/>
            </w:r>
            <w:r w:rsidR="00FF404B">
              <w:rPr>
                <w:noProof/>
                <w:webHidden/>
              </w:rPr>
              <w:fldChar w:fldCharType="begin"/>
            </w:r>
            <w:r w:rsidR="00FF404B">
              <w:rPr>
                <w:noProof/>
                <w:webHidden/>
              </w:rPr>
              <w:instrText xml:space="preserve"> PAGEREF _Toc2843349 \h </w:instrText>
            </w:r>
            <w:r w:rsidR="00FF404B">
              <w:rPr>
                <w:noProof/>
                <w:webHidden/>
              </w:rPr>
            </w:r>
            <w:r w:rsidR="00FF404B">
              <w:rPr>
                <w:noProof/>
                <w:webHidden/>
              </w:rPr>
              <w:fldChar w:fldCharType="separate"/>
            </w:r>
            <w:r w:rsidR="00FF404B">
              <w:rPr>
                <w:noProof/>
                <w:webHidden/>
              </w:rPr>
              <w:t>12</w:t>
            </w:r>
            <w:r w:rsidR="00FF404B">
              <w:rPr>
                <w:noProof/>
                <w:webHidden/>
              </w:rPr>
              <w:fldChar w:fldCharType="end"/>
            </w:r>
          </w:hyperlink>
        </w:p>
        <w:p w14:paraId="1E44CDB7" w14:textId="7744B663" w:rsidR="00FF404B" w:rsidRDefault="00616EC9">
          <w:pPr>
            <w:pStyle w:val="TOC3"/>
            <w:tabs>
              <w:tab w:val="left" w:pos="1200"/>
              <w:tab w:val="right" w:leader="dot" w:pos="9350"/>
            </w:tabs>
            <w:rPr>
              <w:rFonts w:cstheme="minorBidi"/>
              <w:noProof/>
              <w:sz w:val="24"/>
              <w:lang w:val="en-CA" w:bidi="ar-SA"/>
            </w:rPr>
          </w:pPr>
          <w:hyperlink w:anchor="_Toc2843350" w:history="1">
            <w:r w:rsidR="00FF404B" w:rsidRPr="00CA4351">
              <w:rPr>
                <w:rStyle w:val="Hyperlink"/>
                <w:noProof/>
              </w:rPr>
              <w:t>6.1.4</w:t>
            </w:r>
            <w:r w:rsidR="00FF404B">
              <w:rPr>
                <w:rFonts w:cstheme="minorBidi"/>
                <w:noProof/>
                <w:sz w:val="24"/>
                <w:lang w:val="en-CA" w:bidi="ar-SA"/>
              </w:rPr>
              <w:tab/>
            </w:r>
            <w:r w:rsidR="00FF404B" w:rsidRPr="00CA4351">
              <w:rPr>
                <w:rStyle w:val="Hyperlink"/>
                <w:noProof/>
              </w:rPr>
              <w:t>Activity Ontology</w:t>
            </w:r>
            <w:r w:rsidR="00FF404B">
              <w:rPr>
                <w:noProof/>
                <w:webHidden/>
              </w:rPr>
              <w:tab/>
            </w:r>
            <w:r w:rsidR="00FF404B">
              <w:rPr>
                <w:noProof/>
                <w:webHidden/>
              </w:rPr>
              <w:fldChar w:fldCharType="begin"/>
            </w:r>
            <w:r w:rsidR="00FF404B">
              <w:rPr>
                <w:noProof/>
                <w:webHidden/>
              </w:rPr>
              <w:instrText xml:space="preserve"> PAGEREF _Toc2843350 \h </w:instrText>
            </w:r>
            <w:r w:rsidR="00FF404B">
              <w:rPr>
                <w:noProof/>
                <w:webHidden/>
              </w:rPr>
            </w:r>
            <w:r w:rsidR="00FF404B">
              <w:rPr>
                <w:noProof/>
                <w:webHidden/>
              </w:rPr>
              <w:fldChar w:fldCharType="separate"/>
            </w:r>
            <w:r w:rsidR="00FF404B">
              <w:rPr>
                <w:noProof/>
                <w:webHidden/>
              </w:rPr>
              <w:t>13</w:t>
            </w:r>
            <w:r w:rsidR="00FF404B">
              <w:rPr>
                <w:noProof/>
                <w:webHidden/>
              </w:rPr>
              <w:fldChar w:fldCharType="end"/>
            </w:r>
          </w:hyperlink>
        </w:p>
        <w:p w14:paraId="5094B8F3" w14:textId="094C09AF" w:rsidR="00FF404B" w:rsidRDefault="00616EC9">
          <w:pPr>
            <w:pStyle w:val="TOC3"/>
            <w:tabs>
              <w:tab w:val="left" w:pos="1200"/>
              <w:tab w:val="right" w:leader="dot" w:pos="9350"/>
            </w:tabs>
            <w:rPr>
              <w:rFonts w:cstheme="minorBidi"/>
              <w:noProof/>
              <w:sz w:val="24"/>
              <w:lang w:val="en-CA" w:bidi="ar-SA"/>
            </w:rPr>
          </w:pPr>
          <w:hyperlink w:anchor="_Toc2843351" w:history="1">
            <w:r w:rsidR="00FF404B" w:rsidRPr="00CA4351">
              <w:rPr>
                <w:rStyle w:val="Hyperlink"/>
                <w:noProof/>
              </w:rPr>
              <w:t>6.1.5</w:t>
            </w:r>
            <w:r w:rsidR="00FF404B">
              <w:rPr>
                <w:rFonts w:cstheme="minorBidi"/>
                <w:noProof/>
                <w:sz w:val="24"/>
                <w:lang w:val="en-CA" w:bidi="ar-SA"/>
              </w:rPr>
              <w:tab/>
            </w:r>
            <w:r w:rsidR="00FF404B" w:rsidRPr="00CA4351">
              <w:rPr>
                <w:rStyle w:val="Hyperlink"/>
                <w:noProof/>
              </w:rPr>
              <w:t>Resource Ontology</w:t>
            </w:r>
            <w:r w:rsidR="00FF404B">
              <w:rPr>
                <w:noProof/>
                <w:webHidden/>
              </w:rPr>
              <w:tab/>
            </w:r>
            <w:r w:rsidR="00FF404B">
              <w:rPr>
                <w:noProof/>
                <w:webHidden/>
              </w:rPr>
              <w:fldChar w:fldCharType="begin"/>
            </w:r>
            <w:r w:rsidR="00FF404B">
              <w:rPr>
                <w:noProof/>
                <w:webHidden/>
              </w:rPr>
              <w:instrText xml:space="preserve"> PAGEREF _Toc2843351 \h </w:instrText>
            </w:r>
            <w:r w:rsidR="00FF404B">
              <w:rPr>
                <w:noProof/>
                <w:webHidden/>
              </w:rPr>
            </w:r>
            <w:r w:rsidR="00FF404B">
              <w:rPr>
                <w:noProof/>
                <w:webHidden/>
              </w:rPr>
              <w:fldChar w:fldCharType="separate"/>
            </w:r>
            <w:r w:rsidR="00FF404B">
              <w:rPr>
                <w:noProof/>
                <w:webHidden/>
              </w:rPr>
              <w:t>16</w:t>
            </w:r>
            <w:r w:rsidR="00FF404B">
              <w:rPr>
                <w:noProof/>
                <w:webHidden/>
              </w:rPr>
              <w:fldChar w:fldCharType="end"/>
            </w:r>
          </w:hyperlink>
        </w:p>
        <w:p w14:paraId="74882973" w14:textId="751C8639" w:rsidR="00FF404B" w:rsidRDefault="00616EC9">
          <w:pPr>
            <w:pStyle w:val="TOC3"/>
            <w:tabs>
              <w:tab w:val="left" w:pos="1200"/>
              <w:tab w:val="right" w:leader="dot" w:pos="9350"/>
            </w:tabs>
            <w:rPr>
              <w:rFonts w:cstheme="minorBidi"/>
              <w:noProof/>
              <w:sz w:val="24"/>
              <w:lang w:val="en-CA" w:bidi="ar-SA"/>
            </w:rPr>
          </w:pPr>
          <w:hyperlink w:anchor="_Toc2843352" w:history="1">
            <w:r w:rsidR="00FF404B" w:rsidRPr="00CA4351">
              <w:rPr>
                <w:rStyle w:val="Hyperlink"/>
                <w:noProof/>
              </w:rPr>
              <w:t>6.1.6</w:t>
            </w:r>
            <w:r w:rsidR="00FF404B">
              <w:rPr>
                <w:rFonts w:cstheme="minorBidi"/>
                <w:noProof/>
                <w:sz w:val="24"/>
                <w:lang w:val="en-CA" w:bidi="ar-SA"/>
              </w:rPr>
              <w:tab/>
            </w:r>
            <w:r w:rsidR="00FF404B" w:rsidRPr="00CA4351">
              <w:rPr>
                <w:rStyle w:val="Hyperlink"/>
                <w:noProof/>
              </w:rPr>
              <w:t>Mereology Ontology</w:t>
            </w:r>
            <w:r w:rsidR="00FF404B">
              <w:rPr>
                <w:noProof/>
                <w:webHidden/>
              </w:rPr>
              <w:tab/>
            </w:r>
            <w:r w:rsidR="00FF404B">
              <w:rPr>
                <w:noProof/>
                <w:webHidden/>
              </w:rPr>
              <w:fldChar w:fldCharType="begin"/>
            </w:r>
            <w:r w:rsidR="00FF404B">
              <w:rPr>
                <w:noProof/>
                <w:webHidden/>
              </w:rPr>
              <w:instrText xml:space="preserve"> PAGEREF _Toc2843352 \h </w:instrText>
            </w:r>
            <w:r w:rsidR="00FF404B">
              <w:rPr>
                <w:noProof/>
                <w:webHidden/>
              </w:rPr>
            </w:r>
            <w:r w:rsidR="00FF404B">
              <w:rPr>
                <w:noProof/>
                <w:webHidden/>
              </w:rPr>
              <w:fldChar w:fldCharType="separate"/>
            </w:r>
            <w:r w:rsidR="00FF404B">
              <w:rPr>
                <w:noProof/>
                <w:webHidden/>
              </w:rPr>
              <w:t>18</w:t>
            </w:r>
            <w:r w:rsidR="00FF404B">
              <w:rPr>
                <w:noProof/>
                <w:webHidden/>
              </w:rPr>
              <w:fldChar w:fldCharType="end"/>
            </w:r>
          </w:hyperlink>
        </w:p>
        <w:p w14:paraId="26AB258D" w14:textId="7C00B52A" w:rsidR="00FF404B" w:rsidRDefault="00616EC9">
          <w:pPr>
            <w:pStyle w:val="TOC3"/>
            <w:tabs>
              <w:tab w:val="left" w:pos="1200"/>
              <w:tab w:val="right" w:leader="dot" w:pos="9350"/>
            </w:tabs>
            <w:rPr>
              <w:rFonts w:cstheme="minorBidi"/>
              <w:noProof/>
              <w:sz w:val="24"/>
              <w:lang w:val="en-CA" w:bidi="ar-SA"/>
            </w:rPr>
          </w:pPr>
          <w:hyperlink w:anchor="_Toc2843353" w:history="1">
            <w:r w:rsidR="00FF404B" w:rsidRPr="00CA4351">
              <w:rPr>
                <w:rStyle w:val="Hyperlink"/>
                <w:noProof/>
              </w:rPr>
              <w:t>6.1.7</w:t>
            </w:r>
            <w:r w:rsidR="00FF404B">
              <w:rPr>
                <w:rFonts w:cstheme="minorBidi"/>
                <w:noProof/>
                <w:sz w:val="24"/>
                <w:lang w:val="en-CA" w:bidi="ar-SA"/>
              </w:rPr>
              <w:tab/>
            </w:r>
            <w:r w:rsidR="00FF404B" w:rsidRPr="00CA4351">
              <w:rPr>
                <w:rStyle w:val="Hyperlink"/>
                <w:noProof/>
              </w:rPr>
              <w:t>Ontology of Units of Measure</w:t>
            </w:r>
            <w:r w:rsidR="00FF404B">
              <w:rPr>
                <w:noProof/>
                <w:webHidden/>
              </w:rPr>
              <w:tab/>
            </w:r>
            <w:r w:rsidR="00FF404B">
              <w:rPr>
                <w:noProof/>
                <w:webHidden/>
              </w:rPr>
              <w:fldChar w:fldCharType="begin"/>
            </w:r>
            <w:r w:rsidR="00FF404B">
              <w:rPr>
                <w:noProof/>
                <w:webHidden/>
              </w:rPr>
              <w:instrText xml:space="preserve"> PAGEREF _Toc2843353 \h </w:instrText>
            </w:r>
            <w:r w:rsidR="00FF404B">
              <w:rPr>
                <w:noProof/>
                <w:webHidden/>
              </w:rPr>
            </w:r>
            <w:r w:rsidR="00FF404B">
              <w:rPr>
                <w:noProof/>
                <w:webHidden/>
              </w:rPr>
              <w:fldChar w:fldCharType="separate"/>
            </w:r>
            <w:r w:rsidR="00FF404B">
              <w:rPr>
                <w:noProof/>
                <w:webHidden/>
              </w:rPr>
              <w:t>19</w:t>
            </w:r>
            <w:r w:rsidR="00FF404B">
              <w:rPr>
                <w:noProof/>
                <w:webHidden/>
              </w:rPr>
              <w:fldChar w:fldCharType="end"/>
            </w:r>
          </w:hyperlink>
        </w:p>
        <w:p w14:paraId="0ECC66F8" w14:textId="69F9D6D1" w:rsidR="00FF404B" w:rsidRDefault="00616EC9">
          <w:pPr>
            <w:pStyle w:val="TOC3"/>
            <w:tabs>
              <w:tab w:val="left" w:pos="1200"/>
              <w:tab w:val="right" w:leader="dot" w:pos="9350"/>
            </w:tabs>
            <w:rPr>
              <w:rFonts w:cstheme="minorBidi"/>
              <w:noProof/>
              <w:sz w:val="24"/>
              <w:lang w:val="en-CA" w:bidi="ar-SA"/>
            </w:rPr>
          </w:pPr>
          <w:hyperlink w:anchor="_Toc2843354" w:history="1">
            <w:r w:rsidR="00FF404B" w:rsidRPr="00CA4351">
              <w:rPr>
                <w:rStyle w:val="Hyperlink"/>
                <w:strike/>
                <w:noProof/>
              </w:rPr>
              <w:t>6.1.8</w:t>
            </w:r>
            <w:r w:rsidR="00FF404B">
              <w:rPr>
                <w:rFonts w:cstheme="minorBidi"/>
                <w:noProof/>
                <w:sz w:val="24"/>
                <w:lang w:val="en-CA" w:bidi="ar-SA"/>
              </w:rPr>
              <w:tab/>
            </w:r>
            <w:r w:rsidR="00FF404B" w:rsidRPr="00CA4351">
              <w:rPr>
                <w:rStyle w:val="Hyperlink"/>
                <w:strike/>
                <w:noProof/>
              </w:rPr>
              <w:t>Monetary Value Ontology</w:t>
            </w:r>
            <w:r w:rsidR="00FF404B">
              <w:rPr>
                <w:noProof/>
                <w:webHidden/>
              </w:rPr>
              <w:tab/>
            </w:r>
            <w:r w:rsidR="00FF404B">
              <w:rPr>
                <w:noProof/>
                <w:webHidden/>
              </w:rPr>
              <w:fldChar w:fldCharType="begin"/>
            </w:r>
            <w:r w:rsidR="00FF404B">
              <w:rPr>
                <w:noProof/>
                <w:webHidden/>
              </w:rPr>
              <w:instrText xml:space="preserve"> PAGEREF _Toc2843354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5296FC47" w14:textId="59D49A84" w:rsidR="00FF404B" w:rsidRDefault="00616EC9">
          <w:pPr>
            <w:pStyle w:val="TOC3"/>
            <w:tabs>
              <w:tab w:val="left" w:pos="1200"/>
              <w:tab w:val="right" w:leader="dot" w:pos="9350"/>
            </w:tabs>
            <w:rPr>
              <w:rFonts w:cstheme="minorBidi"/>
              <w:noProof/>
              <w:sz w:val="24"/>
              <w:lang w:val="en-CA" w:bidi="ar-SA"/>
            </w:rPr>
          </w:pPr>
          <w:hyperlink w:anchor="_Toc2843355" w:history="1">
            <w:r w:rsidR="00FF404B" w:rsidRPr="00CA4351">
              <w:rPr>
                <w:rStyle w:val="Hyperlink"/>
                <w:noProof/>
              </w:rPr>
              <w:t>6.1.9</w:t>
            </w:r>
            <w:r w:rsidR="00FF404B">
              <w:rPr>
                <w:rFonts w:cstheme="minorBidi"/>
                <w:noProof/>
                <w:sz w:val="24"/>
                <w:lang w:val="en-CA" w:bidi="ar-SA"/>
              </w:rPr>
              <w:tab/>
            </w:r>
            <w:r w:rsidR="00FF404B" w:rsidRPr="00CA4351">
              <w:rPr>
                <w:rStyle w:val="Hyperlink"/>
                <w:noProof/>
              </w:rPr>
              <w:t>Recurring events ontology</w:t>
            </w:r>
            <w:r w:rsidR="00FF404B">
              <w:rPr>
                <w:noProof/>
                <w:webHidden/>
              </w:rPr>
              <w:tab/>
            </w:r>
            <w:r w:rsidR="00FF404B">
              <w:rPr>
                <w:noProof/>
                <w:webHidden/>
              </w:rPr>
              <w:fldChar w:fldCharType="begin"/>
            </w:r>
            <w:r w:rsidR="00FF404B">
              <w:rPr>
                <w:noProof/>
                <w:webHidden/>
              </w:rPr>
              <w:instrText xml:space="preserve"> PAGEREF _Toc2843355 \h </w:instrText>
            </w:r>
            <w:r w:rsidR="00FF404B">
              <w:rPr>
                <w:noProof/>
                <w:webHidden/>
              </w:rPr>
            </w:r>
            <w:r w:rsidR="00FF404B">
              <w:rPr>
                <w:noProof/>
                <w:webHidden/>
              </w:rPr>
              <w:fldChar w:fldCharType="separate"/>
            </w:r>
            <w:r w:rsidR="00FF404B">
              <w:rPr>
                <w:noProof/>
                <w:webHidden/>
              </w:rPr>
              <w:t>24</w:t>
            </w:r>
            <w:r w:rsidR="00FF404B">
              <w:rPr>
                <w:noProof/>
                <w:webHidden/>
              </w:rPr>
              <w:fldChar w:fldCharType="end"/>
            </w:r>
          </w:hyperlink>
        </w:p>
        <w:p w14:paraId="055914E0" w14:textId="78EC57E4" w:rsidR="00FF404B" w:rsidRDefault="00616EC9">
          <w:pPr>
            <w:pStyle w:val="TOC2"/>
            <w:tabs>
              <w:tab w:val="left" w:pos="720"/>
              <w:tab w:val="right" w:leader="dot" w:pos="9350"/>
            </w:tabs>
            <w:rPr>
              <w:rFonts w:cstheme="minorBidi"/>
              <w:noProof/>
              <w:sz w:val="24"/>
              <w:lang w:val="en-CA" w:bidi="ar-SA"/>
            </w:rPr>
          </w:pPr>
          <w:hyperlink w:anchor="_Toc2843356" w:history="1">
            <w:r w:rsidR="00FF404B" w:rsidRPr="00CA4351">
              <w:rPr>
                <w:rStyle w:val="Hyperlink"/>
                <w:rFonts w:ascii="Times New Roman" w:hAnsi="Times New Roman"/>
                <w:noProof/>
                <w:snapToGrid w:val="0"/>
                <w:w w:val="0"/>
              </w:rPr>
              <w:t>6.2</w:t>
            </w:r>
            <w:r w:rsidR="00FF404B">
              <w:rPr>
                <w:rFonts w:cstheme="minorBidi"/>
                <w:noProof/>
                <w:sz w:val="24"/>
                <w:lang w:val="en-CA" w:bidi="ar-SA"/>
              </w:rPr>
              <w:tab/>
            </w:r>
            <w:r w:rsidR="00FF404B" w:rsidRPr="00CA4351">
              <w:rPr>
                <w:rStyle w:val="Hyperlink"/>
                <w:noProof/>
              </w:rPr>
              <w:t>Sensors Ontology</w:t>
            </w:r>
            <w:r w:rsidR="00FF404B">
              <w:rPr>
                <w:noProof/>
                <w:webHidden/>
              </w:rPr>
              <w:tab/>
            </w:r>
            <w:r w:rsidR="00FF404B">
              <w:rPr>
                <w:noProof/>
                <w:webHidden/>
              </w:rPr>
              <w:fldChar w:fldCharType="begin"/>
            </w:r>
            <w:r w:rsidR="00FF404B">
              <w:rPr>
                <w:noProof/>
                <w:webHidden/>
              </w:rPr>
              <w:instrText xml:space="preserve"> PAGEREF _Toc2843356 \h </w:instrText>
            </w:r>
            <w:r w:rsidR="00FF404B">
              <w:rPr>
                <w:noProof/>
                <w:webHidden/>
              </w:rPr>
            </w:r>
            <w:r w:rsidR="00FF404B">
              <w:rPr>
                <w:noProof/>
                <w:webHidden/>
              </w:rPr>
              <w:fldChar w:fldCharType="separate"/>
            </w:r>
            <w:r w:rsidR="00FF404B">
              <w:rPr>
                <w:noProof/>
                <w:webHidden/>
              </w:rPr>
              <w:t>27</w:t>
            </w:r>
            <w:r w:rsidR="00FF404B">
              <w:rPr>
                <w:noProof/>
                <w:webHidden/>
              </w:rPr>
              <w:fldChar w:fldCharType="end"/>
            </w:r>
          </w:hyperlink>
        </w:p>
        <w:p w14:paraId="45828A20" w14:textId="00BE08FA" w:rsidR="00FF404B" w:rsidRDefault="00616EC9">
          <w:pPr>
            <w:pStyle w:val="TOC2"/>
            <w:tabs>
              <w:tab w:val="left" w:pos="720"/>
              <w:tab w:val="right" w:leader="dot" w:pos="9350"/>
            </w:tabs>
            <w:rPr>
              <w:rFonts w:cstheme="minorBidi"/>
              <w:noProof/>
              <w:sz w:val="24"/>
              <w:lang w:val="en-CA" w:bidi="ar-SA"/>
            </w:rPr>
          </w:pPr>
          <w:hyperlink w:anchor="_Toc2843357" w:history="1">
            <w:r w:rsidR="00FF404B" w:rsidRPr="00CA4351">
              <w:rPr>
                <w:rStyle w:val="Hyperlink"/>
                <w:rFonts w:ascii="Times New Roman" w:hAnsi="Times New Roman"/>
                <w:noProof/>
                <w:snapToGrid w:val="0"/>
                <w:w w:val="0"/>
              </w:rPr>
              <w:t>6.3</w:t>
            </w:r>
            <w:r w:rsidR="00FF404B">
              <w:rPr>
                <w:rFonts w:cstheme="minorBidi"/>
                <w:noProof/>
                <w:sz w:val="24"/>
                <w:lang w:val="en-CA" w:bidi="ar-SA"/>
              </w:rPr>
              <w:tab/>
            </w:r>
            <w:r w:rsidR="00FF404B" w:rsidRPr="00CA4351">
              <w:rPr>
                <w:rStyle w:val="Hyperlink"/>
                <w:noProof/>
              </w:rPr>
              <w:t>Contact Ontology</w:t>
            </w:r>
            <w:r w:rsidR="00FF404B">
              <w:rPr>
                <w:noProof/>
                <w:webHidden/>
              </w:rPr>
              <w:tab/>
            </w:r>
            <w:r w:rsidR="00FF404B">
              <w:rPr>
                <w:noProof/>
                <w:webHidden/>
              </w:rPr>
              <w:fldChar w:fldCharType="begin"/>
            </w:r>
            <w:r w:rsidR="00FF404B">
              <w:rPr>
                <w:noProof/>
                <w:webHidden/>
              </w:rPr>
              <w:instrText xml:space="preserve"> PAGEREF _Toc2843357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3BF9C2AB" w14:textId="1DFD229D" w:rsidR="00FF404B" w:rsidRDefault="00616EC9">
          <w:pPr>
            <w:pStyle w:val="TOC2"/>
            <w:tabs>
              <w:tab w:val="left" w:pos="720"/>
              <w:tab w:val="right" w:leader="dot" w:pos="9350"/>
            </w:tabs>
            <w:rPr>
              <w:rFonts w:cstheme="minorBidi"/>
              <w:noProof/>
              <w:sz w:val="24"/>
              <w:lang w:val="en-CA" w:bidi="ar-SA"/>
            </w:rPr>
          </w:pPr>
          <w:hyperlink w:anchor="_Toc2843358" w:history="1">
            <w:r w:rsidR="00FF404B" w:rsidRPr="00CA4351">
              <w:rPr>
                <w:rStyle w:val="Hyperlink"/>
                <w:rFonts w:ascii="Times New Roman" w:hAnsi="Times New Roman"/>
                <w:noProof/>
                <w:snapToGrid w:val="0"/>
                <w:w w:val="0"/>
              </w:rPr>
              <w:t>6.4</w:t>
            </w:r>
            <w:r w:rsidR="00FF404B">
              <w:rPr>
                <w:rFonts w:cstheme="minorBidi"/>
                <w:noProof/>
                <w:sz w:val="24"/>
                <w:lang w:val="en-CA" w:bidi="ar-SA"/>
              </w:rPr>
              <w:tab/>
            </w:r>
            <w:r w:rsidR="00FF404B" w:rsidRPr="00CA4351">
              <w:rPr>
                <w:rStyle w:val="Hyperlink"/>
                <w:noProof/>
              </w:rPr>
              <w:t>Person Ontology</w:t>
            </w:r>
            <w:r w:rsidR="00FF404B">
              <w:rPr>
                <w:noProof/>
                <w:webHidden/>
              </w:rPr>
              <w:tab/>
            </w:r>
            <w:r w:rsidR="00FF404B">
              <w:rPr>
                <w:noProof/>
                <w:webHidden/>
              </w:rPr>
              <w:fldChar w:fldCharType="begin"/>
            </w:r>
            <w:r w:rsidR="00FF404B">
              <w:rPr>
                <w:noProof/>
                <w:webHidden/>
              </w:rPr>
              <w:instrText xml:space="preserve"> PAGEREF _Toc2843358 \h </w:instrText>
            </w:r>
            <w:r w:rsidR="00FF404B">
              <w:rPr>
                <w:noProof/>
                <w:webHidden/>
              </w:rPr>
            </w:r>
            <w:r w:rsidR="00FF404B">
              <w:rPr>
                <w:noProof/>
                <w:webHidden/>
              </w:rPr>
              <w:fldChar w:fldCharType="separate"/>
            </w:r>
            <w:r w:rsidR="00FF404B">
              <w:rPr>
                <w:noProof/>
                <w:webHidden/>
              </w:rPr>
              <w:t>29</w:t>
            </w:r>
            <w:r w:rsidR="00FF404B">
              <w:rPr>
                <w:noProof/>
                <w:webHidden/>
              </w:rPr>
              <w:fldChar w:fldCharType="end"/>
            </w:r>
          </w:hyperlink>
        </w:p>
        <w:p w14:paraId="77ADFA2D" w14:textId="501090A9" w:rsidR="00FF404B" w:rsidRDefault="00616EC9">
          <w:pPr>
            <w:pStyle w:val="TOC2"/>
            <w:tabs>
              <w:tab w:val="left" w:pos="720"/>
              <w:tab w:val="right" w:leader="dot" w:pos="9350"/>
            </w:tabs>
            <w:rPr>
              <w:rFonts w:cstheme="minorBidi"/>
              <w:noProof/>
              <w:sz w:val="24"/>
              <w:lang w:val="en-CA" w:bidi="ar-SA"/>
            </w:rPr>
          </w:pPr>
          <w:hyperlink w:anchor="_Toc2843359" w:history="1">
            <w:r w:rsidR="00FF404B" w:rsidRPr="00CA4351">
              <w:rPr>
                <w:rStyle w:val="Hyperlink"/>
                <w:rFonts w:ascii="Times New Roman" w:hAnsi="Times New Roman"/>
                <w:noProof/>
                <w:snapToGrid w:val="0"/>
                <w:w w:val="0"/>
              </w:rPr>
              <w:t>6.5</w:t>
            </w:r>
            <w:r w:rsidR="00FF404B">
              <w:rPr>
                <w:rFonts w:cstheme="minorBidi"/>
                <w:noProof/>
                <w:sz w:val="24"/>
                <w:lang w:val="en-CA" w:bidi="ar-SA"/>
              </w:rPr>
              <w:tab/>
            </w:r>
            <w:r w:rsidR="00FF404B" w:rsidRPr="00CA4351">
              <w:rPr>
                <w:rStyle w:val="Hyperlink"/>
                <w:noProof/>
              </w:rPr>
              <w:t>Household Ontology</w:t>
            </w:r>
            <w:r w:rsidR="00FF404B">
              <w:rPr>
                <w:noProof/>
                <w:webHidden/>
              </w:rPr>
              <w:tab/>
            </w:r>
            <w:r w:rsidR="00FF404B">
              <w:rPr>
                <w:noProof/>
                <w:webHidden/>
              </w:rPr>
              <w:fldChar w:fldCharType="begin"/>
            </w:r>
            <w:r w:rsidR="00FF404B">
              <w:rPr>
                <w:noProof/>
                <w:webHidden/>
              </w:rPr>
              <w:instrText xml:space="preserve"> PAGEREF _Toc2843359 \h </w:instrText>
            </w:r>
            <w:r w:rsidR="00FF404B">
              <w:rPr>
                <w:noProof/>
                <w:webHidden/>
              </w:rPr>
            </w:r>
            <w:r w:rsidR="00FF404B">
              <w:rPr>
                <w:noProof/>
                <w:webHidden/>
              </w:rPr>
              <w:fldChar w:fldCharType="separate"/>
            </w:r>
            <w:r w:rsidR="00FF404B">
              <w:rPr>
                <w:noProof/>
                <w:webHidden/>
              </w:rPr>
              <w:t>30</w:t>
            </w:r>
            <w:r w:rsidR="00FF404B">
              <w:rPr>
                <w:noProof/>
                <w:webHidden/>
              </w:rPr>
              <w:fldChar w:fldCharType="end"/>
            </w:r>
          </w:hyperlink>
        </w:p>
        <w:p w14:paraId="68638B4E" w14:textId="21652A94" w:rsidR="00FF404B" w:rsidRDefault="00616EC9">
          <w:pPr>
            <w:pStyle w:val="TOC2"/>
            <w:tabs>
              <w:tab w:val="left" w:pos="720"/>
              <w:tab w:val="right" w:leader="dot" w:pos="9350"/>
            </w:tabs>
            <w:rPr>
              <w:rFonts w:cstheme="minorBidi"/>
              <w:noProof/>
              <w:sz w:val="24"/>
              <w:lang w:val="en-CA" w:bidi="ar-SA"/>
            </w:rPr>
          </w:pPr>
          <w:hyperlink w:anchor="_Toc2843360" w:history="1">
            <w:r w:rsidR="00FF404B" w:rsidRPr="00CA4351">
              <w:rPr>
                <w:rStyle w:val="Hyperlink"/>
                <w:rFonts w:ascii="Times New Roman" w:hAnsi="Times New Roman"/>
                <w:noProof/>
                <w:snapToGrid w:val="0"/>
                <w:w w:val="0"/>
              </w:rPr>
              <w:t>6.6</w:t>
            </w:r>
            <w:r w:rsidR="00FF404B">
              <w:rPr>
                <w:rFonts w:cstheme="minorBidi"/>
                <w:noProof/>
                <w:sz w:val="24"/>
                <w:lang w:val="en-CA" w:bidi="ar-SA"/>
              </w:rPr>
              <w:tab/>
            </w:r>
            <w:r w:rsidR="00FF404B" w:rsidRPr="00CA4351">
              <w:rPr>
                <w:rStyle w:val="Hyperlink"/>
                <w:noProof/>
              </w:rPr>
              <w:t>Organization Ontology</w:t>
            </w:r>
            <w:r w:rsidR="00FF404B">
              <w:rPr>
                <w:noProof/>
                <w:webHidden/>
              </w:rPr>
              <w:tab/>
            </w:r>
            <w:r w:rsidR="00FF404B">
              <w:rPr>
                <w:noProof/>
                <w:webHidden/>
              </w:rPr>
              <w:fldChar w:fldCharType="begin"/>
            </w:r>
            <w:r w:rsidR="00FF404B">
              <w:rPr>
                <w:noProof/>
                <w:webHidden/>
              </w:rPr>
              <w:instrText xml:space="preserve"> PAGEREF _Toc2843360 \h </w:instrText>
            </w:r>
            <w:r w:rsidR="00FF404B">
              <w:rPr>
                <w:noProof/>
                <w:webHidden/>
              </w:rPr>
            </w:r>
            <w:r w:rsidR="00FF404B">
              <w:rPr>
                <w:noProof/>
                <w:webHidden/>
              </w:rPr>
              <w:fldChar w:fldCharType="separate"/>
            </w:r>
            <w:r w:rsidR="00FF404B">
              <w:rPr>
                <w:noProof/>
                <w:webHidden/>
              </w:rPr>
              <w:t>32</w:t>
            </w:r>
            <w:r w:rsidR="00FF404B">
              <w:rPr>
                <w:noProof/>
                <w:webHidden/>
              </w:rPr>
              <w:fldChar w:fldCharType="end"/>
            </w:r>
          </w:hyperlink>
        </w:p>
        <w:p w14:paraId="4DE40C06" w14:textId="7919B58B" w:rsidR="00FF404B" w:rsidRDefault="00616EC9">
          <w:pPr>
            <w:pStyle w:val="TOC2"/>
            <w:tabs>
              <w:tab w:val="left" w:pos="720"/>
              <w:tab w:val="right" w:leader="dot" w:pos="9350"/>
            </w:tabs>
            <w:rPr>
              <w:rFonts w:cstheme="minorBidi"/>
              <w:noProof/>
              <w:sz w:val="24"/>
              <w:lang w:val="en-CA" w:bidi="ar-SA"/>
            </w:rPr>
          </w:pPr>
          <w:hyperlink w:anchor="_Toc2843361" w:history="1">
            <w:r w:rsidR="00FF404B" w:rsidRPr="00CA4351">
              <w:rPr>
                <w:rStyle w:val="Hyperlink"/>
                <w:rFonts w:ascii="Times New Roman" w:hAnsi="Times New Roman"/>
                <w:noProof/>
                <w:snapToGrid w:val="0"/>
                <w:w w:val="0"/>
              </w:rPr>
              <w:t>6.7</w:t>
            </w:r>
            <w:r w:rsidR="00FF404B">
              <w:rPr>
                <w:rFonts w:cstheme="minorBidi"/>
                <w:noProof/>
                <w:sz w:val="24"/>
                <w:lang w:val="en-CA" w:bidi="ar-SA"/>
              </w:rPr>
              <w:tab/>
            </w:r>
            <w:r w:rsidR="00FF404B" w:rsidRPr="00CA4351">
              <w:rPr>
                <w:rStyle w:val="Hyperlink"/>
                <w:noProof/>
              </w:rPr>
              <w:t>Building Ontology</w:t>
            </w:r>
            <w:r w:rsidR="00FF404B">
              <w:rPr>
                <w:noProof/>
                <w:webHidden/>
              </w:rPr>
              <w:tab/>
            </w:r>
            <w:r w:rsidR="00FF404B">
              <w:rPr>
                <w:noProof/>
                <w:webHidden/>
              </w:rPr>
              <w:fldChar w:fldCharType="begin"/>
            </w:r>
            <w:r w:rsidR="00FF404B">
              <w:rPr>
                <w:noProof/>
                <w:webHidden/>
              </w:rPr>
              <w:instrText xml:space="preserve"> PAGEREF _Toc2843361 \h </w:instrText>
            </w:r>
            <w:r w:rsidR="00FF404B">
              <w:rPr>
                <w:noProof/>
                <w:webHidden/>
              </w:rPr>
            </w:r>
            <w:r w:rsidR="00FF404B">
              <w:rPr>
                <w:noProof/>
                <w:webHidden/>
              </w:rPr>
              <w:fldChar w:fldCharType="separate"/>
            </w:r>
            <w:r w:rsidR="00FF404B">
              <w:rPr>
                <w:noProof/>
                <w:webHidden/>
              </w:rPr>
              <w:t>35</w:t>
            </w:r>
            <w:r w:rsidR="00FF404B">
              <w:rPr>
                <w:noProof/>
                <w:webHidden/>
              </w:rPr>
              <w:fldChar w:fldCharType="end"/>
            </w:r>
          </w:hyperlink>
        </w:p>
        <w:p w14:paraId="40AE101B" w14:textId="2BE83735" w:rsidR="00FF404B" w:rsidRDefault="00616EC9">
          <w:pPr>
            <w:pStyle w:val="TOC2"/>
            <w:tabs>
              <w:tab w:val="left" w:pos="720"/>
              <w:tab w:val="right" w:leader="dot" w:pos="9350"/>
            </w:tabs>
            <w:rPr>
              <w:rFonts w:cstheme="minorBidi"/>
              <w:noProof/>
              <w:sz w:val="24"/>
              <w:lang w:val="en-CA" w:bidi="ar-SA"/>
            </w:rPr>
          </w:pPr>
          <w:hyperlink w:anchor="_Toc2843362" w:history="1">
            <w:r w:rsidR="00FF404B" w:rsidRPr="00CA4351">
              <w:rPr>
                <w:rStyle w:val="Hyperlink"/>
                <w:rFonts w:ascii="Times New Roman" w:hAnsi="Times New Roman"/>
                <w:noProof/>
                <w:snapToGrid w:val="0"/>
                <w:w w:val="0"/>
              </w:rPr>
              <w:t>6.8</w:t>
            </w:r>
            <w:r w:rsidR="00FF404B">
              <w:rPr>
                <w:rFonts w:cstheme="minorBidi"/>
                <w:noProof/>
                <w:sz w:val="24"/>
                <w:lang w:val="en-CA" w:bidi="ar-SA"/>
              </w:rPr>
              <w:tab/>
            </w:r>
            <w:r w:rsidR="00FF404B" w:rsidRPr="00CA4351">
              <w:rPr>
                <w:rStyle w:val="Hyperlink"/>
                <w:noProof/>
              </w:rPr>
              <w:t>Vehicle Ontology</w:t>
            </w:r>
            <w:r w:rsidR="00FF404B">
              <w:rPr>
                <w:noProof/>
                <w:webHidden/>
              </w:rPr>
              <w:tab/>
            </w:r>
            <w:r w:rsidR="00FF404B">
              <w:rPr>
                <w:noProof/>
                <w:webHidden/>
              </w:rPr>
              <w:fldChar w:fldCharType="begin"/>
            </w:r>
            <w:r w:rsidR="00FF404B">
              <w:rPr>
                <w:noProof/>
                <w:webHidden/>
              </w:rPr>
              <w:instrText xml:space="preserve"> PAGEREF _Toc2843362 \h </w:instrText>
            </w:r>
            <w:r w:rsidR="00FF404B">
              <w:rPr>
                <w:noProof/>
                <w:webHidden/>
              </w:rPr>
            </w:r>
            <w:r w:rsidR="00FF404B">
              <w:rPr>
                <w:noProof/>
                <w:webHidden/>
              </w:rPr>
              <w:fldChar w:fldCharType="separate"/>
            </w:r>
            <w:r w:rsidR="00FF404B">
              <w:rPr>
                <w:noProof/>
                <w:webHidden/>
              </w:rPr>
              <w:t>36</w:t>
            </w:r>
            <w:r w:rsidR="00FF404B">
              <w:rPr>
                <w:noProof/>
                <w:webHidden/>
              </w:rPr>
              <w:fldChar w:fldCharType="end"/>
            </w:r>
          </w:hyperlink>
        </w:p>
        <w:p w14:paraId="70ACB20C" w14:textId="4804D972" w:rsidR="00FF404B" w:rsidRDefault="00616EC9">
          <w:pPr>
            <w:pStyle w:val="TOC2"/>
            <w:tabs>
              <w:tab w:val="left" w:pos="720"/>
              <w:tab w:val="right" w:leader="dot" w:pos="9350"/>
            </w:tabs>
            <w:rPr>
              <w:rFonts w:cstheme="minorBidi"/>
              <w:noProof/>
              <w:sz w:val="24"/>
              <w:lang w:val="en-CA" w:bidi="ar-SA"/>
            </w:rPr>
          </w:pPr>
          <w:hyperlink w:anchor="_Toc2843363" w:history="1">
            <w:r w:rsidR="00FF404B" w:rsidRPr="00CA4351">
              <w:rPr>
                <w:rStyle w:val="Hyperlink"/>
                <w:rFonts w:ascii="Times New Roman" w:hAnsi="Times New Roman"/>
                <w:noProof/>
                <w:snapToGrid w:val="0"/>
                <w:w w:val="0"/>
              </w:rPr>
              <w:t>6.9</w:t>
            </w:r>
            <w:r w:rsidR="00FF404B">
              <w:rPr>
                <w:rFonts w:cstheme="minorBidi"/>
                <w:noProof/>
                <w:sz w:val="24"/>
                <w:lang w:val="en-CA" w:bidi="ar-SA"/>
              </w:rPr>
              <w:tab/>
            </w:r>
            <w:r w:rsidR="00FF404B" w:rsidRPr="00CA4351">
              <w:rPr>
                <w:rStyle w:val="Hyperlink"/>
                <w:noProof/>
              </w:rPr>
              <w:t>Transportation System Ontology</w:t>
            </w:r>
            <w:r w:rsidR="00FF404B">
              <w:rPr>
                <w:noProof/>
                <w:webHidden/>
              </w:rPr>
              <w:tab/>
            </w:r>
            <w:r w:rsidR="00FF404B">
              <w:rPr>
                <w:noProof/>
                <w:webHidden/>
              </w:rPr>
              <w:fldChar w:fldCharType="begin"/>
            </w:r>
            <w:r w:rsidR="00FF404B">
              <w:rPr>
                <w:noProof/>
                <w:webHidden/>
              </w:rPr>
              <w:instrText xml:space="preserve"> PAGEREF _Toc2843363 \h </w:instrText>
            </w:r>
            <w:r w:rsidR="00FF404B">
              <w:rPr>
                <w:noProof/>
                <w:webHidden/>
              </w:rPr>
            </w:r>
            <w:r w:rsidR="00FF404B">
              <w:rPr>
                <w:noProof/>
                <w:webHidden/>
              </w:rPr>
              <w:fldChar w:fldCharType="separate"/>
            </w:r>
            <w:r w:rsidR="00FF404B">
              <w:rPr>
                <w:noProof/>
                <w:webHidden/>
              </w:rPr>
              <w:t>38</w:t>
            </w:r>
            <w:r w:rsidR="00FF404B">
              <w:rPr>
                <w:noProof/>
                <w:webHidden/>
              </w:rPr>
              <w:fldChar w:fldCharType="end"/>
            </w:r>
          </w:hyperlink>
        </w:p>
        <w:p w14:paraId="2C377930" w14:textId="1CE48351" w:rsidR="00FF404B" w:rsidRDefault="00616EC9">
          <w:pPr>
            <w:pStyle w:val="TOC3"/>
            <w:tabs>
              <w:tab w:val="left" w:pos="1200"/>
              <w:tab w:val="right" w:leader="dot" w:pos="9350"/>
            </w:tabs>
            <w:rPr>
              <w:rFonts w:cstheme="minorBidi"/>
              <w:noProof/>
              <w:sz w:val="24"/>
              <w:lang w:val="en-CA" w:bidi="ar-SA"/>
            </w:rPr>
          </w:pPr>
          <w:hyperlink w:anchor="_Toc2843364" w:history="1">
            <w:r w:rsidR="00FF404B" w:rsidRPr="00CA4351">
              <w:rPr>
                <w:rStyle w:val="Hyperlink"/>
                <w:noProof/>
              </w:rPr>
              <w:t>6.9.1</w:t>
            </w:r>
            <w:r w:rsidR="00FF404B">
              <w:rPr>
                <w:rFonts w:cstheme="minorBidi"/>
                <w:noProof/>
                <w:sz w:val="24"/>
                <w:lang w:val="en-CA" w:bidi="ar-SA"/>
              </w:rPr>
              <w:tab/>
            </w:r>
            <w:r w:rsidR="00FF404B" w:rsidRPr="00CA4351">
              <w:rPr>
                <w:rStyle w:val="Hyperlink"/>
                <w:noProof/>
              </w:rPr>
              <w:t>Travel Costs</w:t>
            </w:r>
            <w:r w:rsidR="00FF404B">
              <w:rPr>
                <w:noProof/>
                <w:webHidden/>
              </w:rPr>
              <w:tab/>
            </w:r>
            <w:r w:rsidR="00FF404B">
              <w:rPr>
                <w:noProof/>
                <w:webHidden/>
              </w:rPr>
              <w:fldChar w:fldCharType="begin"/>
            </w:r>
            <w:r w:rsidR="00FF404B">
              <w:rPr>
                <w:noProof/>
                <w:webHidden/>
              </w:rPr>
              <w:instrText xml:space="preserve"> PAGEREF _Toc2843364 \h </w:instrText>
            </w:r>
            <w:r w:rsidR="00FF404B">
              <w:rPr>
                <w:noProof/>
                <w:webHidden/>
              </w:rPr>
            </w:r>
            <w:r w:rsidR="00FF404B">
              <w:rPr>
                <w:noProof/>
                <w:webHidden/>
              </w:rPr>
              <w:fldChar w:fldCharType="separate"/>
            </w:r>
            <w:r w:rsidR="00FF404B">
              <w:rPr>
                <w:noProof/>
                <w:webHidden/>
              </w:rPr>
              <w:t>46</w:t>
            </w:r>
            <w:r w:rsidR="00FF404B">
              <w:rPr>
                <w:noProof/>
                <w:webHidden/>
              </w:rPr>
              <w:fldChar w:fldCharType="end"/>
            </w:r>
          </w:hyperlink>
        </w:p>
        <w:p w14:paraId="6730DF9B" w14:textId="725DB9F4" w:rsidR="00FF404B" w:rsidRDefault="00616EC9">
          <w:pPr>
            <w:pStyle w:val="TOC2"/>
            <w:tabs>
              <w:tab w:val="left" w:pos="960"/>
              <w:tab w:val="right" w:leader="dot" w:pos="9350"/>
            </w:tabs>
            <w:rPr>
              <w:rFonts w:cstheme="minorBidi"/>
              <w:noProof/>
              <w:sz w:val="24"/>
              <w:lang w:val="en-CA" w:bidi="ar-SA"/>
            </w:rPr>
          </w:pPr>
          <w:hyperlink w:anchor="_Toc2843365" w:history="1">
            <w:r w:rsidR="00FF404B" w:rsidRPr="00CA4351">
              <w:rPr>
                <w:rStyle w:val="Hyperlink"/>
                <w:rFonts w:ascii="Times New Roman" w:hAnsi="Times New Roman"/>
                <w:noProof/>
                <w:snapToGrid w:val="0"/>
                <w:w w:val="0"/>
              </w:rPr>
              <w:t>6.10</w:t>
            </w:r>
            <w:r w:rsidR="00FF404B">
              <w:rPr>
                <w:rFonts w:cstheme="minorBidi"/>
                <w:noProof/>
                <w:sz w:val="24"/>
                <w:lang w:val="en-CA" w:bidi="ar-SA"/>
              </w:rPr>
              <w:tab/>
            </w:r>
            <w:r w:rsidR="00FF404B" w:rsidRPr="00CA4351">
              <w:rPr>
                <w:rStyle w:val="Hyperlink"/>
                <w:noProof/>
              </w:rPr>
              <w:t>Parking Ontology</w:t>
            </w:r>
            <w:r w:rsidR="00FF404B">
              <w:rPr>
                <w:noProof/>
                <w:webHidden/>
              </w:rPr>
              <w:tab/>
            </w:r>
            <w:r w:rsidR="00FF404B">
              <w:rPr>
                <w:noProof/>
                <w:webHidden/>
              </w:rPr>
              <w:fldChar w:fldCharType="begin"/>
            </w:r>
            <w:r w:rsidR="00FF404B">
              <w:rPr>
                <w:noProof/>
                <w:webHidden/>
              </w:rPr>
              <w:instrText xml:space="preserve"> PAGEREF _Toc2843365 \h </w:instrText>
            </w:r>
            <w:r w:rsidR="00FF404B">
              <w:rPr>
                <w:noProof/>
                <w:webHidden/>
              </w:rPr>
            </w:r>
            <w:r w:rsidR="00FF404B">
              <w:rPr>
                <w:noProof/>
                <w:webHidden/>
              </w:rPr>
              <w:fldChar w:fldCharType="separate"/>
            </w:r>
            <w:r w:rsidR="00FF404B">
              <w:rPr>
                <w:noProof/>
                <w:webHidden/>
              </w:rPr>
              <w:t>47</w:t>
            </w:r>
            <w:r w:rsidR="00FF404B">
              <w:rPr>
                <w:noProof/>
                <w:webHidden/>
              </w:rPr>
              <w:fldChar w:fldCharType="end"/>
            </w:r>
          </w:hyperlink>
        </w:p>
        <w:p w14:paraId="58FF2DDA" w14:textId="46499AE5" w:rsidR="00FF404B" w:rsidRDefault="00616EC9">
          <w:pPr>
            <w:pStyle w:val="TOC2"/>
            <w:tabs>
              <w:tab w:val="left" w:pos="960"/>
              <w:tab w:val="right" w:leader="dot" w:pos="9350"/>
            </w:tabs>
            <w:rPr>
              <w:rFonts w:cstheme="minorBidi"/>
              <w:noProof/>
              <w:sz w:val="24"/>
              <w:lang w:val="en-CA" w:bidi="ar-SA"/>
            </w:rPr>
          </w:pPr>
          <w:hyperlink w:anchor="_Toc2843366" w:history="1">
            <w:r w:rsidR="00FF404B" w:rsidRPr="00CA4351">
              <w:rPr>
                <w:rStyle w:val="Hyperlink"/>
                <w:rFonts w:ascii="Times New Roman" w:hAnsi="Times New Roman"/>
                <w:noProof/>
                <w:snapToGrid w:val="0"/>
                <w:w w:val="0"/>
              </w:rPr>
              <w:t>6.11</w:t>
            </w:r>
            <w:r w:rsidR="00FF404B">
              <w:rPr>
                <w:rFonts w:cstheme="minorBidi"/>
                <w:noProof/>
                <w:sz w:val="24"/>
                <w:lang w:val="en-CA" w:bidi="ar-SA"/>
              </w:rPr>
              <w:tab/>
            </w:r>
            <w:r w:rsidR="00FF404B" w:rsidRPr="00CA4351">
              <w:rPr>
                <w:rStyle w:val="Hyperlink"/>
                <w:noProof/>
              </w:rPr>
              <w:t>Public Transit Ontology</w:t>
            </w:r>
            <w:r w:rsidR="00FF404B">
              <w:rPr>
                <w:noProof/>
                <w:webHidden/>
              </w:rPr>
              <w:tab/>
            </w:r>
            <w:r w:rsidR="00FF404B">
              <w:rPr>
                <w:noProof/>
                <w:webHidden/>
              </w:rPr>
              <w:fldChar w:fldCharType="begin"/>
            </w:r>
            <w:r w:rsidR="00FF404B">
              <w:rPr>
                <w:noProof/>
                <w:webHidden/>
              </w:rPr>
              <w:instrText xml:space="preserve"> PAGEREF _Toc2843366 \h </w:instrText>
            </w:r>
            <w:r w:rsidR="00FF404B">
              <w:rPr>
                <w:noProof/>
                <w:webHidden/>
              </w:rPr>
            </w:r>
            <w:r w:rsidR="00FF404B">
              <w:rPr>
                <w:noProof/>
                <w:webHidden/>
              </w:rPr>
              <w:fldChar w:fldCharType="separate"/>
            </w:r>
            <w:r w:rsidR="00FF404B">
              <w:rPr>
                <w:noProof/>
                <w:webHidden/>
              </w:rPr>
              <w:t>50</w:t>
            </w:r>
            <w:r w:rsidR="00FF404B">
              <w:rPr>
                <w:noProof/>
                <w:webHidden/>
              </w:rPr>
              <w:fldChar w:fldCharType="end"/>
            </w:r>
          </w:hyperlink>
        </w:p>
        <w:p w14:paraId="508ED74A" w14:textId="38B2FDA7" w:rsidR="00FF404B" w:rsidRDefault="00616EC9">
          <w:pPr>
            <w:pStyle w:val="TOC2"/>
            <w:tabs>
              <w:tab w:val="left" w:pos="960"/>
              <w:tab w:val="right" w:leader="dot" w:pos="9350"/>
            </w:tabs>
            <w:rPr>
              <w:rFonts w:cstheme="minorBidi"/>
              <w:noProof/>
              <w:sz w:val="24"/>
              <w:lang w:val="en-CA" w:bidi="ar-SA"/>
            </w:rPr>
          </w:pPr>
          <w:hyperlink w:anchor="_Toc2843367" w:history="1">
            <w:r w:rsidR="00FF404B" w:rsidRPr="00CA4351">
              <w:rPr>
                <w:rStyle w:val="Hyperlink"/>
                <w:rFonts w:ascii="Times New Roman" w:hAnsi="Times New Roman"/>
                <w:noProof/>
                <w:snapToGrid w:val="0"/>
                <w:w w:val="0"/>
              </w:rPr>
              <w:t>6.12</w:t>
            </w:r>
            <w:r w:rsidR="00FF404B">
              <w:rPr>
                <w:rFonts w:cstheme="minorBidi"/>
                <w:noProof/>
                <w:sz w:val="24"/>
                <w:lang w:val="en-CA" w:bidi="ar-SA"/>
              </w:rPr>
              <w:tab/>
            </w:r>
            <w:r w:rsidR="00FF404B" w:rsidRPr="00CA4351">
              <w:rPr>
                <w:rStyle w:val="Hyperlink"/>
                <w:noProof/>
              </w:rPr>
              <w:t>Land Use Ontology</w:t>
            </w:r>
            <w:r w:rsidR="00FF404B">
              <w:rPr>
                <w:noProof/>
                <w:webHidden/>
              </w:rPr>
              <w:tab/>
            </w:r>
            <w:r w:rsidR="00FF404B">
              <w:rPr>
                <w:noProof/>
                <w:webHidden/>
              </w:rPr>
              <w:fldChar w:fldCharType="begin"/>
            </w:r>
            <w:r w:rsidR="00FF404B">
              <w:rPr>
                <w:noProof/>
                <w:webHidden/>
              </w:rPr>
              <w:instrText xml:space="preserve"> PAGEREF _Toc2843367 \h </w:instrText>
            </w:r>
            <w:r w:rsidR="00FF404B">
              <w:rPr>
                <w:noProof/>
                <w:webHidden/>
              </w:rPr>
            </w:r>
            <w:r w:rsidR="00FF404B">
              <w:rPr>
                <w:noProof/>
                <w:webHidden/>
              </w:rPr>
              <w:fldChar w:fldCharType="separate"/>
            </w:r>
            <w:r w:rsidR="00FF404B">
              <w:rPr>
                <w:noProof/>
                <w:webHidden/>
              </w:rPr>
              <w:t>54</w:t>
            </w:r>
            <w:r w:rsidR="00FF404B">
              <w:rPr>
                <w:noProof/>
                <w:webHidden/>
              </w:rPr>
              <w:fldChar w:fldCharType="end"/>
            </w:r>
          </w:hyperlink>
        </w:p>
        <w:p w14:paraId="12E61C95" w14:textId="70D5EF4B" w:rsidR="00FF404B" w:rsidRDefault="00616EC9">
          <w:pPr>
            <w:pStyle w:val="TOC2"/>
            <w:tabs>
              <w:tab w:val="left" w:pos="960"/>
              <w:tab w:val="right" w:leader="dot" w:pos="9350"/>
            </w:tabs>
            <w:rPr>
              <w:rFonts w:cstheme="minorBidi"/>
              <w:noProof/>
              <w:sz w:val="24"/>
              <w:lang w:val="en-CA" w:bidi="ar-SA"/>
            </w:rPr>
          </w:pPr>
          <w:hyperlink w:anchor="_Toc2843368" w:history="1">
            <w:r w:rsidR="00FF404B" w:rsidRPr="00CA4351">
              <w:rPr>
                <w:rStyle w:val="Hyperlink"/>
                <w:rFonts w:ascii="Times New Roman" w:hAnsi="Times New Roman"/>
                <w:noProof/>
                <w:snapToGrid w:val="0"/>
                <w:w w:val="0"/>
              </w:rPr>
              <w:t>6.13</w:t>
            </w:r>
            <w:r w:rsidR="00FF404B">
              <w:rPr>
                <w:rFonts w:cstheme="minorBidi"/>
                <w:noProof/>
                <w:sz w:val="24"/>
                <w:lang w:val="en-CA" w:bidi="ar-SA"/>
              </w:rPr>
              <w:tab/>
            </w:r>
            <w:r w:rsidR="00FF404B" w:rsidRPr="00CA4351">
              <w:rPr>
                <w:rStyle w:val="Hyperlink"/>
                <w:noProof/>
              </w:rPr>
              <w:t>Trip Ontology</w:t>
            </w:r>
            <w:r w:rsidR="00FF404B">
              <w:rPr>
                <w:noProof/>
                <w:webHidden/>
              </w:rPr>
              <w:tab/>
            </w:r>
            <w:r w:rsidR="00FF404B">
              <w:rPr>
                <w:noProof/>
                <w:webHidden/>
              </w:rPr>
              <w:fldChar w:fldCharType="begin"/>
            </w:r>
            <w:r w:rsidR="00FF404B">
              <w:rPr>
                <w:noProof/>
                <w:webHidden/>
              </w:rPr>
              <w:instrText xml:space="preserve"> PAGEREF _Toc2843368 \h </w:instrText>
            </w:r>
            <w:r w:rsidR="00FF404B">
              <w:rPr>
                <w:noProof/>
                <w:webHidden/>
              </w:rPr>
            </w:r>
            <w:r w:rsidR="00FF404B">
              <w:rPr>
                <w:noProof/>
                <w:webHidden/>
              </w:rPr>
              <w:fldChar w:fldCharType="separate"/>
            </w:r>
            <w:r w:rsidR="00FF404B">
              <w:rPr>
                <w:noProof/>
                <w:webHidden/>
              </w:rPr>
              <w:t>58</w:t>
            </w:r>
            <w:r w:rsidR="00FF404B">
              <w:rPr>
                <w:noProof/>
                <w:webHidden/>
              </w:rPr>
              <w:fldChar w:fldCharType="end"/>
            </w:r>
          </w:hyperlink>
        </w:p>
        <w:p w14:paraId="20E34CC8" w14:textId="0B0BF315" w:rsidR="00FF404B" w:rsidRDefault="00616EC9">
          <w:pPr>
            <w:pStyle w:val="TOC3"/>
            <w:tabs>
              <w:tab w:val="left" w:pos="1200"/>
              <w:tab w:val="right" w:leader="dot" w:pos="9350"/>
            </w:tabs>
            <w:rPr>
              <w:rFonts w:cstheme="minorBidi"/>
              <w:noProof/>
              <w:sz w:val="24"/>
              <w:lang w:val="en-CA" w:bidi="ar-SA"/>
            </w:rPr>
          </w:pPr>
          <w:hyperlink w:anchor="_Toc2843369" w:history="1">
            <w:r w:rsidR="00FF404B" w:rsidRPr="00CA4351">
              <w:rPr>
                <w:rStyle w:val="Hyperlink"/>
                <w:noProof/>
              </w:rPr>
              <w:t>6.13.1</w:t>
            </w:r>
            <w:r w:rsidR="00FF404B">
              <w:rPr>
                <w:rFonts w:cstheme="minorBidi"/>
                <w:noProof/>
                <w:sz w:val="24"/>
                <w:lang w:val="en-CA" w:bidi="ar-SA"/>
              </w:rPr>
              <w:tab/>
            </w:r>
            <w:r w:rsidR="00FF404B" w:rsidRPr="00CA4351">
              <w:rPr>
                <w:rStyle w:val="Hyperlink"/>
                <w:noProof/>
              </w:rPr>
              <w:t>Trip Costs</w:t>
            </w:r>
            <w:r w:rsidR="00FF404B">
              <w:rPr>
                <w:noProof/>
                <w:webHidden/>
              </w:rPr>
              <w:tab/>
            </w:r>
            <w:r w:rsidR="00FF404B">
              <w:rPr>
                <w:noProof/>
                <w:webHidden/>
              </w:rPr>
              <w:fldChar w:fldCharType="begin"/>
            </w:r>
            <w:r w:rsidR="00FF404B">
              <w:rPr>
                <w:noProof/>
                <w:webHidden/>
              </w:rPr>
              <w:instrText xml:space="preserve"> PAGEREF _Toc2843369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4B056787" w14:textId="492F9FCC" w:rsidR="00FF404B" w:rsidRDefault="00616EC9">
          <w:pPr>
            <w:pStyle w:val="TOC2"/>
            <w:tabs>
              <w:tab w:val="left" w:pos="960"/>
              <w:tab w:val="right" w:leader="dot" w:pos="9350"/>
            </w:tabs>
            <w:rPr>
              <w:rFonts w:cstheme="minorBidi"/>
              <w:noProof/>
              <w:sz w:val="24"/>
              <w:lang w:val="en-CA" w:bidi="ar-SA"/>
            </w:rPr>
          </w:pPr>
          <w:hyperlink w:anchor="_Toc2843370" w:history="1">
            <w:r w:rsidR="00FF404B" w:rsidRPr="00CA4351">
              <w:rPr>
                <w:rStyle w:val="Hyperlink"/>
                <w:rFonts w:ascii="Times New Roman" w:hAnsi="Times New Roman"/>
                <w:noProof/>
                <w:snapToGrid w:val="0"/>
                <w:w w:val="0"/>
              </w:rPr>
              <w:t>6.14</w:t>
            </w:r>
            <w:r w:rsidR="00FF404B">
              <w:rPr>
                <w:rFonts w:cstheme="minorBidi"/>
                <w:noProof/>
                <w:sz w:val="24"/>
                <w:lang w:val="en-CA" w:bidi="ar-SA"/>
              </w:rPr>
              <w:tab/>
            </w:r>
            <w:r w:rsidR="00FF404B" w:rsidRPr="00CA4351">
              <w:rPr>
                <w:rStyle w:val="Hyperlink"/>
                <w:noProof/>
              </w:rPr>
              <w:t>Urban System Ontology</w:t>
            </w:r>
            <w:r w:rsidR="00FF404B">
              <w:rPr>
                <w:noProof/>
                <w:webHidden/>
              </w:rPr>
              <w:tab/>
            </w:r>
            <w:r w:rsidR="00FF404B">
              <w:rPr>
                <w:noProof/>
                <w:webHidden/>
              </w:rPr>
              <w:fldChar w:fldCharType="begin"/>
            </w:r>
            <w:r w:rsidR="00FF404B">
              <w:rPr>
                <w:noProof/>
                <w:webHidden/>
              </w:rPr>
              <w:instrText xml:space="preserve"> PAGEREF _Toc2843370 \h </w:instrText>
            </w:r>
            <w:r w:rsidR="00FF404B">
              <w:rPr>
                <w:noProof/>
                <w:webHidden/>
              </w:rPr>
            </w:r>
            <w:r w:rsidR="00FF404B">
              <w:rPr>
                <w:noProof/>
                <w:webHidden/>
              </w:rPr>
              <w:fldChar w:fldCharType="separate"/>
            </w:r>
            <w:r w:rsidR="00FF404B">
              <w:rPr>
                <w:noProof/>
                <w:webHidden/>
              </w:rPr>
              <w:t>59</w:t>
            </w:r>
            <w:r w:rsidR="00FF404B">
              <w:rPr>
                <w:noProof/>
                <w:webHidden/>
              </w:rPr>
              <w:fldChar w:fldCharType="end"/>
            </w:r>
          </w:hyperlink>
        </w:p>
        <w:p w14:paraId="29617BD6" w14:textId="20DB47ED" w:rsidR="00FF404B" w:rsidRDefault="00616EC9">
          <w:pPr>
            <w:pStyle w:val="TOC1"/>
            <w:tabs>
              <w:tab w:val="left" w:pos="400"/>
              <w:tab w:val="right" w:leader="dot" w:pos="9350"/>
            </w:tabs>
            <w:rPr>
              <w:rFonts w:cstheme="minorBidi"/>
              <w:noProof/>
              <w:sz w:val="24"/>
              <w:lang w:val="en-CA" w:bidi="ar-SA"/>
            </w:rPr>
          </w:pPr>
          <w:hyperlink w:anchor="_Toc2843371" w:history="1">
            <w:r w:rsidR="00FF404B" w:rsidRPr="00CA4351">
              <w:rPr>
                <w:rStyle w:val="Hyperlink"/>
                <w:noProof/>
              </w:rPr>
              <w:t>7</w:t>
            </w:r>
            <w:r w:rsidR="00FF404B">
              <w:rPr>
                <w:rFonts w:cstheme="minorBidi"/>
                <w:noProof/>
                <w:sz w:val="24"/>
                <w:lang w:val="en-CA" w:bidi="ar-SA"/>
              </w:rPr>
              <w:tab/>
            </w:r>
            <w:r w:rsidR="00FF404B" w:rsidRPr="00CA4351">
              <w:rPr>
                <w:rStyle w:val="Hyperlink"/>
                <w:noProof/>
              </w:rPr>
              <w:t>Applications</w:t>
            </w:r>
            <w:r w:rsidR="00FF404B">
              <w:rPr>
                <w:noProof/>
                <w:webHidden/>
              </w:rPr>
              <w:tab/>
            </w:r>
            <w:r w:rsidR="00FF404B">
              <w:rPr>
                <w:noProof/>
                <w:webHidden/>
              </w:rPr>
              <w:fldChar w:fldCharType="begin"/>
            </w:r>
            <w:r w:rsidR="00FF404B">
              <w:rPr>
                <w:noProof/>
                <w:webHidden/>
              </w:rPr>
              <w:instrText xml:space="preserve"> PAGEREF _Toc2843371 \h </w:instrText>
            </w:r>
            <w:r w:rsidR="00FF404B">
              <w:rPr>
                <w:noProof/>
                <w:webHidden/>
              </w:rPr>
            </w:r>
            <w:r w:rsidR="00FF404B">
              <w:rPr>
                <w:noProof/>
                <w:webHidden/>
              </w:rPr>
              <w:fldChar w:fldCharType="separate"/>
            </w:r>
            <w:r w:rsidR="00FF404B">
              <w:rPr>
                <w:noProof/>
                <w:webHidden/>
              </w:rPr>
              <w:t>61</w:t>
            </w:r>
            <w:r w:rsidR="00FF404B">
              <w:rPr>
                <w:noProof/>
                <w:webHidden/>
              </w:rPr>
              <w:fldChar w:fldCharType="end"/>
            </w:r>
          </w:hyperlink>
        </w:p>
        <w:p w14:paraId="1BD899C2" w14:textId="06FA9FA5" w:rsidR="00FF404B" w:rsidRDefault="00616EC9">
          <w:pPr>
            <w:pStyle w:val="TOC2"/>
            <w:tabs>
              <w:tab w:val="left" w:pos="720"/>
              <w:tab w:val="right" w:leader="dot" w:pos="9350"/>
            </w:tabs>
            <w:rPr>
              <w:rFonts w:cstheme="minorBidi"/>
              <w:noProof/>
              <w:sz w:val="24"/>
              <w:lang w:val="en-CA" w:bidi="ar-SA"/>
            </w:rPr>
          </w:pPr>
          <w:hyperlink w:anchor="_Toc2843372" w:history="1">
            <w:r w:rsidR="00FF404B" w:rsidRPr="00CA4351">
              <w:rPr>
                <w:rStyle w:val="Hyperlink"/>
                <w:rFonts w:ascii="Times New Roman" w:hAnsi="Times New Roman"/>
                <w:noProof/>
                <w:snapToGrid w:val="0"/>
                <w:w w:val="0"/>
              </w:rPr>
              <w:t>7.1</w:t>
            </w:r>
            <w:r w:rsidR="00FF404B">
              <w:rPr>
                <w:rFonts w:cstheme="minorBidi"/>
                <w:noProof/>
                <w:sz w:val="24"/>
                <w:lang w:val="en-CA" w:bidi="ar-SA"/>
              </w:rPr>
              <w:tab/>
            </w:r>
            <w:r w:rsidR="00FF404B" w:rsidRPr="00CA4351">
              <w:rPr>
                <w:rStyle w:val="Hyperlink"/>
                <w:noProof/>
              </w:rPr>
              <w:t>iCity Ontology for the IT-SoS Framework</w:t>
            </w:r>
            <w:r w:rsidR="00FF404B">
              <w:rPr>
                <w:noProof/>
                <w:webHidden/>
              </w:rPr>
              <w:tab/>
            </w:r>
            <w:r w:rsidR="00FF404B">
              <w:rPr>
                <w:noProof/>
                <w:webHidden/>
              </w:rPr>
              <w:fldChar w:fldCharType="begin"/>
            </w:r>
            <w:r w:rsidR="00FF404B">
              <w:rPr>
                <w:noProof/>
                <w:webHidden/>
              </w:rPr>
              <w:instrText xml:space="preserve"> PAGEREF _Toc2843372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5F8F7939" w14:textId="1C08B9EE" w:rsidR="00FF404B" w:rsidRDefault="00616EC9">
          <w:pPr>
            <w:pStyle w:val="TOC3"/>
            <w:tabs>
              <w:tab w:val="left" w:pos="1200"/>
              <w:tab w:val="right" w:leader="dot" w:pos="9350"/>
            </w:tabs>
            <w:rPr>
              <w:rFonts w:cstheme="minorBidi"/>
              <w:noProof/>
              <w:sz w:val="24"/>
              <w:lang w:val="en-CA" w:bidi="ar-SA"/>
            </w:rPr>
          </w:pPr>
          <w:hyperlink w:anchor="_Toc2843373" w:history="1">
            <w:r w:rsidR="00FF404B" w:rsidRPr="00CA4351">
              <w:rPr>
                <w:rStyle w:val="Hyperlink"/>
                <w:noProof/>
              </w:rPr>
              <w:t>7.1.1</w:t>
            </w:r>
            <w:r w:rsidR="00FF404B">
              <w:rPr>
                <w:rFonts w:cstheme="minorBidi"/>
                <w:noProof/>
                <w:sz w:val="24"/>
                <w:lang w:val="en-CA" w:bidi="ar-SA"/>
              </w:rPr>
              <w:tab/>
            </w:r>
            <w:r w:rsidR="00FF404B" w:rsidRPr="00CA4351">
              <w:rPr>
                <w:rStyle w:val="Hyperlink"/>
                <w:noProof/>
              </w:rPr>
              <w:t>Ontology Interface: Functional Requirements</w:t>
            </w:r>
            <w:r w:rsidR="00FF404B">
              <w:rPr>
                <w:noProof/>
                <w:webHidden/>
              </w:rPr>
              <w:tab/>
            </w:r>
            <w:r w:rsidR="00FF404B">
              <w:rPr>
                <w:noProof/>
                <w:webHidden/>
              </w:rPr>
              <w:fldChar w:fldCharType="begin"/>
            </w:r>
            <w:r w:rsidR="00FF404B">
              <w:rPr>
                <w:noProof/>
                <w:webHidden/>
              </w:rPr>
              <w:instrText xml:space="preserve"> PAGEREF _Toc2843373 \h </w:instrText>
            </w:r>
            <w:r w:rsidR="00FF404B">
              <w:rPr>
                <w:noProof/>
                <w:webHidden/>
              </w:rPr>
            </w:r>
            <w:r w:rsidR="00FF404B">
              <w:rPr>
                <w:noProof/>
                <w:webHidden/>
              </w:rPr>
              <w:fldChar w:fldCharType="separate"/>
            </w:r>
            <w:r w:rsidR="00FF404B">
              <w:rPr>
                <w:noProof/>
                <w:webHidden/>
              </w:rPr>
              <w:t>62</w:t>
            </w:r>
            <w:r w:rsidR="00FF404B">
              <w:rPr>
                <w:noProof/>
                <w:webHidden/>
              </w:rPr>
              <w:fldChar w:fldCharType="end"/>
            </w:r>
          </w:hyperlink>
        </w:p>
        <w:p w14:paraId="1E2A6011" w14:textId="669AA9A5" w:rsidR="00FF404B" w:rsidRDefault="00616EC9">
          <w:pPr>
            <w:pStyle w:val="TOC3"/>
            <w:tabs>
              <w:tab w:val="left" w:pos="1200"/>
              <w:tab w:val="right" w:leader="dot" w:pos="9350"/>
            </w:tabs>
            <w:rPr>
              <w:rFonts w:cstheme="minorBidi"/>
              <w:noProof/>
              <w:sz w:val="24"/>
              <w:lang w:val="en-CA" w:bidi="ar-SA"/>
            </w:rPr>
          </w:pPr>
          <w:hyperlink w:anchor="_Toc2843374" w:history="1">
            <w:r w:rsidR="00FF404B" w:rsidRPr="00CA4351">
              <w:rPr>
                <w:rStyle w:val="Hyperlink"/>
                <w:noProof/>
              </w:rPr>
              <w:t>7.1.2</w:t>
            </w:r>
            <w:r w:rsidR="00FF404B">
              <w:rPr>
                <w:rFonts w:cstheme="minorBidi"/>
                <w:noProof/>
                <w:sz w:val="24"/>
                <w:lang w:val="en-CA" w:bidi="ar-SA"/>
              </w:rPr>
              <w:tab/>
            </w:r>
            <w:r w:rsidR="00FF404B" w:rsidRPr="00CA4351">
              <w:rPr>
                <w:rStyle w:val="Hyperlink"/>
                <w:noProof/>
              </w:rPr>
              <w:t>System Design</w:t>
            </w:r>
            <w:r w:rsidR="00FF404B">
              <w:rPr>
                <w:noProof/>
                <w:webHidden/>
              </w:rPr>
              <w:tab/>
            </w:r>
            <w:r w:rsidR="00FF404B">
              <w:rPr>
                <w:noProof/>
                <w:webHidden/>
              </w:rPr>
              <w:fldChar w:fldCharType="begin"/>
            </w:r>
            <w:r w:rsidR="00FF404B">
              <w:rPr>
                <w:noProof/>
                <w:webHidden/>
              </w:rPr>
              <w:instrText xml:space="preserve"> PAGEREF _Toc2843374 \h </w:instrText>
            </w:r>
            <w:r w:rsidR="00FF404B">
              <w:rPr>
                <w:noProof/>
                <w:webHidden/>
              </w:rPr>
            </w:r>
            <w:r w:rsidR="00FF404B">
              <w:rPr>
                <w:noProof/>
                <w:webHidden/>
              </w:rPr>
              <w:fldChar w:fldCharType="separate"/>
            </w:r>
            <w:r w:rsidR="00FF404B">
              <w:rPr>
                <w:noProof/>
                <w:webHidden/>
              </w:rPr>
              <w:t>65</w:t>
            </w:r>
            <w:r w:rsidR="00FF404B">
              <w:rPr>
                <w:noProof/>
                <w:webHidden/>
              </w:rPr>
              <w:fldChar w:fldCharType="end"/>
            </w:r>
          </w:hyperlink>
        </w:p>
        <w:p w14:paraId="5AB43647" w14:textId="1026D643" w:rsidR="00FF404B" w:rsidRDefault="00616EC9">
          <w:pPr>
            <w:pStyle w:val="TOC3"/>
            <w:tabs>
              <w:tab w:val="left" w:pos="1200"/>
              <w:tab w:val="right" w:leader="dot" w:pos="9350"/>
            </w:tabs>
            <w:rPr>
              <w:rFonts w:cstheme="minorBidi"/>
              <w:noProof/>
              <w:sz w:val="24"/>
              <w:lang w:val="en-CA" w:bidi="ar-SA"/>
            </w:rPr>
          </w:pPr>
          <w:hyperlink w:anchor="_Toc2843375" w:history="1">
            <w:r w:rsidR="00FF404B" w:rsidRPr="00CA4351">
              <w:rPr>
                <w:rStyle w:val="Hyperlink"/>
                <w:noProof/>
              </w:rPr>
              <w:t>7.1.3</w:t>
            </w:r>
            <w:r w:rsidR="00FF404B">
              <w:rPr>
                <w:rFonts w:cstheme="minorBidi"/>
                <w:noProof/>
                <w:sz w:val="24"/>
                <w:lang w:val="en-CA" w:bidi="ar-SA"/>
              </w:rPr>
              <w:tab/>
            </w:r>
            <w:r w:rsidR="00FF404B" w:rsidRPr="00CA4351">
              <w:rPr>
                <w:rStyle w:val="Hyperlink"/>
                <w:noProof/>
              </w:rPr>
              <w:t>Ontology Design: Required Extensions</w:t>
            </w:r>
            <w:r w:rsidR="00FF404B">
              <w:rPr>
                <w:noProof/>
                <w:webHidden/>
              </w:rPr>
              <w:tab/>
            </w:r>
            <w:r w:rsidR="00FF404B">
              <w:rPr>
                <w:noProof/>
                <w:webHidden/>
              </w:rPr>
              <w:fldChar w:fldCharType="begin"/>
            </w:r>
            <w:r w:rsidR="00FF404B">
              <w:rPr>
                <w:noProof/>
                <w:webHidden/>
              </w:rPr>
              <w:instrText xml:space="preserve"> PAGEREF _Toc2843375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4E933448" w14:textId="01B06763" w:rsidR="00FF404B" w:rsidRDefault="00616EC9">
          <w:pPr>
            <w:pStyle w:val="TOC3"/>
            <w:tabs>
              <w:tab w:val="left" w:pos="1200"/>
              <w:tab w:val="right" w:leader="dot" w:pos="9350"/>
            </w:tabs>
            <w:rPr>
              <w:rFonts w:cstheme="minorBidi"/>
              <w:noProof/>
              <w:sz w:val="24"/>
              <w:lang w:val="en-CA" w:bidi="ar-SA"/>
            </w:rPr>
          </w:pPr>
          <w:hyperlink w:anchor="_Toc2843376" w:history="1">
            <w:r w:rsidR="00FF404B" w:rsidRPr="00CA4351">
              <w:rPr>
                <w:rStyle w:val="Hyperlink"/>
                <w:noProof/>
              </w:rPr>
              <w:t>7.1.4</w:t>
            </w:r>
            <w:r w:rsidR="00FF404B">
              <w:rPr>
                <w:rFonts w:cstheme="minorBidi"/>
                <w:noProof/>
                <w:sz w:val="24"/>
                <w:lang w:val="en-CA" w:bidi="ar-SA"/>
              </w:rPr>
              <w:tab/>
            </w:r>
            <w:r w:rsidR="00FF404B" w:rsidRPr="00CA4351">
              <w:rPr>
                <w:rStyle w:val="Hyperlink"/>
                <w:noProof/>
              </w:rPr>
              <w:t>Next Steps</w:t>
            </w:r>
            <w:r w:rsidR="00FF404B">
              <w:rPr>
                <w:noProof/>
                <w:webHidden/>
              </w:rPr>
              <w:tab/>
            </w:r>
            <w:r w:rsidR="00FF404B">
              <w:rPr>
                <w:noProof/>
                <w:webHidden/>
              </w:rPr>
              <w:fldChar w:fldCharType="begin"/>
            </w:r>
            <w:r w:rsidR="00FF404B">
              <w:rPr>
                <w:noProof/>
                <w:webHidden/>
              </w:rPr>
              <w:instrText xml:space="preserve"> PAGEREF _Toc2843376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00499CFB" w14:textId="10BF7F12" w:rsidR="00FF404B" w:rsidRDefault="00616EC9">
          <w:pPr>
            <w:pStyle w:val="TOC2"/>
            <w:tabs>
              <w:tab w:val="left" w:pos="720"/>
              <w:tab w:val="right" w:leader="dot" w:pos="9350"/>
            </w:tabs>
            <w:rPr>
              <w:rFonts w:cstheme="minorBidi"/>
              <w:noProof/>
              <w:sz w:val="24"/>
              <w:lang w:val="en-CA" w:bidi="ar-SA"/>
            </w:rPr>
          </w:pPr>
          <w:hyperlink w:anchor="_Toc2843377" w:history="1">
            <w:r w:rsidR="00FF404B" w:rsidRPr="00CA4351">
              <w:rPr>
                <w:rStyle w:val="Hyperlink"/>
                <w:rFonts w:ascii="Times New Roman" w:hAnsi="Times New Roman"/>
                <w:noProof/>
                <w:snapToGrid w:val="0"/>
                <w:w w:val="0"/>
              </w:rPr>
              <w:t>7.2</w:t>
            </w:r>
            <w:r w:rsidR="00FF404B">
              <w:rPr>
                <w:rFonts w:cstheme="minorBidi"/>
                <w:noProof/>
                <w:sz w:val="24"/>
                <w:lang w:val="en-CA" w:bidi="ar-SA"/>
              </w:rPr>
              <w:tab/>
            </w:r>
            <w:r w:rsidR="00FF404B" w:rsidRPr="00CA4351">
              <w:rPr>
                <w:rStyle w:val="Hyperlink"/>
                <w:noProof/>
              </w:rPr>
              <w:t>iCity Ontology for Urban Simulation Results</w:t>
            </w:r>
            <w:r w:rsidR="00FF404B">
              <w:rPr>
                <w:noProof/>
                <w:webHidden/>
              </w:rPr>
              <w:tab/>
            </w:r>
            <w:r w:rsidR="00FF404B">
              <w:rPr>
                <w:noProof/>
                <w:webHidden/>
              </w:rPr>
              <w:fldChar w:fldCharType="begin"/>
            </w:r>
            <w:r w:rsidR="00FF404B">
              <w:rPr>
                <w:noProof/>
                <w:webHidden/>
              </w:rPr>
              <w:instrText xml:space="preserve"> PAGEREF _Toc2843377 \h </w:instrText>
            </w:r>
            <w:r w:rsidR="00FF404B">
              <w:rPr>
                <w:noProof/>
                <w:webHidden/>
              </w:rPr>
            </w:r>
            <w:r w:rsidR="00FF404B">
              <w:rPr>
                <w:noProof/>
                <w:webHidden/>
              </w:rPr>
              <w:fldChar w:fldCharType="separate"/>
            </w:r>
            <w:r w:rsidR="00FF404B">
              <w:rPr>
                <w:noProof/>
                <w:webHidden/>
              </w:rPr>
              <w:t>67</w:t>
            </w:r>
            <w:r w:rsidR="00FF404B">
              <w:rPr>
                <w:noProof/>
                <w:webHidden/>
              </w:rPr>
              <w:fldChar w:fldCharType="end"/>
            </w:r>
          </w:hyperlink>
        </w:p>
        <w:p w14:paraId="2317EF19" w14:textId="72DE615D" w:rsidR="00FF404B" w:rsidRDefault="00616EC9">
          <w:pPr>
            <w:pStyle w:val="TOC1"/>
            <w:tabs>
              <w:tab w:val="left" w:pos="400"/>
              <w:tab w:val="right" w:leader="dot" w:pos="9350"/>
            </w:tabs>
            <w:rPr>
              <w:rFonts w:cstheme="minorBidi"/>
              <w:noProof/>
              <w:sz w:val="24"/>
              <w:lang w:val="en-CA" w:bidi="ar-SA"/>
            </w:rPr>
          </w:pPr>
          <w:hyperlink w:anchor="_Toc2843378" w:history="1">
            <w:r w:rsidR="00FF404B" w:rsidRPr="00CA4351">
              <w:rPr>
                <w:rStyle w:val="Hyperlink"/>
                <w:noProof/>
              </w:rPr>
              <w:t>8</w:t>
            </w:r>
            <w:r w:rsidR="00FF404B">
              <w:rPr>
                <w:rFonts w:cstheme="minorBidi"/>
                <w:noProof/>
                <w:sz w:val="24"/>
                <w:lang w:val="en-CA" w:bidi="ar-SA"/>
              </w:rPr>
              <w:tab/>
            </w:r>
            <w:r w:rsidR="00FF404B" w:rsidRPr="00CA4351">
              <w:rPr>
                <w:rStyle w:val="Hyperlink"/>
                <w:noProof/>
              </w:rPr>
              <w:t>Future Work</w:t>
            </w:r>
            <w:r w:rsidR="00FF404B">
              <w:rPr>
                <w:noProof/>
                <w:webHidden/>
              </w:rPr>
              <w:tab/>
            </w:r>
            <w:r w:rsidR="00FF404B">
              <w:rPr>
                <w:noProof/>
                <w:webHidden/>
              </w:rPr>
              <w:fldChar w:fldCharType="begin"/>
            </w:r>
            <w:r w:rsidR="00FF404B">
              <w:rPr>
                <w:noProof/>
                <w:webHidden/>
              </w:rPr>
              <w:instrText xml:space="preserve"> PAGEREF _Toc2843378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683C6879" w14:textId="213CFF00" w:rsidR="00FF404B" w:rsidRDefault="00616EC9">
          <w:pPr>
            <w:pStyle w:val="TOC2"/>
            <w:tabs>
              <w:tab w:val="left" w:pos="720"/>
              <w:tab w:val="right" w:leader="dot" w:pos="9350"/>
            </w:tabs>
            <w:rPr>
              <w:rFonts w:cstheme="minorBidi"/>
              <w:noProof/>
              <w:sz w:val="24"/>
              <w:lang w:val="en-CA" w:bidi="ar-SA"/>
            </w:rPr>
          </w:pPr>
          <w:hyperlink w:anchor="_Toc2843379" w:history="1">
            <w:r w:rsidR="00FF404B" w:rsidRPr="00CA4351">
              <w:rPr>
                <w:rStyle w:val="Hyperlink"/>
                <w:rFonts w:ascii="Times New Roman" w:hAnsi="Times New Roman"/>
                <w:noProof/>
                <w:snapToGrid w:val="0"/>
                <w:w w:val="0"/>
              </w:rPr>
              <w:t>8.1</w:t>
            </w:r>
            <w:r w:rsidR="00FF404B">
              <w:rPr>
                <w:rFonts w:cstheme="minorBidi"/>
                <w:noProof/>
                <w:sz w:val="24"/>
                <w:lang w:val="en-CA" w:bidi="ar-SA"/>
              </w:rPr>
              <w:tab/>
            </w:r>
            <w:r w:rsidR="00FF404B" w:rsidRPr="00CA4351">
              <w:rPr>
                <w:rStyle w:val="Hyperlink"/>
                <w:noProof/>
              </w:rPr>
              <w:t>Extensions to the Urban System Ontology</w:t>
            </w:r>
            <w:r w:rsidR="00FF404B">
              <w:rPr>
                <w:noProof/>
                <w:webHidden/>
              </w:rPr>
              <w:tab/>
            </w:r>
            <w:r w:rsidR="00FF404B">
              <w:rPr>
                <w:noProof/>
                <w:webHidden/>
              </w:rPr>
              <w:fldChar w:fldCharType="begin"/>
            </w:r>
            <w:r w:rsidR="00FF404B">
              <w:rPr>
                <w:noProof/>
                <w:webHidden/>
              </w:rPr>
              <w:instrText xml:space="preserve"> PAGEREF _Toc2843379 \h </w:instrText>
            </w:r>
            <w:r w:rsidR="00FF404B">
              <w:rPr>
                <w:noProof/>
                <w:webHidden/>
              </w:rPr>
            </w:r>
            <w:r w:rsidR="00FF404B">
              <w:rPr>
                <w:noProof/>
                <w:webHidden/>
              </w:rPr>
              <w:fldChar w:fldCharType="separate"/>
            </w:r>
            <w:r w:rsidR="00FF404B">
              <w:rPr>
                <w:noProof/>
                <w:webHidden/>
              </w:rPr>
              <w:t>68</w:t>
            </w:r>
            <w:r w:rsidR="00FF404B">
              <w:rPr>
                <w:noProof/>
                <w:webHidden/>
              </w:rPr>
              <w:fldChar w:fldCharType="end"/>
            </w:r>
          </w:hyperlink>
        </w:p>
        <w:p w14:paraId="7080E2BD" w14:textId="1CBFDA27" w:rsidR="00FF404B" w:rsidRDefault="00616EC9">
          <w:pPr>
            <w:pStyle w:val="TOC2"/>
            <w:tabs>
              <w:tab w:val="left" w:pos="720"/>
              <w:tab w:val="right" w:leader="dot" w:pos="9350"/>
            </w:tabs>
            <w:rPr>
              <w:rFonts w:cstheme="minorBidi"/>
              <w:noProof/>
              <w:sz w:val="24"/>
              <w:lang w:val="en-CA" w:bidi="ar-SA"/>
            </w:rPr>
          </w:pPr>
          <w:hyperlink w:anchor="_Toc2843380" w:history="1">
            <w:r w:rsidR="00FF404B" w:rsidRPr="00CA4351">
              <w:rPr>
                <w:rStyle w:val="Hyperlink"/>
                <w:rFonts w:ascii="Times New Roman" w:hAnsi="Times New Roman"/>
                <w:noProof/>
                <w:snapToGrid w:val="0"/>
                <w:w w:val="0"/>
              </w:rPr>
              <w:t>8.2</w:t>
            </w:r>
            <w:r w:rsidR="00FF404B">
              <w:rPr>
                <w:rFonts w:cstheme="minorBidi"/>
                <w:noProof/>
                <w:sz w:val="24"/>
                <w:lang w:val="en-CA" w:bidi="ar-SA"/>
              </w:rPr>
              <w:tab/>
            </w:r>
            <w:r w:rsidR="00FF404B" w:rsidRPr="00CA4351">
              <w:rPr>
                <w:rStyle w:val="Hyperlink"/>
                <w:noProof/>
              </w:rPr>
              <w:t>Extensions for iCity Applications</w:t>
            </w:r>
            <w:r w:rsidR="00FF404B">
              <w:rPr>
                <w:noProof/>
                <w:webHidden/>
              </w:rPr>
              <w:tab/>
            </w:r>
            <w:r w:rsidR="00FF404B">
              <w:rPr>
                <w:noProof/>
                <w:webHidden/>
              </w:rPr>
              <w:fldChar w:fldCharType="begin"/>
            </w:r>
            <w:r w:rsidR="00FF404B">
              <w:rPr>
                <w:noProof/>
                <w:webHidden/>
              </w:rPr>
              <w:instrText xml:space="preserve"> PAGEREF _Toc2843380 \h </w:instrText>
            </w:r>
            <w:r w:rsidR="00FF404B">
              <w:rPr>
                <w:noProof/>
                <w:webHidden/>
              </w:rPr>
            </w:r>
            <w:r w:rsidR="00FF404B">
              <w:rPr>
                <w:noProof/>
                <w:webHidden/>
              </w:rPr>
              <w:fldChar w:fldCharType="separate"/>
            </w:r>
            <w:r w:rsidR="00FF404B">
              <w:rPr>
                <w:noProof/>
                <w:webHidden/>
              </w:rPr>
              <w:t>69</w:t>
            </w:r>
            <w:r w:rsidR="00FF404B">
              <w:rPr>
                <w:noProof/>
                <w:webHidden/>
              </w:rPr>
              <w:fldChar w:fldCharType="end"/>
            </w:r>
          </w:hyperlink>
        </w:p>
        <w:p w14:paraId="1B87655F" w14:textId="7A6C41AA" w:rsidR="00FF404B" w:rsidRDefault="00616EC9">
          <w:pPr>
            <w:pStyle w:val="TOC3"/>
            <w:tabs>
              <w:tab w:val="left" w:pos="1200"/>
              <w:tab w:val="right" w:leader="dot" w:pos="9350"/>
            </w:tabs>
            <w:rPr>
              <w:rFonts w:cstheme="minorBidi"/>
              <w:noProof/>
              <w:sz w:val="24"/>
              <w:lang w:val="en-CA" w:bidi="ar-SA"/>
            </w:rPr>
          </w:pPr>
          <w:hyperlink w:anchor="_Toc2843381" w:history="1">
            <w:r w:rsidR="00FF404B" w:rsidRPr="00CA4351">
              <w:rPr>
                <w:rStyle w:val="Hyperlink"/>
                <w:noProof/>
              </w:rPr>
              <w:t>8.2.1</w:t>
            </w:r>
            <w:r w:rsidR="00FF404B">
              <w:rPr>
                <w:rFonts w:cstheme="minorBidi"/>
                <w:noProof/>
                <w:sz w:val="24"/>
                <w:lang w:val="en-CA" w:bidi="ar-SA"/>
              </w:rPr>
              <w:tab/>
            </w:r>
            <w:r w:rsidR="00FF404B" w:rsidRPr="00CA4351">
              <w:rPr>
                <w:rStyle w:val="Hyperlink"/>
                <w:noProof/>
              </w:rPr>
              <w:t>Data Collection</w:t>
            </w:r>
            <w:r w:rsidR="00FF404B">
              <w:rPr>
                <w:noProof/>
                <w:webHidden/>
              </w:rPr>
              <w:tab/>
            </w:r>
            <w:r w:rsidR="00FF404B">
              <w:rPr>
                <w:noProof/>
                <w:webHidden/>
              </w:rPr>
              <w:fldChar w:fldCharType="begin"/>
            </w:r>
            <w:r w:rsidR="00FF404B">
              <w:rPr>
                <w:noProof/>
                <w:webHidden/>
              </w:rPr>
              <w:instrText xml:space="preserve"> PAGEREF _Toc2843381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3448B8F7" w14:textId="45DDC71D" w:rsidR="00FF404B" w:rsidRDefault="00616EC9">
          <w:pPr>
            <w:pStyle w:val="TOC3"/>
            <w:tabs>
              <w:tab w:val="left" w:pos="1200"/>
              <w:tab w:val="right" w:leader="dot" w:pos="9350"/>
            </w:tabs>
            <w:rPr>
              <w:rFonts w:cstheme="minorBidi"/>
              <w:noProof/>
              <w:sz w:val="24"/>
              <w:lang w:val="en-CA" w:bidi="ar-SA"/>
            </w:rPr>
          </w:pPr>
          <w:hyperlink w:anchor="_Toc2843382" w:history="1">
            <w:r w:rsidR="00FF404B" w:rsidRPr="00CA4351">
              <w:rPr>
                <w:rStyle w:val="Hyperlink"/>
                <w:noProof/>
              </w:rPr>
              <w:t>8.2.2</w:t>
            </w:r>
            <w:r w:rsidR="00FF404B">
              <w:rPr>
                <w:rFonts w:cstheme="minorBidi"/>
                <w:noProof/>
                <w:sz w:val="24"/>
                <w:lang w:val="en-CA" w:bidi="ar-SA"/>
              </w:rPr>
              <w:tab/>
            </w:r>
            <w:r w:rsidR="00FF404B" w:rsidRPr="00CA4351">
              <w:rPr>
                <w:rStyle w:val="Hyperlink"/>
                <w:noProof/>
              </w:rPr>
              <w:t>Simulation of Urban Systems</w:t>
            </w:r>
            <w:r w:rsidR="00FF404B">
              <w:rPr>
                <w:noProof/>
                <w:webHidden/>
              </w:rPr>
              <w:tab/>
            </w:r>
            <w:r w:rsidR="00FF404B">
              <w:rPr>
                <w:noProof/>
                <w:webHidden/>
              </w:rPr>
              <w:fldChar w:fldCharType="begin"/>
            </w:r>
            <w:r w:rsidR="00FF404B">
              <w:rPr>
                <w:noProof/>
                <w:webHidden/>
              </w:rPr>
              <w:instrText xml:space="preserve"> PAGEREF _Toc2843382 \h </w:instrText>
            </w:r>
            <w:r w:rsidR="00FF404B">
              <w:rPr>
                <w:noProof/>
                <w:webHidden/>
              </w:rPr>
            </w:r>
            <w:r w:rsidR="00FF404B">
              <w:rPr>
                <w:noProof/>
                <w:webHidden/>
              </w:rPr>
              <w:fldChar w:fldCharType="separate"/>
            </w:r>
            <w:r w:rsidR="00FF404B">
              <w:rPr>
                <w:noProof/>
                <w:webHidden/>
              </w:rPr>
              <w:t>70</w:t>
            </w:r>
            <w:r w:rsidR="00FF404B">
              <w:rPr>
                <w:noProof/>
                <w:webHidden/>
              </w:rPr>
              <w:fldChar w:fldCharType="end"/>
            </w:r>
          </w:hyperlink>
        </w:p>
        <w:p w14:paraId="64ECB232" w14:textId="34524EA2" w:rsidR="00FF404B" w:rsidRDefault="00616EC9">
          <w:pPr>
            <w:pStyle w:val="TOC3"/>
            <w:tabs>
              <w:tab w:val="left" w:pos="1200"/>
              <w:tab w:val="right" w:leader="dot" w:pos="9350"/>
            </w:tabs>
            <w:rPr>
              <w:rFonts w:cstheme="minorBidi"/>
              <w:noProof/>
              <w:sz w:val="24"/>
              <w:lang w:val="en-CA" w:bidi="ar-SA"/>
            </w:rPr>
          </w:pPr>
          <w:hyperlink w:anchor="_Toc2843383" w:history="1">
            <w:r w:rsidR="00FF404B" w:rsidRPr="00CA4351">
              <w:rPr>
                <w:rStyle w:val="Hyperlink"/>
                <w:noProof/>
              </w:rPr>
              <w:t>8.2.3</w:t>
            </w:r>
            <w:r w:rsidR="00FF404B">
              <w:rPr>
                <w:rFonts w:cstheme="minorBidi"/>
                <w:noProof/>
                <w:sz w:val="24"/>
                <w:lang w:val="en-CA" w:bidi="ar-SA"/>
              </w:rPr>
              <w:tab/>
            </w:r>
            <w:r w:rsidR="00FF404B" w:rsidRPr="00CA4351">
              <w:rPr>
                <w:rStyle w:val="Hyperlink"/>
                <w:noProof/>
              </w:rPr>
              <w:t>Analysis of Urban Systems</w:t>
            </w:r>
            <w:r w:rsidR="00FF404B">
              <w:rPr>
                <w:noProof/>
                <w:webHidden/>
              </w:rPr>
              <w:tab/>
            </w:r>
            <w:r w:rsidR="00FF404B">
              <w:rPr>
                <w:noProof/>
                <w:webHidden/>
              </w:rPr>
              <w:fldChar w:fldCharType="begin"/>
            </w:r>
            <w:r w:rsidR="00FF404B">
              <w:rPr>
                <w:noProof/>
                <w:webHidden/>
              </w:rPr>
              <w:instrText xml:space="preserve"> PAGEREF _Toc2843383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677D1987" w14:textId="06AD51D5" w:rsidR="00FF404B" w:rsidRDefault="00616EC9">
          <w:pPr>
            <w:pStyle w:val="TOC3"/>
            <w:tabs>
              <w:tab w:val="left" w:pos="1200"/>
              <w:tab w:val="right" w:leader="dot" w:pos="9350"/>
            </w:tabs>
            <w:rPr>
              <w:rFonts w:cstheme="minorBidi"/>
              <w:noProof/>
              <w:sz w:val="24"/>
              <w:lang w:val="en-CA" w:bidi="ar-SA"/>
            </w:rPr>
          </w:pPr>
          <w:hyperlink w:anchor="_Toc2843384" w:history="1">
            <w:r w:rsidR="00FF404B" w:rsidRPr="00CA4351">
              <w:rPr>
                <w:rStyle w:val="Hyperlink"/>
                <w:noProof/>
              </w:rPr>
              <w:t>8.2.4</w:t>
            </w:r>
            <w:r w:rsidR="00FF404B">
              <w:rPr>
                <w:rFonts w:cstheme="minorBidi"/>
                <w:noProof/>
                <w:sz w:val="24"/>
                <w:lang w:val="en-CA" w:bidi="ar-SA"/>
              </w:rPr>
              <w:tab/>
            </w:r>
            <w:r w:rsidR="00FF404B" w:rsidRPr="00CA4351">
              <w:rPr>
                <w:rStyle w:val="Hyperlink"/>
                <w:noProof/>
              </w:rPr>
              <w:t>Visualization of Urban Systems</w:t>
            </w:r>
            <w:r w:rsidR="00FF404B">
              <w:rPr>
                <w:noProof/>
                <w:webHidden/>
              </w:rPr>
              <w:tab/>
            </w:r>
            <w:r w:rsidR="00FF404B">
              <w:rPr>
                <w:noProof/>
                <w:webHidden/>
              </w:rPr>
              <w:fldChar w:fldCharType="begin"/>
            </w:r>
            <w:r w:rsidR="00FF404B">
              <w:rPr>
                <w:noProof/>
                <w:webHidden/>
              </w:rPr>
              <w:instrText xml:space="preserve"> PAGEREF _Toc2843384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4549496D" w14:textId="76E7193E" w:rsidR="00FF404B" w:rsidRDefault="00616EC9">
          <w:pPr>
            <w:pStyle w:val="TOC1"/>
            <w:tabs>
              <w:tab w:val="left" w:pos="400"/>
              <w:tab w:val="right" w:leader="dot" w:pos="9350"/>
            </w:tabs>
            <w:rPr>
              <w:rFonts w:cstheme="minorBidi"/>
              <w:noProof/>
              <w:sz w:val="24"/>
              <w:lang w:val="en-CA" w:bidi="ar-SA"/>
            </w:rPr>
          </w:pPr>
          <w:hyperlink w:anchor="_Toc2843385" w:history="1">
            <w:r w:rsidR="00FF404B" w:rsidRPr="00CA4351">
              <w:rPr>
                <w:rStyle w:val="Hyperlink"/>
                <w:noProof/>
              </w:rPr>
              <w:t>9</w:t>
            </w:r>
            <w:r w:rsidR="00FF404B">
              <w:rPr>
                <w:rFonts w:cstheme="minorBidi"/>
                <w:noProof/>
                <w:sz w:val="24"/>
                <w:lang w:val="en-CA" w:bidi="ar-SA"/>
              </w:rPr>
              <w:tab/>
            </w:r>
            <w:r w:rsidR="00FF404B" w:rsidRPr="00CA4351">
              <w:rPr>
                <w:rStyle w:val="Hyperlink"/>
                <w:noProof/>
              </w:rPr>
              <w:t>Extra-logical Design Practices</w:t>
            </w:r>
            <w:r w:rsidR="00FF404B">
              <w:rPr>
                <w:noProof/>
                <w:webHidden/>
              </w:rPr>
              <w:tab/>
            </w:r>
            <w:r w:rsidR="00FF404B">
              <w:rPr>
                <w:noProof/>
                <w:webHidden/>
              </w:rPr>
              <w:fldChar w:fldCharType="begin"/>
            </w:r>
            <w:r w:rsidR="00FF404B">
              <w:rPr>
                <w:noProof/>
                <w:webHidden/>
              </w:rPr>
              <w:instrText xml:space="preserve"> PAGEREF _Toc2843385 \h </w:instrText>
            </w:r>
            <w:r w:rsidR="00FF404B">
              <w:rPr>
                <w:noProof/>
                <w:webHidden/>
              </w:rPr>
            </w:r>
            <w:r w:rsidR="00FF404B">
              <w:rPr>
                <w:noProof/>
                <w:webHidden/>
              </w:rPr>
              <w:fldChar w:fldCharType="separate"/>
            </w:r>
            <w:r w:rsidR="00FF404B">
              <w:rPr>
                <w:noProof/>
                <w:webHidden/>
              </w:rPr>
              <w:t>71</w:t>
            </w:r>
            <w:r w:rsidR="00FF404B">
              <w:rPr>
                <w:noProof/>
                <w:webHidden/>
              </w:rPr>
              <w:fldChar w:fldCharType="end"/>
            </w:r>
          </w:hyperlink>
        </w:p>
        <w:p w14:paraId="2792BE54" w14:textId="351124F0" w:rsidR="00FF404B" w:rsidRDefault="00616EC9">
          <w:pPr>
            <w:pStyle w:val="TOC1"/>
            <w:tabs>
              <w:tab w:val="right" w:leader="dot" w:pos="9350"/>
            </w:tabs>
            <w:rPr>
              <w:rFonts w:cstheme="minorBidi"/>
              <w:noProof/>
              <w:sz w:val="24"/>
              <w:lang w:val="en-CA" w:bidi="ar-SA"/>
            </w:rPr>
          </w:pPr>
          <w:hyperlink w:anchor="_Toc2843386" w:history="1">
            <w:r w:rsidR="00FF404B" w:rsidRPr="00CA4351">
              <w:rPr>
                <w:rStyle w:val="Hyperlink"/>
                <w:noProof/>
              </w:rPr>
              <w:t>Acknowledgements</w:t>
            </w:r>
            <w:r w:rsidR="00FF404B">
              <w:rPr>
                <w:noProof/>
                <w:webHidden/>
              </w:rPr>
              <w:tab/>
            </w:r>
            <w:r w:rsidR="00FF404B">
              <w:rPr>
                <w:noProof/>
                <w:webHidden/>
              </w:rPr>
              <w:fldChar w:fldCharType="begin"/>
            </w:r>
            <w:r w:rsidR="00FF404B">
              <w:rPr>
                <w:noProof/>
                <w:webHidden/>
              </w:rPr>
              <w:instrText xml:space="preserve"> PAGEREF _Toc2843386 \h </w:instrText>
            </w:r>
            <w:r w:rsidR="00FF404B">
              <w:rPr>
                <w:noProof/>
                <w:webHidden/>
              </w:rPr>
            </w:r>
            <w:r w:rsidR="00FF404B">
              <w:rPr>
                <w:noProof/>
                <w:webHidden/>
              </w:rPr>
              <w:fldChar w:fldCharType="separate"/>
            </w:r>
            <w:r w:rsidR="00FF404B">
              <w:rPr>
                <w:noProof/>
                <w:webHidden/>
              </w:rPr>
              <w:t>72</w:t>
            </w:r>
            <w:r w:rsidR="00FF404B">
              <w:rPr>
                <w:noProof/>
                <w:webHidden/>
              </w:rPr>
              <w:fldChar w:fldCharType="end"/>
            </w:r>
          </w:hyperlink>
        </w:p>
        <w:p w14:paraId="439C6D4A" w14:textId="0E5105D6" w:rsidR="00FF404B" w:rsidRDefault="00616EC9">
          <w:pPr>
            <w:pStyle w:val="TOC1"/>
            <w:tabs>
              <w:tab w:val="right" w:leader="dot" w:pos="9350"/>
            </w:tabs>
            <w:rPr>
              <w:rFonts w:cstheme="minorBidi"/>
              <w:noProof/>
              <w:sz w:val="24"/>
              <w:lang w:val="en-CA" w:bidi="ar-SA"/>
            </w:rPr>
          </w:pPr>
          <w:hyperlink w:anchor="_Toc2843387" w:history="1">
            <w:r w:rsidR="00FF404B" w:rsidRPr="00CA4351">
              <w:rPr>
                <w:rStyle w:val="Hyperlink"/>
                <w:noProof/>
              </w:rPr>
              <w:t>Bibliography</w:t>
            </w:r>
            <w:r w:rsidR="00FF404B">
              <w:rPr>
                <w:noProof/>
                <w:webHidden/>
              </w:rPr>
              <w:tab/>
            </w:r>
            <w:r w:rsidR="00FF404B">
              <w:rPr>
                <w:noProof/>
                <w:webHidden/>
              </w:rPr>
              <w:fldChar w:fldCharType="begin"/>
            </w:r>
            <w:r w:rsidR="00FF404B">
              <w:rPr>
                <w:noProof/>
                <w:webHidden/>
              </w:rPr>
              <w:instrText xml:space="preserve"> PAGEREF _Toc2843387 \h </w:instrText>
            </w:r>
            <w:r w:rsidR="00FF404B">
              <w:rPr>
                <w:noProof/>
                <w:webHidden/>
              </w:rPr>
            </w:r>
            <w:r w:rsidR="00FF404B">
              <w:rPr>
                <w:noProof/>
                <w:webHidden/>
              </w:rPr>
              <w:fldChar w:fldCharType="separate"/>
            </w:r>
            <w:r w:rsidR="00FF404B">
              <w:rPr>
                <w:noProof/>
                <w:webHidden/>
              </w:rPr>
              <w:t>73</w:t>
            </w:r>
            <w:r w:rsidR="00FF404B">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108E928D"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implementation across the iCity projects</w:t>
      </w:r>
      <w:r w:rsidR="00F20CC2">
        <w:t xml:space="preserve"> and beyond</w:t>
      </w:r>
      <w:r w:rsidR="00124453">
        <w:t xml:space="preserve">.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2843344"/>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63725"/>
                    </a:xfrm>
                    <a:prstGeom prst="rect">
                      <a:avLst/>
                    </a:prstGeom>
                  </pic:spPr>
                </pic:pic>
              </a:graphicData>
            </a:graphic>
          </wp:inline>
        </w:drawing>
      </w:r>
    </w:p>
    <w:p w14:paraId="2C4FB6F7" w14:textId="7A8BA5C0"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616EC9" w:rsidRPr="00870DF4" w:rsidRDefault="00616EC9" w:rsidP="00DA460B">
                            <w:pPr>
                              <w:rPr>
                                <w:rFonts w:ascii="Courier New" w:hAnsi="Courier New"/>
                              </w:rPr>
                            </w:pPr>
                            <w:r w:rsidRPr="00870DF4">
                              <w:rPr>
                                <w:rFonts w:ascii="Courier New" w:hAnsi="Courier New"/>
                              </w:rPr>
                              <w:t>ex:Monument1 a ex:Monument;</w:t>
                            </w:r>
                          </w:p>
                          <w:p w14:paraId="10094341" w14:textId="77777777" w:rsidR="00616EC9" w:rsidRPr="00870DF4" w:rsidRDefault="00616EC9" w:rsidP="00DA460B">
                            <w:pPr>
                              <w:rPr>
                                <w:rFonts w:ascii="Courier New" w:hAnsi="Courier New"/>
                              </w:rPr>
                            </w:pPr>
                            <w:r w:rsidRPr="00870DF4">
                              <w:rPr>
                                <w:rFonts w:ascii="Courier New" w:hAnsi="Courier New"/>
                              </w:rPr>
                              <w:t xml:space="preserve">   rdfs:label "Washington Monument";</w:t>
                            </w:r>
                          </w:p>
                          <w:p w14:paraId="4E65DB1F" w14:textId="77777777" w:rsidR="00616EC9" w:rsidRPr="00870DF4" w:rsidRDefault="00616EC9" w:rsidP="00DA460B">
                            <w:pPr>
                              <w:rPr>
                                <w:rFonts w:ascii="Courier New" w:hAnsi="Courier New"/>
                              </w:rPr>
                            </w:pPr>
                            <w:r w:rsidRPr="00870DF4">
                              <w:rPr>
                                <w:rFonts w:ascii="Courier New" w:hAnsi="Courier New"/>
                              </w:rPr>
                              <w:t xml:space="preserve">   geo:hasGeometry ex:Point1 .</w:t>
                            </w:r>
                          </w:p>
                          <w:p w14:paraId="34940B2E" w14:textId="77777777" w:rsidR="00616EC9" w:rsidRPr="00870DF4" w:rsidRDefault="00616EC9" w:rsidP="00DA460B">
                            <w:pPr>
                              <w:rPr>
                                <w:rFonts w:ascii="Courier New" w:hAnsi="Courier New"/>
                              </w:rPr>
                            </w:pPr>
                            <w:r w:rsidRPr="00870DF4">
                              <w:rPr>
                                <w:rFonts w:ascii="Courier New" w:hAnsi="Courier New"/>
                              </w:rPr>
                              <w:t>ex:Point1 a geo:Point;</w:t>
                            </w:r>
                          </w:p>
                          <w:p w14:paraId="2E7DB22A" w14:textId="77777777" w:rsidR="00616EC9" w:rsidRPr="00870DF4" w:rsidRDefault="00616EC9"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616EC9" w:rsidRPr="00870DF4" w:rsidRDefault="00616EC9" w:rsidP="00DA460B">
                            <w:pPr>
                              <w:rPr>
                                <w:rFonts w:ascii="Courier New" w:hAnsi="Courier New"/>
                              </w:rPr>
                            </w:pPr>
                            <w:r w:rsidRPr="00870DF4">
                              <w:rPr>
                                <w:rFonts w:ascii="Courier New" w:hAnsi="Courier New"/>
                              </w:rPr>
                              <w:t>Ex:Park1 a ex:Park;</w:t>
                            </w:r>
                          </w:p>
                          <w:p w14:paraId="5EE39A33" w14:textId="77777777" w:rsidR="00616EC9" w:rsidRPr="00870DF4" w:rsidRDefault="00616EC9" w:rsidP="00DA460B">
                            <w:pPr>
                              <w:rPr>
                                <w:rFonts w:ascii="Courier New" w:hAnsi="Courier New"/>
                              </w:rPr>
                            </w:pPr>
                            <w:r w:rsidRPr="00870DF4">
                              <w:rPr>
                                <w:rFonts w:ascii="Courier New" w:hAnsi="Courier New"/>
                              </w:rPr>
                              <w:tab/>
                              <w:t>rdfs:label "Example Park";</w:t>
                            </w:r>
                          </w:p>
                          <w:p w14:paraId="5C9F7888" w14:textId="77777777" w:rsidR="00616EC9" w:rsidRPr="00870DF4" w:rsidRDefault="00616EC9" w:rsidP="00DA460B">
                            <w:pPr>
                              <w:rPr>
                                <w:rFonts w:ascii="Courier New" w:hAnsi="Courier New"/>
                              </w:rPr>
                            </w:pPr>
                            <w:r w:rsidRPr="00870DF4">
                              <w:rPr>
                                <w:rFonts w:ascii="Courier New" w:hAnsi="Courier New"/>
                              </w:rPr>
                              <w:tab/>
                              <w:t>geo:hasGeometry ex:Polygon1 .</w:t>
                            </w:r>
                          </w:p>
                          <w:p w14:paraId="6CDFE9B9" w14:textId="77777777" w:rsidR="00616EC9" w:rsidRPr="00870DF4" w:rsidRDefault="00616EC9" w:rsidP="00DA460B">
                            <w:pPr>
                              <w:rPr>
                                <w:rFonts w:ascii="Courier New" w:hAnsi="Courier New"/>
                              </w:rPr>
                            </w:pPr>
                            <w:r w:rsidRPr="00870DF4">
                              <w:rPr>
                                <w:rFonts w:ascii="Courier New" w:hAnsi="Courier New"/>
                              </w:rPr>
                              <w:t>ex:Polygon1 a geo:Polygon;</w:t>
                            </w:r>
                          </w:p>
                          <w:p w14:paraId="651642C2" w14:textId="77777777" w:rsidR="00616EC9" w:rsidRPr="00870DF4" w:rsidRDefault="00616EC9"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616EC9" w:rsidRPr="00870DF4" w:rsidRDefault="00616EC9" w:rsidP="00DA460B">
                      <w:pPr>
                        <w:rPr>
                          <w:rFonts w:ascii="Courier New" w:hAnsi="Courier New"/>
                        </w:rPr>
                      </w:pPr>
                      <w:r w:rsidRPr="00870DF4">
                        <w:rPr>
                          <w:rFonts w:ascii="Courier New" w:hAnsi="Courier New"/>
                        </w:rPr>
                        <w:t>ex:Monument1 a ex:Monument;</w:t>
                      </w:r>
                    </w:p>
                    <w:p w14:paraId="10094341" w14:textId="77777777" w:rsidR="00616EC9" w:rsidRPr="00870DF4" w:rsidRDefault="00616EC9" w:rsidP="00DA460B">
                      <w:pPr>
                        <w:rPr>
                          <w:rFonts w:ascii="Courier New" w:hAnsi="Courier New"/>
                        </w:rPr>
                      </w:pPr>
                      <w:r w:rsidRPr="00870DF4">
                        <w:rPr>
                          <w:rFonts w:ascii="Courier New" w:hAnsi="Courier New"/>
                        </w:rPr>
                        <w:t xml:space="preserve">   rdfs:label "Washington Monument";</w:t>
                      </w:r>
                    </w:p>
                    <w:p w14:paraId="4E65DB1F" w14:textId="77777777" w:rsidR="00616EC9" w:rsidRPr="00870DF4" w:rsidRDefault="00616EC9" w:rsidP="00DA460B">
                      <w:pPr>
                        <w:rPr>
                          <w:rFonts w:ascii="Courier New" w:hAnsi="Courier New"/>
                        </w:rPr>
                      </w:pPr>
                      <w:r w:rsidRPr="00870DF4">
                        <w:rPr>
                          <w:rFonts w:ascii="Courier New" w:hAnsi="Courier New"/>
                        </w:rPr>
                        <w:t xml:space="preserve">   geo:hasGeometry ex:Point1 .</w:t>
                      </w:r>
                    </w:p>
                    <w:p w14:paraId="34940B2E" w14:textId="77777777" w:rsidR="00616EC9" w:rsidRPr="00870DF4" w:rsidRDefault="00616EC9" w:rsidP="00DA460B">
                      <w:pPr>
                        <w:rPr>
                          <w:rFonts w:ascii="Courier New" w:hAnsi="Courier New"/>
                        </w:rPr>
                      </w:pPr>
                      <w:r w:rsidRPr="00870DF4">
                        <w:rPr>
                          <w:rFonts w:ascii="Courier New" w:hAnsi="Courier New"/>
                        </w:rPr>
                        <w:t>ex:Point1 a geo:Point;</w:t>
                      </w:r>
                    </w:p>
                    <w:p w14:paraId="2E7DB22A" w14:textId="77777777" w:rsidR="00616EC9" w:rsidRPr="00870DF4" w:rsidRDefault="00616EC9"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616EC9" w:rsidRPr="00870DF4" w:rsidRDefault="00616EC9" w:rsidP="00DA460B">
                      <w:pPr>
                        <w:rPr>
                          <w:rFonts w:ascii="Courier New" w:hAnsi="Courier New"/>
                        </w:rPr>
                      </w:pPr>
                      <w:r w:rsidRPr="00870DF4">
                        <w:rPr>
                          <w:rFonts w:ascii="Courier New" w:hAnsi="Courier New"/>
                        </w:rPr>
                        <w:t>Ex:Park1 a ex:Park;</w:t>
                      </w:r>
                    </w:p>
                    <w:p w14:paraId="5EE39A33" w14:textId="77777777" w:rsidR="00616EC9" w:rsidRPr="00870DF4" w:rsidRDefault="00616EC9" w:rsidP="00DA460B">
                      <w:pPr>
                        <w:rPr>
                          <w:rFonts w:ascii="Courier New" w:hAnsi="Courier New"/>
                        </w:rPr>
                      </w:pPr>
                      <w:r w:rsidRPr="00870DF4">
                        <w:rPr>
                          <w:rFonts w:ascii="Courier New" w:hAnsi="Courier New"/>
                        </w:rPr>
                        <w:tab/>
                        <w:t>rdfs:label "Example Park";</w:t>
                      </w:r>
                    </w:p>
                    <w:p w14:paraId="5C9F7888" w14:textId="77777777" w:rsidR="00616EC9" w:rsidRPr="00870DF4" w:rsidRDefault="00616EC9" w:rsidP="00DA460B">
                      <w:pPr>
                        <w:rPr>
                          <w:rFonts w:ascii="Courier New" w:hAnsi="Courier New"/>
                        </w:rPr>
                      </w:pPr>
                      <w:r w:rsidRPr="00870DF4">
                        <w:rPr>
                          <w:rFonts w:ascii="Courier New" w:hAnsi="Courier New"/>
                        </w:rPr>
                        <w:tab/>
                        <w:t>geo:hasGeometry ex:Polygon1 .</w:t>
                      </w:r>
                    </w:p>
                    <w:p w14:paraId="6CDFE9B9" w14:textId="77777777" w:rsidR="00616EC9" w:rsidRPr="00870DF4" w:rsidRDefault="00616EC9" w:rsidP="00DA460B">
                      <w:pPr>
                        <w:rPr>
                          <w:rFonts w:ascii="Courier New" w:hAnsi="Courier New"/>
                        </w:rPr>
                      </w:pPr>
                      <w:r w:rsidRPr="00870DF4">
                        <w:rPr>
                          <w:rFonts w:ascii="Courier New" w:hAnsi="Courier New"/>
                        </w:rPr>
                        <w:t>ex:Polygon1 a geo:Polygon;</w:t>
                      </w:r>
                    </w:p>
                    <w:p w14:paraId="651642C2" w14:textId="77777777" w:rsidR="00616EC9" w:rsidRPr="00870DF4" w:rsidRDefault="00616EC9"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E76A428" w14:textId="3458E3FD" w:rsidR="0003690F"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r w:rsidR="00896202">
        <w:t xml:space="preserve">In </w:t>
      </w:r>
      <w:r w:rsidR="0003690F">
        <w:t>this ontology</w:t>
      </w:r>
      <w:r w:rsidR="00896202">
        <w:t xml:space="preserve">, we </w:t>
      </w:r>
      <w:r w:rsidR="0003690F">
        <w:t>identify</w:t>
      </w:r>
      <w:r w:rsidR="00896202">
        <w:t xml:space="preserv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w:t>
      </w:r>
      <w:r w:rsidR="000A4E28">
        <w:lastRenderedPageBreak/>
        <w:t xml:space="preserve">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lastRenderedPageBreak/>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616EC9" w:rsidRPr="00680A88" w:rsidRDefault="00616EC9"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616EC9" w:rsidRPr="00680A88" w:rsidRDefault="00616EC9"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616EC9" w:rsidRPr="00680A88" w:rsidRDefault="00616EC9"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616EC9" w:rsidRPr="00680A88" w:rsidRDefault="00616EC9"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616EC9" w:rsidRPr="00680A88" w:rsidRDefault="00616EC9"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616EC9" w:rsidRPr="00680A88" w:rsidRDefault="00616EC9"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616EC9" w:rsidRPr="00680A88" w:rsidRDefault="00616EC9"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616EC9" w:rsidRPr="00680A88" w:rsidRDefault="00616EC9"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616EC9" w:rsidRPr="00680A88" w:rsidRDefault="00616EC9"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616EC9" w:rsidRPr="00680A88" w:rsidRDefault="00616EC9"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616EC9" w:rsidRPr="00680A88" w:rsidRDefault="00616EC9"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616EC9" w:rsidRPr="00680A88" w:rsidRDefault="00616EC9"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lastRenderedPageBreak/>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lastRenderedPageBreak/>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2"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lastRenderedPageBreak/>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lastRenderedPageBreak/>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w:t>
            </w:r>
            <w:proofErr w:type="gramStart"/>
            <w:r>
              <w:t>2:Quantity</w:t>
            </w:r>
            <w:proofErr w:type="gramEnd"/>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w:t>
            </w:r>
            <w:proofErr w:type="gramStart"/>
            <w:r>
              <w:t>2:Quantity</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7"/>
      </w:r>
    </w:p>
    <w:p w14:paraId="4C994436" w14:textId="7906969D" w:rsidR="00B90704" w:rsidRDefault="00B90704" w:rsidP="009E4A69">
      <w:pPr>
        <w:pStyle w:val="ListParagraph"/>
      </w:pPr>
      <w:r>
        <w:t>om-2: Ontology of Units of Measure 2.0</w:t>
      </w:r>
      <w:r>
        <w:rPr>
          <w:rStyle w:val="FootnoteReference"/>
        </w:rPr>
        <w:footnoteReference w:id="8"/>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9"/>
      </w:r>
    </w:p>
    <w:p w14:paraId="1637B982" w14:textId="77777777" w:rsidR="00896B55" w:rsidRPr="00733EB6" w:rsidRDefault="00896B55" w:rsidP="00896B55">
      <w:pPr>
        <w:pStyle w:val="Heading3"/>
        <w:rPr>
          <w:strike/>
        </w:rPr>
      </w:pPr>
      <w:bookmarkStart w:id="65" w:name="_Toc2843354"/>
      <w:r w:rsidRPr="00733EB6">
        <w:rPr>
          <w:strike/>
        </w:rPr>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6" w:name="_Toc2843355"/>
      <w:r w:rsidRPr="00733EB6">
        <w:t>Recurring events ontology</w:t>
      </w:r>
      <w:bookmarkEnd w:id="66"/>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0"/>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3"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w:t>
      </w:r>
      <w:r w:rsidRPr="009A0D2C">
        <w:rPr>
          <w:sz w:val="24"/>
          <w:lang w:val="en-CA"/>
        </w:rPr>
        <w:lastRenderedPageBreak/>
        <w:t xml:space="preserve">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lastRenderedPageBreak/>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lastRenderedPageBreak/>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7" w:name="_Toc2843356"/>
      <w:r>
        <w:t>Sensors</w:t>
      </w:r>
      <w:r w:rsidRPr="00E72AD2">
        <w:t xml:space="preserve"> </w:t>
      </w:r>
      <w:r w:rsidR="004F1D87" w:rsidRPr="00E72AD2">
        <w:t>Ontology</w:t>
      </w:r>
      <w:bookmarkEnd w:id="67"/>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78315DA" w:rsidR="004F1D87" w:rsidRDefault="004F1D87" w:rsidP="004F1D87">
      <w:r w:rsidRPr="000C6992">
        <w:t>The</w:t>
      </w:r>
      <w:r w:rsidR="00E24B3D">
        <w:t xml:space="preserve"> S</w:t>
      </w:r>
      <w:r w:rsidR="00E72AD2">
        <w:t>ensors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5"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2B6EFC42" w:rsidR="00B80D79" w:rsidRDefault="00B80D79" w:rsidP="005C1EB3">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interest (e.g. ex:mybodytemperature). Current documentation suggests that this is a choice for the modeler. </w:t>
      </w:r>
      <w:r w:rsidR="00E24B3D">
        <w:t>We</w:t>
      </w:r>
      <w:r w:rsidR="008D6D01">
        <w:t xml:space="preserve"> opt to define instances of </w:t>
      </w:r>
      <w:proofErr w:type="gramStart"/>
      <w:r w:rsidR="008D6D01">
        <w:t>ssn:Property</w:t>
      </w:r>
      <w:proofErr w:type="gramEnd"/>
      <w:r w:rsidR="008D6D01">
        <w:t xml:space="preserve">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tbl>
      <w:tblPr>
        <w:tblStyle w:val="TableGrid"/>
        <w:tblpPr w:leftFromText="180" w:rightFromText="180" w:vertAnchor="text" w:horzAnchor="margin" w:tblpY="128"/>
        <w:tblW w:w="0" w:type="auto"/>
        <w:tblLook w:val="04A0" w:firstRow="1" w:lastRow="0" w:firstColumn="1" w:lastColumn="0" w:noHBand="0" w:noVBand="1"/>
      </w:tblPr>
      <w:tblGrid>
        <w:gridCol w:w="2616"/>
        <w:gridCol w:w="2709"/>
        <w:gridCol w:w="4025"/>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32D92FBB" w:rsidR="004F1D87" w:rsidRDefault="007D0E05" w:rsidP="002F7C60">
            <w:proofErr w:type="gramStart"/>
            <w:r>
              <w:t>sosa:</w:t>
            </w:r>
            <w:r w:rsidR="004F1D87">
              <w:t>Sensor</w:t>
            </w:r>
            <w:proofErr w:type="gramEnd"/>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0EF7E9E2" w:rsidR="004F1D87" w:rsidRDefault="007D0E05" w:rsidP="002F7C60">
            <w:proofErr w:type="gramStart"/>
            <w:r>
              <w:t>sosa:</w:t>
            </w:r>
            <w:r w:rsidR="004F1D87">
              <w:t>Observation</w:t>
            </w:r>
            <w:proofErr w:type="gramEnd"/>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E24B3D" w14:paraId="5BAE33E6" w14:textId="77777777" w:rsidTr="002F7C60">
        <w:trPr>
          <w:trHeight w:val="63"/>
        </w:trPr>
        <w:tc>
          <w:tcPr>
            <w:tcW w:w="2444" w:type="dxa"/>
            <w:vMerge w:val="restart"/>
          </w:tcPr>
          <w:p w14:paraId="6C71C380" w14:textId="4DD39FFF" w:rsidR="00E24B3D" w:rsidRDefault="00973D7A" w:rsidP="00616EC9">
            <w:proofErr w:type="gramStart"/>
            <w:r>
              <w:t>sosa:</w:t>
            </w:r>
            <w:r w:rsidR="00E24B3D">
              <w:t>ObservableProperty</w:t>
            </w:r>
            <w:proofErr w:type="gramEnd"/>
          </w:p>
        </w:tc>
        <w:tc>
          <w:tcPr>
            <w:tcW w:w="2709" w:type="dxa"/>
          </w:tcPr>
          <w:p w14:paraId="6365E6FB" w14:textId="4509EEDF" w:rsidR="00E24B3D" w:rsidRPr="00F06DDA" w:rsidRDefault="00E24B3D" w:rsidP="002F7C60">
            <w:r>
              <w:t>subClassOf</w:t>
            </w:r>
          </w:p>
        </w:tc>
        <w:tc>
          <w:tcPr>
            <w:tcW w:w="4197" w:type="dxa"/>
          </w:tcPr>
          <w:p w14:paraId="575B1129" w14:textId="07583314" w:rsidR="00E24B3D" w:rsidRPr="00F06DDA" w:rsidRDefault="00E24B3D" w:rsidP="002F7C60">
            <w:proofErr w:type="gramStart"/>
            <w:r>
              <w:t>ssn:Property</w:t>
            </w:r>
            <w:proofErr w:type="gramEnd"/>
          </w:p>
        </w:tc>
      </w:tr>
      <w:tr w:rsidR="00E24B3D" w14:paraId="072BF4BF" w14:textId="77777777" w:rsidTr="002F7C60">
        <w:trPr>
          <w:trHeight w:val="63"/>
        </w:trPr>
        <w:tc>
          <w:tcPr>
            <w:tcW w:w="2444" w:type="dxa"/>
            <w:vMerge/>
          </w:tcPr>
          <w:p w14:paraId="07F92B1D" w14:textId="0306FDD7" w:rsidR="00E24B3D" w:rsidRDefault="00E24B3D" w:rsidP="002F7C60"/>
        </w:tc>
        <w:tc>
          <w:tcPr>
            <w:tcW w:w="2709" w:type="dxa"/>
          </w:tcPr>
          <w:p w14:paraId="7CF7A35E" w14:textId="77777777" w:rsidR="00E24B3D" w:rsidRDefault="00E24B3D" w:rsidP="002F7C60">
            <w:r w:rsidRPr="00F06DDA">
              <w:t xml:space="preserve">inverse ('is proxy for') </w:t>
            </w:r>
          </w:p>
        </w:tc>
        <w:tc>
          <w:tcPr>
            <w:tcW w:w="4197" w:type="dxa"/>
          </w:tcPr>
          <w:p w14:paraId="434347F2" w14:textId="77777777" w:rsidR="00E24B3D" w:rsidRDefault="00E24B3D" w:rsidP="002F7C60">
            <w:r w:rsidRPr="00F06DDA">
              <w:t xml:space="preserve">only </w:t>
            </w:r>
            <w:proofErr w:type="gramStart"/>
            <w:r>
              <w:t>ssn:</w:t>
            </w:r>
            <w:r w:rsidRPr="00F06DDA">
              <w:t>Stimulus</w:t>
            </w:r>
            <w:proofErr w:type="gramEnd"/>
          </w:p>
        </w:tc>
      </w:tr>
      <w:tr w:rsidR="00E24B3D" w14:paraId="5AF9964D" w14:textId="77777777" w:rsidTr="002F7C60">
        <w:trPr>
          <w:trHeight w:val="63"/>
        </w:trPr>
        <w:tc>
          <w:tcPr>
            <w:tcW w:w="2444" w:type="dxa"/>
            <w:vMerge/>
          </w:tcPr>
          <w:p w14:paraId="3C58F118" w14:textId="77777777" w:rsidR="00E24B3D" w:rsidRDefault="00E24B3D" w:rsidP="002F7C60"/>
        </w:tc>
        <w:tc>
          <w:tcPr>
            <w:tcW w:w="2709" w:type="dxa"/>
          </w:tcPr>
          <w:p w14:paraId="3B25F7EA" w14:textId="77777777" w:rsidR="00E24B3D" w:rsidRPr="00F06DDA" w:rsidRDefault="00E24B3D" w:rsidP="002F7C60">
            <w:r w:rsidRPr="00F06DDA">
              <w:t xml:space="preserve">inverse ('observed property') </w:t>
            </w:r>
          </w:p>
        </w:tc>
        <w:tc>
          <w:tcPr>
            <w:tcW w:w="4197" w:type="dxa"/>
          </w:tcPr>
          <w:p w14:paraId="3AA4AFD0" w14:textId="77777777" w:rsidR="00E24B3D" w:rsidRDefault="00E24B3D" w:rsidP="002F7C60">
            <w:r w:rsidRPr="00F06DDA">
              <w:t>only</w:t>
            </w:r>
            <w:r>
              <w:t xml:space="preserve"> </w:t>
            </w:r>
            <w:proofErr w:type="gramStart"/>
            <w:r>
              <w:t>sosa:</w:t>
            </w:r>
            <w:r w:rsidRPr="00F06DDA">
              <w:t>Observation</w:t>
            </w:r>
            <w:proofErr w:type="gramEnd"/>
          </w:p>
        </w:tc>
      </w:tr>
      <w:tr w:rsidR="00E24B3D" w14:paraId="01339D76" w14:textId="77777777" w:rsidTr="002F7C60">
        <w:trPr>
          <w:trHeight w:val="63"/>
        </w:trPr>
        <w:tc>
          <w:tcPr>
            <w:tcW w:w="2444" w:type="dxa"/>
            <w:vMerge/>
          </w:tcPr>
          <w:p w14:paraId="3407FCB6" w14:textId="77777777" w:rsidR="00E24B3D" w:rsidRDefault="00E24B3D" w:rsidP="002F7C60"/>
        </w:tc>
        <w:tc>
          <w:tcPr>
            <w:tcW w:w="2709" w:type="dxa"/>
          </w:tcPr>
          <w:p w14:paraId="3176ABCF" w14:textId="77777777" w:rsidR="00E24B3D" w:rsidRPr="00F06DDA" w:rsidRDefault="00E24B3D" w:rsidP="002F7C60">
            <w:r>
              <w:t>sosa:</w:t>
            </w:r>
            <w:r w:rsidRPr="00F06DDA">
              <w:t xml:space="preserve">'is observed by' </w:t>
            </w:r>
          </w:p>
        </w:tc>
        <w:tc>
          <w:tcPr>
            <w:tcW w:w="4197" w:type="dxa"/>
          </w:tcPr>
          <w:p w14:paraId="30A9E7F0" w14:textId="77777777" w:rsidR="00E24B3D" w:rsidRDefault="00E24B3D"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3A39BF04" w:rsidR="004F1D87" w:rsidRDefault="00973D7A" w:rsidP="002F7C60">
            <w:proofErr w:type="gramStart"/>
            <w:r>
              <w:t>sosa:</w:t>
            </w:r>
            <w:r w:rsidR="004F1D87">
              <w:t>FeatureOfInterest</w:t>
            </w:r>
            <w:proofErr w:type="gramEnd"/>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450E3375" w:rsidR="004F1D87" w:rsidRDefault="00973D7A" w:rsidP="002F7C60">
            <w:proofErr w:type="gramStart"/>
            <w:r>
              <w:t>sosa:</w:t>
            </w:r>
            <w:r w:rsidR="004F1D87">
              <w:t>Result</w:t>
            </w:r>
            <w:proofErr w:type="gramEnd"/>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61636" cy="2242494"/>
                    </a:xfrm>
                    <a:prstGeom prst="rect">
                      <a:avLst/>
                    </a:prstGeom>
                  </pic:spPr>
                </pic:pic>
              </a:graphicData>
            </a:graphic>
          </wp:inline>
        </w:drawing>
      </w:r>
    </w:p>
    <w:p w14:paraId="71D87435" w14:textId="6FAB8D6F"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2843357"/>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lastRenderedPageBreak/>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7"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8"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73" w:name="_Toc2843358"/>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2843359"/>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w:t>
      </w:r>
      <w:r w:rsidRPr="00C74053">
        <w:rPr>
          <w:sz w:val="24"/>
        </w:rPr>
        <w:lastRenderedPageBreak/>
        <w:t xml:space="preserve">different contexts/applications. To address </w:t>
      </w:r>
      <w:proofErr w:type="gramStart"/>
      <w:r w:rsidRPr="00C74053">
        <w:rPr>
          <w:sz w:val="24"/>
        </w:rPr>
        <w:t>this</w:t>
      </w:r>
      <w:proofErr w:type="gramEnd"/>
      <w:r w:rsidRPr="00C74053">
        <w:rPr>
          <w:sz w:val="24"/>
        </w:rPr>
        <w:t xml:space="preserve">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lastRenderedPageBreak/>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3AB60FF6" w14:textId="10364639" w:rsidR="00CA16AC" w:rsidRPr="00CA16AC" w:rsidRDefault="00CA16AC" w:rsidP="00CA16AC">
      <w:pPr>
        <w:pStyle w:val="ListParagraph"/>
        <w:numPr>
          <w:ilvl w:val="0"/>
          <w:numId w:val="26"/>
        </w:numPr>
        <w:rPr>
          <w:sz w:val="24"/>
        </w:rPr>
      </w:pPr>
      <w:r w:rsidRPr="00CA16AC">
        <w:rPr>
          <w:sz w:val="24"/>
        </w:rPr>
        <w:t>Capture more detailed cardinality restrictions:</w:t>
      </w:r>
    </w:p>
    <w:p w14:paraId="758F2974" w14:textId="26EC5702" w:rsidR="00CA16AC" w:rsidRPr="00CA16AC" w:rsidRDefault="00CA16AC" w:rsidP="00CA16AC">
      <w:pPr>
        <w:pStyle w:val="ListParagraph"/>
        <w:numPr>
          <w:ilvl w:val="1"/>
          <w:numId w:val="26"/>
        </w:numPr>
        <w:rPr>
          <w:sz w:val="24"/>
        </w:rPr>
      </w:pPr>
      <w:r w:rsidRPr="00CA16AC">
        <w:rPr>
          <w:sz w:val="24"/>
        </w:rPr>
        <w:t>Family &gt;1hasFamilyMember.Person</w:t>
      </w:r>
    </w:p>
    <w:p w14:paraId="4B08AD47" w14:textId="53D2B5E0" w:rsidR="00CA16AC" w:rsidRPr="00CA16AC" w:rsidRDefault="00CA16AC" w:rsidP="00CA16AC">
      <w:pPr>
        <w:pStyle w:val="ListParagraph"/>
        <w:numPr>
          <w:ilvl w:val="1"/>
          <w:numId w:val="26"/>
        </w:numPr>
        <w:rPr>
          <w:sz w:val="24"/>
        </w:rPr>
      </w:pPr>
      <w:r w:rsidRPr="00CA16AC">
        <w:rPr>
          <w:sz w:val="24"/>
        </w:rPr>
        <w:t>Household &gt;1hasfamilyMember.Person</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proofErr w:type="gramStart"/>
      <w:r w:rsidRPr="00CA16AC">
        <w:rPr>
          <w:sz w:val="24"/>
        </w:rPr>
        <w:t>mer:Mereology</w:t>
      </w:r>
      <w:proofErr w:type="gramEnd"/>
      <w:r w:rsidRPr="00CA16AC">
        <w:rPr>
          <w:sz w:val="24"/>
        </w:rPr>
        <w:t xml:space="preserve"> Ontology</w:t>
      </w:r>
    </w:p>
    <w:p w14:paraId="0A77405A" w14:textId="77777777" w:rsidR="008F1630" w:rsidRDefault="008F1630" w:rsidP="00EA354A">
      <w:pPr>
        <w:pStyle w:val="Heading2"/>
      </w:pPr>
      <w:bookmarkStart w:id="75" w:name="_Toc2843360"/>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lastRenderedPageBreak/>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lastRenderedPageBreak/>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2843361"/>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57BB9A5A" w:rsidR="0055163B" w:rsidRPr="00A765C9" w:rsidRDefault="0055163B" w:rsidP="0055163B">
            <w:r w:rsidRPr="00A765C9">
              <w:t>only 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45373720" w:rsidR="0001640A" w:rsidRPr="008C3AA4" w:rsidRDefault="0001640A" w:rsidP="009E4A69">
      <w:pPr>
        <w:pStyle w:val="ListParagraph"/>
        <w:rPr>
          <w:sz w:val="24"/>
        </w:rPr>
      </w:pPr>
      <w:r w:rsidRPr="008C3AA4">
        <w:rPr>
          <w:sz w:val="24"/>
        </w:rPr>
        <w:t>Spatial location</w:t>
      </w:r>
    </w:p>
    <w:p w14:paraId="3018E34C" w14:textId="77777777" w:rsidR="0033781E" w:rsidRDefault="0033781E" w:rsidP="0033781E"/>
    <w:p w14:paraId="45D4B9C5" w14:textId="77777777" w:rsidR="00D4596C" w:rsidRDefault="00D4596C" w:rsidP="00EA354A">
      <w:pPr>
        <w:pStyle w:val="Heading2"/>
      </w:pPr>
      <w:bookmarkStart w:id="77" w:name="_Toc2843362"/>
      <w:r>
        <w:lastRenderedPageBreak/>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78" w:name="_Toc2843363"/>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lastRenderedPageBreak/>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r>
      <w:r w:rsidRPr="00503161">
        <w:rPr>
          <w:sz w:val="24"/>
        </w:rPr>
        <w:lastRenderedPageBreak/>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lastRenderedPageBreak/>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19935"/>
                    </a:xfrm>
                    <a:prstGeom prst="rect">
                      <a:avLst/>
                    </a:prstGeom>
                  </pic:spPr>
                </pic:pic>
              </a:graphicData>
            </a:graphic>
          </wp:inline>
        </w:drawing>
      </w:r>
    </w:p>
    <w:p w14:paraId="40E9D59D" w14:textId="75104D6F"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417649" w:rsidRDefault="001F2F92" w:rsidP="006A0A1C">
            <w:pPr>
              <w:rPr>
                <w:highlight w:val="yellow"/>
              </w:rPr>
            </w:pPr>
            <w:proofErr w:type="gramStart"/>
            <w:r w:rsidRPr="00417649">
              <w:rPr>
                <w:highlight w:val="yellow"/>
              </w:rPr>
              <w:t>mereology:hasComponent</w:t>
            </w:r>
            <w:proofErr w:type="gramEnd"/>
          </w:p>
        </w:tc>
        <w:tc>
          <w:tcPr>
            <w:tcW w:w="4399"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417649" w:rsidRDefault="00CF1208" w:rsidP="00CF1208">
            <w:pPr>
              <w:rPr>
                <w:highlight w:val="yellow"/>
              </w:rPr>
            </w:pPr>
            <w:proofErr w:type="gramStart"/>
            <w:r w:rsidRPr="00417649">
              <w:rPr>
                <w:highlight w:val="yellow"/>
              </w:rPr>
              <w:t>mereology:componentOf</w:t>
            </w:r>
            <w:proofErr w:type="gramEnd"/>
          </w:p>
        </w:tc>
        <w:tc>
          <w:tcPr>
            <w:tcW w:w="4399"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rsidRPr="00417649">
              <w:rPr>
                <w:highlight w:val="yellow"/>
              </w:rP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bookmarkStart w:id="79" w:name="_GoBack"/>
            <w:bookmarkEnd w:id="79"/>
            <w:r w:rsidRPr="004D444C">
              <w:rPr>
                <w:highlight w:val="yellow"/>
              </w:rP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lastRenderedPageBreak/>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lastRenderedPageBreak/>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6"/>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80" w:author="Megan Katsumi" w:date="2018-11-14T08:39:00Z">
              <w:r>
                <w:t>LoopDetector</w:t>
              </w:r>
            </w:ins>
          </w:p>
        </w:tc>
        <w:tc>
          <w:tcPr>
            <w:tcW w:w="2446" w:type="dxa"/>
          </w:tcPr>
          <w:p w14:paraId="39B665CE" w14:textId="768C97D5" w:rsidR="001020C5" w:rsidRDefault="001020C5" w:rsidP="00272044">
            <w:proofErr w:type="gramStart"/>
            <w:ins w:id="81" w:author="Megan Katsumi" w:date="2018-11-14T09:12:00Z">
              <w:r>
                <w:t>sosa:</w:t>
              </w:r>
            </w:ins>
            <w:ins w:id="82"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83"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84"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85"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86"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87"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88"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89" w:author="Megan Katsumi" w:date="2018-11-14T10:32:00Z">
              <w:r>
                <w:t>{</w:t>
              </w:r>
            </w:ins>
            <w:ins w:id="90" w:author="Megan Katsumi" w:date="2018-11-14T10:33:00Z">
              <w:r>
                <w:t>mean_</w:t>
              </w:r>
            </w:ins>
            <w:ins w:id="91" w:author="Megan Katsumi" w:date="2018-11-14T11:14:00Z">
              <w:r>
                <w:t>travel_</w:t>
              </w:r>
            </w:ins>
            <w:ins w:id="92"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93"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94" w:author="Megan Katsumi" w:date="2018-11-14T09:25:00Z">
              <w:r>
                <w:t>only (</w:t>
              </w:r>
              <w:proofErr w:type="gramStart"/>
              <w:r>
                <w:t>sosa:Observation</w:t>
              </w:r>
              <w:proofErr w:type="gramEnd"/>
              <w:r>
                <w:t xml:space="preserve"> and sosa:hasFeatureOfInterest</w:t>
              </w:r>
            </w:ins>
            <w:ins w:id="95" w:author="Megan Katsumi" w:date="2018-11-14T09:26:00Z">
              <w:r>
                <w:t xml:space="preserve"> only transport:</w:t>
              </w:r>
            </w:ins>
            <w:ins w:id="96" w:author="Megan Katsumi" w:date="2018-11-14T10:27:00Z">
              <w:r>
                <w:t>Arc</w:t>
              </w:r>
            </w:ins>
            <w:ins w:id="97" w:author="Megan Katsumi" w:date="2018-11-14T10:35:00Z">
              <w:r>
                <w:t xml:space="preserve"> and sosa:</w:t>
              </w:r>
            </w:ins>
            <w:ins w:id="98" w:author="Megan Katsumi" w:date="2018-11-14T12:23:00Z">
              <w:r>
                <w:t>wasO</w:t>
              </w:r>
            </w:ins>
            <w:ins w:id="99" w:author="Megan Katsumi" w:date="2018-11-14T10:35:00Z">
              <w:r>
                <w:t>riginatedBy {vehicle</w:t>
              </w:r>
            </w:ins>
            <w:ins w:id="100" w:author="Megan Katsumi" w:date="2018-11-14T10:36:00Z">
              <w:r>
                <w:t>_presence}</w:t>
              </w:r>
            </w:ins>
            <w:r>
              <w:t xml:space="preserve"> and </w:t>
            </w:r>
            <w:r w:rsidRPr="009C34EF">
              <w:rPr>
                <w:highlight w:val="yellow"/>
              </w:rPr>
              <w:t>sosa:hasResult RoadOccupancy or VehicleVolume or MeanTravelSpeed</w:t>
            </w:r>
            <w:ins w:id="101"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02"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03"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04"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05" w:author="Megan Katsumi" w:date="2018-11-14T10:32:00Z">
              <w:r w:rsidRPr="009C34EF">
                <w:t>{</w:t>
              </w:r>
            </w:ins>
            <w:ins w:id="106" w:author="Megan Katsumi" w:date="2018-11-14T10:33:00Z">
              <w:r w:rsidRPr="009C34EF">
                <w:t>mean_</w:t>
              </w:r>
            </w:ins>
            <w:ins w:id="107" w:author="Megan Katsumi" w:date="2018-11-14T11:14:00Z">
              <w:r w:rsidRPr="009C34EF">
                <w:t>travel_</w:t>
              </w:r>
            </w:ins>
            <w:ins w:id="108"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w:t>
            </w:r>
            <w:r>
              <w:lastRenderedPageBreak/>
              <w:t>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9" w:name="_Toc2843364"/>
      <w:r>
        <w:t xml:space="preserve">Travel </w:t>
      </w:r>
      <w:r w:rsidR="00E91E39">
        <w:t>Costs</w:t>
      </w:r>
      <w:bookmarkEnd w:id="109"/>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lastRenderedPageBreak/>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10" w:name="_Toc2843365"/>
      <w:r>
        <w:t>Parking Ontology</w:t>
      </w:r>
      <w:bookmarkEnd w:id="110"/>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lastRenderedPageBreak/>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BE27DE">
            <w:pPr>
              <w:tabs>
                <w:tab w:val="left" w:pos="1027"/>
              </w:tabs>
            </w:pPr>
            <w:r>
              <w:t>Property</w:t>
            </w:r>
            <w:r>
              <w:tab/>
            </w:r>
          </w:p>
        </w:tc>
        <w:tc>
          <w:tcPr>
            <w:tcW w:w="2481" w:type="dxa"/>
            <w:shd w:val="clear" w:color="auto" w:fill="00FFFF"/>
          </w:tcPr>
          <w:p w14:paraId="1F1AABA5" w14:textId="77777777" w:rsidR="00891743" w:rsidRDefault="00891743" w:rsidP="00BE27DE">
            <w:r>
              <w:t>Characteristic</w:t>
            </w:r>
          </w:p>
        </w:tc>
        <w:tc>
          <w:tcPr>
            <w:tcW w:w="4629" w:type="dxa"/>
            <w:shd w:val="clear" w:color="auto" w:fill="00FFFF"/>
          </w:tcPr>
          <w:p w14:paraId="5D379DB9" w14:textId="77777777" w:rsidR="00891743" w:rsidRDefault="00891743" w:rsidP="00BE27DE">
            <w:r>
              <w:t>Value (if applicable)</w:t>
            </w:r>
          </w:p>
        </w:tc>
      </w:tr>
      <w:tr w:rsidR="00916B43" w14:paraId="64E7E773" w14:textId="77777777" w:rsidTr="000A1FF2">
        <w:tc>
          <w:tcPr>
            <w:tcW w:w="2240" w:type="dxa"/>
            <w:vMerge w:val="restart"/>
          </w:tcPr>
          <w:p w14:paraId="657B58A0" w14:textId="278601FF" w:rsidR="00916B43" w:rsidRDefault="00916B43" w:rsidP="00BE27DE">
            <w:r>
              <w:t>hasSubParkingArea</w:t>
            </w:r>
          </w:p>
        </w:tc>
        <w:tc>
          <w:tcPr>
            <w:tcW w:w="2481" w:type="dxa"/>
          </w:tcPr>
          <w:p w14:paraId="4803F087" w14:textId="0E794EC0" w:rsidR="00916B43" w:rsidRDefault="00916B43" w:rsidP="00BE27DE">
            <w:r>
              <w:t>subPropertyOf</w:t>
            </w:r>
          </w:p>
        </w:tc>
        <w:tc>
          <w:tcPr>
            <w:tcW w:w="4629" w:type="dxa"/>
          </w:tcPr>
          <w:p w14:paraId="5A2F554A" w14:textId="48453469" w:rsidR="00916B43" w:rsidRDefault="00916B43" w:rsidP="00BE27DE">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BE27DE"/>
        </w:tc>
        <w:tc>
          <w:tcPr>
            <w:tcW w:w="2481" w:type="dxa"/>
          </w:tcPr>
          <w:p w14:paraId="12D3FBFD" w14:textId="1B66099B" w:rsidR="00916B43" w:rsidRDefault="00916B43" w:rsidP="00BE27DE">
            <w:r>
              <w:t>domain</w:t>
            </w:r>
          </w:p>
        </w:tc>
        <w:tc>
          <w:tcPr>
            <w:tcW w:w="4629" w:type="dxa"/>
          </w:tcPr>
          <w:p w14:paraId="6976CB56" w14:textId="2CB9317B" w:rsidR="00916B43" w:rsidRDefault="00916B43" w:rsidP="00BE27DE">
            <w:r>
              <w:t>ParkingArea</w:t>
            </w:r>
          </w:p>
        </w:tc>
      </w:tr>
      <w:tr w:rsidR="00916B43" w14:paraId="55A68BCA" w14:textId="77777777" w:rsidTr="000A1FF2">
        <w:tc>
          <w:tcPr>
            <w:tcW w:w="2240" w:type="dxa"/>
            <w:vMerge/>
          </w:tcPr>
          <w:p w14:paraId="78472EC6" w14:textId="29A5E947" w:rsidR="00916B43" w:rsidRDefault="00916B43" w:rsidP="00BE27DE"/>
        </w:tc>
        <w:tc>
          <w:tcPr>
            <w:tcW w:w="2481" w:type="dxa"/>
          </w:tcPr>
          <w:p w14:paraId="5DDA5578" w14:textId="66FA0B87" w:rsidR="00916B43" w:rsidRDefault="00916B43" w:rsidP="00BE27DE">
            <w:r>
              <w:t>range</w:t>
            </w:r>
          </w:p>
        </w:tc>
        <w:tc>
          <w:tcPr>
            <w:tcW w:w="4629" w:type="dxa"/>
          </w:tcPr>
          <w:p w14:paraId="1C0DBA08" w14:textId="1CC3D04C" w:rsidR="00916B43" w:rsidRDefault="00916B43" w:rsidP="00BE27DE">
            <w:r>
              <w:t>ParkingArea</w:t>
            </w:r>
          </w:p>
        </w:tc>
      </w:tr>
      <w:tr w:rsidR="00916B43" w14:paraId="41D544F4" w14:textId="77777777" w:rsidTr="000A1FF2">
        <w:tc>
          <w:tcPr>
            <w:tcW w:w="2240" w:type="dxa"/>
            <w:vMerge/>
          </w:tcPr>
          <w:p w14:paraId="5256815E" w14:textId="77777777" w:rsidR="00916B43" w:rsidRDefault="00916B43" w:rsidP="00BE27DE"/>
        </w:tc>
        <w:tc>
          <w:tcPr>
            <w:tcW w:w="2481" w:type="dxa"/>
          </w:tcPr>
          <w:p w14:paraId="5BADE3FD" w14:textId="05E6DA2A" w:rsidR="00916B43" w:rsidRDefault="00916B43" w:rsidP="00BE27DE">
            <w:r>
              <w:t>inverse</w:t>
            </w:r>
          </w:p>
        </w:tc>
        <w:tc>
          <w:tcPr>
            <w:tcW w:w="4629" w:type="dxa"/>
          </w:tcPr>
          <w:p w14:paraId="39104FE1" w14:textId="49795E54" w:rsidR="00916B43" w:rsidRDefault="00916B43" w:rsidP="00BE27DE">
            <w:r>
              <w:t>subParkingAreaOf</w:t>
            </w:r>
          </w:p>
        </w:tc>
      </w:tr>
      <w:tr w:rsidR="00916B43" w14:paraId="2C8D33E0" w14:textId="77777777" w:rsidTr="000A1FF2">
        <w:tc>
          <w:tcPr>
            <w:tcW w:w="2240" w:type="dxa"/>
            <w:vMerge w:val="restart"/>
          </w:tcPr>
          <w:p w14:paraId="78CF7568" w14:textId="0349F2F7" w:rsidR="00916B43" w:rsidRDefault="00916B43" w:rsidP="00BE27DE">
            <w:r>
              <w:t>subParkingAreaOf</w:t>
            </w:r>
          </w:p>
        </w:tc>
        <w:tc>
          <w:tcPr>
            <w:tcW w:w="2481" w:type="dxa"/>
          </w:tcPr>
          <w:p w14:paraId="49D81376" w14:textId="370E008E" w:rsidR="00916B43" w:rsidRDefault="00916B43" w:rsidP="00BE27DE">
            <w:r>
              <w:t>subPropertyOf</w:t>
            </w:r>
          </w:p>
        </w:tc>
        <w:tc>
          <w:tcPr>
            <w:tcW w:w="4629" w:type="dxa"/>
          </w:tcPr>
          <w:p w14:paraId="016F794D" w14:textId="1056533B" w:rsidR="00916B43" w:rsidRDefault="00916B43" w:rsidP="00BE27DE">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1" w:name="_Toc2843366"/>
      <w:r>
        <w:t>Public</w:t>
      </w:r>
      <w:r w:rsidR="00BD7C89">
        <w:t xml:space="preserve"> Transit Ontology</w:t>
      </w:r>
      <w:bookmarkEnd w:id="111"/>
    </w:p>
    <w:p w14:paraId="6A7EE14B" w14:textId="07F0684A" w:rsidR="00D479C9" w:rsidRDefault="00616EC9" w:rsidP="00D479C9">
      <w:pPr>
        <w:rPr>
          <w:i/>
        </w:rPr>
      </w:pPr>
      <w:hyperlink r:id="rId22"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lastRenderedPageBreak/>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lastRenderedPageBreak/>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lastRenderedPageBreak/>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2" w:name="_Toc2843367"/>
      <w:r>
        <w:t>Land Use</w:t>
      </w:r>
      <w:r w:rsidR="00BA1ACD">
        <w:t xml:space="preserve"> Ontology</w:t>
      </w:r>
      <w:bookmarkEnd w:id="112"/>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lastRenderedPageBreak/>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lastRenderedPageBreak/>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3" w:name="_Toc2843368"/>
      <w:r>
        <w:t>Trip</w:t>
      </w:r>
      <w:r w:rsidR="00BA1ACD">
        <w:t xml:space="preserve"> Ontology</w:t>
      </w:r>
      <w:bookmarkEnd w:id="113"/>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4" w:name="_Toc2843369"/>
      <w:r>
        <w:t>Trip Costs</w:t>
      </w:r>
      <w:bookmarkEnd w:id="114"/>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5" w:name="_Toc2843370"/>
      <w:r>
        <w:lastRenderedPageBreak/>
        <w:t>Urban System Ontology</w:t>
      </w:r>
      <w:bookmarkEnd w:id="115"/>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6"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17"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8" w:name="_Toc2843371"/>
      <w:r>
        <w:t>Applications</w:t>
      </w:r>
      <w:bookmarkEnd w:id="117"/>
      <w:bookmarkEnd w:id="118"/>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xml:space="preserve">, </w:t>
      </w:r>
      <w:r w:rsidR="00D72AC0">
        <w:rPr>
          <w:lang w:val="en-US" w:bidi="en-US"/>
        </w:rPr>
        <w:lastRenderedPageBreak/>
        <w:t>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9" w:name="_Toc2843372"/>
      <w:r>
        <w:t>iCity Ontology for the IT-SoS Framework</w:t>
      </w:r>
      <w:bookmarkEnd w:id="119"/>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20" w:name="_Toc2843373"/>
      <w:r>
        <w:t xml:space="preserve">Ontology Interface: </w:t>
      </w:r>
      <w:r w:rsidR="006F44C8">
        <w:t>Functional Requirements</w:t>
      </w:r>
      <w:bookmarkEnd w:id="120"/>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lastRenderedPageBreak/>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lastRenderedPageBreak/>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1" w:name="_Toc2843374"/>
      <w:r>
        <w:t>System Design</w:t>
      </w:r>
      <w:bookmarkEnd w:id="121"/>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 xml:space="preserve">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t>
      </w:r>
      <w:r>
        <w:lastRenderedPageBreak/>
        <w:t>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22"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22"/>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23"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23"/>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24"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24"/>
      <w:r>
        <w:t xml:space="preserve">: </w:t>
      </w:r>
      <w:r w:rsidRPr="001026E7">
        <w:t>Illustration of the key components within the ITS Application Engine.</w:t>
      </w:r>
    </w:p>
    <w:p w14:paraId="26C1F73D" w14:textId="77777777" w:rsidR="006F44C8" w:rsidRDefault="006F44C8" w:rsidP="00E80D3C">
      <w:pPr>
        <w:pStyle w:val="Heading3"/>
      </w:pPr>
      <w:bookmarkStart w:id="125" w:name="_Toc2843375"/>
      <w:r>
        <w:t>Ontology Design: Required Extensions</w:t>
      </w:r>
      <w:bookmarkEnd w:id="125"/>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6" w:name="_Toc2843376"/>
      <w:r>
        <w:t>Next Steps</w:t>
      </w:r>
      <w:bookmarkEnd w:id="126"/>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27" w:name="_Toc2843377"/>
      <w:r>
        <w:t>iCity Ontology for Urban Simulation Results</w:t>
      </w:r>
      <w:bookmarkEnd w:id="127"/>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8" w:name="_Toc2843378"/>
      <w:r>
        <w:t>Future Work</w:t>
      </w:r>
      <w:bookmarkEnd w:id="116"/>
      <w:bookmarkEnd w:id="128"/>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29" w:name="_Toc2843379"/>
      <w:r>
        <w:t>Extensions to the Urban System Ontology</w:t>
      </w:r>
      <w:bookmarkEnd w:id="129"/>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0" w:name="_Ref468171904"/>
      <w:bookmarkStart w:id="131" w:name="_Toc2843380"/>
      <w:r>
        <w:lastRenderedPageBreak/>
        <w:t>Extensions for iCity Applications</w:t>
      </w:r>
      <w:bookmarkEnd w:id="130"/>
      <w:bookmarkEnd w:id="131"/>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32"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32"/>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3" w:name="_Ref462673109"/>
      <w:bookmarkStart w:id="134" w:name="_Toc2843381"/>
      <w:r w:rsidRPr="006E670F">
        <w:lastRenderedPageBreak/>
        <w:t>Data</w:t>
      </w:r>
      <w:r>
        <w:t xml:space="preserve"> Collection</w:t>
      </w:r>
      <w:bookmarkEnd w:id="133"/>
      <w:bookmarkEnd w:id="134"/>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5" w:name="_Ref462673142"/>
      <w:bookmarkStart w:id="136" w:name="_Toc2843382"/>
      <w:r w:rsidRPr="00DB0856">
        <w:t>Simulation of Urban Systems</w:t>
      </w:r>
      <w:bookmarkEnd w:id="135"/>
      <w:bookmarkEnd w:id="136"/>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7" w:name="_Ref462673156"/>
      <w:bookmarkStart w:id="138" w:name="_Toc2843383"/>
      <w:r>
        <w:t>Analysis of Urban Systems</w:t>
      </w:r>
      <w:bookmarkEnd w:id="137"/>
      <w:bookmarkEnd w:id="138"/>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39" w:name="_Ref462673168"/>
      <w:bookmarkStart w:id="140" w:name="_Toc2843384"/>
      <w:r>
        <w:t>Visualization of Urban Systems</w:t>
      </w:r>
      <w:bookmarkEnd w:id="139"/>
      <w:bookmarkEnd w:id="140"/>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1" w:name="_Toc2843385"/>
      <w:r>
        <w:t>Extra-logical Design Practices</w:t>
      </w:r>
      <w:bookmarkEnd w:id="141"/>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2" w:name="_Toc2843386"/>
      <w:r w:rsidRPr="00045329">
        <w:t>Acknowledgements</w:t>
      </w:r>
      <w:bookmarkEnd w:id="14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3"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7"/>
      <w:footerReference w:type="first" r:id="rId2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F9A018" w14:textId="77777777" w:rsidR="006C32BE" w:rsidRDefault="006C32BE" w:rsidP="00EA354A">
      <w:r>
        <w:separator/>
      </w:r>
    </w:p>
  </w:endnote>
  <w:endnote w:type="continuationSeparator" w:id="0">
    <w:p w14:paraId="20016DD6" w14:textId="77777777" w:rsidR="006C32BE" w:rsidRDefault="006C32B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616EC9" w:rsidRDefault="00616EC9">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616EC9" w:rsidRPr="0032583C" w:rsidRDefault="00616EC9">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616EC9" w14:paraId="2B76F3B3" w14:textId="77777777" w:rsidTr="00967D94">
      <w:tc>
        <w:tcPr>
          <w:tcW w:w="6947" w:type="dxa"/>
        </w:tcPr>
        <w:p w14:paraId="07DEE8C9" w14:textId="77777777" w:rsidR="00616EC9" w:rsidRDefault="00616EC9"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616EC9" w:rsidRDefault="00616EC9"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616EC9" w:rsidRDefault="00616E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36873" w14:textId="77777777" w:rsidR="006C32BE" w:rsidRDefault="006C32BE" w:rsidP="00EA354A">
      <w:r>
        <w:separator/>
      </w:r>
    </w:p>
  </w:footnote>
  <w:footnote w:type="continuationSeparator" w:id="0">
    <w:p w14:paraId="578A87CF" w14:textId="77777777" w:rsidR="006C32BE" w:rsidRDefault="006C32BE" w:rsidP="00EA354A">
      <w:r>
        <w:continuationSeparator/>
      </w:r>
    </w:p>
  </w:footnote>
  <w:footnote w:id="1">
    <w:p w14:paraId="005D8B98" w14:textId="5699BB61" w:rsidR="00616EC9" w:rsidRPr="00FF4EA6" w:rsidRDefault="00616EC9">
      <w:pPr>
        <w:pStyle w:val="FootnoteText"/>
        <w:rPr>
          <w:lang w:val="en-CA"/>
        </w:rPr>
      </w:pPr>
      <w:r>
        <w:rPr>
          <w:rStyle w:val="FootnoteReference"/>
        </w:rPr>
        <w:footnoteRef/>
      </w:r>
      <w:r>
        <w:t xml:space="preserve"> </w:t>
      </w:r>
      <w:r w:rsidRPr="00FF4EA6">
        <w:t>https://github.com/dgarijo/Widoco</w:t>
      </w:r>
    </w:p>
  </w:footnote>
  <w:footnote w:id="2">
    <w:p w14:paraId="15FCF3B1" w14:textId="77777777" w:rsidR="00616EC9" w:rsidRDefault="00616EC9"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616EC9" w:rsidRPr="00E80D3C" w:rsidRDefault="00616EC9"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616EC9" w:rsidRDefault="00616EC9">
      <w:pPr>
        <w:pStyle w:val="FootnoteText"/>
      </w:pPr>
      <w:r>
        <w:rPr>
          <w:rStyle w:val="FootnoteReference"/>
        </w:rPr>
        <w:footnoteRef/>
      </w:r>
      <w:r>
        <w:t xml:space="preserve"> </w:t>
      </w:r>
      <w:r w:rsidRPr="009A36FB">
        <w:t>https://www.w3.org/TR/owl-time/</w:t>
      </w:r>
    </w:p>
  </w:footnote>
  <w:footnote w:id="5">
    <w:p w14:paraId="357B0B37" w14:textId="77777777" w:rsidR="00616EC9" w:rsidRDefault="00616EC9">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616EC9" w:rsidRPr="00E80D3C" w:rsidRDefault="00616EC9">
      <w:pPr>
        <w:pStyle w:val="FootnoteText"/>
        <w:rPr>
          <w:lang w:val="en-CA"/>
        </w:rPr>
      </w:pPr>
      <w:r>
        <w:rPr>
          <w:rStyle w:val="FootnoteReference"/>
        </w:rPr>
        <w:footnoteRef/>
      </w:r>
      <w:r>
        <w:t xml:space="preserve"> </w:t>
      </w:r>
      <w:r>
        <w:rPr>
          <w:lang w:val="en-CA"/>
        </w:rPr>
        <w:t>equivalent property?</w:t>
      </w:r>
    </w:p>
  </w:footnote>
  <w:footnote w:id="7">
    <w:p w14:paraId="5635F86B" w14:textId="77777777" w:rsidR="00616EC9" w:rsidRDefault="00616EC9">
      <w:pPr>
        <w:pStyle w:val="FootnoteText"/>
      </w:pPr>
      <w:r>
        <w:rPr>
          <w:rStyle w:val="FootnoteReference"/>
        </w:rPr>
        <w:footnoteRef/>
      </w:r>
      <w:r>
        <w:t xml:space="preserve"> </w:t>
      </w:r>
      <w:proofErr w:type="gramStart"/>
      <w:r>
        <w:t>om:</w:t>
      </w:r>
      <w:r w:rsidRPr="00BD4EF4">
        <w:t>http://www.wurvoc.org/vocabularies/om-1.6/</w:t>
      </w:r>
      <w:proofErr w:type="gramEnd"/>
    </w:p>
  </w:footnote>
  <w:footnote w:id="8">
    <w:p w14:paraId="0CCCF2E2" w14:textId="46693F90" w:rsidR="00616EC9" w:rsidRPr="00E80D3C" w:rsidRDefault="00616EC9">
      <w:pPr>
        <w:pStyle w:val="FootnoteText"/>
        <w:rPr>
          <w:lang w:val="en-CA"/>
        </w:rPr>
      </w:pPr>
      <w:r>
        <w:rPr>
          <w:rStyle w:val="FootnoteReference"/>
        </w:rPr>
        <w:footnoteRef/>
      </w:r>
      <w:r>
        <w:t xml:space="preserve"> om: </w:t>
      </w:r>
      <w:r w:rsidRPr="00B90704">
        <w:t>http://www.ontology-of-units-of-measure.org/resource/om-2/</w:t>
      </w:r>
    </w:p>
  </w:footnote>
  <w:footnote w:id="9">
    <w:p w14:paraId="62054BCC" w14:textId="77777777" w:rsidR="00616EC9" w:rsidRPr="00BD4EF4" w:rsidRDefault="00616EC9" w:rsidP="00E80D3C">
      <w:r>
        <w:rPr>
          <w:rStyle w:val="FootnoteReference"/>
        </w:rPr>
        <w:footnoteRef/>
      </w:r>
      <w:r>
        <w:t xml:space="preserve"> </w:t>
      </w:r>
      <w:r w:rsidRPr="00DC74DA">
        <w:t>http://ontology.eil.utoronto.ca/GCI/Foundation/GCI-Foundation-v2.owl</w:t>
      </w:r>
      <w:r>
        <w:t>#</w:t>
      </w:r>
    </w:p>
    <w:p w14:paraId="4AE1EB08" w14:textId="6D90AB37" w:rsidR="00616EC9" w:rsidRPr="00E80D3C" w:rsidRDefault="00616EC9">
      <w:pPr>
        <w:pStyle w:val="FootnoteText"/>
        <w:rPr>
          <w:lang w:val="en-CA"/>
        </w:rPr>
      </w:pPr>
    </w:p>
  </w:footnote>
  <w:footnote w:id="10">
    <w:p w14:paraId="2B0DD081" w14:textId="0C4649C5" w:rsidR="00616EC9" w:rsidRPr="008E7C02" w:rsidRDefault="00616EC9">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616EC9" w:rsidRPr="00046E73" w:rsidRDefault="00616EC9">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616EC9" w:rsidRDefault="00616EC9">
      <w:pPr>
        <w:pStyle w:val="FootnoteText"/>
      </w:pPr>
      <w:r>
        <w:rPr>
          <w:rStyle w:val="FootnoteReference"/>
        </w:rPr>
        <w:footnoteRef/>
      </w:r>
      <w:r>
        <w:t xml:space="preserve"> </w:t>
      </w:r>
      <w:r w:rsidRPr="00827DD8">
        <w:t>http://schema.org/</w:t>
      </w:r>
    </w:p>
  </w:footnote>
  <w:footnote w:id="13">
    <w:p w14:paraId="4E061129" w14:textId="77777777" w:rsidR="00616EC9" w:rsidRDefault="00616EC9">
      <w:pPr>
        <w:pStyle w:val="FootnoteText"/>
      </w:pPr>
      <w:r>
        <w:rPr>
          <w:rStyle w:val="FootnoteReference"/>
        </w:rPr>
        <w:footnoteRef/>
      </w:r>
      <w:r>
        <w:t xml:space="preserve"> </w:t>
      </w:r>
      <w:r w:rsidRPr="00827DD8">
        <w:t>http://ontology.eil.utoronto.ca/GCI/Shelters/GCI-Shelters.html</w:t>
      </w:r>
    </w:p>
  </w:footnote>
  <w:footnote w:id="14">
    <w:p w14:paraId="59CD3014" w14:textId="77777777" w:rsidR="00616EC9" w:rsidRDefault="00616EC9">
      <w:pPr>
        <w:pStyle w:val="FootnoteText"/>
      </w:pPr>
      <w:r>
        <w:rPr>
          <w:rStyle w:val="FootnoteReference"/>
        </w:rPr>
        <w:footnoteRef/>
      </w:r>
      <w:r>
        <w:t xml:space="preserve"> </w:t>
      </w:r>
      <w:r w:rsidRPr="005B2B4C">
        <w:t>http://ontology.eil.utoronto.ca/tove/organization.html</w:t>
      </w:r>
    </w:p>
  </w:footnote>
  <w:footnote w:id="15">
    <w:p w14:paraId="2EAE6E34" w14:textId="77777777" w:rsidR="00616EC9" w:rsidRDefault="00616EC9"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616EC9" w:rsidRPr="001A792D" w:rsidRDefault="00616EC9">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616EC9" w:rsidRDefault="00616EC9">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616EC9" w:rsidRPr="006539A1" w:rsidRDefault="00616EC9"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616EC9" w:rsidRPr="005B0E28" w:rsidRDefault="00616EC9">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0"/>
  </w:num>
  <w:num w:numId="4">
    <w:abstractNumId w:val="8"/>
  </w:num>
  <w:num w:numId="5">
    <w:abstractNumId w:val="20"/>
  </w:num>
  <w:num w:numId="6">
    <w:abstractNumId w:val="27"/>
  </w:num>
  <w:num w:numId="7">
    <w:abstractNumId w:val="14"/>
  </w:num>
  <w:num w:numId="8">
    <w:abstractNumId w:val="25"/>
  </w:num>
  <w:num w:numId="9">
    <w:abstractNumId w:val="3"/>
  </w:num>
  <w:num w:numId="10">
    <w:abstractNumId w:val="26"/>
  </w:num>
  <w:num w:numId="11">
    <w:abstractNumId w:val="6"/>
  </w:num>
  <w:num w:numId="12">
    <w:abstractNumId w:val="4"/>
  </w:num>
  <w:num w:numId="13">
    <w:abstractNumId w:val="2"/>
  </w:num>
  <w:num w:numId="14">
    <w:abstractNumId w:val="19"/>
  </w:num>
  <w:num w:numId="15">
    <w:abstractNumId w:val="21"/>
  </w:num>
  <w:num w:numId="16">
    <w:abstractNumId w:val="5"/>
  </w:num>
  <w:num w:numId="17">
    <w:abstractNumId w:val="12"/>
  </w:num>
  <w:num w:numId="18">
    <w:abstractNumId w:val="18"/>
  </w:num>
  <w:num w:numId="19">
    <w:abstractNumId w:val="11"/>
  </w:num>
  <w:num w:numId="20">
    <w:abstractNumId w:val="1"/>
  </w:num>
  <w:num w:numId="21">
    <w:abstractNumId w:val="9"/>
  </w:num>
  <w:num w:numId="22">
    <w:abstractNumId w:val="24"/>
  </w:num>
  <w:num w:numId="23">
    <w:abstractNumId w:val="15"/>
  </w:num>
  <w:num w:numId="24">
    <w:abstractNumId w:val="7"/>
  </w:num>
  <w:num w:numId="25">
    <w:abstractNumId w:val="10"/>
  </w:num>
  <w:num w:numId="26">
    <w:abstractNumId w:val="16"/>
  </w:num>
  <w:num w:numId="27">
    <w:abstractNumId w:val="23"/>
  </w:num>
  <w:num w:numId="28">
    <w:abstractNumId w:val="1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8E6"/>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5676"/>
    <w:rsid w:val="00297428"/>
    <w:rsid w:val="002A1141"/>
    <w:rsid w:val="002A2024"/>
    <w:rsid w:val="002A21B1"/>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2080"/>
    <w:rsid w:val="002E21C6"/>
    <w:rsid w:val="002E336F"/>
    <w:rsid w:val="002E36B4"/>
    <w:rsid w:val="002E36E8"/>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249B"/>
    <w:rsid w:val="008129DD"/>
    <w:rsid w:val="00812F4A"/>
    <w:rsid w:val="00813497"/>
    <w:rsid w:val="00813981"/>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5592"/>
    <w:rsid w:val="00A05A82"/>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29B"/>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622"/>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789E"/>
    <w:rsid w:val="00D60654"/>
    <w:rsid w:val="00D60CBC"/>
    <w:rsid w:val="00D639A9"/>
    <w:rsid w:val="00D647B7"/>
    <w:rsid w:val="00D6540A"/>
    <w:rsid w:val="00D67E4A"/>
    <w:rsid w:val="00D67F19"/>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1A9A"/>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vertabelo.com/blog/technical-articles/again-and-again-managing-recurring-events-in-a-data-model" TargetMode="External"/><Relationship Id="rId18" Type="http://schemas.openxmlformats.org/officeDocument/2006/relationships/hyperlink" Target="https://w3id.org/icity/SpatialLoc/"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hyperlink" Target="http://data.ign.fr/def/ignf/20150505.en.htm" TargetMode="External"/><Relationship Id="rId17" Type="http://schemas.openxmlformats.org/officeDocument/2006/relationships/hyperlink" Target="http://ontology.eil.utoronto.ca/icontact.owl"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hyperlink" Target="http://www.w3.org/ns/ssn/" TargetMode="External"/><Relationship Id="rId23" Type="http://schemas.openxmlformats.org/officeDocument/2006/relationships/image" Target="media/image10.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w3id.org/icity/PublicTransit.owl" TargetMode="External"/><Relationship Id="rId27" Type="http://schemas.openxmlformats.org/officeDocument/2006/relationships/footer" Target="footer1.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A2E81C7F-A528-E44A-9C82-4F8A704E4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75</Pages>
  <Words>23577</Words>
  <Characters>134394</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17</cp:revision>
  <cp:lastPrinted>2017-08-16T13:18:00Z</cp:lastPrinted>
  <dcterms:created xsi:type="dcterms:W3CDTF">2019-04-08T13:58:00Z</dcterms:created>
  <dcterms:modified xsi:type="dcterms:W3CDTF">2019-04-18T19:06:00Z</dcterms:modified>
</cp:coreProperties>
</file>