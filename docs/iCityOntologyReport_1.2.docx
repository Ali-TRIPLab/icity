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1DAE43F0"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 xml:space="preserve">iCity </w:t>
      </w:r>
      <w:r w:rsidR="00B94D2C">
        <w:rPr>
          <w:rFonts w:ascii="Cambria" w:eastAsia="MS Gothic" w:hAnsi="Cambria"/>
          <w:color w:val="17365D"/>
          <w:spacing w:val="5"/>
          <w:kern w:val="28"/>
          <w:sz w:val="52"/>
          <w:szCs w:val="52"/>
        </w:rPr>
        <w:t>Transportation Planning Suite of Ontologies</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48F6F808" w14:textId="77777777" w:rsidR="00517D8F" w:rsidRDefault="00517D8F"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Version 1.2</w:t>
      </w:r>
    </w:p>
    <w:p w14:paraId="1D57984F" w14:textId="7D588BC5"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64265">
        <w:rPr>
          <w:rFonts w:ascii="Cambria" w:eastAsia="MS Gothic" w:hAnsi="Cambria"/>
          <w:i/>
          <w:iCs/>
          <w:color w:val="000000"/>
          <w:spacing w:val="15"/>
          <w:sz w:val="28"/>
          <w:szCs w:val="28"/>
          <w:lang w:eastAsia="en-CA"/>
        </w:rPr>
        <w:t>September</w:t>
      </w:r>
      <w:r w:rsidR="00C00FD1">
        <w:rPr>
          <w:rFonts w:ascii="Cambria" w:eastAsia="MS Gothic" w:hAnsi="Cambria"/>
          <w:i/>
          <w:iCs/>
          <w:color w:val="000000"/>
          <w:spacing w:val="15"/>
          <w:sz w:val="28"/>
          <w:szCs w:val="28"/>
          <w:lang w:eastAsia="en-CA"/>
        </w:rPr>
        <w:t xml:space="preserve"> </w:t>
      </w:r>
      <w:r w:rsidR="00D70FCA">
        <w:rPr>
          <w:rFonts w:ascii="Cambria" w:eastAsia="MS Gothic" w:hAnsi="Cambria"/>
          <w:i/>
          <w:iCs/>
          <w:color w:val="000000"/>
          <w:spacing w:val="15"/>
          <w:sz w:val="28"/>
          <w:szCs w:val="28"/>
          <w:lang w:eastAsia="en-CA"/>
        </w:rPr>
        <w:t>1</w:t>
      </w:r>
      <w:r w:rsidR="00E64265">
        <w:rPr>
          <w:rFonts w:ascii="Cambria" w:eastAsia="MS Gothic" w:hAnsi="Cambria"/>
          <w:i/>
          <w:iCs/>
          <w:color w:val="000000"/>
          <w:spacing w:val="15"/>
          <w:sz w:val="28"/>
          <w:szCs w:val="28"/>
          <w:lang w:eastAsia="en-CA"/>
        </w:rPr>
        <w:t>9</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25F5B84E" w14:textId="569E2A2E" w:rsidR="00574D94"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21701957" w:history="1">
            <w:r w:rsidR="00574D94" w:rsidRPr="0096437E">
              <w:rPr>
                <w:rStyle w:val="Hyperlink"/>
                <w:noProof/>
              </w:rPr>
              <w:t>1</w:t>
            </w:r>
            <w:r w:rsidR="00574D94">
              <w:rPr>
                <w:rFonts w:cstheme="minorBidi"/>
                <w:noProof/>
                <w:sz w:val="24"/>
                <w:lang w:val="en-CA" w:bidi="ar-SA"/>
              </w:rPr>
              <w:tab/>
            </w:r>
            <w:r w:rsidR="00574D94" w:rsidRPr="0096437E">
              <w:rPr>
                <w:rStyle w:val="Hyperlink"/>
                <w:noProof/>
              </w:rPr>
              <w:t>Purpose</w:t>
            </w:r>
            <w:r w:rsidR="00574D94">
              <w:rPr>
                <w:noProof/>
                <w:webHidden/>
              </w:rPr>
              <w:tab/>
            </w:r>
            <w:r w:rsidR="00574D94">
              <w:rPr>
                <w:noProof/>
                <w:webHidden/>
              </w:rPr>
              <w:fldChar w:fldCharType="begin"/>
            </w:r>
            <w:r w:rsidR="00574D94">
              <w:rPr>
                <w:noProof/>
                <w:webHidden/>
              </w:rPr>
              <w:instrText xml:space="preserve"> PAGEREF _Toc21701957 \h </w:instrText>
            </w:r>
            <w:r w:rsidR="00574D94">
              <w:rPr>
                <w:noProof/>
                <w:webHidden/>
              </w:rPr>
            </w:r>
            <w:r w:rsidR="00574D94">
              <w:rPr>
                <w:noProof/>
                <w:webHidden/>
              </w:rPr>
              <w:fldChar w:fldCharType="separate"/>
            </w:r>
            <w:r w:rsidR="00574D94">
              <w:rPr>
                <w:noProof/>
                <w:webHidden/>
              </w:rPr>
              <w:t>4</w:t>
            </w:r>
            <w:r w:rsidR="00574D94">
              <w:rPr>
                <w:noProof/>
                <w:webHidden/>
              </w:rPr>
              <w:fldChar w:fldCharType="end"/>
            </w:r>
          </w:hyperlink>
        </w:p>
        <w:p w14:paraId="5EAC5A62" w14:textId="6936380A" w:rsidR="00574D94" w:rsidRDefault="00692B1E">
          <w:pPr>
            <w:pStyle w:val="TOC1"/>
            <w:tabs>
              <w:tab w:val="left" w:pos="400"/>
              <w:tab w:val="right" w:leader="dot" w:pos="9350"/>
            </w:tabs>
            <w:rPr>
              <w:rFonts w:cstheme="minorBidi"/>
              <w:noProof/>
              <w:sz w:val="24"/>
              <w:lang w:val="en-CA" w:bidi="ar-SA"/>
            </w:rPr>
          </w:pPr>
          <w:hyperlink w:anchor="_Toc21701958" w:history="1">
            <w:r w:rsidR="00574D94" w:rsidRPr="0096437E">
              <w:rPr>
                <w:rStyle w:val="Hyperlink"/>
                <w:noProof/>
              </w:rPr>
              <w:t>2</w:t>
            </w:r>
            <w:r w:rsidR="00574D94">
              <w:rPr>
                <w:rFonts w:cstheme="minorBidi"/>
                <w:noProof/>
                <w:sz w:val="24"/>
                <w:lang w:val="en-CA" w:bidi="ar-SA"/>
              </w:rPr>
              <w:tab/>
            </w:r>
            <w:r w:rsidR="00574D94" w:rsidRPr="0096437E">
              <w:rPr>
                <w:rStyle w:val="Hyperlink"/>
                <w:noProof/>
              </w:rPr>
              <w:t>Scope</w:t>
            </w:r>
            <w:r w:rsidR="00574D94">
              <w:rPr>
                <w:noProof/>
                <w:webHidden/>
              </w:rPr>
              <w:tab/>
            </w:r>
            <w:r w:rsidR="00574D94">
              <w:rPr>
                <w:noProof/>
                <w:webHidden/>
              </w:rPr>
              <w:fldChar w:fldCharType="begin"/>
            </w:r>
            <w:r w:rsidR="00574D94">
              <w:rPr>
                <w:noProof/>
                <w:webHidden/>
              </w:rPr>
              <w:instrText xml:space="preserve"> PAGEREF _Toc21701958 \h </w:instrText>
            </w:r>
            <w:r w:rsidR="00574D94">
              <w:rPr>
                <w:noProof/>
                <w:webHidden/>
              </w:rPr>
            </w:r>
            <w:r w:rsidR="00574D94">
              <w:rPr>
                <w:noProof/>
                <w:webHidden/>
              </w:rPr>
              <w:fldChar w:fldCharType="separate"/>
            </w:r>
            <w:r w:rsidR="00574D94">
              <w:rPr>
                <w:noProof/>
                <w:webHidden/>
              </w:rPr>
              <w:t>4</w:t>
            </w:r>
            <w:r w:rsidR="00574D94">
              <w:rPr>
                <w:noProof/>
                <w:webHidden/>
              </w:rPr>
              <w:fldChar w:fldCharType="end"/>
            </w:r>
          </w:hyperlink>
        </w:p>
        <w:p w14:paraId="15143779" w14:textId="2D1590FE" w:rsidR="00574D94" w:rsidRDefault="00692B1E">
          <w:pPr>
            <w:pStyle w:val="TOC1"/>
            <w:tabs>
              <w:tab w:val="left" w:pos="400"/>
              <w:tab w:val="right" w:leader="dot" w:pos="9350"/>
            </w:tabs>
            <w:rPr>
              <w:rFonts w:cstheme="minorBidi"/>
              <w:noProof/>
              <w:sz w:val="24"/>
              <w:lang w:val="en-CA" w:bidi="ar-SA"/>
            </w:rPr>
          </w:pPr>
          <w:hyperlink w:anchor="_Toc21701959" w:history="1">
            <w:r w:rsidR="00574D94" w:rsidRPr="0096437E">
              <w:rPr>
                <w:rStyle w:val="Hyperlink"/>
                <w:noProof/>
              </w:rPr>
              <w:t>3</w:t>
            </w:r>
            <w:r w:rsidR="00574D94">
              <w:rPr>
                <w:rFonts w:cstheme="minorBidi"/>
                <w:noProof/>
                <w:sz w:val="24"/>
                <w:lang w:val="en-CA" w:bidi="ar-SA"/>
              </w:rPr>
              <w:tab/>
            </w:r>
            <w:r w:rsidR="00574D94" w:rsidRPr="0096437E">
              <w:rPr>
                <w:rStyle w:val="Hyperlink"/>
                <w:noProof/>
              </w:rPr>
              <w:t>Role of the Ontology</w:t>
            </w:r>
            <w:r w:rsidR="00574D94">
              <w:rPr>
                <w:noProof/>
                <w:webHidden/>
              </w:rPr>
              <w:tab/>
            </w:r>
            <w:r w:rsidR="00574D94">
              <w:rPr>
                <w:noProof/>
                <w:webHidden/>
              </w:rPr>
              <w:fldChar w:fldCharType="begin"/>
            </w:r>
            <w:r w:rsidR="00574D94">
              <w:rPr>
                <w:noProof/>
                <w:webHidden/>
              </w:rPr>
              <w:instrText xml:space="preserve"> PAGEREF _Toc21701959 \h </w:instrText>
            </w:r>
            <w:r w:rsidR="00574D94">
              <w:rPr>
                <w:noProof/>
                <w:webHidden/>
              </w:rPr>
            </w:r>
            <w:r w:rsidR="00574D94">
              <w:rPr>
                <w:noProof/>
                <w:webHidden/>
              </w:rPr>
              <w:fldChar w:fldCharType="separate"/>
            </w:r>
            <w:r w:rsidR="00574D94">
              <w:rPr>
                <w:noProof/>
                <w:webHidden/>
              </w:rPr>
              <w:t>4</w:t>
            </w:r>
            <w:r w:rsidR="00574D94">
              <w:rPr>
                <w:noProof/>
                <w:webHidden/>
              </w:rPr>
              <w:fldChar w:fldCharType="end"/>
            </w:r>
          </w:hyperlink>
        </w:p>
        <w:p w14:paraId="43A0D694" w14:textId="70400D8D" w:rsidR="00574D94" w:rsidRDefault="00692B1E">
          <w:pPr>
            <w:pStyle w:val="TOC1"/>
            <w:tabs>
              <w:tab w:val="left" w:pos="400"/>
              <w:tab w:val="right" w:leader="dot" w:pos="9350"/>
            </w:tabs>
            <w:rPr>
              <w:rFonts w:cstheme="minorBidi"/>
              <w:noProof/>
              <w:sz w:val="24"/>
              <w:lang w:val="en-CA" w:bidi="ar-SA"/>
            </w:rPr>
          </w:pPr>
          <w:hyperlink w:anchor="_Toc21701960" w:history="1">
            <w:r w:rsidR="00574D94" w:rsidRPr="0096437E">
              <w:rPr>
                <w:rStyle w:val="Hyperlink"/>
                <w:noProof/>
              </w:rPr>
              <w:t>4</w:t>
            </w:r>
            <w:r w:rsidR="00574D94">
              <w:rPr>
                <w:rFonts w:cstheme="minorBidi"/>
                <w:noProof/>
                <w:sz w:val="24"/>
                <w:lang w:val="en-CA" w:bidi="ar-SA"/>
              </w:rPr>
              <w:tab/>
            </w:r>
            <w:r w:rsidR="00574D94" w:rsidRPr="0096437E">
              <w:rPr>
                <w:rStyle w:val="Hyperlink"/>
                <w:noProof/>
              </w:rPr>
              <w:t>Development Approach</w:t>
            </w:r>
            <w:r w:rsidR="00574D94">
              <w:rPr>
                <w:noProof/>
                <w:webHidden/>
              </w:rPr>
              <w:tab/>
            </w:r>
            <w:r w:rsidR="00574D94">
              <w:rPr>
                <w:noProof/>
                <w:webHidden/>
              </w:rPr>
              <w:fldChar w:fldCharType="begin"/>
            </w:r>
            <w:r w:rsidR="00574D94">
              <w:rPr>
                <w:noProof/>
                <w:webHidden/>
              </w:rPr>
              <w:instrText xml:space="preserve"> PAGEREF _Toc21701960 \h </w:instrText>
            </w:r>
            <w:r w:rsidR="00574D94">
              <w:rPr>
                <w:noProof/>
                <w:webHidden/>
              </w:rPr>
            </w:r>
            <w:r w:rsidR="00574D94">
              <w:rPr>
                <w:noProof/>
                <w:webHidden/>
              </w:rPr>
              <w:fldChar w:fldCharType="separate"/>
            </w:r>
            <w:r w:rsidR="00574D94">
              <w:rPr>
                <w:noProof/>
                <w:webHidden/>
              </w:rPr>
              <w:t>5</w:t>
            </w:r>
            <w:r w:rsidR="00574D94">
              <w:rPr>
                <w:noProof/>
                <w:webHidden/>
              </w:rPr>
              <w:fldChar w:fldCharType="end"/>
            </w:r>
          </w:hyperlink>
        </w:p>
        <w:p w14:paraId="0C54B965" w14:textId="224A3D41" w:rsidR="00574D94" w:rsidRDefault="00692B1E">
          <w:pPr>
            <w:pStyle w:val="TOC1"/>
            <w:tabs>
              <w:tab w:val="left" w:pos="400"/>
              <w:tab w:val="right" w:leader="dot" w:pos="9350"/>
            </w:tabs>
            <w:rPr>
              <w:rFonts w:cstheme="minorBidi"/>
              <w:noProof/>
              <w:sz w:val="24"/>
              <w:lang w:val="en-CA" w:bidi="ar-SA"/>
            </w:rPr>
          </w:pPr>
          <w:hyperlink w:anchor="_Toc21701961" w:history="1">
            <w:r w:rsidR="00574D94" w:rsidRPr="0096437E">
              <w:rPr>
                <w:rStyle w:val="Hyperlink"/>
                <w:noProof/>
              </w:rPr>
              <w:t>5</w:t>
            </w:r>
            <w:r w:rsidR="00574D94">
              <w:rPr>
                <w:rFonts w:cstheme="minorBidi"/>
                <w:noProof/>
                <w:sz w:val="24"/>
                <w:lang w:val="en-CA" w:bidi="ar-SA"/>
              </w:rPr>
              <w:tab/>
            </w:r>
            <w:r w:rsidR="00574D94" w:rsidRPr="0096437E">
              <w:rPr>
                <w:rStyle w:val="Hyperlink"/>
                <w:noProof/>
              </w:rPr>
              <w:t>Requirements</w:t>
            </w:r>
            <w:r w:rsidR="00574D94">
              <w:rPr>
                <w:noProof/>
                <w:webHidden/>
              </w:rPr>
              <w:tab/>
            </w:r>
            <w:r w:rsidR="00574D94">
              <w:rPr>
                <w:noProof/>
                <w:webHidden/>
              </w:rPr>
              <w:fldChar w:fldCharType="begin"/>
            </w:r>
            <w:r w:rsidR="00574D94">
              <w:rPr>
                <w:noProof/>
                <w:webHidden/>
              </w:rPr>
              <w:instrText xml:space="preserve"> PAGEREF _Toc21701961 \h </w:instrText>
            </w:r>
            <w:r w:rsidR="00574D94">
              <w:rPr>
                <w:noProof/>
                <w:webHidden/>
              </w:rPr>
            </w:r>
            <w:r w:rsidR="00574D94">
              <w:rPr>
                <w:noProof/>
                <w:webHidden/>
              </w:rPr>
              <w:fldChar w:fldCharType="separate"/>
            </w:r>
            <w:r w:rsidR="00574D94">
              <w:rPr>
                <w:noProof/>
                <w:webHidden/>
              </w:rPr>
              <w:t>6</w:t>
            </w:r>
            <w:r w:rsidR="00574D94">
              <w:rPr>
                <w:noProof/>
                <w:webHidden/>
              </w:rPr>
              <w:fldChar w:fldCharType="end"/>
            </w:r>
          </w:hyperlink>
        </w:p>
        <w:p w14:paraId="29591210" w14:textId="3FFC692F" w:rsidR="00574D94" w:rsidRDefault="00692B1E">
          <w:pPr>
            <w:pStyle w:val="TOC2"/>
            <w:tabs>
              <w:tab w:val="left" w:pos="720"/>
              <w:tab w:val="right" w:leader="dot" w:pos="9350"/>
            </w:tabs>
            <w:rPr>
              <w:rFonts w:cstheme="minorBidi"/>
              <w:noProof/>
              <w:sz w:val="24"/>
              <w:lang w:val="en-CA" w:bidi="ar-SA"/>
            </w:rPr>
          </w:pPr>
          <w:hyperlink w:anchor="_Toc21701962" w:history="1">
            <w:r w:rsidR="00574D94" w:rsidRPr="0096437E">
              <w:rPr>
                <w:rStyle w:val="Hyperlink"/>
                <w:rFonts w:ascii="Times New Roman" w:hAnsi="Times New Roman"/>
                <w:noProof/>
                <w:snapToGrid w:val="0"/>
                <w:w w:val="0"/>
              </w:rPr>
              <w:t>5.1</w:t>
            </w:r>
            <w:r w:rsidR="00574D94">
              <w:rPr>
                <w:rFonts w:cstheme="minorBidi"/>
                <w:noProof/>
                <w:sz w:val="24"/>
                <w:lang w:val="en-CA" w:bidi="ar-SA"/>
              </w:rPr>
              <w:tab/>
            </w:r>
            <w:r w:rsidR="00574D94" w:rsidRPr="0096437E">
              <w:rPr>
                <w:rStyle w:val="Hyperlink"/>
                <w:noProof/>
              </w:rPr>
              <w:t>Motivating Scenario: Land Use and Transportation Simulation</w:t>
            </w:r>
            <w:r w:rsidR="00574D94">
              <w:rPr>
                <w:noProof/>
                <w:webHidden/>
              </w:rPr>
              <w:tab/>
            </w:r>
            <w:r w:rsidR="00574D94">
              <w:rPr>
                <w:noProof/>
                <w:webHidden/>
              </w:rPr>
              <w:fldChar w:fldCharType="begin"/>
            </w:r>
            <w:r w:rsidR="00574D94">
              <w:rPr>
                <w:noProof/>
                <w:webHidden/>
              </w:rPr>
              <w:instrText xml:space="preserve"> PAGEREF _Toc21701962 \h </w:instrText>
            </w:r>
            <w:r w:rsidR="00574D94">
              <w:rPr>
                <w:noProof/>
                <w:webHidden/>
              </w:rPr>
            </w:r>
            <w:r w:rsidR="00574D94">
              <w:rPr>
                <w:noProof/>
                <w:webHidden/>
              </w:rPr>
              <w:fldChar w:fldCharType="separate"/>
            </w:r>
            <w:r w:rsidR="00574D94">
              <w:rPr>
                <w:noProof/>
                <w:webHidden/>
              </w:rPr>
              <w:t>7</w:t>
            </w:r>
            <w:r w:rsidR="00574D94">
              <w:rPr>
                <w:noProof/>
                <w:webHidden/>
              </w:rPr>
              <w:fldChar w:fldCharType="end"/>
            </w:r>
          </w:hyperlink>
        </w:p>
        <w:p w14:paraId="5916B665" w14:textId="4525A8A9" w:rsidR="00574D94" w:rsidRDefault="00692B1E">
          <w:pPr>
            <w:pStyle w:val="TOC2"/>
            <w:tabs>
              <w:tab w:val="left" w:pos="720"/>
              <w:tab w:val="right" w:leader="dot" w:pos="9350"/>
            </w:tabs>
            <w:rPr>
              <w:rFonts w:cstheme="minorBidi"/>
              <w:noProof/>
              <w:sz w:val="24"/>
              <w:lang w:val="en-CA" w:bidi="ar-SA"/>
            </w:rPr>
          </w:pPr>
          <w:hyperlink w:anchor="_Toc21701963" w:history="1">
            <w:r w:rsidR="00574D94" w:rsidRPr="0096437E">
              <w:rPr>
                <w:rStyle w:val="Hyperlink"/>
                <w:rFonts w:ascii="Times New Roman" w:hAnsi="Times New Roman"/>
                <w:noProof/>
                <w:snapToGrid w:val="0"/>
                <w:w w:val="0"/>
              </w:rPr>
              <w:t>5.2</w:t>
            </w:r>
            <w:r w:rsidR="00574D94">
              <w:rPr>
                <w:rFonts w:cstheme="minorBidi"/>
                <w:noProof/>
                <w:sz w:val="24"/>
                <w:lang w:val="en-CA" w:bidi="ar-SA"/>
              </w:rPr>
              <w:tab/>
            </w:r>
            <w:r w:rsidR="00574D94" w:rsidRPr="0096437E">
              <w:rPr>
                <w:rStyle w:val="Hyperlink"/>
                <w:noProof/>
              </w:rPr>
              <w:t>Motivating Scenario: Transit Research</w:t>
            </w:r>
            <w:r w:rsidR="00574D94">
              <w:rPr>
                <w:noProof/>
                <w:webHidden/>
              </w:rPr>
              <w:tab/>
            </w:r>
            <w:r w:rsidR="00574D94">
              <w:rPr>
                <w:noProof/>
                <w:webHidden/>
              </w:rPr>
              <w:fldChar w:fldCharType="begin"/>
            </w:r>
            <w:r w:rsidR="00574D94">
              <w:rPr>
                <w:noProof/>
                <w:webHidden/>
              </w:rPr>
              <w:instrText xml:space="preserve"> PAGEREF _Toc21701963 \h </w:instrText>
            </w:r>
            <w:r w:rsidR="00574D94">
              <w:rPr>
                <w:noProof/>
                <w:webHidden/>
              </w:rPr>
            </w:r>
            <w:r w:rsidR="00574D94">
              <w:rPr>
                <w:noProof/>
                <w:webHidden/>
              </w:rPr>
              <w:fldChar w:fldCharType="separate"/>
            </w:r>
            <w:r w:rsidR="00574D94">
              <w:rPr>
                <w:noProof/>
                <w:webHidden/>
              </w:rPr>
              <w:t>8</w:t>
            </w:r>
            <w:r w:rsidR="00574D94">
              <w:rPr>
                <w:noProof/>
                <w:webHidden/>
              </w:rPr>
              <w:fldChar w:fldCharType="end"/>
            </w:r>
          </w:hyperlink>
        </w:p>
        <w:p w14:paraId="57601E93" w14:textId="634EE0B4" w:rsidR="00574D94" w:rsidRDefault="00692B1E">
          <w:pPr>
            <w:pStyle w:val="TOC2"/>
            <w:tabs>
              <w:tab w:val="left" w:pos="720"/>
              <w:tab w:val="right" w:leader="dot" w:pos="9350"/>
            </w:tabs>
            <w:rPr>
              <w:rFonts w:cstheme="minorBidi"/>
              <w:noProof/>
              <w:sz w:val="24"/>
              <w:lang w:val="en-CA" w:bidi="ar-SA"/>
            </w:rPr>
          </w:pPr>
          <w:hyperlink w:anchor="_Toc21701964" w:history="1">
            <w:r w:rsidR="00574D94" w:rsidRPr="0096437E">
              <w:rPr>
                <w:rStyle w:val="Hyperlink"/>
                <w:rFonts w:ascii="Times New Roman" w:hAnsi="Times New Roman"/>
                <w:noProof/>
                <w:snapToGrid w:val="0"/>
                <w:w w:val="0"/>
              </w:rPr>
              <w:t>5.3</w:t>
            </w:r>
            <w:r w:rsidR="00574D94">
              <w:rPr>
                <w:rFonts w:cstheme="minorBidi"/>
                <w:noProof/>
                <w:sz w:val="24"/>
                <w:lang w:val="en-CA" w:bidi="ar-SA"/>
              </w:rPr>
              <w:tab/>
            </w:r>
            <w:r w:rsidR="00574D94" w:rsidRPr="0096437E">
              <w:rPr>
                <w:rStyle w:val="Hyperlink"/>
                <w:noProof/>
              </w:rPr>
              <w:t>Motivating Scenario: Smart Parking Applications</w:t>
            </w:r>
            <w:r w:rsidR="00574D94">
              <w:rPr>
                <w:noProof/>
                <w:webHidden/>
              </w:rPr>
              <w:tab/>
            </w:r>
            <w:r w:rsidR="00574D94">
              <w:rPr>
                <w:noProof/>
                <w:webHidden/>
              </w:rPr>
              <w:fldChar w:fldCharType="begin"/>
            </w:r>
            <w:r w:rsidR="00574D94">
              <w:rPr>
                <w:noProof/>
                <w:webHidden/>
              </w:rPr>
              <w:instrText xml:space="preserve"> PAGEREF _Toc21701964 \h </w:instrText>
            </w:r>
            <w:r w:rsidR="00574D94">
              <w:rPr>
                <w:noProof/>
                <w:webHidden/>
              </w:rPr>
            </w:r>
            <w:r w:rsidR="00574D94">
              <w:rPr>
                <w:noProof/>
                <w:webHidden/>
              </w:rPr>
              <w:fldChar w:fldCharType="separate"/>
            </w:r>
            <w:r w:rsidR="00574D94">
              <w:rPr>
                <w:noProof/>
                <w:webHidden/>
              </w:rPr>
              <w:t>8</w:t>
            </w:r>
            <w:r w:rsidR="00574D94">
              <w:rPr>
                <w:noProof/>
                <w:webHidden/>
              </w:rPr>
              <w:fldChar w:fldCharType="end"/>
            </w:r>
          </w:hyperlink>
        </w:p>
        <w:p w14:paraId="1D81DE19" w14:textId="02BC4D0B" w:rsidR="00574D94" w:rsidRDefault="00692B1E">
          <w:pPr>
            <w:pStyle w:val="TOC2"/>
            <w:tabs>
              <w:tab w:val="left" w:pos="720"/>
              <w:tab w:val="right" w:leader="dot" w:pos="9350"/>
            </w:tabs>
            <w:rPr>
              <w:rFonts w:cstheme="minorBidi"/>
              <w:noProof/>
              <w:sz w:val="24"/>
              <w:lang w:val="en-CA" w:bidi="ar-SA"/>
            </w:rPr>
          </w:pPr>
          <w:hyperlink w:anchor="_Toc21701965" w:history="1">
            <w:r w:rsidR="00574D94" w:rsidRPr="0096437E">
              <w:rPr>
                <w:rStyle w:val="Hyperlink"/>
                <w:rFonts w:ascii="Times New Roman" w:hAnsi="Times New Roman"/>
                <w:noProof/>
                <w:snapToGrid w:val="0"/>
                <w:w w:val="0"/>
              </w:rPr>
              <w:t>5.4</w:t>
            </w:r>
            <w:r w:rsidR="00574D94">
              <w:rPr>
                <w:rFonts w:cstheme="minorBidi"/>
                <w:noProof/>
                <w:sz w:val="24"/>
                <w:lang w:val="en-CA" w:bidi="ar-SA"/>
              </w:rPr>
              <w:tab/>
            </w:r>
            <w:r w:rsidR="00574D94" w:rsidRPr="0096437E">
              <w:rPr>
                <w:rStyle w:val="Hyperlink"/>
                <w:noProof/>
              </w:rPr>
              <w:t>Motivating Scenario: ATIS via IT-SoS</w:t>
            </w:r>
            <w:r w:rsidR="00574D94">
              <w:rPr>
                <w:noProof/>
                <w:webHidden/>
              </w:rPr>
              <w:tab/>
            </w:r>
            <w:r w:rsidR="00574D94">
              <w:rPr>
                <w:noProof/>
                <w:webHidden/>
              </w:rPr>
              <w:fldChar w:fldCharType="begin"/>
            </w:r>
            <w:r w:rsidR="00574D94">
              <w:rPr>
                <w:noProof/>
                <w:webHidden/>
              </w:rPr>
              <w:instrText xml:space="preserve"> PAGEREF _Toc21701965 \h </w:instrText>
            </w:r>
            <w:r w:rsidR="00574D94">
              <w:rPr>
                <w:noProof/>
                <w:webHidden/>
              </w:rPr>
            </w:r>
            <w:r w:rsidR="00574D94">
              <w:rPr>
                <w:noProof/>
                <w:webHidden/>
              </w:rPr>
              <w:fldChar w:fldCharType="separate"/>
            </w:r>
            <w:r w:rsidR="00574D94">
              <w:rPr>
                <w:noProof/>
                <w:webHidden/>
              </w:rPr>
              <w:t>9</w:t>
            </w:r>
            <w:r w:rsidR="00574D94">
              <w:rPr>
                <w:noProof/>
                <w:webHidden/>
              </w:rPr>
              <w:fldChar w:fldCharType="end"/>
            </w:r>
          </w:hyperlink>
        </w:p>
        <w:p w14:paraId="1A321FC1" w14:textId="66DB5F49" w:rsidR="00574D94" w:rsidRDefault="00692B1E">
          <w:pPr>
            <w:pStyle w:val="TOC2"/>
            <w:tabs>
              <w:tab w:val="left" w:pos="720"/>
              <w:tab w:val="right" w:leader="dot" w:pos="9350"/>
            </w:tabs>
            <w:rPr>
              <w:rFonts w:cstheme="minorBidi"/>
              <w:noProof/>
              <w:sz w:val="24"/>
              <w:lang w:val="en-CA" w:bidi="ar-SA"/>
            </w:rPr>
          </w:pPr>
          <w:hyperlink w:anchor="_Toc21701966" w:history="1">
            <w:r w:rsidR="00574D94" w:rsidRPr="0096437E">
              <w:rPr>
                <w:rStyle w:val="Hyperlink"/>
                <w:rFonts w:ascii="Times New Roman" w:hAnsi="Times New Roman"/>
                <w:noProof/>
                <w:snapToGrid w:val="0"/>
                <w:w w:val="0"/>
              </w:rPr>
              <w:t>5.5</w:t>
            </w:r>
            <w:r w:rsidR="00574D94">
              <w:rPr>
                <w:rFonts w:cstheme="minorBidi"/>
                <w:noProof/>
                <w:sz w:val="24"/>
                <w:lang w:val="en-CA" w:bidi="ar-SA"/>
              </w:rPr>
              <w:tab/>
            </w:r>
            <w:r w:rsidR="00574D94" w:rsidRPr="0096437E">
              <w:rPr>
                <w:rStyle w:val="Hyperlink"/>
                <w:noProof/>
              </w:rPr>
              <w:t>Motivating Scenario: ArcGIS Query Support</w:t>
            </w:r>
            <w:r w:rsidR="00574D94">
              <w:rPr>
                <w:noProof/>
                <w:webHidden/>
              </w:rPr>
              <w:tab/>
            </w:r>
            <w:r w:rsidR="00574D94">
              <w:rPr>
                <w:noProof/>
                <w:webHidden/>
              </w:rPr>
              <w:fldChar w:fldCharType="begin"/>
            </w:r>
            <w:r w:rsidR="00574D94">
              <w:rPr>
                <w:noProof/>
                <w:webHidden/>
              </w:rPr>
              <w:instrText xml:space="preserve"> PAGEREF _Toc21701966 \h </w:instrText>
            </w:r>
            <w:r w:rsidR="00574D94">
              <w:rPr>
                <w:noProof/>
                <w:webHidden/>
              </w:rPr>
            </w:r>
            <w:r w:rsidR="00574D94">
              <w:rPr>
                <w:noProof/>
                <w:webHidden/>
              </w:rPr>
              <w:fldChar w:fldCharType="separate"/>
            </w:r>
            <w:r w:rsidR="00574D94">
              <w:rPr>
                <w:noProof/>
                <w:webHidden/>
              </w:rPr>
              <w:t>9</w:t>
            </w:r>
            <w:r w:rsidR="00574D94">
              <w:rPr>
                <w:noProof/>
                <w:webHidden/>
              </w:rPr>
              <w:fldChar w:fldCharType="end"/>
            </w:r>
          </w:hyperlink>
        </w:p>
        <w:p w14:paraId="0FF8EB36" w14:textId="2D57CDCC" w:rsidR="00574D94" w:rsidRDefault="00692B1E">
          <w:pPr>
            <w:pStyle w:val="TOC1"/>
            <w:tabs>
              <w:tab w:val="left" w:pos="400"/>
              <w:tab w:val="right" w:leader="dot" w:pos="9350"/>
            </w:tabs>
            <w:rPr>
              <w:rFonts w:cstheme="minorBidi"/>
              <w:noProof/>
              <w:sz w:val="24"/>
              <w:lang w:val="en-CA" w:bidi="ar-SA"/>
            </w:rPr>
          </w:pPr>
          <w:hyperlink w:anchor="_Toc21701967" w:history="1">
            <w:r w:rsidR="00574D94" w:rsidRPr="0096437E">
              <w:rPr>
                <w:rStyle w:val="Hyperlink"/>
                <w:noProof/>
              </w:rPr>
              <w:t>6</w:t>
            </w:r>
            <w:r w:rsidR="00574D94">
              <w:rPr>
                <w:rFonts w:cstheme="minorBidi"/>
                <w:noProof/>
                <w:sz w:val="24"/>
                <w:lang w:val="en-CA" w:bidi="ar-SA"/>
              </w:rPr>
              <w:tab/>
            </w:r>
            <w:r w:rsidR="00574D94" w:rsidRPr="0096437E">
              <w:rPr>
                <w:rStyle w:val="Hyperlink"/>
                <w:noProof/>
              </w:rPr>
              <w:t>Urban System Characteristics and Behaviour</w:t>
            </w:r>
            <w:r w:rsidR="00574D94">
              <w:rPr>
                <w:noProof/>
                <w:webHidden/>
              </w:rPr>
              <w:tab/>
            </w:r>
            <w:r w:rsidR="00574D94">
              <w:rPr>
                <w:noProof/>
                <w:webHidden/>
              </w:rPr>
              <w:fldChar w:fldCharType="begin"/>
            </w:r>
            <w:r w:rsidR="00574D94">
              <w:rPr>
                <w:noProof/>
                <w:webHidden/>
              </w:rPr>
              <w:instrText xml:space="preserve"> PAGEREF _Toc21701967 \h </w:instrText>
            </w:r>
            <w:r w:rsidR="00574D94">
              <w:rPr>
                <w:noProof/>
                <w:webHidden/>
              </w:rPr>
            </w:r>
            <w:r w:rsidR="00574D94">
              <w:rPr>
                <w:noProof/>
                <w:webHidden/>
              </w:rPr>
              <w:fldChar w:fldCharType="separate"/>
            </w:r>
            <w:r w:rsidR="00574D94">
              <w:rPr>
                <w:noProof/>
                <w:webHidden/>
              </w:rPr>
              <w:t>9</w:t>
            </w:r>
            <w:r w:rsidR="00574D94">
              <w:rPr>
                <w:noProof/>
                <w:webHidden/>
              </w:rPr>
              <w:fldChar w:fldCharType="end"/>
            </w:r>
          </w:hyperlink>
        </w:p>
        <w:p w14:paraId="5B641DA7" w14:textId="4CE95F4D" w:rsidR="00574D94" w:rsidRDefault="00692B1E">
          <w:pPr>
            <w:pStyle w:val="TOC2"/>
            <w:tabs>
              <w:tab w:val="left" w:pos="720"/>
              <w:tab w:val="right" w:leader="dot" w:pos="9350"/>
            </w:tabs>
            <w:rPr>
              <w:rFonts w:cstheme="minorBidi"/>
              <w:noProof/>
              <w:sz w:val="24"/>
              <w:lang w:val="en-CA" w:bidi="ar-SA"/>
            </w:rPr>
          </w:pPr>
          <w:hyperlink w:anchor="_Toc21701968" w:history="1">
            <w:r w:rsidR="00574D94" w:rsidRPr="0096437E">
              <w:rPr>
                <w:rStyle w:val="Hyperlink"/>
                <w:rFonts w:ascii="Times New Roman" w:hAnsi="Times New Roman"/>
                <w:noProof/>
                <w:snapToGrid w:val="0"/>
                <w:w w:val="0"/>
              </w:rPr>
              <w:t>6.1</w:t>
            </w:r>
            <w:r w:rsidR="00574D94">
              <w:rPr>
                <w:rFonts w:cstheme="minorBidi"/>
                <w:noProof/>
                <w:sz w:val="24"/>
                <w:lang w:val="en-CA" w:bidi="ar-SA"/>
              </w:rPr>
              <w:tab/>
            </w:r>
            <w:r w:rsidR="00574D94" w:rsidRPr="0096437E">
              <w:rPr>
                <w:rStyle w:val="Hyperlink"/>
                <w:noProof/>
              </w:rPr>
              <w:t>Foundational Ontologies</w:t>
            </w:r>
            <w:r w:rsidR="00574D94">
              <w:rPr>
                <w:noProof/>
                <w:webHidden/>
              </w:rPr>
              <w:tab/>
            </w:r>
            <w:r w:rsidR="00574D94">
              <w:rPr>
                <w:noProof/>
                <w:webHidden/>
              </w:rPr>
              <w:fldChar w:fldCharType="begin"/>
            </w:r>
            <w:r w:rsidR="00574D94">
              <w:rPr>
                <w:noProof/>
                <w:webHidden/>
              </w:rPr>
              <w:instrText xml:space="preserve"> PAGEREF _Toc21701968 \h </w:instrText>
            </w:r>
            <w:r w:rsidR="00574D94">
              <w:rPr>
                <w:noProof/>
                <w:webHidden/>
              </w:rPr>
            </w:r>
            <w:r w:rsidR="00574D94">
              <w:rPr>
                <w:noProof/>
                <w:webHidden/>
              </w:rPr>
              <w:fldChar w:fldCharType="separate"/>
            </w:r>
            <w:r w:rsidR="00574D94">
              <w:rPr>
                <w:noProof/>
                <w:webHidden/>
              </w:rPr>
              <w:t>10</w:t>
            </w:r>
            <w:r w:rsidR="00574D94">
              <w:rPr>
                <w:noProof/>
                <w:webHidden/>
              </w:rPr>
              <w:fldChar w:fldCharType="end"/>
            </w:r>
          </w:hyperlink>
        </w:p>
        <w:p w14:paraId="2AD281DC" w14:textId="2ABD1A3F" w:rsidR="00574D94" w:rsidRDefault="00692B1E">
          <w:pPr>
            <w:pStyle w:val="TOC3"/>
            <w:tabs>
              <w:tab w:val="left" w:pos="1200"/>
              <w:tab w:val="right" w:leader="dot" w:pos="9350"/>
            </w:tabs>
            <w:rPr>
              <w:rFonts w:cstheme="minorBidi"/>
              <w:noProof/>
              <w:sz w:val="24"/>
              <w:lang w:val="en-CA" w:bidi="ar-SA"/>
            </w:rPr>
          </w:pPr>
          <w:hyperlink w:anchor="_Toc21701969" w:history="1">
            <w:r w:rsidR="00574D94" w:rsidRPr="0096437E">
              <w:rPr>
                <w:rStyle w:val="Hyperlink"/>
                <w:noProof/>
              </w:rPr>
              <w:t>6.1.1</w:t>
            </w:r>
            <w:r w:rsidR="00574D94">
              <w:rPr>
                <w:rFonts w:cstheme="minorBidi"/>
                <w:noProof/>
                <w:sz w:val="24"/>
                <w:lang w:val="en-CA" w:bidi="ar-SA"/>
              </w:rPr>
              <w:tab/>
            </w:r>
            <w:r w:rsidR="00574D94" w:rsidRPr="0096437E">
              <w:rPr>
                <w:rStyle w:val="Hyperlink"/>
                <w:noProof/>
              </w:rPr>
              <w:t>Location Ontology</w:t>
            </w:r>
            <w:r w:rsidR="00574D94">
              <w:rPr>
                <w:noProof/>
                <w:webHidden/>
              </w:rPr>
              <w:tab/>
            </w:r>
            <w:r w:rsidR="00574D94">
              <w:rPr>
                <w:noProof/>
                <w:webHidden/>
              </w:rPr>
              <w:fldChar w:fldCharType="begin"/>
            </w:r>
            <w:r w:rsidR="00574D94">
              <w:rPr>
                <w:noProof/>
                <w:webHidden/>
              </w:rPr>
              <w:instrText xml:space="preserve"> PAGEREF _Toc21701969 \h </w:instrText>
            </w:r>
            <w:r w:rsidR="00574D94">
              <w:rPr>
                <w:noProof/>
                <w:webHidden/>
              </w:rPr>
            </w:r>
            <w:r w:rsidR="00574D94">
              <w:rPr>
                <w:noProof/>
                <w:webHidden/>
              </w:rPr>
              <w:fldChar w:fldCharType="separate"/>
            </w:r>
            <w:r w:rsidR="00574D94">
              <w:rPr>
                <w:noProof/>
                <w:webHidden/>
              </w:rPr>
              <w:t>10</w:t>
            </w:r>
            <w:r w:rsidR="00574D94">
              <w:rPr>
                <w:noProof/>
                <w:webHidden/>
              </w:rPr>
              <w:fldChar w:fldCharType="end"/>
            </w:r>
          </w:hyperlink>
        </w:p>
        <w:p w14:paraId="68CCA7DE" w14:textId="10849607" w:rsidR="00574D94" w:rsidRDefault="00692B1E">
          <w:pPr>
            <w:pStyle w:val="TOC3"/>
            <w:tabs>
              <w:tab w:val="left" w:pos="1200"/>
              <w:tab w:val="right" w:leader="dot" w:pos="9350"/>
            </w:tabs>
            <w:rPr>
              <w:rFonts w:cstheme="minorBidi"/>
              <w:noProof/>
              <w:sz w:val="24"/>
              <w:lang w:val="en-CA" w:bidi="ar-SA"/>
            </w:rPr>
          </w:pPr>
          <w:hyperlink w:anchor="_Toc21701970" w:history="1">
            <w:r w:rsidR="00574D94" w:rsidRPr="0096437E">
              <w:rPr>
                <w:rStyle w:val="Hyperlink"/>
                <w:noProof/>
              </w:rPr>
              <w:t>6.1.2</w:t>
            </w:r>
            <w:r w:rsidR="00574D94">
              <w:rPr>
                <w:rFonts w:cstheme="minorBidi"/>
                <w:noProof/>
                <w:sz w:val="24"/>
                <w:lang w:val="en-CA" w:bidi="ar-SA"/>
              </w:rPr>
              <w:tab/>
            </w:r>
            <w:r w:rsidR="00574D94" w:rsidRPr="0096437E">
              <w:rPr>
                <w:rStyle w:val="Hyperlink"/>
                <w:noProof/>
              </w:rPr>
              <w:t>Time Ontology</w:t>
            </w:r>
            <w:r w:rsidR="00574D94">
              <w:rPr>
                <w:noProof/>
                <w:webHidden/>
              </w:rPr>
              <w:tab/>
            </w:r>
            <w:r w:rsidR="00574D94">
              <w:rPr>
                <w:noProof/>
                <w:webHidden/>
              </w:rPr>
              <w:fldChar w:fldCharType="begin"/>
            </w:r>
            <w:r w:rsidR="00574D94">
              <w:rPr>
                <w:noProof/>
                <w:webHidden/>
              </w:rPr>
              <w:instrText xml:space="preserve"> PAGEREF _Toc21701970 \h </w:instrText>
            </w:r>
            <w:r w:rsidR="00574D94">
              <w:rPr>
                <w:noProof/>
                <w:webHidden/>
              </w:rPr>
            </w:r>
            <w:r w:rsidR="00574D94">
              <w:rPr>
                <w:noProof/>
                <w:webHidden/>
              </w:rPr>
              <w:fldChar w:fldCharType="separate"/>
            </w:r>
            <w:r w:rsidR="00574D94">
              <w:rPr>
                <w:noProof/>
                <w:webHidden/>
              </w:rPr>
              <w:t>13</w:t>
            </w:r>
            <w:r w:rsidR="00574D94">
              <w:rPr>
                <w:noProof/>
                <w:webHidden/>
              </w:rPr>
              <w:fldChar w:fldCharType="end"/>
            </w:r>
          </w:hyperlink>
        </w:p>
        <w:p w14:paraId="0E50CC6A" w14:textId="568A1D66" w:rsidR="00574D94" w:rsidRDefault="00692B1E">
          <w:pPr>
            <w:pStyle w:val="TOC3"/>
            <w:tabs>
              <w:tab w:val="left" w:pos="1200"/>
              <w:tab w:val="right" w:leader="dot" w:pos="9350"/>
            </w:tabs>
            <w:rPr>
              <w:rFonts w:cstheme="minorBidi"/>
              <w:noProof/>
              <w:sz w:val="24"/>
              <w:lang w:val="en-CA" w:bidi="ar-SA"/>
            </w:rPr>
          </w:pPr>
          <w:hyperlink w:anchor="_Toc21701971" w:history="1">
            <w:r w:rsidR="00574D94" w:rsidRPr="0096437E">
              <w:rPr>
                <w:rStyle w:val="Hyperlink"/>
                <w:noProof/>
              </w:rPr>
              <w:t>6.1.3</w:t>
            </w:r>
            <w:r w:rsidR="00574D94">
              <w:rPr>
                <w:rFonts w:cstheme="minorBidi"/>
                <w:noProof/>
                <w:sz w:val="24"/>
                <w:lang w:val="en-CA" w:bidi="ar-SA"/>
              </w:rPr>
              <w:tab/>
            </w:r>
            <w:r w:rsidR="00574D94" w:rsidRPr="0096437E">
              <w:rPr>
                <w:rStyle w:val="Hyperlink"/>
                <w:noProof/>
              </w:rPr>
              <w:t>Change Ontology</w:t>
            </w:r>
            <w:r w:rsidR="00574D94">
              <w:rPr>
                <w:noProof/>
                <w:webHidden/>
              </w:rPr>
              <w:tab/>
            </w:r>
            <w:r w:rsidR="00574D94">
              <w:rPr>
                <w:noProof/>
                <w:webHidden/>
              </w:rPr>
              <w:fldChar w:fldCharType="begin"/>
            </w:r>
            <w:r w:rsidR="00574D94">
              <w:rPr>
                <w:noProof/>
                <w:webHidden/>
              </w:rPr>
              <w:instrText xml:space="preserve"> PAGEREF _Toc21701971 \h </w:instrText>
            </w:r>
            <w:r w:rsidR="00574D94">
              <w:rPr>
                <w:noProof/>
                <w:webHidden/>
              </w:rPr>
            </w:r>
            <w:r w:rsidR="00574D94">
              <w:rPr>
                <w:noProof/>
                <w:webHidden/>
              </w:rPr>
              <w:fldChar w:fldCharType="separate"/>
            </w:r>
            <w:r w:rsidR="00574D94">
              <w:rPr>
                <w:noProof/>
                <w:webHidden/>
              </w:rPr>
              <w:t>16</w:t>
            </w:r>
            <w:r w:rsidR="00574D94">
              <w:rPr>
                <w:noProof/>
                <w:webHidden/>
              </w:rPr>
              <w:fldChar w:fldCharType="end"/>
            </w:r>
          </w:hyperlink>
        </w:p>
        <w:p w14:paraId="4CBEAD0A" w14:textId="5555BF2F" w:rsidR="00574D94" w:rsidRDefault="00692B1E">
          <w:pPr>
            <w:pStyle w:val="TOC3"/>
            <w:tabs>
              <w:tab w:val="left" w:pos="1200"/>
              <w:tab w:val="right" w:leader="dot" w:pos="9350"/>
            </w:tabs>
            <w:rPr>
              <w:rFonts w:cstheme="minorBidi"/>
              <w:noProof/>
              <w:sz w:val="24"/>
              <w:lang w:val="en-CA" w:bidi="ar-SA"/>
            </w:rPr>
          </w:pPr>
          <w:hyperlink w:anchor="_Toc21701972" w:history="1">
            <w:r w:rsidR="00574D94" w:rsidRPr="0096437E">
              <w:rPr>
                <w:rStyle w:val="Hyperlink"/>
                <w:noProof/>
              </w:rPr>
              <w:t>6.1.4</w:t>
            </w:r>
            <w:r w:rsidR="00574D94">
              <w:rPr>
                <w:rFonts w:cstheme="minorBidi"/>
                <w:noProof/>
                <w:sz w:val="24"/>
                <w:lang w:val="en-CA" w:bidi="ar-SA"/>
              </w:rPr>
              <w:tab/>
            </w:r>
            <w:r w:rsidR="00574D94" w:rsidRPr="0096437E">
              <w:rPr>
                <w:rStyle w:val="Hyperlink"/>
                <w:noProof/>
              </w:rPr>
              <w:t>Activity Ontology</w:t>
            </w:r>
            <w:r w:rsidR="00574D94">
              <w:rPr>
                <w:noProof/>
                <w:webHidden/>
              </w:rPr>
              <w:tab/>
            </w:r>
            <w:r w:rsidR="00574D94">
              <w:rPr>
                <w:noProof/>
                <w:webHidden/>
              </w:rPr>
              <w:fldChar w:fldCharType="begin"/>
            </w:r>
            <w:r w:rsidR="00574D94">
              <w:rPr>
                <w:noProof/>
                <w:webHidden/>
              </w:rPr>
              <w:instrText xml:space="preserve"> PAGEREF _Toc21701972 \h </w:instrText>
            </w:r>
            <w:r w:rsidR="00574D94">
              <w:rPr>
                <w:noProof/>
                <w:webHidden/>
              </w:rPr>
            </w:r>
            <w:r w:rsidR="00574D94">
              <w:rPr>
                <w:noProof/>
                <w:webHidden/>
              </w:rPr>
              <w:fldChar w:fldCharType="separate"/>
            </w:r>
            <w:r w:rsidR="00574D94">
              <w:rPr>
                <w:noProof/>
                <w:webHidden/>
              </w:rPr>
              <w:t>19</w:t>
            </w:r>
            <w:r w:rsidR="00574D94">
              <w:rPr>
                <w:noProof/>
                <w:webHidden/>
              </w:rPr>
              <w:fldChar w:fldCharType="end"/>
            </w:r>
          </w:hyperlink>
        </w:p>
        <w:p w14:paraId="4A012AC1" w14:textId="44C8F1A8" w:rsidR="00574D94" w:rsidRDefault="00692B1E">
          <w:pPr>
            <w:pStyle w:val="TOC3"/>
            <w:tabs>
              <w:tab w:val="left" w:pos="1200"/>
              <w:tab w:val="right" w:leader="dot" w:pos="9350"/>
            </w:tabs>
            <w:rPr>
              <w:rFonts w:cstheme="minorBidi"/>
              <w:noProof/>
              <w:sz w:val="24"/>
              <w:lang w:val="en-CA" w:bidi="ar-SA"/>
            </w:rPr>
          </w:pPr>
          <w:hyperlink w:anchor="_Toc21701973" w:history="1">
            <w:r w:rsidR="00574D94" w:rsidRPr="0096437E">
              <w:rPr>
                <w:rStyle w:val="Hyperlink"/>
                <w:noProof/>
              </w:rPr>
              <w:t>6.1.5</w:t>
            </w:r>
            <w:r w:rsidR="00574D94">
              <w:rPr>
                <w:rFonts w:cstheme="minorBidi"/>
                <w:noProof/>
                <w:sz w:val="24"/>
                <w:lang w:val="en-CA" w:bidi="ar-SA"/>
              </w:rPr>
              <w:tab/>
            </w:r>
            <w:r w:rsidR="00574D94" w:rsidRPr="0096437E">
              <w:rPr>
                <w:rStyle w:val="Hyperlink"/>
                <w:noProof/>
              </w:rPr>
              <w:t>Recurring Event ontology</w:t>
            </w:r>
            <w:r w:rsidR="00574D94">
              <w:rPr>
                <w:noProof/>
                <w:webHidden/>
              </w:rPr>
              <w:tab/>
            </w:r>
            <w:r w:rsidR="00574D94">
              <w:rPr>
                <w:noProof/>
                <w:webHidden/>
              </w:rPr>
              <w:fldChar w:fldCharType="begin"/>
            </w:r>
            <w:r w:rsidR="00574D94">
              <w:rPr>
                <w:noProof/>
                <w:webHidden/>
              </w:rPr>
              <w:instrText xml:space="preserve"> PAGEREF _Toc21701973 \h </w:instrText>
            </w:r>
            <w:r w:rsidR="00574D94">
              <w:rPr>
                <w:noProof/>
                <w:webHidden/>
              </w:rPr>
            </w:r>
            <w:r w:rsidR="00574D94">
              <w:rPr>
                <w:noProof/>
                <w:webHidden/>
              </w:rPr>
              <w:fldChar w:fldCharType="separate"/>
            </w:r>
            <w:r w:rsidR="00574D94">
              <w:rPr>
                <w:noProof/>
                <w:webHidden/>
              </w:rPr>
              <w:t>26</w:t>
            </w:r>
            <w:r w:rsidR="00574D94">
              <w:rPr>
                <w:noProof/>
                <w:webHidden/>
              </w:rPr>
              <w:fldChar w:fldCharType="end"/>
            </w:r>
          </w:hyperlink>
        </w:p>
        <w:p w14:paraId="29D20AF3" w14:textId="2F82C129" w:rsidR="00574D94" w:rsidRDefault="00692B1E">
          <w:pPr>
            <w:pStyle w:val="TOC3"/>
            <w:tabs>
              <w:tab w:val="left" w:pos="1200"/>
              <w:tab w:val="right" w:leader="dot" w:pos="9350"/>
            </w:tabs>
            <w:rPr>
              <w:rFonts w:cstheme="minorBidi"/>
              <w:noProof/>
              <w:sz w:val="24"/>
              <w:lang w:val="en-CA" w:bidi="ar-SA"/>
            </w:rPr>
          </w:pPr>
          <w:hyperlink w:anchor="_Toc21701974" w:history="1">
            <w:r w:rsidR="00574D94" w:rsidRPr="0096437E">
              <w:rPr>
                <w:rStyle w:val="Hyperlink"/>
                <w:noProof/>
              </w:rPr>
              <w:t>6.1.6</w:t>
            </w:r>
            <w:r w:rsidR="00574D94">
              <w:rPr>
                <w:rFonts w:cstheme="minorBidi"/>
                <w:noProof/>
                <w:sz w:val="24"/>
                <w:lang w:val="en-CA" w:bidi="ar-SA"/>
              </w:rPr>
              <w:tab/>
            </w:r>
            <w:r w:rsidR="00574D94" w:rsidRPr="0096437E">
              <w:rPr>
                <w:rStyle w:val="Hyperlink"/>
                <w:noProof/>
              </w:rPr>
              <w:t>Resource Ontology</w:t>
            </w:r>
            <w:r w:rsidR="00574D94">
              <w:rPr>
                <w:noProof/>
                <w:webHidden/>
              </w:rPr>
              <w:tab/>
            </w:r>
            <w:r w:rsidR="00574D94">
              <w:rPr>
                <w:noProof/>
                <w:webHidden/>
              </w:rPr>
              <w:fldChar w:fldCharType="begin"/>
            </w:r>
            <w:r w:rsidR="00574D94">
              <w:rPr>
                <w:noProof/>
                <w:webHidden/>
              </w:rPr>
              <w:instrText xml:space="preserve"> PAGEREF _Toc21701974 \h </w:instrText>
            </w:r>
            <w:r w:rsidR="00574D94">
              <w:rPr>
                <w:noProof/>
                <w:webHidden/>
              </w:rPr>
            </w:r>
            <w:r w:rsidR="00574D94">
              <w:rPr>
                <w:noProof/>
                <w:webHidden/>
              </w:rPr>
              <w:fldChar w:fldCharType="separate"/>
            </w:r>
            <w:r w:rsidR="00574D94">
              <w:rPr>
                <w:noProof/>
                <w:webHidden/>
              </w:rPr>
              <w:t>31</w:t>
            </w:r>
            <w:r w:rsidR="00574D94">
              <w:rPr>
                <w:noProof/>
                <w:webHidden/>
              </w:rPr>
              <w:fldChar w:fldCharType="end"/>
            </w:r>
          </w:hyperlink>
        </w:p>
        <w:p w14:paraId="79FAE823" w14:textId="71BA50E6" w:rsidR="00574D94" w:rsidRDefault="00692B1E">
          <w:pPr>
            <w:pStyle w:val="TOC3"/>
            <w:tabs>
              <w:tab w:val="left" w:pos="1200"/>
              <w:tab w:val="right" w:leader="dot" w:pos="9350"/>
            </w:tabs>
            <w:rPr>
              <w:rFonts w:cstheme="minorBidi"/>
              <w:noProof/>
              <w:sz w:val="24"/>
              <w:lang w:val="en-CA" w:bidi="ar-SA"/>
            </w:rPr>
          </w:pPr>
          <w:hyperlink w:anchor="_Toc21701975" w:history="1">
            <w:r w:rsidR="00574D94" w:rsidRPr="0096437E">
              <w:rPr>
                <w:rStyle w:val="Hyperlink"/>
                <w:noProof/>
                <w:lang w:val="en-CA"/>
              </w:rPr>
              <w:t>6.1.1</w:t>
            </w:r>
            <w:r w:rsidR="00574D94">
              <w:rPr>
                <w:rFonts w:cstheme="minorBidi"/>
                <w:noProof/>
                <w:sz w:val="24"/>
                <w:lang w:val="en-CA" w:bidi="ar-SA"/>
              </w:rPr>
              <w:tab/>
            </w:r>
            <w:r w:rsidR="00574D94" w:rsidRPr="0096437E">
              <w:rPr>
                <w:rStyle w:val="Hyperlink"/>
                <w:noProof/>
                <w:lang w:val="en-CA"/>
              </w:rPr>
              <w:t>The Ontology</w:t>
            </w:r>
            <w:r w:rsidR="00574D94">
              <w:rPr>
                <w:noProof/>
                <w:webHidden/>
              </w:rPr>
              <w:tab/>
            </w:r>
            <w:r w:rsidR="00574D94">
              <w:rPr>
                <w:noProof/>
                <w:webHidden/>
              </w:rPr>
              <w:fldChar w:fldCharType="begin"/>
            </w:r>
            <w:r w:rsidR="00574D94">
              <w:rPr>
                <w:noProof/>
                <w:webHidden/>
              </w:rPr>
              <w:instrText xml:space="preserve"> PAGEREF _Toc21701975 \h </w:instrText>
            </w:r>
            <w:r w:rsidR="00574D94">
              <w:rPr>
                <w:noProof/>
                <w:webHidden/>
              </w:rPr>
            </w:r>
            <w:r w:rsidR="00574D94">
              <w:rPr>
                <w:noProof/>
                <w:webHidden/>
              </w:rPr>
              <w:fldChar w:fldCharType="separate"/>
            </w:r>
            <w:r w:rsidR="00574D94">
              <w:rPr>
                <w:noProof/>
                <w:webHidden/>
              </w:rPr>
              <w:t>32</w:t>
            </w:r>
            <w:r w:rsidR="00574D94">
              <w:rPr>
                <w:noProof/>
                <w:webHidden/>
              </w:rPr>
              <w:fldChar w:fldCharType="end"/>
            </w:r>
          </w:hyperlink>
        </w:p>
        <w:p w14:paraId="29A87B15" w14:textId="3D4299BA" w:rsidR="00574D94" w:rsidRDefault="00692B1E">
          <w:pPr>
            <w:pStyle w:val="TOC3"/>
            <w:tabs>
              <w:tab w:val="left" w:pos="1200"/>
              <w:tab w:val="right" w:leader="dot" w:pos="9350"/>
            </w:tabs>
            <w:rPr>
              <w:rFonts w:cstheme="minorBidi"/>
              <w:noProof/>
              <w:sz w:val="24"/>
              <w:lang w:val="en-CA" w:bidi="ar-SA"/>
            </w:rPr>
          </w:pPr>
          <w:hyperlink w:anchor="_Toc21701976" w:history="1">
            <w:r w:rsidR="00574D94" w:rsidRPr="0096437E">
              <w:rPr>
                <w:rStyle w:val="Hyperlink"/>
                <w:noProof/>
                <w:lang w:val="en-CA"/>
              </w:rPr>
              <w:t>6.1.2</w:t>
            </w:r>
            <w:r w:rsidR="00574D94">
              <w:rPr>
                <w:rFonts w:cstheme="minorBidi"/>
                <w:noProof/>
                <w:sz w:val="24"/>
                <w:lang w:val="en-CA" w:bidi="ar-SA"/>
              </w:rPr>
              <w:tab/>
            </w:r>
            <w:r w:rsidR="00574D94" w:rsidRPr="0096437E">
              <w:rPr>
                <w:rStyle w:val="Hyperlink"/>
                <w:noProof/>
                <w:lang w:val="en-CA"/>
              </w:rPr>
              <w:t>An Example</w:t>
            </w:r>
            <w:r w:rsidR="00574D94">
              <w:rPr>
                <w:noProof/>
                <w:webHidden/>
              </w:rPr>
              <w:tab/>
            </w:r>
            <w:r w:rsidR="00574D94">
              <w:rPr>
                <w:noProof/>
                <w:webHidden/>
              </w:rPr>
              <w:fldChar w:fldCharType="begin"/>
            </w:r>
            <w:r w:rsidR="00574D94">
              <w:rPr>
                <w:noProof/>
                <w:webHidden/>
              </w:rPr>
              <w:instrText xml:space="preserve"> PAGEREF _Toc21701976 \h </w:instrText>
            </w:r>
            <w:r w:rsidR="00574D94">
              <w:rPr>
                <w:noProof/>
                <w:webHidden/>
              </w:rPr>
            </w:r>
            <w:r w:rsidR="00574D94">
              <w:rPr>
                <w:noProof/>
                <w:webHidden/>
              </w:rPr>
              <w:fldChar w:fldCharType="separate"/>
            </w:r>
            <w:r w:rsidR="00574D94">
              <w:rPr>
                <w:noProof/>
                <w:webHidden/>
              </w:rPr>
              <w:t>33</w:t>
            </w:r>
            <w:r w:rsidR="00574D94">
              <w:rPr>
                <w:noProof/>
                <w:webHidden/>
              </w:rPr>
              <w:fldChar w:fldCharType="end"/>
            </w:r>
          </w:hyperlink>
        </w:p>
        <w:p w14:paraId="3F868B8D" w14:textId="45E7E1F9" w:rsidR="00574D94" w:rsidRDefault="00692B1E">
          <w:pPr>
            <w:pStyle w:val="TOC3"/>
            <w:tabs>
              <w:tab w:val="left" w:pos="1200"/>
              <w:tab w:val="right" w:leader="dot" w:pos="9350"/>
            </w:tabs>
            <w:rPr>
              <w:rFonts w:cstheme="minorBidi"/>
              <w:noProof/>
              <w:sz w:val="24"/>
              <w:lang w:val="en-CA" w:bidi="ar-SA"/>
            </w:rPr>
          </w:pPr>
          <w:hyperlink w:anchor="_Toc21701977" w:history="1">
            <w:r w:rsidR="00574D94" w:rsidRPr="0096437E">
              <w:rPr>
                <w:rStyle w:val="Hyperlink"/>
                <w:noProof/>
              </w:rPr>
              <w:t>6.1.3</w:t>
            </w:r>
            <w:r w:rsidR="00574D94">
              <w:rPr>
                <w:rFonts w:cstheme="minorBidi"/>
                <w:noProof/>
                <w:sz w:val="24"/>
                <w:lang w:val="en-CA" w:bidi="ar-SA"/>
              </w:rPr>
              <w:tab/>
            </w:r>
            <w:r w:rsidR="00574D94" w:rsidRPr="0096437E">
              <w:rPr>
                <w:rStyle w:val="Hyperlink"/>
                <w:noProof/>
              </w:rPr>
              <w:t>Mereology Ontology</w:t>
            </w:r>
            <w:r w:rsidR="00574D94">
              <w:rPr>
                <w:noProof/>
                <w:webHidden/>
              </w:rPr>
              <w:tab/>
            </w:r>
            <w:r w:rsidR="00574D94">
              <w:rPr>
                <w:noProof/>
                <w:webHidden/>
              </w:rPr>
              <w:fldChar w:fldCharType="begin"/>
            </w:r>
            <w:r w:rsidR="00574D94">
              <w:rPr>
                <w:noProof/>
                <w:webHidden/>
              </w:rPr>
              <w:instrText xml:space="preserve"> PAGEREF _Toc21701977 \h </w:instrText>
            </w:r>
            <w:r w:rsidR="00574D94">
              <w:rPr>
                <w:noProof/>
                <w:webHidden/>
              </w:rPr>
            </w:r>
            <w:r w:rsidR="00574D94">
              <w:rPr>
                <w:noProof/>
                <w:webHidden/>
              </w:rPr>
              <w:fldChar w:fldCharType="separate"/>
            </w:r>
            <w:r w:rsidR="00574D94">
              <w:rPr>
                <w:noProof/>
                <w:webHidden/>
              </w:rPr>
              <w:t>34</w:t>
            </w:r>
            <w:r w:rsidR="00574D94">
              <w:rPr>
                <w:noProof/>
                <w:webHidden/>
              </w:rPr>
              <w:fldChar w:fldCharType="end"/>
            </w:r>
          </w:hyperlink>
        </w:p>
        <w:p w14:paraId="27A47F89" w14:textId="551FE4C4" w:rsidR="00574D94" w:rsidRDefault="00692B1E">
          <w:pPr>
            <w:pStyle w:val="TOC3"/>
            <w:tabs>
              <w:tab w:val="left" w:pos="1200"/>
              <w:tab w:val="right" w:leader="dot" w:pos="9350"/>
            </w:tabs>
            <w:rPr>
              <w:rFonts w:cstheme="minorBidi"/>
              <w:noProof/>
              <w:sz w:val="24"/>
              <w:lang w:val="en-CA" w:bidi="ar-SA"/>
            </w:rPr>
          </w:pPr>
          <w:hyperlink w:anchor="_Toc21701978" w:history="1">
            <w:r w:rsidR="00574D94" w:rsidRPr="0096437E">
              <w:rPr>
                <w:rStyle w:val="Hyperlink"/>
                <w:noProof/>
              </w:rPr>
              <w:t>6.1.4</w:t>
            </w:r>
            <w:r w:rsidR="00574D94">
              <w:rPr>
                <w:rFonts w:cstheme="minorBidi"/>
                <w:noProof/>
                <w:sz w:val="24"/>
                <w:lang w:val="en-CA" w:bidi="ar-SA"/>
              </w:rPr>
              <w:tab/>
            </w:r>
            <w:r w:rsidR="00574D94" w:rsidRPr="0096437E">
              <w:rPr>
                <w:rStyle w:val="Hyperlink"/>
                <w:noProof/>
              </w:rPr>
              <w:t>Ontology of Units of Measure</w:t>
            </w:r>
            <w:r w:rsidR="00574D94">
              <w:rPr>
                <w:noProof/>
                <w:webHidden/>
              </w:rPr>
              <w:tab/>
            </w:r>
            <w:r w:rsidR="00574D94">
              <w:rPr>
                <w:noProof/>
                <w:webHidden/>
              </w:rPr>
              <w:fldChar w:fldCharType="begin"/>
            </w:r>
            <w:r w:rsidR="00574D94">
              <w:rPr>
                <w:noProof/>
                <w:webHidden/>
              </w:rPr>
              <w:instrText xml:space="preserve"> PAGEREF _Toc21701978 \h </w:instrText>
            </w:r>
            <w:r w:rsidR="00574D94">
              <w:rPr>
                <w:noProof/>
                <w:webHidden/>
              </w:rPr>
            </w:r>
            <w:r w:rsidR="00574D94">
              <w:rPr>
                <w:noProof/>
                <w:webHidden/>
              </w:rPr>
              <w:fldChar w:fldCharType="separate"/>
            </w:r>
            <w:r w:rsidR="00574D94">
              <w:rPr>
                <w:noProof/>
                <w:webHidden/>
              </w:rPr>
              <w:t>37</w:t>
            </w:r>
            <w:r w:rsidR="00574D94">
              <w:rPr>
                <w:noProof/>
                <w:webHidden/>
              </w:rPr>
              <w:fldChar w:fldCharType="end"/>
            </w:r>
          </w:hyperlink>
        </w:p>
        <w:p w14:paraId="6CBD600B" w14:textId="12D631D0" w:rsidR="00574D94" w:rsidRDefault="00692B1E">
          <w:pPr>
            <w:pStyle w:val="TOC3"/>
            <w:tabs>
              <w:tab w:val="left" w:pos="1200"/>
              <w:tab w:val="right" w:leader="dot" w:pos="9350"/>
            </w:tabs>
            <w:rPr>
              <w:rFonts w:cstheme="minorBidi"/>
              <w:noProof/>
              <w:sz w:val="24"/>
              <w:lang w:val="en-CA" w:bidi="ar-SA"/>
            </w:rPr>
          </w:pPr>
          <w:hyperlink w:anchor="_Toc21701979" w:history="1">
            <w:r w:rsidR="00574D94" w:rsidRPr="0096437E">
              <w:rPr>
                <w:rStyle w:val="Hyperlink"/>
                <w:noProof/>
              </w:rPr>
              <w:t>6.1.5</w:t>
            </w:r>
            <w:r w:rsidR="00574D94">
              <w:rPr>
                <w:rFonts w:cstheme="minorBidi"/>
                <w:noProof/>
                <w:sz w:val="24"/>
                <w:lang w:val="en-CA" w:bidi="ar-SA"/>
              </w:rPr>
              <w:tab/>
            </w:r>
            <w:r w:rsidR="00574D94" w:rsidRPr="0096437E">
              <w:rPr>
                <w:rStyle w:val="Hyperlink"/>
                <w:noProof/>
              </w:rPr>
              <w:t>Observations Ontology</w:t>
            </w:r>
            <w:r w:rsidR="00574D94">
              <w:rPr>
                <w:noProof/>
                <w:webHidden/>
              </w:rPr>
              <w:tab/>
            </w:r>
            <w:r w:rsidR="00574D94">
              <w:rPr>
                <w:noProof/>
                <w:webHidden/>
              </w:rPr>
              <w:fldChar w:fldCharType="begin"/>
            </w:r>
            <w:r w:rsidR="00574D94">
              <w:rPr>
                <w:noProof/>
                <w:webHidden/>
              </w:rPr>
              <w:instrText xml:space="preserve"> PAGEREF _Toc21701979 \h </w:instrText>
            </w:r>
            <w:r w:rsidR="00574D94">
              <w:rPr>
                <w:noProof/>
                <w:webHidden/>
              </w:rPr>
            </w:r>
            <w:r w:rsidR="00574D94">
              <w:rPr>
                <w:noProof/>
                <w:webHidden/>
              </w:rPr>
              <w:fldChar w:fldCharType="separate"/>
            </w:r>
            <w:r w:rsidR="00574D94">
              <w:rPr>
                <w:noProof/>
                <w:webHidden/>
              </w:rPr>
              <w:t>42</w:t>
            </w:r>
            <w:r w:rsidR="00574D94">
              <w:rPr>
                <w:noProof/>
                <w:webHidden/>
              </w:rPr>
              <w:fldChar w:fldCharType="end"/>
            </w:r>
          </w:hyperlink>
        </w:p>
        <w:p w14:paraId="381A6575" w14:textId="31965784" w:rsidR="00574D94" w:rsidRDefault="00692B1E">
          <w:pPr>
            <w:pStyle w:val="TOC2"/>
            <w:tabs>
              <w:tab w:val="left" w:pos="720"/>
              <w:tab w:val="right" w:leader="dot" w:pos="9350"/>
            </w:tabs>
            <w:rPr>
              <w:rFonts w:cstheme="minorBidi"/>
              <w:noProof/>
              <w:sz w:val="24"/>
              <w:lang w:val="en-CA" w:bidi="ar-SA"/>
            </w:rPr>
          </w:pPr>
          <w:hyperlink w:anchor="_Toc21701980" w:history="1">
            <w:r w:rsidR="00574D94" w:rsidRPr="0096437E">
              <w:rPr>
                <w:rStyle w:val="Hyperlink"/>
                <w:rFonts w:ascii="Times New Roman" w:hAnsi="Times New Roman"/>
                <w:noProof/>
                <w:snapToGrid w:val="0"/>
                <w:w w:val="0"/>
              </w:rPr>
              <w:t>6.2</w:t>
            </w:r>
            <w:r w:rsidR="00574D94">
              <w:rPr>
                <w:rFonts w:cstheme="minorBidi"/>
                <w:noProof/>
                <w:sz w:val="24"/>
                <w:lang w:val="en-CA" w:bidi="ar-SA"/>
              </w:rPr>
              <w:tab/>
            </w:r>
            <w:r w:rsidR="00574D94" w:rsidRPr="0096437E">
              <w:rPr>
                <w:rStyle w:val="Hyperlink"/>
                <w:noProof/>
              </w:rPr>
              <w:t>Contact Ontology</w:t>
            </w:r>
            <w:r w:rsidR="00574D94">
              <w:rPr>
                <w:noProof/>
                <w:webHidden/>
              </w:rPr>
              <w:tab/>
            </w:r>
            <w:r w:rsidR="00574D94">
              <w:rPr>
                <w:noProof/>
                <w:webHidden/>
              </w:rPr>
              <w:fldChar w:fldCharType="begin"/>
            </w:r>
            <w:r w:rsidR="00574D94">
              <w:rPr>
                <w:noProof/>
                <w:webHidden/>
              </w:rPr>
              <w:instrText xml:space="preserve"> PAGEREF _Toc21701980 \h </w:instrText>
            </w:r>
            <w:r w:rsidR="00574D94">
              <w:rPr>
                <w:noProof/>
                <w:webHidden/>
              </w:rPr>
            </w:r>
            <w:r w:rsidR="00574D94">
              <w:rPr>
                <w:noProof/>
                <w:webHidden/>
              </w:rPr>
              <w:fldChar w:fldCharType="separate"/>
            </w:r>
            <w:r w:rsidR="00574D94">
              <w:rPr>
                <w:noProof/>
                <w:webHidden/>
              </w:rPr>
              <w:t>45</w:t>
            </w:r>
            <w:r w:rsidR="00574D94">
              <w:rPr>
                <w:noProof/>
                <w:webHidden/>
              </w:rPr>
              <w:fldChar w:fldCharType="end"/>
            </w:r>
          </w:hyperlink>
        </w:p>
        <w:p w14:paraId="67B2FCDD" w14:textId="2E11A19F" w:rsidR="00574D94" w:rsidRDefault="00692B1E">
          <w:pPr>
            <w:pStyle w:val="TOC2"/>
            <w:tabs>
              <w:tab w:val="left" w:pos="720"/>
              <w:tab w:val="right" w:leader="dot" w:pos="9350"/>
            </w:tabs>
            <w:rPr>
              <w:rFonts w:cstheme="minorBidi"/>
              <w:noProof/>
              <w:sz w:val="24"/>
              <w:lang w:val="en-CA" w:bidi="ar-SA"/>
            </w:rPr>
          </w:pPr>
          <w:hyperlink w:anchor="_Toc21701981" w:history="1">
            <w:r w:rsidR="00574D94" w:rsidRPr="0096437E">
              <w:rPr>
                <w:rStyle w:val="Hyperlink"/>
                <w:rFonts w:ascii="Times New Roman" w:hAnsi="Times New Roman"/>
                <w:noProof/>
                <w:snapToGrid w:val="0"/>
                <w:w w:val="0"/>
              </w:rPr>
              <w:t>6.3</w:t>
            </w:r>
            <w:r w:rsidR="00574D94">
              <w:rPr>
                <w:rFonts w:cstheme="minorBidi"/>
                <w:noProof/>
                <w:sz w:val="24"/>
                <w:lang w:val="en-CA" w:bidi="ar-SA"/>
              </w:rPr>
              <w:tab/>
            </w:r>
            <w:r w:rsidR="00574D94" w:rsidRPr="0096437E">
              <w:rPr>
                <w:rStyle w:val="Hyperlink"/>
                <w:noProof/>
              </w:rPr>
              <w:t>Person Ontology</w:t>
            </w:r>
            <w:r w:rsidR="00574D94">
              <w:rPr>
                <w:noProof/>
                <w:webHidden/>
              </w:rPr>
              <w:tab/>
            </w:r>
            <w:r w:rsidR="00574D94">
              <w:rPr>
                <w:noProof/>
                <w:webHidden/>
              </w:rPr>
              <w:fldChar w:fldCharType="begin"/>
            </w:r>
            <w:r w:rsidR="00574D94">
              <w:rPr>
                <w:noProof/>
                <w:webHidden/>
              </w:rPr>
              <w:instrText xml:space="preserve"> PAGEREF _Toc21701981 \h </w:instrText>
            </w:r>
            <w:r w:rsidR="00574D94">
              <w:rPr>
                <w:noProof/>
                <w:webHidden/>
              </w:rPr>
            </w:r>
            <w:r w:rsidR="00574D94">
              <w:rPr>
                <w:noProof/>
                <w:webHidden/>
              </w:rPr>
              <w:fldChar w:fldCharType="separate"/>
            </w:r>
            <w:r w:rsidR="00574D94">
              <w:rPr>
                <w:noProof/>
                <w:webHidden/>
              </w:rPr>
              <w:t>46</w:t>
            </w:r>
            <w:r w:rsidR="00574D94">
              <w:rPr>
                <w:noProof/>
                <w:webHidden/>
              </w:rPr>
              <w:fldChar w:fldCharType="end"/>
            </w:r>
          </w:hyperlink>
        </w:p>
        <w:p w14:paraId="589B8F70" w14:textId="28C578D3" w:rsidR="00574D94" w:rsidRDefault="00692B1E">
          <w:pPr>
            <w:pStyle w:val="TOC2"/>
            <w:tabs>
              <w:tab w:val="left" w:pos="720"/>
              <w:tab w:val="right" w:leader="dot" w:pos="9350"/>
            </w:tabs>
            <w:rPr>
              <w:rFonts w:cstheme="minorBidi"/>
              <w:noProof/>
              <w:sz w:val="24"/>
              <w:lang w:val="en-CA" w:bidi="ar-SA"/>
            </w:rPr>
          </w:pPr>
          <w:hyperlink w:anchor="_Toc21701982" w:history="1">
            <w:r w:rsidR="00574D94" w:rsidRPr="0096437E">
              <w:rPr>
                <w:rStyle w:val="Hyperlink"/>
                <w:rFonts w:ascii="Times New Roman" w:hAnsi="Times New Roman"/>
                <w:noProof/>
                <w:snapToGrid w:val="0"/>
                <w:w w:val="0"/>
              </w:rPr>
              <w:t>6.4</w:t>
            </w:r>
            <w:r w:rsidR="00574D94">
              <w:rPr>
                <w:rFonts w:cstheme="minorBidi"/>
                <w:noProof/>
                <w:sz w:val="24"/>
                <w:lang w:val="en-CA" w:bidi="ar-SA"/>
              </w:rPr>
              <w:tab/>
            </w:r>
            <w:r w:rsidR="00574D94" w:rsidRPr="0096437E">
              <w:rPr>
                <w:rStyle w:val="Hyperlink"/>
                <w:noProof/>
              </w:rPr>
              <w:t>Household Ontology</w:t>
            </w:r>
            <w:r w:rsidR="00574D94">
              <w:rPr>
                <w:noProof/>
                <w:webHidden/>
              </w:rPr>
              <w:tab/>
            </w:r>
            <w:r w:rsidR="00574D94">
              <w:rPr>
                <w:noProof/>
                <w:webHidden/>
              </w:rPr>
              <w:fldChar w:fldCharType="begin"/>
            </w:r>
            <w:r w:rsidR="00574D94">
              <w:rPr>
                <w:noProof/>
                <w:webHidden/>
              </w:rPr>
              <w:instrText xml:space="preserve"> PAGEREF _Toc21701982 \h </w:instrText>
            </w:r>
            <w:r w:rsidR="00574D94">
              <w:rPr>
                <w:noProof/>
                <w:webHidden/>
              </w:rPr>
            </w:r>
            <w:r w:rsidR="00574D94">
              <w:rPr>
                <w:noProof/>
                <w:webHidden/>
              </w:rPr>
              <w:fldChar w:fldCharType="separate"/>
            </w:r>
            <w:r w:rsidR="00574D94">
              <w:rPr>
                <w:noProof/>
                <w:webHidden/>
              </w:rPr>
              <w:t>47</w:t>
            </w:r>
            <w:r w:rsidR="00574D94">
              <w:rPr>
                <w:noProof/>
                <w:webHidden/>
              </w:rPr>
              <w:fldChar w:fldCharType="end"/>
            </w:r>
          </w:hyperlink>
        </w:p>
        <w:p w14:paraId="62DA9DC4" w14:textId="117A260F" w:rsidR="00574D94" w:rsidRDefault="00692B1E">
          <w:pPr>
            <w:pStyle w:val="TOC2"/>
            <w:tabs>
              <w:tab w:val="left" w:pos="720"/>
              <w:tab w:val="right" w:leader="dot" w:pos="9350"/>
            </w:tabs>
            <w:rPr>
              <w:rFonts w:cstheme="minorBidi"/>
              <w:noProof/>
              <w:sz w:val="24"/>
              <w:lang w:val="en-CA" w:bidi="ar-SA"/>
            </w:rPr>
          </w:pPr>
          <w:hyperlink w:anchor="_Toc21701983" w:history="1">
            <w:r w:rsidR="00574D94" w:rsidRPr="0096437E">
              <w:rPr>
                <w:rStyle w:val="Hyperlink"/>
                <w:rFonts w:ascii="Times New Roman" w:hAnsi="Times New Roman"/>
                <w:noProof/>
                <w:snapToGrid w:val="0"/>
                <w:w w:val="0"/>
              </w:rPr>
              <w:t>6.5</w:t>
            </w:r>
            <w:r w:rsidR="00574D94">
              <w:rPr>
                <w:rFonts w:cstheme="minorBidi"/>
                <w:noProof/>
                <w:sz w:val="24"/>
                <w:lang w:val="en-CA" w:bidi="ar-SA"/>
              </w:rPr>
              <w:tab/>
            </w:r>
            <w:r w:rsidR="00574D94" w:rsidRPr="0096437E">
              <w:rPr>
                <w:rStyle w:val="Hyperlink"/>
                <w:noProof/>
              </w:rPr>
              <w:t>Organization Ontology</w:t>
            </w:r>
            <w:r w:rsidR="00574D94">
              <w:rPr>
                <w:noProof/>
                <w:webHidden/>
              </w:rPr>
              <w:tab/>
            </w:r>
            <w:r w:rsidR="00574D94">
              <w:rPr>
                <w:noProof/>
                <w:webHidden/>
              </w:rPr>
              <w:fldChar w:fldCharType="begin"/>
            </w:r>
            <w:r w:rsidR="00574D94">
              <w:rPr>
                <w:noProof/>
                <w:webHidden/>
              </w:rPr>
              <w:instrText xml:space="preserve"> PAGEREF _Toc21701983 \h </w:instrText>
            </w:r>
            <w:r w:rsidR="00574D94">
              <w:rPr>
                <w:noProof/>
                <w:webHidden/>
              </w:rPr>
            </w:r>
            <w:r w:rsidR="00574D94">
              <w:rPr>
                <w:noProof/>
                <w:webHidden/>
              </w:rPr>
              <w:fldChar w:fldCharType="separate"/>
            </w:r>
            <w:r w:rsidR="00574D94">
              <w:rPr>
                <w:noProof/>
                <w:webHidden/>
              </w:rPr>
              <w:t>49</w:t>
            </w:r>
            <w:r w:rsidR="00574D94">
              <w:rPr>
                <w:noProof/>
                <w:webHidden/>
              </w:rPr>
              <w:fldChar w:fldCharType="end"/>
            </w:r>
          </w:hyperlink>
        </w:p>
        <w:p w14:paraId="77E35F7C" w14:textId="52D35912" w:rsidR="00574D94" w:rsidRDefault="00692B1E">
          <w:pPr>
            <w:pStyle w:val="TOC2"/>
            <w:tabs>
              <w:tab w:val="left" w:pos="720"/>
              <w:tab w:val="right" w:leader="dot" w:pos="9350"/>
            </w:tabs>
            <w:rPr>
              <w:rFonts w:cstheme="minorBidi"/>
              <w:noProof/>
              <w:sz w:val="24"/>
              <w:lang w:val="en-CA" w:bidi="ar-SA"/>
            </w:rPr>
          </w:pPr>
          <w:hyperlink w:anchor="_Toc21701984" w:history="1">
            <w:r w:rsidR="00574D94" w:rsidRPr="0096437E">
              <w:rPr>
                <w:rStyle w:val="Hyperlink"/>
                <w:rFonts w:ascii="Times New Roman" w:hAnsi="Times New Roman"/>
                <w:noProof/>
                <w:snapToGrid w:val="0"/>
                <w:w w:val="0"/>
              </w:rPr>
              <w:t>6.6</w:t>
            </w:r>
            <w:r w:rsidR="00574D94">
              <w:rPr>
                <w:rFonts w:cstheme="minorBidi"/>
                <w:noProof/>
                <w:sz w:val="24"/>
                <w:lang w:val="en-CA" w:bidi="ar-SA"/>
              </w:rPr>
              <w:tab/>
            </w:r>
            <w:r w:rsidR="00574D94" w:rsidRPr="0096437E">
              <w:rPr>
                <w:rStyle w:val="Hyperlink"/>
                <w:noProof/>
              </w:rPr>
              <w:t>Building Ontology</w:t>
            </w:r>
            <w:r w:rsidR="00574D94">
              <w:rPr>
                <w:noProof/>
                <w:webHidden/>
              </w:rPr>
              <w:tab/>
            </w:r>
            <w:r w:rsidR="00574D94">
              <w:rPr>
                <w:noProof/>
                <w:webHidden/>
              </w:rPr>
              <w:fldChar w:fldCharType="begin"/>
            </w:r>
            <w:r w:rsidR="00574D94">
              <w:rPr>
                <w:noProof/>
                <w:webHidden/>
              </w:rPr>
              <w:instrText xml:space="preserve"> PAGEREF _Toc21701984 \h </w:instrText>
            </w:r>
            <w:r w:rsidR="00574D94">
              <w:rPr>
                <w:noProof/>
                <w:webHidden/>
              </w:rPr>
            </w:r>
            <w:r w:rsidR="00574D94">
              <w:rPr>
                <w:noProof/>
                <w:webHidden/>
              </w:rPr>
              <w:fldChar w:fldCharType="separate"/>
            </w:r>
            <w:r w:rsidR="00574D94">
              <w:rPr>
                <w:noProof/>
                <w:webHidden/>
              </w:rPr>
              <w:t>53</w:t>
            </w:r>
            <w:r w:rsidR="00574D94">
              <w:rPr>
                <w:noProof/>
                <w:webHidden/>
              </w:rPr>
              <w:fldChar w:fldCharType="end"/>
            </w:r>
          </w:hyperlink>
        </w:p>
        <w:p w14:paraId="68D31ED7" w14:textId="2EB58A7D" w:rsidR="00574D94" w:rsidRDefault="00692B1E">
          <w:pPr>
            <w:pStyle w:val="TOC2"/>
            <w:tabs>
              <w:tab w:val="left" w:pos="720"/>
              <w:tab w:val="right" w:leader="dot" w:pos="9350"/>
            </w:tabs>
            <w:rPr>
              <w:rFonts w:cstheme="minorBidi"/>
              <w:noProof/>
              <w:sz w:val="24"/>
              <w:lang w:val="en-CA" w:bidi="ar-SA"/>
            </w:rPr>
          </w:pPr>
          <w:hyperlink w:anchor="_Toc21701985" w:history="1">
            <w:r w:rsidR="00574D94" w:rsidRPr="0096437E">
              <w:rPr>
                <w:rStyle w:val="Hyperlink"/>
                <w:rFonts w:ascii="Times New Roman" w:hAnsi="Times New Roman"/>
                <w:noProof/>
                <w:snapToGrid w:val="0"/>
                <w:w w:val="0"/>
              </w:rPr>
              <w:t>6.7</w:t>
            </w:r>
            <w:r w:rsidR="00574D94">
              <w:rPr>
                <w:rFonts w:cstheme="minorBidi"/>
                <w:noProof/>
                <w:sz w:val="24"/>
                <w:lang w:val="en-CA" w:bidi="ar-SA"/>
              </w:rPr>
              <w:tab/>
            </w:r>
            <w:r w:rsidR="00574D94" w:rsidRPr="0096437E">
              <w:rPr>
                <w:rStyle w:val="Hyperlink"/>
                <w:noProof/>
              </w:rPr>
              <w:t>Vehicle Ontology</w:t>
            </w:r>
            <w:r w:rsidR="00574D94">
              <w:rPr>
                <w:noProof/>
                <w:webHidden/>
              </w:rPr>
              <w:tab/>
            </w:r>
            <w:r w:rsidR="00574D94">
              <w:rPr>
                <w:noProof/>
                <w:webHidden/>
              </w:rPr>
              <w:fldChar w:fldCharType="begin"/>
            </w:r>
            <w:r w:rsidR="00574D94">
              <w:rPr>
                <w:noProof/>
                <w:webHidden/>
              </w:rPr>
              <w:instrText xml:space="preserve"> PAGEREF _Toc21701985 \h </w:instrText>
            </w:r>
            <w:r w:rsidR="00574D94">
              <w:rPr>
                <w:noProof/>
                <w:webHidden/>
              </w:rPr>
            </w:r>
            <w:r w:rsidR="00574D94">
              <w:rPr>
                <w:noProof/>
                <w:webHidden/>
              </w:rPr>
              <w:fldChar w:fldCharType="separate"/>
            </w:r>
            <w:r w:rsidR="00574D94">
              <w:rPr>
                <w:noProof/>
                <w:webHidden/>
              </w:rPr>
              <w:t>55</w:t>
            </w:r>
            <w:r w:rsidR="00574D94">
              <w:rPr>
                <w:noProof/>
                <w:webHidden/>
              </w:rPr>
              <w:fldChar w:fldCharType="end"/>
            </w:r>
          </w:hyperlink>
        </w:p>
        <w:p w14:paraId="0653159F" w14:textId="5858A58A" w:rsidR="00574D94" w:rsidRDefault="00692B1E">
          <w:pPr>
            <w:pStyle w:val="TOC2"/>
            <w:tabs>
              <w:tab w:val="left" w:pos="720"/>
              <w:tab w:val="right" w:leader="dot" w:pos="9350"/>
            </w:tabs>
            <w:rPr>
              <w:rFonts w:cstheme="minorBidi"/>
              <w:noProof/>
              <w:sz w:val="24"/>
              <w:lang w:val="en-CA" w:bidi="ar-SA"/>
            </w:rPr>
          </w:pPr>
          <w:hyperlink w:anchor="_Toc21701986" w:history="1">
            <w:r w:rsidR="00574D94" w:rsidRPr="0096437E">
              <w:rPr>
                <w:rStyle w:val="Hyperlink"/>
                <w:rFonts w:ascii="Times New Roman" w:hAnsi="Times New Roman"/>
                <w:noProof/>
                <w:snapToGrid w:val="0"/>
                <w:w w:val="0"/>
              </w:rPr>
              <w:t>6.8</w:t>
            </w:r>
            <w:r w:rsidR="00574D94">
              <w:rPr>
                <w:rFonts w:cstheme="minorBidi"/>
                <w:noProof/>
                <w:sz w:val="24"/>
                <w:lang w:val="en-CA" w:bidi="ar-SA"/>
              </w:rPr>
              <w:tab/>
            </w:r>
            <w:r w:rsidR="00574D94" w:rsidRPr="0096437E">
              <w:rPr>
                <w:rStyle w:val="Hyperlink"/>
                <w:noProof/>
              </w:rPr>
              <w:t>Transportation System Ontology</w:t>
            </w:r>
            <w:r w:rsidR="00574D94">
              <w:rPr>
                <w:noProof/>
                <w:webHidden/>
              </w:rPr>
              <w:tab/>
            </w:r>
            <w:r w:rsidR="00574D94">
              <w:rPr>
                <w:noProof/>
                <w:webHidden/>
              </w:rPr>
              <w:fldChar w:fldCharType="begin"/>
            </w:r>
            <w:r w:rsidR="00574D94">
              <w:rPr>
                <w:noProof/>
                <w:webHidden/>
              </w:rPr>
              <w:instrText xml:space="preserve"> PAGEREF _Toc21701986 \h </w:instrText>
            </w:r>
            <w:r w:rsidR="00574D94">
              <w:rPr>
                <w:noProof/>
                <w:webHidden/>
              </w:rPr>
            </w:r>
            <w:r w:rsidR="00574D94">
              <w:rPr>
                <w:noProof/>
                <w:webHidden/>
              </w:rPr>
              <w:fldChar w:fldCharType="separate"/>
            </w:r>
            <w:r w:rsidR="00574D94">
              <w:rPr>
                <w:noProof/>
                <w:webHidden/>
              </w:rPr>
              <w:t>57</w:t>
            </w:r>
            <w:r w:rsidR="00574D94">
              <w:rPr>
                <w:noProof/>
                <w:webHidden/>
              </w:rPr>
              <w:fldChar w:fldCharType="end"/>
            </w:r>
          </w:hyperlink>
        </w:p>
        <w:p w14:paraId="3C711D60" w14:textId="7CE39AF6" w:rsidR="00574D94" w:rsidRDefault="00692B1E">
          <w:pPr>
            <w:pStyle w:val="TOC3"/>
            <w:tabs>
              <w:tab w:val="left" w:pos="1200"/>
              <w:tab w:val="right" w:leader="dot" w:pos="9350"/>
            </w:tabs>
            <w:rPr>
              <w:rFonts w:cstheme="minorBidi"/>
              <w:noProof/>
              <w:sz w:val="24"/>
              <w:lang w:val="en-CA" w:bidi="ar-SA"/>
            </w:rPr>
          </w:pPr>
          <w:hyperlink w:anchor="_Toc21701987" w:history="1">
            <w:r w:rsidR="00574D94" w:rsidRPr="0096437E">
              <w:rPr>
                <w:rStyle w:val="Hyperlink"/>
                <w:noProof/>
              </w:rPr>
              <w:t>6.8.1</w:t>
            </w:r>
            <w:r w:rsidR="00574D94">
              <w:rPr>
                <w:rFonts w:cstheme="minorBidi"/>
                <w:noProof/>
                <w:sz w:val="24"/>
                <w:lang w:val="en-CA" w:bidi="ar-SA"/>
              </w:rPr>
              <w:tab/>
            </w:r>
            <w:r w:rsidR="00574D94" w:rsidRPr="0096437E">
              <w:rPr>
                <w:rStyle w:val="Hyperlink"/>
                <w:noProof/>
              </w:rPr>
              <w:t>Travel Costs</w:t>
            </w:r>
            <w:r w:rsidR="00574D94">
              <w:rPr>
                <w:noProof/>
                <w:webHidden/>
              </w:rPr>
              <w:tab/>
            </w:r>
            <w:r w:rsidR="00574D94">
              <w:rPr>
                <w:noProof/>
                <w:webHidden/>
              </w:rPr>
              <w:fldChar w:fldCharType="begin"/>
            </w:r>
            <w:r w:rsidR="00574D94">
              <w:rPr>
                <w:noProof/>
                <w:webHidden/>
              </w:rPr>
              <w:instrText xml:space="preserve"> PAGEREF _Toc21701987 \h </w:instrText>
            </w:r>
            <w:r w:rsidR="00574D94">
              <w:rPr>
                <w:noProof/>
                <w:webHidden/>
              </w:rPr>
            </w:r>
            <w:r w:rsidR="00574D94">
              <w:rPr>
                <w:noProof/>
                <w:webHidden/>
              </w:rPr>
              <w:fldChar w:fldCharType="separate"/>
            </w:r>
            <w:r w:rsidR="00574D94">
              <w:rPr>
                <w:noProof/>
                <w:webHidden/>
              </w:rPr>
              <w:t>65</w:t>
            </w:r>
            <w:r w:rsidR="00574D94">
              <w:rPr>
                <w:noProof/>
                <w:webHidden/>
              </w:rPr>
              <w:fldChar w:fldCharType="end"/>
            </w:r>
          </w:hyperlink>
        </w:p>
        <w:p w14:paraId="5A80B095" w14:textId="54E1914C" w:rsidR="00574D94" w:rsidRDefault="00692B1E">
          <w:pPr>
            <w:pStyle w:val="TOC2"/>
            <w:tabs>
              <w:tab w:val="left" w:pos="720"/>
              <w:tab w:val="right" w:leader="dot" w:pos="9350"/>
            </w:tabs>
            <w:rPr>
              <w:rFonts w:cstheme="minorBidi"/>
              <w:noProof/>
              <w:sz w:val="24"/>
              <w:lang w:val="en-CA" w:bidi="ar-SA"/>
            </w:rPr>
          </w:pPr>
          <w:hyperlink w:anchor="_Toc21701988" w:history="1">
            <w:r w:rsidR="00574D94" w:rsidRPr="0096437E">
              <w:rPr>
                <w:rStyle w:val="Hyperlink"/>
                <w:rFonts w:ascii="Times New Roman" w:hAnsi="Times New Roman"/>
                <w:noProof/>
                <w:snapToGrid w:val="0"/>
                <w:w w:val="0"/>
              </w:rPr>
              <w:t>6.9</w:t>
            </w:r>
            <w:r w:rsidR="00574D94">
              <w:rPr>
                <w:rFonts w:cstheme="minorBidi"/>
                <w:noProof/>
                <w:sz w:val="24"/>
                <w:lang w:val="en-CA" w:bidi="ar-SA"/>
              </w:rPr>
              <w:tab/>
            </w:r>
            <w:r w:rsidR="00574D94" w:rsidRPr="0096437E">
              <w:rPr>
                <w:rStyle w:val="Hyperlink"/>
                <w:noProof/>
              </w:rPr>
              <w:t>Parking Ontology</w:t>
            </w:r>
            <w:r w:rsidR="00574D94">
              <w:rPr>
                <w:noProof/>
                <w:webHidden/>
              </w:rPr>
              <w:tab/>
            </w:r>
            <w:r w:rsidR="00574D94">
              <w:rPr>
                <w:noProof/>
                <w:webHidden/>
              </w:rPr>
              <w:fldChar w:fldCharType="begin"/>
            </w:r>
            <w:r w:rsidR="00574D94">
              <w:rPr>
                <w:noProof/>
                <w:webHidden/>
              </w:rPr>
              <w:instrText xml:space="preserve"> PAGEREF _Toc21701988 \h </w:instrText>
            </w:r>
            <w:r w:rsidR="00574D94">
              <w:rPr>
                <w:noProof/>
                <w:webHidden/>
              </w:rPr>
            </w:r>
            <w:r w:rsidR="00574D94">
              <w:rPr>
                <w:noProof/>
                <w:webHidden/>
              </w:rPr>
              <w:fldChar w:fldCharType="separate"/>
            </w:r>
            <w:r w:rsidR="00574D94">
              <w:rPr>
                <w:noProof/>
                <w:webHidden/>
              </w:rPr>
              <w:t>66</w:t>
            </w:r>
            <w:r w:rsidR="00574D94">
              <w:rPr>
                <w:noProof/>
                <w:webHidden/>
              </w:rPr>
              <w:fldChar w:fldCharType="end"/>
            </w:r>
          </w:hyperlink>
        </w:p>
        <w:p w14:paraId="160333A0" w14:textId="6B865976" w:rsidR="00574D94" w:rsidRDefault="00692B1E">
          <w:pPr>
            <w:pStyle w:val="TOC2"/>
            <w:tabs>
              <w:tab w:val="left" w:pos="960"/>
              <w:tab w:val="right" w:leader="dot" w:pos="9350"/>
            </w:tabs>
            <w:rPr>
              <w:rFonts w:cstheme="minorBidi"/>
              <w:noProof/>
              <w:sz w:val="24"/>
              <w:lang w:val="en-CA" w:bidi="ar-SA"/>
            </w:rPr>
          </w:pPr>
          <w:hyperlink w:anchor="_Toc21701989" w:history="1">
            <w:r w:rsidR="00574D94" w:rsidRPr="0096437E">
              <w:rPr>
                <w:rStyle w:val="Hyperlink"/>
                <w:rFonts w:ascii="Times New Roman" w:hAnsi="Times New Roman"/>
                <w:noProof/>
                <w:snapToGrid w:val="0"/>
                <w:w w:val="0"/>
              </w:rPr>
              <w:t>6.10</w:t>
            </w:r>
            <w:r w:rsidR="00574D94">
              <w:rPr>
                <w:rFonts w:cstheme="minorBidi"/>
                <w:noProof/>
                <w:sz w:val="24"/>
                <w:lang w:val="en-CA" w:bidi="ar-SA"/>
              </w:rPr>
              <w:tab/>
            </w:r>
            <w:r w:rsidR="00574D94" w:rsidRPr="0096437E">
              <w:rPr>
                <w:rStyle w:val="Hyperlink"/>
                <w:noProof/>
              </w:rPr>
              <w:t>Public Transit Ontology</w:t>
            </w:r>
            <w:r w:rsidR="00574D94">
              <w:rPr>
                <w:noProof/>
                <w:webHidden/>
              </w:rPr>
              <w:tab/>
            </w:r>
            <w:r w:rsidR="00574D94">
              <w:rPr>
                <w:noProof/>
                <w:webHidden/>
              </w:rPr>
              <w:fldChar w:fldCharType="begin"/>
            </w:r>
            <w:r w:rsidR="00574D94">
              <w:rPr>
                <w:noProof/>
                <w:webHidden/>
              </w:rPr>
              <w:instrText xml:space="preserve"> PAGEREF _Toc21701989 \h </w:instrText>
            </w:r>
            <w:r w:rsidR="00574D94">
              <w:rPr>
                <w:noProof/>
                <w:webHidden/>
              </w:rPr>
            </w:r>
            <w:r w:rsidR="00574D94">
              <w:rPr>
                <w:noProof/>
                <w:webHidden/>
              </w:rPr>
              <w:fldChar w:fldCharType="separate"/>
            </w:r>
            <w:r w:rsidR="00574D94">
              <w:rPr>
                <w:noProof/>
                <w:webHidden/>
              </w:rPr>
              <w:t>70</w:t>
            </w:r>
            <w:r w:rsidR="00574D94">
              <w:rPr>
                <w:noProof/>
                <w:webHidden/>
              </w:rPr>
              <w:fldChar w:fldCharType="end"/>
            </w:r>
          </w:hyperlink>
        </w:p>
        <w:p w14:paraId="13E03F65" w14:textId="002BC013" w:rsidR="00574D94" w:rsidRDefault="00692B1E">
          <w:pPr>
            <w:pStyle w:val="TOC2"/>
            <w:tabs>
              <w:tab w:val="left" w:pos="960"/>
              <w:tab w:val="right" w:leader="dot" w:pos="9350"/>
            </w:tabs>
            <w:rPr>
              <w:rFonts w:cstheme="minorBidi"/>
              <w:noProof/>
              <w:sz w:val="24"/>
              <w:lang w:val="en-CA" w:bidi="ar-SA"/>
            </w:rPr>
          </w:pPr>
          <w:hyperlink w:anchor="_Toc21701990" w:history="1">
            <w:r w:rsidR="00574D94" w:rsidRPr="0096437E">
              <w:rPr>
                <w:rStyle w:val="Hyperlink"/>
                <w:rFonts w:ascii="Times New Roman" w:hAnsi="Times New Roman"/>
                <w:noProof/>
                <w:snapToGrid w:val="0"/>
                <w:w w:val="0"/>
              </w:rPr>
              <w:t>6.11</w:t>
            </w:r>
            <w:r w:rsidR="00574D94">
              <w:rPr>
                <w:rFonts w:cstheme="minorBidi"/>
                <w:noProof/>
                <w:sz w:val="24"/>
                <w:lang w:val="en-CA" w:bidi="ar-SA"/>
              </w:rPr>
              <w:tab/>
            </w:r>
            <w:r w:rsidR="00574D94" w:rsidRPr="0096437E">
              <w:rPr>
                <w:rStyle w:val="Hyperlink"/>
                <w:noProof/>
              </w:rPr>
              <w:t>Land Use Ontology</w:t>
            </w:r>
            <w:r w:rsidR="00574D94">
              <w:rPr>
                <w:noProof/>
                <w:webHidden/>
              </w:rPr>
              <w:tab/>
            </w:r>
            <w:r w:rsidR="00574D94">
              <w:rPr>
                <w:noProof/>
                <w:webHidden/>
              </w:rPr>
              <w:fldChar w:fldCharType="begin"/>
            </w:r>
            <w:r w:rsidR="00574D94">
              <w:rPr>
                <w:noProof/>
                <w:webHidden/>
              </w:rPr>
              <w:instrText xml:space="preserve"> PAGEREF _Toc21701990 \h </w:instrText>
            </w:r>
            <w:r w:rsidR="00574D94">
              <w:rPr>
                <w:noProof/>
                <w:webHidden/>
              </w:rPr>
            </w:r>
            <w:r w:rsidR="00574D94">
              <w:rPr>
                <w:noProof/>
                <w:webHidden/>
              </w:rPr>
              <w:fldChar w:fldCharType="separate"/>
            </w:r>
            <w:r w:rsidR="00574D94">
              <w:rPr>
                <w:noProof/>
                <w:webHidden/>
              </w:rPr>
              <w:t>74</w:t>
            </w:r>
            <w:r w:rsidR="00574D94">
              <w:rPr>
                <w:noProof/>
                <w:webHidden/>
              </w:rPr>
              <w:fldChar w:fldCharType="end"/>
            </w:r>
          </w:hyperlink>
        </w:p>
        <w:p w14:paraId="1CECB6FF" w14:textId="0CB9B75C" w:rsidR="00574D94" w:rsidRDefault="00692B1E">
          <w:pPr>
            <w:pStyle w:val="TOC2"/>
            <w:tabs>
              <w:tab w:val="left" w:pos="960"/>
              <w:tab w:val="right" w:leader="dot" w:pos="9350"/>
            </w:tabs>
            <w:rPr>
              <w:rFonts w:cstheme="minorBidi"/>
              <w:noProof/>
              <w:sz w:val="24"/>
              <w:lang w:val="en-CA" w:bidi="ar-SA"/>
            </w:rPr>
          </w:pPr>
          <w:hyperlink w:anchor="_Toc21701991" w:history="1">
            <w:r w:rsidR="00574D94" w:rsidRPr="0096437E">
              <w:rPr>
                <w:rStyle w:val="Hyperlink"/>
                <w:rFonts w:ascii="Times New Roman" w:hAnsi="Times New Roman"/>
                <w:noProof/>
                <w:snapToGrid w:val="0"/>
                <w:w w:val="0"/>
              </w:rPr>
              <w:t>6.12</w:t>
            </w:r>
            <w:r w:rsidR="00574D94">
              <w:rPr>
                <w:rFonts w:cstheme="minorBidi"/>
                <w:noProof/>
                <w:sz w:val="24"/>
                <w:lang w:val="en-CA" w:bidi="ar-SA"/>
              </w:rPr>
              <w:tab/>
            </w:r>
            <w:r w:rsidR="00574D94" w:rsidRPr="0096437E">
              <w:rPr>
                <w:rStyle w:val="Hyperlink"/>
                <w:noProof/>
              </w:rPr>
              <w:t>Trip Ontology</w:t>
            </w:r>
            <w:r w:rsidR="00574D94">
              <w:rPr>
                <w:noProof/>
                <w:webHidden/>
              </w:rPr>
              <w:tab/>
            </w:r>
            <w:r w:rsidR="00574D94">
              <w:rPr>
                <w:noProof/>
                <w:webHidden/>
              </w:rPr>
              <w:fldChar w:fldCharType="begin"/>
            </w:r>
            <w:r w:rsidR="00574D94">
              <w:rPr>
                <w:noProof/>
                <w:webHidden/>
              </w:rPr>
              <w:instrText xml:space="preserve"> PAGEREF _Toc21701991 \h </w:instrText>
            </w:r>
            <w:r w:rsidR="00574D94">
              <w:rPr>
                <w:noProof/>
                <w:webHidden/>
              </w:rPr>
            </w:r>
            <w:r w:rsidR="00574D94">
              <w:rPr>
                <w:noProof/>
                <w:webHidden/>
              </w:rPr>
              <w:fldChar w:fldCharType="separate"/>
            </w:r>
            <w:r w:rsidR="00574D94">
              <w:rPr>
                <w:noProof/>
                <w:webHidden/>
              </w:rPr>
              <w:t>78</w:t>
            </w:r>
            <w:r w:rsidR="00574D94">
              <w:rPr>
                <w:noProof/>
                <w:webHidden/>
              </w:rPr>
              <w:fldChar w:fldCharType="end"/>
            </w:r>
          </w:hyperlink>
        </w:p>
        <w:p w14:paraId="40351C0B" w14:textId="6203AE20" w:rsidR="00574D94" w:rsidRDefault="00692B1E">
          <w:pPr>
            <w:pStyle w:val="TOC3"/>
            <w:tabs>
              <w:tab w:val="left" w:pos="1200"/>
              <w:tab w:val="right" w:leader="dot" w:pos="9350"/>
            </w:tabs>
            <w:rPr>
              <w:rFonts w:cstheme="minorBidi"/>
              <w:noProof/>
              <w:sz w:val="24"/>
              <w:lang w:val="en-CA" w:bidi="ar-SA"/>
            </w:rPr>
          </w:pPr>
          <w:hyperlink w:anchor="_Toc21701992" w:history="1">
            <w:r w:rsidR="00574D94" w:rsidRPr="0096437E">
              <w:rPr>
                <w:rStyle w:val="Hyperlink"/>
                <w:noProof/>
              </w:rPr>
              <w:t>6.12.1</w:t>
            </w:r>
            <w:r w:rsidR="00574D94">
              <w:rPr>
                <w:rFonts w:cstheme="minorBidi"/>
                <w:noProof/>
                <w:sz w:val="24"/>
                <w:lang w:val="en-CA" w:bidi="ar-SA"/>
              </w:rPr>
              <w:tab/>
            </w:r>
            <w:r w:rsidR="00574D94" w:rsidRPr="0096437E">
              <w:rPr>
                <w:rStyle w:val="Hyperlink"/>
                <w:noProof/>
              </w:rPr>
              <w:t>Trip Costs</w:t>
            </w:r>
            <w:r w:rsidR="00574D94">
              <w:rPr>
                <w:noProof/>
                <w:webHidden/>
              </w:rPr>
              <w:tab/>
            </w:r>
            <w:r w:rsidR="00574D94">
              <w:rPr>
                <w:noProof/>
                <w:webHidden/>
              </w:rPr>
              <w:fldChar w:fldCharType="begin"/>
            </w:r>
            <w:r w:rsidR="00574D94">
              <w:rPr>
                <w:noProof/>
                <w:webHidden/>
              </w:rPr>
              <w:instrText xml:space="preserve"> PAGEREF _Toc21701992 \h </w:instrText>
            </w:r>
            <w:r w:rsidR="00574D94">
              <w:rPr>
                <w:noProof/>
                <w:webHidden/>
              </w:rPr>
            </w:r>
            <w:r w:rsidR="00574D94">
              <w:rPr>
                <w:noProof/>
                <w:webHidden/>
              </w:rPr>
              <w:fldChar w:fldCharType="separate"/>
            </w:r>
            <w:r w:rsidR="00574D94">
              <w:rPr>
                <w:noProof/>
                <w:webHidden/>
              </w:rPr>
              <w:t>79</w:t>
            </w:r>
            <w:r w:rsidR="00574D94">
              <w:rPr>
                <w:noProof/>
                <w:webHidden/>
              </w:rPr>
              <w:fldChar w:fldCharType="end"/>
            </w:r>
          </w:hyperlink>
        </w:p>
        <w:p w14:paraId="5081AFCE" w14:textId="60AE20C1" w:rsidR="00574D94" w:rsidRDefault="00692B1E">
          <w:pPr>
            <w:pStyle w:val="TOC2"/>
            <w:tabs>
              <w:tab w:val="left" w:pos="960"/>
              <w:tab w:val="right" w:leader="dot" w:pos="9350"/>
            </w:tabs>
            <w:rPr>
              <w:rFonts w:cstheme="minorBidi"/>
              <w:noProof/>
              <w:sz w:val="24"/>
              <w:lang w:val="en-CA" w:bidi="ar-SA"/>
            </w:rPr>
          </w:pPr>
          <w:hyperlink w:anchor="_Toc21701993" w:history="1">
            <w:r w:rsidR="00574D94" w:rsidRPr="0096437E">
              <w:rPr>
                <w:rStyle w:val="Hyperlink"/>
                <w:rFonts w:ascii="Times New Roman" w:hAnsi="Times New Roman"/>
                <w:noProof/>
                <w:snapToGrid w:val="0"/>
                <w:w w:val="0"/>
              </w:rPr>
              <w:t>6.13</w:t>
            </w:r>
            <w:r w:rsidR="00574D94">
              <w:rPr>
                <w:rFonts w:cstheme="minorBidi"/>
                <w:noProof/>
                <w:sz w:val="24"/>
                <w:lang w:val="en-CA" w:bidi="ar-SA"/>
              </w:rPr>
              <w:tab/>
            </w:r>
            <w:r w:rsidR="00574D94" w:rsidRPr="0096437E">
              <w:rPr>
                <w:rStyle w:val="Hyperlink"/>
                <w:noProof/>
              </w:rPr>
              <w:t>Urban System Ontology</w:t>
            </w:r>
            <w:r w:rsidR="00574D94">
              <w:rPr>
                <w:noProof/>
                <w:webHidden/>
              </w:rPr>
              <w:tab/>
            </w:r>
            <w:r w:rsidR="00574D94">
              <w:rPr>
                <w:noProof/>
                <w:webHidden/>
              </w:rPr>
              <w:fldChar w:fldCharType="begin"/>
            </w:r>
            <w:r w:rsidR="00574D94">
              <w:rPr>
                <w:noProof/>
                <w:webHidden/>
              </w:rPr>
              <w:instrText xml:space="preserve"> PAGEREF _Toc21701993 \h </w:instrText>
            </w:r>
            <w:r w:rsidR="00574D94">
              <w:rPr>
                <w:noProof/>
                <w:webHidden/>
              </w:rPr>
            </w:r>
            <w:r w:rsidR="00574D94">
              <w:rPr>
                <w:noProof/>
                <w:webHidden/>
              </w:rPr>
              <w:fldChar w:fldCharType="separate"/>
            </w:r>
            <w:r w:rsidR="00574D94">
              <w:rPr>
                <w:noProof/>
                <w:webHidden/>
              </w:rPr>
              <w:t>80</w:t>
            </w:r>
            <w:r w:rsidR="00574D94">
              <w:rPr>
                <w:noProof/>
                <w:webHidden/>
              </w:rPr>
              <w:fldChar w:fldCharType="end"/>
            </w:r>
          </w:hyperlink>
        </w:p>
        <w:p w14:paraId="1A425B90" w14:textId="019DAD94" w:rsidR="00574D94" w:rsidRDefault="00692B1E">
          <w:pPr>
            <w:pStyle w:val="TOC1"/>
            <w:tabs>
              <w:tab w:val="left" w:pos="400"/>
              <w:tab w:val="right" w:leader="dot" w:pos="9350"/>
            </w:tabs>
            <w:rPr>
              <w:rFonts w:cstheme="minorBidi"/>
              <w:noProof/>
              <w:sz w:val="24"/>
              <w:lang w:val="en-CA" w:bidi="ar-SA"/>
            </w:rPr>
          </w:pPr>
          <w:hyperlink w:anchor="_Toc21701994" w:history="1">
            <w:r w:rsidR="00574D94" w:rsidRPr="0096437E">
              <w:rPr>
                <w:rStyle w:val="Hyperlink"/>
                <w:noProof/>
              </w:rPr>
              <w:t>7</w:t>
            </w:r>
            <w:r w:rsidR="00574D94">
              <w:rPr>
                <w:rFonts w:cstheme="minorBidi"/>
                <w:noProof/>
                <w:sz w:val="24"/>
                <w:lang w:val="en-CA" w:bidi="ar-SA"/>
              </w:rPr>
              <w:tab/>
            </w:r>
            <w:r w:rsidR="00574D94" w:rsidRPr="0096437E">
              <w:rPr>
                <w:rStyle w:val="Hyperlink"/>
                <w:noProof/>
              </w:rPr>
              <w:t>Extra-logical Design Practices</w:t>
            </w:r>
            <w:r w:rsidR="00574D94">
              <w:rPr>
                <w:noProof/>
                <w:webHidden/>
              </w:rPr>
              <w:tab/>
            </w:r>
            <w:r w:rsidR="00574D94">
              <w:rPr>
                <w:noProof/>
                <w:webHidden/>
              </w:rPr>
              <w:fldChar w:fldCharType="begin"/>
            </w:r>
            <w:r w:rsidR="00574D94">
              <w:rPr>
                <w:noProof/>
                <w:webHidden/>
              </w:rPr>
              <w:instrText xml:space="preserve"> PAGEREF _Toc21701994 \h </w:instrText>
            </w:r>
            <w:r w:rsidR="00574D94">
              <w:rPr>
                <w:noProof/>
                <w:webHidden/>
              </w:rPr>
            </w:r>
            <w:r w:rsidR="00574D94">
              <w:rPr>
                <w:noProof/>
                <w:webHidden/>
              </w:rPr>
              <w:fldChar w:fldCharType="separate"/>
            </w:r>
            <w:r w:rsidR="00574D94">
              <w:rPr>
                <w:noProof/>
                <w:webHidden/>
              </w:rPr>
              <w:t>82</w:t>
            </w:r>
            <w:r w:rsidR="00574D94">
              <w:rPr>
                <w:noProof/>
                <w:webHidden/>
              </w:rPr>
              <w:fldChar w:fldCharType="end"/>
            </w:r>
          </w:hyperlink>
        </w:p>
        <w:p w14:paraId="7EBF6219" w14:textId="608A05E1" w:rsidR="00574D94" w:rsidRDefault="00692B1E">
          <w:pPr>
            <w:pStyle w:val="TOC1"/>
            <w:tabs>
              <w:tab w:val="left" w:pos="400"/>
              <w:tab w:val="right" w:leader="dot" w:pos="9350"/>
            </w:tabs>
            <w:rPr>
              <w:rFonts w:cstheme="minorBidi"/>
              <w:noProof/>
              <w:sz w:val="24"/>
              <w:lang w:val="en-CA" w:bidi="ar-SA"/>
            </w:rPr>
          </w:pPr>
          <w:hyperlink w:anchor="_Toc21701995" w:history="1">
            <w:r w:rsidR="00574D94" w:rsidRPr="0096437E">
              <w:rPr>
                <w:rStyle w:val="Hyperlink"/>
                <w:noProof/>
              </w:rPr>
              <w:t>8</w:t>
            </w:r>
            <w:r w:rsidR="00574D94">
              <w:rPr>
                <w:rFonts w:cstheme="minorBidi"/>
                <w:noProof/>
                <w:sz w:val="24"/>
                <w:lang w:val="en-CA" w:bidi="ar-SA"/>
              </w:rPr>
              <w:tab/>
            </w:r>
            <w:r w:rsidR="00574D94" w:rsidRPr="0096437E">
              <w:rPr>
                <w:rStyle w:val="Hyperlink"/>
                <w:noProof/>
              </w:rPr>
              <w:t>Evaluation</w:t>
            </w:r>
            <w:r w:rsidR="00574D94">
              <w:rPr>
                <w:noProof/>
                <w:webHidden/>
              </w:rPr>
              <w:tab/>
            </w:r>
            <w:r w:rsidR="00574D94">
              <w:rPr>
                <w:noProof/>
                <w:webHidden/>
              </w:rPr>
              <w:fldChar w:fldCharType="begin"/>
            </w:r>
            <w:r w:rsidR="00574D94">
              <w:rPr>
                <w:noProof/>
                <w:webHidden/>
              </w:rPr>
              <w:instrText xml:space="preserve"> PAGEREF _Toc21701995 \h </w:instrText>
            </w:r>
            <w:r w:rsidR="00574D94">
              <w:rPr>
                <w:noProof/>
                <w:webHidden/>
              </w:rPr>
            </w:r>
            <w:r w:rsidR="00574D94">
              <w:rPr>
                <w:noProof/>
                <w:webHidden/>
              </w:rPr>
              <w:fldChar w:fldCharType="separate"/>
            </w:r>
            <w:r w:rsidR="00574D94">
              <w:rPr>
                <w:noProof/>
                <w:webHidden/>
              </w:rPr>
              <w:t>83</w:t>
            </w:r>
            <w:r w:rsidR="00574D94">
              <w:rPr>
                <w:noProof/>
                <w:webHidden/>
              </w:rPr>
              <w:fldChar w:fldCharType="end"/>
            </w:r>
          </w:hyperlink>
        </w:p>
        <w:p w14:paraId="0F236188" w14:textId="6DCFB07E" w:rsidR="00574D94" w:rsidRDefault="00692B1E">
          <w:pPr>
            <w:pStyle w:val="TOC1"/>
            <w:tabs>
              <w:tab w:val="left" w:pos="400"/>
              <w:tab w:val="right" w:leader="dot" w:pos="9350"/>
            </w:tabs>
            <w:rPr>
              <w:rFonts w:cstheme="minorBidi"/>
              <w:noProof/>
              <w:sz w:val="24"/>
              <w:lang w:val="en-CA" w:bidi="ar-SA"/>
            </w:rPr>
          </w:pPr>
          <w:hyperlink w:anchor="_Toc21701996" w:history="1">
            <w:r w:rsidR="00574D94" w:rsidRPr="0096437E">
              <w:rPr>
                <w:rStyle w:val="Hyperlink"/>
                <w:noProof/>
              </w:rPr>
              <w:t>9</w:t>
            </w:r>
            <w:r w:rsidR="00574D94">
              <w:rPr>
                <w:rFonts w:cstheme="minorBidi"/>
                <w:noProof/>
                <w:sz w:val="24"/>
                <w:lang w:val="en-CA" w:bidi="ar-SA"/>
              </w:rPr>
              <w:tab/>
            </w:r>
            <w:r w:rsidR="00574D94" w:rsidRPr="0096437E">
              <w:rPr>
                <w:rStyle w:val="Hyperlink"/>
                <w:noProof/>
              </w:rPr>
              <w:t>Applications</w:t>
            </w:r>
            <w:r w:rsidR="00574D94">
              <w:rPr>
                <w:noProof/>
                <w:webHidden/>
              </w:rPr>
              <w:tab/>
            </w:r>
            <w:r w:rsidR="00574D94">
              <w:rPr>
                <w:noProof/>
                <w:webHidden/>
              </w:rPr>
              <w:fldChar w:fldCharType="begin"/>
            </w:r>
            <w:r w:rsidR="00574D94">
              <w:rPr>
                <w:noProof/>
                <w:webHidden/>
              </w:rPr>
              <w:instrText xml:space="preserve"> PAGEREF _Toc21701996 \h </w:instrText>
            </w:r>
            <w:r w:rsidR="00574D94">
              <w:rPr>
                <w:noProof/>
                <w:webHidden/>
              </w:rPr>
            </w:r>
            <w:r w:rsidR="00574D94">
              <w:rPr>
                <w:noProof/>
                <w:webHidden/>
              </w:rPr>
              <w:fldChar w:fldCharType="separate"/>
            </w:r>
            <w:r w:rsidR="00574D94">
              <w:rPr>
                <w:noProof/>
                <w:webHidden/>
              </w:rPr>
              <w:t>83</w:t>
            </w:r>
            <w:r w:rsidR="00574D94">
              <w:rPr>
                <w:noProof/>
                <w:webHidden/>
              </w:rPr>
              <w:fldChar w:fldCharType="end"/>
            </w:r>
          </w:hyperlink>
        </w:p>
        <w:p w14:paraId="5B61490A" w14:textId="4099F1DC" w:rsidR="00574D94" w:rsidRDefault="00692B1E">
          <w:pPr>
            <w:pStyle w:val="TOC2"/>
            <w:tabs>
              <w:tab w:val="left" w:pos="720"/>
              <w:tab w:val="right" w:leader="dot" w:pos="9350"/>
            </w:tabs>
            <w:rPr>
              <w:rFonts w:cstheme="minorBidi"/>
              <w:noProof/>
              <w:sz w:val="24"/>
              <w:lang w:val="en-CA" w:bidi="ar-SA"/>
            </w:rPr>
          </w:pPr>
          <w:hyperlink w:anchor="_Toc21701997" w:history="1">
            <w:r w:rsidR="00574D94" w:rsidRPr="0096437E">
              <w:rPr>
                <w:rStyle w:val="Hyperlink"/>
                <w:rFonts w:ascii="Times New Roman" w:hAnsi="Times New Roman"/>
                <w:noProof/>
                <w:snapToGrid w:val="0"/>
                <w:w w:val="0"/>
                <w:highlight w:val="yellow"/>
              </w:rPr>
              <w:t>9.1</w:t>
            </w:r>
            <w:r w:rsidR="00574D94">
              <w:rPr>
                <w:rFonts w:cstheme="minorBidi"/>
                <w:noProof/>
                <w:sz w:val="24"/>
                <w:lang w:val="en-CA" w:bidi="ar-SA"/>
              </w:rPr>
              <w:tab/>
            </w:r>
            <w:r w:rsidR="00574D94" w:rsidRPr="0096437E">
              <w:rPr>
                <w:rStyle w:val="Hyperlink"/>
                <w:noProof/>
              </w:rPr>
              <w:t xml:space="preserve">iCity Ontology for ATIS in the IT-SoS Framework </w:t>
            </w:r>
            <w:r w:rsidR="00574D94" w:rsidRPr="0096437E">
              <w:rPr>
                <w:rStyle w:val="Hyperlink"/>
                <w:noProof/>
                <w:highlight w:val="yellow"/>
              </w:rPr>
              <w:t>(to revise based on revisions to project 1.2)</w:t>
            </w:r>
            <w:r w:rsidR="00574D94">
              <w:rPr>
                <w:noProof/>
                <w:webHidden/>
              </w:rPr>
              <w:tab/>
            </w:r>
            <w:r w:rsidR="00574D94">
              <w:rPr>
                <w:noProof/>
                <w:webHidden/>
              </w:rPr>
              <w:fldChar w:fldCharType="begin"/>
            </w:r>
            <w:r w:rsidR="00574D94">
              <w:rPr>
                <w:noProof/>
                <w:webHidden/>
              </w:rPr>
              <w:instrText xml:space="preserve"> PAGEREF _Toc21701997 \h </w:instrText>
            </w:r>
            <w:r w:rsidR="00574D94">
              <w:rPr>
                <w:noProof/>
                <w:webHidden/>
              </w:rPr>
            </w:r>
            <w:r w:rsidR="00574D94">
              <w:rPr>
                <w:noProof/>
                <w:webHidden/>
              </w:rPr>
              <w:fldChar w:fldCharType="separate"/>
            </w:r>
            <w:r w:rsidR="00574D94">
              <w:rPr>
                <w:noProof/>
                <w:webHidden/>
              </w:rPr>
              <w:t>83</w:t>
            </w:r>
            <w:r w:rsidR="00574D94">
              <w:rPr>
                <w:noProof/>
                <w:webHidden/>
              </w:rPr>
              <w:fldChar w:fldCharType="end"/>
            </w:r>
          </w:hyperlink>
        </w:p>
        <w:p w14:paraId="3E3BEC09" w14:textId="117CA71D" w:rsidR="00574D94" w:rsidRDefault="00692B1E">
          <w:pPr>
            <w:pStyle w:val="TOC3"/>
            <w:tabs>
              <w:tab w:val="left" w:pos="1200"/>
              <w:tab w:val="right" w:leader="dot" w:pos="9350"/>
            </w:tabs>
            <w:rPr>
              <w:rFonts w:cstheme="minorBidi"/>
              <w:noProof/>
              <w:sz w:val="24"/>
              <w:lang w:val="en-CA" w:bidi="ar-SA"/>
            </w:rPr>
          </w:pPr>
          <w:hyperlink w:anchor="_Toc21701998" w:history="1">
            <w:r w:rsidR="00574D94" w:rsidRPr="0096437E">
              <w:rPr>
                <w:rStyle w:val="Hyperlink"/>
                <w:noProof/>
              </w:rPr>
              <w:t>9.1.1</w:t>
            </w:r>
            <w:r w:rsidR="00574D94">
              <w:rPr>
                <w:rFonts w:cstheme="minorBidi"/>
                <w:noProof/>
                <w:sz w:val="24"/>
                <w:lang w:val="en-CA" w:bidi="ar-SA"/>
              </w:rPr>
              <w:tab/>
            </w:r>
            <w:r w:rsidR="00574D94" w:rsidRPr="0096437E">
              <w:rPr>
                <w:rStyle w:val="Hyperlink"/>
                <w:noProof/>
              </w:rPr>
              <w:t>Project 1.2: IT-SoS Architecture</w:t>
            </w:r>
            <w:r w:rsidR="00574D94">
              <w:rPr>
                <w:noProof/>
                <w:webHidden/>
              </w:rPr>
              <w:tab/>
            </w:r>
            <w:r w:rsidR="00574D94">
              <w:rPr>
                <w:noProof/>
                <w:webHidden/>
              </w:rPr>
              <w:fldChar w:fldCharType="begin"/>
            </w:r>
            <w:r w:rsidR="00574D94">
              <w:rPr>
                <w:noProof/>
                <w:webHidden/>
              </w:rPr>
              <w:instrText xml:space="preserve"> PAGEREF _Toc21701998 \h </w:instrText>
            </w:r>
            <w:r w:rsidR="00574D94">
              <w:rPr>
                <w:noProof/>
                <w:webHidden/>
              </w:rPr>
            </w:r>
            <w:r w:rsidR="00574D94">
              <w:rPr>
                <w:noProof/>
                <w:webHidden/>
              </w:rPr>
              <w:fldChar w:fldCharType="separate"/>
            </w:r>
            <w:r w:rsidR="00574D94">
              <w:rPr>
                <w:noProof/>
                <w:webHidden/>
              </w:rPr>
              <w:t>84</w:t>
            </w:r>
            <w:r w:rsidR="00574D94">
              <w:rPr>
                <w:noProof/>
                <w:webHidden/>
              </w:rPr>
              <w:fldChar w:fldCharType="end"/>
            </w:r>
          </w:hyperlink>
        </w:p>
        <w:p w14:paraId="1BDAE239" w14:textId="457C1DF5" w:rsidR="00574D94" w:rsidRDefault="00692B1E">
          <w:pPr>
            <w:pStyle w:val="TOC3"/>
            <w:tabs>
              <w:tab w:val="left" w:pos="1200"/>
              <w:tab w:val="right" w:leader="dot" w:pos="9350"/>
            </w:tabs>
            <w:rPr>
              <w:rFonts w:cstheme="minorBidi"/>
              <w:noProof/>
              <w:sz w:val="24"/>
              <w:lang w:val="en-CA" w:bidi="ar-SA"/>
            </w:rPr>
          </w:pPr>
          <w:hyperlink w:anchor="_Toc21701999" w:history="1">
            <w:r w:rsidR="00574D94" w:rsidRPr="0096437E">
              <w:rPr>
                <w:rStyle w:val="Hyperlink"/>
                <w:noProof/>
              </w:rPr>
              <w:t>9.1.2</w:t>
            </w:r>
            <w:r w:rsidR="00574D94">
              <w:rPr>
                <w:rFonts w:cstheme="minorBidi"/>
                <w:noProof/>
                <w:sz w:val="24"/>
                <w:lang w:val="en-CA" w:bidi="ar-SA"/>
              </w:rPr>
              <w:tab/>
            </w:r>
            <w:r w:rsidR="00574D94" w:rsidRPr="0096437E">
              <w:rPr>
                <w:rStyle w:val="Hyperlink"/>
                <w:noProof/>
              </w:rPr>
              <w:t>ATIS Case Study</w:t>
            </w:r>
            <w:r w:rsidR="00574D94">
              <w:rPr>
                <w:noProof/>
                <w:webHidden/>
              </w:rPr>
              <w:tab/>
            </w:r>
            <w:r w:rsidR="00574D94">
              <w:rPr>
                <w:noProof/>
                <w:webHidden/>
              </w:rPr>
              <w:fldChar w:fldCharType="begin"/>
            </w:r>
            <w:r w:rsidR="00574D94">
              <w:rPr>
                <w:noProof/>
                <w:webHidden/>
              </w:rPr>
              <w:instrText xml:space="preserve"> PAGEREF _Toc21701999 \h </w:instrText>
            </w:r>
            <w:r w:rsidR="00574D94">
              <w:rPr>
                <w:noProof/>
                <w:webHidden/>
              </w:rPr>
            </w:r>
            <w:r w:rsidR="00574D94">
              <w:rPr>
                <w:noProof/>
                <w:webHidden/>
              </w:rPr>
              <w:fldChar w:fldCharType="separate"/>
            </w:r>
            <w:r w:rsidR="00574D94">
              <w:rPr>
                <w:noProof/>
                <w:webHidden/>
              </w:rPr>
              <w:t>87</w:t>
            </w:r>
            <w:r w:rsidR="00574D94">
              <w:rPr>
                <w:noProof/>
                <w:webHidden/>
              </w:rPr>
              <w:fldChar w:fldCharType="end"/>
            </w:r>
          </w:hyperlink>
        </w:p>
        <w:p w14:paraId="37256D17" w14:textId="4A9702D8" w:rsidR="00574D94" w:rsidRDefault="00692B1E">
          <w:pPr>
            <w:pStyle w:val="TOC2"/>
            <w:tabs>
              <w:tab w:val="left" w:pos="720"/>
              <w:tab w:val="right" w:leader="dot" w:pos="9350"/>
            </w:tabs>
            <w:rPr>
              <w:rFonts w:cstheme="minorBidi"/>
              <w:noProof/>
              <w:sz w:val="24"/>
              <w:lang w:val="en-CA" w:bidi="ar-SA"/>
            </w:rPr>
          </w:pPr>
          <w:hyperlink w:anchor="_Toc21702000" w:history="1">
            <w:r w:rsidR="00574D94" w:rsidRPr="0096437E">
              <w:rPr>
                <w:rStyle w:val="Hyperlink"/>
                <w:rFonts w:ascii="Times New Roman" w:hAnsi="Times New Roman"/>
                <w:noProof/>
                <w:snapToGrid w:val="0"/>
                <w:w w:val="0"/>
              </w:rPr>
              <w:t>9.2</w:t>
            </w:r>
            <w:r w:rsidR="00574D94">
              <w:rPr>
                <w:rFonts w:cstheme="minorBidi"/>
                <w:noProof/>
                <w:sz w:val="24"/>
                <w:lang w:val="en-CA" w:bidi="ar-SA"/>
              </w:rPr>
              <w:tab/>
            </w:r>
            <w:r w:rsidR="00574D94" w:rsidRPr="0096437E">
              <w:rPr>
                <w:rStyle w:val="Hyperlink"/>
                <w:noProof/>
              </w:rPr>
              <w:t>Analysis of TTC Data for Bus Bridging Study</w:t>
            </w:r>
            <w:r w:rsidR="00574D94">
              <w:rPr>
                <w:noProof/>
                <w:webHidden/>
              </w:rPr>
              <w:tab/>
            </w:r>
            <w:r w:rsidR="00574D94">
              <w:rPr>
                <w:noProof/>
                <w:webHidden/>
              </w:rPr>
              <w:fldChar w:fldCharType="begin"/>
            </w:r>
            <w:r w:rsidR="00574D94">
              <w:rPr>
                <w:noProof/>
                <w:webHidden/>
              </w:rPr>
              <w:instrText xml:space="preserve"> PAGEREF _Toc21702000 \h </w:instrText>
            </w:r>
            <w:r w:rsidR="00574D94">
              <w:rPr>
                <w:noProof/>
                <w:webHidden/>
              </w:rPr>
            </w:r>
            <w:r w:rsidR="00574D94">
              <w:rPr>
                <w:noProof/>
                <w:webHidden/>
              </w:rPr>
              <w:fldChar w:fldCharType="separate"/>
            </w:r>
            <w:r w:rsidR="00574D94">
              <w:rPr>
                <w:noProof/>
                <w:webHidden/>
              </w:rPr>
              <w:t>91</w:t>
            </w:r>
            <w:r w:rsidR="00574D94">
              <w:rPr>
                <w:noProof/>
                <w:webHidden/>
              </w:rPr>
              <w:fldChar w:fldCharType="end"/>
            </w:r>
          </w:hyperlink>
        </w:p>
        <w:p w14:paraId="31D6D0AA" w14:textId="44D6E20B" w:rsidR="00574D94" w:rsidRDefault="00692B1E">
          <w:pPr>
            <w:pStyle w:val="TOC2"/>
            <w:tabs>
              <w:tab w:val="left" w:pos="720"/>
              <w:tab w:val="right" w:leader="dot" w:pos="9350"/>
            </w:tabs>
            <w:rPr>
              <w:rFonts w:cstheme="minorBidi"/>
              <w:noProof/>
              <w:sz w:val="24"/>
              <w:lang w:val="en-CA" w:bidi="ar-SA"/>
            </w:rPr>
          </w:pPr>
          <w:hyperlink w:anchor="_Toc21702001" w:history="1">
            <w:r w:rsidR="00574D94" w:rsidRPr="0096437E">
              <w:rPr>
                <w:rStyle w:val="Hyperlink"/>
                <w:rFonts w:ascii="Times New Roman" w:hAnsi="Times New Roman"/>
                <w:noProof/>
                <w:snapToGrid w:val="0"/>
                <w:w w:val="0"/>
              </w:rPr>
              <w:t>9.3</w:t>
            </w:r>
            <w:r w:rsidR="00574D94">
              <w:rPr>
                <w:rFonts w:cstheme="minorBidi"/>
                <w:noProof/>
                <w:sz w:val="24"/>
                <w:lang w:val="en-CA" w:bidi="ar-SA"/>
              </w:rPr>
              <w:tab/>
            </w:r>
            <w:r w:rsidR="00574D94" w:rsidRPr="0096437E">
              <w:rPr>
                <w:rStyle w:val="Hyperlink"/>
                <w:noProof/>
              </w:rPr>
              <w:t>Organization of Travel Model Data</w:t>
            </w:r>
            <w:r w:rsidR="00574D94">
              <w:rPr>
                <w:noProof/>
                <w:webHidden/>
              </w:rPr>
              <w:tab/>
            </w:r>
            <w:r w:rsidR="00574D94">
              <w:rPr>
                <w:noProof/>
                <w:webHidden/>
              </w:rPr>
              <w:fldChar w:fldCharType="begin"/>
            </w:r>
            <w:r w:rsidR="00574D94">
              <w:rPr>
                <w:noProof/>
                <w:webHidden/>
              </w:rPr>
              <w:instrText xml:space="preserve"> PAGEREF _Toc21702001 \h </w:instrText>
            </w:r>
            <w:r w:rsidR="00574D94">
              <w:rPr>
                <w:noProof/>
                <w:webHidden/>
              </w:rPr>
            </w:r>
            <w:r w:rsidR="00574D94">
              <w:rPr>
                <w:noProof/>
                <w:webHidden/>
              </w:rPr>
              <w:fldChar w:fldCharType="separate"/>
            </w:r>
            <w:r w:rsidR="00574D94">
              <w:rPr>
                <w:noProof/>
                <w:webHidden/>
              </w:rPr>
              <w:t>91</w:t>
            </w:r>
            <w:r w:rsidR="00574D94">
              <w:rPr>
                <w:noProof/>
                <w:webHidden/>
              </w:rPr>
              <w:fldChar w:fldCharType="end"/>
            </w:r>
          </w:hyperlink>
        </w:p>
        <w:p w14:paraId="190FE446" w14:textId="747E5091" w:rsidR="00574D94" w:rsidRDefault="00692B1E">
          <w:pPr>
            <w:pStyle w:val="TOC2"/>
            <w:tabs>
              <w:tab w:val="left" w:pos="720"/>
              <w:tab w:val="right" w:leader="dot" w:pos="9350"/>
            </w:tabs>
            <w:rPr>
              <w:rFonts w:cstheme="minorBidi"/>
              <w:noProof/>
              <w:sz w:val="24"/>
              <w:lang w:val="en-CA" w:bidi="ar-SA"/>
            </w:rPr>
          </w:pPr>
          <w:hyperlink w:anchor="_Toc21702002" w:history="1">
            <w:r w:rsidR="00574D94" w:rsidRPr="0096437E">
              <w:rPr>
                <w:rStyle w:val="Hyperlink"/>
                <w:rFonts w:ascii="Times New Roman" w:hAnsi="Times New Roman"/>
                <w:noProof/>
                <w:snapToGrid w:val="0"/>
                <w:w w:val="0"/>
              </w:rPr>
              <w:t>9.4</w:t>
            </w:r>
            <w:r w:rsidR="00574D94">
              <w:rPr>
                <w:rFonts w:cstheme="minorBidi"/>
                <w:noProof/>
                <w:sz w:val="24"/>
                <w:lang w:val="en-CA" w:bidi="ar-SA"/>
              </w:rPr>
              <w:tab/>
            </w:r>
            <w:r w:rsidR="00574D94" w:rsidRPr="0096437E">
              <w:rPr>
                <w:rStyle w:val="Hyperlink"/>
                <w:noProof/>
              </w:rPr>
              <w:t>iCity Ontology for Urban Simulation Results</w:t>
            </w:r>
            <w:r w:rsidR="00574D94">
              <w:rPr>
                <w:noProof/>
                <w:webHidden/>
              </w:rPr>
              <w:tab/>
            </w:r>
            <w:r w:rsidR="00574D94">
              <w:rPr>
                <w:noProof/>
                <w:webHidden/>
              </w:rPr>
              <w:fldChar w:fldCharType="begin"/>
            </w:r>
            <w:r w:rsidR="00574D94">
              <w:rPr>
                <w:noProof/>
                <w:webHidden/>
              </w:rPr>
              <w:instrText xml:space="preserve"> PAGEREF _Toc21702002 \h </w:instrText>
            </w:r>
            <w:r w:rsidR="00574D94">
              <w:rPr>
                <w:noProof/>
                <w:webHidden/>
              </w:rPr>
            </w:r>
            <w:r w:rsidR="00574D94">
              <w:rPr>
                <w:noProof/>
                <w:webHidden/>
              </w:rPr>
              <w:fldChar w:fldCharType="separate"/>
            </w:r>
            <w:r w:rsidR="00574D94">
              <w:rPr>
                <w:noProof/>
                <w:webHidden/>
              </w:rPr>
              <w:t>91</w:t>
            </w:r>
            <w:r w:rsidR="00574D94">
              <w:rPr>
                <w:noProof/>
                <w:webHidden/>
              </w:rPr>
              <w:fldChar w:fldCharType="end"/>
            </w:r>
          </w:hyperlink>
        </w:p>
        <w:p w14:paraId="11B51518" w14:textId="4D6161F7" w:rsidR="00574D94" w:rsidRDefault="00692B1E">
          <w:pPr>
            <w:pStyle w:val="TOC1"/>
            <w:tabs>
              <w:tab w:val="left" w:pos="720"/>
              <w:tab w:val="right" w:leader="dot" w:pos="9350"/>
            </w:tabs>
            <w:rPr>
              <w:rFonts w:cstheme="minorBidi"/>
              <w:noProof/>
              <w:sz w:val="24"/>
              <w:lang w:val="en-CA" w:bidi="ar-SA"/>
            </w:rPr>
          </w:pPr>
          <w:hyperlink w:anchor="_Toc21702003" w:history="1">
            <w:r w:rsidR="00574D94" w:rsidRPr="0096437E">
              <w:rPr>
                <w:rStyle w:val="Hyperlink"/>
                <w:noProof/>
              </w:rPr>
              <w:t>10</w:t>
            </w:r>
            <w:r w:rsidR="00574D94">
              <w:rPr>
                <w:rFonts w:cstheme="minorBidi"/>
                <w:noProof/>
                <w:sz w:val="24"/>
                <w:lang w:val="en-CA" w:bidi="ar-SA"/>
              </w:rPr>
              <w:tab/>
            </w:r>
            <w:r w:rsidR="00574D94" w:rsidRPr="0096437E">
              <w:rPr>
                <w:rStyle w:val="Hyperlink"/>
                <w:noProof/>
              </w:rPr>
              <w:t>Integration with ArcGIS</w:t>
            </w:r>
            <w:r w:rsidR="00574D94">
              <w:rPr>
                <w:noProof/>
                <w:webHidden/>
              </w:rPr>
              <w:tab/>
            </w:r>
            <w:r w:rsidR="00574D94">
              <w:rPr>
                <w:noProof/>
                <w:webHidden/>
              </w:rPr>
              <w:fldChar w:fldCharType="begin"/>
            </w:r>
            <w:r w:rsidR="00574D94">
              <w:rPr>
                <w:noProof/>
                <w:webHidden/>
              </w:rPr>
              <w:instrText xml:space="preserve"> PAGEREF _Toc21702003 \h </w:instrText>
            </w:r>
            <w:r w:rsidR="00574D94">
              <w:rPr>
                <w:noProof/>
                <w:webHidden/>
              </w:rPr>
            </w:r>
            <w:r w:rsidR="00574D94">
              <w:rPr>
                <w:noProof/>
                <w:webHidden/>
              </w:rPr>
              <w:fldChar w:fldCharType="separate"/>
            </w:r>
            <w:r w:rsidR="00574D94">
              <w:rPr>
                <w:noProof/>
                <w:webHidden/>
              </w:rPr>
              <w:t>92</w:t>
            </w:r>
            <w:r w:rsidR="00574D94">
              <w:rPr>
                <w:noProof/>
                <w:webHidden/>
              </w:rPr>
              <w:fldChar w:fldCharType="end"/>
            </w:r>
          </w:hyperlink>
        </w:p>
        <w:p w14:paraId="6AF6EE04" w14:textId="6037F1FF" w:rsidR="00574D94" w:rsidRDefault="00692B1E">
          <w:pPr>
            <w:pStyle w:val="TOC1"/>
            <w:tabs>
              <w:tab w:val="left" w:pos="720"/>
              <w:tab w:val="right" w:leader="dot" w:pos="9350"/>
            </w:tabs>
            <w:rPr>
              <w:rFonts w:cstheme="minorBidi"/>
              <w:noProof/>
              <w:sz w:val="24"/>
              <w:lang w:val="en-CA" w:bidi="ar-SA"/>
            </w:rPr>
          </w:pPr>
          <w:hyperlink w:anchor="_Toc21702004" w:history="1">
            <w:r w:rsidR="00574D94" w:rsidRPr="0096437E">
              <w:rPr>
                <w:rStyle w:val="Hyperlink"/>
                <w:noProof/>
              </w:rPr>
              <w:t>11</w:t>
            </w:r>
            <w:r w:rsidR="00574D94">
              <w:rPr>
                <w:rFonts w:cstheme="minorBidi"/>
                <w:noProof/>
                <w:sz w:val="24"/>
                <w:lang w:val="en-CA" w:bidi="ar-SA"/>
              </w:rPr>
              <w:tab/>
            </w:r>
            <w:r w:rsidR="00574D94" w:rsidRPr="0096437E">
              <w:rPr>
                <w:rStyle w:val="Hyperlink"/>
                <w:noProof/>
              </w:rPr>
              <w:t>Workflows (in progress)</w:t>
            </w:r>
            <w:r w:rsidR="00574D94">
              <w:rPr>
                <w:noProof/>
                <w:webHidden/>
              </w:rPr>
              <w:tab/>
            </w:r>
            <w:r w:rsidR="00574D94">
              <w:rPr>
                <w:noProof/>
                <w:webHidden/>
              </w:rPr>
              <w:fldChar w:fldCharType="begin"/>
            </w:r>
            <w:r w:rsidR="00574D94">
              <w:rPr>
                <w:noProof/>
                <w:webHidden/>
              </w:rPr>
              <w:instrText xml:space="preserve"> PAGEREF _Toc21702004 \h </w:instrText>
            </w:r>
            <w:r w:rsidR="00574D94">
              <w:rPr>
                <w:noProof/>
                <w:webHidden/>
              </w:rPr>
            </w:r>
            <w:r w:rsidR="00574D94">
              <w:rPr>
                <w:noProof/>
                <w:webHidden/>
              </w:rPr>
              <w:fldChar w:fldCharType="separate"/>
            </w:r>
            <w:r w:rsidR="00574D94">
              <w:rPr>
                <w:noProof/>
                <w:webHidden/>
              </w:rPr>
              <w:t>92</w:t>
            </w:r>
            <w:r w:rsidR="00574D94">
              <w:rPr>
                <w:noProof/>
                <w:webHidden/>
              </w:rPr>
              <w:fldChar w:fldCharType="end"/>
            </w:r>
          </w:hyperlink>
        </w:p>
        <w:p w14:paraId="1E16076A" w14:textId="43D5067D" w:rsidR="00574D94" w:rsidRDefault="00692B1E">
          <w:pPr>
            <w:pStyle w:val="TOC2"/>
            <w:tabs>
              <w:tab w:val="left" w:pos="960"/>
              <w:tab w:val="right" w:leader="dot" w:pos="9350"/>
            </w:tabs>
            <w:rPr>
              <w:rFonts w:cstheme="minorBidi"/>
              <w:noProof/>
              <w:sz w:val="24"/>
              <w:lang w:val="en-CA" w:bidi="ar-SA"/>
            </w:rPr>
          </w:pPr>
          <w:hyperlink w:anchor="_Toc21702005" w:history="1">
            <w:r w:rsidR="00574D94" w:rsidRPr="0096437E">
              <w:rPr>
                <w:rStyle w:val="Hyperlink"/>
                <w:rFonts w:ascii="Times New Roman" w:hAnsi="Times New Roman"/>
                <w:noProof/>
                <w:snapToGrid w:val="0"/>
                <w:w w:val="0"/>
              </w:rPr>
              <w:t>11.1</w:t>
            </w:r>
            <w:r w:rsidR="00574D94">
              <w:rPr>
                <w:rFonts w:cstheme="minorBidi"/>
                <w:noProof/>
                <w:sz w:val="24"/>
                <w:lang w:val="en-CA" w:bidi="ar-SA"/>
              </w:rPr>
              <w:tab/>
            </w:r>
            <w:r w:rsidR="00574D94" w:rsidRPr="0096437E">
              <w:rPr>
                <w:rStyle w:val="Hyperlink"/>
                <w:noProof/>
              </w:rPr>
              <w:t>Data Mapping</w:t>
            </w:r>
            <w:r w:rsidR="00574D94">
              <w:rPr>
                <w:noProof/>
                <w:webHidden/>
              </w:rPr>
              <w:tab/>
            </w:r>
            <w:r w:rsidR="00574D94">
              <w:rPr>
                <w:noProof/>
                <w:webHidden/>
              </w:rPr>
              <w:fldChar w:fldCharType="begin"/>
            </w:r>
            <w:r w:rsidR="00574D94">
              <w:rPr>
                <w:noProof/>
                <w:webHidden/>
              </w:rPr>
              <w:instrText xml:space="preserve"> PAGEREF _Toc21702005 \h </w:instrText>
            </w:r>
            <w:r w:rsidR="00574D94">
              <w:rPr>
                <w:noProof/>
                <w:webHidden/>
              </w:rPr>
            </w:r>
            <w:r w:rsidR="00574D94">
              <w:rPr>
                <w:noProof/>
                <w:webHidden/>
              </w:rPr>
              <w:fldChar w:fldCharType="separate"/>
            </w:r>
            <w:r w:rsidR="00574D94">
              <w:rPr>
                <w:noProof/>
                <w:webHidden/>
              </w:rPr>
              <w:t>92</w:t>
            </w:r>
            <w:r w:rsidR="00574D94">
              <w:rPr>
                <w:noProof/>
                <w:webHidden/>
              </w:rPr>
              <w:fldChar w:fldCharType="end"/>
            </w:r>
          </w:hyperlink>
        </w:p>
        <w:p w14:paraId="4E274001" w14:textId="257C8EDF" w:rsidR="00574D94" w:rsidRDefault="00692B1E">
          <w:pPr>
            <w:pStyle w:val="TOC3"/>
            <w:tabs>
              <w:tab w:val="left" w:pos="1200"/>
              <w:tab w:val="right" w:leader="dot" w:pos="9350"/>
            </w:tabs>
            <w:rPr>
              <w:rFonts w:cstheme="minorBidi"/>
              <w:noProof/>
              <w:sz w:val="24"/>
              <w:lang w:val="en-CA" w:bidi="ar-SA"/>
            </w:rPr>
          </w:pPr>
          <w:hyperlink w:anchor="_Toc21702006" w:history="1">
            <w:r w:rsidR="00574D94" w:rsidRPr="0096437E">
              <w:rPr>
                <w:rStyle w:val="Hyperlink"/>
                <w:noProof/>
              </w:rPr>
              <w:t>11.1.1</w:t>
            </w:r>
            <w:r w:rsidR="00574D94">
              <w:rPr>
                <w:rFonts w:cstheme="minorBidi"/>
                <w:noProof/>
                <w:sz w:val="24"/>
                <w:lang w:val="en-CA" w:bidi="ar-SA"/>
              </w:rPr>
              <w:tab/>
            </w:r>
            <w:r w:rsidR="00574D94" w:rsidRPr="0096437E">
              <w:rPr>
                <w:rStyle w:val="Hyperlink"/>
                <w:noProof/>
              </w:rPr>
              <w:t>Alternative approaches</w:t>
            </w:r>
            <w:r w:rsidR="00574D94">
              <w:rPr>
                <w:noProof/>
                <w:webHidden/>
              </w:rPr>
              <w:tab/>
            </w:r>
            <w:r w:rsidR="00574D94">
              <w:rPr>
                <w:noProof/>
                <w:webHidden/>
              </w:rPr>
              <w:fldChar w:fldCharType="begin"/>
            </w:r>
            <w:r w:rsidR="00574D94">
              <w:rPr>
                <w:noProof/>
                <w:webHidden/>
              </w:rPr>
              <w:instrText xml:space="preserve"> PAGEREF _Toc21702006 \h </w:instrText>
            </w:r>
            <w:r w:rsidR="00574D94">
              <w:rPr>
                <w:noProof/>
                <w:webHidden/>
              </w:rPr>
            </w:r>
            <w:r w:rsidR="00574D94">
              <w:rPr>
                <w:noProof/>
                <w:webHidden/>
              </w:rPr>
              <w:fldChar w:fldCharType="separate"/>
            </w:r>
            <w:r w:rsidR="00574D94">
              <w:rPr>
                <w:noProof/>
                <w:webHidden/>
              </w:rPr>
              <w:t>92</w:t>
            </w:r>
            <w:r w:rsidR="00574D94">
              <w:rPr>
                <w:noProof/>
                <w:webHidden/>
              </w:rPr>
              <w:fldChar w:fldCharType="end"/>
            </w:r>
          </w:hyperlink>
        </w:p>
        <w:p w14:paraId="52CF3FAD" w14:textId="3275E489" w:rsidR="00574D94" w:rsidRDefault="00692B1E">
          <w:pPr>
            <w:pStyle w:val="TOC3"/>
            <w:tabs>
              <w:tab w:val="left" w:pos="1200"/>
              <w:tab w:val="right" w:leader="dot" w:pos="9350"/>
            </w:tabs>
            <w:rPr>
              <w:rFonts w:cstheme="minorBidi"/>
              <w:noProof/>
              <w:sz w:val="24"/>
              <w:lang w:val="en-CA" w:bidi="ar-SA"/>
            </w:rPr>
          </w:pPr>
          <w:hyperlink w:anchor="_Toc21702007" w:history="1">
            <w:r w:rsidR="00574D94" w:rsidRPr="0096437E">
              <w:rPr>
                <w:rStyle w:val="Hyperlink"/>
                <w:noProof/>
              </w:rPr>
              <w:t>11.1.2</w:t>
            </w:r>
            <w:r w:rsidR="00574D94">
              <w:rPr>
                <w:rFonts w:cstheme="minorBidi"/>
                <w:noProof/>
                <w:sz w:val="24"/>
                <w:lang w:val="en-CA" w:bidi="ar-SA"/>
              </w:rPr>
              <w:tab/>
            </w:r>
            <w:r w:rsidR="00574D94" w:rsidRPr="0096437E">
              <w:rPr>
                <w:rStyle w:val="Hyperlink"/>
                <w:noProof/>
              </w:rPr>
              <w:t>Basic data mapping/import workflow with Karma and Virtuoso:</w:t>
            </w:r>
            <w:r w:rsidR="00574D94">
              <w:rPr>
                <w:noProof/>
                <w:webHidden/>
              </w:rPr>
              <w:tab/>
            </w:r>
            <w:r w:rsidR="00574D94">
              <w:rPr>
                <w:noProof/>
                <w:webHidden/>
              </w:rPr>
              <w:fldChar w:fldCharType="begin"/>
            </w:r>
            <w:r w:rsidR="00574D94">
              <w:rPr>
                <w:noProof/>
                <w:webHidden/>
              </w:rPr>
              <w:instrText xml:space="preserve"> PAGEREF _Toc21702007 \h </w:instrText>
            </w:r>
            <w:r w:rsidR="00574D94">
              <w:rPr>
                <w:noProof/>
                <w:webHidden/>
              </w:rPr>
            </w:r>
            <w:r w:rsidR="00574D94">
              <w:rPr>
                <w:noProof/>
                <w:webHidden/>
              </w:rPr>
              <w:fldChar w:fldCharType="separate"/>
            </w:r>
            <w:r w:rsidR="00574D94">
              <w:rPr>
                <w:noProof/>
                <w:webHidden/>
              </w:rPr>
              <w:t>93</w:t>
            </w:r>
            <w:r w:rsidR="00574D94">
              <w:rPr>
                <w:noProof/>
                <w:webHidden/>
              </w:rPr>
              <w:fldChar w:fldCharType="end"/>
            </w:r>
          </w:hyperlink>
        </w:p>
        <w:p w14:paraId="73CABD77" w14:textId="3DD02B7A" w:rsidR="00574D94" w:rsidRDefault="00692B1E">
          <w:pPr>
            <w:pStyle w:val="TOC3"/>
            <w:tabs>
              <w:tab w:val="left" w:pos="1200"/>
              <w:tab w:val="right" w:leader="dot" w:pos="9350"/>
            </w:tabs>
            <w:rPr>
              <w:rFonts w:cstheme="minorBidi"/>
              <w:noProof/>
              <w:sz w:val="24"/>
              <w:lang w:val="en-CA" w:bidi="ar-SA"/>
            </w:rPr>
          </w:pPr>
          <w:hyperlink w:anchor="_Toc21702008" w:history="1">
            <w:r w:rsidR="00574D94" w:rsidRPr="0096437E">
              <w:rPr>
                <w:rStyle w:val="Hyperlink"/>
                <w:noProof/>
              </w:rPr>
              <w:t>11.1.3</w:t>
            </w:r>
            <w:r w:rsidR="00574D94">
              <w:rPr>
                <w:rFonts w:cstheme="minorBidi"/>
                <w:noProof/>
                <w:sz w:val="24"/>
                <w:lang w:val="en-CA" w:bidi="ar-SA"/>
              </w:rPr>
              <w:tab/>
            </w:r>
            <w:r w:rsidR="00574D94" w:rsidRPr="0096437E">
              <w:rPr>
                <w:rStyle w:val="Hyperlink"/>
                <w:noProof/>
              </w:rPr>
              <w:t>Repeat Data Mappings</w:t>
            </w:r>
            <w:r w:rsidR="00574D94">
              <w:rPr>
                <w:noProof/>
                <w:webHidden/>
              </w:rPr>
              <w:tab/>
            </w:r>
            <w:r w:rsidR="00574D94">
              <w:rPr>
                <w:noProof/>
                <w:webHidden/>
              </w:rPr>
              <w:fldChar w:fldCharType="begin"/>
            </w:r>
            <w:r w:rsidR="00574D94">
              <w:rPr>
                <w:noProof/>
                <w:webHidden/>
              </w:rPr>
              <w:instrText xml:space="preserve"> PAGEREF _Toc21702008 \h </w:instrText>
            </w:r>
            <w:r w:rsidR="00574D94">
              <w:rPr>
                <w:noProof/>
                <w:webHidden/>
              </w:rPr>
            </w:r>
            <w:r w:rsidR="00574D94">
              <w:rPr>
                <w:noProof/>
                <w:webHidden/>
              </w:rPr>
              <w:fldChar w:fldCharType="separate"/>
            </w:r>
            <w:r w:rsidR="00574D94">
              <w:rPr>
                <w:noProof/>
                <w:webHidden/>
              </w:rPr>
              <w:t>93</w:t>
            </w:r>
            <w:r w:rsidR="00574D94">
              <w:rPr>
                <w:noProof/>
                <w:webHidden/>
              </w:rPr>
              <w:fldChar w:fldCharType="end"/>
            </w:r>
          </w:hyperlink>
        </w:p>
        <w:p w14:paraId="43D37478" w14:textId="02978C58" w:rsidR="00574D94" w:rsidRDefault="00692B1E">
          <w:pPr>
            <w:pStyle w:val="TOC3"/>
            <w:tabs>
              <w:tab w:val="left" w:pos="1200"/>
              <w:tab w:val="right" w:leader="dot" w:pos="9350"/>
            </w:tabs>
            <w:rPr>
              <w:rFonts w:cstheme="minorBidi"/>
              <w:noProof/>
              <w:sz w:val="24"/>
              <w:lang w:val="en-CA" w:bidi="ar-SA"/>
            </w:rPr>
          </w:pPr>
          <w:hyperlink w:anchor="_Toc21702009" w:history="1">
            <w:r w:rsidR="00574D94" w:rsidRPr="0096437E">
              <w:rPr>
                <w:rStyle w:val="Hyperlink"/>
                <w:rFonts w:eastAsia="Times New Roman"/>
                <w:noProof/>
                <w:bdr w:val="none" w:sz="0" w:space="0" w:color="auto" w:frame="1"/>
                <w:lang w:eastAsia="en-CA"/>
              </w:rPr>
              <w:t>11.1.4</w:t>
            </w:r>
            <w:r w:rsidR="00574D94">
              <w:rPr>
                <w:rFonts w:cstheme="minorBidi"/>
                <w:noProof/>
                <w:sz w:val="24"/>
                <w:lang w:val="en-CA" w:bidi="ar-SA"/>
              </w:rPr>
              <w:tab/>
            </w:r>
            <w:r w:rsidR="00574D94" w:rsidRPr="0096437E">
              <w:rPr>
                <w:rStyle w:val="Hyperlink"/>
                <w:rFonts w:eastAsia="Times New Roman"/>
                <w:noProof/>
                <w:bdr w:val="none" w:sz="0" w:space="0" w:color="auto" w:frame="1"/>
                <w:lang w:eastAsia="en-CA"/>
              </w:rPr>
              <w:t>Offline Batch Mapping</w:t>
            </w:r>
            <w:r w:rsidR="00574D94">
              <w:rPr>
                <w:noProof/>
                <w:webHidden/>
              </w:rPr>
              <w:tab/>
            </w:r>
            <w:r w:rsidR="00574D94">
              <w:rPr>
                <w:noProof/>
                <w:webHidden/>
              </w:rPr>
              <w:fldChar w:fldCharType="begin"/>
            </w:r>
            <w:r w:rsidR="00574D94">
              <w:rPr>
                <w:noProof/>
                <w:webHidden/>
              </w:rPr>
              <w:instrText xml:space="preserve"> PAGEREF _Toc21702009 \h </w:instrText>
            </w:r>
            <w:r w:rsidR="00574D94">
              <w:rPr>
                <w:noProof/>
                <w:webHidden/>
              </w:rPr>
            </w:r>
            <w:r w:rsidR="00574D94">
              <w:rPr>
                <w:noProof/>
                <w:webHidden/>
              </w:rPr>
              <w:fldChar w:fldCharType="separate"/>
            </w:r>
            <w:r w:rsidR="00574D94">
              <w:rPr>
                <w:noProof/>
                <w:webHidden/>
              </w:rPr>
              <w:t>94</w:t>
            </w:r>
            <w:r w:rsidR="00574D94">
              <w:rPr>
                <w:noProof/>
                <w:webHidden/>
              </w:rPr>
              <w:fldChar w:fldCharType="end"/>
            </w:r>
          </w:hyperlink>
        </w:p>
        <w:p w14:paraId="2227EB59" w14:textId="3B228947" w:rsidR="00574D94" w:rsidRDefault="00692B1E">
          <w:pPr>
            <w:pStyle w:val="TOC2"/>
            <w:tabs>
              <w:tab w:val="left" w:pos="960"/>
              <w:tab w:val="right" w:leader="dot" w:pos="9350"/>
            </w:tabs>
            <w:rPr>
              <w:rFonts w:cstheme="minorBidi"/>
              <w:noProof/>
              <w:sz w:val="24"/>
              <w:lang w:val="en-CA" w:bidi="ar-SA"/>
            </w:rPr>
          </w:pPr>
          <w:hyperlink w:anchor="_Toc21702010" w:history="1">
            <w:r w:rsidR="00574D94" w:rsidRPr="0096437E">
              <w:rPr>
                <w:rStyle w:val="Hyperlink"/>
                <w:rFonts w:ascii="Times New Roman" w:hAnsi="Times New Roman"/>
                <w:noProof/>
                <w:snapToGrid w:val="0"/>
                <w:w w:val="0"/>
              </w:rPr>
              <w:t>11.2</w:t>
            </w:r>
            <w:r w:rsidR="00574D94">
              <w:rPr>
                <w:rFonts w:cstheme="minorBidi"/>
                <w:noProof/>
                <w:sz w:val="24"/>
                <w:lang w:val="en-CA" w:bidi="ar-SA"/>
              </w:rPr>
              <w:tab/>
            </w:r>
            <w:r w:rsidR="00574D94" w:rsidRPr="0096437E">
              <w:rPr>
                <w:rStyle w:val="Hyperlink"/>
                <w:noProof/>
              </w:rPr>
              <w:t>Data Storage</w:t>
            </w:r>
            <w:r w:rsidR="00574D94">
              <w:rPr>
                <w:noProof/>
                <w:webHidden/>
              </w:rPr>
              <w:tab/>
            </w:r>
            <w:r w:rsidR="00574D94">
              <w:rPr>
                <w:noProof/>
                <w:webHidden/>
              </w:rPr>
              <w:fldChar w:fldCharType="begin"/>
            </w:r>
            <w:r w:rsidR="00574D94">
              <w:rPr>
                <w:noProof/>
                <w:webHidden/>
              </w:rPr>
              <w:instrText xml:space="preserve"> PAGEREF _Toc21702010 \h </w:instrText>
            </w:r>
            <w:r w:rsidR="00574D94">
              <w:rPr>
                <w:noProof/>
                <w:webHidden/>
              </w:rPr>
            </w:r>
            <w:r w:rsidR="00574D94">
              <w:rPr>
                <w:noProof/>
                <w:webHidden/>
              </w:rPr>
              <w:fldChar w:fldCharType="separate"/>
            </w:r>
            <w:r w:rsidR="00574D94">
              <w:rPr>
                <w:noProof/>
                <w:webHidden/>
              </w:rPr>
              <w:t>95</w:t>
            </w:r>
            <w:r w:rsidR="00574D94">
              <w:rPr>
                <w:noProof/>
                <w:webHidden/>
              </w:rPr>
              <w:fldChar w:fldCharType="end"/>
            </w:r>
          </w:hyperlink>
        </w:p>
        <w:p w14:paraId="707C814F" w14:textId="3827CF68" w:rsidR="00574D94" w:rsidRDefault="00692B1E">
          <w:pPr>
            <w:pStyle w:val="TOC3"/>
            <w:tabs>
              <w:tab w:val="left" w:pos="1200"/>
              <w:tab w:val="right" w:leader="dot" w:pos="9350"/>
            </w:tabs>
            <w:rPr>
              <w:rFonts w:cstheme="minorBidi"/>
              <w:noProof/>
              <w:sz w:val="24"/>
              <w:lang w:val="en-CA" w:bidi="ar-SA"/>
            </w:rPr>
          </w:pPr>
          <w:hyperlink w:anchor="_Toc21702011" w:history="1">
            <w:r w:rsidR="00574D94" w:rsidRPr="0096437E">
              <w:rPr>
                <w:rStyle w:val="Hyperlink"/>
                <w:noProof/>
              </w:rPr>
              <w:t>11.2.1</w:t>
            </w:r>
            <w:r w:rsidR="00574D94">
              <w:rPr>
                <w:rFonts w:cstheme="minorBidi"/>
                <w:noProof/>
                <w:sz w:val="24"/>
                <w:lang w:val="en-CA" w:bidi="ar-SA"/>
              </w:rPr>
              <w:tab/>
            </w:r>
            <w:r w:rsidR="00574D94" w:rsidRPr="0096437E">
              <w:rPr>
                <w:rStyle w:val="Hyperlink"/>
                <w:noProof/>
              </w:rPr>
              <w:t>Upload to triplestore</w:t>
            </w:r>
            <w:r w:rsidR="00574D94">
              <w:rPr>
                <w:noProof/>
                <w:webHidden/>
              </w:rPr>
              <w:tab/>
            </w:r>
            <w:r w:rsidR="00574D94">
              <w:rPr>
                <w:noProof/>
                <w:webHidden/>
              </w:rPr>
              <w:fldChar w:fldCharType="begin"/>
            </w:r>
            <w:r w:rsidR="00574D94">
              <w:rPr>
                <w:noProof/>
                <w:webHidden/>
              </w:rPr>
              <w:instrText xml:space="preserve"> PAGEREF _Toc21702011 \h </w:instrText>
            </w:r>
            <w:r w:rsidR="00574D94">
              <w:rPr>
                <w:noProof/>
                <w:webHidden/>
              </w:rPr>
            </w:r>
            <w:r w:rsidR="00574D94">
              <w:rPr>
                <w:noProof/>
                <w:webHidden/>
              </w:rPr>
              <w:fldChar w:fldCharType="separate"/>
            </w:r>
            <w:r w:rsidR="00574D94">
              <w:rPr>
                <w:noProof/>
                <w:webHidden/>
              </w:rPr>
              <w:t>95</w:t>
            </w:r>
            <w:r w:rsidR="00574D94">
              <w:rPr>
                <w:noProof/>
                <w:webHidden/>
              </w:rPr>
              <w:fldChar w:fldCharType="end"/>
            </w:r>
          </w:hyperlink>
        </w:p>
        <w:p w14:paraId="73799494" w14:textId="204EC6B5" w:rsidR="00574D94" w:rsidRDefault="00692B1E">
          <w:pPr>
            <w:pStyle w:val="TOC1"/>
            <w:tabs>
              <w:tab w:val="left" w:pos="720"/>
              <w:tab w:val="right" w:leader="dot" w:pos="9350"/>
            </w:tabs>
            <w:rPr>
              <w:rFonts w:cstheme="minorBidi"/>
              <w:noProof/>
              <w:sz w:val="24"/>
              <w:lang w:val="en-CA" w:bidi="ar-SA"/>
            </w:rPr>
          </w:pPr>
          <w:hyperlink w:anchor="_Toc21702012" w:history="1">
            <w:r w:rsidR="00574D94" w:rsidRPr="0096437E">
              <w:rPr>
                <w:rStyle w:val="Hyperlink"/>
                <w:noProof/>
              </w:rPr>
              <w:t>12</w:t>
            </w:r>
            <w:r w:rsidR="00574D94">
              <w:rPr>
                <w:rFonts w:cstheme="minorBidi"/>
                <w:noProof/>
                <w:sz w:val="24"/>
                <w:lang w:val="en-CA" w:bidi="ar-SA"/>
              </w:rPr>
              <w:tab/>
            </w:r>
            <w:r w:rsidR="00574D94" w:rsidRPr="0096437E">
              <w:rPr>
                <w:rStyle w:val="Hyperlink"/>
                <w:noProof/>
              </w:rPr>
              <w:t>Future Work</w:t>
            </w:r>
            <w:r w:rsidR="00574D94">
              <w:rPr>
                <w:noProof/>
                <w:webHidden/>
              </w:rPr>
              <w:tab/>
            </w:r>
            <w:r w:rsidR="00574D94">
              <w:rPr>
                <w:noProof/>
                <w:webHidden/>
              </w:rPr>
              <w:fldChar w:fldCharType="begin"/>
            </w:r>
            <w:r w:rsidR="00574D94">
              <w:rPr>
                <w:noProof/>
                <w:webHidden/>
              </w:rPr>
              <w:instrText xml:space="preserve"> PAGEREF _Toc21702012 \h </w:instrText>
            </w:r>
            <w:r w:rsidR="00574D94">
              <w:rPr>
                <w:noProof/>
                <w:webHidden/>
              </w:rPr>
            </w:r>
            <w:r w:rsidR="00574D94">
              <w:rPr>
                <w:noProof/>
                <w:webHidden/>
              </w:rPr>
              <w:fldChar w:fldCharType="separate"/>
            </w:r>
            <w:r w:rsidR="00574D94">
              <w:rPr>
                <w:noProof/>
                <w:webHidden/>
              </w:rPr>
              <w:t>95</w:t>
            </w:r>
            <w:r w:rsidR="00574D94">
              <w:rPr>
                <w:noProof/>
                <w:webHidden/>
              </w:rPr>
              <w:fldChar w:fldCharType="end"/>
            </w:r>
          </w:hyperlink>
        </w:p>
        <w:p w14:paraId="1A45ECBA" w14:textId="6322DA11" w:rsidR="00574D94" w:rsidRDefault="00692B1E">
          <w:pPr>
            <w:pStyle w:val="TOC2"/>
            <w:tabs>
              <w:tab w:val="left" w:pos="960"/>
              <w:tab w:val="right" w:leader="dot" w:pos="9350"/>
            </w:tabs>
            <w:rPr>
              <w:rFonts w:cstheme="minorBidi"/>
              <w:noProof/>
              <w:sz w:val="24"/>
              <w:lang w:val="en-CA" w:bidi="ar-SA"/>
            </w:rPr>
          </w:pPr>
          <w:hyperlink w:anchor="_Toc21702013" w:history="1">
            <w:r w:rsidR="00574D94" w:rsidRPr="0096437E">
              <w:rPr>
                <w:rStyle w:val="Hyperlink"/>
                <w:rFonts w:ascii="Times New Roman" w:hAnsi="Times New Roman"/>
                <w:noProof/>
                <w:snapToGrid w:val="0"/>
                <w:w w:val="0"/>
              </w:rPr>
              <w:t>12.1</w:t>
            </w:r>
            <w:r w:rsidR="00574D94">
              <w:rPr>
                <w:rFonts w:cstheme="minorBidi"/>
                <w:noProof/>
                <w:sz w:val="24"/>
                <w:lang w:val="en-CA" w:bidi="ar-SA"/>
              </w:rPr>
              <w:tab/>
            </w:r>
            <w:r w:rsidR="00574D94" w:rsidRPr="0096437E">
              <w:rPr>
                <w:rStyle w:val="Hyperlink"/>
                <w:noProof/>
              </w:rPr>
              <w:t>Extensions to the Urban System Ontology</w:t>
            </w:r>
            <w:r w:rsidR="00574D94">
              <w:rPr>
                <w:noProof/>
                <w:webHidden/>
              </w:rPr>
              <w:tab/>
            </w:r>
            <w:r w:rsidR="00574D94">
              <w:rPr>
                <w:noProof/>
                <w:webHidden/>
              </w:rPr>
              <w:fldChar w:fldCharType="begin"/>
            </w:r>
            <w:r w:rsidR="00574D94">
              <w:rPr>
                <w:noProof/>
                <w:webHidden/>
              </w:rPr>
              <w:instrText xml:space="preserve"> PAGEREF _Toc21702013 \h </w:instrText>
            </w:r>
            <w:r w:rsidR="00574D94">
              <w:rPr>
                <w:noProof/>
                <w:webHidden/>
              </w:rPr>
            </w:r>
            <w:r w:rsidR="00574D94">
              <w:rPr>
                <w:noProof/>
                <w:webHidden/>
              </w:rPr>
              <w:fldChar w:fldCharType="separate"/>
            </w:r>
            <w:r w:rsidR="00574D94">
              <w:rPr>
                <w:noProof/>
                <w:webHidden/>
              </w:rPr>
              <w:t>96</w:t>
            </w:r>
            <w:r w:rsidR="00574D94">
              <w:rPr>
                <w:noProof/>
                <w:webHidden/>
              </w:rPr>
              <w:fldChar w:fldCharType="end"/>
            </w:r>
          </w:hyperlink>
        </w:p>
        <w:p w14:paraId="079751E6" w14:textId="792D8060" w:rsidR="00574D94" w:rsidRDefault="00692B1E">
          <w:pPr>
            <w:pStyle w:val="TOC2"/>
            <w:tabs>
              <w:tab w:val="left" w:pos="960"/>
              <w:tab w:val="right" w:leader="dot" w:pos="9350"/>
            </w:tabs>
            <w:rPr>
              <w:rFonts w:cstheme="minorBidi"/>
              <w:noProof/>
              <w:sz w:val="24"/>
              <w:lang w:val="en-CA" w:bidi="ar-SA"/>
            </w:rPr>
          </w:pPr>
          <w:hyperlink w:anchor="_Toc21702014" w:history="1">
            <w:r w:rsidR="00574D94" w:rsidRPr="0096437E">
              <w:rPr>
                <w:rStyle w:val="Hyperlink"/>
                <w:rFonts w:ascii="Times New Roman" w:hAnsi="Times New Roman"/>
                <w:noProof/>
                <w:snapToGrid w:val="0"/>
                <w:w w:val="0"/>
              </w:rPr>
              <w:t>12.2</w:t>
            </w:r>
            <w:r w:rsidR="00574D94">
              <w:rPr>
                <w:rFonts w:cstheme="minorBidi"/>
                <w:noProof/>
                <w:sz w:val="24"/>
                <w:lang w:val="en-CA" w:bidi="ar-SA"/>
              </w:rPr>
              <w:tab/>
            </w:r>
            <w:r w:rsidR="00574D94" w:rsidRPr="0096437E">
              <w:rPr>
                <w:rStyle w:val="Hyperlink"/>
                <w:noProof/>
              </w:rPr>
              <w:t>Extensions for iCity Applications</w:t>
            </w:r>
            <w:r w:rsidR="00574D94">
              <w:rPr>
                <w:noProof/>
                <w:webHidden/>
              </w:rPr>
              <w:tab/>
            </w:r>
            <w:r w:rsidR="00574D94">
              <w:rPr>
                <w:noProof/>
                <w:webHidden/>
              </w:rPr>
              <w:fldChar w:fldCharType="begin"/>
            </w:r>
            <w:r w:rsidR="00574D94">
              <w:rPr>
                <w:noProof/>
                <w:webHidden/>
              </w:rPr>
              <w:instrText xml:space="preserve"> PAGEREF _Toc21702014 \h </w:instrText>
            </w:r>
            <w:r w:rsidR="00574D94">
              <w:rPr>
                <w:noProof/>
                <w:webHidden/>
              </w:rPr>
            </w:r>
            <w:r w:rsidR="00574D94">
              <w:rPr>
                <w:noProof/>
                <w:webHidden/>
              </w:rPr>
              <w:fldChar w:fldCharType="separate"/>
            </w:r>
            <w:r w:rsidR="00574D94">
              <w:rPr>
                <w:noProof/>
                <w:webHidden/>
              </w:rPr>
              <w:t>96</w:t>
            </w:r>
            <w:r w:rsidR="00574D94">
              <w:rPr>
                <w:noProof/>
                <w:webHidden/>
              </w:rPr>
              <w:fldChar w:fldCharType="end"/>
            </w:r>
          </w:hyperlink>
        </w:p>
        <w:p w14:paraId="532D8C1E" w14:textId="422D2727" w:rsidR="00574D94" w:rsidRDefault="00692B1E">
          <w:pPr>
            <w:pStyle w:val="TOC3"/>
            <w:tabs>
              <w:tab w:val="left" w:pos="1200"/>
              <w:tab w:val="right" w:leader="dot" w:pos="9350"/>
            </w:tabs>
            <w:rPr>
              <w:rFonts w:cstheme="minorBidi"/>
              <w:noProof/>
              <w:sz w:val="24"/>
              <w:lang w:val="en-CA" w:bidi="ar-SA"/>
            </w:rPr>
          </w:pPr>
          <w:hyperlink w:anchor="_Toc21702015" w:history="1">
            <w:r w:rsidR="00574D94" w:rsidRPr="0096437E">
              <w:rPr>
                <w:rStyle w:val="Hyperlink"/>
                <w:noProof/>
              </w:rPr>
              <w:t>12.2.1</w:t>
            </w:r>
            <w:r w:rsidR="00574D94">
              <w:rPr>
                <w:rFonts w:cstheme="minorBidi"/>
                <w:noProof/>
                <w:sz w:val="24"/>
                <w:lang w:val="en-CA" w:bidi="ar-SA"/>
              </w:rPr>
              <w:tab/>
            </w:r>
            <w:r w:rsidR="00574D94" w:rsidRPr="0096437E">
              <w:rPr>
                <w:rStyle w:val="Hyperlink"/>
                <w:noProof/>
              </w:rPr>
              <w:t>Data Collection</w:t>
            </w:r>
            <w:r w:rsidR="00574D94">
              <w:rPr>
                <w:noProof/>
                <w:webHidden/>
              </w:rPr>
              <w:tab/>
            </w:r>
            <w:r w:rsidR="00574D94">
              <w:rPr>
                <w:noProof/>
                <w:webHidden/>
              </w:rPr>
              <w:fldChar w:fldCharType="begin"/>
            </w:r>
            <w:r w:rsidR="00574D94">
              <w:rPr>
                <w:noProof/>
                <w:webHidden/>
              </w:rPr>
              <w:instrText xml:space="preserve"> PAGEREF _Toc21702015 \h </w:instrText>
            </w:r>
            <w:r w:rsidR="00574D94">
              <w:rPr>
                <w:noProof/>
                <w:webHidden/>
              </w:rPr>
            </w:r>
            <w:r w:rsidR="00574D94">
              <w:rPr>
                <w:noProof/>
                <w:webHidden/>
              </w:rPr>
              <w:fldChar w:fldCharType="separate"/>
            </w:r>
            <w:r w:rsidR="00574D94">
              <w:rPr>
                <w:noProof/>
                <w:webHidden/>
              </w:rPr>
              <w:t>97</w:t>
            </w:r>
            <w:r w:rsidR="00574D94">
              <w:rPr>
                <w:noProof/>
                <w:webHidden/>
              </w:rPr>
              <w:fldChar w:fldCharType="end"/>
            </w:r>
          </w:hyperlink>
        </w:p>
        <w:p w14:paraId="15653125" w14:textId="76127B20" w:rsidR="00574D94" w:rsidRDefault="00692B1E">
          <w:pPr>
            <w:pStyle w:val="TOC3"/>
            <w:tabs>
              <w:tab w:val="left" w:pos="1200"/>
              <w:tab w:val="right" w:leader="dot" w:pos="9350"/>
            </w:tabs>
            <w:rPr>
              <w:rFonts w:cstheme="minorBidi"/>
              <w:noProof/>
              <w:sz w:val="24"/>
              <w:lang w:val="en-CA" w:bidi="ar-SA"/>
            </w:rPr>
          </w:pPr>
          <w:hyperlink w:anchor="_Toc21702016" w:history="1">
            <w:r w:rsidR="00574D94" w:rsidRPr="0096437E">
              <w:rPr>
                <w:rStyle w:val="Hyperlink"/>
                <w:noProof/>
              </w:rPr>
              <w:t>12.2.2</w:t>
            </w:r>
            <w:r w:rsidR="00574D94">
              <w:rPr>
                <w:rFonts w:cstheme="minorBidi"/>
                <w:noProof/>
                <w:sz w:val="24"/>
                <w:lang w:val="en-CA" w:bidi="ar-SA"/>
              </w:rPr>
              <w:tab/>
            </w:r>
            <w:r w:rsidR="00574D94" w:rsidRPr="0096437E">
              <w:rPr>
                <w:rStyle w:val="Hyperlink"/>
                <w:noProof/>
              </w:rPr>
              <w:t>Simulation of Urban Systems</w:t>
            </w:r>
            <w:r w:rsidR="00574D94">
              <w:rPr>
                <w:noProof/>
                <w:webHidden/>
              </w:rPr>
              <w:tab/>
            </w:r>
            <w:r w:rsidR="00574D94">
              <w:rPr>
                <w:noProof/>
                <w:webHidden/>
              </w:rPr>
              <w:fldChar w:fldCharType="begin"/>
            </w:r>
            <w:r w:rsidR="00574D94">
              <w:rPr>
                <w:noProof/>
                <w:webHidden/>
              </w:rPr>
              <w:instrText xml:space="preserve"> PAGEREF _Toc21702016 \h </w:instrText>
            </w:r>
            <w:r w:rsidR="00574D94">
              <w:rPr>
                <w:noProof/>
                <w:webHidden/>
              </w:rPr>
            </w:r>
            <w:r w:rsidR="00574D94">
              <w:rPr>
                <w:noProof/>
                <w:webHidden/>
              </w:rPr>
              <w:fldChar w:fldCharType="separate"/>
            </w:r>
            <w:r w:rsidR="00574D94">
              <w:rPr>
                <w:noProof/>
                <w:webHidden/>
              </w:rPr>
              <w:t>98</w:t>
            </w:r>
            <w:r w:rsidR="00574D94">
              <w:rPr>
                <w:noProof/>
                <w:webHidden/>
              </w:rPr>
              <w:fldChar w:fldCharType="end"/>
            </w:r>
          </w:hyperlink>
        </w:p>
        <w:p w14:paraId="661B0E8A" w14:textId="1786210A" w:rsidR="00574D94" w:rsidRDefault="00692B1E">
          <w:pPr>
            <w:pStyle w:val="TOC2"/>
            <w:tabs>
              <w:tab w:val="left" w:pos="960"/>
              <w:tab w:val="right" w:leader="dot" w:pos="9350"/>
            </w:tabs>
            <w:rPr>
              <w:rFonts w:cstheme="minorBidi"/>
              <w:noProof/>
              <w:sz w:val="24"/>
              <w:lang w:val="en-CA" w:bidi="ar-SA"/>
            </w:rPr>
          </w:pPr>
          <w:hyperlink w:anchor="_Toc21702017" w:history="1">
            <w:r w:rsidR="00574D94" w:rsidRPr="0096437E">
              <w:rPr>
                <w:rStyle w:val="Hyperlink"/>
                <w:rFonts w:ascii="Times New Roman" w:hAnsi="Times New Roman"/>
                <w:noProof/>
                <w:snapToGrid w:val="0"/>
                <w:w w:val="0"/>
              </w:rPr>
              <w:t>12.3</w:t>
            </w:r>
            <w:r w:rsidR="00574D94">
              <w:rPr>
                <w:rFonts w:cstheme="minorBidi"/>
                <w:noProof/>
                <w:sz w:val="24"/>
                <w:lang w:val="en-CA" w:bidi="ar-SA"/>
              </w:rPr>
              <w:tab/>
            </w:r>
            <w:r w:rsidR="00574D94" w:rsidRPr="0096437E">
              <w:rPr>
                <w:rStyle w:val="Hyperlink"/>
                <w:noProof/>
              </w:rPr>
              <w:t>Evaluation</w:t>
            </w:r>
            <w:r w:rsidR="00574D94">
              <w:rPr>
                <w:noProof/>
                <w:webHidden/>
              </w:rPr>
              <w:tab/>
            </w:r>
            <w:r w:rsidR="00574D94">
              <w:rPr>
                <w:noProof/>
                <w:webHidden/>
              </w:rPr>
              <w:fldChar w:fldCharType="begin"/>
            </w:r>
            <w:r w:rsidR="00574D94">
              <w:rPr>
                <w:noProof/>
                <w:webHidden/>
              </w:rPr>
              <w:instrText xml:space="preserve"> PAGEREF _Toc21702017 \h </w:instrText>
            </w:r>
            <w:r w:rsidR="00574D94">
              <w:rPr>
                <w:noProof/>
                <w:webHidden/>
              </w:rPr>
            </w:r>
            <w:r w:rsidR="00574D94">
              <w:rPr>
                <w:noProof/>
                <w:webHidden/>
              </w:rPr>
              <w:fldChar w:fldCharType="separate"/>
            </w:r>
            <w:r w:rsidR="00574D94">
              <w:rPr>
                <w:noProof/>
                <w:webHidden/>
              </w:rPr>
              <w:t>99</w:t>
            </w:r>
            <w:r w:rsidR="00574D94">
              <w:rPr>
                <w:noProof/>
                <w:webHidden/>
              </w:rPr>
              <w:fldChar w:fldCharType="end"/>
            </w:r>
          </w:hyperlink>
        </w:p>
        <w:p w14:paraId="3709A384" w14:textId="3D868051" w:rsidR="00574D94" w:rsidRDefault="00692B1E">
          <w:pPr>
            <w:pStyle w:val="TOC2"/>
            <w:tabs>
              <w:tab w:val="left" w:pos="960"/>
              <w:tab w:val="right" w:leader="dot" w:pos="9350"/>
            </w:tabs>
            <w:rPr>
              <w:rFonts w:cstheme="minorBidi"/>
              <w:noProof/>
              <w:sz w:val="24"/>
              <w:lang w:val="en-CA" w:bidi="ar-SA"/>
            </w:rPr>
          </w:pPr>
          <w:hyperlink w:anchor="_Toc21702018" w:history="1">
            <w:r w:rsidR="00574D94" w:rsidRPr="0096437E">
              <w:rPr>
                <w:rStyle w:val="Hyperlink"/>
                <w:rFonts w:ascii="Times New Roman" w:hAnsi="Times New Roman"/>
                <w:noProof/>
                <w:snapToGrid w:val="0"/>
                <w:w w:val="0"/>
              </w:rPr>
              <w:t>12.4</w:t>
            </w:r>
            <w:r w:rsidR="00574D94">
              <w:rPr>
                <w:rFonts w:cstheme="minorBidi"/>
                <w:noProof/>
                <w:sz w:val="24"/>
                <w:lang w:val="en-CA" w:bidi="ar-SA"/>
              </w:rPr>
              <w:tab/>
            </w:r>
            <w:r w:rsidR="00574D94" w:rsidRPr="0096437E">
              <w:rPr>
                <w:rStyle w:val="Hyperlink"/>
                <w:noProof/>
              </w:rPr>
              <w:t>Implementation</w:t>
            </w:r>
            <w:r w:rsidR="00574D94">
              <w:rPr>
                <w:noProof/>
                <w:webHidden/>
              </w:rPr>
              <w:tab/>
            </w:r>
            <w:r w:rsidR="00574D94">
              <w:rPr>
                <w:noProof/>
                <w:webHidden/>
              </w:rPr>
              <w:fldChar w:fldCharType="begin"/>
            </w:r>
            <w:r w:rsidR="00574D94">
              <w:rPr>
                <w:noProof/>
                <w:webHidden/>
              </w:rPr>
              <w:instrText xml:space="preserve"> PAGEREF _Toc21702018 \h </w:instrText>
            </w:r>
            <w:r w:rsidR="00574D94">
              <w:rPr>
                <w:noProof/>
                <w:webHidden/>
              </w:rPr>
            </w:r>
            <w:r w:rsidR="00574D94">
              <w:rPr>
                <w:noProof/>
                <w:webHidden/>
              </w:rPr>
              <w:fldChar w:fldCharType="separate"/>
            </w:r>
            <w:r w:rsidR="00574D94">
              <w:rPr>
                <w:noProof/>
                <w:webHidden/>
              </w:rPr>
              <w:t>99</w:t>
            </w:r>
            <w:r w:rsidR="00574D94">
              <w:rPr>
                <w:noProof/>
                <w:webHidden/>
              </w:rPr>
              <w:fldChar w:fldCharType="end"/>
            </w:r>
          </w:hyperlink>
        </w:p>
        <w:p w14:paraId="07D2E190" w14:textId="2D8ECF42" w:rsidR="00574D94" w:rsidRDefault="00692B1E">
          <w:pPr>
            <w:pStyle w:val="TOC2"/>
            <w:tabs>
              <w:tab w:val="left" w:pos="960"/>
              <w:tab w:val="right" w:leader="dot" w:pos="9350"/>
            </w:tabs>
            <w:rPr>
              <w:rFonts w:cstheme="minorBidi"/>
              <w:noProof/>
              <w:sz w:val="24"/>
              <w:lang w:val="en-CA" w:bidi="ar-SA"/>
            </w:rPr>
          </w:pPr>
          <w:hyperlink w:anchor="_Toc21702019" w:history="1">
            <w:r w:rsidR="00574D94" w:rsidRPr="0096437E">
              <w:rPr>
                <w:rStyle w:val="Hyperlink"/>
                <w:rFonts w:ascii="Times New Roman" w:hAnsi="Times New Roman"/>
                <w:noProof/>
                <w:snapToGrid w:val="0"/>
                <w:w w:val="0"/>
              </w:rPr>
              <w:t>12.5</w:t>
            </w:r>
            <w:r w:rsidR="00574D94">
              <w:rPr>
                <w:rFonts w:cstheme="minorBidi"/>
                <w:noProof/>
                <w:sz w:val="24"/>
                <w:lang w:val="en-CA" w:bidi="ar-SA"/>
              </w:rPr>
              <w:tab/>
            </w:r>
            <w:r w:rsidR="00574D94" w:rsidRPr="0096437E">
              <w:rPr>
                <w:rStyle w:val="Hyperlink"/>
                <w:noProof/>
              </w:rPr>
              <w:t>Research</w:t>
            </w:r>
            <w:r w:rsidR="00574D94">
              <w:rPr>
                <w:noProof/>
                <w:webHidden/>
              </w:rPr>
              <w:tab/>
            </w:r>
            <w:r w:rsidR="00574D94">
              <w:rPr>
                <w:noProof/>
                <w:webHidden/>
              </w:rPr>
              <w:fldChar w:fldCharType="begin"/>
            </w:r>
            <w:r w:rsidR="00574D94">
              <w:rPr>
                <w:noProof/>
                <w:webHidden/>
              </w:rPr>
              <w:instrText xml:space="preserve"> PAGEREF _Toc21702019 \h </w:instrText>
            </w:r>
            <w:r w:rsidR="00574D94">
              <w:rPr>
                <w:noProof/>
                <w:webHidden/>
              </w:rPr>
            </w:r>
            <w:r w:rsidR="00574D94">
              <w:rPr>
                <w:noProof/>
                <w:webHidden/>
              </w:rPr>
              <w:fldChar w:fldCharType="separate"/>
            </w:r>
            <w:r w:rsidR="00574D94">
              <w:rPr>
                <w:noProof/>
                <w:webHidden/>
              </w:rPr>
              <w:t>99</w:t>
            </w:r>
            <w:r w:rsidR="00574D94">
              <w:rPr>
                <w:noProof/>
                <w:webHidden/>
              </w:rPr>
              <w:fldChar w:fldCharType="end"/>
            </w:r>
          </w:hyperlink>
        </w:p>
        <w:p w14:paraId="4024064A" w14:textId="7C2CA56E" w:rsidR="00574D94" w:rsidRDefault="00692B1E">
          <w:pPr>
            <w:pStyle w:val="TOC1"/>
            <w:tabs>
              <w:tab w:val="left" w:pos="720"/>
              <w:tab w:val="right" w:leader="dot" w:pos="9350"/>
            </w:tabs>
            <w:rPr>
              <w:rFonts w:cstheme="minorBidi"/>
              <w:noProof/>
              <w:sz w:val="24"/>
              <w:lang w:val="en-CA" w:bidi="ar-SA"/>
            </w:rPr>
          </w:pPr>
          <w:hyperlink w:anchor="_Toc21702020" w:history="1">
            <w:r w:rsidR="00574D94" w:rsidRPr="0096437E">
              <w:rPr>
                <w:rStyle w:val="Hyperlink"/>
                <w:noProof/>
              </w:rPr>
              <w:t>13</w:t>
            </w:r>
            <w:r w:rsidR="00574D94">
              <w:rPr>
                <w:rFonts w:cstheme="minorBidi"/>
                <w:noProof/>
                <w:sz w:val="24"/>
                <w:lang w:val="en-CA" w:bidi="ar-SA"/>
              </w:rPr>
              <w:tab/>
            </w:r>
            <w:r w:rsidR="00574D94" w:rsidRPr="0096437E">
              <w:rPr>
                <w:rStyle w:val="Hyperlink"/>
                <w:noProof/>
              </w:rPr>
              <w:t>Summary of Changes from Previous Version</w:t>
            </w:r>
            <w:r w:rsidR="00574D94">
              <w:rPr>
                <w:noProof/>
                <w:webHidden/>
              </w:rPr>
              <w:tab/>
            </w:r>
            <w:r w:rsidR="00574D94">
              <w:rPr>
                <w:noProof/>
                <w:webHidden/>
              </w:rPr>
              <w:fldChar w:fldCharType="begin"/>
            </w:r>
            <w:r w:rsidR="00574D94">
              <w:rPr>
                <w:noProof/>
                <w:webHidden/>
              </w:rPr>
              <w:instrText xml:space="preserve"> PAGEREF _Toc21702020 \h </w:instrText>
            </w:r>
            <w:r w:rsidR="00574D94">
              <w:rPr>
                <w:noProof/>
                <w:webHidden/>
              </w:rPr>
            </w:r>
            <w:r w:rsidR="00574D94">
              <w:rPr>
                <w:noProof/>
                <w:webHidden/>
              </w:rPr>
              <w:fldChar w:fldCharType="separate"/>
            </w:r>
            <w:r w:rsidR="00574D94">
              <w:rPr>
                <w:noProof/>
                <w:webHidden/>
              </w:rPr>
              <w:t>99</w:t>
            </w:r>
            <w:r w:rsidR="00574D94">
              <w:rPr>
                <w:noProof/>
                <w:webHidden/>
              </w:rPr>
              <w:fldChar w:fldCharType="end"/>
            </w:r>
          </w:hyperlink>
        </w:p>
        <w:p w14:paraId="41120878" w14:textId="406B9B66" w:rsidR="00574D94" w:rsidRDefault="00692B1E">
          <w:pPr>
            <w:pStyle w:val="TOC1"/>
            <w:tabs>
              <w:tab w:val="right" w:leader="dot" w:pos="9350"/>
            </w:tabs>
            <w:rPr>
              <w:rFonts w:cstheme="minorBidi"/>
              <w:noProof/>
              <w:sz w:val="24"/>
              <w:lang w:val="en-CA" w:bidi="ar-SA"/>
            </w:rPr>
          </w:pPr>
          <w:hyperlink w:anchor="_Toc21702021" w:history="1">
            <w:r w:rsidR="00574D94" w:rsidRPr="0096437E">
              <w:rPr>
                <w:rStyle w:val="Hyperlink"/>
                <w:noProof/>
              </w:rPr>
              <w:t>Acknowledgements</w:t>
            </w:r>
            <w:r w:rsidR="00574D94">
              <w:rPr>
                <w:noProof/>
                <w:webHidden/>
              </w:rPr>
              <w:tab/>
            </w:r>
            <w:r w:rsidR="00574D94">
              <w:rPr>
                <w:noProof/>
                <w:webHidden/>
              </w:rPr>
              <w:fldChar w:fldCharType="begin"/>
            </w:r>
            <w:r w:rsidR="00574D94">
              <w:rPr>
                <w:noProof/>
                <w:webHidden/>
              </w:rPr>
              <w:instrText xml:space="preserve"> PAGEREF _Toc21702021 \h </w:instrText>
            </w:r>
            <w:r w:rsidR="00574D94">
              <w:rPr>
                <w:noProof/>
                <w:webHidden/>
              </w:rPr>
            </w:r>
            <w:r w:rsidR="00574D94">
              <w:rPr>
                <w:noProof/>
                <w:webHidden/>
              </w:rPr>
              <w:fldChar w:fldCharType="separate"/>
            </w:r>
            <w:r w:rsidR="00574D94">
              <w:rPr>
                <w:noProof/>
                <w:webHidden/>
              </w:rPr>
              <w:t>101</w:t>
            </w:r>
            <w:r w:rsidR="00574D94">
              <w:rPr>
                <w:noProof/>
                <w:webHidden/>
              </w:rPr>
              <w:fldChar w:fldCharType="end"/>
            </w:r>
          </w:hyperlink>
        </w:p>
        <w:p w14:paraId="6BDBB749" w14:textId="7E2F7686" w:rsidR="00574D94" w:rsidRDefault="00692B1E">
          <w:pPr>
            <w:pStyle w:val="TOC1"/>
            <w:tabs>
              <w:tab w:val="right" w:leader="dot" w:pos="9350"/>
            </w:tabs>
            <w:rPr>
              <w:rFonts w:cstheme="minorBidi"/>
              <w:noProof/>
              <w:sz w:val="24"/>
              <w:lang w:val="en-CA" w:bidi="ar-SA"/>
            </w:rPr>
          </w:pPr>
          <w:hyperlink w:anchor="_Toc21702022" w:history="1">
            <w:r w:rsidR="00574D94" w:rsidRPr="0096437E">
              <w:rPr>
                <w:rStyle w:val="Hyperlink"/>
                <w:noProof/>
              </w:rPr>
              <w:t>Bibliography</w:t>
            </w:r>
            <w:r w:rsidR="00574D94">
              <w:rPr>
                <w:noProof/>
                <w:webHidden/>
              </w:rPr>
              <w:tab/>
            </w:r>
            <w:r w:rsidR="00574D94">
              <w:rPr>
                <w:noProof/>
                <w:webHidden/>
              </w:rPr>
              <w:fldChar w:fldCharType="begin"/>
            </w:r>
            <w:r w:rsidR="00574D94">
              <w:rPr>
                <w:noProof/>
                <w:webHidden/>
              </w:rPr>
              <w:instrText xml:space="preserve"> PAGEREF _Toc21702022 \h </w:instrText>
            </w:r>
            <w:r w:rsidR="00574D94">
              <w:rPr>
                <w:noProof/>
                <w:webHidden/>
              </w:rPr>
            </w:r>
            <w:r w:rsidR="00574D94">
              <w:rPr>
                <w:noProof/>
                <w:webHidden/>
              </w:rPr>
              <w:fldChar w:fldCharType="separate"/>
            </w:r>
            <w:r w:rsidR="00574D94">
              <w:rPr>
                <w:noProof/>
                <w:webHidden/>
              </w:rPr>
              <w:t>102</w:t>
            </w:r>
            <w:r w:rsidR="00574D94">
              <w:rPr>
                <w:noProof/>
                <w:webHidden/>
              </w:rPr>
              <w:fldChar w:fldCharType="end"/>
            </w:r>
          </w:hyperlink>
        </w:p>
        <w:p w14:paraId="6D1DC623" w14:textId="4452578E"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7B3BFA9E" w14:textId="36284EAF" w:rsidR="009201DE" w:rsidRPr="009201DE" w:rsidRDefault="006549B4" w:rsidP="009201DE">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21701957"/>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2AFF469D" w14:textId="423B86BC" w:rsidR="008F2010" w:rsidRDefault="006549B4" w:rsidP="00EA354A">
      <w:r>
        <w:t xml:space="preserve">The purpose of this document is to present </w:t>
      </w:r>
      <w:r w:rsidR="00552456">
        <w:t xml:space="preserve">the </w:t>
      </w:r>
      <w:r w:rsidR="009201DE">
        <w:t>current</w:t>
      </w:r>
      <w:r w:rsidR="00552456">
        <w:t xml:space="preserve"> release of the iCity ontolog</w:t>
      </w:r>
      <w:r w:rsidR="00677C22">
        <w:t>ies</w:t>
      </w:r>
      <w:r w:rsidR="00552456">
        <w:t>.</w:t>
      </w:r>
      <w:r w:rsidR="00124453">
        <w:t xml:space="preserve"> </w:t>
      </w:r>
      <w:r w:rsidR="009201DE">
        <w:t xml:space="preserve">Complementary </w:t>
      </w:r>
      <w:r w:rsidR="00105569">
        <w:t xml:space="preserve">HTML documentation is </w:t>
      </w:r>
      <w:r w:rsidR="00B74DA0">
        <w:t>automatically generated</w:t>
      </w:r>
      <w:r w:rsidR="00105569">
        <w:t xml:space="preserve"> for </w:t>
      </w:r>
      <w:r w:rsidR="008F2010">
        <w:t>each ontology</w:t>
      </w:r>
      <w:r w:rsidR="00B74DA0">
        <w:t xml:space="preserve"> from its OWL file </w:t>
      </w:r>
      <w:r w:rsidR="00FF4EA6">
        <w:t>using Widoco</w:t>
      </w:r>
      <w:r w:rsidR="00FF4EA6">
        <w:rPr>
          <w:rStyle w:val="FootnoteReference"/>
        </w:rPr>
        <w:footnoteReference w:id="1"/>
      </w:r>
      <w:r w:rsidR="00B74DA0">
        <w:t>; in a web browser, each iCity ontology IRI dereferences to this documentation.</w:t>
      </w:r>
    </w:p>
    <w:p w14:paraId="2E7423CC" w14:textId="77777777" w:rsidR="004D2842" w:rsidRDefault="004D2842" w:rsidP="00EA354A">
      <w:pPr>
        <w:pStyle w:val="Heading1"/>
      </w:pPr>
      <w:bookmarkStart w:id="33" w:name="_Toc21701958"/>
      <w:r w:rsidRPr="004D2842">
        <w:t>Scope</w:t>
      </w:r>
      <w:bookmarkEnd w:id="33"/>
    </w:p>
    <w:p w14:paraId="444DB19D" w14:textId="77777777" w:rsidR="005B758E" w:rsidRDefault="005B758E" w:rsidP="005B758E">
      <w:r>
        <w:t>The iCity ontologies define the concepts required to represent the urban system and its behaviour, as informed by work undertaken by the iCity-ORF project teams.</w:t>
      </w:r>
    </w:p>
    <w:p w14:paraId="2FF77B9B" w14:textId="77777777" w:rsidR="005B758E" w:rsidRDefault="005B758E" w:rsidP="00EA354A"/>
    <w:p w14:paraId="564A43AB" w14:textId="4A7ADA9F" w:rsidR="009201DE" w:rsidRDefault="00C61940" w:rsidP="00EA354A">
      <w:r>
        <w:t xml:space="preserve">This </w:t>
      </w:r>
      <w:r w:rsidR="009201DE">
        <w:t>report</w:t>
      </w:r>
      <w:r>
        <w:t xml:space="preserve"> </w:t>
      </w:r>
      <w:r w:rsidR="009201DE">
        <w:t>includes documentation of the contents of the iCity ontology, along with recommendations for its implementation and maintenance, and examples of its application in the iCity-ORF project.</w:t>
      </w:r>
      <w:r w:rsidR="005B758E">
        <w:t xml:space="preserve"> </w:t>
      </w:r>
      <w:r w:rsidR="009201DE">
        <w:t>The intended semantics of the ontology’s concepts are described in natural language, followed by an overview of the</w:t>
      </w:r>
      <w:r w:rsidR="00677C22">
        <w:t xml:space="preserve"> </w:t>
      </w:r>
      <w:r w:rsidR="009201DE">
        <w:t>axioms that capture, or in some cases approximate, this semantics.</w:t>
      </w:r>
      <w:r w:rsidR="00677C22">
        <w:t xml:space="preserve"> The iCity </w:t>
      </w:r>
      <w:r w:rsidR="005F681C">
        <w:t>is made up of sub-</w:t>
      </w:r>
      <w:r w:rsidR="00677C22">
        <w:t xml:space="preserve">ontologies </w:t>
      </w:r>
      <w:r w:rsidR="005F681C">
        <w:t xml:space="preserve">that </w:t>
      </w:r>
      <w:r w:rsidR="00677C22">
        <w:t xml:space="preserve">are axiomatized in OWL 2 </w:t>
      </w:r>
      <w:sdt>
        <w:sdtPr>
          <w:id w:val="571318992"/>
          <w:citation/>
        </w:sdtPr>
        <w:sdtContent>
          <w:r w:rsidR="00677C22">
            <w:fldChar w:fldCharType="begin"/>
          </w:r>
          <w:r w:rsidR="00677C22">
            <w:instrText xml:space="preserve"> CITATION Gra08 \l 4105 </w:instrText>
          </w:r>
          <w:r w:rsidR="00677C22">
            <w:fldChar w:fldCharType="separate"/>
          </w:r>
          <w:r w:rsidR="00677C22">
            <w:rPr>
              <w:noProof/>
            </w:rPr>
            <w:t>(Grau, et al., 2008)</w:t>
          </w:r>
          <w:r w:rsidR="00677C22">
            <w:fldChar w:fldCharType="end"/>
          </w:r>
        </w:sdtContent>
      </w:sdt>
      <w:r w:rsidR="00677C22">
        <w:t xml:space="preserve">. </w:t>
      </w:r>
      <w:r w:rsidR="009201DE">
        <w:t xml:space="preserve">This report does not </w:t>
      </w:r>
      <w:r w:rsidR="00403B49">
        <w:t>go into detail addressing the concepts defined in reused</w:t>
      </w:r>
      <w:r w:rsidR="00A526A1">
        <w:t>, external</w:t>
      </w:r>
      <w:r w:rsidR="00403B49">
        <w:t xml:space="preserve"> ontologies, except where necessary to describe concepts </w:t>
      </w:r>
      <w:r w:rsidR="005B758E">
        <w:t>introduced</w:t>
      </w:r>
      <w:r w:rsidR="00403B49">
        <w:t xml:space="preserve"> in the iCity ontologies. The reader is referred to the original documentation for these ontologies as required.</w:t>
      </w:r>
    </w:p>
    <w:p w14:paraId="14537964" w14:textId="77777777" w:rsidR="00196B6E" w:rsidRPr="009B6F55" w:rsidRDefault="00196B6E" w:rsidP="00EA354A">
      <w:pPr>
        <w:pStyle w:val="Heading1"/>
      </w:pPr>
      <w:bookmarkStart w:id="34" w:name="_Toc21701959"/>
      <w:r w:rsidRPr="009B6F55">
        <w:t>Role of the Ontology</w:t>
      </w:r>
      <w:bookmarkEnd w:id="34"/>
    </w:p>
    <w:p w14:paraId="6164ABB2" w14:textId="6F634050" w:rsidR="00DA0EFA" w:rsidRDefault="008750E6" w:rsidP="00EA354A">
      <w:r>
        <w:t>All</w:t>
      </w:r>
      <w:r w:rsidR="007C0DC2">
        <w:t xml:space="preserve"> of t</w:t>
      </w:r>
      <w:r w:rsidR="00DA0EFA">
        <w:t>h</w:t>
      </w:r>
      <w:r w:rsidR="00C92A26">
        <w:t>e projects within iCity</w:t>
      </w:r>
      <w:r>
        <w:t>-ORF</w:t>
      </w:r>
      <w:r w:rsidR="00C92A26">
        <w:t xml:space="preserve"> are situated </w:t>
      </w:r>
      <w:r w:rsidR="00DA0EFA">
        <w:t xml:space="preserve">in the urban domain, therefore it is not surprising to find many common concepts between them. </w:t>
      </w:r>
      <w:r w:rsidR="007F3308">
        <w:t>As such, it</w:t>
      </w:r>
      <w:r w:rsidR="00DA0EFA">
        <w:t xml:space="preserve"> stands to reason that some integration between the different applications should be possible. For example, if data is collected about the population, it should be usable by </w:t>
      </w:r>
      <w:r w:rsidR="007F3308">
        <w:t>various</w:t>
      </w:r>
      <w:r w:rsidR="00DA0EFA">
        <w:t xml:space="preserve"> simulations</w:t>
      </w:r>
      <w:r w:rsidR="007F3308">
        <w:t xml:space="preserve"> such as ILUTE </w:t>
      </w:r>
      <w:r w:rsidR="00BF257D">
        <w:fldChar w:fldCharType="begin"/>
      </w:r>
      <w:r w:rsidR="00BF257D">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F257D">
        <w:fldChar w:fldCharType="separate"/>
      </w:r>
      <w:r w:rsidR="00BF257D">
        <w:rPr>
          <w:noProof/>
        </w:rPr>
        <w:t>[1]</w:t>
      </w:r>
      <w:r w:rsidR="00BF257D">
        <w:fldChar w:fldCharType="end"/>
      </w:r>
      <w:r w:rsidR="00DA0EFA">
        <w:t>, but also by the projects developing analysis tools, such as the smart parking app</w:t>
      </w:r>
      <w:r w:rsidR="007C0DC2">
        <w:t>lication</w:t>
      </w:r>
      <w:r w:rsidR="00DA0EFA">
        <w:t xml:space="preserve">. Unfortunately, there is </w:t>
      </w:r>
      <w:r w:rsidR="009F11B5">
        <w:t xml:space="preserve">also </w:t>
      </w:r>
      <w:r w:rsidR="00DA0EFA">
        <w:t>ambiguity in how different concepts are used</w:t>
      </w:r>
      <w:r w:rsidR="003F6A24">
        <w:t>;</w:t>
      </w:r>
      <w:r w:rsidR="00DA0EFA">
        <w:t xml:space="preserve"> the same concept may be defined differently in different applications. This provides a challenge </w:t>
      </w:r>
      <w:r w:rsidR="00FD590F">
        <w:t>not only for integration of the iCity applications, bu</w:t>
      </w:r>
      <w:r w:rsidR="00577F14">
        <w:t>t for shareability</w:t>
      </w:r>
      <w:r w:rsidR="003F6A24">
        <w:t xml:space="preserve"> and reuse</w:t>
      </w:r>
      <w:r w:rsidR="00577F14">
        <w:t xml:space="preserve"> of results: i</w:t>
      </w:r>
      <w:r w:rsidR="00FD590F">
        <w:t xml:space="preserve">f the knowledge generated by iCity is not defined sufficiently, it will be difficult for any other researchers to understand and leverage it. </w:t>
      </w:r>
    </w:p>
    <w:p w14:paraId="4DA72896" w14:textId="77777777" w:rsidR="00860FAE" w:rsidRDefault="00860FAE" w:rsidP="00EA354A"/>
    <w:p w14:paraId="6E1BB89B" w14:textId="7C0538DC" w:rsidR="009F11B5" w:rsidRDefault="003F6A24" w:rsidP="009F11B5">
      <w:r>
        <w:t>The key purpose of the iCity Ontology is to address these challenges of data integration and reuse.</w:t>
      </w:r>
      <w:r w:rsidR="00860FAE">
        <w:t xml:space="preserve"> </w:t>
      </w:r>
      <w:r w:rsidR="00663DB9">
        <w:t xml:space="preserve">The iCity ontology provides a common set of terms with which data can be stored and accessed. </w:t>
      </w:r>
      <w:r w:rsidR="009F11B5">
        <w:t xml:space="preserve">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w:t>
      </w:r>
      <w:r>
        <w:t xml:space="preserve">to support the </w:t>
      </w:r>
      <w:r w:rsidR="009F11B5">
        <w:t>publishing or sharing data with the research community.</w:t>
      </w:r>
    </w:p>
    <w:p w14:paraId="2C0844FC" w14:textId="77777777" w:rsidR="00860FAE" w:rsidRDefault="00860FAE" w:rsidP="00EA354A"/>
    <w:p w14:paraId="3886168F" w14:textId="7D0DFE9C" w:rsidR="004D3B2F" w:rsidRDefault="00663DB9" w:rsidP="00EA354A">
      <w:r>
        <w:lastRenderedPageBreak/>
        <w:t>Th</w:t>
      </w:r>
      <w:r w:rsidR="009F11B5">
        <w:t xml:space="preserve">e resulting artifact, </w:t>
      </w:r>
      <w:r>
        <w:t xml:space="preserve">often referred to as the </w:t>
      </w:r>
      <w:r>
        <w:rPr>
          <w:i/>
        </w:rPr>
        <w:t>knowledge base</w:t>
      </w:r>
      <w:r>
        <w:t xml:space="preserve"> will take the form of a triple-store(s)</w:t>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860FAE">
        <w:t xml:space="preserve">In future work, an alternative architecture may be explored wherein some or all of the data is maintained in its original location, such as a relational database, and accessed via mappings to the ontology. </w:t>
      </w:r>
      <w:r w:rsidR="004D3B2F">
        <w:t xml:space="preserve">The </w:t>
      </w:r>
      <w:r w:rsidR="002E7622">
        <w:t xml:space="preserve">high-level </w:t>
      </w:r>
      <w:r w:rsidR="004D3B2F">
        <w:t xml:space="preserve">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C65CEA">
        <w:t xml:space="preserve">Figure </w:t>
      </w:r>
      <w:r w:rsidR="00C65CEA">
        <w:rPr>
          <w:noProof/>
        </w:rPr>
        <w:t>1</w:t>
      </w:r>
      <w:r w:rsidR="00F367B8">
        <w:fldChar w:fldCharType="end"/>
      </w:r>
      <w:r w:rsidR="004D3B2F">
        <w:t>.</w:t>
      </w:r>
    </w:p>
    <w:p w14:paraId="379EB43B" w14:textId="77777777" w:rsidR="00860FAE" w:rsidRDefault="00860FAE" w:rsidP="00EA354A"/>
    <w:p w14:paraId="5E7508D5" w14:textId="77777777" w:rsidR="00860FAE" w:rsidRDefault="00860FAE" w:rsidP="00860FAE">
      <w:r>
        <w:t>Another purpose of the ontology is to support automated reasoning. Owing to the formal logic that the ontology is encoded in, its axioms are capable of supporting data validation and inference of the information stored in the knowledge base.</w:t>
      </w:r>
    </w:p>
    <w:p w14:paraId="0B1C365B" w14:textId="4AABB07E"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1CDDDD51" w:rsidR="00F367B8" w:rsidRDefault="002E7622" w:rsidP="00F367B8">
      <w:pPr>
        <w:keepNext/>
      </w:pPr>
      <w:r w:rsidRPr="002E7622">
        <w:rPr>
          <w:noProof/>
        </w:rPr>
        <w:drawing>
          <wp:inline distT="0" distB="0" distL="0" distR="0" wp14:anchorId="06803F60" wp14:editId="18E6B2C8">
            <wp:extent cx="5943600" cy="277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2410"/>
                    </a:xfrm>
                    <a:prstGeom prst="rect">
                      <a:avLst/>
                    </a:prstGeom>
                  </pic:spPr>
                </pic:pic>
              </a:graphicData>
            </a:graphic>
          </wp:inline>
        </w:drawing>
      </w:r>
    </w:p>
    <w:p w14:paraId="7FE2FAB9" w14:textId="24CCB126" w:rsidR="004A370E" w:rsidRDefault="00F367B8" w:rsidP="00F367B8">
      <w:pPr>
        <w:pStyle w:val="Caption"/>
      </w:pPr>
      <w:bookmarkStart w:id="35"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1A6211">
        <w:rPr>
          <w:noProof/>
        </w:rPr>
        <w:t>1</w:t>
      </w:r>
      <w:r w:rsidR="00FA06BD">
        <w:rPr>
          <w:noProof/>
        </w:rPr>
        <w:fldChar w:fldCharType="end"/>
      </w:r>
      <w:bookmarkEnd w:id="35"/>
      <w:r>
        <w:t xml:space="preserve">: iCity Knowledge Base </w:t>
      </w:r>
      <w:r w:rsidR="002E7622">
        <w:t xml:space="preserve">High-Level </w:t>
      </w:r>
      <w:r>
        <w:t>Architecture</w:t>
      </w:r>
    </w:p>
    <w:p w14:paraId="06791E59" w14:textId="77777777" w:rsidR="00F367B8" w:rsidRDefault="00F367B8" w:rsidP="004A370E">
      <w:pPr>
        <w:keepNext/>
      </w:pPr>
    </w:p>
    <w:p w14:paraId="359A4500" w14:textId="06B4D969"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ontology</w:t>
      </w:r>
      <w:r w:rsidR="00512299">
        <w:t xml:space="preserve"> required </w:t>
      </w:r>
      <w:r w:rsidR="006D2A85">
        <w:t>achieve this</w:t>
      </w:r>
      <w:r w:rsidR="00BD68FC">
        <w:t>, in particular</w:t>
      </w:r>
      <w:r w:rsidR="0019543E">
        <w:t xml:space="preserve">, </w:t>
      </w:r>
      <w:r w:rsidR="00723909">
        <w:t xml:space="preserve">to define </w:t>
      </w:r>
      <w:r w:rsidR="0019543E">
        <w:t>the urban system.</w:t>
      </w:r>
      <w:r w:rsidR="00BE6A2E">
        <w:t xml:space="preserve"> Beyond this</w:t>
      </w:r>
      <w:r w:rsidR="006D2A85">
        <w:t xml:space="preserve"> basic architecture</w:t>
      </w:r>
      <w:r w:rsidR="00BE6A2E">
        <w:t xml:space="preserve">, the iCity </w:t>
      </w:r>
      <w:r w:rsidR="006D2A85">
        <w:t>O</w:t>
      </w:r>
      <w:r w:rsidR="00BE6A2E">
        <w:t>ntology may be implemented to support specific applications. Examples of this are discussed in further detail in Sectio</w:t>
      </w:r>
      <w:r w:rsidR="004816C9">
        <w:t xml:space="preserve">n </w:t>
      </w:r>
      <w:r w:rsidR="004816C9">
        <w:fldChar w:fldCharType="begin"/>
      </w:r>
      <w:r w:rsidR="004816C9">
        <w:instrText xml:space="preserve"> REF _Ref20730202 \r \h </w:instrText>
      </w:r>
      <w:r w:rsidR="004816C9">
        <w:fldChar w:fldCharType="separate"/>
      </w:r>
      <w:r w:rsidR="004816C9">
        <w:t>8</w:t>
      </w:r>
      <w:r w:rsidR="004816C9">
        <w:fldChar w:fldCharType="end"/>
      </w:r>
      <w:r w:rsidR="00BE6A2E">
        <w:t xml:space="preserve">.  </w:t>
      </w:r>
    </w:p>
    <w:p w14:paraId="52EB3871" w14:textId="405DCC66" w:rsidR="006A044F" w:rsidRDefault="006A044F" w:rsidP="00EA354A">
      <w:pPr>
        <w:pStyle w:val="Heading1"/>
      </w:pPr>
      <w:bookmarkStart w:id="36" w:name="_Toc21701960"/>
      <w:bookmarkStart w:id="37" w:name="_Ref462673081"/>
      <w:r>
        <w:t xml:space="preserve">Development </w:t>
      </w:r>
      <w:r w:rsidR="00A0372F">
        <w:t>Approach</w:t>
      </w:r>
      <w:bookmarkEnd w:id="36"/>
    </w:p>
    <w:p w14:paraId="4A0B1015" w14:textId="5C08B7A6" w:rsidR="005F7DA5" w:rsidRDefault="00E53C87" w:rsidP="00E53C87">
      <w:pPr>
        <w:rPr>
          <w:lang w:val="en-US" w:bidi="en-US"/>
        </w:rPr>
      </w:pPr>
      <w:r w:rsidRPr="00E53C87">
        <w:rPr>
          <w:lang w:val="en-US" w:bidi="en-US"/>
        </w:rPr>
        <w:t xml:space="preserve">The </w:t>
      </w:r>
      <w:r w:rsidR="006A04CD">
        <w:rPr>
          <w:lang w:val="en-US" w:bidi="en-US"/>
        </w:rPr>
        <w:t xml:space="preserve">ontologies presented in this report </w:t>
      </w:r>
      <w:r w:rsidR="007B59DF">
        <w:rPr>
          <w:lang w:val="en-US" w:bidi="en-US"/>
        </w:rPr>
        <w:t xml:space="preserve">have been developed </w:t>
      </w:r>
      <w:r w:rsidR="00BF61FF">
        <w:rPr>
          <w:lang w:val="en-US" w:bidi="en-US"/>
        </w:rPr>
        <w:t>based on</w:t>
      </w:r>
      <w:r w:rsidR="00493FE1">
        <w:rPr>
          <w:lang w:val="en-US" w:bidi="en-US"/>
        </w:rPr>
        <w:t xml:space="preserve"> the guidelines for ontology development set out by </w:t>
      </w:r>
      <w:r w:rsidR="0004677B">
        <w:rPr>
          <w:lang w:val="en-US" w:bidi="en-US"/>
        </w:rPr>
        <w:t xml:space="preserve">both </w:t>
      </w:r>
      <w:r w:rsidR="006B06D3">
        <w:rPr>
          <w:lang w:val="en-US" w:bidi="en-US"/>
        </w:rPr>
        <w:fldChar w:fldCharType="begin"/>
      </w:r>
      <w:r w:rsidR="006B06D3">
        <w:rPr>
          <w:lang w:val="en-US" w:bidi="en-US"/>
        </w:rPr>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6B06D3">
        <w:rPr>
          <w:lang w:val="en-US" w:bidi="en-US"/>
        </w:rPr>
        <w:fldChar w:fldCharType="separate"/>
      </w:r>
      <w:r w:rsidR="006B06D3">
        <w:rPr>
          <w:noProof/>
          <w:lang w:val="en-US" w:bidi="en-US"/>
        </w:rPr>
        <w:t>[2]</w:t>
      </w:r>
      <w:r w:rsidR="006B06D3">
        <w:rPr>
          <w:lang w:val="en-US" w:bidi="en-US"/>
        </w:rPr>
        <w:fldChar w:fldCharType="end"/>
      </w:r>
      <w:r w:rsidR="006B06D3">
        <w:rPr>
          <w:lang w:val="en-US" w:bidi="en-US"/>
        </w:rPr>
        <w:t xml:space="preserve"> </w:t>
      </w:r>
      <w:r w:rsidR="0004677B">
        <w:rPr>
          <w:lang w:val="en-US" w:bidi="en-US"/>
        </w:rPr>
        <w:t>and</w:t>
      </w:r>
      <w:r w:rsidR="006B06D3">
        <w:rPr>
          <w:lang w:val="en-US" w:bidi="en-US"/>
        </w:rPr>
        <w:t xml:space="preserve"> </w:t>
      </w:r>
      <w:r w:rsidR="006B06D3">
        <w:rPr>
          <w:lang w:val="en-US" w:bidi="en-US"/>
        </w:rPr>
        <w:fldChar w:fldCharType="begin"/>
      </w:r>
      <w:r w:rsidR="006B06D3">
        <w:rPr>
          <w:lang w:val="en-US" w:bidi="en-US"/>
        </w:rPr>
        <w:instrText xml:space="preserve"> ADDIN EN.CITE &lt;EndNote&gt;&lt;Cite&gt;&lt;Author&gt;Uschold&lt;/Author&gt;&lt;Year&gt;1996&lt;/Year&gt;&lt;IDText&gt;Ontologies: Principles, methods and applications&lt;/IDText&gt;&lt;DisplayText&gt;[3]&lt;/DisplayText&gt;&lt;record&gt;&lt;isbn&gt;1469-8005&lt;/isbn&gt;&lt;titles&gt;&lt;title&gt;Ontologies: Principles, methods and applications&lt;/title&gt;&lt;secondary-title&gt;The knowledge engineering review&lt;/secondary-title&gt;&lt;/titles&gt;&lt;pages&gt;93-136&lt;/pages&gt;&lt;number&gt;2&lt;/number&gt;&lt;contributors&gt;&lt;authors&gt;&lt;author&gt;Uschold, Mike&lt;/author&gt;&lt;author&gt;Gruninger, Michael&lt;/author&gt;&lt;/authors&gt;&lt;/contributors&gt;&lt;added-date format="utc"&gt;1569934015&lt;/added-date&gt;&lt;ref-type name="Journal Article"&gt;17&lt;/ref-type&gt;&lt;dates&gt;&lt;year&gt;1996&lt;/year&gt;&lt;/dates&gt;&lt;rec-number&gt;41&lt;/rec-number&gt;&lt;last-updated-date format="utc"&gt;1569934015&lt;/last-updated-date&gt;&lt;volume&gt;11&lt;/volume&gt;&lt;/record&gt;&lt;/Cite&gt;&lt;/EndNote&gt;</w:instrText>
      </w:r>
      <w:r w:rsidR="006B06D3">
        <w:rPr>
          <w:lang w:val="en-US" w:bidi="en-US"/>
        </w:rPr>
        <w:fldChar w:fldCharType="separate"/>
      </w:r>
      <w:r w:rsidR="006B06D3">
        <w:rPr>
          <w:noProof/>
          <w:lang w:val="en-US" w:bidi="en-US"/>
        </w:rPr>
        <w:t>[3]</w:t>
      </w:r>
      <w:r w:rsidR="006B06D3">
        <w:rPr>
          <w:lang w:val="en-US" w:bidi="en-US"/>
        </w:rPr>
        <w:fldChar w:fldCharType="end"/>
      </w:r>
      <w:r w:rsidR="00493FE1">
        <w:rPr>
          <w:lang w:val="en-US" w:bidi="en-US"/>
        </w:rPr>
        <w:t>.</w:t>
      </w:r>
      <w:r w:rsidR="00416D5D">
        <w:rPr>
          <w:lang w:val="en-US" w:bidi="en-US"/>
        </w:rPr>
        <w:t xml:space="preserve"> </w:t>
      </w:r>
      <w:r w:rsidR="001C7E03">
        <w:rPr>
          <w:lang w:val="en-US" w:bidi="en-US"/>
        </w:rPr>
        <w:t>This combined approach may be described in terms of</w:t>
      </w:r>
      <w:r w:rsidR="00416D5D">
        <w:rPr>
          <w:lang w:val="en-US" w:bidi="en-US"/>
        </w:rPr>
        <w:t xml:space="preserve"> </w:t>
      </w:r>
      <w:r w:rsidR="00EF3A11">
        <w:rPr>
          <w:lang w:val="en-US" w:bidi="en-US"/>
        </w:rPr>
        <w:t xml:space="preserve">the </w:t>
      </w:r>
      <w:r w:rsidR="001C7E03">
        <w:rPr>
          <w:lang w:val="en-US" w:bidi="en-US"/>
        </w:rPr>
        <w:t xml:space="preserve">following </w:t>
      </w:r>
      <w:r w:rsidR="00EF3A11">
        <w:rPr>
          <w:lang w:val="en-US" w:bidi="en-US"/>
        </w:rPr>
        <w:t xml:space="preserve">six </w:t>
      </w:r>
      <w:r w:rsidR="001C7E03">
        <w:rPr>
          <w:lang w:val="en-US" w:bidi="en-US"/>
        </w:rPr>
        <w:t>activities</w:t>
      </w:r>
      <w:r w:rsidR="00EF3A11">
        <w:rPr>
          <w:lang w:val="en-US" w:bidi="en-US"/>
        </w:rPr>
        <w:t xml:space="preserve">, the outcomes </w:t>
      </w:r>
      <w:r w:rsidR="001C7E03">
        <w:rPr>
          <w:lang w:val="en-US" w:bidi="en-US"/>
        </w:rPr>
        <w:t>of which are outlined in subsequent sections of this report.</w:t>
      </w:r>
    </w:p>
    <w:p w14:paraId="6E1691B7" w14:textId="528561DD" w:rsidR="005F7DA5" w:rsidRDefault="005F7DA5" w:rsidP="006B06D3">
      <w:pPr>
        <w:pStyle w:val="ListParagraph"/>
        <w:numPr>
          <w:ilvl w:val="0"/>
          <w:numId w:val="49"/>
        </w:numPr>
      </w:pPr>
      <w:r>
        <w:t>Requirements gather</w:t>
      </w:r>
      <w:r w:rsidR="001C7E03">
        <w:t xml:space="preserve">: developing a clear understanding of the domain and required scope of the ontology. This activity is facilitated with the identification of motivating scenarios </w:t>
      </w:r>
      <w:r w:rsidR="001C7E03">
        <w:lastRenderedPageBreak/>
        <w:t>and eventually made more precise with the specification of Competency Questions. Competency Questions are queries that the ontology should be capable of representing and answerin</w:t>
      </w:r>
      <w:r w:rsidR="006B06D3">
        <w:t>g and may be thought of as analogous to functional requirements in Software Engineering.</w:t>
      </w:r>
    </w:p>
    <w:p w14:paraId="41B0D6D5" w14:textId="458635CE" w:rsidR="005F7DA5" w:rsidRDefault="006B06D3" w:rsidP="006B06D3">
      <w:pPr>
        <w:pStyle w:val="ListParagraph"/>
        <w:numPr>
          <w:ilvl w:val="0"/>
          <w:numId w:val="49"/>
        </w:numPr>
      </w:pPr>
      <w:r>
        <w:t>Reuse: where possible, ontologies that were suitable for reuse to (partially) satisfied the requirements were identified. We also considered the reuse of existing vocabularies as appropriate.</w:t>
      </w:r>
    </w:p>
    <w:p w14:paraId="7E5DBCB7" w14:textId="24343C57" w:rsidR="007964B7" w:rsidRDefault="006B06D3" w:rsidP="006C131F">
      <w:pPr>
        <w:pStyle w:val="ListParagraph"/>
        <w:numPr>
          <w:ilvl w:val="0"/>
          <w:numId w:val="49"/>
        </w:numPr>
      </w:pPr>
      <w:r>
        <w:t xml:space="preserve">Ontology Design: the definition of classes, the class hierarchy, and properties was tightly linked and iterative, rather than sequential as described by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t>. These terms were identified with a combined approach: bottom-up design from the required datasets, and top-down from the areas recognized as important to the domain. The r</w:t>
      </w:r>
      <w:r w:rsidR="007964B7">
        <w:t>eference to “facets” and “slots”</w:t>
      </w:r>
      <w:r>
        <w:t xml:space="preserve"> </w:t>
      </w:r>
      <w:r w:rsidR="00DE747E">
        <w:t>by</w:t>
      </w:r>
      <w:r>
        <w:t xml:space="preserve">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rsidR="00DE747E">
        <w:t xml:space="preserve"> </w:t>
      </w:r>
      <w:r>
        <w:t>can be interpreted as the task of</w:t>
      </w:r>
      <w:r w:rsidR="007964B7">
        <w:t xml:space="preserve"> defining axioms </w:t>
      </w:r>
      <w:r w:rsidR="00C51464">
        <w:t>(primarily subsumption and equivalence, but also pertaining to object property characteristics) that relate the classes and properties with one-another.</w:t>
      </w:r>
    </w:p>
    <w:p w14:paraId="46020EA3" w14:textId="0A2235A3" w:rsidR="00C51464" w:rsidRDefault="00C51464" w:rsidP="00EF3A11">
      <w:pPr>
        <w:pStyle w:val="ListParagraph"/>
        <w:numPr>
          <w:ilvl w:val="0"/>
          <w:numId w:val="49"/>
        </w:numPr>
      </w:pPr>
      <w:r>
        <w:t>Defining instances: the definition of instances was accomplished with the specification (and materialization) of R2RML mappings from existing data sources to the ontology.</w:t>
      </w:r>
      <w:r w:rsidR="00DE747E">
        <w:t xml:space="preserve"> </w:t>
      </w:r>
      <w:r>
        <w:t xml:space="preserve">This process is described in greater detail later in the report. </w:t>
      </w:r>
    </w:p>
    <w:p w14:paraId="559E5FE9" w14:textId="5D705CAC" w:rsidR="00091950" w:rsidRDefault="00C51464" w:rsidP="00EF3A11">
      <w:pPr>
        <w:pStyle w:val="ListParagraph"/>
        <w:numPr>
          <w:ilvl w:val="0"/>
          <w:numId w:val="49"/>
        </w:numPr>
      </w:pPr>
      <w:r>
        <w:t>Evaluation: While the task of evaluation is an important step that was addressed in several ways in this project</w:t>
      </w:r>
      <w:r w:rsidR="00091950">
        <w:t>:</w:t>
      </w:r>
    </w:p>
    <w:p w14:paraId="5D9CD004" w14:textId="0E4EA6B0" w:rsidR="00091950" w:rsidRDefault="00091950" w:rsidP="00EF3A11">
      <w:pPr>
        <w:pStyle w:val="ListParagraph"/>
        <w:numPr>
          <w:ilvl w:val="1"/>
          <w:numId w:val="49"/>
        </w:numPr>
      </w:pPr>
      <w:r w:rsidRPr="00091950">
        <w:rPr>
          <w:i/>
        </w:rPr>
        <w:t>Consistency</w:t>
      </w:r>
      <w:r>
        <w:t>: Using (automated reasoner X) the ontologies were classified to demonstrate consistency of the definitions and absence of unsatisfiable classes.</w:t>
      </w:r>
      <w:r w:rsidR="00C51464">
        <w:t xml:space="preserve"> </w:t>
      </w:r>
    </w:p>
    <w:p w14:paraId="461E10D4" w14:textId="460518E0" w:rsidR="00C51464" w:rsidRDefault="00091950" w:rsidP="00EF3A11">
      <w:pPr>
        <w:pStyle w:val="ListParagraph"/>
        <w:numPr>
          <w:ilvl w:val="1"/>
          <w:numId w:val="49"/>
        </w:numPr>
      </w:pPr>
      <w:r>
        <w:rPr>
          <w:i/>
        </w:rPr>
        <w:t xml:space="preserve">Adequacy: </w:t>
      </w:r>
      <w:r w:rsidR="00C51464">
        <w:t>The mapping of data sources (described previously) served as a</w:t>
      </w:r>
      <w:r>
        <w:t xml:space="preserve"> means of evaluating the adequacy of the terms to capture the</w:t>
      </w:r>
      <w:r w:rsidR="00402C7E">
        <w:t xml:space="preserve"> required</w:t>
      </w:r>
      <w:r>
        <w:t xml:space="preserve"> data sources.</w:t>
      </w:r>
    </w:p>
    <w:p w14:paraId="4C982C6E" w14:textId="21D1E77C" w:rsidR="00402C7E" w:rsidRPr="005F7DA5" w:rsidRDefault="00402C7E" w:rsidP="00EF3A11">
      <w:pPr>
        <w:pStyle w:val="ListParagraph"/>
        <w:numPr>
          <w:ilvl w:val="1"/>
          <w:numId w:val="49"/>
        </w:numPr>
      </w:pPr>
      <w:r>
        <w:rPr>
          <w:i/>
        </w:rPr>
        <w:t>Competency</w:t>
      </w:r>
      <w:r w:rsidR="0004677B">
        <w:rPr>
          <w:i/>
        </w:rPr>
        <w:t>/completeness</w:t>
      </w:r>
      <w:r>
        <w:rPr>
          <w:i/>
        </w:rPr>
        <w:t>:</w:t>
      </w:r>
      <w:r>
        <w:t xml:space="preserve"> finally, </w:t>
      </w:r>
      <w:r w:rsidR="0004677B">
        <w:t xml:space="preserve">the ontologies were assessed for completeness relative </w:t>
      </w:r>
      <w:r>
        <w:t xml:space="preserve">to the </w:t>
      </w:r>
      <w:r w:rsidR="0004677B">
        <w:t xml:space="preserve">identified </w:t>
      </w:r>
      <w:r>
        <w:t>Competency Question</w:t>
      </w:r>
      <w:r w:rsidR="0004677B">
        <w:t>s</w:t>
      </w:r>
      <w:r w:rsidR="006B06D3">
        <w:t>.</w:t>
      </w:r>
    </w:p>
    <w:p w14:paraId="157488CD" w14:textId="77B10EE0" w:rsidR="00EF379A" w:rsidRDefault="00EF379A" w:rsidP="00DE747E">
      <w:pPr>
        <w:pStyle w:val="Heading1"/>
      </w:pPr>
      <w:bookmarkStart w:id="38" w:name="_Toc21701961"/>
      <w:bookmarkStart w:id="39" w:name="_Ref21706188"/>
      <w:bookmarkStart w:id="40" w:name="_Ref21707177"/>
      <w:r>
        <w:t>Requirements</w:t>
      </w:r>
      <w:bookmarkEnd w:id="38"/>
      <w:bookmarkEnd w:id="39"/>
      <w:bookmarkEnd w:id="40"/>
    </w:p>
    <w:p w14:paraId="2026B50B" w14:textId="26BB2918" w:rsidR="0028054A" w:rsidRDefault="00EF3A11" w:rsidP="00E53C87">
      <w:pPr>
        <w:rPr>
          <w:lang w:val="en-US" w:bidi="en-US"/>
        </w:rPr>
      </w:pPr>
      <w:r>
        <w:rPr>
          <w:lang w:val="en-US" w:bidi="en-US"/>
        </w:rPr>
        <w:t xml:space="preserve">In an effort to clarify the domain and scope of an ontology for transportation planning, </w:t>
      </w:r>
      <w:r w:rsidR="00184455">
        <w:rPr>
          <w:lang w:val="en-US" w:bidi="en-US"/>
        </w:rPr>
        <w:t>interviews were conducted and relevant documents were reviewed to reveal</w:t>
      </w:r>
      <w:r w:rsidR="0028054A">
        <w:rPr>
          <w:lang w:val="en-US" w:bidi="en-US"/>
        </w:rPr>
        <w:t xml:space="preserve"> </w:t>
      </w:r>
      <w:r w:rsidR="00414B5E">
        <w:rPr>
          <w:lang w:val="en-US" w:bidi="en-US"/>
        </w:rPr>
        <w:t xml:space="preserve">required </w:t>
      </w:r>
      <w:r w:rsidR="00B94D2C">
        <w:rPr>
          <w:lang w:val="en-US" w:bidi="en-US"/>
        </w:rPr>
        <w:t xml:space="preserve">competency </w:t>
      </w:r>
      <w:r w:rsidR="00414B5E">
        <w:rPr>
          <w:lang w:val="en-US" w:bidi="en-US"/>
        </w:rPr>
        <w:t xml:space="preserve">areas </w:t>
      </w:r>
      <w:r w:rsidR="00B94D2C">
        <w:rPr>
          <w:lang w:val="en-US" w:bidi="en-US"/>
        </w:rPr>
        <w:t xml:space="preserve">in </w:t>
      </w:r>
      <w:r w:rsidR="0028054A">
        <w:rPr>
          <w:lang w:val="en-US" w:bidi="en-US"/>
        </w:rPr>
        <w:t>two key knowledge categories</w:t>
      </w:r>
      <w:r w:rsidR="00B94D2C">
        <w:rPr>
          <w:lang w:val="en-US" w:bidi="en-US"/>
        </w:rPr>
        <w:t xml:space="preserve">, outlined in </w:t>
      </w:r>
      <w:r w:rsidR="00B94D2C">
        <w:rPr>
          <w:lang w:val="en-US" w:bidi="en-US"/>
        </w:rPr>
        <w:fldChar w:fldCharType="begin"/>
      </w:r>
      <w:r w:rsidR="00B94D2C">
        <w:rPr>
          <w:lang w:val="en-US" w:bidi="en-US"/>
        </w:rPr>
        <w:instrText xml:space="preserve"> REF _Ref19780482 \h </w:instrText>
      </w:r>
      <w:r w:rsidR="00B94D2C">
        <w:rPr>
          <w:lang w:val="en-US" w:bidi="en-US"/>
        </w:rPr>
      </w:r>
      <w:r w:rsidR="00B94D2C">
        <w:rPr>
          <w:lang w:val="en-US" w:bidi="en-US"/>
        </w:rPr>
        <w:fldChar w:fldCharType="separate"/>
      </w:r>
      <w:r w:rsidR="00C65CEA">
        <w:t xml:space="preserve">Table </w:t>
      </w:r>
      <w:r w:rsidR="00C65CEA">
        <w:rPr>
          <w:noProof/>
        </w:rPr>
        <w:t>1</w:t>
      </w:r>
      <w:r w:rsidR="00B94D2C">
        <w:rPr>
          <w:lang w:val="en-US" w:bidi="en-US"/>
        </w:rPr>
        <w:fldChar w:fldCharType="end"/>
      </w:r>
      <w:r w:rsidR="00B94D2C">
        <w:rPr>
          <w:lang w:val="en-US" w:bidi="en-US"/>
        </w:rPr>
        <w:t>. The major concepts identified in this effort would eventually form many of the individual ontologies that the iCity TPSO is built from.</w:t>
      </w:r>
    </w:p>
    <w:p w14:paraId="4C840756" w14:textId="60F8AA0E" w:rsidR="00B94D2C" w:rsidRDefault="00B94D2C" w:rsidP="00B94D2C">
      <w:pPr>
        <w:pStyle w:val="Caption"/>
        <w:keepNext/>
      </w:pPr>
      <w:bookmarkStart w:id="41" w:name="_Ref19780482"/>
      <w:r>
        <w:t xml:space="preserve">Table </w:t>
      </w:r>
      <w:fldSimple w:instr=" SEQ Table \* ARABIC ">
        <w:r w:rsidR="00C65CEA">
          <w:rPr>
            <w:noProof/>
          </w:rPr>
          <w:t>1</w:t>
        </w:r>
      </w:fldSimple>
      <w:bookmarkEnd w:id="41"/>
      <w:r>
        <w:t>: Key competency requirements.</w:t>
      </w:r>
    </w:p>
    <w:tbl>
      <w:tblPr>
        <w:tblStyle w:val="TableGrid"/>
        <w:tblW w:w="0" w:type="auto"/>
        <w:tblLook w:val="04A0" w:firstRow="1" w:lastRow="0" w:firstColumn="1" w:lastColumn="0" w:noHBand="0" w:noVBand="1"/>
      </w:tblPr>
      <w:tblGrid>
        <w:gridCol w:w="3296"/>
        <w:gridCol w:w="6054"/>
      </w:tblGrid>
      <w:tr w:rsidR="00B94D2C" w14:paraId="0FF80575" w14:textId="77777777" w:rsidTr="00B94D2C">
        <w:tc>
          <w:tcPr>
            <w:tcW w:w="3296" w:type="dxa"/>
          </w:tcPr>
          <w:p w14:paraId="677422AD" w14:textId="77777777" w:rsidR="00B94D2C" w:rsidRDefault="00B94D2C" w:rsidP="00147C1C">
            <w:pPr>
              <w:rPr>
                <w:b/>
              </w:rPr>
            </w:pPr>
            <w:r>
              <w:rPr>
                <w:b/>
              </w:rPr>
              <w:t>Knowledge Category</w:t>
            </w:r>
          </w:p>
        </w:tc>
        <w:tc>
          <w:tcPr>
            <w:tcW w:w="6054" w:type="dxa"/>
          </w:tcPr>
          <w:p w14:paraId="6D6327BA" w14:textId="29458D8A" w:rsidR="00B94D2C" w:rsidRDefault="00B94D2C" w:rsidP="00147C1C">
            <w:pPr>
              <w:rPr>
                <w:b/>
              </w:rPr>
            </w:pPr>
            <w:r>
              <w:rPr>
                <w:b/>
              </w:rPr>
              <w:t xml:space="preserve">Competency </w:t>
            </w:r>
            <w:r w:rsidR="00414B5E">
              <w:rPr>
                <w:b/>
              </w:rPr>
              <w:t>Areas</w:t>
            </w:r>
          </w:p>
        </w:tc>
      </w:tr>
      <w:tr w:rsidR="00B94D2C" w:rsidRPr="00C5720F" w14:paraId="392226FA" w14:textId="77777777" w:rsidTr="00B94D2C">
        <w:tc>
          <w:tcPr>
            <w:tcW w:w="3296" w:type="dxa"/>
          </w:tcPr>
          <w:p w14:paraId="38F608C9" w14:textId="77777777" w:rsidR="00B94D2C" w:rsidRPr="00C5720F" w:rsidRDefault="00B94D2C" w:rsidP="00147C1C">
            <w:r>
              <w:t>Urban System Characteristics</w:t>
            </w:r>
          </w:p>
        </w:tc>
        <w:tc>
          <w:tcPr>
            <w:tcW w:w="6054" w:type="dxa"/>
          </w:tcPr>
          <w:p w14:paraId="51BBD219" w14:textId="77777777" w:rsidR="00B94D2C" w:rsidRDefault="00B94D2C" w:rsidP="00BC16B7">
            <w:pPr>
              <w:pStyle w:val="ListParagraph"/>
              <w:numPr>
                <w:ilvl w:val="0"/>
                <w:numId w:val="34"/>
              </w:numPr>
              <w:ind w:left="459" w:hanging="284"/>
            </w:pPr>
            <w:r>
              <w:t>Population:</w:t>
            </w:r>
          </w:p>
          <w:p w14:paraId="2D77E313" w14:textId="77777777" w:rsidR="00B94D2C" w:rsidRDefault="00B94D2C" w:rsidP="00BC16B7">
            <w:pPr>
              <w:pStyle w:val="ListParagraph"/>
              <w:numPr>
                <w:ilvl w:val="1"/>
                <w:numId w:val="34"/>
              </w:numPr>
              <w:ind w:left="742"/>
            </w:pPr>
            <w:r>
              <w:t>People</w:t>
            </w:r>
          </w:p>
          <w:p w14:paraId="6B4F0925" w14:textId="77777777" w:rsidR="00B94D2C" w:rsidRDefault="00B94D2C" w:rsidP="00BC16B7">
            <w:pPr>
              <w:pStyle w:val="ListParagraph"/>
              <w:numPr>
                <w:ilvl w:val="1"/>
                <w:numId w:val="34"/>
              </w:numPr>
              <w:ind w:left="742"/>
            </w:pPr>
            <w:r>
              <w:t>Households</w:t>
            </w:r>
          </w:p>
          <w:p w14:paraId="521EC7F4" w14:textId="77777777" w:rsidR="00B94D2C" w:rsidRDefault="00B94D2C" w:rsidP="00BC16B7">
            <w:pPr>
              <w:pStyle w:val="ListParagraph"/>
              <w:numPr>
                <w:ilvl w:val="1"/>
                <w:numId w:val="34"/>
              </w:numPr>
              <w:ind w:left="742"/>
            </w:pPr>
            <w:r>
              <w:t>Jobs</w:t>
            </w:r>
          </w:p>
          <w:p w14:paraId="01E9AAB2" w14:textId="77777777" w:rsidR="00B94D2C" w:rsidRDefault="00B94D2C" w:rsidP="00BC16B7">
            <w:pPr>
              <w:pStyle w:val="ListParagraph"/>
              <w:numPr>
                <w:ilvl w:val="1"/>
                <w:numId w:val="34"/>
              </w:numPr>
              <w:ind w:left="742"/>
            </w:pPr>
            <w:r>
              <w:t>Schedules</w:t>
            </w:r>
          </w:p>
          <w:p w14:paraId="7C4613FA" w14:textId="77777777" w:rsidR="00B94D2C" w:rsidRDefault="00B94D2C" w:rsidP="00BC16B7">
            <w:pPr>
              <w:pStyle w:val="ListParagraph"/>
              <w:numPr>
                <w:ilvl w:val="1"/>
                <w:numId w:val="34"/>
              </w:numPr>
              <w:ind w:left="742"/>
            </w:pPr>
            <w:r>
              <w:t>Means of travel</w:t>
            </w:r>
          </w:p>
          <w:p w14:paraId="27794932" w14:textId="77777777" w:rsidR="00B94D2C" w:rsidRDefault="00B94D2C" w:rsidP="00BC16B7">
            <w:pPr>
              <w:pStyle w:val="ListParagraph"/>
              <w:numPr>
                <w:ilvl w:val="0"/>
                <w:numId w:val="34"/>
              </w:numPr>
              <w:ind w:left="459" w:hanging="284"/>
            </w:pPr>
            <w:r>
              <w:t>Land Use</w:t>
            </w:r>
          </w:p>
          <w:p w14:paraId="72F9D8CE" w14:textId="77777777" w:rsidR="00B94D2C" w:rsidRDefault="00B94D2C" w:rsidP="00BC16B7">
            <w:pPr>
              <w:pStyle w:val="ListParagraph"/>
              <w:numPr>
                <w:ilvl w:val="1"/>
                <w:numId w:val="34"/>
              </w:numPr>
              <w:ind w:left="742"/>
            </w:pPr>
            <w:r>
              <w:t>Types of land use</w:t>
            </w:r>
          </w:p>
          <w:p w14:paraId="75FF4846" w14:textId="77777777" w:rsidR="00B94D2C" w:rsidRDefault="00B94D2C" w:rsidP="00BC16B7">
            <w:pPr>
              <w:pStyle w:val="ListParagraph"/>
              <w:numPr>
                <w:ilvl w:val="1"/>
                <w:numId w:val="34"/>
              </w:numPr>
              <w:ind w:left="742"/>
            </w:pPr>
            <w:r>
              <w:t>Occupied space</w:t>
            </w:r>
          </w:p>
          <w:p w14:paraId="5D84A5EE" w14:textId="77777777" w:rsidR="00B94D2C" w:rsidRDefault="00B94D2C" w:rsidP="00BC16B7">
            <w:pPr>
              <w:pStyle w:val="ListParagraph"/>
              <w:numPr>
                <w:ilvl w:val="0"/>
                <w:numId w:val="34"/>
              </w:numPr>
              <w:ind w:left="459" w:hanging="284"/>
            </w:pPr>
            <w:r>
              <w:t>Transportation</w:t>
            </w:r>
          </w:p>
          <w:p w14:paraId="44DE8915" w14:textId="77777777" w:rsidR="00B94D2C" w:rsidRDefault="00B94D2C" w:rsidP="00BC16B7">
            <w:pPr>
              <w:pStyle w:val="ListParagraph"/>
              <w:numPr>
                <w:ilvl w:val="1"/>
                <w:numId w:val="34"/>
              </w:numPr>
              <w:ind w:left="742"/>
            </w:pPr>
            <w:r>
              <w:t>Road networks</w:t>
            </w:r>
          </w:p>
          <w:p w14:paraId="283DBA81" w14:textId="77777777" w:rsidR="00B94D2C" w:rsidRDefault="00B94D2C" w:rsidP="00BC16B7">
            <w:pPr>
              <w:pStyle w:val="ListParagraph"/>
              <w:numPr>
                <w:ilvl w:val="1"/>
                <w:numId w:val="34"/>
              </w:numPr>
              <w:ind w:left="742"/>
            </w:pPr>
            <w:r>
              <w:t>Transit networks</w:t>
            </w:r>
          </w:p>
          <w:p w14:paraId="6328B277" w14:textId="77777777" w:rsidR="00B94D2C" w:rsidRDefault="00B94D2C" w:rsidP="00BC16B7">
            <w:pPr>
              <w:pStyle w:val="ListParagraph"/>
              <w:numPr>
                <w:ilvl w:val="1"/>
                <w:numId w:val="34"/>
              </w:numPr>
              <w:ind w:left="742"/>
            </w:pPr>
            <w:r>
              <w:lastRenderedPageBreak/>
              <w:t>Transportation modes and characteristics of (e.g. access points)</w:t>
            </w:r>
          </w:p>
          <w:p w14:paraId="2B5363A3" w14:textId="77777777" w:rsidR="00B94D2C" w:rsidRPr="00C5720F" w:rsidRDefault="00B94D2C" w:rsidP="00BC16B7">
            <w:pPr>
              <w:pStyle w:val="ListParagraph"/>
              <w:numPr>
                <w:ilvl w:val="1"/>
                <w:numId w:val="34"/>
              </w:numPr>
              <w:ind w:left="742"/>
            </w:pPr>
            <w:r>
              <w:t xml:space="preserve">Transportation vehicles and characteristics (e.g. capacity, speed, accessible routes/networks) </w:t>
            </w:r>
          </w:p>
        </w:tc>
      </w:tr>
      <w:tr w:rsidR="00B94D2C" w:rsidRPr="00875D9F" w14:paraId="6EF88305" w14:textId="77777777" w:rsidTr="00B94D2C">
        <w:tc>
          <w:tcPr>
            <w:tcW w:w="3296" w:type="dxa"/>
          </w:tcPr>
          <w:p w14:paraId="6E3E1896" w14:textId="77777777" w:rsidR="00B94D2C" w:rsidRDefault="00B94D2C" w:rsidP="00147C1C">
            <w:r>
              <w:lastRenderedPageBreak/>
              <w:t>Urban System Behaviour</w:t>
            </w:r>
          </w:p>
        </w:tc>
        <w:tc>
          <w:tcPr>
            <w:tcW w:w="6054" w:type="dxa"/>
          </w:tcPr>
          <w:p w14:paraId="5F42358A" w14:textId="77777777" w:rsidR="00B94D2C" w:rsidRPr="002E7B4F" w:rsidRDefault="00B94D2C" w:rsidP="00BC16B7">
            <w:pPr>
              <w:pStyle w:val="ListParagraph"/>
              <w:numPr>
                <w:ilvl w:val="0"/>
                <w:numId w:val="34"/>
              </w:numPr>
              <w:ind w:left="459" w:hanging="284"/>
            </w:pPr>
            <w:r w:rsidRPr="002E7B4F">
              <w:t xml:space="preserve">Demographic Update: </w:t>
            </w:r>
            <w:r>
              <w:t>changes to population (people, household structures)</w:t>
            </w:r>
          </w:p>
          <w:p w14:paraId="0A0CE380" w14:textId="77777777" w:rsidR="00B94D2C" w:rsidRPr="002E7B4F" w:rsidRDefault="00B94D2C" w:rsidP="00BC16B7">
            <w:pPr>
              <w:pStyle w:val="ListParagraph"/>
              <w:numPr>
                <w:ilvl w:val="0"/>
                <w:numId w:val="34"/>
              </w:numPr>
              <w:ind w:left="459" w:hanging="284"/>
            </w:pPr>
            <w:r w:rsidRPr="002E7B4F">
              <w:t>Labour Market</w:t>
            </w:r>
            <w:r>
              <w:t>: changes to job situations</w:t>
            </w:r>
          </w:p>
          <w:p w14:paraId="2B805C59" w14:textId="77777777" w:rsidR="00B94D2C" w:rsidRDefault="00B94D2C" w:rsidP="00BC16B7">
            <w:pPr>
              <w:pStyle w:val="ListParagraph"/>
              <w:numPr>
                <w:ilvl w:val="0"/>
                <w:numId w:val="34"/>
              </w:numPr>
              <w:ind w:left="459" w:hanging="284"/>
            </w:pPr>
            <w:r w:rsidRPr="002E7B4F">
              <w:t>Housing Market</w:t>
            </w:r>
            <w:r>
              <w:t>: changes to housing situations</w:t>
            </w:r>
          </w:p>
          <w:p w14:paraId="76639AAB" w14:textId="77777777" w:rsidR="00B94D2C" w:rsidRPr="002E7B4F" w:rsidRDefault="00B94D2C" w:rsidP="00BC16B7">
            <w:pPr>
              <w:pStyle w:val="ListParagraph"/>
              <w:numPr>
                <w:ilvl w:val="0"/>
                <w:numId w:val="34"/>
              </w:numPr>
              <w:ind w:left="459" w:hanging="284"/>
            </w:pPr>
            <w:r w:rsidRPr="002E7B4F">
              <w:t>Auto Ownership</w:t>
            </w:r>
            <w:r>
              <w:t>: changes to auto ownership</w:t>
            </w:r>
          </w:p>
          <w:p w14:paraId="6631983E" w14:textId="77777777" w:rsidR="00B94D2C" w:rsidRDefault="00B94D2C" w:rsidP="00BC16B7">
            <w:pPr>
              <w:pStyle w:val="ListParagraph"/>
              <w:numPr>
                <w:ilvl w:val="0"/>
                <w:numId w:val="34"/>
              </w:numPr>
              <w:ind w:left="459" w:hanging="284"/>
            </w:pPr>
            <w:r>
              <w:t>Activity-Based Daily Travel: activity schedules and associated travel</w:t>
            </w:r>
          </w:p>
          <w:p w14:paraId="17AA61C3" w14:textId="77777777" w:rsidR="00B94D2C" w:rsidRDefault="00B94D2C" w:rsidP="00BC16B7">
            <w:pPr>
              <w:pStyle w:val="ListParagraph"/>
              <w:numPr>
                <w:ilvl w:val="0"/>
                <w:numId w:val="34"/>
              </w:numPr>
              <w:ind w:left="459" w:hanging="284"/>
            </w:pPr>
            <w:r w:rsidRPr="002E7B4F">
              <w:t>Transportation Emissions &amp; Dispersed Pollution Concentrations</w:t>
            </w:r>
          </w:p>
          <w:p w14:paraId="7E752424" w14:textId="77777777" w:rsidR="00B94D2C" w:rsidRPr="00875D9F" w:rsidRDefault="00B94D2C" w:rsidP="00BC16B7">
            <w:pPr>
              <w:pStyle w:val="ListParagraph"/>
              <w:numPr>
                <w:ilvl w:val="0"/>
                <w:numId w:val="34"/>
              </w:numPr>
              <w:ind w:left="459" w:hanging="284"/>
            </w:pPr>
            <w:r>
              <w:t>Transportation events: scheduled trips, failures, scheduled maintenance</w:t>
            </w:r>
          </w:p>
        </w:tc>
      </w:tr>
    </w:tbl>
    <w:p w14:paraId="6DE78F5F" w14:textId="77777777" w:rsidR="00B94D2C" w:rsidRDefault="00B94D2C" w:rsidP="00E53C87">
      <w:pPr>
        <w:rPr>
          <w:lang w:val="en-US" w:bidi="en-US"/>
        </w:rPr>
      </w:pPr>
    </w:p>
    <w:p w14:paraId="17FA15E6" w14:textId="77777777" w:rsidR="00EF3A11" w:rsidRDefault="00EF3A11" w:rsidP="001546EB"/>
    <w:p w14:paraId="066F89A5" w14:textId="6AB4DFC7" w:rsidR="0055633A" w:rsidRDefault="001546EB" w:rsidP="001546EB">
      <w:r>
        <w:t xml:space="preserve">Delving deeper into the requirements for </w:t>
      </w:r>
      <w:r w:rsidR="0025356D">
        <w:t xml:space="preserve">each research group, </w:t>
      </w:r>
      <w:r w:rsidR="00EF3A11">
        <w:t xml:space="preserve">several motivating scenarios were identified. </w:t>
      </w:r>
      <w:r w:rsidR="00184455">
        <w:t>For each scenario, relevant data sets and competency questions were identified. T</w:t>
      </w:r>
      <w:r w:rsidR="0025356D">
        <w:t>he identification of relevan</w:t>
      </w:r>
      <w:r w:rsidR="00184455">
        <w:t>t</w:t>
      </w:r>
      <w:r w:rsidR="0025356D">
        <w:t xml:space="preserve"> data sets served as a</w:t>
      </w:r>
      <w:r w:rsidR="00184455">
        <w:t xml:space="preserve"> particularly</w:t>
      </w:r>
      <w:r w:rsidR="0025356D">
        <w:t xml:space="preserve"> useful source of requirements. </w:t>
      </w:r>
      <w:r w:rsidR="0025356D" w:rsidRPr="00AF66EC">
        <w:t xml:space="preserve">Since data collection is a major task in transportation planning, </w:t>
      </w:r>
      <w:r w:rsidR="00184455">
        <w:t xml:space="preserve">the datasets provided a means of motivating the required scope and level of detail. The resulting ontology could then be assessed in terms of its ability to represent </w:t>
      </w:r>
      <w:r w:rsidR="006F4CAA">
        <w:t xml:space="preserve">the competency questions as well as </w:t>
      </w:r>
      <w:r w:rsidR="00184455">
        <w:t>the information in the datasets</w:t>
      </w:r>
      <w:r w:rsidR="0025356D" w:rsidRPr="00AF66EC">
        <w:t>.</w:t>
      </w:r>
      <w:r w:rsidR="00AF66EC" w:rsidRPr="00AF66EC">
        <w:t xml:space="preserve"> </w:t>
      </w:r>
    </w:p>
    <w:p w14:paraId="37F9BE91" w14:textId="4FC75CAF" w:rsidR="006F4CAA" w:rsidRDefault="006F4CAA" w:rsidP="00566BCC">
      <w:pPr>
        <w:pStyle w:val="Heading2"/>
      </w:pPr>
      <w:bookmarkStart w:id="42" w:name="_Toc21701962"/>
      <w:r>
        <w:t>Motivating Scenario</w:t>
      </w:r>
      <w:r w:rsidR="006B41BB">
        <w:t>: Land Use and Transportation Simulation</w:t>
      </w:r>
      <w:bookmarkEnd w:id="42"/>
    </w:p>
    <w:p w14:paraId="50B5241F" w14:textId="566D8147" w:rsidR="0040617A" w:rsidRDefault="00EA4B3F" w:rsidP="00EA4B3F">
      <w:pPr>
        <w:rPr>
          <w:lang w:val="en-US" w:bidi="en-US"/>
        </w:rPr>
      </w:pPr>
      <w:r>
        <w:rPr>
          <w:lang w:val="en-US" w:bidi="en-US"/>
        </w:rPr>
        <w:t>Reviewing the results of large-scale simulations, such as those generated by the ILUTE and TASHA [</w:t>
      </w:r>
      <w:r w:rsidRPr="00BD5345">
        <w:rPr>
          <w:highlight w:val="yellow"/>
          <w:lang w:val="en-US" w:bidi="en-US"/>
        </w:rPr>
        <w:t>reference</w:t>
      </w:r>
      <w:r>
        <w:rPr>
          <w:lang w:val="en-US" w:bidi="en-US"/>
        </w:rPr>
        <w:t>] models, can be challenging. The ontology can be used to capture the output and support question-answering to explore the results. Maintaining the data that serves as input to these simulations also poses a challenge for researchers. The ontology may be used to capture and relate historical data to improve access for researchers.</w:t>
      </w:r>
    </w:p>
    <w:p w14:paraId="7A89335C" w14:textId="6BDD0BF2" w:rsidR="00566BCC" w:rsidRDefault="00566BCC" w:rsidP="00566BCC">
      <w:pPr>
        <w:rPr>
          <w:lang w:val="en-US" w:bidi="en-US"/>
        </w:rPr>
      </w:pPr>
    </w:p>
    <w:p w14:paraId="7622F0F7" w14:textId="77777777" w:rsidR="00025FD3" w:rsidRDefault="00025FD3" w:rsidP="00025FD3">
      <w:pPr>
        <w:ind w:left="720" w:hanging="360"/>
      </w:pPr>
      <w:r>
        <w:t xml:space="preserve">CQ1-1: What trips originated from/ended in a given zone? </w:t>
      </w:r>
    </w:p>
    <w:p w14:paraId="6C7C544D" w14:textId="260A27E7" w:rsidR="00025FD3" w:rsidRDefault="00025FD3" w:rsidP="00025FD3">
      <w:pPr>
        <w:ind w:left="720" w:hanging="360"/>
      </w:pPr>
      <w:r>
        <w:t>CQ1-2: What is the occupation breakdown of the t</w:t>
      </w:r>
      <w:r w:rsidR="00D513A9">
        <w:t xml:space="preserve">ravelers </w:t>
      </w:r>
      <w:r>
        <w:t>whose trips originated/ended in a given zone?</w:t>
      </w:r>
    </w:p>
    <w:p w14:paraId="60E2F6B9" w14:textId="29B45995" w:rsidR="00025FD3" w:rsidRDefault="00025FD3" w:rsidP="00025FD3">
      <w:pPr>
        <w:ind w:left="720" w:hanging="360"/>
      </w:pPr>
      <w:r>
        <w:t>CQ1-3: What were the purposes of the trips that originated/ended in a given zone?</w:t>
      </w:r>
    </w:p>
    <w:p w14:paraId="30AE97CF" w14:textId="7947C09C" w:rsidR="00025FD3" w:rsidRDefault="00025FD3" w:rsidP="00025FD3">
      <w:pPr>
        <w:ind w:left="720" w:hanging="360"/>
      </w:pPr>
      <w:r>
        <w:t>CQ1-4: In a particular time period, how many trips originated/ended in a given zone?</w:t>
      </w:r>
    </w:p>
    <w:p w14:paraId="323FB083" w14:textId="3908A524" w:rsidR="00D513A9" w:rsidRDefault="00025FD3" w:rsidP="00025FD3">
      <w:pPr>
        <w:ind w:left="720" w:hanging="360"/>
      </w:pPr>
      <w:r>
        <w:t>CQ1-5: What were the transportation mode(s) taken by trips that originated/ended in a given zone?</w:t>
      </w:r>
    </w:p>
    <w:p w14:paraId="1BB4262E" w14:textId="626D564B" w:rsidR="00025FD3" w:rsidRDefault="00025FD3" w:rsidP="00025FD3">
      <w:pPr>
        <w:ind w:left="720" w:hanging="360"/>
      </w:pPr>
      <w:r>
        <w:t>CQ1-6: Who are the members of a particular household?</w:t>
      </w:r>
    </w:p>
    <w:p w14:paraId="17947562" w14:textId="0885F46B" w:rsidR="00025FD3" w:rsidRDefault="00025FD3" w:rsidP="00025FD3">
      <w:pPr>
        <w:ind w:left="720" w:hanging="360"/>
      </w:pPr>
      <w:r>
        <w:t>CQ1-7: What trips were performed, by which members of a particular household?</w:t>
      </w:r>
    </w:p>
    <w:p w14:paraId="15FE65BF" w14:textId="27A0E4CA" w:rsidR="00025FD3" w:rsidRDefault="00025FD3" w:rsidP="00025FD3">
      <w:pPr>
        <w:ind w:left="720" w:hanging="360"/>
      </w:pPr>
      <w:r>
        <w:t>CQ1-8: What were the purposes of the trips performed by members of a particular household?</w:t>
      </w:r>
    </w:p>
    <w:p w14:paraId="6275E5D8" w14:textId="0A59091C" w:rsidR="00025FD3" w:rsidRDefault="00025FD3" w:rsidP="00025FD3">
      <w:pPr>
        <w:ind w:left="720" w:hanging="360"/>
      </w:pPr>
      <w:r>
        <w:t>CQ1-9: What is the age, sex, and occupation of the traveler who performed a particular trip?</w:t>
      </w:r>
    </w:p>
    <w:p w14:paraId="11006DEE" w14:textId="218F1B05" w:rsidR="00D513A9" w:rsidRPr="00896F7F" w:rsidRDefault="00025FD3" w:rsidP="00025FD3">
      <w:pPr>
        <w:ind w:left="720" w:hanging="360"/>
      </w:pPr>
      <w:r>
        <w:t>CQ1-10: What land use classification is associated with a particular parcel?</w:t>
      </w:r>
    </w:p>
    <w:p w14:paraId="1A202DD7" w14:textId="77777777" w:rsidR="00D513A9" w:rsidRDefault="00D513A9" w:rsidP="00566BCC">
      <w:pPr>
        <w:rPr>
          <w:lang w:val="en-US" w:bidi="en-US"/>
        </w:rPr>
      </w:pPr>
    </w:p>
    <w:p w14:paraId="053B1DE2" w14:textId="6A2F0E61" w:rsidR="006B41BB" w:rsidRDefault="006B41BB" w:rsidP="006B41BB">
      <w:pPr>
        <w:pStyle w:val="Heading2"/>
      </w:pPr>
      <w:bookmarkStart w:id="43" w:name="_Toc21701963"/>
      <w:r>
        <w:lastRenderedPageBreak/>
        <w:t>Motivating Scenario: Transit Research</w:t>
      </w:r>
      <w:bookmarkEnd w:id="43"/>
    </w:p>
    <w:p w14:paraId="48C46738" w14:textId="77777777" w:rsidR="009F5D64" w:rsidRDefault="00C22F47" w:rsidP="00C22F47">
      <w:pPr>
        <w:rPr>
          <w:lang w:val="en-US" w:bidi="en-US"/>
        </w:rPr>
      </w:pPr>
      <w:r>
        <w:rPr>
          <w:lang w:val="en-US" w:bidi="en-US"/>
        </w:rPr>
        <w:t xml:space="preserve">Transit research </w:t>
      </w:r>
      <w:r w:rsidR="00561056">
        <w:rPr>
          <w:lang w:val="en-US" w:bidi="en-US"/>
        </w:rPr>
        <w:t xml:space="preserve">activities will often involve collecting, integrating, data from various sources. For example, researchers may need to combine data from various parts of the transit system to assess how some failure event, for example on a streetcar line, may impact nearby bus routes. Even assessing data about a single transit route may require the integration of various datasets, such as data describing the route itself, data describing the actual behavior of vehicles on the route, data on the vehicle’s characteristics, and perhaps contextual information such as ridership. The ontology may be employed to facilitate the integration of transit, thereby supporting easier access to information of interest. </w:t>
      </w:r>
    </w:p>
    <w:p w14:paraId="3DEDC272" w14:textId="229BA862" w:rsidR="009F5D64" w:rsidRDefault="00561056" w:rsidP="00C22F47">
      <w:pPr>
        <w:rPr>
          <w:lang w:val="en-US" w:bidi="en-US"/>
        </w:rPr>
      </w:pPr>
      <w:r>
        <w:rPr>
          <w:lang w:val="en-US" w:bidi="en-US"/>
        </w:rPr>
        <w:t xml:space="preserve">In the iCity-ORF project, two areas of transit research were strategies to prevent streetcar bunching, and </w:t>
      </w:r>
      <w:r w:rsidR="009F5D64">
        <w:rPr>
          <w:lang w:val="en-US" w:bidi="en-US"/>
        </w:rPr>
        <w:t>transit resilience strategies (so-called “bus bridging” where buses are re-routed to serve as shuttle buses in order to delays on the subway lines). As an initial step toward supporting these research areas, we elected to focus on supporting the transit resilience strategy project. This required support for queries to support the detection buses that had been re-routed as shuttle buses. This information could then be used to further analyze the bus bridging strategy and assess its impact on the network.</w:t>
      </w:r>
    </w:p>
    <w:p w14:paraId="5B99F54C" w14:textId="77777777" w:rsidR="009F5D64" w:rsidRPr="007F75FD" w:rsidRDefault="009F5D64" w:rsidP="007F75FD">
      <w:pPr>
        <w:ind w:left="720" w:hanging="360"/>
      </w:pPr>
      <w:r w:rsidRPr="007F75FD">
        <w:t>CQ2-1: What date and time has a subway incident occurred?</w:t>
      </w:r>
    </w:p>
    <w:p w14:paraId="2A4796D3" w14:textId="02C381A7" w:rsidR="00C22F47" w:rsidRPr="007F75FD" w:rsidRDefault="009F5D64" w:rsidP="007F75FD">
      <w:pPr>
        <w:ind w:left="720" w:hanging="360"/>
      </w:pPr>
      <w:r w:rsidRPr="007F75FD">
        <w:t>CQ2-2: What are the locations of buses from a particular station after the occurrence of a subway incident?</w:t>
      </w:r>
    </w:p>
    <w:p w14:paraId="215192A6" w14:textId="5109C5B5" w:rsidR="009F5D64" w:rsidRPr="00C22F47" w:rsidRDefault="009F5D64" w:rsidP="007F75FD">
      <w:pPr>
        <w:ind w:left="720" w:hanging="360"/>
        <w:rPr>
          <w:lang w:val="en-US" w:bidi="en-US"/>
        </w:rPr>
      </w:pPr>
      <w:r w:rsidRPr="007F75FD">
        <w:t>CQ2-3: Are any buses located more than a certain distance from their assigned route at a given</w:t>
      </w:r>
      <w:r>
        <w:rPr>
          <w:lang w:val="en-US" w:bidi="en-US"/>
        </w:rPr>
        <w:t xml:space="preserve"> point in time?</w:t>
      </w:r>
    </w:p>
    <w:p w14:paraId="06A2BD81" w14:textId="38960639" w:rsidR="006B41BB" w:rsidRDefault="006B41BB" w:rsidP="006B41BB">
      <w:pPr>
        <w:pStyle w:val="Heading2"/>
      </w:pPr>
      <w:bookmarkStart w:id="44" w:name="_Toc21701964"/>
      <w:r>
        <w:t>Motivating Scenario: Smart Parking Applications</w:t>
      </w:r>
      <w:bookmarkEnd w:id="44"/>
    </w:p>
    <w:p w14:paraId="600DA5E9" w14:textId="72F31596" w:rsidR="006B41BB" w:rsidRDefault="00950AE6" w:rsidP="006B41BB">
      <w:pPr>
        <w:rPr>
          <w:lang w:val="en-US" w:bidi="en-US"/>
        </w:rPr>
      </w:pPr>
      <w:r>
        <w:rPr>
          <w:lang w:val="en-US" w:bidi="en-US"/>
        </w:rPr>
        <w:t xml:space="preserve">Through </w:t>
      </w:r>
      <w:r w:rsidR="00C76514">
        <w:rPr>
          <w:lang w:val="en-US" w:bidi="en-US"/>
        </w:rPr>
        <w:t xml:space="preserve">a tripartite research agreement on transportation and smart cities, a forward-looking motivating scenario for the Chinese University of Hong Kong (CUHK) was identified. Researchers at the CUHK have been investigating the potential for smart parking applications, especially in the context of electric vehicles. </w:t>
      </w:r>
      <w:r w:rsidR="004E56DE">
        <w:rPr>
          <w:lang w:val="en-US" w:bidi="en-US"/>
        </w:rPr>
        <w:t xml:space="preserve">Providing </w:t>
      </w:r>
      <w:r w:rsidR="00BF1751">
        <w:rPr>
          <w:lang w:val="en-US" w:bidi="en-US"/>
        </w:rPr>
        <w:t xml:space="preserve">parking information to drivers, whether real-time or static, is useful in helping them to locate a suitable parking spot. </w:t>
      </w:r>
      <w:r w:rsidR="008D7FC4">
        <w:rPr>
          <w:lang w:val="en-US" w:bidi="en-US"/>
        </w:rPr>
        <w:t>The question of suitability is complicated for drivers of electric vehicles, as they may require a parking location with access to a particular type of charger. Researchers at the CUHK were investigating the potential for such smart parking applications, and identified an opportunity to use ontologies to facilitate the access and integration of the required data.</w:t>
      </w:r>
      <w:r w:rsidR="00F86A2E">
        <w:rPr>
          <w:lang w:val="en-US" w:bidi="en-US"/>
        </w:rPr>
        <w:t xml:space="preserve"> Based on the envisioned use cases and the currently available data, the following set of competency questions was identified:</w:t>
      </w:r>
    </w:p>
    <w:p w14:paraId="5BAE8DF7" w14:textId="082585CA" w:rsidR="007F75FD" w:rsidRDefault="00F86A2E" w:rsidP="007F75FD">
      <w:pPr>
        <w:ind w:left="720" w:hanging="360"/>
      </w:pPr>
      <w:r>
        <w:rPr>
          <w:lang w:val="en-US" w:bidi="en-US"/>
        </w:rPr>
        <w:t>CQ</w:t>
      </w:r>
      <w:r w:rsidR="001216A3">
        <w:rPr>
          <w:lang w:val="en-US" w:bidi="en-US"/>
        </w:rPr>
        <w:t>3</w:t>
      </w:r>
      <w:r>
        <w:rPr>
          <w:lang w:val="en-US" w:bidi="en-US"/>
        </w:rPr>
        <w:t>-1</w:t>
      </w:r>
      <w:r w:rsidR="007F75FD">
        <w:rPr>
          <w:lang w:val="en-US" w:bidi="en-US"/>
        </w:rPr>
        <w:t xml:space="preserve"> </w:t>
      </w:r>
      <w:r w:rsidR="007F75FD">
        <w:t>What is the address of the parking lot P?</w:t>
      </w:r>
    </w:p>
    <w:p w14:paraId="5289258E" w14:textId="24B9514F" w:rsidR="007F75FD" w:rsidRDefault="007F75FD" w:rsidP="007F75FD">
      <w:pPr>
        <w:ind w:left="720" w:hanging="360"/>
      </w:pPr>
      <w:r>
        <w:t>CQ</w:t>
      </w:r>
      <w:r w:rsidR="001216A3">
        <w:t>3</w:t>
      </w:r>
      <w:r>
        <w:t>-2 What is the capacity of parking lot P?</w:t>
      </w:r>
    </w:p>
    <w:p w14:paraId="048B117E" w14:textId="2F3CCEB3" w:rsidR="007F75FD" w:rsidRDefault="007F75FD" w:rsidP="007F75FD">
      <w:pPr>
        <w:ind w:left="720" w:hanging="360"/>
      </w:pPr>
      <w:r>
        <w:t>CQ</w:t>
      </w:r>
      <w:r w:rsidR="001216A3">
        <w:t>3</w:t>
      </w:r>
      <w:r>
        <w:t>-3 Is it accessible by disabled people, and if so how many parking lots are for disabled vehicles?</w:t>
      </w:r>
    </w:p>
    <w:p w14:paraId="13F6216A" w14:textId="05DFB3C2" w:rsidR="007F75FD" w:rsidRDefault="007F75FD" w:rsidP="007F75FD">
      <w:pPr>
        <w:ind w:left="720" w:hanging="360"/>
      </w:pPr>
      <w:r>
        <w:t>CQ</w:t>
      </w:r>
      <w:r w:rsidR="001216A3">
        <w:t>3</w:t>
      </w:r>
      <w:r>
        <w:t>-4 Is there a height limit for vehicles</w:t>
      </w:r>
      <w:r w:rsidR="001216A3">
        <w:t xml:space="preserve"> for a parking lot P?</w:t>
      </w:r>
    </w:p>
    <w:p w14:paraId="104FC2C4" w14:textId="7FD36260" w:rsidR="001216A3" w:rsidRDefault="001216A3" w:rsidP="007F75FD">
      <w:pPr>
        <w:ind w:left="720" w:hanging="360"/>
      </w:pPr>
      <w:r>
        <w:t>CQ3-5 What are the geographic coordinates for parking lot P?</w:t>
      </w:r>
    </w:p>
    <w:p w14:paraId="0CDD31C6" w14:textId="0EB240DB" w:rsidR="00F86A2E" w:rsidRDefault="001216A3" w:rsidP="001216A3">
      <w:pPr>
        <w:ind w:left="720" w:hanging="360"/>
      </w:pPr>
      <w:r>
        <w:t>CQ3-6 What building is a particular parking lot located in?</w:t>
      </w:r>
    </w:p>
    <w:p w14:paraId="3807E766" w14:textId="221EDE33" w:rsidR="00F86A2E" w:rsidRDefault="001216A3" w:rsidP="001216A3">
      <w:pPr>
        <w:ind w:left="720" w:hanging="360"/>
      </w:pPr>
      <w:r>
        <w:t>CQ3-7 Is a particular parking lot open to the public at a given time?</w:t>
      </w:r>
    </w:p>
    <w:p w14:paraId="140A951B" w14:textId="48769FD3" w:rsidR="001216A3" w:rsidRDefault="001216A3" w:rsidP="001216A3">
      <w:pPr>
        <w:ind w:left="720" w:hanging="360"/>
      </w:pPr>
      <w:r>
        <w:t>CQ3-8 How much does it cost to park in a particular parking lot?</w:t>
      </w:r>
    </w:p>
    <w:p w14:paraId="09DE4888" w14:textId="56F4CA1D" w:rsidR="001216A3" w:rsidRDefault="001216A3" w:rsidP="001216A3">
      <w:pPr>
        <w:ind w:left="720" w:hanging="360"/>
      </w:pPr>
      <w:r>
        <w:t>CQ3-9 What types of payment are accepted at a particular parking lot?</w:t>
      </w:r>
    </w:p>
    <w:p w14:paraId="7A15C28F" w14:textId="32345E3A" w:rsidR="001216A3" w:rsidRDefault="001216A3" w:rsidP="001216A3">
      <w:pPr>
        <w:ind w:left="720" w:hanging="360"/>
      </w:pPr>
      <w:r>
        <w:t>CQ3-10 How many parking spots are designated for electric vehicles in a particular parking lot?</w:t>
      </w:r>
    </w:p>
    <w:p w14:paraId="4E174525" w14:textId="4DA0059D" w:rsidR="00F86A2E" w:rsidRPr="001216A3" w:rsidRDefault="001216A3" w:rsidP="001216A3">
      <w:pPr>
        <w:ind w:left="720" w:hanging="360"/>
      </w:pPr>
      <w:r>
        <w:t>CQ3-11 What types of electric vehicle chargers are available in a particular parking lot?</w:t>
      </w:r>
    </w:p>
    <w:p w14:paraId="5D02A175" w14:textId="4BDE732E" w:rsidR="00F86A2E" w:rsidRPr="006B41BB" w:rsidRDefault="00F86A2E" w:rsidP="006B41BB">
      <w:pPr>
        <w:rPr>
          <w:lang w:val="en-US" w:bidi="en-US"/>
        </w:rPr>
      </w:pPr>
      <w:r>
        <w:rPr>
          <w:lang w:val="en-US" w:bidi="en-US"/>
        </w:rPr>
        <w:lastRenderedPageBreak/>
        <w:t>Opportunities for additional competency questions were identified as possibilities for future work, as more data sources become available.</w:t>
      </w:r>
    </w:p>
    <w:p w14:paraId="16DE635D" w14:textId="184D85EB" w:rsidR="006B41BB" w:rsidRDefault="006B41BB" w:rsidP="006B41BB">
      <w:pPr>
        <w:pStyle w:val="Heading2"/>
      </w:pPr>
      <w:bookmarkStart w:id="45" w:name="_Toc21701965"/>
      <w:r>
        <w:t xml:space="preserve">Motivating Scenario: </w:t>
      </w:r>
      <w:r w:rsidR="002358F6">
        <w:t xml:space="preserve">ATIS via </w:t>
      </w:r>
      <w:r>
        <w:t>IT-SoS</w:t>
      </w:r>
      <w:bookmarkEnd w:id="45"/>
    </w:p>
    <w:p w14:paraId="47B76FD6" w14:textId="77777777" w:rsidR="002358F6" w:rsidRDefault="0040617A" w:rsidP="006B41BB">
      <w:pPr>
        <w:rPr>
          <w:lang w:val="en-US" w:bidi="en-US"/>
        </w:rPr>
      </w:pPr>
      <w:r>
        <w:rPr>
          <w:lang w:val="en-US" w:bidi="en-US"/>
        </w:rPr>
        <w:t xml:space="preserve">ITS tools require integration of many heterogeneous data sources. Adaptability is challenging for traditional ITS frameworks due to the overhead to integrate new and changing data sources. The IT-SoS </w:t>
      </w:r>
      <w:r w:rsidR="002358F6">
        <w:rPr>
          <w:lang w:val="en-US" w:bidi="en-US"/>
        </w:rPr>
        <w:t xml:space="preserve">architecture proposed by [ref Elshenawy] can leverage the ontology to support data integration. </w:t>
      </w:r>
    </w:p>
    <w:p w14:paraId="737CD403" w14:textId="57C9D603" w:rsidR="006B41BB" w:rsidRDefault="002358F6" w:rsidP="006B41BB">
      <w:pPr>
        <w:rPr>
          <w:lang w:val="en-US" w:bidi="en-US"/>
        </w:rPr>
      </w:pPr>
      <w:r>
        <w:rPr>
          <w:lang w:val="en-US" w:bidi="en-US"/>
        </w:rPr>
        <w:t>In general, the range of queries required to support the IT-SoS architecture will vary greatly as a function of the ITS application(s) to be supported. In the iCity-ORF project (1.2), the IT-SoS architecture was demonstrated by way of the Advanced Traveler Information System (ATIS). To support this implementation, the iCity ontology was required to answer competency questions regarding the traffic status on various road segments in the transportation network.</w:t>
      </w:r>
      <w:r w:rsidR="00345187">
        <w:rPr>
          <w:lang w:val="en-US" w:bidi="en-US"/>
        </w:rPr>
        <w:t xml:space="preserve"> </w:t>
      </w:r>
    </w:p>
    <w:p w14:paraId="1D71AA90" w14:textId="57E7FC46" w:rsidR="002358F6" w:rsidRPr="001216A3" w:rsidRDefault="002358F6" w:rsidP="001216A3">
      <w:pPr>
        <w:ind w:left="720" w:hanging="360"/>
      </w:pPr>
      <w:r w:rsidRPr="001216A3">
        <w:t>CQ</w:t>
      </w:r>
      <w:r w:rsidR="00893232">
        <w:t>4</w:t>
      </w:r>
      <w:r w:rsidR="00F86A2E" w:rsidRPr="001216A3">
        <w:t>-</w:t>
      </w:r>
      <w:r w:rsidRPr="001216A3">
        <w:t>1: What TTI_Max values have been observed at some date/time?</w:t>
      </w:r>
    </w:p>
    <w:p w14:paraId="7483BF22" w14:textId="3A729FCC" w:rsidR="002358F6" w:rsidRPr="001216A3" w:rsidRDefault="002358F6" w:rsidP="001216A3">
      <w:pPr>
        <w:ind w:left="720" w:hanging="360"/>
      </w:pPr>
      <w:r w:rsidRPr="001216A3">
        <w:t>CQ</w:t>
      </w:r>
      <w:r w:rsidR="00893232">
        <w:t>4</w:t>
      </w:r>
      <w:r w:rsidRPr="001216A3">
        <w:t>-2: What is the TTI_Max value at some location?</w:t>
      </w:r>
    </w:p>
    <w:p w14:paraId="137884DE" w14:textId="0D1BD5E8" w:rsidR="002358F6" w:rsidRPr="001216A3" w:rsidRDefault="002358F6" w:rsidP="001216A3">
      <w:pPr>
        <w:ind w:left="720" w:hanging="360"/>
      </w:pPr>
      <w:r w:rsidRPr="001216A3">
        <w:t>CQ</w:t>
      </w:r>
      <w:r w:rsidR="00893232">
        <w:t>4</w:t>
      </w:r>
      <w:r w:rsidRPr="001216A3">
        <w:t xml:space="preserve">-3: </w:t>
      </w:r>
      <w:r w:rsidR="00345187" w:rsidRPr="001216A3">
        <w:t>What is the TTI_Max value at some location, at some date/time?</w:t>
      </w:r>
    </w:p>
    <w:p w14:paraId="40D9E857" w14:textId="15DAF720" w:rsidR="006B41BB" w:rsidRDefault="00345187" w:rsidP="00566BCC">
      <w:pPr>
        <w:rPr>
          <w:lang w:val="en-US" w:bidi="en-US"/>
        </w:rPr>
      </w:pPr>
      <w:r>
        <w:rPr>
          <w:lang w:val="en-US" w:bidi="en-US"/>
        </w:rPr>
        <w:t xml:space="preserve">Where TTI_Max refers to the Maximum Transportation Travel Index, a measurement used to indicate traffic conditions by way of a comparison of the observed rate of travel to the maximum throughput speed on a road segment. </w:t>
      </w:r>
    </w:p>
    <w:p w14:paraId="7C92A3D9" w14:textId="6F91EF35" w:rsidR="00DC2B92" w:rsidRDefault="00DC2B92" w:rsidP="00F86A2E"/>
    <w:p w14:paraId="4C92A85C" w14:textId="11B5B9F9" w:rsidR="00852D36" w:rsidRDefault="00852D36" w:rsidP="00852D36">
      <w:pPr>
        <w:pStyle w:val="Heading2"/>
      </w:pPr>
      <w:bookmarkStart w:id="46" w:name="_Toc21701966"/>
      <w:r>
        <w:t>Motivating Scenario: ArcGIS Query Support</w:t>
      </w:r>
      <w:bookmarkEnd w:id="46"/>
    </w:p>
    <w:p w14:paraId="25FA10C0" w14:textId="5915B852" w:rsidR="00852D36" w:rsidRDefault="00852D36" w:rsidP="00852D36">
      <w:pPr>
        <w:rPr>
          <w:lang w:val="en-US" w:bidi="en-US"/>
        </w:rPr>
      </w:pPr>
      <w:r>
        <w:rPr>
          <w:lang w:val="en-US" w:bidi="en-US"/>
        </w:rPr>
        <w:t xml:space="preserve">ESRI Canada provides </w:t>
      </w:r>
      <w:r w:rsidR="00AD4AFA">
        <w:rPr>
          <w:lang w:val="en-US" w:bidi="en-US"/>
        </w:rPr>
        <w:t>geospatial information system (GIS) solutions</w:t>
      </w:r>
      <w:r w:rsidR="0007577F">
        <w:rPr>
          <w:lang w:val="en-US" w:bidi="en-US"/>
        </w:rPr>
        <w:t xml:space="preserve"> used for transportation research, urban planning, and a variety of other applications. </w:t>
      </w:r>
      <w:r>
        <w:rPr>
          <w:lang w:val="en-US" w:bidi="en-US"/>
        </w:rPr>
        <w:t xml:space="preserve">They provide </w:t>
      </w:r>
      <w:r w:rsidR="0007577F">
        <w:rPr>
          <w:lang w:val="en-US" w:bidi="en-US"/>
        </w:rPr>
        <w:t xml:space="preserve">users with </w:t>
      </w:r>
      <w:r>
        <w:rPr>
          <w:lang w:val="en-US" w:bidi="en-US"/>
        </w:rPr>
        <w:t xml:space="preserve">a wealth of data and powerful tools for visualization and analysis. However, the task of query formulation and revision can be challenging, in particular for less experienced users. These difficulties may be addressed with use of an ontology to formalize the terms of interest and provide a single interface with which complex queries may be formulated. </w:t>
      </w:r>
      <w:r w:rsidR="005652CE">
        <w:rPr>
          <w:lang w:val="en-US" w:bidi="en-US"/>
        </w:rPr>
        <w:t xml:space="preserve">Streamlined access to the geospatial data in ArcGIS will support all users, and may be particularly valuable for use cases for ongoing work on NextGen-911 services. </w:t>
      </w:r>
      <w:r>
        <w:rPr>
          <w:lang w:val="en-US" w:bidi="en-US"/>
        </w:rPr>
        <w:t xml:space="preserve">There are added benefits to such an approach as the </w:t>
      </w:r>
      <w:r w:rsidR="0002326D">
        <w:rPr>
          <w:lang w:val="en-US" w:bidi="en-US"/>
        </w:rPr>
        <w:t xml:space="preserve">same </w:t>
      </w:r>
      <w:r>
        <w:rPr>
          <w:lang w:val="en-US" w:bidi="en-US"/>
        </w:rPr>
        <w:t xml:space="preserve">ontology </w:t>
      </w:r>
      <w:r w:rsidR="0002326D">
        <w:rPr>
          <w:lang w:val="en-US" w:bidi="en-US"/>
        </w:rPr>
        <w:t xml:space="preserve">used to support data access </w:t>
      </w:r>
      <w:r>
        <w:rPr>
          <w:lang w:val="en-US" w:bidi="en-US"/>
        </w:rPr>
        <w:t>may also serve as a specification of recent standardization effort</w:t>
      </w:r>
      <w:r w:rsidR="00745549">
        <w:rPr>
          <w:lang w:val="en-US" w:bidi="en-US"/>
        </w:rPr>
        <w:t xml:space="preserve">s by the </w:t>
      </w:r>
      <w:r w:rsidR="00DC4079">
        <w:rPr>
          <w:lang w:val="en-US" w:bidi="en-US"/>
        </w:rPr>
        <w:t>Canadian Transportation Infostructure (CTI)</w:t>
      </w:r>
      <w:r>
        <w:rPr>
          <w:lang w:val="en-US" w:bidi="en-US"/>
        </w:rPr>
        <w:t xml:space="preserve">. </w:t>
      </w:r>
    </w:p>
    <w:p w14:paraId="314CFF9A" w14:textId="36C9C1F8" w:rsidR="00893232" w:rsidRPr="00852D36" w:rsidRDefault="00893232" w:rsidP="00574D94">
      <w:pPr>
        <w:ind w:firstLine="432"/>
        <w:rPr>
          <w:lang w:val="en-US" w:bidi="en-US"/>
        </w:rPr>
      </w:pPr>
      <w:r>
        <w:rPr>
          <w:lang w:val="en-US" w:bidi="en-US"/>
        </w:rPr>
        <w:t>CQ5-1:</w:t>
      </w:r>
      <w:r w:rsidR="00574D94">
        <w:rPr>
          <w:lang w:val="en-US" w:bidi="en-US"/>
        </w:rPr>
        <w:t xml:space="preserve"> TBD</w:t>
      </w:r>
    </w:p>
    <w:p w14:paraId="7A55DEC6" w14:textId="58CC99C4" w:rsidR="00196B6E" w:rsidRDefault="00196B6E" w:rsidP="00EA354A">
      <w:pPr>
        <w:pStyle w:val="Heading1"/>
      </w:pPr>
      <w:bookmarkStart w:id="47" w:name="_Toc21701967"/>
      <w:r>
        <w:t>Urban System Characteristics and Behaviour</w:t>
      </w:r>
      <w:bookmarkEnd w:id="37"/>
      <w:bookmarkEnd w:id="47"/>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pPr>
      <w:r w:rsidRPr="00105569">
        <w:t>Person</w:t>
      </w:r>
    </w:p>
    <w:p w14:paraId="698C3906" w14:textId="77777777" w:rsidR="00512299" w:rsidRPr="00105569" w:rsidRDefault="00512299" w:rsidP="009E4A69">
      <w:pPr>
        <w:pStyle w:val="ListParagraph"/>
      </w:pPr>
      <w:r w:rsidRPr="00105569">
        <w:t>Organization</w:t>
      </w:r>
    </w:p>
    <w:p w14:paraId="437480B5" w14:textId="77777777" w:rsidR="00B849EF" w:rsidRPr="00105569" w:rsidRDefault="00B849EF" w:rsidP="009E4A69">
      <w:pPr>
        <w:pStyle w:val="ListParagraph"/>
      </w:pPr>
      <w:r w:rsidRPr="00105569">
        <w:t>Household</w:t>
      </w:r>
    </w:p>
    <w:p w14:paraId="677A7E50" w14:textId="77777777" w:rsidR="00512299" w:rsidRPr="00105569" w:rsidRDefault="00512299" w:rsidP="009E4A69">
      <w:pPr>
        <w:pStyle w:val="ListParagraph"/>
      </w:pPr>
      <w:r w:rsidRPr="00105569">
        <w:t>Building</w:t>
      </w:r>
    </w:p>
    <w:p w14:paraId="614CA5BE" w14:textId="77777777" w:rsidR="00512299" w:rsidRPr="00105569" w:rsidRDefault="00512299" w:rsidP="009E4A69">
      <w:pPr>
        <w:pStyle w:val="ListParagraph"/>
      </w:pPr>
      <w:r w:rsidRPr="00105569">
        <w:t>Parking</w:t>
      </w:r>
    </w:p>
    <w:p w14:paraId="547F4C54" w14:textId="77777777" w:rsidR="00B849EF" w:rsidRPr="00105569" w:rsidRDefault="00B849EF" w:rsidP="009E4A69">
      <w:pPr>
        <w:pStyle w:val="ListParagraph"/>
      </w:pPr>
      <w:r w:rsidRPr="00105569">
        <w:t>Vehicle</w:t>
      </w:r>
    </w:p>
    <w:p w14:paraId="32A01858" w14:textId="77777777" w:rsidR="00B849EF" w:rsidRPr="00105569" w:rsidRDefault="00B849EF" w:rsidP="009E4A69">
      <w:pPr>
        <w:pStyle w:val="ListParagraph"/>
      </w:pPr>
      <w:r w:rsidRPr="00105569">
        <w:t>Transportation Networks</w:t>
      </w:r>
    </w:p>
    <w:p w14:paraId="42D2BC0A" w14:textId="77777777" w:rsidR="00512299" w:rsidRPr="00105569" w:rsidRDefault="00512299" w:rsidP="009E4A69">
      <w:pPr>
        <w:pStyle w:val="ListParagraph"/>
      </w:pPr>
      <w:r w:rsidRPr="00105569">
        <w:t>Transit</w:t>
      </w:r>
    </w:p>
    <w:p w14:paraId="29849DD5" w14:textId="77777777" w:rsidR="00512299" w:rsidRPr="00105569" w:rsidRDefault="00B849EF" w:rsidP="009E4A69">
      <w:pPr>
        <w:pStyle w:val="ListParagraph"/>
      </w:pPr>
      <w:r w:rsidRPr="00105569">
        <w:t>Land Use</w:t>
      </w:r>
    </w:p>
    <w:p w14:paraId="5FA7B1D2" w14:textId="77777777" w:rsidR="00B849EF" w:rsidRPr="00105569" w:rsidRDefault="00B849EF" w:rsidP="009E4A69">
      <w:pPr>
        <w:pStyle w:val="ListParagraph"/>
      </w:pPr>
      <w:r w:rsidRPr="00105569">
        <w:t>Travel</w:t>
      </w:r>
    </w:p>
    <w:p w14:paraId="62C30242" w14:textId="5B406350" w:rsidR="00161997" w:rsidRDefault="00654012" w:rsidP="00EA354A">
      <w:r>
        <w:lastRenderedPageBreak/>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055E0A49" w14:textId="37833FFD" w:rsidR="00520123" w:rsidRDefault="00520123" w:rsidP="00EA354A">
      <w:pPr>
        <w:pStyle w:val="Heading2"/>
      </w:pPr>
      <w:bookmarkStart w:id="48" w:name="_Toc21701968"/>
      <w:r>
        <w:t>Foundational Ontolog</w:t>
      </w:r>
      <w:r w:rsidR="0073758C">
        <w:t>ies</w:t>
      </w:r>
      <w:bookmarkEnd w:id="48"/>
    </w:p>
    <w:p w14:paraId="0F2D5992" w14:textId="77777777" w:rsidR="00520123" w:rsidRDefault="00520123" w:rsidP="00EA354A">
      <w:r>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1DBB9CBD" w:rsidR="00520123" w:rsidRDefault="003F552F" w:rsidP="00EA354A">
      <w:pPr>
        <w:pStyle w:val="Heading3"/>
      </w:pPr>
      <w:bookmarkStart w:id="49" w:name="_Toc21701969"/>
      <w:r>
        <w:t xml:space="preserve">Location </w:t>
      </w:r>
      <w:r w:rsidR="00520123">
        <w:t>Ontology</w:t>
      </w:r>
      <w:bookmarkEnd w:id="49"/>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184DF71D" w14:textId="77777777" w:rsidR="0081005F" w:rsidRDefault="0081005F" w:rsidP="00E23879">
      <w:pPr>
        <w:rPr>
          <w:b/>
        </w:rPr>
      </w:pPr>
    </w:p>
    <w:p w14:paraId="28903FDD" w14:textId="77777777" w:rsidR="0081005F" w:rsidRDefault="0081005F" w:rsidP="0081005F">
      <w:pPr>
        <w:spacing w:after="120" w:line="360" w:lineRule="auto"/>
      </w:pPr>
      <w:r>
        <w:t xml:space="preserve">To effectively capture the location of some object, several concepts must be introduced.  First, a distinction must be made between the object and its location. Objects have some location, that is the region in space – a so-called spatial feature – that they occupy.  The ontology must not only support a representation of these concepts, but a representation of relationships between spatial features. In particular, topological relationships are important as they allow for the identification of how one area in space is situated relative to another. For example, is one area contained in another? Are two areas disconnected?  </w:t>
      </w:r>
    </w:p>
    <w:p w14:paraId="40EEBCB4" w14:textId="77777777" w:rsidR="0081005F" w:rsidRPr="004B447F" w:rsidRDefault="0081005F" w:rsidP="0081005F">
      <w:pPr>
        <w:spacing w:after="120" w:line="360" w:lineRule="auto"/>
        <w:rPr>
          <w:i/>
        </w:rPr>
      </w:pPr>
      <w:r>
        <w:t xml:space="preserve">Finally, to precisely describe the location of an object in space, some notion of geometry is required. This is important to represent the quantitative aspects of the feature, which may be represented as a point or perhaps some other area such as a polygon or a line. </w:t>
      </w:r>
    </w:p>
    <w:p w14:paraId="21CA20CE" w14:textId="77777777" w:rsidR="0081005F" w:rsidRDefault="0081005F" w:rsidP="00882108">
      <w:pPr>
        <w:pStyle w:val="Heading4"/>
      </w:pPr>
      <w:r>
        <w:t>The Ontology</w:t>
      </w:r>
    </w:p>
    <w:p w14:paraId="62594963" w14:textId="53C5B12C" w:rsidR="0081005F" w:rsidRDefault="0081005F" w:rsidP="0081005F">
      <w:pPr>
        <w:spacing w:after="120" w:line="360" w:lineRule="auto"/>
      </w:pPr>
      <w:r>
        <w:t xml:space="preserve">The Spatial Location ontology reuses and extends the GeoSPARQL </w:t>
      </w:r>
      <w:r>
        <w:fldChar w:fldCharType="begin"/>
      </w:r>
      <w:r w:rsidR="006B06D3">
        <w:instrText xml:space="preserve"> ADDIN EN.CITE &lt;EndNote&gt;&lt;Cite&gt;&lt;Author&gt;Battle&lt;/Author&gt;&lt;Year&gt;2011&lt;/Year&gt;&lt;IDText&gt;Linking geospatial data with GeoSPARQL&lt;/IDText&gt;&lt;DisplayText&gt;[4]&lt;/DisplayText&gt;&lt;record&gt;&lt;titles&gt;&lt;title&gt;Linking geospatial data with GeoSPARQL&lt;/title&gt;&lt;secondary-title&gt;Semant Web J Interoperability, Usability, Appl. Accessed&lt;/secondary-title&gt;&lt;/titles&gt;&lt;contributors&gt;&lt;authors&gt;&lt;author&gt;Battle, Robert&lt;/author&gt;&lt;author&gt;Kolas, Dave&lt;/author&gt;&lt;/authors&gt;&lt;/contributors&gt;&lt;added-date format="utc"&gt;1560869497&lt;/added-date&gt;&lt;ref-type name="Journal Article"&gt;17&lt;/ref-type&gt;&lt;dates&gt;&lt;year&gt;2011&lt;/year&gt;&lt;/dates&gt;&lt;rec-number&gt;1&lt;/rec-number&gt;&lt;last-updated-date format="utc"&gt;1560869497&lt;/last-updated-date&gt;&lt;volume&gt;24&lt;/volume&gt;&lt;/record&gt;&lt;/Cite&gt;&lt;/EndNote&gt;</w:instrText>
      </w:r>
      <w:r>
        <w:fldChar w:fldCharType="separate"/>
      </w:r>
      <w:r w:rsidR="006B06D3">
        <w:rPr>
          <w:noProof/>
        </w:rPr>
        <w:t>[4]</w:t>
      </w:r>
      <w:r>
        <w:fldChar w:fldCharType="end"/>
      </w:r>
      <w:r>
        <w:t xml:space="preserve"> standard to specify the concepts of interest. GeoSPARQL specifies the required vocabulary of spatial relations. It is particularly attractive as it has been published as a standard by the OGC; in addition, its defined relations are implemented, to various extents, as functions for querying spatial data by some knowledge base tools.</w:t>
      </w:r>
    </w:p>
    <w:p w14:paraId="166150E8" w14:textId="59415FF0" w:rsidR="0081005F" w:rsidRDefault="0081005F" w:rsidP="0081005F">
      <w:pPr>
        <w:spacing w:after="120" w:line="360" w:lineRule="auto"/>
      </w:pPr>
      <w:r>
        <w:lastRenderedPageBreak/>
        <w:t xml:space="preserve">The ontology represents the location of objects using two key classes: Feature and Geometry, as shown in </w:t>
      </w:r>
      <w:r>
        <w:fldChar w:fldCharType="begin"/>
      </w:r>
      <w:r>
        <w:instrText xml:space="preserve"> REF _Ref11759283 \h </w:instrText>
      </w:r>
      <w:r>
        <w:fldChar w:fldCharType="separate"/>
      </w:r>
      <w:r w:rsidR="00C65CEA">
        <w:t xml:space="preserve">Table </w:t>
      </w:r>
      <w:r w:rsidR="00C65CEA">
        <w:rPr>
          <w:noProof/>
        </w:rPr>
        <w:t>2</w:t>
      </w:r>
      <w:r>
        <w:fldChar w:fldCharType="end"/>
      </w:r>
      <w:r>
        <w:t xml:space="preserve">. A Feature is a spatial object, as opposed to a Geometry which is a more abstract object that may be used to describe the shape of some spatial object(s). The key properties, shown in </w:t>
      </w:r>
      <w:r>
        <w:fldChar w:fldCharType="begin"/>
      </w:r>
      <w:r>
        <w:instrText xml:space="preserve"> REF _Ref11762225 \h </w:instrText>
      </w:r>
      <w:r>
        <w:fldChar w:fldCharType="separate"/>
      </w:r>
      <w:r w:rsidR="00C65CEA">
        <w:t xml:space="preserve">Table </w:t>
      </w:r>
      <w:r w:rsidR="00C65CEA">
        <w:rPr>
          <w:noProof/>
        </w:rPr>
        <w:t>3</w:t>
      </w:r>
      <w:r>
        <w:fldChar w:fldCharType="end"/>
      </w:r>
      <w:r>
        <w:t>, are largely made up of topological relations between Feature objects. In addition, the ontology specifies the property hasLocation to capture the relationship between non-spatial objects (e.g., train station)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2E698403" w14:textId="47A26BF0" w:rsidR="0081005F" w:rsidRDefault="0081005F" w:rsidP="0081005F">
      <w:pPr>
        <w:spacing w:after="120" w:line="360" w:lineRule="auto"/>
      </w:pPr>
      <w:r>
        <w:t xml:space="preserve">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While the GeoSPARQL specification allows for the identification of alternate reference systems, captured as IRIs and concatenated with the coordinates, it should be noted that current support is not widespread or standardized, therefore automated translation between these systems </w:t>
      </w:r>
      <w:r w:rsidR="00BF3C2C">
        <w:t>should not be assumed</w:t>
      </w:r>
      <w:r>
        <w:t>.</w:t>
      </w:r>
    </w:p>
    <w:p w14:paraId="20FA359E" w14:textId="7DF540A9" w:rsidR="0081005F" w:rsidRDefault="0081005F" w:rsidP="0081005F">
      <w:pPr>
        <w:pStyle w:val="Caption"/>
        <w:keepNext/>
        <w:spacing w:after="120"/>
      </w:pPr>
      <w:bookmarkStart w:id="50" w:name="_Ref11759283"/>
      <w:r>
        <w:t xml:space="preserve">Table </w:t>
      </w:r>
      <w:fldSimple w:instr=" SEQ Table \* ARABIC ">
        <w:r w:rsidR="00C65CEA">
          <w:rPr>
            <w:noProof/>
          </w:rPr>
          <w:t>2</w:t>
        </w:r>
      </w:fldSimple>
      <w:bookmarkEnd w:id="50"/>
      <w:r>
        <w:t>: Key classes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81005F" w14:paraId="38A40A49" w14:textId="77777777" w:rsidTr="00763A5C">
        <w:tc>
          <w:tcPr>
            <w:tcW w:w="2433" w:type="dxa"/>
            <w:shd w:val="clear" w:color="auto" w:fill="00FFFF"/>
          </w:tcPr>
          <w:p w14:paraId="39E7AFA9" w14:textId="77777777" w:rsidR="0081005F" w:rsidRDefault="0081005F" w:rsidP="00763A5C">
            <w:pPr>
              <w:spacing w:after="120"/>
            </w:pPr>
            <w:r>
              <w:t>Object</w:t>
            </w:r>
          </w:p>
        </w:tc>
        <w:tc>
          <w:tcPr>
            <w:tcW w:w="3022" w:type="dxa"/>
            <w:shd w:val="clear" w:color="auto" w:fill="00FFFF"/>
          </w:tcPr>
          <w:p w14:paraId="084AC841" w14:textId="77777777" w:rsidR="0081005F" w:rsidRDefault="0081005F" w:rsidP="00763A5C">
            <w:pPr>
              <w:spacing w:after="120"/>
            </w:pPr>
            <w:r>
              <w:t>Property</w:t>
            </w:r>
          </w:p>
        </w:tc>
        <w:tc>
          <w:tcPr>
            <w:tcW w:w="3895" w:type="dxa"/>
            <w:shd w:val="clear" w:color="auto" w:fill="00FFFF"/>
          </w:tcPr>
          <w:p w14:paraId="37F121A2" w14:textId="77777777" w:rsidR="0081005F" w:rsidRDefault="0081005F" w:rsidP="00763A5C">
            <w:pPr>
              <w:spacing w:after="120"/>
            </w:pPr>
            <w:r>
              <w:t>Value</w:t>
            </w:r>
          </w:p>
        </w:tc>
      </w:tr>
      <w:tr w:rsidR="0081005F" w14:paraId="5828DEA1" w14:textId="77777777" w:rsidTr="00763A5C">
        <w:tc>
          <w:tcPr>
            <w:tcW w:w="2433" w:type="dxa"/>
          </w:tcPr>
          <w:p w14:paraId="082B6279" w14:textId="77777777" w:rsidR="0081005F" w:rsidRDefault="0081005F" w:rsidP="00763A5C">
            <w:pPr>
              <w:spacing w:after="120"/>
            </w:pPr>
            <w:proofErr w:type="gramStart"/>
            <w:r>
              <w:t>geo:Feature</w:t>
            </w:r>
            <w:proofErr w:type="gramEnd"/>
          </w:p>
        </w:tc>
        <w:tc>
          <w:tcPr>
            <w:tcW w:w="3022" w:type="dxa"/>
          </w:tcPr>
          <w:p w14:paraId="036D682B" w14:textId="77777777" w:rsidR="0081005F" w:rsidRDefault="0081005F" w:rsidP="00763A5C">
            <w:pPr>
              <w:spacing w:after="120"/>
            </w:pPr>
            <w:proofErr w:type="gramStart"/>
            <w:r>
              <w:t>rdf:subClassOf</w:t>
            </w:r>
            <w:proofErr w:type="gramEnd"/>
          </w:p>
        </w:tc>
        <w:tc>
          <w:tcPr>
            <w:tcW w:w="3895" w:type="dxa"/>
          </w:tcPr>
          <w:p w14:paraId="1741F38B" w14:textId="77777777" w:rsidR="0081005F" w:rsidRDefault="0081005F" w:rsidP="00763A5C">
            <w:pPr>
              <w:spacing w:after="120"/>
            </w:pPr>
            <w:proofErr w:type="gramStart"/>
            <w:r>
              <w:t>geo:SpatialObject</w:t>
            </w:r>
            <w:proofErr w:type="gramEnd"/>
          </w:p>
        </w:tc>
      </w:tr>
      <w:tr w:rsidR="0081005F" w14:paraId="21DB4B2E" w14:textId="77777777" w:rsidTr="00763A5C">
        <w:tc>
          <w:tcPr>
            <w:tcW w:w="2433" w:type="dxa"/>
          </w:tcPr>
          <w:p w14:paraId="32F1BD1A" w14:textId="77777777" w:rsidR="0081005F" w:rsidRDefault="0081005F" w:rsidP="00763A5C">
            <w:pPr>
              <w:spacing w:after="120"/>
            </w:pPr>
            <w:proofErr w:type="gramStart"/>
            <w:r>
              <w:t>geo:Geometry</w:t>
            </w:r>
            <w:proofErr w:type="gramEnd"/>
          </w:p>
        </w:tc>
        <w:tc>
          <w:tcPr>
            <w:tcW w:w="3022" w:type="dxa"/>
          </w:tcPr>
          <w:p w14:paraId="7EF05686" w14:textId="77777777" w:rsidR="0081005F" w:rsidDel="00722F88" w:rsidRDefault="0081005F" w:rsidP="00763A5C">
            <w:pPr>
              <w:spacing w:after="120"/>
            </w:pPr>
            <w:proofErr w:type="gramStart"/>
            <w:r>
              <w:t>rdf:subClassOf</w:t>
            </w:r>
            <w:proofErr w:type="gramEnd"/>
          </w:p>
        </w:tc>
        <w:tc>
          <w:tcPr>
            <w:tcW w:w="3895" w:type="dxa"/>
          </w:tcPr>
          <w:p w14:paraId="653448D7" w14:textId="77777777" w:rsidR="0081005F" w:rsidDel="00722F88" w:rsidRDefault="0081005F" w:rsidP="00763A5C">
            <w:pPr>
              <w:spacing w:after="120"/>
            </w:pPr>
            <w:proofErr w:type="gramStart"/>
            <w:r>
              <w:t>geo:SpatialObject</w:t>
            </w:r>
            <w:proofErr w:type="gramEnd"/>
          </w:p>
        </w:tc>
      </w:tr>
    </w:tbl>
    <w:p w14:paraId="74DFECD7" w14:textId="77777777" w:rsidR="0081005F" w:rsidRDefault="0081005F" w:rsidP="0081005F">
      <w:pPr>
        <w:spacing w:after="120" w:line="360" w:lineRule="auto"/>
      </w:pPr>
    </w:p>
    <w:p w14:paraId="4D8DD8BC" w14:textId="484782CC" w:rsidR="0081005F" w:rsidRDefault="0081005F" w:rsidP="0081005F">
      <w:pPr>
        <w:pStyle w:val="Caption"/>
        <w:keepNext/>
        <w:spacing w:after="120"/>
      </w:pPr>
      <w:bookmarkStart w:id="51" w:name="_Ref11762225"/>
      <w:r>
        <w:t xml:space="preserve">Table </w:t>
      </w:r>
      <w:fldSimple w:instr=" SEQ Table \* ARABIC ">
        <w:r w:rsidR="00C65CEA">
          <w:rPr>
            <w:noProof/>
          </w:rPr>
          <w:t>3</w:t>
        </w:r>
      </w:fldSimple>
      <w:bookmarkEnd w:id="51"/>
      <w:r>
        <w:t>: Key properties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234"/>
        <w:gridCol w:w="1741"/>
        <w:gridCol w:w="5375"/>
      </w:tblGrid>
      <w:tr w:rsidR="0081005F" w14:paraId="23FB449C" w14:textId="77777777" w:rsidTr="00BF3C2C">
        <w:tc>
          <w:tcPr>
            <w:tcW w:w="2234" w:type="dxa"/>
            <w:shd w:val="clear" w:color="auto" w:fill="00FFFF"/>
          </w:tcPr>
          <w:p w14:paraId="55C07C09" w14:textId="77777777" w:rsidR="0081005F" w:rsidRDefault="0081005F" w:rsidP="00763A5C">
            <w:pPr>
              <w:tabs>
                <w:tab w:val="left" w:pos="1027"/>
              </w:tabs>
              <w:spacing w:after="120"/>
            </w:pPr>
            <w:r>
              <w:t>Property</w:t>
            </w:r>
            <w:r>
              <w:tab/>
            </w:r>
          </w:p>
        </w:tc>
        <w:tc>
          <w:tcPr>
            <w:tcW w:w="1741" w:type="dxa"/>
            <w:shd w:val="clear" w:color="auto" w:fill="00FFFF"/>
          </w:tcPr>
          <w:p w14:paraId="54635A02" w14:textId="77777777" w:rsidR="0081005F" w:rsidRDefault="0081005F" w:rsidP="00763A5C">
            <w:pPr>
              <w:spacing w:after="120"/>
            </w:pPr>
            <w:r>
              <w:t>Characteristic</w:t>
            </w:r>
          </w:p>
        </w:tc>
        <w:tc>
          <w:tcPr>
            <w:tcW w:w="5375" w:type="dxa"/>
            <w:shd w:val="clear" w:color="auto" w:fill="00FFFF"/>
          </w:tcPr>
          <w:p w14:paraId="0280D86B" w14:textId="77777777" w:rsidR="0081005F" w:rsidRDefault="0081005F" w:rsidP="00763A5C">
            <w:pPr>
              <w:spacing w:after="120"/>
            </w:pPr>
            <w:r>
              <w:t>Value (if applicable)</w:t>
            </w:r>
          </w:p>
        </w:tc>
      </w:tr>
      <w:tr w:rsidR="0081005F" w14:paraId="7EE445BB" w14:textId="77777777" w:rsidTr="00BF3C2C">
        <w:tc>
          <w:tcPr>
            <w:tcW w:w="2234" w:type="dxa"/>
          </w:tcPr>
          <w:p w14:paraId="7983CFF0" w14:textId="77777777" w:rsidR="0081005F" w:rsidRDefault="0081005F" w:rsidP="00763A5C">
            <w:pPr>
              <w:spacing w:after="120"/>
            </w:pPr>
            <w:proofErr w:type="gramStart"/>
            <w:r>
              <w:t>geo:sfEquals</w:t>
            </w:r>
            <w:proofErr w:type="gramEnd"/>
          </w:p>
        </w:tc>
        <w:tc>
          <w:tcPr>
            <w:tcW w:w="1741" w:type="dxa"/>
          </w:tcPr>
          <w:p w14:paraId="50CD3507" w14:textId="77777777" w:rsidR="0081005F" w:rsidRDefault="0081005F" w:rsidP="00763A5C">
            <w:pPr>
              <w:spacing w:after="120"/>
            </w:pPr>
            <w:r>
              <w:t>Domain and Range</w:t>
            </w:r>
          </w:p>
        </w:tc>
        <w:tc>
          <w:tcPr>
            <w:tcW w:w="5375" w:type="dxa"/>
          </w:tcPr>
          <w:p w14:paraId="6B783DB5" w14:textId="77777777" w:rsidR="0081005F" w:rsidRDefault="0081005F" w:rsidP="00763A5C">
            <w:pPr>
              <w:spacing w:after="120"/>
            </w:pPr>
            <w:proofErr w:type="gramStart"/>
            <w:r>
              <w:t>geo:SpatialObject</w:t>
            </w:r>
            <w:proofErr w:type="gramEnd"/>
          </w:p>
        </w:tc>
      </w:tr>
      <w:tr w:rsidR="0081005F" w14:paraId="7470AEBD" w14:textId="77777777" w:rsidTr="00BF3C2C">
        <w:tc>
          <w:tcPr>
            <w:tcW w:w="2234" w:type="dxa"/>
          </w:tcPr>
          <w:p w14:paraId="1654163D" w14:textId="77777777" w:rsidR="0081005F" w:rsidRDefault="0081005F" w:rsidP="00763A5C">
            <w:pPr>
              <w:spacing w:after="120"/>
            </w:pPr>
            <w:proofErr w:type="gramStart"/>
            <w:r>
              <w:t>geo:</w:t>
            </w:r>
            <w:r w:rsidRPr="00F51C25">
              <w:t>sfDisjoint</w:t>
            </w:r>
            <w:proofErr w:type="gramEnd"/>
          </w:p>
        </w:tc>
        <w:tc>
          <w:tcPr>
            <w:tcW w:w="1741" w:type="dxa"/>
          </w:tcPr>
          <w:p w14:paraId="32E5ED04" w14:textId="77777777" w:rsidR="0081005F" w:rsidRDefault="0081005F" w:rsidP="00763A5C">
            <w:pPr>
              <w:spacing w:after="120"/>
            </w:pPr>
            <w:r>
              <w:t>Domain and Range</w:t>
            </w:r>
          </w:p>
        </w:tc>
        <w:tc>
          <w:tcPr>
            <w:tcW w:w="5375" w:type="dxa"/>
          </w:tcPr>
          <w:p w14:paraId="39C2778A" w14:textId="77777777" w:rsidR="0081005F" w:rsidRDefault="0081005F" w:rsidP="00763A5C">
            <w:pPr>
              <w:spacing w:after="120"/>
            </w:pPr>
            <w:proofErr w:type="gramStart"/>
            <w:r>
              <w:t>geo:SpatialObject</w:t>
            </w:r>
            <w:proofErr w:type="gramEnd"/>
          </w:p>
        </w:tc>
      </w:tr>
      <w:tr w:rsidR="0081005F" w14:paraId="44D2855B" w14:textId="77777777" w:rsidTr="00BF3C2C">
        <w:tc>
          <w:tcPr>
            <w:tcW w:w="2234" w:type="dxa"/>
          </w:tcPr>
          <w:p w14:paraId="21EC7F0D" w14:textId="77777777" w:rsidR="0081005F" w:rsidRDefault="0081005F" w:rsidP="00763A5C">
            <w:pPr>
              <w:spacing w:after="120"/>
            </w:pPr>
            <w:proofErr w:type="gramStart"/>
            <w:r w:rsidRPr="00F51C25">
              <w:t>geo:sfIntersects</w:t>
            </w:r>
            <w:proofErr w:type="gramEnd"/>
          </w:p>
        </w:tc>
        <w:tc>
          <w:tcPr>
            <w:tcW w:w="1741" w:type="dxa"/>
          </w:tcPr>
          <w:p w14:paraId="08D2C8E7" w14:textId="77777777" w:rsidR="0081005F" w:rsidRDefault="0081005F" w:rsidP="00763A5C">
            <w:pPr>
              <w:spacing w:after="120"/>
            </w:pPr>
            <w:r>
              <w:t>Domain and Range</w:t>
            </w:r>
          </w:p>
        </w:tc>
        <w:tc>
          <w:tcPr>
            <w:tcW w:w="5375" w:type="dxa"/>
          </w:tcPr>
          <w:p w14:paraId="1971FBB8" w14:textId="77777777" w:rsidR="0081005F" w:rsidRDefault="0081005F" w:rsidP="00763A5C">
            <w:pPr>
              <w:spacing w:after="120"/>
            </w:pPr>
            <w:proofErr w:type="gramStart"/>
            <w:r>
              <w:t>geo:SpatialObject</w:t>
            </w:r>
            <w:proofErr w:type="gramEnd"/>
          </w:p>
        </w:tc>
      </w:tr>
      <w:tr w:rsidR="0081005F" w14:paraId="0B0E1D9D" w14:textId="77777777" w:rsidTr="00BF3C2C">
        <w:tc>
          <w:tcPr>
            <w:tcW w:w="2234" w:type="dxa"/>
          </w:tcPr>
          <w:p w14:paraId="5B52C0C9" w14:textId="77777777" w:rsidR="0081005F" w:rsidRDefault="0081005F" w:rsidP="00763A5C">
            <w:pPr>
              <w:spacing w:after="120"/>
            </w:pPr>
            <w:proofErr w:type="gramStart"/>
            <w:r w:rsidRPr="00F51C25">
              <w:lastRenderedPageBreak/>
              <w:t>geo:sfTouches</w:t>
            </w:r>
            <w:proofErr w:type="gramEnd"/>
          </w:p>
        </w:tc>
        <w:tc>
          <w:tcPr>
            <w:tcW w:w="1741" w:type="dxa"/>
          </w:tcPr>
          <w:p w14:paraId="10BAB8DD" w14:textId="77777777" w:rsidR="0081005F" w:rsidRDefault="0081005F" w:rsidP="00763A5C">
            <w:pPr>
              <w:spacing w:after="120"/>
            </w:pPr>
            <w:r>
              <w:t>Domain and Range</w:t>
            </w:r>
          </w:p>
        </w:tc>
        <w:tc>
          <w:tcPr>
            <w:tcW w:w="5375" w:type="dxa"/>
          </w:tcPr>
          <w:p w14:paraId="6652A197" w14:textId="77777777" w:rsidR="0081005F" w:rsidRDefault="0081005F" w:rsidP="00763A5C">
            <w:pPr>
              <w:spacing w:after="120"/>
            </w:pPr>
            <w:proofErr w:type="gramStart"/>
            <w:r>
              <w:t>geo:SpatialObject</w:t>
            </w:r>
            <w:proofErr w:type="gramEnd"/>
          </w:p>
        </w:tc>
      </w:tr>
      <w:tr w:rsidR="0081005F" w14:paraId="5E8DD5BA" w14:textId="77777777" w:rsidTr="00BF3C2C">
        <w:tc>
          <w:tcPr>
            <w:tcW w:w="2234" w:type="dxa"/>
          </w:tcPr>
          <w:p w14:paraId="3792B7E6" w14:textId="77777777" w:rsidR="0081005F" w:rsidRPr="00F51C25" w:rsidRDefault="0081005F" w:rsidP="00763A5C">
            <w:pPr>
              <w:spacing w:after="120"/>
            </w:pPr>
            <w:proofErr w:type="gramStart"/>
            <w:r w:rsidRPr="00F51C25">
              <w:t>geo:sfWithin</w:t>
            </w:r>
            <w:proofErr w:type="gramEnd"/>
          </w:p>
        </w:tc>
        <w:tc>
          <w:tcPr>
            <w:tcW w:w="1741" w:type="dxa"/>
          </w:tcPr>
          <w:p w14:paraId="12A5BE4F" w14:textId="77777777" w:rsidR="0081005F" w:rsidRDefault="0081005F" w:rsidP="00763A5C">
            <w:pPr>
              <w:spacing w:after="120"/>
            </w:pPr>
            <w:r>
              <w:t>Domain and Range</w:t>
            </w:r>
          </w:p>
        </w:tc>
        <w:tc>
          <w:tcPr>
            <w:tcW w:w="5375" w:type="dxa"/>
          </w:tcPr>
          <w:p w14:paraId="7B82A8AC" w14:textId="77777777" w:rsidR="0081005F" w:rsidRDefault="0081005F" w:rsidP="00763A5C">
            <w:pPr>
              <w:spacing w:after="120"/>
            </w:pPr>
            <w:proofErr w:type="gramStart"/>
            <w:r>
              <w:t>geo:SpatialObject</w:t>
            </w:r>
            <w:proofErr w:type="gramEnd"/>
          </w:p>
        </w:tc>
      </w:tr>
      <w:tr w:rsidR="0081005F" w14:paraId="009E5848" w14:textId="77777777" w:rsidTr="00BF3C2C">
        <w:tc>
          <w:tcPr>
            <w:tcW w:w="2234" w:type="dxa"/>
          </w:tcPr>
          <w:p w14:paraId="024D3B88" w14:textId="77777777" w:rsidR="0081005F" w:rsidRPr="00F51C25" w:rsidRDefault="0081005F" w:rsidP="00763A5C">
            <w:pPr>
              <w:spacing w:after="120"/>
            </w:pPr>
            <w:proofErr w:type="gramStart"/>
            <w:r w:rsidRPr="00F51C25">
              <w:t>geo:sfContains</w:t>
            </w:r>
            <w:proofErr w:type="gramEnd"/>
          </w:p>
        </w:tc>
        <w:tc>
          <w:tcPr>
            <w:tcW w:w="1741" w:type="dxa"/>
          </w:tcPr>
          <w:p w14:paraId="67F186A7" w14:textId="77777777" w:rsidR="0081005F" w:rsidRDefault="0081005F" w:rsidP="00763A5C">
            <w:pPr>
              <w:spacing w:after="120"/>
            </w:pPr>
            <w:r>
              <w:t>Domain and Range</w:t>
            </w:r>
          </w:p>
        </w:tc>
        <w:tc>
          <w:tcPr>
            <w:tcW w:w="5375" w:type="dxa"/>
          </w:tcPr>
          <w:p w14:paraId="37C7A1FE" w14:textId="77777777" w:rsidR="0081005F" w:rsidRDefault="0081005F" w:rsidP="00763A5C">
            <w:pPr>
              <w:spacing w:after="120"/>
            </w:pPr>
            <w:proofErr w:type="gramStart"/>
            <w:r>
              <w:t>geo:SpatialObject</w:t>
            </w:r>
            <w:proofErr w:type="gramEnd"/>
          </w:p>
        </w:tc>
      </w:tr>
      <w:tr w:rsidR="0081005F" w14:paraId="68946199" w14:textId="77777777" w:rsidTr="00BF3C2C">
        <w:tc>
          <w:tcPr>
            <w:tcW w:w="2234" w:type="dxa"/>
          </w:tcPr>
          <w:p w14:paraId="55AD6ED0" w14:textId="77777777" w:rsidR="0081005F" w:rsidRPr="00F51C25" w:rsidRDefault="0081005F" w:rsidP="00763A5C">
            <w:pPr>
              <w:spacing w:after="120"/>
            </w:pPr>
            <w:proofErr w:type="gramStart"/>
            <w:r w:rsidRPr="00F51C25">
              <w:t>geo:sfOverlaps</w:t>
            </w:r>
            <w:proofErr w:type="gramEnd"/>
          </w:p>
        </w:tc>
        <w:tc>
          <w:tcPr>
            <w:tcW w:w="1741" w:type="dxa"/>
          </w:tcPr>
          <w:p w14:paraId="7981054A" w14:textId="77777777" w:rsidR="0081005F" w:rsidRDefault="0081005F" w:rsidP="00763A5C">
            <w:pPr>
              <w:spacing w:after="120"/>
            </w:pPr>
            <w:r>
              <w:t>Domain and Range</w:t>
            </w:r>
          </w:p>
        </w:tc>
        <w:tc>
          <w:tcPr>
            <w:tcW w:w="5375" w:type="dxa"/>
          </w:tcPr>
          <w:p w14:paraId="65B4EA7B" w14:textId="77777777" w:rsidR="0081005F" w:rsidRDefault="0081005F" w:rsidP="00763A5C">
            <w:pPr>
              <w:spacing w:after="120"/>
            </w:pPr>
            <w:proofErr w:type="gramStart"/>
            <w:r>
              <w:t>geo:SpatialObject</w:t>
            </w:r>
            <w:proofErr w:type="gramEnd"/>
          </w:p>
        </w:tc>
      </w:tr>
      <w:tr w:rsidR="0081005F" w14:paraId="48A42DBF" w14:textId="77777777" w:rsidTr="00BF3C2C">
        <w:tc>
          <w:tcPr>
            <w:tcW w:w="2234" w:type="dxa"/>
          </w:tcPr>
          <w:p w14:paraId="1F712085" w14:textId="77777777" w:rsidR="0081005F" w:rsidRPr="00F51C25" w:rsidRDefault="0081005F" w:rsidP="00763A5C">
            <w:pPr>
              <w:spacing w:after="120"/>
            </w:pPr>
            <w:proofErr w:type="gramStart"/>
            <w:r w:rsidRPr="00F51C25">
              <w:t>geo:sfCrosses</w:t>
            </w:r>
            <w:proofErr w:type="gramEnd"/>
          </w:p>
        </w:tc>
        <w:tc>
          <w:tcPr>
            <w:tcW w:w="1741" w:type="dxa"/>
          </w:tcPr>
          <w:p w14:paraId="51F96469" w14:textId="77777777" w:rsidR="0081005F" w:rsidRDefault="0081005F" w:rsidP="00763A5C">
            <w:pPr>
              <w:spacing w:after="120"/>
            </w:pPr>
            <w:r>
              <w:t>Domain and Range</w:t>
            </w:r>
          </w:p>
        </w:tc>
        <w:tc>
          <w:tcPr>
            <w:tcW w:w="5375" w:type="dxa"/>
          </w:tcPr>
          <w:p w14:paraId="678DDEAB" w14:textId="77777777" w:rsidR="0081005F" w:rsidRDefault="0081005F" w:rsidP="00763A5C">
            <w:pPr>
              <w:spacing w:after="120"/>
            </w:pPr>
            <w:proofErr w:type="gramStart"/>
            <w:r>
              <w:t>geo:SpatialObject</w:t>
            </w:r>
            <w:proofErr w:type="gramEnd"/>
          </w:p>
        </w:tc>
      </w:tr>
      <w:tr w:rsidR="0081005F" w14:paraId="44892C6E" w14:textId="77777777" w:rsidTr="00BF3C2C">
        <w:tc>
          <w:tcPr>
            <w:tcW w:w="2234" w:type="dxa"/>
          </w:tcPr>
          <w:p w14:paraId="5D7BDA3E" w14:textId="77777777" w:rsidR="0081005F" w:rsidRPr="00F51C25" w:rsidRDefault="0081005F" w:rsidP="00763A5C">
            <w:pPr>
              <w:spacing w:after="120"/>
            </w:pPr>
            <w:proofErr w:type="gramStart"/>
            <w:r>
              <w:t>geo:hasGeometry</w:t>
            </w:r>
            <w:proofErr w:type="gramEnd"/>
          </w:p>
        </w:tc>
        <w:tc>
          <w:tcPr>
            <w:tcW w:w="1741" w:type="dxa"/>
          </w:tcPr>
          <w:p w14:paraId="73705EE7" w14:textId="77777777" w:rsidR="0081005F" w:rsidRDefault="0081005F" w:rsidP="00763A5C">
            <w:pPr>
              <w:spacing w:after="120"/>
            </w:pPr>
            <w:r>
              <w:t>Domain</w:t>
            </w:r>
          </w:p>
        </w:tc>
        <w:tc>
          <w:tcPr>
            <w:tcW w:w="5375" w:type="dxa"/>
          </w:tcPr>
          <w:p w14:paraId="38F5B0B7" w14:textId="77777777" w:rsidR="0081005F" w:rsidRDefault="0081005F" w:rsidP="00763A5C">
            <w:pPr>
              <w:spacing w:after="120"/>
            </w:pPr>
            <w:proofErr w:type="gramStart"/>
            <w:r>
              <w:t>geo:Feature</w:t>
            </w:r>
            <w:proofErr w:type="gramEnd"/>
          </w:p>
        </w:tc>
      </w:tr>
      <w:tr w:rsidR="0081005F" w14:paraId="018598F1" w14:textId="77777777" w:rsidTr="00BF3C2C">
        <w:tc>
          <w:tcPr>
            <w:tcW w:w="2234" w:type="dxa"/>
          </w:tcPr>
          <w:p w14:paraId="5D7A4A88" w14:textId="77777777" w:rsidR="0081005F" w:rsidRDefault="0081005F" w:rsidP="00763A5C">
            <w:pPr>
              <w:spacing w:after="120"/>
            </w:pPr>
            <w:proofErr w:type="gramStart"/>
            <w:r>
              <w:t>geo:hasGeometry</w:t>
            </w:r>
            <w:proofErr w:type="gramEnd"/>
          </w:p>
        </w:tc>
        <w:tc>
          <w:tcPr>
            <w:tcW w:w="1741" w:type="dxa"/>
          </w:tcPr>
          <w:p w14:paraId="378A23B1" w14:textId="77777777" w:rsidR="0081005F" w:rsidRDefault="0081005F" w:rsidP="00763A5C">
            <w:pPr>
              <w:spacing w:after="120"/>
            </w:pPr>
            <w:r>
              <w:t>Range</w:t>
            </w:r>
          </w:p>
        </w:tc>
        <w:tc>
          <w:tcPr>
            <w:tcW w:w="5375" w:type="dxa"/>
          </w:tcPr>
          <w:p w14:paraId="49880070" w14:textId="77777777" w:rsidR="0081005F" w:rsidRDefault="0081005F" w:rsidP="00763A5C">
            <w:pPr>
              <w:spacing w:after="120"/>
            </w:pPr>
            <w:proofErr w:type="gramStart"/>
            <w:r>
              <w:t>geo:Geometry</w:t>
            </w:r>
            <w:proofErr w:type="gramEnd"/>
          </w:p>
        </w:tc>
      </w:tr>
      <w:tr w:rsidR="0081005F" w14:paraId="10842CB7" w14:textId="77777777" w:rsidTr="00BF3C2C">
        <w:tc>
          <w:tcPr>
            <w:tcW w:w="2234" w:type="dxa"/>
          </w:tcPr>
          <w:p w14:paraId="7D48F744" w14:textId="77777777" w:rsidR="0081005F" w:rsidRPr="00F51C25" w:rsidRDefault="0081005F" w:rsidP="00763A5C">
            <w:pPr>
              <w:spacing w:after="120"/>
            </w:pPr>
            <w:r>
              <w:t>hasLocation</w:t>
            </w:r>
          </w:p>
        </w:tc>
        <w:tc>
          <w:tcPr>
            <w:tcW w:w="1741" w:type="dxa"/>
          </w:tcPr>
          <w:p w14:paraId="7342E1DD" w14:textId="77777777" w:rsidR="0081005F" w:rsidRDefault="0081005F" w:rsidP="00763A5C">
            <w:pPr>
              <w:spacing w:after="120"/>
            </w:pPr>
            <w:r>
              <w:t>Range</w:t>
            </w:r>
          </w:p>
        </w:tc>
        <w:tc>
          <w:tcPr>
            <w:tcW w:w="5375" w:type="dxa"/>
          </w:tcPr>
          <w:p w14:paraId="67DFD1E5" w14:textId="77777777" w:rsidR="0081005F" w:rsidRDefault="0081005F" w:rsidP="00763A5C">
            <w:pPr>
              <w:spacing w:after="120"/>
            </w:pPr>
            <w:proofErr w:type="gramStart"/>
            <w:r>
              <w:t>geo:Feature</w:t>
            </w:r>
            <w:proofErr w:type="gramEnd"/>
          </w:p>
        </w:tc>
      </w:tr>
      <w:tr w:rsidR="0081005F" w14:paraId="2C3F5713" w14:textId="77777777" w:rsidTr="00BF3C2C">
        <w:tc>
          <w:tcPr>
            <w:tcW w:w="2234" w:type="dxa"/>
          </w:tcPr>
          <w:p w14:paraId="39B418E3" w14:textId="77777777" w:rsidR="0081005F" w:rsidRDefault="0081005F" w:rsidP="00763A5C">
            <w:pPr>
              <w:spacing w:after="120"/>
            </w:pPr>
            <w:r>
              <w:t>associatedLocation</w:t>
            </w:r>
          </w:p>
        </w:tc>
        <w:tc>
          <w:tcPr>
            <w:tcW w:w="1741" w:type="dxa"/>
          </w:tcPr>
          <w:p w14:paraId="4D2B7CFA" w14:textId="77777777" w:rsidR="0081005F" w:rsidRDefault="0081005F" w:rsidP="00763A5C">
            <w:pPr>
              <w:spacing w:after="120"/>
            </w:pPr>
            <w:r>
              <w:t>Range</w:t>
            </w:r>
          </w:p>
        </w:tc>
        <w:tc>
          <w:tcPr>
            <w:tcW w:w="5375" w:type="dxa"/>
          </w:tcPr>
          <w:p w14:paraId="18666BB9" w14:textId="77777777" w:rsidR="0081005F" w:rsidRDefault="0081005F" w:rsidP="00763A5C">
            <w:pPr>
              <w:spacing w:after="120"/>
            </w:pPr>
            <w:proofErr w:type="gramStart"/>
            <w:r>
              <w:t>geo:Feature</w:t>
            </w:r>
            <w:proofErr w:type="gramEnd"/>
          </w:p>
        </w:tc>
      </w:tr>
      <w:tr w:rsidR="0081005F" w14:paraId="5C5461A8" w14:textId="77777777" w:rsidTr="00BF3C2C">
        <w:tc>
          <w:tcPr>
            <w:tcW w:w="2234" w:type="dxa"/>
          </w:tcPr>
          <w:p w14:paraId="14FC3697" w14:textId="77777777" w:rsidR="0081005F" w:rsidRDefault="0081005F" w:rsidP="00763A5C">
            <w:pPr>
              <w:spacing w:after="120"/>
            </w:pPr>
            <w:proofErr w:type="gramStart"/>
            <w:r>
              <w:t>geo:asWKT</w:t>
            </w:r>
            <w:proofErr w:type="gramEnd"/>
          </w:p>
        </w:tc>
        <w:tc>
          <w:tcPr>
            <w:tcW w:w="1741" w:type="dxa"/>
          </w:tcPr>
          <w:p w14:paraId="2AC70BA9" w14:textId="77777777" w:rsidR="0081005F" w:rsidRDefault="0081005F" w:rsidP="00763A5C">
            <w:pPr>
              <w:spacing w:after="120"/>
            </w:pPr>
            <w:r>
              <w:t>Range</w:t>
            </w:r>
          </w:p>
        </w:tc>
        <w:tc>
          <w:tcPr>
            <w:tcW w:w="5375" w:type="dxa"/>
          </w:tcPr>
          <w:p w14:paraId="31170CD7" w14:textId="77777777" w:rsidR="0081005F" w:rsidRDefault="0081005F" w:rsidP="00763A5C">
            <w:pPr>
              <w:spacing w:after="120"/>
            </w:pPr>
            <w:proofErr w:type="gramStart"/>
            <w:r>
              <w:t>geo:wktLiteral</w:t>
            </w:r>
            <w:proofErr w:type="gramEnd"/>
          </w:p>
        </w:tc>
      </w:tr>
      <w:tr w:rsidR="00BF3C2C" w14:paraId="11C2609D" w14:textId="77777777" w:rsidTr="00BF3C2C">
        <w:tc>
          <w:tcPr>
            <w:tcW w:w="2234" w:type="dxa"/>
            <w:vMerge w:val="restart"/>
          </w:tcPr>
          <w:p w14:paraId="05CED624" w14:textId="38221141" w:rsidR="00BF3C2C" w:rsidRDefault="00BF3C2C" w:rsidP="00BF3C2C">
            <w:pPr>
              <w:spacing w:after="120"/>
            </w:pPr>
            <w:r>
              <w:t>as_nDLatLon</w:t>
            </w:r>
          </w:p>
        </w:tc>
        <w:tc>
          <w:tcPr>
            <w:tcW w:w="1741" w:type="dxa"/>
          </w:tcPr>
          <w:p w14:paraId="6AF9CF95" w14:textId="0DFCC308" w:rsidR="00BF3C2C" w:rsidRDefault="00BF3C2C" w:rsidP="00BF3C2C">
            <w:pPr>
              <w:spacing w:after="120"/>
            </w:pPr>
            <w:r>
              <w:t>Domain</w:t>
            </w:r>
          </w:p>
        </w:tc>
        <w:tc>
          <w:tcPr>
            <w:tcW w:w="5375" w:type="dxa"/>
          </w:tcPr>
          <w:p w14:paraId="0C9D834A" w14:textId="34D2CA45" w:rsidR="00BF3C2C" w:rsidRDefault="00BF3C2C" w:rsidP="00BF3C2C">
            <w:pPr>
              <w:spacing w:after="120"/>
            </w:pPr>
            <w:proofErr w:type="gramStart"/>
            <w:r>
              <w:t>geo:Geometry</w:t>
            </w:r>
            <w:proofErr w:type="gramEnd"/>
          </w:p>
        </w:tc>
      </w:tr>
      <w:tr w:rsidR="00BF3C2C" w14:paraId="3F7A828D" w14:textId="77777777" w:rsidTr="00BF3C2C">
        <w:tc>
          <w:tcPr>
            <w:tcW w:w="2234" w:type="dxa"/>
            <w:vMerge/>
          </w:tcPr>
          <w:p w14:paraId="4AFB3248" w14:textId="77777777" w:rsidR="00BF3C2C" w:rsidRDefault="00BF3C2C" w:rsidP="00BF3C2C">
            <w:pPr>
              <w:spacing w:after="120"/>
            </w:pPr>
          </w:p>
        </w:tc>
        <w:tc>
          <w:tcPr>
            <w:tcW w:w="1741" w:type="dxa"/>
          </w:tcPr>
          <w:p w14:paraId="21C4E18E" w14:textId="15A69408" w:rsidR="00BF3C2C" w:rsidRDefault="00BF3C2C" w:rsidP="00BF3C2C">
            <w:pPr>
              <w:spacing w:after="120"/>
            </w:pPr>
            <w:r>
              <w:t>Range</w:t>
            </w:r>
          </w:p>
        </w:tc>
        <w:tc>
          <w:tcPr>
            <w:tcW w:w="5375" w:type="dxa"/>
          </w:tcPr>
          <w:p w14:paraId="190DBF8F" w14:textId="3BBF04C9" w:rsidR="00BF3C2C" w:rsidRDefault="00692B1E" w:rsidP="00BF3C2C">
            <w:pPr>
              <w:spacing w:after="120"/>
            </w:pPr>
            <w:hyperlink r:id="rId9" w:anchor="_lat_la_-9.+1_+9.+1_+1.-4_+1.-1_lon_lo_-1.8+2_+1.8+2_+1.-4" w:history="1">
              <w:r w:rsidR="00BF3C2C" w:rsidRPr="00B34DE1">
                <w:rPr>
                  <w:rStyle w:val="Hyperlink"/>
                </w:rPr>
                <w:t>http://franz.com/ns/allegrograph/5.0/geo/nd#_lat_la_-9.+1_+9.+1_+1.-4_+1.-1_lon_lo_-1.8+2_+1.8+2_+1.-4</w:t>
              </w:r>
            </w:hyperlink>
            <w:r w:rsidR="00BF3C2C">
              <w:rPr>
                <w:rStyle w:val="FootnoteReference"/>
              </w:rPr>
              <w:footnoteReference w:id="2"/>
            </w:r>
          </w:p>
        </w:tc>
      </w:tr>
    </w:tbl>
    <w:p w14:paraId="2C3343CC" w14:textId="77777777" w:rsidR="0081005F" w:rsidRDefault="0081005F" w:rsidP="0081005F">
      <w:pPr>
        <w:pStyle w:val="Heading2"/>
        <w:numPr>
          <w:ilvl w:val="0"/>
          <w:numId w:val="0"/>
        </w:numPr>
        <w:spacing w:after="120" w:line="360" w:lineRule="auto"/>
        <w:rPr>
          <w:lang w:val="en-CA"/>
        </w:rPr>
      </w:pPr>
    </w:p>
    <w:p w14:paraId="45BCB3D0" w14:textId="77777777" w:rsidR="0081005F" w:rsidRDefault="0081005F" w:rsidP="00882108">
      <w:pPr>
        <w:pStyle w:val="Heading4"/>
      </w:pPr>
      <w:r>
        <w:t>An Example</w:t>
      </w:r>
    </w:p>
    <w:p w14:paraId="734B1012" w14:textId="29238492" w:rsidR="0081005F" w:rsidRDefault="0081005F" w:rsidP="0081005F">
      <w:pPr>
        <w:spacing w:after="120" w:line="360" w:lineRule="auto"/>
      </w:pPr>
      <w:r>
        <w:t xml:space="preserve">For example, consider the location of a vehicle. A vehicle may be located at a person’s home or work. Similarly, a transit vehicle may be located at some station, maintenance yard, or at some point on a particular transit route. The Spatial Feature where the vehicle is located may be represented by some geometry (e.g. a point), and may have relationships of interest with other spatial features. For example, the location of the vehicle may be contained in some other spatial feature (corresponding to a traffic zone, for example). The resulting representation is illustrated in </w:t>
      </w:r>
      <w:r>
        <w:fldChar w:fldCharType="begin"/>
      </w:r>
      <w:r>
        <w:instrText xml:space="preserve"> REF _Ref11758762 \h </w:instrText>
      </w:r>
      <w:r>
        <w:fldChar w:fldCharType="separate"/>
      </w:r>
      <w:r w:rsidR="00C65CEA">
        <w:rPr>
          <w:b/>
          <w:bCs/>
          <w:lang w:val="en-US"/>
        </w:rPr>
        <w:t>Error! Reference source not found.</w:t>
      </w:r>
      <w:r>
        <w:fldChar w:fldCharType="end"/>
      </w:r>
      <w:r>
        <w:t>.</w:t>
      </w:r>
    </w:p>
    <w:p w14:paraId="21B476C1" w14:textId="77777777" w:rsidR="0081005F" w:rsidRDefault="0081005F" w:rsidP="0081005F">
      <w:pPr>
        <w:spacing w:after="120" w:line="360" w:lineRule="auto"/>
      </w:pPr>
    </w:p>
    <w:p w14:paraId="6E1928D8" w14:textId="77777777" w:rsidR="0081005F" w:rsidRDefault="0081005F" w:rsidP="0081005F">
      <w:pPr>
        <w:keepNext/>
        <w:spacing w:after="120" w:line="360" w:lineRule="auto"/>
      </w:pPr>
      <w:r w:rsidRPr="004422C3">
        <w:rPr>
          <w:noProof/>
        </w:rPr>
        <w:lastRenderedPageBreak/>
        <w:drawing>
          <wp:inline distT="0" distB="0" distL="0" distR="0" wp14:anchorId="0E0682C3" wp14:editId="2AD332FB">
            <wp:extent cx="5943600" cy="1878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78330"/>
                    </a:xfrm>
                    <a:prstGeom prst="rect">
                      <a:avLst/>
                    </a:prstGeom>
                  </pic:spPr>
                </pic:pic>
              </a:graphicData>
            </a:graphic>
          </wp:inline>
        </w:drawing>
      </w:r>
    </w:p>
    <w:p w14:paraId="233C9977" w14:textId="047CABC9" w:rsidR="0081005F" w:rsidRDefault="0081005F" w:rsidP="0081005F">
      <w:pPr>
        <w:pStyle w:val="Caption"/>
      </w:pPr>
      <w:r>
        <w:t xml:space="preserve">Figure </w:t>
      </w:r>
      <w:fldSimple w:instr=" SEQ Figure \* ARABIC ">
        <w:r w:rsidR="001A6211">
          <w:rPr>
            <w:noProof/>
          </w:rPr>
          <w:t>2</w:t>
        </w:r>
      </w:fldSimple>
      <w:r>
        <w:t xml:space="preserve">: </w:t>
      </w:r>
      <w:r w:rsidRPr="00E56805">
        <w:t>An example representation of a location information for a vehicle.</w:t>
      </w:r>
    </w:p>
    <w:p w14:paraId="73C4FDA0" w14:textId="10F3DB53" w:rsidR="0081005F" w:rsidRDefault="001C1ECD" w:rsidP="00882108">
      <w:pPr>
        <w:pStyle w:val="Heading4"/>
      </w:pPr>
      <w:r>
        <w:t>Future Work</w:t>
      </w:r>
    </w:p>
    <w:p w14:paraId="7631A729" w14:textId="24F380F0" w:rsidR="00BF3C2C" w:rsidRPr="00BF3C2C" w:rsidRDefault="00BF3C2C" w:rsidP="00BF3C2C">
      <w:pPr>
        <w:rPr>
          <w:lang w:val="en-US" w:bidi="en-US"/>
        </w:rPr>
      </w:pPr>
      <w:r>
        <w:rPr>
          <w:lang w:bidi="en-US"/>
        </w:rPr>
        <w:t>The</w:t>
      </w:r>
      <w:r w:rsidRPr="00BF3C2C">
        <w:rPr>
          <w:lang w:bidi="en-US"/>
        </w:rPr>
        <w:t xml:space="preserve"> GeoSPARQL </w:t>
      </w:r>
      <w:r>
        <w:rPr>
          <w:lang w:bidi="en-US"/>
        </w:rPr>
        <w:t xml:space="preserve">standard </w:t>
      </w:r>
      <w:r w:rsidRPr="00BF3C2C">
        <w:rPr>
          <w:lang w:bidi="en-US"/>
        </w:rPr>
        <w:t xml:space="preserve">supports the identification of alternate </w:t>
      </w:r>
      <w:r>
        <w:rPr>
          <w:lang w:bidi="en-US"/>
        </w:rPr>
        <w:t xml:space="preserve">coordinate </w:t>
      </w:r>
      <w:r w:rsidRPr="00BF3C2C">
        <w:rPr>
          <w:lang w:bidi="en-US"/>
        </w:rPr>
        <w:t>reference systems, captured as IRIs and concatenated with the coordinates.</w:t>
      </w:r>
      <w:r>
        <w:rPr>
          <w:lang w:bidi="en-US"/>
        </w:rPr>
        <w:t xml:space="preserve"> However,</w:t>
      </w:r>
      <w:r w:rsidRPr="00BF3C2C">
        <w:rPr>
          <w:lang w:bidi="en-US"/>
        </w:rPr>
        <w:t xml:space="preserve"> support for translation between these systems is limited.</w:t>
      </w:r>
      <w:r>
        <w:rPr>
          <w:lang w:bidi="en-US"/>
        </w:rPr>
        <w:t xml:space="preserve"> Future work should address this in greater detail.</w:t>
      </w:r>
    </w:p>
    <w:p w14:paraId="047C0E99" w14:textId="057CF2C1" w:rsidR="001C1ECD" w:rsidRPr="001C1ECD" w:rsidRDefault="001C1ECD" w:rsidP="001C1ECD">
      <w:pPr>
        <w:rPr>
          <w:lang w:val="en-US" w:bidi="en-US"/>
        </w:rPr>
      </w:pPr>
    </w:p>
    <w:p w14:paraId="51AD3678" w14:textId="77777777" w:rsidR="00D50012" w:rsidRDefault="00D50012" w:rsidP="00D50012">
      <w:pPr>
        <w:rPr>
          <w:b/>
        </w:rPr>
      </w:pPr>
      <w:r>
        <w:rPr>
          <w:b/>
        </w:rPr>
        <w:t>Reused</w:t>
      </w:r>
      <w:r w:rsidRPr="00EA354A">
        <w:rPr>
          <w:b/>
        </w:rPr>
        <w:t xml:space="preserve"> Ontologies:</w:t>
      </w:r>
    </w:p>
    <w:p w14:paraId="148F30D6" w14:textId="03F2F2B3" w:rsidR="002F6849" w:rsidRPr="00E80D3C" w:rsidRDefault="00831D53" w:rsidP="001D3F17">
      <w:pPr>
        <w:pStyle w:val="p1"/>
        <w:numPr>
          <w:ilvl w:val="0"/>
          <w:numId w:val="8"/>
        </w:numPr>
        <w:rPr>
          <w:rFonts w:asciiTheme="minorHAnsi" w:hAnsiTheme="minorHAnsi" w:cstheme="minorHAnsi"/>
          <w:sz w:val="20"/>
        </w:rPr>
      </w:pPr>
      <w:r>
        <w:rPr>
          <w:rFonts w:asciiTheme="minorHAnsi" w:hAnsiTheme="minorHAnsi" w:cstheme="minorHAnsi"/>
          <w:sz w:val="20"/>
        </w:rPr>
        <w:t>GeoSPARQL</w:t>
      </w:r>
      <w:r w:rsidR="002F6849" w:rsidRPr="00E80D3C">
        <w:rPr>
          <w:rFonts w:asciiTheme="minorHAnsi" w:hAnsiTheme="minorHAnsi" w:cstheme="minorHAnsi"/>
          <w:sz w:val="20"/>
        </w:rPr>
        <w:t>: http://www.opengis.net/ont/geosparql#</w:t>
      </w:r>
    </w:p>
    <w:p w14:paraId="19B75E59" w14:textId="77777777" w:rsidR="00520123" w:rsidRDefault="00520123" w:rsidP="00EA354A">
      <w:pPr>
        <w:pStyle w:val="Heading3"/>
      </w:pPr>
      <w:bookmarkStart w:id="52" w:name="_Toc519507734"/>
      <w:bookmarkStart w:id="53" w:name="_Toc520703198"/>
      <w:bookmarkStart w:id="54" w:name="_Toc520725402"/>
      <w:bookmarkStart w:id="55" w:name="_Toc519507735"/>
      <w:bookmarkStart w:id="56" w:name="_Toc520703199"/>
      <w:bookmarkStart w:id="57" w:name="_Toc520725403"/>
      <w:bookmarkStart w:id="58" w:name="_Toc519507736"/>
      <w:bookmarkStart w:id="59" w:name="_Toc520703200"/>
      <w:bookmarkStart w:id="60" w:name="_Toc520725404"/>
      <w:bookmarkStart w:id="61" w:name="_Toc519507737"/>
      <w:bookmarkStart w:id="62" w:name="_Toc520703201"/>
      <w:bookmarkStart w:id="63" w:name="_Toc520725405"/>
      <w:bookmarkStart w:id="64" w:name="_Toc519507738"/>
      <w:bookmarkStart w:id="65" w:name="_Toc520703202"/>
      <w:bookmarkStart w:id="66" w:name="_Toc520725406"/>
      <w:bookmarkStart w:id="67" w:name="_Toc21701970"/>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t>Time Ontology</w:t>
      </w:r>
      <w:bookmarkEnd w:id="67"/>
    </w:p>
    <w:p w14:paraId="2AAB4AC9" w14:textId="0F70FC9B" w:rsidR="007978A3" w:rsidRDefault="00692B1E" w:rsidP="007978A3">
      <w:pPr>
        <w:rPr>
          <w:i/>
        </w:rPr>
      </w:pPr>
      <w:hyperlink r:id="rId11" w:history="1">
        <w:r w:rsidR="00D22EE2" w:rsidRPr="007D237F">
          <w:rPr>
            <w:rStyle w:val="Hyperlink"/>
            <w:i/>
          </w:rPr>
          <w:t>http://ontology.eil.utoronto.ca/icity/Time.owl</w:t>
        </w:r>
      </w:hyperlink>
    </w:p>
    <w:p w14:paraId="67B47D7D" w14:textId="77777777" w:rsidR="00D22EE2" w:rsidRPr="007978A3" w:rsidRDefault="00D22EE2" w:rsidP="007978A3">
      <w:pPr>
        <w:rPr>
          <w:i/>
        </w:rPr>
      </w:pPr>
    </w:p>
    <w:p w14:paraId="7BCA3EEF" w14:textId="77777777" w:rsidR="00D22EE2" w:rsidRPr="00F30AE5" w:rsidRDefault="00D22EE2" w:rsidP="00D22EE2">
      <w:pPr>
        <w:spacing w:after="120" w:line="360" w:lineRule="auto"/>
      </w:pPr>
      <w:r>
        <w:t xml:space="preserve">The concept of time is so pervasive that its definition is often taken for granted. In order to define an ontology for time, the objects of interest must be identified. What are the </w:t>
      </w:r>
      <w:r>
        <w:rPr>
          <w:i/>
        </w:rPr>
        <w:t>things</w:t>
      </w:r>
      <w:r>
        <w:t xml:space="preserve"> that will be described? In general, three approaches to a representation of time have been identified: point-based, interval-based, and mixed. In a point-based representation, the objects of interest are timepoints. The passing of time is described as an ordering over time points, and periods of time may be represented as a series of timepoints. In an interval-based representation the objects of interest are time intervals, whereas the mixed representation includes both timepoints and time intervals. Key to all of these representations is that there is an ordering that holds over these time objects. We must be able to describe whether a time object is before another, and in the case of time intervals we must be able to describe other relationships such as whether one interval is contained in or overlaps with another. </w:t>
      </w:r>
    </w:p>
    <w:p w14:paraId="18DD5B4D" w14:textId="77777777" w:rsidR="00D22EE2" w:rsidRPr="00D22EE2" w:rsidRDefault="00D22EE2" w:rsidP="00882108">
      <w:pPr>
        <w:pStyle w:val="Heading4"/>
      </w:pPr>
      <w:r w:rsidRPr="00D22EE2">
        <w:t>The Ontology</w:t>
      </w:r>
    </w:p>
    <w:p w14:paraId="7F0451D7" w14:textId="01D7F7FB" w:rsidR="00D22EE2" w:rsidRDefault="00D22EE2" w:rsidP="00D22EE2">
      <w:pPr>
        <w:spacing w:after="120" w:line="360" w:lineRule="auto"/>
      </w:pPr>
      <w:r>
        <w:t xml:space="preserve">Time is a concept that is fundamental, not only to transportation planning, but many other domains. For this reason, it is not surprising that a well-established ontology of time already exists, published as a W3C standard </w:t>
      </w:r>
      <w:r>
        <w:fldChar w:fldCharType="begin"/>
      </w:r>
      <w:r w:rsidR="006B06D3">
        <w:instrText xml:space="preserve"> ADDIN EN.CITE &lt;EndNote&gt;&lt;Cite&gt;&lt;Author&gt;W3C&lt;/Author&gt;&lt;Year&gt;2017&lt;/Year&gt;&lt;IDText&gt;Time Ontology in OWL&lt;/IDText&gt;&lt;DisplayText&gt;[5]&lt;/DisplayText&gt;&lt;record&gt;&lt;urls&gt;&lt;related-urls&gt;&lt;url&gt;https://www.w3.org/TR/owl-time/&lt;/url&gt;&lt;/related-urls&gt;&lt;/urls&gt;&lt;titles&gt;&lt;title&gt;Time Ontology in OWL&lt;/title&gt;&lt;tertiary-title&gt;OGC 16-071r2&lt;/tertiary-title&gt;&lt;/titles&gt;&lt;contributors&gt;&lt;authors&gt;&lt;author&gt;W3C, OGC&lt;/author&gt;&lt;/authors&gt;&lt;/contributors&gt;&lt;added-date format="utc"&gt;1560946060&lt;/added-date&gt;&lt;ref-type name="Standard"&gt;58&lt;/ref-type&gt;&lt;dates&gt;&lt;year&gt;2017&lt;/year&gt;&lt;/dates&gt;&lt;rec-number&gt;2&lt;/rec-number&gt;&lt;publisher&gt;W3C&lt;/publisher&gt;&lt;last-updated-date format="utc"&gt;1560946196&lt;/last-updated-date&gt;&lt;/record&gt;&lt;/Cite&gt;&lt;/EndNote&gt;</w:instrText>
      </w:r>
      <w:r>
        <w:fldChar w:fldCharType="separate"/>
      </w:r>
      <w:r w:rsidR="006B06D3">
        <w:rPr>
          <w:noProof/>
        </w:rPr>
        <w:t>[5]</w:t>
      </w:r>
      <w:r>
        <w:fldChar w:fldCharType="end"/>
      </w:r>
      <w:r>
        <w:t xml:space="preserve"> and originally presented in work by </w:t>
      </w:r>
      <w:r>
        <w:fldChar w:fldCharType="begin"/>
      </w:r>
      <w:r w:rsidR="006B06D3">
        <w:instrText xml:space="preserve"> ADDIN EN.CITE &lt;EndNote&gt;&lt;Cite&gt;&lt;Author&gt;Hobbs&lt;/Author&gt;&lt;Year&gt;2006&lt;/Year&gt;&lt;IDText&gt;Time ontology in OWL&lt;/IDText&gt;&lt;DisplayText&gt;[6]&lt;/DisplayText&gt;&lt;record&gt;&lt;titles&gt;&lt;title&gt;Time ontology in OWL&lt;/title&gt;&lt;secondary-title&gt;W3C working draft&lt;/secondary-title&gt;&lt;/titles&gt;&lt;pages&gt;133&lt;/pages&gt;&lt;contributors&gt;&lt;authors&gt;&lt;author&gt;Hobbs, Jerry R&lt;/author&gt;&lt;author&gt;Pan, Feng&lt;/author&gt;&lt;/authors&gt;&lt;/contributors&gt;&lt;added-date format="utc"&gt;1563201012&lt;/added-date&gt;&lt;ref-type name="Journal Article"&gt;17&lt;/ref-type&gt;&lt;dates&gt;&lt;year&gt;2006&lt;/year&gt;&lt;/dates&gt;&lt;rec-number&gt;18&lt;/rec-number&gt;&lt;last-updated-date format="utc"&gt;1563201012&lt;/last-updated-date&gt;&lt;volume&gt;27&lt;/volume&gt;&lt;/record&gt;&lt;/Cite&gt;&lt;/EndNote&gt;</w:instrText>
      </w:r>
      <w:r>
        <w:fldChar w:fldCharType="separate"/>
      </w:r>
      <w:r w:rsidR="006B06D3">
        <w:rPr>
          <w:noProof/>
        </w:rPr>
        <w:t>[6]</w:t>
      </w:r>
      <w:r>
        <w:fldChar w:fldCharType="end"/>
      </w:r>
      <w:r>
        <w:t xml:space="preserve"> . This </w:t>
      </w:r>
      <w:r>
        <w:lastRenderedPageBreak/>
        <w:t xml:space="preserve">representation is reused directly, however rather than import the ontology directly into the transportation planning ontology, the time ontology is imported by a transportation-specific time ontology. This is done for two reasons: (1) It allows for the application of an organizational structure to the terms defined in the ontology; all classes are defined as subclasses of a TimeOntologyThing, similarly all object properties are subproperties of a TimeOntologyProperty, and likewise with data properties. These classes are superficial, but allow us to precisely organize the terms. This provides an added level of clarity in cases with large ontologies where multiple ontologies are imported. (2) In addition, it provides the flexibility for possible extensions to the time ontology in the iCity TPSO, while maintaining a clear relationship to the Time Ontology that is the W3C standard. In other words, any additions or changes may be made by defining new concepts in the transportation-specific time ontology, and </w:t>
      </w:r>
      <w:r>
        <w:rPr>
          <w:i/>
        </w:rPr>
        <w:t xml:space="preserve">relating them </w:t>
      </w:r>
      <w:r>
        <w:t>(e.g. via the subclass relation) to concepts in the W3C’s Time Ontology standard. These new concepts will be clearly identifiable their IRI.</w:t>
      </w:r>
    </w:p>
    <w:p w14:paraId="63C4A023" w14:textId="765944E4" w:rsidR="00D22EE2" w:rsidRDefault="00D22EE2" w:rsidP="00D22EE2">
      <w:pPr>
        <w:spacing w:after="120" w:line="360" w:lineRule="auto"/>
      </w:pPr>
      <w:r>
        <w:t xml:space="preserve">The Time Ontology adopts a mixed representation of time, including both time instant and time interval classes. Definitions of the key classes and properties in the Time ontology are depicted in </w:t>
      </w:r>
      <w:r>
        <w:fldChar w:fldCharType="begin"/>
      </w:r>
      <w:r>
        <w:instrText xml:space="preserve"> REF _Ref11827256 \h </w:instrText>
      </w:r>
      <w:r>
        <w:fldChar w:fldCharType="separate"/>
      </w:r>
      <w:r w:rsidR="00C65CEA">
        <w:t xml:space="preserve">Table </w:t>
      </w:r>
      <w:r w:rsidR="00C65CEA">
        <w:rPr>
          <w:noProof/>
        </w:rPr>
        <w:t>4</w:t>
      </w:r>
      <w:r>
        <w:fldChar w:fldCharType="end"/>
      </w:r>
      <w:r>
        <w:t>.</w:t>
      </w:r>
    </w:p>
    <w:p w14:paraId="09404273" w14:textId="2DA2E4BE" w:rsidR="00D22EE2" w:rsidRDefault="00D22EE2" w:rsidP="00D22EE2">
      <w:pPr>
        <w:pStyle w:val="Caption"/>
        <w:keepNext/>
        <w:spacing w:after="120"/>
      </w:pPr>
      <w:bookmarkStart w:id="68" w:name="_Ref11827256"/>
      <w:r>
        <w:t xml:space="preserve">Table </w:t>
      </w:r>
      <w:fldSimple w:instr=" SEQ Table \* ARABIC ">
        <w:r w:rsidR="00C65CEA">
          <w:rPr>
            <w:noProof/>
          </w:rPr>
          <w:t>4</w:t>
        </w:r>
      </w:fldSimple>
      <w:bookmarkEnd w:id="68"/>
      <w:r>
        <w:t>: Key classes in the Time Ontology</w:t>
      </w:r>
    </w:p>
    <w:tbl>
      <w:tblPr>
        <w:tblStyle w:val="TableGrid"/>
        <w:tblW w:w="0" w:type="auto"/>
        <w:tblLook w:val="04A0" w:firstRow="1" w:lastRow="0" w:firstColumn="1" w:lastColumn="0" w:noHBand="0" w:noVBand="1"/>
      </w:tblPr>
      <w:tblGrid>
        <w:gridCol w:w="2917"/>
        <w:gridCol w:w="3002"/>
        <w:gridCol w:w="3431"/>
      </w:tblGrid>
      <w:tr w:rsidR="00D22EE2" w14:paraId="1832B4CD" w14:textId="77777777" w:rsidTr="00763A5C">
        <w:trPr>
          <w:cantSplit/>
        </w:trPr>
        <w:tc>
          <w:tcPr>
            <w:tcW w:w="2938" w:type="dxa"/>
            <w:shd w:val="clear" w:color="auto" w:fill="00FFFF"/>
          </w:tcPr>
          <w:p w14:paraId="0141E031" w14:textId="77777777" w:rsidR="00D22EE2" w:rsidRDefault="00D22EE2" w:rsidP="00763A5C">
            <w:pPr>
              <w:spacing w:after="120"/>
            </w:pPr>
            <w:r>
              <w:t>Object</w:t>
            </w:r>
          </w:p>
        </w:tc>
        <w:tc>
          <w:tcPr>
            <w:tcW w:w="3011" w:type="dxa"/>
            <w:shd w:val="clear" w:color="auto" w:fill="00FFFF"/>
          </w:tcPr>
          <w:p w14:paraId="574263EF" w14:textId="77777777" w:rsidR="00D22EE2" w:rsidRDefault="00D22EE2" w:rsidP="00763A5C">
            <w:pPr>
              <w:spacing w:after="120"/>
            </w:pPr>
            <w:r>
              <w:t>Property</w:t>
            </w:r>
          </w:p>
        </w:tc>
        <w:tc>
          <w:tcPr>
            <w:tcW w:w="3627" w:type="dxa"/>
            <w:shd w:val="clear" w:color="auto" w:fill="00FFFF"/>
          </w:tcPr>
          <w:p w14:paraId="2900A124" w14:textId="77777777" w:rsidR="00D22EE2" w:rsidRDefault="00D22EE2" w:rsidP="00763A5C">
            <w:pPr>
              <w:spacing w:after="120"/>
            </w:pPr>
            <w:r>
              <w:t>Value</w:t>
            </w:r>
          </w:p>
        </w:tc>
      </w:tr>
      <w:tr w:rsidR="00D22EE2" w14:paraId="50911A3D" w14:textId="77777777" w:rsidTr="00763A5C">
        <w:trPr>
          <w:cantSplit/>
        </w:trPr>
        <w:tc>
          <w:tcPr>
            <w:tcW w:w="2938" w:type="dxa"/>
            <w:vMerge w:val="restart"/>
          </w:tcPr>
          <w:p w14:paraId="6C4EE454" w14:textId="77777777" w:rsidR="00D22EE2" w:rsidRDefault="00D22EE2" w:rsidP="00763A5C">
            <w:pPr>
              <w:spacing w:after="120"/>
            </w:pPr>
            <w:proofErr w:type="gramStart"/>
            <w:r>
              <w:t>time:TemporalEntity</w:t>
            </w:r>
            <w:proofErr w:type="gramEnd"/>
          </w:p>
        </w:tc>
        <w:tc>
          <w:tcPr>
            <w:tcW w:w="3011" w:type="dxa"/>
          </w:tcPr>
          <w:p w14:paraId="299A4BC6" w14:textId="77777777" w:rsidR="00D22EE2" w:rsidRDefault="00D22EE2" w:rsidP="00763A5C">
            <w:pPr>
              <w:spacing w:after="120"/>
            </w:pPr>
            <w:r>
              <w:t>EquivalentClass</w:t>
            </w:r>
          </w:p>
        </w:tc>
        <w:tc>
          <w:tcPr>
            <w:tcW w:w="3627" w:type="dxa"/>
          </w:tcPr>
          <w:p w14:paraId="1F59BC14" w14:textId="77777777" w:rsidR="00D22EE2" w:rsidRDefault="00D22EE2" w:rsidP="00763A5C">
            <w:pPr>
              <w:spacing w:after="120"/>
            </w:pPr>
            <w:proofErr w:type="gramStart"/>
            <w:r>
              <w:t>time:Instant</w:t>
            </w:r>
            <w:proofErr w:type="gramEnd"/>
            <w:r>
              <w:t xml:space="preserve"> and  time:Interval</w:t>
            </w:r>
          </w:p>
        </w:tc>
      </w:tr>
      <w:tr w:rsidR="00D22EE2" w14:paraId="44877A3D" w14:textId="77777777" w:rsidTr="00763A5C">
        <w:trPr>
          <w:cantSplit/>
        </w:trPr>
        <w:tc>
          <w:tcPr>
            <w:tcW w:w="2938" w:type="dxa"/>
            <w:vMerge/>
          </w:tcPr>
          <w:p w14:paraId="69A8813B" w14:textId="77777777" w:rsidR="00D22EE2" w:rsidRDefault="00D22EE2" w:rsidP="00763A5C">
            <w:pPr>
              <w:spacing w:after="120"/>
            </w:pPr>
          </w:p>
        </w:tc>
        <w:tc>
          <w:tcPr>
            <w:tcW w:w="3011" w:type="dxa"/>
          </w:tcPr>
          <w:p w14:paraId="0072A3EE" w14:textId="77777777" w:rsidR="00D22EE2" w:rsidRDefault="00D22EE2" w:rsidP="00763A5C">
            <w:pPr>
              <w:spacing w:after="120"/>
            </w:pPr>
            <w:proofErr w:type="gramStart"/>
            <w:r>
              <w:t>time:before</w:t>
            </w:r>
            <w:proofErr w:type="gramEnd"/>
          </w:p>
        </w:tc>
        <w:tc>
          <w:tcPr>
            <w:tcW w:w="3627" w:type="dxa"/>
          </w:tcPr>
          <w:p w14:paraId="49079FBA" w14:textId="77777777" w:rsidR="00D22EE2" w:rsidRDefault="00D22EE2" w:rsidP="00763A5C">
            <w:pPr>
              <w:spacing w:after="120"/>
            </w:pPr>
            <w:proofErr w:type="gramStart"/>
            <w:r>
              <w:t>only  time</w:t>
            </w:r>
            <w:proofErr w:type="gramEnd"/>
            <w:r>
              <w:t>:TemporalEntity</w:t>
            </w:r>
          </w:p>
        </w:tc>
      </w:tr>
      <w:tr w:rsidR="00D22EE2" w14:paraId="6802A8BE" w14:textId="77777777" w:rsidTr="00763A5C">
        <w:trPr>
          <w:cantSplit/>
        </w:trPr>
        <w:tc>
          <w:tcPr>
            <w:tcW w:w="2938" w:type="dxa"/>
            <w:vMerge/>
          </w:tcPr>
          <w:p w14:paraId="1C694909" w14:textId="77777777" w:rsidR="00D22EE2" w:rsidRDefault="00D22EE2" w:rsidP="00763A5C">
            <w:pPr>
              <w:spacing w:after="120"/>
            </w:pPr>
          </w:p>
        </w:tc>
        <w:tc>
          <w:tcPr>
            <w:tcW w:w="3011" w:type="dxa"/>
          </w:tcPr>
          <w:p w14:paraId="0E238DB4" w14:textId="77777777" w:rsidR="00D22EE2" w:rsidRDefault="00D22EE2" w:rsidP="00763A5C">
            <w:pPr>
              <w:spacing w:after="120"/>
            </w:pPr>
            <w:proofErr w:type="gramStart"/>
            <w:r>
              <w:t>time:after</w:t>
            </w:r>
            <w:proofErr w:type="gramEnd"/>
          </w:p>
        </w:tc>
        <w:tc>
          <w:tcPr>
            <w:tcW w:w="3627" w:type="dxa"/>
          </w:tcPr>
          <w:p w14:paraId="04FFE50C" w14:textId="77777777" w:rsidR="00D22EE2" w:rsidRDefault="00D22EE2" w:rsidP="00763A5C">
            <w:pPr>
              <w:spacing w:after="120"/>
            </w:pPr>
            <w:proofErr w:type="gramStart"/>
            <w:r>
              <w:t>only  time</w:t>
            </w:r>
            <w:proofErr w:type="gramEnd"/>
            <w:r>
              <w:t>:TemporalEntity</w:t>
            </w:r>
          </w:p>
        </w:tc>
      </w:tr>
      <w:tr w:rsidR="00D22EE2" w14:paraId="6991EB8E" w14:textId="77777777" w:rsidTr="00763A5C">
        <w:trPr>
          <w:cantSplit/>
        </w:trPr>
        <w:tc>
          <w:tcPr>
            <w:tcW w:w="2938" w:type="dxa"/>
            <w:vMerge/>
          </w:tcPr>
          <w:p w14:paraId="49106162" w14:textId="77777777" w:rsidR="00D22EE2" w:rsidRDefault="00D22EE2" w:rsidP="00763A5C">
            <w:pPr>
              <w:spacing w:after="120"/>
            </w:pPr>
          </w:p>
        </w:tc>
        <w:tc>
          <w:tcPr>
            <w:tcW w:w="3011" w:type="dxa"/>
          </w:tcPr>
          <w:p w14:paraId="1474B6B5" w14:textId="77777777" w:rsidR="00D22EE2" w:rsidRDefault="00D22EE2" w:rsidP="00763A5C">
            <w:pPr>
              <w:spacing w:after="120"/>
            </w:pPr>
            <w:proofErr w:type="gramStart"/>
            <w:r>
              <w:t>time:hasBeginning</w:t>
            </w:r>
            <w:proofErr w:type="gramEnd"/>
          </w:p>
        </w:tc>
        <w:tc>
          <w:tcPr>
            <w:tcW w:w="3627" w:type="dxa"/>
          </w:tcPr>
          <w:p w14:paraId="5C9209E1" w14:textId="77777777" w:rsidR="00D22EE2" w:rsidRDefault="00D22EE2" w:rsidP="00763A5C">
            <w:pPr>
              <w:spacing w:after="120"/>
            </w:pPr>
            <w:proofErr w:type="gramStart"/>
            <w:r>
              <w:t>only  time</w:t>
            </w:r>
            <w:proofErr w:type="gramEnd"/>
            <w:r>
              <w:t>:Instant</w:t>
            </w:r>
          </w:p>
        </w:tc>
      </w:tr>
      <w:tr w:rsidR="00D22EE2" w14:paraId="3A2598D8" w14:textId="77777777" w:rsidTr="00763A5C">
        <w:trPr>
          <w:cantSplit/>
        </w:trPr>
        <w:tc>
          <w:tcPr>
            <w:tcW w:w="2938" w:type="dxa"/>
            <w:vMerge/>
          </w:tcPr>
          <w:p w14:paraId="1E06993B" w14:textId="77777777" w:rsidR="00D22EE2" w:rsidRDefault="00D22EE2" w:rsidP="00763A5C">
            <w:pPr>
              <w:spacing w:after="120"/>
            </w:pPr>
          </w:p>
        </w:tc>
        <w:tc>
          <w:tcPr>
            <w:tcW w:w="3011" w:type="dxa"/>
          </w:tcPr>
          <w:p w14:paraId="7E311C76" w14:textId="77777777" w:rsidR="00D22EE2" w:rsidRDefault="00D22EE2" w:rsidP="00763A5C">
            <w:pPr>
              <w:spacing w:after="120"/>
            </w:pPr>
            <w:proofErr w:type="gramStart"/>
            <w:r>
              <w:t>time:hasEnding</w:t>
            </w:r>
            <w:proofErr w:type="gramEnd"/>
          </w:p>
        </w:tc>
        <w:tc>
          <w:tcPr>
            <w:tcW w:w="3627" w:type="dxa"/>
          </w:tcPr>
          <w:p w14:paraId="3D1DC544" w14:textId="77777777" w:rsidR="00D22EE2" w:rsidRDefault="00D22EE2" w:rsidP="00763A5C">
            <w:pPr>
              <w:spacing w:after="120"/>
            </w:pPr>
            <w:proofErr w:type="gramStart"/>
            <w:r>
              <w:t>only  time</w:t>
            </w:r>
            <w:proofErr w:type="gramEnd"/>
            <w:r>
              <w:t>:Instant</w:t>
            </w:r>
          </w:p>
        </w:tc>
      </w:tr>
      <w:tr w:rsidR="00D22EE2" w14:paraId="0ADEEEE6" w14:textId="77777777" w:rsidTr="00763A5C">
        <w:trPr>
          <w:cantSplit/>
        </w:trPr>
        <w:tc>
          <w:tcPr>
            <w:tcW w:w="2938" w:type="dxa"/>
            <w:vMerge/>
          </w:tcPr>
          <w:p w14:paraId="4F6579D3" w14:textId="77777777" w:rsidR="00D22EE2" w:rsidRDefault="00D22EE2" w:rsidP="00763A5C">
            <w:pPr>
              <w:spacing w:after="120"/>
            </w:pPr>
          </w:p>
        </w:tc>
        <w:tc>
          <w:tcPr>
            <w:tcW w:w="3011" w:type="dxa"/>
          </w:tcPr>
          <w:p w14:paraId="02FF67F3" w14:textId="77777777" w:rsidR="00D22EE2" w:rsidRDefault="00D22EE2" w:rsidP="00763A5C">
            <w:pPr>
              <w:spacing w:after="120"/>
            </w:pPr>
            <w:proofErr w:type="gramStart"/>
            <w:r>
              <w:t>time:hasDuration</w:t>
            </w:r>
            <w:proofErr w:type="gramEnd"/>
          </w:p>
        </w:tc>
        <w:tc>
          <w:tcPr>
            <w:tcW w:w="3627" w:type="dxa"/>
          </w:tcPr>
          <w:p w14:paraId="1B439605" w14:textId="77777777" w:rsidR="00D22EE2" w:rsidRDefault="00D22EE2" w:rsidP="00763A5C">
            <w:pPr>
              <w:spacing w:after="120"/>
            </w:pPr>
            <w:proofErr w:type="gramStart"/>
            <w:r>
              <w:t>only  time</w:t>
            </w:r>
            <w:proofErr w:type="gramEnd"/>
            <w:r>
              <w:t>:Duration</w:t>
            </w:r>
          </w:p>
        </w:tc>
      </w:tr>
      <w:tr w:rsidR="00D22EE2" w14:paraId="2AB5BC5F" w14:textId="77777777" w:rsidTr="00763A5C">
        <w:trPr>
          <w:cantSplit/>
        </w:trPr>
        <w:tc>
          <w:tcPr>
            <w:tcW w:w="2938" w:type="dxa"/>
            <w:vMerge w:val="restart"/>
          </w:tcPr>
          <w:p w14:paraId="257FB710" w14:textId="77777777" w:rsidR="00D22EE2" w:rsidRDefault="00D22EE2" w:rsidP="00763A5C">
            <w:pPr>
              <w:spacing w:after="120"/>
            </w:pPr>
            <w:proofErr w:type="gramStart"/>
            <w:r>
              <w:t>time:Instant</w:t>
            </w:r>
            <w:proofErr w:type="gramEnd"/>
          </w:p>
        </w:tc>
        <w:tc>
          <w:tcPr>
            <w:tcW w:w="3011" w:type="dxa"/>
          </w:tcPr>
          <w:p w14:paraId="2F9E9B8F" w14:textId="77777777" w:rsidR="00D22EE2" w:rsidRDefault="00D22EE2" w:rsidP="00763A5C">
            <w:pPr>
              <w:spacing w:after="120"/>
            </w:pPr>
            <w:r>
              <w:t>subClassOf</w:t>
            </w:r>
          </w:p>
        </w:tc>
        <w:tc>
          <w:tcPr>
            <w:tcW w:w="3627" w:type="dxa"/>
          </w:tcPr>
          <w:p w14:paraId="72C28002" w14:textId="77777777" w:rsidR="00D22EE2" w:rsidRDefault="00D22EE2" w:rsidP="00763A5C">
            <w:pPr>
              <w:spacing w:after="120"/>
            </w:pPr>
            <w:proofErr w:type="gramStart"/>
            <w:r>
              <w:t>time:TemporalEntity</w:t>
            </w:r>
            <w:proofErr w:type="gramEnd"/>
          </w:p>
        </w:tc>
      </w:tr>
      <w:tr w:rsidR="00D22EE2" w14:paraId="56B312EF" w14:textId="77777777" w:rsidTr="00763A5C">
        <w:trPr>
          <w:cantSplit/>
        </w:trPr>
        <w:tc>
          <w:tcPr>
            <w:tcW w:w="2938" w:type="dxa"/>
            <w:vMerge/>
          </w:tcPr>
          <w:p w14:paraId="190854DE" w14:textId="77777777" w:rsidR="00D22EE2" w:rsidRDefault="00D22EE2" w:rsidP="00763A5C">
            <w:pPr>
              <w:spacing w:after="120"/>
            </w:pPr>
          </w:p>
        </w:tc>
        <w:tc>
          <w:tcPr>
            <w:tcW w:w="3011" w:type="dxa"/>
          </w:tcPr>
          <w:p w14:paraId="6FAC7FA5" w14:textId="77777777" w:rsidR="00D22EE2" w:rsidRDefault="00D22EE2" w:rsidP="00763A5C">
            <w:pPr>
              <w:spacing w:after="120"/>
            </w:pPr>
            <w:proofErr w:type="gramStart"/>
            <w:r>
              <w:t>time:inside</w:t>
            </w:r>
            <w:proofErr w:type="gramEnd"/>
          </w:p>
        </w:tc>
        <w:tc>
          <w:tcPr>
            <w:tcW w:w="3627" w:type="dxa"/>
          </w:tcPr>
          <w:p w14:paraId="47A9C338" w14:textId="77777777" w:rsidR="00D22EE2" w:rsidRDefault="00D22EE2" w:rsidP="00763A5C">
            <w:pPr>
              <w:spacing w:after="120"/>
            </w:pPr>
            <w:proofErr w:type="gramStart"/>
            <w:r>
              <w:t>only  time</w:t>
            </w:r>
            <w:proofErr w:type="gramEnd"/>
            <w:r>
              <w:t>:Interval</w:t>
            </w:r>
          </w:p>
        </w:tc>
      </w:tr>
      <w:tr w:rsidR="00D22EE2" w14:paraId="54954626" w14:textId="77777777" w:rsidTr="00763A5C">
        <w:trPr>
          <w:cantSplit/>
        </w:trPr>
        <w:tc>
          <w:tcPr>
            <w:tcW w:w="2938" w:type="dxa"/>
            <w:vMerge/>
          </w:tcPr>
          <w:p w14:paraId="2EEA41A1" w14:textId="77777777" w:rsidR="00D22EE2" w:rsidRDefault="00D22EE2" w:rsidP="00763A5C">
            <w:pPr>
              <w:spacing w:after="120"/>
            </w:pPr>
          </w:p>
        </w:tc>
        <w:tc>
          <w:tcPr>
            <w:tcW w:w="3011" w:type="dxa"/>
          </w:tcPr>
          <w:p w14:paraId="6BE4790E" w14:textId="77777777" w:rsidR="00D22EE2" w:rsidRDefault="00D22EE2" w:rsidP="00763A5C">
            <w:pPr>
              <w:spacing w:after="120"/>
            </w:pPr>
            <w:proofErr w:type="gramStart"/>
            <w:r>
              <w:t>time:inTimePosition</w:t>
            </w:r>
            <w:proofErr w:type="gramEnd"/>
          </w:p>
        </w:tc>
        <w:tc>
          <w:tcPr>
            <w:tcW w:w="3627" w:type="dxa"/>
          </w:tcPr>
          <w:p w14:paraId="3704F770" w14:textId="77777777" w:rsidR="00D22EE2" w:rsidRDefault="00D22EE2" w:rsidP="00763A5C">
            <w:pPr>
              <w:spacing w:after="120"/>
            </w:pPr>
            <w:r>
              <w:t xml:space="preserve">max </w:t>
            </w:r>
            <w:proofErr w:type="gramStart"/>
            <w:r>
              <w:t>1  time</w:t>
            </w:r>
            <w:proofErr w:type="gramEnd"/>
            <w:r>
              <w:t>:TimePosition</w:t>
            </w:r>
          </w:p>
        </w:tc>
      </w:tr>
      <w:tr w:rsidR="00D22EE2" w14:paraId="4F435FA8" w14:textId="77777777" w:rsidTr="00763A5C">
        <w:trPr>
          <w:cantSplit/>
        </w:trPr>
        <w:tc>
          <w:tcPr>
            <w:tcW w:w="2938" w:type="dxa"/>
            <w:vMerge/>
          </w:tcPr>
          <w:p w14:paraId="7DB0FE10" w14:textId="77777777" w:rsidR="00D22EE2" w:rsidRDefault="00D22EE2" w:rsidP="00763A5C">
            <w:pPr>
              <w:spacing w:after="120"/>
            </w:pPr>
          </w:p>
        </w:tc>
        <w:tc>
          <w:tcPr>
            <w:tcW w:w="3011" w:type="dxa"/>
          </w:tcPr>
          <w:p w14:paraId="0A0F98FD" w14:textId="77777777" w:rsidR="00D22EE2" w:rsidRDefault="00D22EE2" w:rsidP="00763A5C">
            <w:pPr>
              <w:spacing w:after="120"/>
            </w:pPr>
            <w:proofErr w:type="gramStart"/>
            <w:r>
              <w:t>time:inXSDDateTimeStamp</w:t>
            </w:r>
            <w:proofErr w:type="gramEnd"/>
          </w:p>
        </w:tc>
        <w:tc>
          <w:tcPr>
            <w:tcW w:w="3627" w:type="dxa"/>
          </w:tcPr>
          <w:p w14:paraId="136CC80D" w14:textId="77777777" w:rsidR="00D22EE2" w:rsidRDefault="00D22EE2" w:rsidP="00763A5C">
            <w:pPr>
              <w:spacing w:after="120"/>
            </w:pPr>
            <w:r>
              <w:t xml:space="preserve">max 1 </w:t>
            </w:r>
            <w:proofErr w:type="gramStart"/>
            <w:r>
              <w:t>xsd:DateTimeStamp</w:t>
            </w:r>
            <w:proofErr w:type="gramEnd"/>
          </w:p>
        </w:tc>
      </w:tr>
      <w:tr w:rsidR="00D22EE2" w14:paraId="1B01B063" w14:textId="77777777" w:rsidTr="00763A5C">
        <w:trPr>
          <w:cantSplit/>
        </w:trPr>
        <w:tc>
          <w:tcPr>
            <w:tcW w:w="2938" w:type="dxa"/>
            <w:vMerge w:val="restart"/>
          </w:tcPr>
          <w:p w14:paraId="66B98E10" w14:textId="77777777" w:rsidR="00D22EE2" w:rsidRDefault="00D22EE2" w:rsidP="00763A5C">
            <w:pPr>
              <w:spacing w:after="120"/>
            </w:pPr>
            <w:proofErr w:type="gramStart"/>
            <w:r>
              <w:t>time:Interval</w:t>
            </w:r>
            <w:proofErr w:type="gramEnd"/>
          </w:p>
        </w:tc>
        <w:tc>
          <w:tcPr>
            <w:tcW w:w="3011" w:type="dxa"/>
          </w:tcPr>
          <w:p w14:paraId="778BFA70" w14:textId="77777777" w:rsidR="00D22EE2" w:rsidRDefault="00D22EE2" w:rsidP="00763A5C">
            <w:pPr>
              <w:spacing w:after="120"/>
            </w:pPr>
            <w:r>
              <w:t>subClassOf</w:t>
            </w:r>
          </w:p>
        </w:tc>
        <w:tc>
          <w:tcPr>
            <w:tcW w:w="3627" w:type="dxa"/>
          </w:tcPr>
          <w:p w14:paraId="501399D7" w14:textId="77777777" w:rsidR="00D22EE2" w:rsidRDefault="00D22EE2" w:rsidP="00763A5C">
            <w:pPr>
              <w:spacing w:after="120"/>
            </w:pPr>
            <w:proofErr w:type="gramStart"/>
            <w:r>
              <w:t>time:TemporalEntity</w:t>
            </w:r>
            <w:proofErr w:type="gramEnd"/>
          </w:p>
        </w:tc>
      </w:tr>
      <w:tr w:rsidR="00D22EE2" w14:paraId="2142F8C4" w14:textId="77777777" w:rsidTr="00763A5C">
        <w:trPr>
          <w:cantSplit/>
        </w:trPr>
        <w:tc>
          <w:tcPr>
            <w:tcW w:w="2938" w:type="dxa"/>
            <w:vMerge/>
          </w:tcPr>
          <w:p w14:paraId="2AD8934B" w14:textId="77777777" w:rsidR="00D22EE2" w:rsidRDefault="00D22EE2" w:rsidP="00763A5C">
            <w:pPr>
              <w:spacing w:after="120"/>
            </w:pPr>
          </w:p>
        </w:tc>
        <w:tc>
          <w:tcPr>
            <w:tcW w:w="3011" w:type="dxa"/>
          </w:tcPr>
          <w:p w14:paraId="5197691B" w14:textId="77777777" w:rsidR="00D22EE2" w:rsidRDefault="00D22EE2" w:rsidP="00763A5C">
            <w:pPr>
              <w:spacing w:after="120"/>
            </w:pPr>
            <w:proofErr w:type="gramStart"/>
            <w:r>
              <w:t>time:meets</w:t>
            </w:r>
            <w:proofErr w:type="gramEnd"/>
          </w:p>
        </w:tc>
        <w:tc>
          <w:tcPr>
            <w:tcW w:w="3627" w:type="dxa"/>
          </w:tcPr>
          <w:p w14:paraId="38A807E0" w14:textId="77777777" w:rsidR="00D22EE2" w:rsidRDefault="00D22EE2" w:rsidP="00763A5C">
            <w:pPr>
              <w:spacing w:after="120"/>
            </w:pPr>
            <w:proofErr w:type="gramStart"/>
            <w:r>
              <w:t>only  time</w:t>
            </w:r>
            <w:proofErr w:type="gramEnd"/>
            <w:r>
              <w:t>:Interval</w:t>
            </w:r>
          </w:p>
        </w:tc>
      </w:tr>
      <w:tr w:rsidR="00D22EE2" w14:paraId="24CC0D26" w14:textId="77777777" w:rsidTr="00763A5C">
        <w:trPr>
          <w:cantSplit/>
        </w:trPr>
        <w:tc>
          <w:tcPr>
            <w:tcW w:w="2938" w:type="dxa"/>
            <w:vMerge/>
          </w:tcPr>
          <w:p w14:paraId="214E2942" w14:textId="77777777" w:rsidR="00D22EE2" w:rsidRDefault="00D22EE2" w:rsidP="00763A5C">
            <w:pPr>
              <w:spacing w:after="120"/>
            </w:pPr>
          </w:p>
        </w:tc>
        <w:tc>
          <w:tcPr>
            <w:tcW w:w="3011" w:type="dxa"/>
          </w:tcPr>
          <w:p w14:paraId="4E918957" w14:textId="77777777" w:rsidR="00D22EE2" w:rsidRDefault="00D22EE2" w:rsidP="00763A5C">
            <w:pPr>
              <w:spacing w:after="120"/>
            </w:pPr>
            <w:proofErr w:type="gramStart"/>
            <w:r>
              <w:t>time:overlaps</w:t>
            </w:r>
            <w:proofErr w:type="gramEnd"/>
          </w:p>
        </w:tc>
        <w:tc>
          <w:tcPr>
            <w:tcW w:w="3627" w:type="dxa"/>
          </w:tcPr>
          <w:p w14:paraId="404EA992" w14:textId="77777777" w:rsidR="00D22EE2" w:rsidRDefault="00D22EE2" w:rsidP="00763A5C">
            <w:pPr>
              <w:spacing w:after="120"/>
            </w:pPr>
            <w:proofErr w:type="gramStart"/>
            <w:r>
              <w:t>only  time</w:t>
            </w:r>
            <w:proofErr w:type="gramEnd"/>
            <w:r>
              <w:t>:Interval</w:t>
            </w:r>
          </w:p>
        </w:tc>
      </w:tr>
      <w:tr w:rsidR="00D22EE2" w14:paraId="575B8A24" w14:textId="77777777" w:rsidTr="00763A5C">
        <w:trPr>
          <w:cantSplit/>
        </w:trPr>
        <w:tc>
          <w:tcPr>
            <w:tcW w:w="2938" w:type="dxa"/>
            <w:vMerge/>
          </w:tcPr>
          <w:p w14:paraId="43212CBE" w14:textId="77777777" w:rsidR="00D22EE2" w:rsidRDefault="00D22EE2" w:rsidP="00763A5C">
            <w:pPr>
              <w:spacing w:after="120"/>
            </w:pPr>
          </w:p>
        </w:tc>
        <w:tc>
          <w:tcPr>
            <w:tcW w:w="3011" w:type="dxa"/>
          </w:tcPr>
          <w:p w14:paraId="6ABE48DE" w14:textId="77777777" w:rsidR="00D22EE2" w:rsidRDefault="00D22EE2" w:rsidP="00763A5C">
            <w:pPr>
              <w:spacing w:after="120"/>
            </w:pPr>
            <w:proofErr w:type="gramStart"/>
            <w:r>
              <w:t>time:starts</w:t>
            </w:r>
            <w:proofErr w:type="gramEnd"/>
          </w:p>
        </w:tc>
        <w:tc>
          <w:tcPr>
            <w:tcW w:w="3627" w:type="dxa"/>
          </w:tcPr>
          <w:p w14:paraId="20FE504E" w14:textId="77777777" w:rsidR="00D22EE2" w:rsidRDefault="00D22EE2" w:rsidP="00763A5C">
            <w:pPr>
              <w:spacing w:after="120"/>
            </w:pPr>
            <w:proofErr w:type="gramStart"/>
            <w:r>
              <w:t>only  time</w:t>
            </w:r>
            <w:proofErr w:type="gramEnd"/>
            <w:r>
              <w:t>:Interval</w:t>
            </w:r>
          </w:p>
        </w:tc>
      </w:tr>
      <w:tr w:rsidR="00D22EE2" w14:paraId="56D41F57" w14:textId="77777777" w:rsidTr="00763A5C">
        <w:trPr>
          <w:cantSplit/>
        </w:trPr>
        <w:tc>
          <w:tcPr>
            <w:tcW w:w="2938" w:type="dxa"/>
            <w:vMerge/>
          </w:tcPr>
          <w:p w14:paraId="6DCF5DB1" w14:textId="77777777" w:rsidR="00D22EE2" w:rsidRDefault="00D22EE2" w:rsidP="00763A5C">
            <w:pPr>
              <w:spacing w:after="120"/>
            </w:pPr>
          </w:p>
        </w:tc>
        <w:tc>
          <w:tcPr>
            <w:tcW w:w="3011" w:type="dxa"/>
          </w:tcPr>
          <w:p w14:paraId="474A4E9B" w14:textId="77777777" w:rsidR="00D22EE2" w:rsidRDefault="00D22EE2" w:rsidP="00763A5C">
            <w:pPr>
              <w:spacing w:after="120"/>
            </w:pPr>
            <w:proofErr w:type="gramStart"/>
            <w:r>
              <w:t>time:finishes</w:t>
            </w:r>
            <w:proofErr w:type="gramEnd"/>
          </w:p>
        </w:tc>
        <w:tc>
          <w:tcPr>
            <w:tcW w:w="3627" w:type="dxa"/>
          </w:tcPr>
          <w:p w14:paraId="08B65B2A" w14:textId="77777777" w:rsidR="00D22EE2" w:rsidRDefault="00D22EE2" w:rsidP="00763A5C">
            <w:pPr>
              <w:spacing w:after="120"/>
            </w:pPr>
            <w:proofErr w:type="gramStart"/>
            <w:r>
              <w:t>only  time</w:t>
            </w:r>
            <w:proofErr w:type="gramEnd"/>
            <w:r>
              <w:t>:Interval</w:t>
            </w:r>
          </w:p>
        </w:tc>
      </w:tr>
      <w:tr w:rsidR="00D22EE2" w14:paraId="201FDCE6" w14:textId="77777777" w:rsidTr="00763A5C">
        <w:trPr>
          <w:cantSplit/>
        </w:trPr>
        <w:tc>
          <w:tcPr>
            <w:tcW w:w="2938" w:type="dxa"/>
            <w:vMerge/>
          </w:tcPr>
          <w:p w14:paraId="22C33894" w14:textId="77777777" w:rsidR="00D22EE2" w:rsidRDefault="00D22EE2" w:rsidP="00763A5C">
            <w:pPr>
              <w:spacing w:after="120"/>
            </w:pPr>
          </w:p>
        </w:tc>
        <w:tc>
          <w:tcPr>
            <w:tcW w:w="3011" w:type="dxa"/>
          </w:tcPr>
          <w:p w14:paraId="365E55CA" w14:textId="77777777" w:rsidR="00D22EE2" w:rsidRDefault="00D22EE2" w:rsidP="00763A5C">
            <w:pPr>
              <w:spacing w:after="120"/>
            </w:pPr>
            <w:proofErr w:type="gramStart"/>
            <w:r>
              <w:t>time:during</w:t>
            </w:r>
            <w:proofErr w:type="gramEnd"/>
          </w:p>
        </w:tc>
        <w:tc>
          <w:tcPr>
            <w:tcW w:w="3627" w:type="dxa"/>
          </w:tcPr>
          <w:p w14:paraId="5C0DFFEC" w14:textId="77777777" w:rsidR="00D22EE2" w:rsidRDefault="00D22EE2" w:rsidP="00763A5C">
            <w:pPr>
              <w:spacing w:after="120"/>
            </w:pPr>
            <w:proofErr w:type="gramStart"/>
            <w:r>
              <w:t>only  time</w:t>
            </w:r>
            <w:proofErr w:type="gramEnd"/>
            <w:r>
              <w:t>:Interval</w:t>
            </w:r>
          </w:p>
        </w:tc>
      </w:tr>
      <w:tr w:rsidR="00D22EE2" w14:paraId="5CA1059C" w14:textId="77777777" w:rsidTr="00763A5C">
        <w:trPr>
          <w:cantSplit/>
        </w:trPr>
        <w:tc>
          <w:tcPr>
            <w:tcW w:w="2938" w:type="dxa"/>
            <w:vMerge/>
          </w:tcPr>
          <w:p w14:paraId="016A2712" w14:textId="77777777" w:rsidR="00D22EE2" w:rsidRDefault="00D22EE2" w:rsidP="00763A5C">
            <w:pPr>
              <w:spacing w:after="120"/>
            </w:pPr>
          </w:p>
        </w:tc>
        <w:tc>
          <w:tcPr>
            <w:tcW w:w="3011" w:type="dxa"/>
          </w:tcPr>
          <w:p w14:paraId="606983E7" w14:textId="77777777" w:rsidR="00D22EE2" w:rsidRDefault="00D22EE2" w:rsidP="00763A5C">
            <w:pPr>
              <w:spacing w:after="120"/>
            </w:pPr>
            <w:proofErr w:type="gramStart"/>
            <w:r>
              <w:t>time:equals</w:t>
            </w:r>
            <w:proofErr w:type="gramEnd"/>
          </w:p>
        </w:tc>
        <w:tc>
          <w:tcPr>
            <w:tcW w:w="3627" w:type="dxa"/>
          </w:tcPr>
          <w:p w14:paraId="4AF60EC2" w14:textId="77777777" w:rsidR="00D22EE2" w:rsidRDefault="00D22EE2" w:rsidP="00763A5C">
            <w:pPr>
              <w:spacing w:after="120"/>
            </w:pPr>
            <w:proofErr w:type="gramStart"/>
            <w:r>
              <w:t>only  time</w:t>
            </w:r>
            <w:proofErr w:type="gramEnd"/>
            <w:r>
              <w:t>:Interval</w:t>
            </w:r>
          </w:p>
        </w:tc>
      </w:tr>
      <w:tr w:rsidR="00D22EE2" w14:paraId="35FACE10" w14:textId="77777777" w:rsidTr="00763A5C">
        <w:trPr>
          <w:cantSplit/>
        </w:trPr>
        <w:tc>
          <w:tcPr>
            <w:tcW w:w="2938" w:type="dxa"/>
            <w:vMerge w:val="restart"/>
          </w:tcPr>
          <w:p w14:paraId="28612969" w14:textId="77777777" w:rsidR="00D22EE2" w:rsidRDefault="00D22EE2" w:rsidP="00763A5C">
            <w:pPr>
              <w:spacing w:after="120"/>
            </w:pPr>
            <w:proofErr w:type="gramStart"/>
            <w:r>
              <w:t>time:DateTimeDescription</w:t>
            </w:r>
            <w:proofErr w:type="gramEnd"/>
          </w:p>
        </w:tc>
        <w:tc>
          <w:tcPr>
            <w:tcW w:w="3011" w:type="dxa"/>
          </w:tcPr>
          <w:p w14:paraId="327E5EA9" w14:textId="77777777" w:rsidR="00D22EE2" w:rsidRDefault="00D22EE2" w:rsidP="00763A5C">
            <w:pPr>
              <w:spacing w:after="120"/>
            </w:pPr>
            <w:proofErr w:type="gramStart"/>
            <w:r>
              <w:t>time:day</w:t>
            </w:r>
            <w:proofErr w:type="gramEnd"/>
          </w:p>
        </w:tc>
        <w:tc>
          <w:tcPr>
            <w:tcW w:w="3627" w:type="dxa"/>
          </w:tcPr>
          <w:p w14:paraId="3502581B" w14:textId="77777777" w:rsidR="00D22EE2" w:rsidRDefault="00D22EE2" w:rsidP="00763A5C">
            <w:pPr>
              <w:spacing w:after="120"/>
            </w:pPr>
            <w:r>
              <w:t xml:space="preserve">max 1 </w:t>
            </w:r>
            <w:proofErr w:type="gramStart"/>
            <w:r>
              <w:t>rdfs:Literal</w:t>
            </w:r>
            <w:proofErr w:type="gramEnd"/>
          </w:p>
        </w:tc>
      </w:tr>
      <w:tr w:rsidR="00D22EE2" w14:paraId="5664F06A" w14:textId="77777777" w:rsidTr="00763A5C">
        <w:trPr>
          <w:cantSplit/>
        </w:trPr>
        <w:tc>
          <w:tcPr>
            <w:tcW w:w="2938" w:type="dxa"/>
            <w:vMerge/>
          </w:tcPr>
          <w:p w14:paraId="71C015E0" w14:textId="77777777" w:rsidR="00D22EE2" w:rsidRDefault="00D22EE2" w:rsidP="00763A5C">
            <w:pPr>
              <w:spacing w:after="120"/>
            </w:pPr>
          </w:p>
        </w:tc>
        <w:tc>
          <w:tcPr>
            <w:tcW w:w="3011" w:type="dxa"/>
          </w:tcPr>
          <w:p w14:paraId="711418F3" w14:textId="77777777" w:rsidR="00D22EE2" w:rsidRDefault="00D22EE2" w:rsidP="00763A5C">
            <w:pPr>
              <w:spacing w:after="120"/>
            </w:pPr>
            <w:proofErr w:type="gramStart"/>
            <w:r>
              <w:t>time:dayOfWeek</w:t>
            </w:r>
            <w:proofErr w:type="gramEnd"/>
          </w:p>
        </w:tc>
        <w:tc>
          <w:tcPr>
            <w:tcW w:w="3627" w:type="dxa"/>
          </w:tcPr>
          <w:p w14:paraId="2B0E15BE" w14:textId="77777777" w:rsidR="00D22EE2" w:rsidRDefault="00D22EE2" w:rsidP="00763A5C">
            <w:pPr>
              <w:spacing w:after="120"/>
            </w:pPr>
            <w:r>
              <w:t xml:space="preserve">max 1 </w:t>
            </w:r>
            <w:proofErr w:type="gramStart"/>
            <w:r>
              <w:t>owl:Thing</w:t>
            </w:r>
            <w:proofErr w:type="gramEnd"/>
          </w:p>
        </w:tc>
      </w:tr>
      <w:tr w:rsidR="00D22EE2" w14:paraId="38197E05" w14:textId="77777777" w:rsidTr="00763A5C">
        <w:trPr>
          <w:cantSplit/>
        </w:trPr>
        <w:tc>
          <w:tcPr>
            <w:tcW w:w="2938" w:type="dxa"/>
            <w:vMerge/>
          </w:tcPr>
          <w:p w14:paraId="7967FCE7" w14:textId="77777777" w:rsidR="00D22EE2" w:rsidRDefault="00D22EE2" w:rsidP="00763A5C">
            <w:pPr>
              <w:spacing w:after="120"/>
            </w:pPr>
          </w:p>
        </w:tc>
        <w:tc>
          <w:tcPr>
            <w:tcW w:w="3011" w:type="dxa"/>
          </w:tcPr>
          <w:p w14:paraId="255E276D" w14:textId="77777777" w:rsidR="00D22EE2" w:rsidRDefault="00D22EE2" w:rsidP="00763A5C">
            <w:pPr>
              <w:spacing w:after="120"/>
            </w:pPr>
            <w:proofErr w:type="gramStart"/>
            <w:r>
              <w:t>time:dayOfYear</w:t>
            </w:r>
            <w:proofErr w:type="gramEnd"/>
          </w:p>
        </w:tc>
        <w:tc>
          <w:tcPr>
            <w:tcW w:w="3627" w:type="dxa"/>
          </w:tcPr>
          <w:p w14:paraId="281B3DAA" w14:textId="77777777" w:rsidR="00D22EE2" w:rsidRDefault="00D22EE2" w:rsidP="00763A5C">
            <w:pPr>
              <w:spacing w:after="120"/>
            </w:pPr>
            <w:r>
              <w:t xml:space="preserve">max 1 </w:t>
            </w:r>
            <w:proofErr w:type="gramStart"/>
            <w:r>
              <w:t>rdfs:Literal</w:t>
            </w:r>
            <w:proofErr w:type="gramEnd"/>
          </w:p>
        </w:tc>
      </w:tr>
      <w:tr w:rsidR="00D22EE2" w14:paraId="63D4929E" w14:textId="77777777" w:rsidTr="00763A5C">
        <w:trPr>
          <w:cantSplit/>
        </w:trPr>
        <w:tc>
          <w:tcPr>
            <w:tcW w:w="2938" w:type="dxa"/>
            <w:vMerge/>
          </w:tcPr>
          <w:p w14:paraId="450468CC" w14:textId="77777777" w:rsidR="00D22EE2" w:rsidRDefault="00D22EE2" w:rsidP="00763A5C">
            <w:pPr>
              <w:spacing w:after="120"/>
            </w:pPr>
          </w:p>
        </w:tc>
        <w:tc>
          <w:tcPr>
            <w:tcW w:w="3011" w:type="dxa"/>
          </w:tcPr>
          <w:p w14:paraId="553531ED" w14:textId="77777777" w:rsidR="00D22EE2" w:rsidRDefault="00D22EE2" w:rsidP="00763A5C">
            <w:pPr>
              <w:spacing w:after="120"/>
            </w:pPr>
            <w:proofErr w:type="gramStart"/>
            <w:r>
              <w:t>time:hour</w:t>
            </w:r>
            <w:proofErr w:type="gramEnd"/>
          </w:p>
        </w:tc>
        <w:tc>
          <w:tcPr>
            <w:tcW w:w="3627" w:type="dxa"/>
          </w:tcPr>
          <w:p w14:paraId="74C92670" w14:textId="77777777" w:rsidR="00D22EE2" w:rsidRDefault="00D22EE2" w:rsidP="00763A5C">
            <w:pPr>
              <w:spacing w:after="120"/>
            </w:pPr>
            <w:r>
              <w:t xml:space="preserve">max 1 </w:t>
            </w:r>
            <w:proofErr w:type="gramStart"/>
            <w:r>
              <w:t>rdfs:Literal</w:t>
            </w:r>
            <w:proofErr w:type="gramEnd"/>
          </w:p>
        </w:tc>
      </w:tr>
      <w:tr w:rsidR="00D22EE2" w14:paraId="64E7A6F3" w14:textId="77777777" w:rsidTr="00763A5C">
        <w:trPr>
          <w:cantSplit/>
        </w:trPr>
        <w:tc>
          <w:tcPr>
            <w:tcW w:w="2938" w:type="dxa"/>
            <w:vMerge/>
          </w:tcPr>
          <w:p w14:paraId="6D09A205" w14:textId="77777777" w:rsidR="00D22EE2" w:rsidRDefault="00D22EE2" w:rsidP="00763A5C">
            <w:pPr>
              <w:spacing w:after="120"/>
            </w:pPr>
          </w:p>
        </w:tc>
        <w:tc>
          <w:tcPr>
            <w:tcW w:w="3011" w:type="dxa"/>
          </w:tcPr>
          <w:p w14:paraId="259985DD" w14:textId="77777777" w:rsidR="00D22EE2" w:rsidRDefault="00D22EE2" w:rsidP="00763A5C">
            <w:pPr>
              <w:spacing w:after="120"/>
            </w:pPr>
            <w:proofErr w:type="gramStart"/>
            <w:r>
              <w:t>time:minute</w:t>
            </w:r>
            <w:proofErr w:type="gramEnd"/>
          </w:p>
        </w:tc>
        <w:tc>
          <w:tcPr>
            <w:tcW w:w="3627" w:type="dxa"/>
          </w:tcPr>
          <w:p w14:paraId="0DB1466E" w14:textId="77777777" w:rsidR="00D22EE2" w:rsidRDefault="00D22EE2" w:rsidP="00763A5C">
            <w:pPr>
              <w:spacing w:after="120"/>
            </w:pPr>
            <w:r>
              <w:t xml:space="preserve">max 1 </w:t>
            </w:r>
            <w:proofErr w:type="gramStart"/>
            <w:r>
              <w:t>rdfs:Literal</w:t>
            </w:r>
            <w:proofErr w:type="gramEnd"/>
          </w:p>
        </w:tc>
      </w:tr>
      <w:tr w:rsidR="00D22EE2" w14:paraId="618EBEFF" w14:textId="77777777" w:rsidTr="00763A5C">
        <w:trPr>
          <w:cantSplit/>
        </w:trPr>
        <w:tc>
          <w:tcPr>
            <w:tcW w:w="2938" w:type="dxa"/>
            <w:vMerge/>
          </w:tcPr>
          <w:p w14:paraId="25FCB2F0" w14:textId="77777777" w:rsidR="00D22EE2" w:rsidRDefault="00D22EE2" w:rsidP="00763A5C">
            <w:pPr>
              <w:spacing w:after="120"/>
            </w:pPr>
          </w:p>
        </w:tc>
        <w:tc>
          <w:tcPr>
            <w:tcW w:w="3011" w:type="dxa"/>
          </w:tcPr>
          <w:p w14:paraId="6A6961EC" w14:textId="77777777" w:rsidR="00D22EE2" w:rsidRDefault="00D22EE2" w:rsidP="00763A5C">
            <w:pPr>
              <w:spacing w:after="120"/>
            </w:pPr>
            <w:proofErr w:type="gramStart"/>
            <w:r>
              <w:t>time:month</w:t>
            </w:r>
            <w:proofErr w:type="gramEnd"/>
          </w:p>
        </w:tc>
        <w:tc>
          <w:tcPr>
            <w:tcW w:w="3627" w:type="dxa"/>
          </w:tcPr>
          <w:p w14:paraId="67DE9889" w14:textId="77777777" w:rsidR="00D22EE2" w:rsidRDefault="00D22EE2" w:rsidP="00763A5C">
            <w:pPr>
              <w:spacing w:after="120"/>
            </w:pPr>
            <w:r>
              <w:t xml:space="preserve">max 1 </w:t>
            </w:r>
            <w:proofErr w:type="gramStart"/>
            <w:r>
              <w:t>rdfs:Literal</w:t>
            </w:r>
            <w:proofErr w:type="gramEnd"/>
          </w:p>
        </w:tc>
      </w:tr>
      <w:tr w:rsidR="00D22EE2" w14:paraId="32914830" w14:textId="77777777" w:rsidTr="00763A5C">
        <w:trPr>
          <w:cantSplit/>
        </w:trPr>
        <w:tc>
          <w:tcPr>
            <w:tcW w:w="2938" w:type="dxa"/>
            <w:vMerge/>
          </w:tcPr>
          <w:p w14:paraId="3C4226D0" w14:textId="77777777" w:rsidR="00D22EE2" w:rsidRDefault="00D22EE2" w:rsidP="00763A5C">
            <w:pPr>
              <w:spacing w:after="120"/>
            </w:pPr>
          </w:p>
        </w:tc>
        <w:tc>
          <w:tcPr>
            <w:tcW w:w="3011" w:type="dxa"/>
          </w:tcPr>
          <w:p w14:paraId="50D7BBCC" w14:textId="77777777" w:rsidR="00D22EE2" w:rsidRDefault="00D22EE2" w:rsidP="00763A5C">
            <w:pPr>
              <w:spacing w:after="120"/>
            </w:pPr>
            <w:proofErr w:type="gramStart"/>
            <w:r>
              <w:t>time:second</w:t>
            </w:r>
            <w:proofErr w:type="gramEnd"/>
          </w:p>
        </w:tc>
        <w:tc>
          <w:tcPr>
            <w:tcW w:w="3627" w:type="dxa"/>
          </w:tcPr>
          <w:p w14:paraId="7F4C70D3" w14:textId="77777777" w:rsidR="00D22EE2" w:rsidRDefault="00D22EE2" w:rsidP="00763A5C">
            <w:pPr>
              <w:spacing w:after="120"/>
            </w:pPr>
            <w:r>
              <w:t xml:space="preserve">max 1 </w:t>
            </w:r>
            <w:proofErr w:type="gramStart"/>
            <w:r>
              <w:t>rdfs:Literal</w:t>
            </w:r>
            <w:proofErr w:type="gramEnd"/>
          </w:p>
        </w:tc>
      </w:tr>
    </w:tbl>
    <w:p w14:paraId="0A8B24E5" w14:textId="77777777" w:rsidR="00D22EE2" w:rsidRPr="007A3EF1" w:rsidRDefault="00D22EE2" w:rsidP="00D22EE2">
      <w:pPr>
        <w:spacing w:after="120" w:line="360" w:lineRule="auto"/>
      </w:pPr>
    </w:p>
    <w:p w14:paraId="1713154C" w14:textId="77777777" w:rsidR="00D22EE2" w:rsidRPr="007A3EF1" w:rsidRDefault="00D22EE2" w:rsidP="00882108">
      <w:pPr>
        <w:pStyle w:val="Heading4"/>
      </w:pPr>
      <w:r>
        <w:t>An Example</w:t>
      </w:r>
    </w:p>
    <w:p w14:paraId="5224CF9D" w14:textId="77777777" w:rsidR="00D22EE2" w:rsidRDefault="00D22EE2" w:rsidP="00D22EE2">
      <w:pPr>
        <w:spacing w:after="120" w:line="360" w:lineRule="auto"/>
      </w:pPr>
      <w:r>
        <w:t>Returning to the example of representation of a vehicle. Should we wish to represent an instant in time at which the vehicle exists, relative to some earlier time before the vehicle exists, this would involve the introduction of two Instant objects that could be related via the before property. Should the data be available, the instants could be further described with the date-time stamp using the inXSDDateTime data property, or using the inDateTime property to relate the instants to a DateTimeDescription object.</w:t>
      </w:r>
    </w:p>
    <w:p w14:paraId="693D8D0E" w14:textId="665FE98B" w:rsidR="00D22EE2" w:rsidRDefault="00D22EE2" w:rsidP="00D22EE2">
      <w:pPr>
        <w:spacing w:after="120" w:line="360" w:lineRule="auto"/>
      </w:pPr>
      <w:r>
        <w:t>Alternatively, we might know the interval but the not the precise instant.</w:t>
      </w:r>
      <w:r w:rsidRPr="00C618BB">
        <w:t xml:space="preserve"> </w:t>
      </w:r>
      <w:r>
        <w:t xml:space="preserve">If specific data were known regarding the date and time of these interval, say that it began at 09:22 EST on June 19, 2019 and ended at 11:33 EST on July 12, 2019, this could be specified using the inXSDDateTime data property. In this case, the instant might simply be described as being in the interval using the inside property. This example representation is depicted in </w:t>
      </w:r>
      <w:r>
        <w:fldChar w:fldCharType="begin"/>
      </w:r>
      <w:r>
        <w:instrText xml:space="preserve"> REF _Ref11831393 \h </w:instrText>
      </w:r>
      <w:r>
        <w:fldChar w:fldCharType="separate"/>
      </w:r>
      <w:r w:rsidR="00C65CEA">
        <w:t xml:space="preserve">Figure </w:t>
      </w:r>
      <w:r w:rsidR="00C65CEA">
        <w:rPr>
          <w:noProof/>
        </w:rPr>
        <w:t>3</w:t>
      </w:r>
      <w:r w:rsidR="00C65CEA">
        <w:t>: Example use of the Time Ontology</w:t>
      </w:r>
      <w:r>
        <w:fldChar w:fldCharType="end"/>
      </w:r>
      <w:r>
        <w:t>.</w:t>
      </w:r>
    </w:p>
    <w:p w14:paraId="795935D0" w14:textId="77777777" w:rsidR="00D22EE2" w:rsidRDefault="00D22EE2" w:rsidP="00D22EE2">
      <w:pPr>
        <w:spacing w:after="120" w:line="360" w:lineRule="auto"/>
      </w:pPr>
    </w:p>
    <w:p w14:paraId="6E7263B2" w14:textId="77777777" w:rsidR="00D22EE2" w:rsidRDefault="00D22EE2" w:rsidP="00D22EE2">
      <w:pPr>
        <w:keepNext/>
        <w:spacing w:after="120" w:line="360" w:lineRule="auto"/>
      </w:pPr>
      <w:r w:rsidRPr="00915BFA">
        <w:rPr>
          <w:noProof/>
        </w:rPr>
        <w:lastRenderedPageBreak/>
        <w:drawing>
          <wp:inline distT="0" distB="0" distL="0" distR="0" wp14:anchorId="62F259CF" wp14:editId="066C468D">
            <wp:extent cx="5943600" cy="247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0150"/>
                    </a:xfrm>
                    <a:prstGeom prst="rect">
                      <a:avLst/>
                    </a:prstGeom>
                  </pic:spPr>
                </pic:pic>
              </a:graphicData>
            </a:graphic>
          </wp:inline>
        </w:drawing>
      </w:r>
    </w:p>
    <w:p w14:paraId="35679CAD" w14:textId="0835BC3F" w:rsidR="00D22EE2" w:rsidRDefault="00D22EE2" w:rsidP="00D22EE2">
      <w:pPr>
        <w:pStyle w:val="Caption"/>
        <w:spacing w:after="120"/>
        <w:rPr>
          <w:lang w:val="en-CA"/>
        </w:rPr>
      </w:pPr>
      <w:bookmarkStart w:id="69" w:name="_Ref11831393"/>
      <w:r>
        <w:t xml:space="preserve">Figure </w:t>
      </w:r>
      <w:fldSimple w:instr=" SEQ Figure \* ARABIC ">
        <w:r w:rsidR="001A6211">
          <w:rPr>
            <w:noProof/>
          </w:rPr>
          <w:t>3</w:t>
        </w:r>
      </w:fldSimple>
      <w:r>
        <w:t>: Example use of the Time Ontology</w:t>
      </w:r>
      <w:bookmarkEnd w:id="69"/>
    </w:p>
    <w:p w14:paraId="58B390E3" w14:textId="77777777" w:rsidR="00D22EE2" w:rsidRDefault="00D22EE2" w:rsidP="00EA354A">
      <w:pPr>
        <w:rPr>
          <w:b/>
        </w:rPr>
      </w:pPr>
    </w:p>
    <w:p w14:paraId="6B947F47" w14:textId="29590F7A" w:rsidR="00520123" w:rsidRPr="00EA354A" w:rsidRDefault="009A36FB" w:rsidP="00EA354A">
      <w:pPr>
        <w:rPr>
          <w:b/>
        </w:rPr>
      </w:pPr>
      <w:r>
        <w:rPr>
          <w:b/>
        </w:rPr>
        <w:t>Reused</w:t>
      </w:r>
      <w:r w:rsidR="00520123" w:rsidRPr="00EA354A">
        <w:rPr>
          <w:b/>
        </w:rPr>
        <w:t xml:space="preserve"> Ontologies:</w:t>
      </w:r>
    </w:p>
    <w:p w14:paraId="3AE3BF94" w14:textId="1E8CAB88" w:rsidR="00520123" w:rsidRDefault="00CF3517" w:rsidP="009E4A69">
      <w:pPr>
        <w:pStyle w:val="ListParagraph"/>
      </w:pPr>
      <w:r>
        <w:t xml:space="preserve">time: </w:t>
      </w:r>
      <w:r w:rsidR="00892A73">
        <w:t xml:space="preserve">W3C </w:t>
      </w:r>
      <w:r w:rsidR="00520123">
        <w:t>Time Ontology</w:t>
      </w:r>
      <w:r>
        <w:rPr>
          <w:rStyle w:val="FootnoteReference"/>
        </w:rPr>
        <w:footnoteReference w:id="3"/>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70" w:name="_Toc21701971"/>
      <w:r>
        <w:t>Change Ontology</w:t>
      </w:r>
      <w:bookmarkEnd w:id="70"/>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40F44F5E" w14:textId="77777777" w:rsidR="00A62F41" w:rsidRDefault="00A62F41" w:rsidP="00A62F41">
      <w:pPr>
        <w:spacing w:after="120" w:line="360" w:lineRule="auto"/>
      </w:pPr>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7795A109" w14:textId="23F4BA8C" w:rsidR="00A62F41" w:rsidRPr="00F61EAA" w:rsidRDefault="00A62F41" w:rsidP="00A62F41">
      <w:pPr>
        <w:spacing w:after="120" w:line="360" w:lineRule="auto"/>
      </w:pPr>
      <w:r>
        <w:t xml:space="preserve">Change over time plays a role in many domains, and is by no means a new research topic. In fact, several approaches for capturing change in OWL have been proposed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424FD8F2" w14:textId="77777777" w:rsidR="00A62F41" w:rsidRPr="00A62F41" w:rsidRDefault="00A62F41" w:rsidP="00882108">
      <w:pPr>
        <w:pStyle w:val="Heading4"/>
      </w:pPr>
      <w:r w:rsidRPr="00A62F41">
        <w:t>The Ontology</w:t>
      </w:r>
    </w:p>
    <w:p w14:paraId="0C428D5D" w14:textId="10C72114" w:rsidR="00A62F41" w:rsidRDefault="00A62F41" w:rsidP="00A62F41">
      <w:pPr>
        <w:spacing w:after="120" w:line="360" w:lineRule="auto"/>
      </w:pPr>
      <w:r>
        <w:t xml:space="preserve">An approach to representing changing properties, or </w:t>
      </w:r>
      <w:r>
        <w:rPr>
          <w:i/>
        </w:rPr>
        <w:t>fluents</w:t>
      </w:r>
      <w:r>
        <w:t>,</w:t>
      </w:r>
      <w:r>
        <w:rPr>
          <w:i/>
        </w:rPr>
        <w:t xml:space="preserve"> </w:t>
      </w:r>
      <w:r>
        <w:t xml:space="preserve">that leverages the 4-dimensionalist perspective was proposed by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 xml:space="preserve">. We adopt a similar approach, based on the design pattern </w:t>
      </w:r>
      <w:r>
        <w:lastRenderedPageBreak/>
        <w:t xml:space="preserve">presented </w:t>
      </w:r>
      <w:r w:rsidR="000C477F">
        <w:t>in</w:t>
      </w:r>
      <w:r>
        <w:t xml:space="preserve"> </w:t>
      </w:r>
      <w:r>
        <w:fldChar w:fldCharType="begin"/>
      </w:r>
      <w:r w:rsidR="006B06D3">
        <w:instrText xml:space="preserve"> ADDIN EN.CITE &lt;EndNote&gt;&lt;Cite ExcludeYear="1"&gt;&lt;Author&gt;Katsumi&lt;/Author&gt;&lt;IDText&gt;A Logical Design Pattern for Representing Change Over Time in OWL&lt;/IDText&gt;&lt;DisplayText&gt;[9]&lt;/DisplayText&gt;&lt;record&gt;&lt;titles&gt;&lt;title&gt;A Logical Design Pattern for Representing Change Over Time in OWL&lt;/title&gt;&lt;/titles&gt;&lt;contributors&gt;&lt;authors&gt;&lt;author&gt;Katsumi, Megan&lt;/author&gt;&lt;author&gt;Fox, Mark&lt;/author&gt;&lt;/authors&gt;&lt;/contributors&gt;&lt;added-date format="utc"&gt;1560970369&lt;/added-date&gt;&lt;ref-type name="Journal Article"&gt;17&lt;/ref-type&gt;&lt;rec-number&gt;9&lt;/rec-number&gt;&lt;last-updated-date format="utc"&gt;1560970369&lt;/last-updated-date&gt;&lt;/record&gt;&lt;/Cite&gt;&lt;/EndNote&gt;</w:instrText>
      </w:r>
      <w:r>
        <w:fldChar w:fldCharType="separate"/>
      </w:r>
      <w:r w:rsidR="006B06D3">
        <w:rPr>
          <w:noProof/>
        </w:rPr>
        <w:t>[9]</w:t>
      </w:r>
      <w:r>
        <w:fldChar w:fldCharType="end"/>
      </w:r>
      <w:r>
        <w:t>, 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the ontology supports the capture of both the static and dynamic aspects of a particular entity. </w:t>
      </w:r>
    </w:p>
    <w:p w14:paraId="256728C8" w14:textId="171B3690" w:rsidR="00C65CEA" w:rsidRDefault="00A62F41" w:rsidP="001D2538">
      <w:pPr>
        <w:spacing w:after="120" w:line="360" w:lineRule="auto"/>
      </w:pPr>
      <w:r>
        <w:t>A class that is subject to change is defined as a type of TimeVaryingConcept (e.g. Vehicle may be a subclass of TimeVaryingConcept). The TimeVaryingConcept itself is invariant and defined by properties that do not change over time. As per</w:t>
      </w:r>
      <w:r w:rsidR="00486923">
        <w:t xml:space="preserve"> </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xml:space="preserve">, we </w:t>
      </w:r>
      <w:r w:rsidR="00486923">
        <w:t>treat</w:t>
      </w:r>
      <w:r>
        <w:t xml:space="preserve"> TimeVaryingConcepts as perdurants (things that occur over time, i.e. processes). A TimeVaryingConcept has </w:t>
      </w:r>
      <w:r w:rsidRPr="008B5A08">
        <w:t>Manifestations</w:t>
      </w:r>
      <w:r>
        <w:t xml:space="preserve"> that demonstrate their changing (variant) properties over time. Different types (</w:t>
      </w:r>
      <w:r w:rsidRPr="008B5A08">
        <w:t>subclasses</w:t>
      </w:r>
      <w:r>
        <w:t xml:space="preserve">) of TimeVaryingConcept may be defined based on the Manifestations that are part of them. The key classes and properties of the ontology are outlined in </w:t>
      </w:r>
      <w:r>
        <w:fldChar w:fldCharType="begin"/>
      </w:r>
      <w:r>
        <w:instrText xml:space="preserve"> REF _Ref11834761 \h </w:instrText>
      </w:r>
      <w:r>
        <w:fldChar w:fldCharType="separate"/>
      </w:r>
      <w:r w:rsidR="00C65CEA">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0194510F" w14:textId="77777777" w:rsidR="00C65CEA" w:rsidRPr="00F61EAA" w:rsidRDefault="00C65CEA" w:rsidP="001D2538">
      <w:pPr>
        <w:spacing w:after="120" w:line="360" w:lineRule="auto"/>
      </w:pPr>
      <w:r>
        <w:t xml:space="preserve">Change over time plays a role in many domains, and is by no means a new research topic. In fact, several approaches for capturing change in OWL have been proposed </w:t>
      </w:r>
      <w:r>
        <w:rPr>
          <w:noProof/>
        </w:rPr>
        <w:t>[10</w:t>
      </w:r>
      <w:proofErr w:type="gramStart"/>
      <w:r>
        <w:rPr>
          <w:noProof/>
        </w:rPr>
        <w:t>]</w:t>
      </w:r>
      <w:r>
        <w:t>,</w:t>
      </w:r>
      <w:r>
        <w:rPr>
          <w:noProof/>
        </w:rPr>
        <w:t>[</w:t>
      </w:r>
      <w:proofErr w:type="gramEnd"/>
      <w:r>
        <w:rPr>
          <w:noProof/>
        </w:rPr>
        <w:t>11]</w:t>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31F65C1B" w14:textId="77777777" w:rsidR="00C65CEA" w:rsidRDefault="00C65CEA" w:rsidP="001D2538">
      <w:pPr>
        <w:pStyle w:val="Caption"/>
        <w:keepNext/>
        <w:spacing w:after="120"/>
      </w:pPr>
      <w:r>
        <w:t xml:space="preserve">Table </w:t>
      </w:r>
      <w:r>
        <w:rPr>
          <w:noProof/>
        </w:rPr>
        <w:t>5</w:t>
      </w:r>
      <w:r>
        <w:t>: Key classes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378"/>
        <w:gridCol w:w="2474"/>
        <w:gridCol w:w="4498"/>
      </w:tblGrid>
      <w:tr w:rsidR="00C65CEA" w14:paraId="045D20A7" w14:textId="77777777" w:rsidTr="00763A5C">
        <w:tc>
          <w:tcPr>
            <w:tcW w:w="2378" w:type="dxa"/>
            <w:shd w:val="clear" w:color="auto" w:fill="00FFFF"/>
          </w:tcPr>
          <w:p w14:paraId="53383F5E" w14:textId="77777777" w:rsidR="00C65CEA" w:rsidRDefault="00C65CEA" w:rsidP="00763A5C">
            <w:pPr>
              <w:spacing w:after="120"/>
            </w:pPr>
            <w:r>
              <w:t>Object</w:t>
            </w:r>
          </w:p>
        </w:tc>
        <w:tc>
          <w:tcPr>
            <w:tcW w:w="2474" w:type="dxa"/>
            <w:shd w:val="clear" w:color="auto" w:fill="00FFFF"/>
          </w:tcPr>
          <w:p w14:paraId="2FE3CA09" w14:textId="77777777" w:rsidR="00C65CEA" w:rsidRDefault="00C65CEA" w:rsidP="00763A5C">
            <w:pPr>
              <w:spacing w:after="120"/>
            </w:pPr>
            <w:r>
              <w:t>Property</w:t>
            </w:r>
          </w:p>
        </w:tc>
        <w:tc>
          <w:tcPr>
            <w:tcW w:w="4498" w:type="dxa"/>
            <w:shd w:val="clear" w:color="auto" w:fill="00FFFF"/>
          </w:tcPr>
          <w:p w14:paraId="50CA8500" w14:textId="77777777" w:rsidR="00C65CEA" w:rsidRDefault="00C65CEA" w:rsidP="00763A5C">
            <w:pPr>
              <w:spacing w:after="120"/>
            </w:pPr>
            <w:r>
              <w:t>Value</w:t>
            </w:r>
          </w:p>
        </w:tc>
      </w:tr>
      <w:tr w:rsidR="00C65CEA" w14:paraId="11E0F6C6" w14:textId="77777777" w:rsidTr="00763A5C">
        <w:tc>
          <w:tcPr>
            <w:tcW w:w="2378" w:type="dxa"/>
            <w:vMerge w:val="restart"/>
          </w:tcPr>
          <w:p w14:paraId="03BA5D5F" w14:textId="77777777" w:rsidR="00C65CEA" w:rsidRDefault="00C65CEA" w:rsidP="00763A5C">
            <w:pPr>
              <w:spacing w:after="120"/>
            </w:pPr>
            <w:r>
              <w:t>TimeVaryingConcept</w:t>
            </w:r>
          </w:p>
          <w:p w14:paraId="1F9CA98E" w14:textId="77777777" w:rsidR="00C65CEA" w:rsidRDefault="00C65CEA" w:rsidP="00763A5C">
            <w:pPr>
              <w:spacing w:after="120"/>
            </w:pPr>
          </w:p>
        </w:tc>
        <w:tc>
          <w:tcPr>
            <w:tcW w:w="2474" w:type="dxa"/>
          </w:tcPr>
          <w:p w14:paraId="58216E39" w14:textId="77777777" w:rsidR="00C65CEA" w:rsidRDefault="00C65CEA" w:rsidP="00763A5C">
            <w:pPr>
              <w:spacing w:after="120"/>
            </w:pPr>
            <w:r>
              <w:t>disjointWith</w:t>
            </w:r>
          </w:p>
        </w:tc>
        <w:tc>
          <w:tcPr>
            <w:tcW w:w="4498" w:type="dxa"/>
          </w:tcPr>
          <w:p w14:paraId="158E5F0B" w14:textId="77777777" w:rsidR="00C65CEA" w:rsidRDefault="00C65CEA" w:rsidP="00763A5C">
            <w:pPr>
              <w:spacing w:after="120"/>
            </w:pPr>
            <w:r>
              <w:t>time: TemporalEntity and Manifestation</w:t>
            </w:r>
          </w:p>
        </w:tc>
      </w:tr>
      <w:tr w:rsidR="00C65CEA" w14:paraId="6BC44713" w14:textId="77777777" w:rsidTr="00763A5C">
        <w:tc>
          <w:tcPr>
            <w:tcW w:w="2378" w:type="dxa"/>
            <w:vMerge/>
          </w:tcPr>
          <w:p w14:paraId="7E67D23B" w14:textId="77777777" w:rsidR="00C65CEA" w:rsidRDefault="00C65CEA" w:rsidP="00763A5C">
            <w:pPr>
              <w:spacing w:after="120"/>
            </w:pPr>
          </w:p>
        </w:tc>
        <w:tc>
          <w:tcPr>
            <w:tcW w:w="2474" w:type="dxa"/>
          </w:tcPr>
          <w:p w14:paraId="6FF92C7F" w14:textId="77777777" w:rsidR="00C65CEA" w:rsidRDefault="00C65CEA" w:rsidP="00763A5C">
            <w:pPr>
              <w:spacing w:after="120"/>
            </w:pPr>
            <w:r>
              <w:t>existsAt</w:t>
            </w:r>
          </w:p>
        </w:tc>
        <w:tc>
          <w:tcPr>
            <w:tcW w:w="4498" w:type="dxa"/>
          </w:tcPr>
          <w:p w14:paraId="452D0922" w14:textId="77777777" w:rsidR="00C65CEA" w:rsidRDefault="00C65CEA" w:rsidP="00763A5C">
            <w:pPr>
              <w:spacing w:after="120"/>
            </w:pPr>
            <w:r>
              <w:t xml:space="preserve">exactly </w:t>
            </w:r>
            <w:proofErr w:type="gramStart"/>
            <w:r>
              <w:t>1  time</w:t>
            </w:r>
            <w:proofErr w:type="gramEnd"/>
            <w:r>
              <w:t>:Interval</w:t>
            </w:r>
          </w:p>
        </w:tc>
      </w:tr>
      <w:tr w:rsidR="00C65CEA" w14:paraId="7E1942B5" w14:textId="77777777" w:rsidTr="00763A5C">
        <w:tc>
          <w:tcPr>
            <w:tcW w:w="2378" w:type="dxa"/>
            <w:vMerge/>
          </w:tcPr>
          <w:p w14:paraId="63E7890E" w14:textId="77777777" w:rsidR="00C65CEA" w:rsidRDefault="00C65CEA" w:rsidP="00763A5C">
            <w:pPr>
              <w:spacing w:after="120"/>
            </w:pPr>
          </w:p>
        </w:tc>
        <w:tc>
          <w:tcPr>
            <w:tcW w:w="2474" w:type="dxa"/>
          </w:tcPr>
          <w:p w14:paraId="4481C051" w14:textId="77777777" w:rsidR="00C65CEA" w:rsidRDefault="00C65CEA" w:rsidP="00763A5C">
            <w:pPr>
              <w:spacing w:after="120"/>
            </w:pPr>
            <w:r>
              <w:t>hasManifestation</w:t>
            </w:r>
          </w:p>
        </w:tc>
        <w:tc>
          <w:tcPr>
            <w:tcW w:w="4498" w:type="dxa"/>
          </w:tcPr>
          <w:p w14:paraId="40BBC249" w14:textId="77777777" w:rsidR="00C65CEA" w:rsidRDefault="00C65CEA" w:rsidP="00763A5C">
            <w:pPr>
              <w:spacing w:after="120"/>
            </w:pPr>
            <w:r>
              <w:t>only Manifestation</w:t>
            </w:r>
          </w:p>
        </w:tc>
      </w:tr>
      <w:tr w:rsidR="00C65CEA" w14:paraId="05239FB1" w14:textId="77777777" w:rsidTr="00763A5C">
        <w:tc>
          <w:tcPr>
            <w:tcW w:w="2378" w:type="dxa"/>
            <w:vMerge/>
          </w:tcPr>
          <w:p w14:paraId="2A2111F1" w14:textId="77777777" w:rsidR="00C65CEA" w:rsidRDefault="00C65CEA" w:rsidP="00763A5C">
            <w:pPr>
              <w:spacing w:after="120"/>
            </w:pPr>
          </w:p>
        </w:tc>
        <w:tc>
          <w:tcPr>
            <w:tcW w:w="2474" w:type="dxa"/>
          </w:tcPr>
          <w:p w14:paraId="51BA0B83" w14:textId="77777777" w:rsidR="00C65CEA" w:rsidRDefault="00C65CEA" w:rsidP="00763A5C">
            <w:pPr>
              <w:spacing w:after="120"/>
            </w:pPr>
            <w:r>
              <w:t>equivalentClass</w:t>
            </w:r>
          </w:p>
        </w:tc>
        <w:tc>
          <w:tcPr>
            <w:tcW w:w="4498" w:type="dxa"/>
          </w:tcPr>
          <w:p w14:paraId="69588CEF" w14:textId="77777777" w:rsidR="00C65CEA" w:rsidRDefault="00C65CEA" w:rsidP="00763A5C">
            <w:pPr>
              <w:spacing w:after="120"/>
            </w:pPr>
            <w:r>
              <w:t xml:space="preserve">hasManifestation some Manifestation </w:t>
            </w:r>
            <w:proofErr w:type="gramStart"/>
            <w:r>
              <w:t>and  hasManifestation</w:t>
            </w:r>
            <w:proofErr w:type="gramEnd"/>
            <w:r>
              <w:t xml:space="preserve"> only Manifestation</w:t>
            </w:r>
          </w:p>
        </w:tc>
      </w:tr>
      <w:tr w:rsidR="00C65CEA" w14:paraId="5D9CA2BB" w14:textId="77777777" w:rsidTr="00763A5C">
        <w:tc>
          <w:tcPr>
            <w:tcW w:w="2378" w:type="dxa"/>
            <w:vMerge w:val="restart"/>
          </w:tcPr>
          <w:p w14:paraId="42B20E3C" w14:textId="77777777" w:rsidR="00C65CEA" w:rsidRDefault="00C65CEA" w:rsidP="00763A5C">
            <w:pPr>
              <w:spacing w:after="120"/>
            </w:pPr>
            <w:r>
              <w:lastRenderedPageBreak/>
              <w:t>Manifestation</w:t>
            </w:r>
          </w:p>
        </w:tc>
        <w:tc>
          <w:tcPr>
            <w:tcW w:w="2474" w:type="dxa"/>
          </w:tcPr>
          <w:p w14:paraId="43D8F1D5" w14:textId="77777777" w:rsidR="00C65CEA" w:rsidRDefault="00C65CEA" w:rsidP="00763A5C">
            <w:pPr>
              <w:spacing w:after="120"/>
            </w:pPr>
            <w:r>
              <w:t>disjointWith</w:t>
            </w:r>
          </w:p>
        </w:tc>
        <w:tc>
          <w:tcPr>
            <w:tcW w:w="4498" w:type="dxa"/>
          </w:tcPr>
          <w:p w14:paraId="74C250A4" w14:textId="77777777" w:rsidR="00C65CEA" w:rsidRDefault="00C65CEA" w:rsidP="00763A5C">
            <w:pPr>
              <w:spacing w:after="120"/>
            </w:pPr>
            <w:r>
              <w:t xml:space="preserve">TimeVaryingConcept </w:t>
            </w:r>
            <w:proofErr w:type="gramStart"/>
            <w:r>
              <w:t>and  time</w:t>
            </w:r>
            <w:proofErr w:type="gramEnd"/>
            <w:r>
              <w:t>: TemporalEntity</w:t>
            </w:r>
          </w:p>
        </w:tc>
      </w:tr>
      <w:tr w:rsidR="00C65CEA" w14:paraId="569C0604" w14:textId="77777777" w:rsidTr="00763A5C">
        <w:tc>
          <w:tcPr>
            <w:tcW w:w="2378" w:type="dxa"/>
            <w:vMerge/>
          </w:tcPr>
          <w:p w14:paraId="5D1BC336" w14:textId="77777777" w:rsidR="00C65CEA" w:rsidRDefault="00C65CEA" w:rsidP="00763A5C">
            <w:pPr>
              <w:spacing w:after="120"/>
            </w:pPr>
          </w:p>
        </w:tc>
        <w:tc>
          <w:tcPr>
            <w:tcW w:w="2474" w:type="dxa"/>
          </w:tcPr>
          <w:p w14:paraId="0D1CE24F" w14:textId="77777777" w:rsidR="00C65CEA" w:rsidRDefault="00C65CEA" w:rsidP="00763A5C">
            <w:pPr>
              <w:spacing w:after="120"/>
            </w:pPr>
            <w:r>
              <w:t>equivalentClass</w:t>
            </w:r>
          </w:p>
        </w:tc>
        <w:tc>
          <w:tcPr>
            <w:tcW w:w="4498" w:type="dxa"/>
          </w:tcPr>
          <w:p w14:paraId="2822B58F" w14:textId="77777777" w:rsidR="00C65CEA" w:rsidRDefault="00C65CEA" w:rsidP="00763A5C">
            <w:pPr>
              <w:spacing w:after="120"/>
            </w:pPr>
            <w:r>
              <w:t xml:space="preserve">manifestationOf </w:t>
            </w:r>
            <w:proofErr w:type="gramStart"/>
            <w:r>
              <w:t>some  TimeVaryingConcept</w:t>
            </w:r>
            <w:proofErr w:type="gramEnd"/>
            <w:r>
              <w:t xml:space="preserve"> and  manifestationOf only  TimeVaryingConcept</w:t>
            </w:r>
          </w:p>
        </w:tc>
      </w:tr>
      <w:tr w:rsidR="00C65CEA" w14:paraId="1641A0F6" w14:textId="77777777" w:rsidTr="00763A5C">
        <w:tc>
          <w:tcPr>
            <w:tcW w:w="2378" w:type="dxa"/>
            <w:vMerge/>
          </w:tcPr>
          <w:p w14:paraId="3A9FA3D7" w14:textId="77777777" w:rsidR="00C65CEA" w:rsidRDefault="00C65CEA" w:rsidP="00763A5C">
            <w:pPr>
              <w:spacing w:after="120"/>
            </w:pPr>
          </w:p>
        </w:tc>
        <w:tc>
          <w:tcPr>
            <w:tcW w:w="2474" w:type="dxa"/>
          </w:tcPr>
          <w:p w14:paraId="195D4786" w14:textId="77777777" w:rsidR="00C65CEA" w:rsidRDefault="00C65CEA" w:rsidP="00763A5C">
            <w:pPr>
              <w:spacing w:after="120"/>
            </w:pPr>
            <w:r>
              <w:t>manifestationOf</w:t>
            </w:r>
          </w:p>
        </w:tc>
        <w:tc>
          <w:tcPr>
            <w:tcW w:w="4498" w:type="dxa"/>
          </w:tcPr>
          <w:p w14:paraId="2A8DA00B" w14:textId="77777777" w:rsidR="00C65CEA" w:rsidRDefault="00C65CEA" w:rsidP="00763A5C">
            <w:pPr>
              <w:spacing w:after="120"/>
            </w:pPr>
            <w:r>
              <w:t>only TimeVaryingConcept</w:t>
            </w:r>
          </w:p>
        </w:tc>
      </w:tr>
      <w:tr w:rsidR="00C65CEA" w14:paraId="0C6384F2" w14:textId="77777777" w:rsidTr="00763A5C">
        <w:tc>
          <w:tcPr>
            <w:tcW w:w="2378" w:type="dxa"/>
            <w:vMerge/>
          </w:tcPr>
          <w:p w14:paraId="6EC8C479" w14:textId="77777777" w:rsidR="00C65CEA" w:rsidRDefault="00C65CEA" w:rsidP="00763A5C">
            <w:pPr>
              <w:spacing w:after="120"/>
            </w:pPr>
          </w:p>
        </w:tc>
        <w:tc>
          <w:tcPr>
            <w:tcW w:w="2474" w:type="dxa"/>
          </w:tcPr>
          <w:p w14:paraId="27263E42" w14:textId="77777777" w:rsidR="00C65CEA" w:rsidRDefault="00C65CEA" w:rsidP="00763A5C">
            <w:pPr>
              <w:spacing w:after="120"/>
            </w:pPr>
            <w:r>
              <w:t>existsAt</w:t>
            </w:r>
          </w:p>
        </w:tc>
        <w:tc>
          <w:tcPr>
            <w:tcW w:w="4498" w:type="dxa"/>
          </w:tcPr>
          <w:p w14:paraId="012F3DD3" w14:textId="77777777" w:rsidR="00C65CEA" w:rsidRDefault="00C65CEA" w:rsidP="00763A5C">
            <w:pPr>
              <w:spacing w:after="120"/>
            </w:pPr>
            <w:r>
              <w:t xml:space="preserve">exactly </w:t>
            </w:r>
            <w:proofErr w:type="gramStart"/>
            <w:r>
              <w:t>1  time</w:t>
            </w:r>
            <w:proofErr w:type="gramEnd"/>
            <w:r>
              <w:t>:TemporalEntity</w:t>
            </w:r>
          </w:p>
        </w:tc>
      </w:tr>
    </w:tbl>
    <w:p w14:paraId="60F001B8" w14:textId="77777777" w:rsidR="00C65CEA" w:rsidRDefault="00C65CEA" w:rsidP="001D2538">
      <w:pPr>
        <w:spacing w:after="120" w:line="360" w:lineRule="auto"/>
      </w:pPr>
    </w:p>
    <w:p w14:paraId="727ED1F6" w14:textId="77777777" w:rsidR="00C65CEA" w:rsidRDefault="00C65CEA" w:rsidP="001D2538">
      <w:pPr>
        <w:pStyle w:val="Caption"/>
        <w:keepNext/>
        <w:spacing w:after="120"/>
      </w:pPr>
      <w:r>
        <w:t xml:space="preserve">Table </w:t>
      </w:r>
      <w:r>
        <w:rPr>
          <w:noProof/>
        </w:rPr>
        <w:t>6</w:t>
      </w:r>
      <w:r>
        <w:t>: Key properties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C65CEA" w14:paraId="09B00187" w14:textId="77777777" w:rsidTr="00763A5C">
        <w:tc>
          <w:tcPr>
            <w:tcW w:w="2117" w:type="dxa"/>
            <w:shd w:val="clear" w:color="auto" w:fill="00FFFF"/>
          </w:tcPr>
          <w:p w14:paraId="0649B1EC" w14:textId="77777777" w:rsidR="00C65CEA" w:rsidRDefault="00C65CEA" w:rsidP="00763A5C">
            <w:pPr>
              <w:tabs>
                <w:tab w:val="left" w:pos="1027"/>
              </w:tabs>
              <w:spacing w:after="120"/>
            </w:pPr>
            <w:r>
              <w:t>Property</w:t>
            </w:r>
            <w:r>
              <w:tab/>
            </w:r>
          </w:p>
        </w:tc>
        <w:tc>
          <w:tcPr>
            <w:tcW w:w="2506" w:type="dxa"/>
            <w:shd w:val="clear" w:color="auto" w:fill="00FFFF"/>
          </w:tcPr>
          <w:p w14:paraId="543B5F68" w14:textId="77777777" w:rsidR="00C65CEA" w:rsidRDefault="00C65CEA" w:rsidP="00763A5C">
            <w:pPr>
              <w:spacing w:after="120"/>
            </w:pPr>
            <w:r>
              <w:t>Characteristic</w:t>
            </w:r>
          </w:p>
        </w:tc>
        <w:tc>
          <w:tcPr>
            <w:tcW w:w="4727" w:type="dxa"/>
            <w:shd w:val="clear" w:color="auto" w:fill="00FFFF"/>
          </w:tcPr>
          <w:p w14:paraId="04C80D39" w14:textId="77777777" w:rsidR="00C65CEA" w:rsidRDefault="00C65CEA" w:rsidP="00763A5C">
            <w:pPr>
              <w:spacing w:after="120"/>
            </w:pPr>
            <w:r>
              <w:t>Value (if applicable)</w:t>
            </w:r>
          </w:p>
        </w:tc>
      </w:tr>
      <w:tr w:rsidR="00C65CEA" w14:paraId="4D851DFD" w14:textId="77777777" w:rsidTr="00763A5C">
        <w:tc>
          <w:tcPr>
            <w:tcW w:w="2117" w:type="dxa"/>
            <w:vMerge w:val="restart"/>
          </w:tcPr>
          <w:p w14:paraId="403745E6" w14:textId="77777777" w:rsidR="00C65CEA" w:rsidRDefault="00C65CEA" w:rsidP="00763A5C">
            <w:pPr>
              <w:spacing w:after="120"/>
            </w:pPr>
            <w:r>
              <w:t>hasManifestation</w:t>
            </w:r>
          </w:p>
        </w:tc>
        <w:tc>
          <w:tcPr>
            <w:tcW w:w="2506" w:type="dxa"/>
          </w:tcPr>
          <w:p w14:paraId="238168B1" w14:textId="77777777" w:rsidR="00C65CEA" w:rsidRDefault="00C65CEA" w:rsidP="00763A5C">
            <w:pPr>
              <w:spacing w:after="120"/>
            </w:pPr>
            <w:r>
              <w:t>inverseOf</w:t>
            </w:r>
          </w:p>
        </w:tc>
        <w:tc>
          <w:tcPr>
            <w:tcW w:w="4727" w:type="dxa"/>
          </w:tcPr>
          <w:p w14:paraId="369A0380" w14:textId="77777777" w:rsidR="00C65CEA" w:rsidRDefault="00C65CEA" w:rsidP="00763A5C">
            <w:pPr>
              <w:spacing w:after="120"/>
            </w:pPr>
            <w:r>
              <w:t>manifestationOf</w:t>
            </w:r>
          </w:p>
        </w:tc>
      </w:tr>
      <w:tr w:rsidR="00C65CEA" w14:paraId="40AFC115" w14:textId="77777777" w:rsidTr="00763A5C">
        <w:tc>
          <w:tcPr>
            <w:tcW w:w="2117" w:type="dxa"/>
            <w:vMerge/>
          </w:tcPr>
          <w:p w14:paraId="06DC609C" w14:textId="77777777" w:rsidR="00C65CEA" w:rsidRDefault="00C65CEA" w:rsidP="00763A5C">
            <w:pPr>
              <w:spacing w:after="120"/>
            </w:pPr>
          </w:p>
        </w:tc>
        <w:tc>
          <w:tcPr>
            <w:tcW w:w="2506" w:type="dxa"/>
          </w:tcPr>
          <w:p w14:paraId="4F72F126" w14:textId="77777777" w:rsidR="00C65CEA" w:rsidRDefault="00C65CEA" w:rsidP="00763A5C">
            <w:pPr>
              <w:spacing w:after="120"/>
            </w:pPr>
            <w:r>
              <w:t>Inverse Functional</w:t>
            </w:r>
          </w:p>
        </w:tc>
        <w:tc>
          <w:tcPr>
            <w:tcW w:w="4727" w:type="dxa"/>
          </w:tcPr>
          <w:p w14:paraId="079A2CA7" w14:textId="77777777" w:rsidR="00C65CEA" w:rsidRDefault="00C65CEA" w:rsidP="00763A5C">
            <w:pPr>
              <w:spacing w:after="120"/>
            </w:pPr>
            <w:r>
              <w:t>-</w:t>
            </w:r>
          </w:p>
        </w:tc>
      </w:tr>
      <w:tr w:rsidR="00C65CEA" w14:paraId="38EBB9C7" w14:textId="77777777" w:rsidTr="00763A5C">
        <w:tc>
          <w:tcPr>
            <w:tcW w:w="2117" w:type="dxa"/>
          </w:tcPr>
          <w:p w14:paraId="318F283C" w14:textId="77777777" w:rsidR="00C65CEA" w:rsidRDefault="00C65CEA" w:rsidP="00763A5C">
            <w:pPr>
              <w:spacing w:after="120"/>
            </w:pPr>
            <w:r>
              <w:t>manifestationOf</w:t>
            </w:r>
          </w:p>
        </w:tc>
        <w:tc>
          <w:tcPr>
            <w:tcW w:w="2506" w:type="dxa"/>
          </w:tcPr>
          <w:p w14:paraId="5C0744F6" w14:textId="77777777" w:rsidR="00C65CEA" w:rsidRDefault="00C65CEA" w:rsidP="00763A5C">
            <w:pPr>
              <w:spacing w:after="120"/>
            </w:pPr>
            <w:r>
              <w:t>Functional</w:t>
            </w:r>
          </w:p>
        </w:tc>
        <w:tc>
          <w:tcPr>
            <w:tcW w:w="4727" w:type="dxa"/>
          </w:tcPr>
          <w:p w14:paraId="1DED6FEE" w14:textId="77777777" w:rsidR="00C65CEA" w:rsidRDefault="00C65CEA" w:rsidP="00763A5C">
            <w:pPr>
              <w:spacing w:after="120"/>
            </w:pPr>
            <w:r>
              <w:t>-</w:t>
            </w:r>
          </w:p>
        </w:tc>
      </w:tr>
      <w:tr w:rsidR="00C65CEA" w14:paraId="1113982E" w14:textId="77777777" w:rsidTr="00763A5C">
        <w:tc>
          <w:tcPr>
            <w:tcW w:w="2117" w:type="dxa"/>
          </w:tcPr>
          <w:p w14:paraId="4642E999" w14:textId="77777777" w:rsidR="00C65CEA" w:rsidRDefault="00C65CEA" w:rsidP="00763A5C">
            <w:pPr>
              <w:spacing w:after="120"/>
            </w:pPr>
            <w:r>
              <w:t>existsAt</w:t>
            </w:r>
          </w:p>
        </w:tc>
        <w:tc>
          <w:tcPr>
            <w:tcW w:w="2506" w:type="dxa"/>
          </w:tcPr>
          <w:p w14:paraId="1008786A" w14:textId="77777777" w:rsidR="00C65CEA" w:rsidRDefault="00C65CEA" w:rsidP="00763A5C">
            <w:pPr>
              <w:spacing w:after="120"/>
            </w:pPr>
            <w:r>
              <w:t>Ranges</w:t>
            </w:r>
          </w:p>
        </w:tc>
        <w:tc>
          <w:tcPr>
            <w:tcW w:w="4727" w:type="dxa"/>
          </w:tcPr>
          <w:p w14:paraId="30002837" w14:textId="77777777" w:rsidR="00C65CEA" w:rsidRDefault="00C65CEA" w:rsidP="00763A5C">
            <w:pPr>
              <w:spacing w:after="120"/>
            </w:pPr>
            <w:proofErr w:type="gramStart"/>
            <w:r>
              <w:t>time:TemporalEntity</w:t>
            </w:r>
            <w:proofErr w:type="gramEnd"/>
          </w:p>
        </w:tc>
      </w:tr>
    </w:tbl>
    <w:p w14:paraId="37C1DA27" w14:textId="77777777" w:rsidR="00C65CEA" w:rsidRDefault="00C65CEA" w:rsidP="001D2538">
      <w:pPr>
        <w:spacing w:after="120" w:line="360" w:lineRule="auto"/>
      </w:pPr>
    </w:p>
    <w:p w14:paraId="6ABF2A0D" w14:textId="130EDFDC" w:rsidR="001D2538" w:rsidRDefault="00A62F41" w:rsidP="001D2538">
      <w:pPr>
        <w:pStyle w:val="Caption"/>
        <w:keepNext/>
        <w:spacing w:after="120"/>
      </w:pPr>
      <w:r>
        <w:fldChar w:fldCharType="end"/>
      </w:r>
      <w:bookmarkStart w:id="71" w:name="_Ref11834761"/>
      <w:bookmarkStart w:id="72" w:name="_Ref11834749"/>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1D2538" w14:paraId="7D614A33" w14:textId="77777777" w:rsidTr="00763A5C">
        <w:tc>
          <w:tcPr>
            <w:tcW w:w="2117" w:type="dxa"/>
            <w:shd w:val="clear" w:color="auto" w:fill="00FFFF"/>
          </w:tcPr>
          <w:p w14:paraId="42BD1C80" w14:textId="77777777" w:rsidR="001D2538" w:rsidRDefault="001D2538" w:rsidP="00763A5C">
            <w:pPr>
              <w:tabs>
                <w:tab w:val="left" w:pos="1027"/>
              </w:tabs>
              <w:spacing w:after="120"/>
            </w:pPr>
            <w:r>
              <w:t>Property</w:t>
            </w:r>
            <w:r>
              <w:tab/>
            </w:r>
          </w:p>
        </w:tc>
        <w:tc>
          <w:tcPr>
            <w:tcW w:w="2506" w:type="dxa"/>
            <w:shd w:val="clear" w:color="auto" w:fill="00FFFF"/>
          </w:tcPr>
          <w:p w14:paraId="6BFB23ED" w14:textId="77777777" w:rsidR="001D2538" w:rsidRDefault="001D2538" w:rsidP="00763A5C">
            <w:pPr>
              <w:spacing w:after="120"/>
            </w:pPr>
            <w:r>
              <w:t>Characteristic</w:t>
            </w:r>
          </w:p>
        </w:tc>
        <w:tc>
          <w:tcPr>
            <w:tcW w:w="4727" w:type="dxa"/>
            <w:shd w:val="clear" w:color="auto" w:fill="00FFFF"/>
          </w:tcPr>
          <w:p w14:paraId="1C9E3B9A" w14:textId="77777777" w:rsidR="001D2538" w:rsidRDefault="001D2538" w:rsidP="00763A5C">
            <w:pPr>
              <w:spacing w:after="120"/>
            </w:pPr>
            <w:r>
              <w:t>Value (if applicable)</w:t>
            </w:r>
          </w:p>
        </w:tc>
      </w:tr>
      <w:tr w:rsidR="001D2538" w14:paraId="6F821E37" w14:textId="77777777" w:rsidTr="00763A5C">
        <w:tc>
          <w:tcPr>
            <w:tcW w:w="2117" w:type="dxa"/>
            <w:vMerge w:val="restart"/>
          </w:tcPr>
          <w:p w14:paraId="18687CC4" w14:textId="77777777" w:rsidR="001D2538" w:rsidRDefault="001D2538" w:rsidP="00763A5C">
            <w:pPr>
              <w:spacing w:after="120"/>
            </w:pPr>
            <w:r>
              <w:t>hasManifestation</w:t>
            </w:r>
          </w:p>
        </w:tc>
        <w:tc>
          <w:tcPr>
            <w:tcW w:w="2506" w:type="dxa"/>
          </w:tcPr>
          <w:p w14:paraId="7B8736F4" w14:textId="77777777" w:rsidR="001D2538" w:rsidRDefault="001D2538" w:rsidP="00763A5C">
            <w:pPr>
              <w:spacing w:after="120"/>
            </w:pPr>
            <w:r>
              <w:t>inverseOf</w:t>
            </w:r>
          </w:p>
        </w:tc>
        <w:tc>
          <w:tcPr>
            <w:tcW w:w="4727" w:type="dxa"/>
          </w:tcPr>
          <w:p w14:paraId="0D5420FC" w14:textId="77777777" w:rsidR="001D2538" w:rsidRDefault="001D2538" w:rsidP="00763A5C">
            <w:pPr>
              <w:spacing w:after="120"/>
            </w:pPr>
            <w:r>
              <w:t>manifestationOf</w:t>
            </w:r>
          </w:p>
        </w:tc>
      </w:tr>
      <w:tr w:rsidR="001D2538" w14:paraId="4D6CFBAC" w14:textId="77777777" w:rsidTr="00763A5C">
        <w:tc>
          <w:tcPr>
            <w:tcW w:w="2117" w:type="dxa"/>
            <w:vMerge/>
          </w:tcPr>
          <w:p w14:paraId="6DCE066F" w14:textId="77777777" w:rsidR="001D2538" w:rsidRDefault="001D2538" w:rsidP="00763A5C">
            <w:pPr>
              <w:spacing w:after="120"/>
            </w:pPr>
          </w:p>
        </w:tc>
        <w:tc>
          <w:tcPr>
            <w:tcW w:w="2506" w:type="dxa"/>
          </w:tcPr>
          <w:p w14:paraId="13D9C43E" w14:textId="77777777" w:rsidR="001D2538" w:rsidRDefault="001D2538" w:rsidP="00763A5C">
            <w:pPr>
              <w:spacing w:after="120"/>
            </w:pPr>
            <w:r>
              <w:t>Inverse Functional</w:t>
            </w:r>
          </w:p>
        </w:tc>
        <w:tc>
          <w:tcPr>
            <w:tcW w:w="4727" w:type="dxa"/>
          </w:tcPr>
          <w:p w14:paraId="244A3200" w14:textId="77777777" w:rsidR="001D2538" w:rsidRDefault="001D2538" w:rsidP="00763A5C">
            <w:pPr>
              <w:spacing w:after="120"/>
            </w:pPr>
            <w:r>
              <w:t>-</w:t>
            </w:r>
          </w:p>
        </w:tc>
      </w:tr>
      <w:tr w:rsidR="001D2538" w14:paraId="6EC43F01" w14:textId="77777777" w:rsidTr="00763A5C">
        <w:tc>
          <w:tcPr>
            <w:tcW w:w="2117" w:type="dxa"/>
          </w:tcPr>
          <w:p w14:paraId="68FFCEDF" w14:textId="77777777" w:rsidR="001D2538" w:rsidRDefault="001D2538" w:rsidP="00763A5C">
            <w:pPr>
              <w:spacing w:after="120"/>
            </w:pPr>
            <w:r>
              <w:t>manifestationOf</w:t>
            </w:r>
          </w:p>
        </w:tc>
        <w:tc>
          <w:tcPr>
            <w:tcW w:w="2506" w:type="dxa"/>
          </w:tcPr>
          <w:p w14:paraId="38B0359A" w14:textId="77777777" w:rsidR="001D2538" w:rsidRDefault="001D2538" w:rsidP="00763A5C">
            <w:pPr>
              <w:spacing w:after="120"/>
            </w:pPr>
            <w:r>
              <w:t>Functional</w:t>
            </w:r>
          </w:p>
        </w:tc>
        <w:tc>
          <w:tcPr>
            <w:tcW w:w="4727" w:type="dxa"/>
          </w:tcPr>
          <w:p w14:paraId="5B0520B2" w14:textId="77777777" w:rsidR="001D2538" w:rsidRDefault="001D2538" w:rsidP="00763A5C">
            <w:pPr>
              <w:spacing w:after="120"/>
            </w:pPr>
            <w:r>
              <w:t>-</w:t>
            </w:r>
          </w:p>
        </w:tc>
      </w:tr>
      <w:tr w:rsidR="001D2538" w14:paraId="08520871" w14:textId="77777777" w:rsidTr="00763A5C">
        <w:tc>
          <w:tcPr>
            <w:tcW w:w="2117" w:type="dxa"/>
          </w:tcPr>
          <w:p w14:paraId="79B1EA3E" w14:textId="77777777" w:rsidR="001D2538" w:rsidRDefault="001D2538" w:rsidP="00763A5C">
            <w:pPr>
              <w:spacing w:after="120"/>
            </w:pPr>
            <w:r>
              <w:t>existsAt</w:t>
            </w:r>
          </w:p>
        </w:tc>
        <w:tc>
          <w:tcPr>
            <w:tcW w:w="2506" w:type="dxa"/>
          </w:tcPr>
          <w:p w14:paraId="3974477B" w14:textId="77777777" w:rsidR="001D2538" w:rsidRDefault="001D2538" w:rsidP="00763A5C">
            <w:pPr>
              <w:spacing w:after="120"/>
            </w:pPr>
            <w:r>
              <w:t>Ranges</w:t>
            </w:r>
          </w:p>
        </w:tc>
        <w:tc>
          <w:tcPr>
            <w:tcW w:w="4727" w:type="dxa"/>
          </w:tcPr>
          <w:p w14:paraId="3CE7165F" w14:textId="77777777" w:rsidR="001D2538" w:rsidRDefault="001D2538" w:rsidP="00763A5C">
            <w:pPr>
              <w:spacing w:after="120"/>
            </w:pPr>
            <w:proofErr w:type="gramStart"/>
            <w:r>
              <w:t>time:TemporalEntity</w:t>
            </w:r>
            <w:proofErr w:type="gramEnd"/>
          </w:p>
        </w:tc>
      </w:tr>
    </w:tbl>
    <w:p w14:paraId="4E1A86EE" w14:textId="77777777" w:rsidR="001D2538" w:rsidRDefault="001D2538" w:rsidP="001D2538">
      <w:pPr>
        <w:spacing w:after="120" w:line="360" w:lineRule="auto"/>
      </w:pPr>
    </w:p>
    <w:bookmarkEnd w:id="71"/>
    <w:bookmarkEnd w:id="72"/>
    <w:p w14:paraId="10ED4255" w14:textId="041F6334" w:rsidR="00A62F41" w:rsidRPr="009878B0" w:rsidRDefault="00A62F41" w:rsidP="00C65CEA">
      <w:pPr>
        <w:pStyle w:val="Heading4"/>
      </w:pPr>
      <w:r>
        <w:t>An Example</w:t>
      </w:r>
    </w:p>
    <w:p w14:paraId="79166901" w14:textId="292E139E" w:rsidR="00A62F41" w:rsidRDefault="00A62F41" w:rsidP="00A62F41">
      <w:pPr>
        <w:spacing w:after="120" w:line="360" w:lineRule="auto"/>
      </w:pPr>
      <w:r>
        <w:t>A key question to answer in the representation of changing objects is what properties may be subject to change, as opposed to other properties which have values that are part of the object’s identity. The vehicle identifier (VIN) is a unique identifier for a vehicle that is assigned by the manufacturer and remains constant throughout a vehicle’s lifetime. Therefore, the VIN should be a property of the TimeVaryingConcept (a class typically denoted with “</w:t>
      </w:r>
      <w:commentRangeStart w:id="73"/>
      <w:r>
        <w:t>PD</w:t>
      </w:r>
      <w:commentRangeEnd w:id="73"/>
      <w:r w:rsidR="00FF06FB">
        <w:rPr>
          <w:rStyle w:val="CommentReference"/>
          <w:rFonts w:asciiTheme="minorHAnsi" w:eastAsiaTheme="minorEastAsia" w:hAnsiTheme="minorHAnsi"/>
          <w:lang w:val="en-US" w:bidi="en-US"/>
        </w:rPr>
        <w:commentReference w:id="73"/>
      </w:r>
      <w:r>
        <w:t>”</w:t>
      </w:r>
      <w:r w:rsidRPr="00EE667C">
        <w:rPr>
          <w:rStyle w:val="FootnoteReference"/>
          <w:rFonts w:eastAsiaTheme="majorEastAsia"/>
        </w:rPr>
        <w:t xml:space="preserve"> </w:t>
      </w:r>
      <w:r>
        <w:rPr>
          <w:rStyle w:val="FootnoteReference"/>
          <w:rFonts w:eastAsiaTheme="majorEastAsia"/>
        </w:rPr>
        <w:footnoteReference w:id="4"/>
      </w:r>
      <w:r>
        <w:t xml:space="preserve">, for example VehiclePD) object. On the other hand, a vehicle’s location may change over time. Therefore, the </w:t>
      </w:r>
      <w:r>
        <w:lastRenderedPageBreak/>
        <w:t xml:space="preserve">location should a property of the Manifestation object (a member of the Vehicle class). Note that the Change Ontology has implications not only on how instance data is represented, but also on how domain-specific classes are defined. This example representation is depicted in </w:t>
      </w:r>
      <w:r>
        <w:fldChar w:fldCharType="begin"/>
      </w:r>
      <w:r>
        <w:instrText xml:space="preserve"> REF _Ref11834852 \h </w:instrText>
      </w:r>
      <w:r>
        <w:fldChar w:fldCharType="separate"/>
      </w:r>
      <w:r w:rsidR="00C65CEA">
        <w:t xml:space="preserve">Figure </w:t>
      </w:r>
      <w:r w:rsidR="00C65CEA">
        <w:rPr>
          <w:noProof/>
        </w:rPr>
        <w:t>4</w:t>
      </w:r>
      <w:r>
        <w:fldChar w:fldCharType="end"/>
      </w:r>
      <w:r>
        <w:t>. The individual “veh1t1” represents a manifestation of the individual vehicle “veh1”; in other words, veh1t1 captures a snapshot of veh1 in time. While veh1 has a single VIN for its entire existence, its location will change over time. Therefore, it is related to a series of individual manifestations (veh1t1 and others) that capture changing properties, such as location. When the location changes, this will be represented by another individual manifestation of veh1. Not captured in the diagram is the fact that each manifestation exists during some point or interval in time and thus may be related to a different temporal entity.</w:t>
      </w:r>
    </w:p>
    <w:p w14:paraId="6BC7390E" w14:textId="77777777" w:rsidR="00A62F41" w:rsidRDefault="00A62F41" w:rsidP="00A62F41">
      <w:pPr>
        <w:keepNext/>
        <w:spacing w:after="120" w:line="360" w:lineRule="auto"/>
      </w:pPr>
      <w:r w:rsidRPr="003E77FC">
        <w:rPr>
          <w:noProof/>
        </w:rPr>
        <w:drawing>
          <wp:inline distT="0" distB="0" distL="0" distR="0" wp14:anchorId="6857C3CD" wp14:editId="09FF7B39">
            <wp:extent cx="5943600" cy="2942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2590"/>
                    </a:xfrm>
                    <a:prstGeom prst="rect">
                      <a:avLst/>
                    </a:prstGeom>
                  </pic:spPr>
                </pic:pic>
              </a:graphicData>
            </a:graphic>
          </wp:inline>
        </w:drawing>
      </w:r>
    </w:p>
    <w:p w14:paraId="54E4CB4A" w14:textId="5C283D2D" w:rsidR="00A62F41" w:rsidRDefault="00A62F41" w:rsidP="00A62F41">
      <w:pPr>
        <w:pStyle w:val="Caption"/>
        <w:spacing w:after="120"/>
      </w:pPr>
      <w:bookmarkStart w:id="74" w:name="_Ref11834852"/>
      <w:bookmarkStart w:id="75" w:name="_Ref11834838"/>
      <w:r>
        <w:t xml:space="preserve">Figure </w:t>
      </w:r>
      <w:fldSimple w:instr=" SEQ Figure \* ARABIC ">
        <w:r w:rsidR="001A6211">
          <w:rPr>
            <w:noProof/>
          </w:rPr>
          <w:t>4</w:t>
        </w:r>
      </w:fldSimple>
      <w:bookmarkEnd w:id="74"/>
      <w:r>
        <w:t>: Example use of the Change Ontology</w:t>
      </w:r>
      <w:bookmarkEnd w:id="75"/>
    </w:p>
    <w:p w14:paraId="0E3922AF" w14:textId="77777777" w:rsidR="00A62F41" w:rsidRDefault="00A62F41" w:rsidP="00FA36DF">
      <w:pPr>
        <w:rPr>
          <w:b/>
        </w:rPr>
      </w:pPr>
    </w:p>
    <w:p w14:paraId="1EB0B014" w14:textId="66455E22"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76" w:name="_Toc21701972"/>
      <w:r>
        <w:t>Activity Ontology</w:t>
      </w:r>
      <w:bookmarkEnd w:id="76"/>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04AEA597" w14:textId="77777777" w:rsidR="00882108" w:rsidRDefault="00882108" w:rsidP="00BA5BA6">
      <w:pPr>
        <w:rPr>
          <w:b/>
        </w:rPr>
      </w:pPr>
    </w:p>
    <w:p w14:paraId="7D4E2662" w14:textId="77777777" w:rsidR="00882108" w:rsidRDefault="00882108" w:rsidP="00882108">
      <w:pPr>
        <w:spacing w:after="120" w:line="360" w:lineRule="auto"/>
        <w:rPr>
          <w:rFonts w:cstheme="minorHAnsi"/>
        </w:rPr>
      </w:pPr>
      <w:r>
        <w:t xml:space="preserve">The concept of activities arises in several cases in the domain of transportation planning. Of particular importance are the trip activities that contribute to the demand on a transportation system, and the routine activities that motivate these trips. Trips are defined more precisely in an </w:t>
      </w:r>
      <w:r>
        <w:lastRenderedPageBreak/>
        <w:t xml:space="preserve">extension of the activity ontology, however both types of activities share the same </w:t>
      </w:r>
      <w:r w:rsidRPr="002C23A9">
        <w:rPr>
          <w:rFonts w:cstheme="minorHAnsi"/>
        </w:rPr>
        <w:t>foundational semantics.</w:t>
      </w:r>
      <w:r>
        <w:rPr>
          <w:rFonts w:cstheme="minorHAnsi"/>
        </w:rPr>
        <w:t xml:space="preserve"> In the most general sense, activities may be thought of things that happen; events that occur (scheduled or not) or actions that are performed by some agent. It is not only the activity but the time of its occurrence and any things that are participants in some way that are involved in the description of an activity. Finally, central to understanding an activity, and thus central to its definition, is the effect it has or should have on the world. </w:t>
      </w:r>
    </w:p>
    <w:p w14:paraId="3A2377CF" w14:textId="77777777" w:rsidR="00882108" w:rsidRDefault="00882108" w:rsidP="00882108">
      <w:pPr>
        <w:pStyle w:val="Heading4"/>
      </w:pPr>
      <w:r>
        <w:t>The Ontology</w:t>
      </w:r>
    </w:p>
    <w:p w14:paraId="7DB823ED" w14:textId="3989297E" w:rsidR="00882108" w:rsidRPr="00CD7C65" w:rsidRDefault="00882108" w:rsidP="00882108">
      <w:pPr>
        <w:spacing w:after="120" w:line="360" w:lineRule="auto"/>
      </w:pPr>
      <w:r w:rsidRPr="002C23A9">
        <w:rPr>
          <w:rFonts w:cstheme="minorHAnsi"/>
        </w:rPr>
        <w:t xml:space="preserve">There are many OWL ontologies that in some way address the concept of activities, however most are lacking with respect to the basic representation requirements. </w:t>
      </w:r>
      <w:r>
        <w:rPr>
          <w:rFonts w:cstheme="minorHAnsi"/>
        </w:rPr>
        <w:t>The Activity Ontology</w:t>
      </w:r>
      <w:r w:rsidRPr="002C23A9">
        <w:rPr>
          <w:rFonts w:cstheme="minorHAnsi"/>
        </w:rPr>
        <w:t xml:space="preserve"> adopt</w:t>
      </w:r>
      <w:r>
        <w:rPr>
          <w:rFonts w:cstheme="minorHAnsi"/>
        </w:rPr>
        <w:t>s</w:t>
      </w:r>
      <w:r w:rsidRPr="002C23A9">
        <w:rPr>
          <w:rFonts w:cstheme="minorHAnsi"/>
        </w:rPr>
        <w:t xml:space="preserve"> the Activity Specification design pattern that was presented by </w:t>
      </w:r>
      <w:r>
        <w:rPr>
          <w:rFonts w:cstheme="minorHAnsi"/>
        </w:rPr>
        <w:fldChar w:fldCharType="begin"/>
      </w:r>
      <w:r w:rsidR="006B06D3">
        <w:rPr>
          <w:rFonts w:cstheme="minorHAnsi"/>
        </w:rPr>
        <w:instrText xml:space="preserve"> ADDIN EN.CITE &lt;EndNote&gt;&lt;Cite&gt;&lt;Author&gt;Katsumi&lt;/Author&gt;&lt;Year&gt;2017&lt;/Year&gt;&lt;IDText&gt;Defining Activity Specifications in OWL&lt;/IDText&gt;&lt;DisplayText&gt;[10]&lt;/DisplayText&gt;&lt;record&gt;&lt;titles&gt;&lt;title&gt;Defining Activity Specifications in OWL&lt;/title&gt;&lt;secondary-title&gt;WOP@ ISWC&lt;/secondary-title&gt;&lt;/titles&gt;&lt;contributors&gt;&lt;authors&gt;&lt;author&gt;Katsumi, Megan&lt;/author&gt;&lt;author&gt;Fox, Mark&lt;/author&gt;&lt;/authors&gt;&lt;/contributors&gt;&lt;added-date format="utc"&gt;1560970356&lt;/added-date&gt;&lt;ref-type name="Conference Proceeding"&gt;10&lt;/ref-type&gt;&lt;dates&gt;&lt;year&gt;2017&lt;/year&gt;&lt;/dates&gt;&lt;rec-number&gt;8&lt;/rec-number&gt;&lt;last-updated-date format="utc"&gt;1560970356&lt;/last-updated-date&gt;&lt;/record&gt;&lt;/Cite&gt;&lt;/EndNote&gt;</w:instrText>
      </w:r>
      <w:r>
        <w:rPr>
          <w:rFonts w:cstheme="minorHAnsi"/>
        </w:rPr>
        <w:fldChar w:fldCharType="separate"/>
      </w:r>
      <w:r w:rsidR="006B06D3">
        <w:rPr>
          <w:rFonts w:cstheme="minorHAnsi"/>
          <w:noProof/>
        </w:rPr>
        <w:t>[10]</w:t>
      </w:r>
      <w:r>
        <w:rPr>
          <w:rFonts w:cstheme="minorHAnsi"/>
        </w:rPr>
        <w:fldChar w:fldCharType="end"/>
      </w:r>
      <w:r w:rsidRPr="002C23A9">
        <w:rPr>
          <w:rFonts w:cstheme="minorHAnsi"/>
        </w:rPr>
        <w:t xml:space="preserve"> as a solution to address these limitations. The proposed solution adopts a view of causality similar to the Event Calculus </w:t>
      </w:r>
      <w:r>
        <w:rPr>
          <w:rFonts w:cstheme="minorHAnsi"/>
        </w:rPr>
        <w:fldChar w:fldCharType="begin"/>
      </w:r>
      <w:r w:rsidR="006B06D3">
        <w:rPr>
          <w:rFonts w:cstheme="minorHAnsi"/>
        </w:rPr>
        <w:instrText xml:space="preserve"> ADDIN EN.CITE &lt;EndNote&gt;&lt;Cite&gt;&lt;Author&gt;Kowalski&lt;/Author&gt;&lt;Year&gt;1986&lt;/Year&gt;&lt;IDText&gt;A logic-based calculus of events. NewGeneration Computing 4&lt;/IDText&gt;&lt;DisplayText&gt;[11]&lt;/DisplayText&gt;&lt;record&gt;&lt;titles&gt;&lt;title&gt;A logic-based calculus of events. NewGeneration Computing 4&lt;/title&gt;&lt;/titles&gt;&lt;contributors&gt;&lt;authors&gt;&lt;author&gt;Kowalski, RA&lt;/author&gt;&lt;author&gt;Sergot, MJ&lt;/author&gt;&lt;/authors&gt;&lt;/contributors&gt;&lt;added-date format="utc"&gt;1560963180&lt;/added-date&gt;&lt;ref-type name="Generic"&gt;13&lt;/ref-type&gt;&lt;dates&gt;&lt;year&gt;1986&lt;/year&gt;&lt;/dates&gt;&lt;rec-number&gt;5&lt;/rec-number&gt;&lt;last-updated-date format="utc"&gt;1560963180&lt;/last-updated-date&gt;&lt;/record&gt;&lt;/Cite&gt;&lt;/EndNote&gt;</w:instrText>
      </w:r>
      <w:r>
        <w:rPr>
          <w:rFonts w:cstheme="minorHAnsi"/>
        </w:rPr>
        <w:fldChar w:fldCharType="separate"/>
      </w:r>
      <w:r w:rsidR="006B06D3">
        <w:rPr>
          <w:rFonts w:cstheme="minorHAnsi"/>
          <w:noProof/>
        </w:rPr>
        <w:t>[11]</w:t>
      </w:r>
      <w:r>
        <w:rPr>
          <w:rFonts w:cstheme="minorHAnsi"/>
        </w:rPr>
        <w:fldChar w:fldCharType="end"/>
      </w:r>
      <w:r w:rsidRPr="002C23A9">
        <w:rPr>
          <w:rFonts w:cstheme="minorHAnsi"/>
        </w:rPr>
        <w:t>, employing the</w:t>
      </w:r>
      <w:r w:rsidRPr="00CD7C65">
        <w:t xml:space="preserve"> concept of manifestations to describe the states (fluents)</w:t>
      </w:r>
      <w:r>
        <w:t xml:space="preserve"> that hold before and after an activity</w:t>
      </w:r>
      <w:r w:rsidRPr="00CD7C65">
        <w:t xml:space="preserve">. The representation of activity specifications is based on the activity clusters introduced by Fox, Sathi, and colleagues </w:t>
      </w:r>
      <w:r>
        <w:fldChar w:fldCharType="begin"/>
      </w:r>
      <w:r w:rsidR="006B06D3">
        <w:instrText xml:space="preserve"> ADDIN EN.CITE &lt;EndNote&gt;&lt;Cite&gt;&lt;Author&gt;Fox&lt;/Author&gt;&lt;Year&gt;1983&lt;/Year&gt;&lt;IDText&gt;Constraint-Directed Search: A Case Study of Job-Shop Scheduling&lt;/IDText&gt;&lt;DisplayText&gt;[12, 13]&lt;/DisplayText&gt;&lt;record&gt;&lt;titles&gt;&lt;title&gt;Constraint-Directed Search: A Case Study of Job-Shop Scheduling&lt;/title&gt;&lt;/titles&gt;&lt;contributors&gt;&lt;authors&gt;&lt;author&gt;Fox, Mark S&lt;/author&gt;&lt;/authors&gt;&lt;/contributors&gt;&lt;added-date format="utc"&gt;1560963388&lt;/added-date&gt;&lt;ref-type name="Report"&gt;27&lt;/ref-type&gt;&lt;dates&gt;&lt;year&gt;1983&lt;/year&gt;&lt;/dates&gt;&lt;rec-number&gt;6&lt;/rec-number&gt;&lt;publisher&gt;CARNEGIE-MELLON UNIV PITTSBURGH PA ROBOTICS INST&lt;/publisher&gt;&lt;last-updated-date format="utc"&gt;1560963388&lt;/last-updated-date&gt;&lt;/record&gt;&lt;/Cite&gt;&lt;Cite&gt;&lt;Author&gt;Sathi&lt;/Author&gt;&lt;Year&gt;1985&lt;/Year&gt;&lt;IDText&gt;Representation of activity knowledge for project management&lt;/IDText&gt;&lt;record&gt;&lt;isbn&gt;0162-8828&lt;/isbn&gt;&lt;titles&gt;&lt;title&gt;Representation of activity knowledge for project management&lt;/title&gt;&lt;secondary-title&gt;IEEE Transactions on pattern analysis and machine intelligence&lt;/secondary-title&gt;&lt;/titles&gt;&lt;pages&gt;531-552&lt;/pages&gt;&lt;number&gt;5&lt;/number&gt;&lt;contributors&gt;&lt;authors&gt;&lt;author&gt;Sathi, Arvind&lt;/author&gt;&lt;author&gt;Fox, Mark S&lt;/author&gt;&lt;author&gt;Greenberg, Michael&lt;/author&gt;&lt;/authors&gt;&lt;/contributors&gt;&lt;added-date format="utc"&gt;1560963401&lt;/added-date&gt;&lt;ref-type name="Journal Article"&gt;17&lt;/ref-type&gt;&lt;dates&gt;&lt;year&gt;1985&lt;/year&gt;&lt;/dates&gt;&lt;rec-number&gt;7&lt;/rec-number&gt;&lt;last-updated-date format="utc"&gt;1560963401&lt;/last-updated-date&gt;&lt;/record&gt;&lt;/Cite&gt;&lt;/EndNote&gt;</w:instrText>
      </w:r>
      <w:r>
        <w:fldChar w:fldCharType="separate"/>
      </w:r>
      <w:r w:rsidR="006B06D3">
        <w:rPr>
          <w:noProof/>
        </w:rPr>
        <w:t>[12, 13]</w:t>
      </w:r>
      <w:r>
        <w:fldChar w:fldCharType="end"/>
      </w:r>
      <w:r w:rsidRPr="00CD7C65">
        <w:t>.</w:t>
      </w:r>
    </w:p>
    <w:p w14:paraId="1C47323C" w14:textId="50FB8516" w:rsidR="00882108" w:rsidRDefault="00882108" w:rsidP="00882108">
      <w:pPr>
        <w:spacing w:after="120" w:line="360" w:lineRule="auto"/>
      </w:pPr>
      <w:r w:rsidRPr="00CD7C65">
        <w:t xml:space="preserve">A precursor to the TOVE </w:t>
      </w:r>
      <w:r>
        <w:fldChar w:fldCharType="begin"/>
      </w:r>
      <w:r w:rsidR="006B06D3">
        <w:instrText xml:space="preserve"> ADDIN EN.CITE &lt;EndNote&gt;&lt;Cite&gt;&lt;Author&gt;Fox&lt;/Author&gt;&lt;Year&gt;1998&lt;/Year&gt;&lt;IDText&gt;Enterprise modeling&lt;/IDText&gt;&lt;DisplayText&gt;[14]&lt;/DisplayText&gt;&lt;record&gt;&lt;isbn&gt;2371-9621&lt;/isbn&gt;&lt;titles&gt;&lt;title&gt;Enterprise modeling&lt;/title&gt;&lt;secondary-title&gt;AI magazine&lt;/secondary-title&gt;&lt;/titles&gt;&lt;pages&gt;109-109&lt;/pages&gt;&lt;number&gt;3&lt;/number&gt;&lt;contributors&gt;&lt;authors&gt;&lt;author&gt;Fox, Mark S&lt;/author&gt;&lt;author&gt;Gruninger, Michael&lt;/author&gt;&lt;/authors&gt;&lt;/contributors&gt;&lt;added-date format="utc"&gt;1562953806&lt;/added-date&gt;&lt;ref-type name="Journal Article"&gt;17&lt;/ref-type&gt;&lt;dates&gt;&lt;year&gt;1998&lt;/year&gt;&lt;/dates&gt;&lt;rec-number&gt;13&lt;/rec-number&gt;&lt;last-updated-date format="utc"&gt;1562953806&lt;/last-updated-date&gt;&lt;volume&gt;19&lt;/volume&gt;&lt;/record&gt;&lt;/Cite&gt;&lt;/EndNote&gt;</w:instrText>
      </w:r>
      <w:r>
        <w:fldChar w:fldCharType="separate"/>
      </w:r>
      <w:r w:rsidR="006B06D3">
        <w:rPr>
          <w:noProof/>
        </w:rPr>
        <w:t>[14]</w:t>
      </w:r>
      <w:r>
        <w:fldChar w:fldCharType="end"/>
      </w:r>
      <w:r w:rsidRPr="00CD7C65">
        <w:t xml:space="preserve"> and PSL </w:t>
      </w:r>
      <w:r>
        <w:fldChar w:fldCharType="begin"/>
      </w:r>
      <w:r w:rsidR="006B06D3">
        <w:instrText xml:space="preserve"> ADDIN EN.CITE &lt;EndNote&gt;&lt;Cite&gt;&lt;Author&gt;Grüninger&lt;/Author&gt;&lt;Year&gt;2009&lt;/Year&gt;&lt;IDText&gt;Using the PSL ontology&lt;/IDText&gt;&lt;DisplayText&gt;[15]&lt;/DisplayText&gt;&lt;record&gt;&lt;titles&gt;&lt;title&gt;Using the PSL ontology&lt;/title&gt;&lt;secondary-title&gt;Handbook on Ontologies&lt;/secondary-title&gt;&lt;/titles&gt;&lt;pages&gt;423-443&lt;/pages&gt;&lt;contributors&gt;&lt;authors&gt;&lt;author&gt;Grüninger, Michael&lt;/author&gt;&lt;/authors&gt;&lt;/contributors&gt;&lt;added-date format="utc"&gt;1562953873&lt;/added-date&gt;&lt;ref-type name="Book Section"&gt;5&lt;/ref-type&gt;&lt;dates&gt;&lt;year&gt;2009&lt;/year&gt;&lt;/dates&gt;&lt;rec-number&gt;14&lt;/rec-number&gt;&lt;publisher&gt;Springer&lt;/publisher&gt;&lt;last-updated-date format="utc"&gt;1562953873&lt;/last-updated-date&gt;&lt;/record&gt;&lt;/Cite&gt;&lt;/EndNote&gt;</w:instrText>
      </w:r>
      <w:r>
        <w:fldChar w:fldCharType="separate"/>
      </w:r>
      <w:r w:rsidR="006B06D3">
        <w:rPr>
          <w:noProof/>
        </w:rPr>
        <w:t>[15]</w:t>
      </w:r>
      <w:r>
        <w:fldChar w:fldCharType="end"/>
      </w:r>
      <w:r w:rsidRPr="00CD7C65">
        <w:t xml:space="preserve"> activity ontologies, an activity cluster provides a basic structure for representing activity specifications. Illustrated in </w:t>
      </w:r>
      <w:r>
        <w:fldChar w:fldCharType="begin"/>
      </w:r>
      <w:r>
        <w:instrText xml:space="preserve"> REF _Ref2239297 \h </w:instrText>
      </w:r>
      <w:r>
        <w:fldChar w:fldCharType="separate"/>
      </w:r>
      <w:r w:rsidR="00C65CEA">
        <w:t xml:space="preserve">Figure </w:t>
      </w:r>
      <w:r w:rsidR="00C65CEA">
        <w:rPr>
          <w:noProof/>
        </w:rPr>
        <w:t>5</w:t>
      </w:r>
      <w:r>
        <w:fldChar w:fldCharType="end"/>
      </w:r>
      <w:r>
        <w:t xml:space="preserve">, </w:t>
      </w:r>
      <w:r w:rsidRPr="00CD7C65">
        <w:t>it consists of an activity connected to an enabling and caused state, each of which may be a state tree that defines complex states via decomposition into conjunctions and disjunctions of states.</w:t>
      </w:r>
    </w:p>
    <w:p w14:paraId="725EFA71" w14:textId="77777777" w:rsidR="00882108" w:rsidRDefault="00882108" w:rsidP="00882108">
      <w:pPr>
        <w:keepNext/>
        <w:spacing w:after="120" w:line="360" w:lineRule="auto"/>
        <w:jc w:val="center"/>
      </w:pPr>
      <w:r w:rsidRPr="002C23A9">
        <w:rPr>
          <w:noProof/>
        </w:rPr>
        <w:drawing>
          <wp:inline distT="0" distB="0" distL="0" distR="0" wp14:anchorId="2ECA2391" wp14:editId="1BC333B1">
            <wp:extent cx="4603279" cy="720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3279" cy="720000"/>
                    </a:xfrm>
                    <a:prstGeom prst="rect">
                      <a:avLst/>
                    </a:prstGeom>
                  </pic:spPr>
                </pic:pic>
              </a:graphicData>
            </a:graphic>
          </wp:inline>
        </w:drawing>
      </w:r>
    </w:p>
    <w:p w14:paraId="40BAA84D" w14:textId="7D082A2A" w:rsidR="00882108" w:rsidRPr="00CD7C65" w:rsidRDefault="00882108" w:rsidP="00882108">
      <w:pPr>
        <w:pStyle w:val="Caption"/>
        <w:spacing w:after="120"/>
        <w:jc w:val="center"/>
        <w:rPr>
          <w:lang w:val="en-CA"/>
        </w:rPr>
      </w:pPr>
      <w:bookmarkStart w:id="77" w:name="_Ref2239297"/>
      <w:r>
        <w:t xml:space="preserve">Figure </w:t>
      </w:r>
      <w:r>
        <w:rPr>
          <w:noProof/>
        </w:rPr>
        <w:fldChar w:fldCharType="begin"/>
      </w:r>
      <w:r>
        <w:rPr>
          <w:noProof/>
        </w:rPr>
        <w:instrText xml:space="preserve"> SEQ Figure \* ARABIC </w:instrText>
      </w:r>
      <w:r>
        <w:rPr>
          <w:noProof/>
        </w:rPr>
        <w:fldChar w:fldCharType="separate"/>
      </w:r>
      <w:r w:rsidR="001A6211">
        <w:rPr>
          <w:noProof/>
        </w:rPr>
        <w:t>5</w:t>
      </w:r>
      <w:r>
        <w:rPr>
          <w:noProof/>
        </w:rPr>
        <w:fldChar w:fldCharType="end"/>
      </w:r>
      <w:bookmarkEnd w:id="77"/>
      <w:r>
        <w:t>: A generic activity cluster</w:t>
      </w:r>
    </w:p>
    <w:p w14:paraId="53D77780" w14:textId="77777777" w:rsidR="00882108" w:rsidRDefault="00882108" w:rsidP="00882108">
      <w:pPr>
        <w:spacing w:after="120" w:line="360" w:lineRule="auto"/>
      </w:pPr>
      <w:r w:rsidRPr="00CD7C65">
        <w:t xml:space="preserve">It is important to clarify that in this </w:t>
      </w:r>
      <w:r>
        <w:t>approach</w:t>
      </w:r>
      <w:r w:rsidRPr="00CD7C65">
        <w:t xml:space="preserve"> an activity is interpreted as a class of occurrences</w:t>
      </w:r>
      <w:r>
        <w:t xml:space="preserve">, in contrast other </w:t>
      </w:r>
      <w:r w:rsidRPr="00CD7C65">
        <w:t>approach</w:t>
      </w:r>
      <w:r>
        <w:t>es</w:t>
      </w:r>
      <w:r w:rsidRPr="00CD7C65">
        <w:t xml:space="preserve"> where activities are separate entities </w:t>
      </w:r>
      <w:r>
        <w:t xml:space="preserve">that are </w:t>
      </w:r>
      <w:r w:rsidRPr="00CD7C65">
        <w:t xml:space="preserve">related to occurrences via an </w:t>
      </w:r>
      <w:r w:rsidRPr="009D5E07">
        <w:rPr>
          <w:i/>
        </w:rPr>
        <w:t>occurrence of</w:t>
      </w:r>
      <w:r w:rsidRPr="00CD7C65">
        <w:t xml:space="preserve"> relation</w:t>
      </w:r>
      <w:r>
        <w:t xml:space="preserve">. This decision was motivated by several pragmatic factors: in many cases it is sufficient to capture information regarding individual activities (i.e. occurrences or events). These activities may be categorized via different subclasses of “Activity”, but there is no need to associate them with a single activity type entity, unless we wish to characterize the activity type itself. The capability for this more complex formalization is supported, should it be required, by the Recurring Event ontology (presented below). Dividing these representations into </w:t>
      </w:r>
      <w:r>
        <w:lastRenderedPageBreak/>
        <w:t>two separate ontologies allows users of this representation the discretion to only include what they need. In addition, much of the semantics that relate activity types and occurrences – as defined in PSL for example – is not expressible in OWL. There would be little value in forcing such an ontology in OWL, which would only superficially capture the intended semantics. Instead, the Activity Ontology works within the limitations of OWL to capture the concepts of activities, their composition, preconditions and effects, and ordering. The key terms are described below:</w:t>
      </w:r>
    </w:p>
    <w:p w14:paraId="0C104810" w14:textId="77777777" w:rsidR="00882108" w:rsidRDefault="00882108" w:rsidP="00882108">
      <w:pPr>
        <w:spacing w:after="120" w:line="360" w:lineRule="auto"/>
      </w:pPr>
      <w:r>
        <w:t xml:space="preserve">An Activity describes something that occurs in the domain. It may have precondition and/or effect states, and may be further decomposed into subactivities. An Activity may be </w:t>
      </w:r>
      <w:r w:rsidRPr="00D82D09">
        <w:t>enabled by or cause</w:t>
      </w:r>
      <w:r>
        <w:t xml:space="preserve"> some State</w:t>
      </w:r>
      <w:r>
        <w:rPr>
          <w:strike/>
        </w:rPr>
        <w:t>s</w:t>
      </w:r>
      <w:r>
        <w:t xml:space="preserve">. An enabling/causing state is a generalization of a precondition/effect; an Activity is enabled by or causes some State if it has a subactivity with a precondition or effect (respectively) of that State. An Activity </w:t>
      </w:r>
      <w:r w:rsidRPr="00D82D09">
        <w:t>occurs at</w:t>
      </w:r>
      <w:r w:rsidRPr="006841E7">
        <w:t xml:space="preserve"> some point in time</w:t>
      </w:r>
      <w:r>
        <w:t xml:space="preserve"> or over some interval,</w:t>
      </w:r>
      <w:r w:rsidRPr="006841E7">
        <w:t xml:space="preserve"> and space</w:t>
      </w:r>
      <w:r>
        <w:t>, and may have some participants. Finally, though it is not possible to fully define the semantics in OWL, some notion of an ordering on activity occurrences must be captured in some cases. To address this, the properties: “occursBefore” and “occursDirectlyBefore” are introduced in the Activity ontology.</w:t>
      </w:r>
    </w:p>
    <w:p w14:paraId="67A94A21" w14:textId="77777777" w:rsidR="00882108" w:rsidRDefault="00882108" w:rsidP="00882108">
      <w:pPr>
        <w:spacing w:after="120" w:line="360" w:lineRule="auto"/>
      </w:pPr>
      <w:r>
        <w:t xml:space="preserve">While we cannot fully define this semantics of an ordering over occurrences in OWL, we can leverage the start and end times of an activity to describe the occursBefore property using object property chaining: </w:t>
      </w:r>
    </w:p>
    <w:p w14:paraId="648DB64B" w14:textId="77777777" w:rsidR="00882108" w:rsidRDefault="00882108" w:rsidP="00BC16B7">
      <w:pPr>
        <w:pStyle w:val="ListParagraph"/>
        <w:numPr>
          <w:ilvl w:val="0"/>
          <w:numId w:val="43"/>
        </w:numPr>
        <w:spacing w:after="120" w:line="360" w:lineRule="auto"/>
      </w:pPr>
      <w:r>
        <w:t xml:space="preserve">An activity occursBefore another if its endOf instant is before the beginOf instant of the other activity: </w:t>
      </w:r>
      <w:r w:rsidRPr="00A00FEB">
        <w:t>endOf o before o inverse (beginOf)</w:t>
      </w:r>
      <w:r>
        <w:t xml:space="preserve"> -&gt; occursBefore. The occursBefore relation is also defined as transitive. </w:t>
      </w:r>
    </w:p>
    <w:p w14:paraId="2B974113" w14:textId="77777777" w:rsidR="00882108" w:rsidRDefault="00882108" w:rsidP="00BC16B7">
      <w:pPr>
        <w:pStyle w:val="ListParagraph"/>
        <w:numPr>
          <w:ilvl w:val="0"/>
          <w:numId w:val="43"/>
        </w:numPr>
        <w:spacing w:after="120" w:line="360" w:lineRule="auto"/>
      </w:pPr>
      <w:r>
        <w:t>An activity occursDirectlyBefore another if it occursAt an interval that meets the interval of the other activity; this can be captured similarly with object property chaining: occursAt o intervalMeets o inverse(occursAt) -&gt; occursDirectlyBefore.</w:t>
      </w:r>
    </w:p>
    <w:p w14:paraId="64A849F8" w14:textId="77777777" w:rsidR="00882108" w:rsidRDefault="00882108" w:rsidP="00882108">
      <w:pPr>
        <w:spacing w:after="120" w:line="360" w:lineRule="auto"/>
      </w:pPr>
      <w:r>
        <w:t>A state refers to a subclass of manifestations, as defined in the Change Ontology. It may be an immediate precondition or effect of some Activity, or more generally it may enable or be caused by some Activity (in which case, it might be a direct precondition or effect of some subactivity of the activity). A state may be complex and refer to some combination of classes of manifestations.</w:t>
      </w:r>
    </w:p>
    <w:p w14:paraId="272AA7A8" w14:textId="77777777" w:rsidR="00882108" w:rsidRPr="00F31640" w:rsidRDefault="00882108" w:rsidP="00882108">
      <w:pPr>
        <w:pStyle w:val="ListParagraph"/>
        <w:spacing w:after="120" w:line="360" w:lineRule="auto"/>
      </w:pPr>
      <w:r w:rsidRPr="00E3528B">
        <w:lastRenderedPageBreak/>
        <w:t>A State may be either non-terminal or terminal. A terminal state has no child states, and therefore refers directly to a class of manifestations, whereas a non-terminal state has child states, which may define some classes of manifestations, or further define some other complex state types.</w:t>
      </w:r>
      <w:r>
        <w:t xml:space="preserve"> </w:t>
      </w:r>
      <w:r w:rsidRPr="00E3528B">
        <w:t>A state type cannot be both non-terminal and terminal.</w:t>
      </w:r>
    </w:p>
    <w:p w14:paraId="2A6E9579" w14:textId="77777777" w:rsidR="00882108" w:rsidRDefault="00882108" w:rsidP="00882108">
      <w:pPr>
        <w:pStyle w:val="ListParagraph"/>
        <w:spacing w:after="120" w:line="360" w:lineRule="auto"/>
      </w:pPr>
      <w:r>
        <w:t>A terminal state has cannot be decomposed, in other words it has no substates. It corresponds to a particular class of manifestations. A terminal state is achieved at some time if and only if there exists a manifestation within its defined classification, that exists at that time.</w:t>
      </w:r>
    </w:p>
    <w:p w14:paraId="6F691AB2" w14:textId="77777777" w:rsidR="00882108" w:rsidRPr="00E3528B" w:rsidRDefault="00882108" w:rsidP="00882108">
      <w:pPr>
        <w:pStyle w:val="ListParagraph"/>
        <w:spacing w:after="120" w:line="360" w:lineRule="auto"/>
      </w:pPr>
      <w:r>
        <w:t xml:space="preserve">A non-terminal state may be conjunctive or disjunctive. Naturally, a conjunctive state is defined by the conjunction of its child state, whereas a disjunctive state is defined by the disjunction of its child states. </w:t>
      </w:r>
      <w:r w:rsidRPr="00E3528B">
        <w:t>A state cannot be both conjunctive and disjunctive.</w:t>
      </w:r>
    </w:p>
    <w:p w14:paraId="2E321367" w14:textId="77777777" w:rsidR="00882108" w:rsidRPr="00E3528B" w:rsidRDefault="00882108" w:rsidP="00882108">
      <w:pPr>
        <w:spacing w:after="120" w:line="360" w:lineRule="auto"/>
        <w:ind w:left="720"/>
      </w:pPr>
      <w:r w:rsidRPr="00E3528B">
        <w:t xml:space="preserve">Conjunctive and disjunctive states, which </w:t>
      </w:r>
      <w:r w:rsidRPr="00E3528B">
        <w:rPr>
          <w:i/>
        </w:rPr>
        <w:t xml:space="preserve">do </w:t>
      </w:r>
      <w:r w:rsidRPr="00E3528B">
        <w:t>have substates, are achieved at some time if their decomposition of state is achieved.</w:t>
      </w:r>
    </w:p>
    <w:p w14:paraId="521F3042" w14:textId="77777777" w:rsidR="00882108" w:rsidRDefault="00882108" w:rsidP="00882108">
      <w:pPr>
        <w:spacing w:after="120" w:line="360" w:lineRule="auto"/>
        <w:ind w:left="720"/>
      </w:pPr>
      <w:r w:rsidRPr="00E3528B">
        <w:t>Note that in this representation</w:t>
      </w:r>
      <w:r>
        <w:t xml:space="preserve"> the decomposition of (</w:t>
      </w:r>
      <w:r w:rsidRPr="00F31640">
        <w:rPr>
          <w:i/>
        </w:rPr>
        <w:t>decomp_of</w:t>
      </w:r>
      <w:r>
        <w:t xml:space="preserve">) property </w:t>
      </w:r>
      <w:r w:rsidRPr="00E3528B">
        <w:t xml:space="preserve">is not a transitive relation, it only refers to the direct children of a non-terminal state. A more general relation that </w:t>
      </w:r>
      <w:r w:rsidRPr="00E3528B">
        <w:rPr>
          <w:i/>
        </w:rPr>
        <w:t xml:space="preserve">is </w:t>
      </w:r>
      <w:r w:rsidRPr="00E3528B">
        <w:t xml:space="preserve">transitive is the </w:t>
      </w:r>
      <w:r w:rsidRPr="00F31640">
        <w:t>substate</w:t>
      </w:r>
      <w:r w:rsidRPr="00E3528B">
        <w:t xml:space="preserve"> relation.</w:t>
      </w:r>
    </w:p>
    <w:p w14:paraId="118B25A7" w14:textId="5904AF89" w:rsidR="00882108" w:rsidRPr="00F31640" w:rsidRDefault="00882108" w:rsidP="00882108">
      <w:pPr>
        <w:spacing w:after="120" w:line="360" w:lineRule="auto"/>
      </w:pPr>
      <w:r>
        <w:t xml:space="preserve">The key classes that formalize these concepts are summarized in </w:t>
      </w:r>
      <w:r>
        <w:fldChar w:fldCharType="begin"/>
      </w:r>
      <w:r>
        <w:instrText xml:space="preserve"> REF _Ref12516765 \h </w:instrText>
      </w:r>
      <w:r>
        <w:fldChar w:fldCharType="separate"/>
      </w:r>
      <w:r w:rsidR="00C65CEA">
        <w:t xml:space="preserve">Table </w:t>
      </w:r>
      <w:r w:rsidR="00C65CEA">
        <w:rPr>
          <w:noProof/>
        </w:rPr>
        <w:t>7</w:t>
      </w:r>
      <w:r>
        <w:fldChar w:fldCharType="end"/>
      </w:r>
      <w:r>
        <w:t xml:space="preserve"> and illustrated in </w:t>
      </w:r>
      <w:r>
        <w:fldChar w:fldCharType="begin"/>
      </w:r>
      <w:r>
        <w:instrText xml:space="preserve"> REF _Ref15389805 \h </w:instrText>
      </w:r>
      <w:r>
        <w:fldChar w:fldCharType="separate"/>
      </w:r>
      <w:r w:rsidR="00C65CEA">
        <w:t xml:space="preserve">Figure </w:t>
      </w:r>
      <w:r w:rsidR="00C65CEA">
        <w:rPr>
          <w:noProof/>
        </w:rPr>
        <w:t>6</w:t>
      </w:r>
      <w:r>
        <w:fldChar w:fldCharType="end"/>
      </w:r>
      <w:r>
        <w:t>.</w:t>
      </w:r>
    </w:p>
    <w:p w14:paraId="22302AB2" w14:textId="44D99E58" w:rsidR="00882108" w:rsidRDefault="00882108" w:rsidP="00882108">
      <w:pPr>
        <w:pStyle w:val="Caption"/>
        <w:keepNext/>
        <w:spacing w:after="120"/>
      </w:pPr>
      <w:bookmarkStart w:id="78" w:name="_Ref12516765"/>
      <w:r>
        <w:t xml:space="preserve">Table </w:t>
      </w:r>
      <w:fldSimple w:instr=" SEQ Table \* ARABIC ">
        <w:r w:rsidR="00C65CEA">
          <w:rPr>
            <w:noProof/>
          </w:rPr>
          <w:t>7</w:t>
        </w:r>
      </w:fldSimple>
      <w:bookmarkEnd w:id="78"/>
      <w:r>
        <w:t>: Key classes in the Activity Ontology</w:t>
      </w:r>
    </w:p>
    <w:tbl>
      <w:tblPr>
        <w:tblStyle w:val="TableGrid"/>
        <w:tblpPr w:leftFromText="180" w:rightFromText="180" w:vertAnchor="text" w:horzAnchor="margin" w:tblpY="128"/>
        <w:tblW w:w="0" w:type="auto"/>
        <w:tblLook w:val="04A0" w:firstRow="1" w:lastRow="0" w:firstColumn="1" w:lastColumn="0" w:noHBand="0" w:noVBand="1"/>
      </w:tblPr>
      <w:tblGrid>
        <w:gridCol w:w="2546"/>
        <w:gridCol w:w="2592"/>
        <w:gridCol w:w="4212"/>
      </w:tblGrid>
      <w:tr w:rsidR="00882108" w14:paraId="325E5EB1" w14:textId="77777777" w:rsidTr="00763A5C">
        <w:tc>
          <w:tcPr>
            <w:tcW w:w="2546" w:type="dxa"/>
            <w:shd w:val="clear" w:color="auto" w:fill="00FFFF"/>
          </w:tcPr>
          <w:p w14:paraId="2CE2BCE4" w14:textId="77777777" w:rsidR="00882108" w:rsidRDefault="00882108" w:rsidP="00763A5C">
            <w:pPr>
              <w:spacing w:after="120"/>
            </w:pPr>
            <w:r>
              <w:t>Object</w:t>
            </w:r>
          </w:p>
        </w:tc>
        <w:tc>
          <w:tcPr>
            <w:tcW w:w="2592" w:type="dxa"/>
            <w:shd w:val="clear" w:color="auto" w:fill="00FFFF"/>
          </w:tcPr>
          <w:p w14:paraId="11754295" w14:textId="77777777" w:rsidR="00882108" w:rsidRDefault="00882108" w:rsidP="00763A5C">
            <w:pPr>
              <w:spacing w:after="120"/>
            </w:pPr>
            <w:r>
              <w:t>Property</w:t>
            </w:r>
          </w:p>
        </w:tc>
        <w:tc>
          <w:tcPr>
            <w:tcW w:w="4212" w:type="dxa"/>
            <w:shd w:val="clear" w:color="auto" w:fill="00FFFF"/>
          </w:tcPr>
          <w:p w14:paraId="5A881A1B" w14:textId="77777777" w:rsidR="00882108" w:rsidRDefault="00882108" w:rsidP="00763A5C">
            <w:pPr>
              <w:spacing w:after="120"/>
            </w:pPr>
            <w:r>
              <w:t>Value</w:t>
            </w:r>
          </w:p>
        </w:tc>
      </w:tr>
      <w:tr w:rsidR="00882108" w14:paraId="7B6CBBE7" w14:textId="77777777" w:rsidTr="00763A5C">
        <w:tc>
          <w:tcPr>
            <w:tcW w:w="2546" w:type="dxa"/>
            <w:vMerge w:val="restart"/>
          </w:tcPr>
          <w:p w14:paraId="696380D1" w14:textId="77777777" w:rsidR="00882108" w:rsidRDefault="00882108" w:rsidP="00763A5C">
            <w:pPr>
              <w:spacing w:after="120"/>
            </w:pPr>
            <w:r>
              <w:t>Activity</w:t>
            </w:r>
          </w:p>
        </w:tc>
        <w:tc>
          <w:tcPr>
            <w:tcW w:w="2592" w:type="dxa"/>
          </w:tcPr>
          <w:p w14:paraId="2951CDEF" w14:textId="77777777" w:rsidR="00882108" w:rsidRDefault="00882108" w:rsidP="00763A5C">
            <w:pPr>
              <w:spacing w:after="120"/>
            </w:pPr>
            <w:r>
              <w:t>hasSubactivity</w:t>
            </w:r>
          </w:p>
        </w:tc>
        <w:tc>
          <w:tcPr>
            <w:tcW w:w="4212" w:type="dxa"/>
          </w:tcPr>
          <w:p w14:paraId="425614E7" w14:textId="77777777" w:rsidR="00882108" w:rsidRDefault="00882108" w:rsidP="00763A5C">
            <w:pPr>
              <w:spacing w:after="120"/>
            </w:pPr>
            <w:r>
              <w:t>only Activity</w:t>
            </w:r>
          </w:p>
        </w:tc>
      </w:tr>
      <w:tr w:rsidR="00882108" w14:paraId="3A2654D2" w14:textId="77777777" w:rsidTr="00763A5C">
        <w:tc>
          <w:tcPr>
            <w:tcW w:w="2546" w:type="dxa"/>
            <w:vMerge/>
          </w:tcPr>
          <w:p w14:paraId="157192E5" w14:textId="77777777" w:rsidR="00882108" w:rsidRDefault="00882108" w:rsidP="00763A5C">
            <w:pPr>
              <w:spacing w:after="120"/>
            </w:pPr>
          </w:p>
        </w:tc>
        <w:tc>
          <w:tcPr>
            <w:tcW w:w="2592" w:type="dxa"/>
          </w:tcPr>
          <w:p w14:paraId="411D05FA" w14:textId="77777777" w:rsidR="00882108" w:rsidRDefault="00882108" w:rsidP="00763A5C">
            <w:pPr>
              <w:spacing w:after="120"/>
            </w:pPr>
            <w:r>
              <w:t>hasPrecondition</w:t>
            </w:r>
          </w:p>
        </w:tc>
        <w:tc>
          <w:tcPr>
            <w:tcW w:w="4212" w:type="dxa"/>
          </w:tcPr>
          <w:p w14:paraId="117B16CC" w14:textId="77777777" w:rsidR="00882108" w:rsidRDefault="00882108" w:rsidP="00763A5C">
            <w:pPr>
              <w:spacing w:after="120"/>
            </w:pPr>
            <w:r>
              <w:t>only State</w:t>
            </w:r>
          </w:p>
        </w:tc>
      </w:tr>
      <w:tr w:rsidR="00882108" w14:paraId="410734E6" w14:textId="77777777" w:rsidTr="00763A5C">
        <w:tc>
          <w:tcPr>
            <w:tcW w:w="2546" w:type="dxa"/>
            <w:vMerge/>
          </w:tcPr>
          <w:p w14:paraId="6B90C56B" w14:textId="77777777" w:rsidR="00882108" w:rsidRDefault="00882108" w:rsidP="00763A5C">
            <w:pPr>
              <w:spacing w:after="120"/>
            </w:pPr>
          </w:p>
        </w:tc>
        <w:tc>
          <w:tcPr>
            <w:tcW w:w="2592" w:type="dxa"/>
          </w:tcPr>
          <w:p w14:paraId="2BF27E80" w14:textId="77777777" w:rsidR="00882108" w:rsidRDefault="00882108" w:rsidP="00763A5C">
            <w:pPr>
              <w:spacing w:after="120"/>
            </w:pPr>
            <w:r>
              <w:t>enabledBy</w:t>
            </w:r>
          </w:p>
        </w:tc>
        <w:tc>
          <w:tcPr>
            <w:tcW w:w="4212" w:type="dxa"/>
          </w:tcPr>
          <w:p w14:paraId="10EBCC3F" w14:textId="77777777" w:rsidR="00882108" w:rsidRDefault="00882108" w:rsidP="00763A5C">
            <w:pPr>
              <w:spacing w:after="120"/>
            </w:pPr>
            <w:r>
              <w:t>only State</w:t>
            </w:r>
          </w:p>
        </w:tc>
      </w:tr>
      <w:tr w:rsidR="00882108" w14:paraId="1E248E2B" w14:textId="77777777" w:rsidTr="00763A5C">
        <w:tc>
          <w:tcPr>
            <w:tcW w:w="2546" w:type="dxa"/>
            <w:vMerge/>
          </w:tcPr>
          <w:p w14:paraId="4C85353E" w14:textId="77777777" w:rsidR="00882108" w:rsidRDefault="00882108" w:rsidP="00763A5C">
            <w:pPr>
              <w:spacing w:after="120"/>
            </w:pPr>
          </w:p>
        </w:tc>
        <w:tc>
          <w:tcPr>
            <w:tcW w:w="2592" w:type="dxa"/>
          </w:tcPr>
          <w:p w14:paraId="2D5875A0" w14:textId="77777777" w:rsidR="00882108" w:rsidRDefault="00882108" w:rsidP="00763A5C">
            <w:pPr>
              <w:spacing w:after="120"/>
            </w:pPr>
            <w:r>
              <w:t>hasEffect</w:t>
            </w:r>
          </w:p>
        </w:tc>
        <w:tc>
          <w:tcPr>
            <w:tcW w:w="4212" w:type="dxa"/>
          </w:tcPr>
          <w:p w14:paraId="35A53665" w14:textId="77777777" w:rsidR="00882108" w:rsidRDefault="00882108" w:rsidP="00763A5C">
            <w:pPr>
              <w:spacing w:after="120"/>
            </w:pPr>
            <w:r>
              <w:t>only State</w:t>
            </w:r>
          </w:p>
        </w:tc>
      </w:tr>
      <w:tr w:rsidR="00882108" w14:paraId="05B85FD9" w14:textId="77777777" w:rsidTr="00763A5C">
        <w:tc>
          <w:tcPr>
            <w:tcW w:w="2546" w:type="dxa"/>
            <w:vMerge/>
          </w:tcPr>
          <w:p w14:paraId="7B6EDA6A" w14:textId="77777777" w:rsidR="00882108" w:rsidRDefault="00882108" w:rsidP="00763A5C">
            <w:pPr>
              <w:spacing w:after="120"/>
            </w:pPr>
          </w:p>
        </w:tc>
        <w:tc>
          <w:tcPr>
            <w:tcW w:w="2592" w:type="dxa"/>
          </w:tcPr>
          <w:p w14:paraId="66BE09B2" w14:textId="77777777" w:rsidR="00882108" w:rsidRDefault="00882108" w:rsidP="00763A5C">
            <w:pPr>
              <w:spacing w:after="120"/>
            </w:pPr>
            <w:r>
              <w:t>causes</w:t>
            </w:r>
          </w:p>
        </w:tc>
        <w:tc>
          <w:tcPr>
            <w:tcW w:w="4212" w:type="dxa"/>
          </w:tcPr>
          <w:p w14:paraId="2386CECD" w14:textId="77777777" w:rsidR="00882108" w:rsidRDefault="00882108" w:rsidP="00763A5C">
            <w:pPr>
              <w:spacing w:after="120"/>
            </w:pPr>
            <w:r>
              <w:t>only State</w:t>
            </w:r>
          </w:p>
        </w:tc>
      </w:tr>
      <w:tr w:rsidR="00882108" w14:paraId="42DA9750" w14:textId="77777777" w:rsidTr="00763A5C">
        <w:tc>
          <w:tcPr>
            <w:tcW w:w="2546" w:type="dxa"/>
            <w:vMerge/>
          </w:tcPr>
          <w:p w14:paraId="0D41C55A" w14:textId="77777777" w:rsidR="00882108" w:rsidRDefault="00882108" w:rsidP="00763A5C">
            <w:pPr>
              <w:spacing w:after="120"/>
            </w:pPr>
          </w:p>
        </w:tc>
        <w:tc>
          <w:tcPr>
            <w:tcW w:w="2592" w:type="dxa"/>
          </w:tcPr>
          <w:p w14:paraId="2F3CC60B" w14:textId="77777777" w:rsidR="00882108" w:rsidRDefault="00882108" w:rsidP="00763A5C">
            <w:pPr>
              <w:tabs>
                <w:tab w:val="center" w:pos="1174"/>
              </w:tabs>
              <w:spacing w:after="120"/>
            </w:pPr>
            <w:r>
              <w:t>occursAt</w:t>
            </w:r>
            <w:r>
              <w:tab/>
            </w:r>
          </w:p>
        </w:tc>
        <w:tc>
          <w:tcPr>
            <w:tcW w:w="4212" w:type="dxa"/>
          </w:tcPr>
          <w:p w14:paraId="49865E40" w14:textId="77777777" w:rsidR="00882108" w:rsidRDefault="00882108" w:rsidP="00763A5C">
            <w:pPr>
              <w:spacing w:after="120"/>
            </w:pPr>
            <w:r>
              <w:t xml:space="preserve">some </w:t>
            </w:r>
            <w:proofErr w:type="gramStart"/>
            <w:r>
              <w:t>time:Interval</w:t>
            </w:r>
            <w:proofErr w:type="gramEnd"/>
          </w:p>
        </w:tc>
      </w:tr>
      <w:tr w:rsidR="00882108" w14:paraId="51D66F95" w14:textId="77777777" w:rsidTr="00763A5C">
        <w:tc>
          <w:tcPr>
            <w:tcW w:w="2546" w:type="dxa"/>
            <w:vMerge/>
          </w:tcPr>
          <w:p w14:paraId="56EBBEA3" w14:textId="77777777" w:rsidR="00882108" w:rsidRDefault="00882108" w:rsidP="00763A5C">
            <w:pPr>
              <w:spacing w:after="120"/>
            </w:pPr>
          </w:p>
        </w:tc>
        <w:tc>
          <w:tcPr>
            <w:tcW w:w="2592" w:type="dxa"/>
          </w:tcPr>
          <w:p w14:paraId="2CFD669B" w14:textId="77777777" w:rsidR="00882108" w:rsidRDefault="00882108" w:rsidP="00763A5C">
            <w:pPr>
              <w:tabs>
                <w:tab w:val="center" w:pos="1174"/>
              </w:tabs>
              <w:spacing w:after="120"/>
            </w:pPr>
            <w:r>
              <w:t>beginOf</w:t>
            </w:r>
          </w:p>
        </w:tc>
        <w:tc>
          <w:tcPr>
            <w:tcW w:w="4212" w:type="dxa"/>
          </w:tcPr>
          <w:p w14:paraId="105617A9" w14:textId="77777777" w:rsidR="00882108" w:rsidRDefault="00882108" w:rsidP="00763A5C">
            <w:pPr>
              <w:spacing w:after="120"/>
            </w:pPr>
            <w:r>
              <w:t xml:space="preserve">some </w:t>
            </w:r>
            <w:proofErr w:type="gramStart"/>
            <w:r>
              <w:t>time:Instant</w:t>
            </w:r>
            <w:proofErr w:type="gramEnd"/>
          </w:p>
        </w:tc>
      </w:tr>
      <w:tr w:rsidR="00882108" w14:paraId="0214E349" w14:textId="77777777" w:rsidTr="00763A5C">
        <w:tc>
          <w:tcPr>
            <w:tcW w:w="2546" w:type="dxa"/>
            <w:vMerge/>
          </w:tcPr>
          <w:p w14:paraId="2A838205" w14:textId="77777777" w:rsidR="00882108" w:rsidRDefault="00882108" w:rsidP="00763A5C">
            <w:pPr>
              <w:spacing w:after="120"/>
            </w:pPr>
          </w:p>
        </w:tc>
        <w:tc>
          <w:tcPr>
            <w:tcW w:w="2592" w:type="dxa"/>
          </w:tcPr>
          <w:p w14:paraId="121FB9F5" w14:textId="77777777" w:rsidR="00882108" w:rsidRDefault="00882108" w:rsidP="00763A5C">
            <w:pPr>
              <w:tabs>
                <w:tab w:val="center" w:pos="1174"/>
              </w:tabs>
              <w:spacing w:after="120"/>
            </w:pPr>
            <w:r>
              <w:t>endOf</w:t>
            </w:r>
          </w:p>
        </w:tc>
        <w:tc>
          <w:tcPr>
            <w:tcW w:w="4212" w:type="dxa"/>
          </w:tcPr>
          <w:p w14:paraId="662DB20F" w14:textId="77777777" w:rsidR="00882108" w:rsidRDefault="00882108" w:rsidP="00763A5C">
            <w:pPr>
              <w:spacing w:after="120"/>
            </w:pPr>
            <w:r>
              <w:t xml:space="preserve">some </w:t>
            </w:r>
            <w:proofErr w:type="gramStart"/>
            <w:r>
              <w:t>time:Instant</w:t>
            </w:r>
            <w:proofErr w:type="gramEnd"/>
          </w:p>
        </w:tc>
      </w:tr>
      <w:tr w:rsidR="00882108" w14:paraId="3DD716D7" w14:textId="77777777" w:rsidTr="00763A5C">
        <w:tc>
          <w:tcPr>
            <w:tcW w:w="2546" w:type="dxa"/>
            <w:vMerge/>
          </w:tcPr>
          <w:p w14:paraId="76602854" w14:textId="77777777" w:rsidR="00882108" w:rsidRDefault="00882108" w:rsidP="00763A5C">
            <w:pPr>
              <w:spacing w:after="120"/>
            </w:pPr>
          </w:p>
        </w:tc>
        <w:tc>
          <w:tcPr>
            <w:tcW w:w="2592" w:type="dxa"/>
          </w:tcPr>
          <w:p w14:paraId="61F8234A" w14:textId="77777777" w:rsidR="00882108" w:rsidRDefault="00882108" w:rsidP="00763A5C">
            <w:pPr>
              <w:spacing w:after="120"/>
            </w:pPr>
            <w:r>
              <w:t>spatial_</w:t>
            </w:r>
            <w:proofErr w:type="gramStart"/>
            <w:r>
              <w:t>loc:hasLocation</w:t>
            </w:r>
            <w:proofErr w:type="gramEnd"/>
          </w:p>
        </w:tc>
        <w:tc>
          <w:tcPr>
            <w:tcW w:w="4212" w:type="dxa"/>
          </w:tcPr>
          <w:p w14:paraId="076EB9B5" w14:textId="77777777" w:rsidR="00882108" w:rsidRDefault="00882108" w:rsidP="00763A5C">
            <w:pPr>
              <w:spacing w:after="120"/>
            </w:pPr>
            <w:r>
              <w:t>only spatial_</w:t>
            </w:r>
            <w:proofErr w:type="gramStart"/>
            <w:r>
              <w:t>loc:SpatialFeature</w:t>
            </w:r>
            <w:proofErr w:type="gramEnd"/>
          </w:p>
        </w:tc>
      </w:tr>
      <w:tr w:rsidR="00882108" w14:paraId="5A95D0E5" w14:textId="77777777" w:rsidTr="00763A5C">
        <w:tc>
          <w:tcPr>
            <w:tcW w:w="2546" w:type="dxa"/>
            <w:vMerge/>
          </w:tcPr>
          <w:p w14:paraId="7F9417E2" w14:textId="77777777" w:rsidR="00882108" w:rsidRDefault="00882108" w:rsidP="00763A5C">
            <w:pPr>
              <w:spacing w:after="120"/>
            </w:pPr>
          </w:p>
        </w:tc>
        <w:tc>
          <w:tcPr>
            <w:tcW w:w="2592" w:type="dxa"/>
          </w:tcPr>
          <w:p w14:paraId="6F653AE0" w14:textId="77777777" w:rsidR="00882108" w:rsidRDefault="00882108" w:rsidP="00763A5C">
            <w:pPr>
              <w:spacing w:after="120"/>
            </w:pPr>
            <w:r>
              <w:t>hasParticipant</w:t>
            </w:r>
          </w:p>
        </w:tc>
        <w:tc>
          <w:tcPr>
            <w:tcW w:w="4212" w:type="dxa"/>
          </w:tcPr>
          <w:p w14:paraId="1990944B" w14:textId="77777777" w:rsidR="00882108" w:rsidRDefault="00882108" w:rsidP="00763A5C">
            <w:pPr>
              <w:spacing w:after="120"/>
            </w:pPr>
            <w:r>
              <w:t xml:space="preserve">only </w:t>
            </w:r>
            <w:proofErr w:type="gramStart"/>
            <w:r>
              <w:t>change:Manifestation</w:t>
            </w:r>
            <w:proofErr w:type="gramEnd"/>
          </w:p>
        </w:tc>
      </w:tr>
      <w:tr w:rsidR="00882108" w14:paraId="581F9B79" w14:textId="77777777" w:rsidTr="00763A5C">
        <w:tc>
          <w:tcPr>
            <w:tcW w:w="2546" w:type="dxa"/>
            <w:vMerge/>
          </w:tcPr>
          <w:p w14:paraId="407BBE41" w14:textId="77777777" w:rsidR="00882108" w:rsidRDefault="00882108" w:rsidP="00763A5C">
            <w:pPr>
              <w:spacing w:after="120"/>
            </w:pPr>
          </w:p>
        </w:tc>
        <w:tc>
          <w:tcPr>
            <w:tcW w:w="2592" w:type="dxa"/>
          </w:tcPr>
          <w:p w14:paraId="663E8E04" w14:textId="77777777" w:rsidR="00882108" w:rsidRPr="00F66192" w:rsidRDefault="00882108" w:rsidP="00763A5C">
            <w:pPr>
              <w:spacing w:after="120"/>
            </w:pPr>
            <w:r w:rsidRPr="00F66192">
              <w:t>occursBefore</w:t>
            </w:r>
          </w:p>
        </w:tc>
        <w:tc>
          <w:tcPr>
            <w:tcW w:w="4212" w:type="dxa"/>
          </w:tcPr>
          <w:p w14:paraId="08DB1775" w14:textId="77777777" w:rsidR="00882108" w:rsidRDefault="00882108" w:rsidP="00763A5C">
            <w:pPr>
              <w:spacing w:after="120"/>
            </w:pPr>
            <w:r>
              <w:t>only Activity</w:t>
            </w:r>
          </w:p>
        </w:tc>
      </w:tr>
      <w:tr w:rsidR="00882108" w14:paraId="3A7008C2" w14:textId="77777777" w:rsidTr="00763A5C">
        <w:tc>
          <w:tcPr>
            <w:tcW w:w="2546" w:type="dxa"/>
            <w:vMerge/>
          </w:tcPr>
          <w:p w14:paraId="4F9C6518" w14:textId="77777777" w:rsidR="00882108" w:rsidRDefault="00882108" w:rsidP="00763A5C">
            <w:pPr>
              <w:spacing w:after="120"/>
            </w:pPr>
          </w:p>
        </w:tc>
        <w:tc>
          <w:tcPr>
            <w:tcW w:w="2592" w:type="dxa"/>
          </w:tcPr>
          <w:p w14:paraId="3DDF3863" w14:textId="77777777" w:rsidR="00882108" w:rsidRPr="00F66192" w:rsidRDefault="00882108" w:rsidP="00763A5C">
            <w:pPr>
              <w:spacing w:after="120"/>
            </w:pPr>
            <w:r w:rsidRPr="00F66192">
              <w:t>occursDirectlyBefore</w:t>
            </w:r>
          </w:p>
        </w:tc>
        <w:tc>
          <w:tcPr>
            <w:tcW w:w="4212" w:type="dxa"/>
          </w:tcPr>
          <w:p w14:paraId="378312AB" w14:textId="77777777" w:rsidR="00882108" w:rsidRDefault="00882108" w:rsidP="00763A5C">
            <w:pPr>
              <w:spacing w:after="120"/>
            </w:pPr>
            <w:r>
              <w:t>only Activity</w:t>
            </w:r>
          </w:p>
        </w:tc>
      </w:tr>
      <w:tr w:rsidR="00882108" w14:paraId="19583C06" w14:textId="77777777" w:rsidTr="00763A5C">
        <w:tc>
          <w:tcPr>
            <w:tcW w:w="2546" w:type="dxa"/>
            <w:vMerge w:val="restart"/>
          </w:tcPr>
          <w:p w14:paraId="770CBDC2" w14:textId="77777777" w:rsidR="00882108" w:rsidRDefault="00882108" w:rsidP="00763A5C">
            <w:pPr>
              <w:spacing w:after="120"/>
            </w:pPr>
            <w:r>
              <w:t>State</w:t>
            </w:r>
          </w:p>
        </w:tc>
        <w:tc>
          <w:tcPr>
            <w:tcW w:w="2592" w:type="dxa"/>
          </w:tcPr>
          <w:p w14:paraId="3ED8C006" w14:textId="77777777" w:rsidR="00882108" w:rsidRDefault="00882108" w:rsidP="00763A5C">
            <w:pPr>
              <w:spacing w:after="120"/>
            </w:pPr>
            <w:r>
              <w:t>preconditionOf</w:t>
            </w:r>
          </w:p>
        </w:tc>
        <w:tc>
          <w:tcPr>
            <w:tcW w:w="4212" w:type="dxa"/>
          </w:tcPr>
          <w:p w14:paraId="1C4B8C76" w14:textId="77777777" w:rsidR="00882108" w:rsidRDefault="00882108" w:rsidP="00763A5C">
            <w:pPr>
              <w:spacing w:after="120"/>
            </w:pPr>
            <w:r>
              <w:t>only Activity</w:t>
            </w:r>
          </w:p>
        </w:tc>
      </w:tr>
      <w:tr w:rsidR="00882108" w14:paraId="3BFA881A" w14:textId="77777777" w:rsidTr="00763A5C">
        <w:tc>
          <w:tcPr>
            <w:tcW w:w="2546" w:type="dxa"/>
            <w:vMerge/>
          </w:tcPr>
          <w:p w14:paraId="69036BA6" w14:textId="77777777" w:rsidR="00882108" w:rsidRDefault="00882108" w:rsidP="00763A5C">
            <w:pPr>
              <w:spacing w:after="120"/>
            </w:pPr>
          </w:p>
        </w:tc>
        <w:tc>
          <w:tcPr>
            <w:tcW w:w="2592" w:type="dxa"/>
          </w:tcPr>
          <w:p w14:paraId="4345A55B" w14:textId="77777777" w:rsidR="00882108" w:rsidRDefault="00882108" w:rsidP="00763A5C">
            <w:pPr>
              <w:spacing w:after="120"/>
            </w:pPr>
            <w:r>
              <w:t>enables</w:t>
            </w:r>
          </w:p>
        </w:tc>
        <w:tc>
          <w:tcPr>
            <w:tcW w:w="4212" w:type="dxa"/>
          </w:tcPr>
          <w:p w14:paraId="61E57D08" w14:textId="77777777" w:rsidR="00882108" w:rsidRDefault="00882108" w:rsidP="00763A5C">
            <w:pPr>
              <w:spacing w:after="120"/>
            </w:pPr>
            <w:r>
              <w:t>only Activity</w:t>
            </w:r>
          </w:p>
        </w:tc>
      </w:tr>
      <w:tr w:rsidR="00882108" w14:paraId="347C661C" w14:textId="77777777" w:rsidTr="00763A5C">
        <w:tc>
          <w:tcPr>
            <w:tcW w:w="2546" w:type="dxa"/>
            <w:vMerge/>
          </w:tcPr>
          <w:p w14:paraId="15443260" w14:textId="77777777" w:rsidR="00882108" w:rsidRDefault="00882108" w:rsidP="00763A5C">
            <w:pPr>
              <w:spacing w:after="120"/>
            </w:pPr>
          </w:p>
        </w:tc>
        <w:tc>
          <w:tcPr>
            <w:tcW w:w="2592" w:type="dxa"/>
          </w:tcPr>
          <w:p w14:paraId="744D5A0C" w14:textId="77777777" w:rsidR="00882108" w:rsidRDefault="00882108" w:rsidP="00763A5C">
            <w:pPr>
              <w:spacing w:after="120"/>
            </w:pPr>
            <w:r>
              <w:t>effectOf</w:t>
            </w:r>
          </w:p>
        </w:tc>
        <w:tc>
          <w:tcPr>
            <w:tcW w:w="4212" w:type="dxa"/>
          </w:tcPr>
          <w:p w14:paraId="56848202" w14:textId="77777777" w:rsidR="00882108" w:rsidRDefault="00882108" w:rsidP="00763A5C">
            <w:pPr>
              <w:spacing w:after="120"/>
            </w:pPr>
            <w:r>
              <w:t>only Activity</w:t>
            </w:r>
          </w:p>
        </w:tc>
      </w:tr>
      <w:tr w:rsidR="00882108" w14:paraId="61D7BD61" w14:textId="77777777" w:rsidTr="00763A5C">
        <w:tc>
          <w:tcPr>
            <w:tcW w:w="2546" w:type="dxa"/>
            <w:vMerge/>
          </w:tcPr>
          <w:p w14:paraId="236622C8" w14:textId="77777777" w:rsidR="00882108" w:rsidRDefault="00882108" w:rsidP="00763A5C">
            <w:pPr>
              <w:spacing w:after="120"/>
            </w:pPr>
          </w:p>
        </w:tc>
        <w:tc>
          <w:tcPr>
            <w:tcW w:w="2592" w:type="dxa"/>
          </w:tcPr>
          <w:p w14:paraId="205107A2" w14:textId="77777777" w:rsidR="00882108" w:rsidRDefault="00882108" w:rsidP="00763A5C">
            <w:pPr>
              <w:spacing w:after="120"/>
            </w:pPr>
            <w:r>
              <w:t>causedBy</w:t>
            </w:r>
          </w:p>
        </w:tc>
        <w:tc>
          <w:tcPr>
            <w:tcW w:w="4212" w:type="dxa"/>
          </w:tcPr>
          <w:p w14:paraId="5F9E956F" w14:textId="77777777" w:rsidR="00882108" w:rsidRDefault="00882108" w:rsidP="00763A5C">
            <w:pPr>
              <w:spacing w:after="120"/>
            </w:pPr>
            <w:r>
              <w:t>only Activity</w:t>
            </w:r>
          </w:p>
        </w:tc>
      </w:tr>
      <w:tr w:rsidR="00882108" w14:paraId="0E0144A9" w14:textId="77777777" w:rsidTr="00763A5C">
        <w:tc>
          <w:tcPr>
            <w:tcW w:w="2546" w:type="dxa"/>
            <w:vMerge/>
          </w:tcPr>
          <w:p w14:paraId="2C892E52" w14:textId="77777777" w:rsidR="00882108" w:rsidRDefault="00882108" w:rsidP="00763A5C">
            <w:pPr>
              <w:spacing w:after="120"/>
            </w:pPr>
          </w:p>
        </w:tc>
        <w:tc>
          <w:tcPr>
            <w:tcW w:w="2592" w:type="dxa"/>
          </w:tcPr>
          <w:p w14:paraId="25C2D1D6" w14:textId="77777777" w:rsidR="00882108" w:rsidRDefault="00882108" w:rsidP="00763A5C">
            <w:pPr>
              <w:spacing w:after="120"/>
            </w:pPr>
            <w:r>
              <w:t>achievedAt</w:t>
            </w:r>
          </w:p>
        </w:tc>
        <w:tc>
          <w:tcPr>
            <w:tcW w:w="4212" w:type="dxa"/>
          </w:tcPr>
          <w:p w14:paraId="3DF8D49C" w14:textId="77777777" w:rsidR="00882108" w:rsidRDefault="00882108" w:rsidP="00763A5C">
            <w:pPr>
              <w:spacing w:after="120"/>
            </w:pPr>
            <w:r>
              <w:t xml:space="preserve">only </w:t>
            </w:r>
            <w:proofErr w:type="gramStart"/>
            <w:r>
              <w:t>time:TemporalEntity</w:t>
            </w:r>
            <w:proofErr w:type="gramEnd"/>
          </w:p>
        </w:tc>
      </w:tr>
      <w:tr w:rsidR="00882108" w14:paraId="08E408E9" w14:textId="77777777" w:rsidTr="00763A5C">
        <w:tc>
          <w:tcPr>
            <w:tcW w:w="2546" w:type="dxa"/>
            <w:vMerge w:val="restart"/>
          </w:tcPr>
          <w:p w14:paraId="61B3AEA8" w14:textId="77777777" w:rsidR="00882108" w:rsidRDefault="00882108" w:rsidP="00763A5C">
            <w:pPr>
              <w:spacing w:after="120"/>
            </w:pPr>
            <w:r>
              <w:t>TerminalState</w:t>
            </w:r>
          </w:p>
        </w:tc>
        <w:tc>
          <w:tcPr>
            <w:tcW w:w="2592" w:type="dxa"/>
          </w:tcPr>
          <w:p w14:paraId="454043C4" w14:textId="77777777" w:rsidR="00882108" w:rsidRDefault="00882108" w:rsidP="00763A5C">
            <w:pPr>
              <w:spacing w:after="120"/>
            </w:pPr>
            <w:r>
              <w:t>subClassOf</w:t>
            </w:r>
          </w:p>
        </w:tc>
        <w:tc>
          <w:tcPr>
            <w:tcW w:w="4212" w:type="dxa"/>
          </w:tcPr>
          <w:p w14:paraId="4D747CC9" w14:textId="77777777" w:rsidR="00882108" w:rsidRDefault="00882108" w:rsidP="00763A5C">
            <w:pPr>
              <w:spacing w:after="120"/>
            </w:pPr>
            <w:r>
              <w:t>State</w:t>
            </w:r>
          </w:p>
        </w:tc>
      </w:tr>
      <w:tr w:rsidR="00882108" w14:paraId="2FDE383C" w14:textId="77777777" w:rsidTr="00763A5C">
        <w:tc>
          <w:tcPr>
            <w:tcW w:w="2546" w:type="dxa"/>
            <w:vMerge/>
          </w:tcPr>
          <w:p w14:paraId="2F36769D" w14:textId="77777777" w:rsidR="00882108" w:rsidRDefault="00882108" w:rsidP="00763A5C">
            <w:pPr>
              <w:spacing w:after="120"/>
            </w:pPr>
          </w:p>
        </w:tc>
        <w:tc>
          <w:tcPr>
            <w:tcW w:w="2592" w:type="dxa"/>
          </w:tcPr>
          <w:p w14:paraId="57711FB4" w14:textId="77777777" w:rsidR="00882108" w:rsidRDefault="00882108" w:rsidP="00763A5C">
            <w:pPr>
              <w:spacing w:after="120"/>
            </w:pPr>
            <w:r>
              <w:t>disjointWith</w:t>
            </w:r>
          </w:p>
        </w:tc>
        <w:tc>
          <w:tcPr>
            <w:tcW w:w="4212" w:type="dxa"/>
          </w:tcPr>
          <w:p w14:paraId="29DA1ED9" w14:textId="77777777" w:rsidR="00882108" w:rsidRDefault="00882108" w:rsidP="00763A5C">
            <w:pPr>
              <w:spacing w:after="120"/>
            </w:pPr>
            <w:r>
              <w:t>NonTerminalState</w:t>
            </w:r>
          </w:p>
        </w:tc>
      </w:tr>
      <w:tr w:rsidR="00882108" w14:paraId="61A2CBBC" w14:textId="77777777" w:rsidTr="00763A5C">
        <w:tc>
          <w:tcPr>
            <w:tcW w:w="2546" w:type="dxa"/>
            <w:vMerge/>
          </w:tcPr>
          <w:p w14:paraId="7B20219F" w14:textId="77777777" w:rsidR="00882108" w:rsidRDefault="00882108" w:rsidP="00763A5C">
            <w:pPr>
              <w:spacing w:after="120"/>
            </w:pPr>
          </w:p>
        </w:tc>
        <w:tc>
          <w:tcPr>
            <w:tcW w:w="2592" w:type="dxa"/>
          </w:tcPr>
          <w:p w14:paraId="1AB6CA13" w14:textId="77777777" w:rsidR="00882108" w:rsidRDefault="00882108" w:rsidP="00763A5C">
            <w:pPr>
              <w:spacing w:after="120"/>
            </w:pPr>
            <w:r>
              <w:t>subClassOf</w:t>
            </w:r>
          </w:p>
        </w:tc>
        <w:tc>
          <w:tcPr>
            <w:tcW w:w="4212" w:type="dxa"/>
          </w:tcPr>
          <w:p w14:paraId="7172F15F" w14:textId="77777777" w:rsidR="00882108" w:rsidRDefault="00882108" w:rsidP="00763A5C">
            <w:pPr>
              <w:spacing w:after="120"/>
            </w:pPr>
            <w:proofErr w:type="gramStart"/>
            <w:r>
              <w:t>change:Manifestation</w:t>
            </w:r>
            <w:proofErr w:type="gramEnd"/>
            <w:r>
              <w:t xml:space="preserve"> and (preconditionOf some Activity or effectOf some Activity)</w:t>
            </w:r>
          </w:p>
        </w:tc>
      </w:tr>
      <w:tr w:rsidR="00882108" w14:paraId="4952F578" w14:textId="77777777" w:rsidTr="00763A5C">
        <w:tc>
          <w:tcPr>
            <w:tcW w:w="2546" w:type="dxa"/>
            <w:vMerge/>
          </w:tcPr>
          <w:p w14:paraId="3D6EDFD0" w14:textId="77777777" w:rsidR="00882108" w:rsidRDefault="00882108" w:rsidP="00763A5C">
            <w:pPr>
              <w:spacing w:after="120"/>
            </w:pPr>
          </w:p>
        </w:tc>
        <w:tc>
          <w:tcPr>
            <w:tcW w:w="2592" w:type="dxa"/>
          </w:tcPr>
          <w:p w14:paraId="618CF358" w14:textId="77777777" w:rsidR="00882108" w:rsidRDefault="00882108" w:rsidP="00763A5C">
            <w:pPr>
              <w:spacing w:after="120"/>
            </w:pPr>
            <w:r>
              <w:t>hasDecomp</w:t>
            </w:r>
          </w:p>
        </w:tc>
        <w:tc>
          <w:tcPr>
            <w:tcW w:w="4212" w:type="dxa"/>
          </w:tcPr>
          <w:p w14:paraId="77606D6D" w14:textId="77777777" w:rsidR="00882108" w:rsidRDefault="00882108" w:rsidP="00763A5C">
            <w:pPr>
              <w:spacing w:after="120"/>
            </w:pPr>
            <w:r>
              <w:t>exactly 0 StateType</w:t>
            </w:r>
          </w:p>
        </w:tc>
      </w:tr>
      <w:tr w:rsidR="00882108" w14:paraId="21289EE7" w14:textId="77777777" w:rsidTr="00763A5C">
        <w:tc>
          <w:tcPr>
            <w:tcW w:w="2546" w:type="dxa"/>
            <w:vMerge w:val="restart"/>
          </w:tcPr>
          <w:p w14:paraId="0E9FD4A3" w14:textId="77777777" w:rsidR="00882108" w:rsidRDefault="00882108" w:rsidP="00763A5C">
            <w:pPr>
              <w:spacing w:after="120"/>
            </w:pPr>
            <w:r>
              <w:t>NonTerminalState</w:t>
            </w:r>
          </w:p>
        </w:tc>
        <w:tc>
          <w:tcPr>
            <w:tcW w:w="2592" w:type="dxa"/>
          </w:tcPr>
          <w:p w14:paraId="24AD351A" w14:textId="77777777" w:rsidR="00882108" w:rsidRDefault="00882108" w:rsidP="00763A5C">
            <w:pPr>
              <w:spacing w:after="120"/>
            </w:pPr>
            <w:r>
              <w:t>subClassOf</w:t>
            </w:r>
          </w:p>
        </w:tc>
        <w:tc>
          <w:tcPr>
            <w:tcW w:w="4212" w:type="dxa"/>
          </w:tcPr>
          <w:p w14:paraId="23DAEFA7" w14:textId="77777777" w:rsidR="00882108" w:rsidRDefault="00882108" w:rsidP="00763A5C">
            <w:pPr>
              <w:spacing w:after="120"/>
            </w:pPr>
            <w:r>
              <w:t>State</w:t>
            </w:r>
          </w:p>
        </w:tc>
      </w:tr>
      <w:tr w:rsidR="00882108" w14:paraId="5540CF6E" w14:textId="77777777" w:rsidTr="00763A5C">
        <w:tc>
          <w:tcPr>
            <w:tcW w:w="2546" w:type="dxa"/>
            <w:vMerge/>
          </w:tcPr>
          <w:p w14:paraId="2E64D777" w14:textId="77777777" w:rsidR="00882108" w:rsidRDefault="00882108" w:rsidP="00763A5C">
            <w:pPr>
              <w:spacing w:after="120"/>
            </w:pPr>
          </w:p>
        </w:tc>
        <w:tc>
          <w:tcPr>
            <w:tcW w:w="2592" w:type="dxa"/>
          </w:tcPr>
          <w:p w14:paraId="6DAAB802" w14:textId="77777777" w:rsidR="00882108" w:rsidRDefault="00882108" w:rsidP="00763A5C">
            <w:pPr>
              <w:spacing w:after="120"/>
            </w:pPr>
            <w:r>
              <w:t>disjointWtih</w:t>
            </w:r>
          </w:p>
        </w:tc>
        <w:tc>
          <w:tcPr>
            <w:tcW w:w="4212" w:type="dxa"/>
          </w:tcPr>
          <w:p w14:paraId="49622561" w14:textId="77777777" w:rsidR="00882108" w:rsidRDefault="00882108" w:rsidP="00763A5C">
            <w:pPr>
              <w:spacing w:after="120"/>
            </w:pPr>
            <w:r>
              <w:t>TerminalState</w:t>
            </w:r>
          </w:p>
        </w:tc>
      </w:tr>
      <w:tr w:rsidR="00882108" w14:paraId="21215627" w14:textId="77777777" w:rsidTr="00763A5C">
        <w:tc>
          <w:tcPr>
            <w:tcW w:w="2546" w:type="dxa"/>
            <w:vMerge/>
          </w:tcPr>
          <w:p w14:paraId="32629CF5" w14:textId="77777777" w:rsidR="00882108" w:rsidRDefault="00882108" w:rsidP="00763A5C">
            <w:pPr>
              <w:spacing w:after="120"/>
            </w:pPr>
          </w:p>
        </w:tc>
        <w:tc>
          <w:tcPr>
            <w:tcW w:w="2592" w:type="dxa"/>
          </w:tcPr>
          <w:p w14:paraId="0C2C2F5C" w14:textId="77777777" w:rsidR="00882108" w:rsidRDefault="00882108" w:rsidP="00763A5C">
            <w:pPr>
              <w:spacing w:after="120"/>
            </w:pPr>
            <w:r>
              <w:t>hasDecomp</w:t>
            </w:r>
          </w:p>
        </w:tc>
        <w:tc>
          <w:tcPr>
            <w:tcW w:w="4212" w:type="dxa"/>
          </w:tcPr>
          <w:p w14:paraId="1621936C" w14:textId="77777777" w:rsidR="00882108" w:rsidRDefault="00882108" w:rsidP="00763A5C">
            <w:pPr>
              <w:spacing w:after="120"/>
            </w:pPr>
            <w:r>
              <w:t>only State and min 2 State</w:t>
            </w:r>
          </w:p>
        </w:tc>
      </w:tr>
      <w:tr w:rsidR="00882108" w14:paraId="7F355DAF" w14:textId="77777777" w:rsidTr="00763A5C">
        <w:tc>
          <w:tcPr>
            <w:tcW w:w="2546" w:type="dxa"/>
            <w:vMerge/>
          </w:tcPr>
          <w:p w14:paraId="16F2C753" w14:textId="77777777" w:rsidR="00882108" w:rsidRDefault="00882108" w:rsidP="00763A5C">
            <w:pPr>
              <w:spacing w:after="120"/>
            </w:pPr>
          </w:p>
        </w:tc>
        <w:tc>
          <w:tcPr>
            <w:tcW w:w="2592" w:type="dxa"/>
          </w:tcPr>
          <w:p w14:paraId="7AD5749E" w14:textId="77777777" w:rsidR="00882108" w:rsidRDefault="00882108" w:rsidP="00763A5C">
            <w:pPr>
              <w:spacing w:after="120"/>
            </w:pPr>
            <w:r>
              <w:t>hasSubstate</w:t>
            </w:r>
          </w:p>
        </w:tc>
        <w:tc>
          <w:tcPr>
            <w:tcW w:w="4212" w:type="dxa"/>
          </w:tcPr>
          <w:p w14:paraId="69E7DDD0" w14:textId="77777777" w:rsidR="00882108" w:rsidRDefault="00882108" w:rsidP="00763A5C">
            <w:pPr>
              <w:spacing w:after="120"/>
            </w:pPr>
            <w:r>
              <w:t>only State</w:t>
            </w:r>
          </w:p>
        </w:tc>
      </w:tr>
      <w:tr w:rsidR="00882108" w14:paraId="3A7D34FF" w14:textId="77777777" w:rsidTr="00763A5C">
        <w:tc>
          <w:tcPr>
            <w:tcW w:w="2546" w:type="dxa"/>
            <w:vMerge w:val="restart"/>
          </w:tcPr>
          <w:p w14:paraId="3D57FCB5" w14:textId="77777777" w:rsidR="00882108" w:rsidRDefault="00882108" w:rsidP="00763A5C">
            <w:pPr>
              <w:spacing w:after="120"/>
            </w:pPr>
            <w:r>
              <w:t>ConjunctiveState</w:t>
            </w:r>
          </w:p>
        </w:tc>
        <w:tc>
          <w:tcPr>
            <w:tcW w:w="2592" w:type="dxa"/>
          </w:tcPr>
          <w:p w14:paraId="73868896" w14:textId="77777777" w:rsidR="00882108" w:rsidRDefault="00882108" w:rsidP="00763A5C">
            <w:pPr>
              <w:spacing w:after="120"/>
            </w:pPr>
            <w:r>
              <w:t>subClassOf</w:t>
            </w:r>
          </w:p>
        </w:tc>
        <w:tc>
          <w:tcPr>
            <w:tcW w:w="4212" w:type="dxa"/>
          </w:tcPr>
          <w:p w14:paraId="0B32E4B9" w14:textId="77777777" w:rsidR="00882108" w:rsidRDefault="00882108" w:rsidP="00763A5C">
            <w:pPr>
              <w:spacing w:after="120"/>
            </w:pPr>
            <w:r>
              <w:t>NonTerminalState</w:t>
            </w:r>
          </w:p>
        </w:tc>
      </w:tr>
      <w:tr w:rsidR="00882108" w14:paraId="10FC28E1" w14:textId="77777777" w:rsidTr="00763A5C">
        <w:tc>
          <w:tcPr>
            <w:tcW w:w="2546" w:type="dxa"/>
            <w:vMerge/>
          </w:tcPr>
          <w:p w14:paraId="7066DF6B" w14:textId="77777777" w:rsidR="00882108" w:rsidRDefault="00882108" w:rsidP="00763A5C">
            <w:pPr>
              <w:spacing w:after="120"/>
            </w:pPr>
          </w:p>
        </w:tc>
        <w:tc>
          <w:tcPr>
            <w:tcW w:w="2592" w:type="dxa"/>
          </w:tcPr>
          <w:p w14:paraId="35960255" w14:textId="77777777" w:rsidR="00882108" w:rsidRDefault="00882108" w:rsidP="00763A5C">
            <w:pPr>
              <w:spacing w:after="120"/>
            </w:pPr>
            <w:r>
              <w:t>disjointWith</w:t>
            </w:r>
          </w:p>
        </w:tc>
        <w:tc>
          <w:tcPr>
            <w:tcW w:w="4212" w:type="dxa"/>
          </w:tcPr>
          <w:p w14:paraId="56E45776" w14:textId="77777777" w:rsidR="00882108" w:rsidRDefault="00882108" w:rsidP="00763A5C">
            <w:pPr>
              <w:spacing w:after="120"/>
            </w:pPr>
            <w:r>
              <w:t>DisjunctiveState</w:t>
            </w:r>
          </w:p>
        </w:tc>
      </w:tr>
      <w:tr w:rsidR="00882108" w14:paraId="030554EF" w14:textId="77777777" w:rsidTr="00763A5C">
        <w:tc>
          <w:tcPr>
            <w:tcW w:w="2546" w:type="dxa"/>
            <w:vMerge w:val="restart"/>
          </w:tcPr>
          <w:p w14:paraId="34B8FF81" w14:textId="77777777" w:rsidR="00882108" w:rsidRDefault="00882108" w:rsidP="00763A5C">
            <w:pPr>
              <w:spacing w:after="120"/>
            </w:pPr>
            <w:r>
              <w:t>DisjunctiveState</w:t>
            </w:r>
          </w:p>
        </w:tc>
        <w:tc>
          <w:tcPr>
            <w:tcW w:w="2592" w:type="dxa"/>
          </w:tcPr>
          <w:p w14:paraId="382EC172" w14:textId="77777777" w:rsidR="00882108" w:rsidRDefault="00882108" w:rsidP="00763A5C">
            <w:pPr>
              <w:spacing w:after="120"/>
            </w:pPr>
            <w:r>
              <w:t>subClassOf</w:t>
            </w:r>
          </w:p>
        </w:tc>
        <w:tc>
          <w:tcPr>
            <w:tcW w:w="4212" w:type="dxa"/>
          </w:tcPr>
          <w:p w14:paraId="74BFF420" w14:textId="77777777" w:rsidR="00882108" w:rsidRDefault="00882108" w:rsidP="00763A5C">
            <w:pPr>
              <w:spacing w:after="120"/>
            </w:pPr>
            <w:r>
              <w:t>NonTerminalState</w:t>
            </w:r>
          </w:p>
        </w:tc>
      </w:tr>
      <w:tr w:rsidR="00882108" w14:paraId="442A3979" w14:textId="77777777" w:rsidTr="00763A5C">
        <w:tc>
          <w:tcPr>
            <w:tcW w:w="2546" w:type="dxa"/>
            <w:vMerge/>
          </w:tcPr>
          <w:p w14:paraId="7E97F81D" w14:textId="77777777" w:rsidR="00882108" w:rsidRDefault="00882108" w:rsidP="00763A5C">
            <w:pPr>
              <w:spacing w:after="120"/>
            </w:pPr>
          </w:p>
        </w:tc>
        <w:tc>
          <w:tcPr>
            <w:tcW w:w="2592" w:type="dxa"/>
          </w:tcPr>
          <w:p w14:paraId="27165F95" w14:textId="77777777" w:rsidR="00882108" w:rsidRDefault="00882108" w:rsidP="00763A5C">
            <w:pPr>
              <w:spacing w:after="120"/>
            </w:pPr>
            <w:r>
              <w:t>disjointWith</w:t>
            </w:r>
          </w:p>
        </w:tc>
        <w:tc>
          <w:tcPr>
            <w:tcW w:w="4212" w:type="dxa"/>
          </w:tcPr>
          <w:p w14:paraId="205DA907" w14:textId="77777777" w:rsidR="00882108" w:rsidRDefault="00882108" w:rsidP="00763A5C">
            <w:pPr>
              <w:spacing w:after="120"/>
            </w:pPr>
            <w:r>
              <w:t>ConjunctiveState</w:t>
            </w:r>
          </w:p>
        </w:tc>
      </w:tr>
    </w:tbl>
    <w:p w14:paraId="22EBBF2F" w14:textId="77777777" w:rsidR="00882108" w:rsidRDefault="00882108" w:rsidP="00882108">
      <w:pPr>
        <w:spacing w:after="120" w:line="360" w:lineRule="auto"/>
      </w:pPr>
    </w:p>
    <w:p w14:paraId="49123AF3" w14:textId="77777777" w:rsidR="00882108" w:rsidRDefault="00882108" w:rsidP="00882108">
      <w:pPr>
        <w:keepNext/>
        <w:spacing w:after="120" w:line="360" w:lineRule="auto"/>
      </w:pPr>
      <w:r w:rsidRPr="007F7E71">
        <w:rPr>
          <w:noProof/>
        </w:rPr>
        <w:lastRenderedPageBreak/>
        <w:drawing>
          <wp:inline distT="0" distB="0" distL="0" distR="0" wp14:anchorId="2AA2C1C1" wp14:editId="40EFC249">
            <wp:extent cx="3981157" cy="313133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4680" cy="3141969"/>
                    </a:xfrm>
                    <a:prstGeom prst="rect">
                      <a:avLst/>
                    </a:prstGeom>
                  </pic:spPr>
                </pic:pic>
              </a:graphicData>
            </a:graphic>
          </wp:inline>
        </w:drawing>
      </w:r>
    </w:p>
    <w:p w14:paraId="5B6C640D" w14:textId="2F28C656" w:rsidR="00882108" w:rsidRPr="007F7E71" w:rsidRDefault="00882108" w:rsidP="00882108">
      <w:pPr>
        <w:pStyle w:val="Caption"/>
        <w:spacing w:after="120"/>
        <w:rPr>
          <w:lang w:val="en-CA"/>
        </w:rPr>
      </w:pPr>
      <w:bookmarkStart w:id="79" w:name="_Ref15389805"/>
      <w:r>
        <w:t xml:space="preserve">Figure </w:t>
      </w:r>
      <w:fldSimple w:instr=" SEQ Figure \* ARABIC ">
        <w:r w:rsidR="001A6211">
          <w:rPr>
            <w:noProof/>
          </w:rPr>
          <w:t>6</w:t>
        </w:r>
      </w:fldSimple>
      <w:bookmarkEnd w:id="79"/>
      <w:r>
        <w:t>: Relationship between key classes in the Activity Ontology</w:t>
      </w:r>
    </w:p>
    <w:p w14:paraId="68473683" w14:textId="77777777" w:rsidR="00882108" w:rsidRPr="002C23A9" w:rsidRDefault="00882108" w:rsidP="00FE13B1">
      <w:pPr>
        <w:pStyle w:val="Heading4"/>
      </w:pPr>
      <w:r>
        <w:t>An Example</w:t>
      </w:r>
    </w:p>
    <w:p w14:paraId="0F034018" w14:textId="1BE6B0B9" w:rsidR="00882108" w:rsidRDefault="00882108" w:rsidP="00882108">
      <w:pPr>
        <w:spacing w:after="120" w:line="360" w:lineRule="auto"/>
      </w:pPr>
      <w:r>
        <w:t xml:space="preserve">As an example, consider the activity of driving to work. This activity occurs before the activity of working; axioms at the class-level could be added to state that all instances (occurrences) of the DriveToWork activity occur before some instances (occurrences) of the Work activity, though such statements may be too strong in some cases. There are also certain preconditions and effects of the activity that might be important to represent. For example, an effect of the DriveToWork activity is that both the driver and the car are at work. This could be represented as a complex, Conjunctive State. This state may then be decomposed into more precise sub-states that capture the intended semantics using concepts from other parts of the iCity TPSO. This example formalization of the DriveToWork activity is illustrated in </w:t>
      </w:r>
      <w:r>
        <w:fldChar w:fldCharType="begin"/>
      </w:r>
      <w:r>
        <w:instrText xml:space="preserve"> REF _Ref15390281 \h </w:instrText>
      </w:r>
      <w:r>
        <w:fldChar w:fldCharType="separate"/>
      </w:r>
      <w:r w:rsidR="00C65CEA">
        <w:t xml:space="preserve">Figure </w:t>
      </w:r>
      <w:r w:rsidR="00C65CEA">
        <w:rPr>
          <w:noProof/>
        </w:rPr>
        <w:t>7</w:t>
      </w:r>
      <w:r>
        <w:fldChar w:fldCharType="end"/>
      </w:r>
      <w:r>
        <w:t xml:space="preserve">. Note that the activity DriveToWork might also be decomposed into subactivities (e.g. parts of the trip) as required. When the resulting Activity and State subclasses are instantiated, additional details regarding a particular occurrence of an activity may be added. For example, the location of the person and vehicle may be specified thus providing additional detail on the state before the particular activity occurrence. This is depicted in </w:t>
      </w:r>
      <w:r>
        <w:fldChar w:fldCharType="begin"/>
      </w:r>
      <w:r>
        <w:instrText xml:space="preserve"> REF _Ref12516943 \h </w:instrText>
      </w:r>
      <w:r>
        <w:fldChar w:fldCharType="separate"/>
      </w:r>
      <w:r w:rsidR="00C65CEA">
        <w:t xml:space="preserve">Figure </w:t>
      </w:r>
      <w:r w:rsidR="00C65CEA">
        <w:rPr>
          <w:noProof/>
        </w:rPr>
        <w:t>8</w:t>
      </w:r>
      <w:r>
        <w:fldChar w:fldCharType="end"/>
      </w:r>
      <w:r>
        <w:t>.</w:t>
      </w:r>
    </w:p>
    <w:p w14:paraId="0ABE9FE7" w14:textId="77777777" w:rsidR="00882108" w:rsidRDefault="00882108" w:rsidP="00882108">
      <w:pPr>
        <w:keepNext/>
        <w:spacing w:after="120" w:line="360" w:lineRule="auto"/>
      </w:pPr>
      <w:r w:rsidRPr="009F4912">
        <w:rPr>
          <w:noProof/>
        </w:rPr>
        <w:lastRenderedPageBreak/>
        <w:drawing>
          <wp:inline distT="0" distB="0" distL="0" distR="0" wp14:anchorId="48FD34B3" wp14:editId="34DB8A20">
            <wp:extent cx="4811151" cy="4212327"/>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1233" cy="4221154"/>
                    </a:xfrm>
                    <a:prstGeom prst="rect">
                      <a:avLst/>
                    </a:prstGeom>
                  </pic:spPr>
                </pic:pic>
              </a:graphicData>
            </a:graphic>
          </wp:inline>
        </w:drawing>
      </w:r>
    </w:p>
    <w:p w14:paraId="4E0929D3" w14:textId="794BBC89" w:rsidR="00882108" w:rsidRDefault="00882108" w:rsidP="00882108">
      <w:pPr>
        <w:pStyle w:val="Caption"/>
        <w:spacing w:after="120" w:line="360" w:lineRule="auto"/>
        <w:rPr>
          <w:lang w:val="en-CA"/>
        </w:rPr>
      </w:pPr>
      <w:bookmarkStart w:id="80" w:name="_Ref15390281"/>
      <w:r>
        <w:t xml:space="preserve">Figure </w:t>
      </w:r>
      <w:fldSimple w:instr=" SEQ Figure \* ARABIC ">
        <w:r w:rsidR="001A6211">
          <w:rPr>
            <w:noProof/>
          </w:rPr>
          <w:t>7</w:t>
        </w:r>
      </w:fldSimple>
      <w:bookmarkEnd w:id="80"/>
      <w:r>
        <w:t>: Example formalization of the DriveToWorkActivity</w:t>
      </w:r>
    </w:p>
    <w:p w14:paraId="50965360" w14:textId="77777777" w:rsidR="00882108" w:rsidRDefault="00882108" w:rsidP="00882108">
      <w:pPr>
        <w:keepNext/>
        <w:spacing w:after="120" w:line="360" w:lineRule="auto"/>
      </w:pPr>
      <w:r w:rsidRPr="00676D45">
        <w:rPr>
          <w:noProof/>
        </w:rPr>
        <w:lastRenderedPageBreak/>
        <w:drawing>
          <wp:inline distT="0" distB="0" distL="0" distR="0" wp14:anchorId="654EB1F5" wp14:editId="170DF706">
            <wp:extent cx="5943600" cy="4571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71365"/>
                    </a:xfrm>
                    <a:prstGeom prst="rect">
                      <a:avLst/>
                    </a:prstGeom>
                  </pic:spPr>
                </pic:pic>
              </a:graphicData>
            </a:graphic>
          </wp:inline>
        </w:drawing>
      </w:r>
    </w:p>
    <w:p w14:paraId="32096DE8" w14:textId="58E847E3" w:rsidR="00882108" w:rsidRPr="00A3354E" w:rsidRDefault="00882108" w:rsidP="00882108">
      <w:pPr>
        <w:pStyle w:val="Caption"/>
        <w:spacing w:after="120"/>
        <w:rPr>
          <w:lang w:val="en-CA"/>
        </w:rPr>
      </w:pPr>
      <w:bookmarkStart w:id="81" w:name="_Ref12516943"/>
      <w:r>
        <w:t xml:space="preserve">Figure </w:t>
      </w:r>
      <w:fldSimple w:instr=" SEQ Figure \* ARABIC ">
        <w:r w:rsidR="001A6211">
          <w:rPr>
            <w:noProof/>
          </w:rPr>
          <w:t>8</w:t>
        </w:r>
      </w:fldSimple>
      <w:bookmarkEnd w:id="81"/>
      <w:r>
        <w:t>: Example use of the Activity Ontology</w:t>
      </w:r>
    </w:p>
    <w:p w14:paraId="3B1DB8D2" w14:textId="3FECAECC" w:rsidR="00F1015B" w:rsidRDefault="00882108" w:rsidP="00FE13B1">
      <w:pPr>
        <w:pStyle w:val="Heading4"/>
      </w:pPr>
      <w:r>
        <w:t>Future Work</w:t>
      </w:r>
    </w:p>
    <w:p w14:paraId="75FA998E" w14:textId="5AADBD44" w:rsidR="00FE13B1" w:rsidRPr="00FE13B1" w:rsidRDefault="00FE13B1" w:rsidP="00FE13B1">
      <w:pPr>
        <w:rPr>
          <w:lang w:val="en-US" w:bidi="en-US"/>
        </w:rPr>
      </w:pPr>
      <w:r>
        <w:rPr>
          <w:lang w:val="en-US" w:bidi="en-US"/>
        </w:rPr>
        <w:t>As noted, this represented is influenced by earlier work on Activities in the TOVE ontologies. However, this ontology does not directly reuse the more recent OWL version of the TOVE Activity ontology released by the Enterprise Integration Laboratory</w:t>
      </w:r>
      <w:r>
        <w:rPr>
          <w:rStyle w:val="FootnoteReference"/>
          <w:lang w:val="en-US" w:bidi="en-US"/>
        </w:rPr>
        <w:footnoteReference w:id="5"/>
      </w:r>
      <w:r>
        <w:rPr>
          <w:lang w:val="en-US" w:bidi="en-US"/>
        </w:rPr>
        <w:t>. Future work should address this by attempting to either revise and converge these ontologies or to formalize the relationship between the two.</w:t>
      </w:r>
    </w:p>
    <w:p w14:paraId="3F767999" w14:textId="77777777" w:rsidR="00882108" w:rsidRDefault="00882108" w:rsidP="00471164"/>
    <w:p w14:paraId="7E4819CA" w14:textId="77777777" w:rsidR="00FA36DF" w:rsidRPr="00FA36DF" w:rsidRDefault="00FA36DF" w:rsidP="00FA36DF">
      <w:pPr>
        <w:rPr>
          <w:b/>
        </w:rPr>
      </w:pPr>
      <w:r w:rsidRPr="00FA36DF">
        <w:rPr>
          <w:b/>
        </w:rPr>
        <w:t>Reused Ontologies:</w:t>
      </w:r>
    </w:p>
    <w:p w14:paraId="2F1261DB" w14:textId="339AB54D" w:rsidR="00FA36DF" w:rsidRDefault="00E96D73" w:rsidP="009E4A69">
      <w:pPr>
        <w:pStyle w:val="ListParagraph"/>
      </w:pPr>
      <w:r>
        <w:t>Change Ontology</w:t>
      </w:r>
    </w:p>
    <w:p w14:paraId="6F40D19E" w14:textId="471D135C" w:rsidR="00FA36DF" w:rsidRDefault="00E96D73" w:rsidP="009E4A69">
      <w:pPr>
        <w:pStyle w:val="ListParagraph"/>
      </w:pPr>
      <w:r>
        <w:t>Location Ontology</w:t>
      </w:r>
    </w:p>
    <w:p w14:paraId="3D7B13F8" w14:textId="77777777" w:rsidR="00E8128A" w:rsidRPr="00733EB6" w:rsidRDefault="00E8128A" w:rsidP="00E8128A">
      <w:pPr>
        <w:pStyle w:val="Heading3"/>
      </w:pPr>
      <w:bookmarkStart w:id="82" w:name="_Toc21701973"/>
      <w:r w:rsidRPr="00733EB6">
        <w:t xml:space="preserve">Recurring </w:t>
      </w:r>
      <w:r>
        <w:t>E</w:t>
      </w:r>
      <w:r w:rsidRPr="00733EB6">
        <w:t>vent ontology</w:t>
      </w:r>
      <w:bookmarkEnd w:id="82"/>
    </w:p>
    <w:p w14:paraId="35B9F1C1" w14:textId="77777777" w:rsidR="00E8128A" w:rsidRPr="00A30239" w:rsidRDefault="00E8128A" w:rsidP="00E8128A">
      <w:pPr>
        <w:rPr>
          <w:i/>
        </w:rPr>
      </w:pPr>
      <w:r>
        <w:rPr>
          <w:i/>
        </w:rPr>
        <w:t>http://ontology.eil.utoronto.ca/icity/RecurringEvent</w:t>
      </w:r>
    </w:p>
    <w:p w14:paraId="397C38BA" w14:textId="77777777" w:rsidR="00E8128A" w:rsidRDefault="00E8128A" w:rsidP="00E8128A">
      <w:pPr>
        <w:spacing w:after="120" w:line="360" w:lineRule="auto"/>
      </w:pPr>
      <w:r>
        <w:t xml:space="preserve">A specification of recurring events, in particular those that are defined according to calendar dates (e.g. every Monday, every March), is required to capture information regarding hours of </w:t>
      </w:r>
      <w:r>
        <w:lastRenderedPageBreak/>
        <w:t>operation, road restrictions, restrictions on parking policies, and so on. A recurring event is a means of describing scenarios where some activity is scheduled to recur at some regular interval. I</w:t>
      </w:r>
      <w:r w:rsidRPr="0029246E">
        <w:t xml:space="preserve">t is important to note that </w:t>
      </w:r>
      <w:r>
        <w:t>recurring events</w:t>
      </w:r>
      <w:r w:rsidRPr="0029246E">
        <w:t xml:space="preserve">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D991993" w14:textId="77777777" w:rsidR="00E8128A" w:rsidRDefault="00E8128A" w:rsidP="00E8128A">
      <w:pPr>
        <w:pStyle w:val="Heading4"/>
      </w:pPr>
      <w:r>
        <w:t>The Ontology</w:t>
      </w:r>
    </w:p>
    <w:p w14:paraId="25770CB9" w14:textId="62F9249A" w:rsidR="00E8128A" w:rsidRDefault="00E8128A" w:rsidP="00E8128A">
      <w:pPr>
        <w:spacing w:after="120" w:line="360" w:lineRule="auto"/>
      </w:pPr>
      <w:r>
        <w:t>The design of this ontology was inspired by previous work on an ontology for city services</w:t>
      </w:r>
      <w:r>
        <w:rPr>
          <w:rStyle w:val="FootnoteReference"/>
          <w:rFonts w:eastAsiaTheme="majorEastAsia"/>
        </w:rPr>
        <w:footnoteReference w:id="6"/>
      </w:r>
      <w:r>
        <w:t xml:space="preserve"> for the Global City Indicator (GCI) Ontology </w:t>
      </w:r>
      <w:r>
        <w:fldChar w:fldCharType="begin"/>
      </w:r>
      <w:r w:rsidR="006B06D3">
        <w:instrText xml:space="preserve"> ADDIN EN.CITE &lt;EndNote&gt;&lt;Cite&gt;&lt;Author&gt;Fox&lt;/Author&gt;&lt;Year&gt;2013&lt;/Year&gt;&lt;IDText&gt;A foundation ontology for global city indicators&lt;/IDText&gt;&lt;DisplayText&gt;[16]&lt;/DisplayText&gt;&lt;record&gt;&lt;titles&gt;&lt;title&gt;A foundation ontology for global city indicators&lt;/title&gt;&lt;secondary-title&gt;University of Toronto, Toronto, Global Cities Institute&lt;/secondary-title&gt;&lt;/titles&gt;&lt;contributors&gt;&lt;authors&gt;&lt;author&gt;Fox, Mark S&lt;/author&gt;&lt;/authors&gt;&lt;/contributors&gt;&lt;added-date format="utc"&gt;1563201558&lt;/added-date&gt;&lt;ref-type name="Journal Article"&gt;17&lt;/ref-type&gt;&lt;dates&gt;&lt;year&gt;2013&lt;/year&gt;&lt;/dates&gt;&lt;rec-number&gt;19&lt;/rec-number&gt;&lt;last-updated-date format="utc"&gt;1563201558&lt;/last-updated-date&gt;&lt;/record&gt;&lt;/Cite&gt;&lt;/EndNote&gt;</w:instrText>
      </w:r>
      <w:r>
        <w:fldChar w:fldCharType="separate"/>
      </w:r>
      <w:r w:rsidR="006B06D3">
        <w:rPr>
          <w:noProof/>
        </w:rPr>
        <w:t>[16]</w:t>
      </w:r>
      <w:r>
        <w:fldChar w:fldCharType="end"/>
      </w:r>
      <w:r>
        <w:t xml:space="preserve">, however due to incompatibilities in the scope and semantics of the GCI ontology we do not directly reuse it in the iCity TPSO. The GCI Ontology defines recurring events specifically as “Service” events, whereas the transportation requires a more general notion of recurring events. The GCI Ontology employs the concept of a time interval to capture when some event recurs, however we observe that this is misleading as recurring events will occur at </w:t>
      </w:r>
      <w:r>
        <w:rPr>
          <w:i/>
        </w:rPr>
        <w:t xml:space="preserve">multiple </w:t>
      </w:r>
      <w:r>
        <w:t xml:space="preserve">intervals in time. In the iCity TPSO, we opt for a more precise representation that identifies the individual occurrences (that occur at a particular time interval) of some recurring event. </w:t>
      </w:r>
    </w:p>
    <w:p w14:paraId="632FD378" w14:textId="77777777" w:rsidR="00E8128A" w:rsidRDefault="00E8128A" w:rsidP="00E8128A">
      <w:pPr>
        <w:spacing w:after="120" w:line="360" w:lineRule="auto"/>
      </w:pPr>
      <w: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3CD0A0A0" w14:textId="77777777" w:rsidR="00E8128A" w:rsidRDefault="00E8128A" w:rsidP="00E8128A">
      <w:pPr>
        <w:spacing w:after="120" w:line="360" w:lineRule="auto"/>
      </w:pPr>
      <w:r w:rsidRPr="00E1766E">
        <w:t xml:space="preserve">An instance of a recurring event </w:t>
      </w:r>
      <w:r>
        <w:t>corresponds to</w:t>
      </w:r>
      <w:r w:rsidRPr="00E1766E">
        <w:t xml:space="preserve"> a class of activities (e.g., all of the occurrences of a Tuesday, all of the occurrences of the weekly waste pickup). </w:t>
      </w:r>
      <w:r>
        <w:t xml:space="preserve">The intuition is that the occurrences of a recurring event are all the same type of activity. What defines a recurring event is a combination of the activity type (e.g. a transit trip from point A to point B or the provision of a service) and the frequency at which it recurs. </w:t>
      </w:r>
    </w:p>
    <w:p w14:paraId="2AAEE189" w14:textId="77777777" w:rsidR="00E8128A" w:rsidRDefault="00E8128A" w:rsidP="00E8128A">
      <w:pPr>
        <w:spacing w:after="120" w:line="360" w:lineRule="auto"/>
      </w:pPr>
      <w:r>
        <w:t xml:space="preserve">The ontology captures the associated activity type with the </w:t>
      </w:r>
      <w:r w:rsidRPr="00E1766E">
        <w:rPr>
          <w:i/>
        </w:rPr>
        <w:t>hasOccurrence</w:t>
      </w:r>
      <w:r w:rsidRPr="00E1766E">
        <w:t xml:space="preserve"> </w:t>
      </w:r>
      <w:r>
        <w:t>property that relates recurring events to activities</w:t>
      </w:r>
      <w:r w:rsidRPr="00E1766E">
        <w:t>.</w:t>
      </w:r>
      <w:r>
        <w:t xml:space="preserve"> Classes of recurring events may be captured by identifying their </w:t>
      </w:r>
      <w:r>
        <w:lastRenderedPageBreak/>
        <w:t>associated classes of Activities, while individual recurring events may be associated with one or more instances of an activity.</w:t>
      </w:r>
    </w:p>
    <w:p w14:paraId="120EFC38" w14:textId="77777777" w:rsidR="00E8128A" w:rsidRPr="00E1766E" w:rsidRDefault="00E8128A" w:rsidP="00E8128A">
      <w:pPr>
        <w:spacing w:after="120" w:line="360" w:lineRule="auto"/>
      </w:pPr>
      <w:r w:rsidRPr="00E1766E">
        <w:t xml:space="preserve">The Recurring Event ontology </w:t>
      </w:r>
      <w:r>
        <w:t xml:space="preserve">reuses </w:t>
      </w:r>
      <w:r w:rsidRPr="00E1766E">
        <w:t>the Activity ontology, as the concept of an activity is central to the notion of a recurring event: the activit</w:t>
      </w:r>
      <w:r>
        <w:t>ies</w:t>
      </w:r>
      <w:r w:rsidRPr="00E1766E">
        <w:t xml:space="preserve"> </w:t>
      </w:r>
      <w:r>
        <w:t>are the recurrences</w:t>
      </w:r>
      <w:r w:rsidRPr="00E1766E">
        <w:t xml:space="preserve">. It is important to note that while the concept of Activity defined in the Activity ontology </w:t>
      </w:r>
      <w:r>
        <w:t xml:space="preserve">and </w:t>
      </w:r>
      <w:r w:rsidRPr="00E1766E">
        <w:t xml:space="preserve">is necessary for the definition of a RecurringEvent, it is </w:t>
      </w:r>
      <w:r w:rsidRPr="00E1766E">
        <w:rPr>
          <w:i/>
        </w:rPr>
        <w:t xml:space="preserve">not </w:t>
      </w:r>
      <w:r w:rsidRPr="00E1766E">
        <w:t xml:space="preserve">the case that the concept of RecurringEvents is required for the definition of an Activity. This allows </w:t>
      </w:r>
      <w:r>
        <w:t>the iCity TPSO</w:t>
      </w:r>
      <w:r w:rsidRPr="00E1766E">
        <w:t xml:space="preserve"> to maintain a simpler representation of events</w:t>
      </w:r>
      <w:r>
        <w:t xml:space="preserve"> in cases where </w:t>
      </w:r>
      <w:r w:rsidRPr="00E1766E">
        <w:t>the notion of recurrence not be required.</w:t>
      </w:r>
    </w:p>
    <w:p w14:paraId="63EEB3B4" w14:textId="77777777" w:rsidR="00E8128A" w:rsidRDefault="00E8128A" w:rsidP="00E8128A">
      <w:pPr>
        <w:spacing w:after="120" w:line="360" w:lineRule="auto"/>
      </w:pPr>
      <w:r>
        <w:t>Recurring</w:t>
      </w:r>
      <w:r w:rsidRPr="002919E2">
        <w:t xml:space="preserve"> events </w:t>
      </w:r>
      <w:r>
        <w:t xml:space="preserve">are also identified </w:t>
      </w:r>
      <w:r w:rsidRPr="002919E2">
        <w:t>based on the regular interval at which they occur; this is capture</w:t>
      </w:r>
      <w:r>
        <w:t>d</w:t>
      </w:r>
      <w:r w:rsidRPr="002919E2">
        <w:t xml:space="preserve"> using some combination of the hasTime, dayOfWeek, hasMonth, and dayOfMonth properties.  Using these properties, </w:t>
      </w:r>
      <w:r>
        <w:t xml:space="preserve">the </w:t>
      </w:r>
      <w:r w:rsidRPr="002919E2">
        <w:t xml:space="preserve">ontology </w:t>
      </w:r>
      <w:r>
        <w:t>supports</w:t>
      </w:r>
      <w:r w:rsidRPr="002919E2">
        <w:t xml:space="preserve"> </w:t>
      </w:r>
      <w:r>
        <w:t xml:space="preserve">definitions of </w:t>
      </w:r>
      <w:r w:rsidRPr="002919E2">
        <w:t>specializations of the RecurringEvent class</w:t>
      </w:r>
      <w:r>
        <w:t>. In particular, subclasses for daily, weekly, monthly, and yearly recurring events are defined; o</w:t>
      </w:r>
      <w:r w:rsidRPr="002919E2">
        <w:t xml:space="preserve">ther </w:t>
      </w:r>
      <w:r>
        <w:t>classes of recurring events</w:t>
      </w:r>
      <w:r w:rsidRPr="002919E2">
        <w:t xml:space="preserve"> may be defined similarly, as required.</w:t>
      </w:r>
    </w:p>
    <w:p w14:paraId="5770E58B" w14:textId="77777777" w:rsidR="00E8128A" w:rsidRPr="00E1766E" w:rsidRDefault="00E8128A" w:rsidP="00BC16B7">
      <w:pPr>
        <w:pStyle w:val="ListParagraph"/>
        <w:numPr>
          <w:ilvl w:val="0"/>
          <w:numId w:val="25"/>
        </w:numPr>
        <w:spacing w:after="120" w:line="360" w:lineRule="auto"/>
        <w:rPr>
          <w:lang w:val="en-CA"/>
        </w:rPr>
      </w:pPr>
      <w:r w:rsidRPr="00E1766E">
        <w:rPr>
          <w:lang w:val="en-CA"/>
        </w:rPr>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122E794" w14:textId="77777777" w:rsidR="00E8128A" w:rsidRPr="00E1766E" w:rsidRDefault="00E8128A" w:rsidP="00BC16B7">
      <w:pPr>
        <w:pStyle w:val="ListParagraph"/>
        <w:numPr>
          <w:ilvl w:val="0"/>
          <w:numId w:val="25"/>
        </w:numPr>
        <w:spacing w:after="120" w:line="360" w:lineRule="auto"/>
        <w:rPr>
          <w:lang w:val="en-CA"/>
        </w:rPr>
      </w:pPr>
      <w:r w:rsidRPr="00E1766E">
        <w:rPr>
          <w:lang w:val="en-CA"/>
        </w:rPr>
        <w:t xml:space="preserve">A WeeklyRecurringEvent recurs regularly on the same day of the week, as specified by the </w:t>
      </w:r>
      <w:proofErr w:type="gramStart"/>
      <w:r w:rsidRPr="00E1766E">
        <w:rPr>
          <w:lang w:val="en-CA"/>
        </w:rPr>
        <w:t>schema:dayOfWeek</w:t>
      </w:r>
      <w:proofErr w:type="gramEnd"/>
      <w:r w:rsidRPr="00E1766E">
        <w:rPr>
          <w:lang w:val="en-CA"/>
        </w:rPr>
        <w:t xml:space="preserve"> property.</w:t>
      </w:r>
    </w:p>
    <w:p w14:paraId="531AE9B0" w14:textId="77777777" w:rsidR="00E8128A" w:rsidRPr="00E1766E" w:rsidRDefault="00E8128A" w:rsidP="00BC16B7">
      <w:pPr>
        <w:pStyle w:val="ListParagraph"/>
        <w:numPr>
          <w:ilvl w:val="0"/>
          <w:numId w:val="25"/>
        </w:numPr>
        <w:spacing w:after="120" w:line="360" w:lineRule="auto"/>
        <w:rPr>
          <w:lang w:val="en-CA"/>
        </w:rPr>
      </w:pPr>
      <w:r w:rsidRPr="00E1766E">
        <w:rPr>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E1766E">
        <w:rPr>
          <w:i/>
          <w:lang w:val="en-CA"/>
        </w:rPr>
        <w:t xml:space="preserve">day </w:t>
      </w:r>
      <w:r w:rsidRPr="00E1766E">
        <w:rPr>
          <w:lang w:val="en-CA"/>
        </w:rPr>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4A83E55F" w14:textId="77777777" w:rsidR="00E8128A" w:rsidRPr="004B447F" w:rsidRDefault="00E8128A" w:rsidP="00BC16B7">
      <w:pPr>
        <w:pStyle w:val="ListParagraph"/>
        <w:numPr>
          <w:ilvl w:val="0"/>
          <w:numId w:val="25"/>
        </w:numPr>
        <w:spacing w:after="120" w:line="360" w:lineRule="auto"/>
        <w:rPr>
          <w:lang w:val="en-CA"/>
        </w:rPr>
      </w:pPr>
      <w:r w:rsidRPr="00E1766E">
        <w:rPr>
          <w:lang w:val="en-CA"/>
        </w:rPr>
        <w:t xml:space="preserve">A YearlyRecurringEvent recurs regularly on the same day of the same month, as specified by the hasMonth and dayOfMonth properties. As with MonthlyRecurringEvent, </w:t>
      </w:r>
      <w:r w:rsidRPr="00E1766E">
        <w:rPr>
          <w:lang w:val="en-CA"/>
        </w:rPr>
        <w:lastRenderedPageBreak/>
        <w:t>there may be ambiguity regarding the semantics of a yearly recurring event, however this formalization captures only the notion of an event that recurs on the same day of the same month (e.g. a birthday).</w:t>
      </w:r>
    </w:p>
    <w:p w14:paraId="41033E96" w14:textId="77777777" w:rsidR="00E8128A" w:rsidRPr="00E1766E" w:rsidRDefault="00E8128A" w:rsidP="00E8128A">
      <w:pPr>
        <w:spacing w:after="120" w:line="360" w:lineRule="auto"/>
      </w:pPr>
      <w:r w:rsidRPr="00E1766E">
        <w:t xml:space="preserve">Exceptions to recurring events may also be defined. For example, a business may normally operate on Monday-Friday, except for public holidays. Exceptions may also be defined on </w:t>
      </w:r>
      <w:r w:rsidRPr="00E1766E">
        <w:rPr>
          <w:i/>
        </w:rPr>
        <w:t>specific</w:t>
      </w:r>
      <w:r w:rsidRPr="00E176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3484C880" w14:textId="2828A43E" w:rsidR="00E8128A" w:rsidRDefault="00E8128A" w:rsidP="00E8128A">
      <w:pPr>
        <w:spacing w:after="120" w:line="360" w:lineRule="auto"/>
      </w:pPr>
      <w:r w:rsidRPr="00E1766E">
        <w:t>As with an Activity, a RecurringEvent may be decomposed/decomposed into simpler/more complex RecurringEvents to support varying levels of granularity. This decomposition may be specified with the hasSubRecurringEvent property.</w:t>
      </w:r>
      <w:r>
        <w:t xml:space="preserve"> The key classes in the Recurring Event Ontology are summarized in </w:t>
      </w:r>
      <w:r>
        <w:fldChar w:fldCharType="begin"/>
      </w:r>
      <w:r>
        <w:instrText xml:space="preserve"> REF _Ref12533493 \h </w:instrText>
      </w:r>
      <w:r>
        <w:fldChar w:fldCharType="separate"/>
      </w:r>
      <w:r w:rsidR="00C65CEA">
        <w:t xml:space="preserve">Table </w:t>
      </w:r>
      <w:r w:rsidR="00C65CEA">
        <w:rPr>
          <w:noProof/>
        </w:rPr>
        <w:t>8</w:t>
      </w:r>
      <w:r>
        <w:fldChar w:fldCharType="end"/>
      </w:r>
      <w:r>
        <w:t xml:space="preserve"> and illustrated in </w:t>
      </w:r>
      <w:r>
        <w:fldChar w:fldCharType="begin"/>
      </w:r>
      <w:r>
        <w:instrText xml:space="preserve"> REF _Ref12533514 \h </w:instrText>
      </w:r>
      <w:r>
        <w:fldChar w:fldCharType="separate"/>
      </w:r>
      <w:r w:rsidR="00C65CEA">
        <w:t xml:space="preserve">Figure </w:t>
      </w:r>
      <w:r w:rsidR="00C65CEA">
        <w:rPr>
          <w:noProof/>
        </w:rPr>
        <w:t>9</w:t>
      </w:r>
      <w:r>
        <w:fldChar w:fldCharType="end"/>
      </w:r>
      <w:r>
        <w:t>.</w:t>
      </w:r>
    </w:p>
    <w:p w14:paraId="650C9F54" w14:textId="50FA9EB8" w:rsidR="00E8128A" w:rsidRDefault="00E8128A" w:rsidP="00E8128A">
      <w:pPr>
        <w:pStyle w:val="Caption"/>
        <w:keepNext/>
        <w:spacing w:after="120"/>
      </w:pPr>
      <w:bookmarkStart w:id="83" w:name="_Ref12533493"/>
      <w:r>
        <w:t xml:space="preserve">Table </w:t>
      </w:r>
      <w:fldSimple w:instr=" SEQ Table \* ARABIC ">
        <w:r w:rsidR="00C65CEA">
          <w:rPr>
            <w:noProof/>
          </w:rPr>
          <w:t>8</w:t>
        </w:r>
      </w:fldSimple>
      <w:bookmarkEnd w:id="83"/>
      <w:r>
        <w:t>: Key classes in the Recurring Event Ontology</w:t>
      </w:r>
    </w:p>
    <w:tbl>
      <w:tblPr>
        <w:tblStyle w:val="TableGrid"/>
        <w:tblpPr w:leftFromText="180" w:rightFromText="180" w:vertAnchor="text" w:horzAnchor="margin" w:tblpY="128"/>
        <w:tblW w:w="0" w:type="auto"/>
        <w:tblLook w:val="04A0" w:firstRow="1" w:lastRow="0" w:firstColumn="1" w:lastColumn="0" w:noHBand="0" w:noVBand="1"/>
      </w:tblPr>
      <w:tblGrid>
        <w:gridCol w:w="2687"/>
        <w:gridCol w:w="3311"/>
        <w:gridCol w:w="3352"/>
      </w:tblGrid>
      <w:tr w:rsidR="00E8128A" w14:paraId="38644DF7" w14:textId="77777777" w:rsidTr="00763A5C">
        <w:tc>
          <w:tcPr>
            <w:tcW w:w="2687" w:type="dxa"/>
            <w:shd w:val="clear" w:color="auto" w:fill="00FFFF"/>
          </w:tcPr>
          <w:p w14:paraId="304948A3" w14:textId="77777777" w:rsidR="00E8128A" w:rsidRDefault="00E8128A" w:rsidP="00763A5C">
            <w:pPr>
              <w:spacing w:after="120"/>
            </w:pPr>
            <w:r>
              <w:t>Object</w:t>
            </w:r>
          </w:p>
        </w:tc>
        <w:tc>
          <w:tcPr>
            <w:tcW w:w="3311" w:type="dxa"/>
            <w:shd w:val="clear" w:color="auto" w:fill="00FFFF"/>
          </w:tcPr>
          <w:p w14:paraId="06745701" w14:textId="77777777" w:rsidR="00E8128A" w:rsidRDefault="00E8128A" w:rsidP="00763A5C">
            <w:pPr>
              <w:spacing w:after="120"/>
            </w:pPr>
            <w:r>
              <w:t>Property</w:t>
            </w:r>
          </w:p>
        </w:tc>
        <w:tc>
          <w:tcPr>
            <w:tcW w:w="3352" w:type="dxa"/>
            <w:shd w:val="clear" w:color="auto" w:fill="00FFFF"/>
          </w:tcPr>
          <w:p w14:paraId="383A8746" w14:textId="77777777" w:rsidR="00E8128A" w:rsidRDefault="00E8128A" w:rsidP="00763A5C">
            <w:pPr>
              <w:spacing w:after="120"/>
            </w:pPr>
            <w:r>
              <w:t>Value</w:t>
            </w:r>
          </w:p>
        </w:tc>
      </w:tr>
      <w:tr w:rsidR="00E8128A" w14:paraId="6CB40EC5" w14:textId="77777777" w:rsidTr="00763A5C">
        <w:tc>
          <w:tcPr>
            <w:tcW w:w="2687" w:type="dxa"/>
            <w:vMerge w:val="restart"/>
          </w:tcPr>
          <w:p w14:paraId="7B0FC5C8" w14:textId="77777777" w:rsidR="00E8128A" w:rsidRDefault="00E8128A" w:rsidP="00763A5C">
            <w:pPr>
              <w:spacing w:after="120"/>
            </w:pPr>
            <w:r>
              <w:t>RecurringEvent</w:t>
            </w:r>
          </w:p>
        </w:tc>
        <w:tc>
          <w:tcPr>
            <w:tcW w:w="3311" w:type="dxa"/>
          </w:tcPr>
          <w:p w14:paraId="27238DAF" w14:textId="77777777" w:rsidR="00E8128A" w:rsidRDefault="00E8128A" w:rsidP="00763A5C">
            <w:pPr>
              <w:spacing w:after="120"/>
            </w:pPr>
            <w:r>
              <w:t>hasOccurrence</w:t>
            </w:r>
          </w:p>
        </w:tc>
        <w:tc>
          <w:tcPr>
            <w:tcW w:w="3352" w:type="dxa"/>
          </w:tcPr>
          <w:p w14:paraId="19FF2827" w14:textId="77777777" w:rsidR="00E8128A" w:rsidRDefault="00E8128A" w:rsidP="00763A5C">
            <w:pPr>
              <w:spacing w:after="120"/>
            </w:pPr>
            <w:r>
              <w:t xml:space="preserve">only </w:t>
            </w:r>
            <w:proofErr w:type="gramStart"/>
            <w:r>
              <w:t>activity:Activity</w:t>
            </w:r>
            <w:proofErr w:type="gramEnd"/>
          </w:p>
        </w:tc>
      </w:tr>
      <w:tr w:rsidR="00E8128A" w14:paraId="51CF7650" w14:textId="77777777" w:rsidTr="00763A5C">
        <w:tc>
          <w:tcPr>
            <w:tcW w:w="2687" w:type="dxa"/>
            <w:vMerge/>
          </w:tcPr>
          <w:p w14:paraId="52A79B05" w14:textId="77777777" w:rsidR="00E8128A" w:rsidRDefault="00E8128A" w:rsidP="00763A5C">
            <w:pPr>
              <w:spacing w:after="120"/>
            </w:pPr>
          </w:p>
        </w:tc>
        <w:tc>
          <w:tcPr>
            <w:tcW w:w="3311" w:type="dxa"/>
          </w:tcPr>
          <w:p w14:paraId="02F2E79C" w14:textId="77777777" w:rsidR="00E8128A" w:rsidRDefault="00E8128A" w:rsidP="00763A5C">
            <w:pPr>
              <w:spacing w:after="120"/>
            </w:pPr>
            <w:r>
              <w:t>spatial_</w:t>
            </w:r>
            <w:proofErr w:type="gramStart"/>
            <w:r>
              <w:t>loc:associatedLocation</w:t>
            </w:r>
            <w:proofErr w:type="gramEnd"/>
          </w:p>
        </w:tc>
        <w:tc>
          <w:tcPr>
            <w:tcW w:w="3352" w:type="dxa"/>
          </w:tcPr>
          <w:p w14:paraId="3BAC0884" w14:textId="77777777" w:rsidR="00E8128A" w:rsidRDefault="00E8128A" w:rsidP="00763A5C">
            <w:pPr>
              <w:spacing w:after="120"/>
            </w:pPr>
            <w:r>
              <w:t>only spatial_</w:t>
            </w:r>
            <w:proofErr w:type="gramStart"/>
            <w:r>
              <w:t>loc:Feature</w:t>
            </w:r>
            <w:proofErr w:type="gramEnd"/>
          </w:p>
        </w:tc>
      </w:tr>
      <w:tr w:rsidR="00E8128A" w14:paraId="4B3DECBD" w14:textId="77777777" w:rsidTr="00763A5C">
        <w:tc>
          <w:tcPr>
            <w:tcW w:w="2687" w:type="dxa"/>
            <w:vMerge/>
          </w:tcPr>
          <w:p w14:paraId="1EFABB0C" w14:textId="77777777" w:rsidR="00E8128A" w:rsidRDefault="00E8128A" w:rsidP="00763A5C">
            <w:pPr>
              <w:spacing w:after="120"/>
            </w:pPr>
          </w:p>
        </w:tc>
        <w:tc>
          <w:tcPr>
            <w:tcW w:w="3311" w:type="dxa"/>
          </w:tcPr>
          <w:p w14:paraId="13E688FD" w14:textId="77777777" w:rsidR="00E8128A" w:rsidRDefault="00E8128A" w:rsidP="00763A5C">
            <w:pPr>
              <w:spacing w:after="120"/>
            </w:pPr>
            <w:r>
              <w:t>hasSubRecurringEvent</w:t>
            </w:r>
          </w:p>
        </w:tc>
        <w:tc>
          <w:tcPr>
            <w:tcW w:w="3352" w:type="dxa"/>
          </w:tcPr>
          <w:p w14:paraId="0E220C48" w14:textId="77777777" w:rsidR="00E8128A" w:rsidRDefault="00E8128A" w:rsidP="00763A5C">
            <w:pPr>
              <w:spacing w:after="120"/>
            </w:pPr>
            <w:r>
              <w:t xml:space="preserve">only </w:t>
            </w:r>
            <w:proofErr w:type="gramStart"/>
            <w:r>
              <w:t>rec:RecurringEvent</w:t>
            </w:r>
            <w:proofErr w:type="gramEnd"/>
          </w:p>
        </w:tc>
      </w:tr>
      <w:tr w:rsidR="00E8128A" w14:paraId="3FD9B120" w14:textId="77777777" w:rsidTr="00763A5C">
        <w:tc>
          <w:tcPr>
            <w:tcW w:w="2687" w:type="dxa"/>
            <w:vMerge/>
          </w:tcPr>
          <w:p w14:paraId="21AFEC8C" w14:textId="77777777" w:rsidR="00E8128A" w:rsidRDefault="00E8128A" w:rsidP="00763A5C">
            <w:pPr>
              <w:spacing w:after="120"/>
            </w:pPr>
          </w:p>
        </w:tc>
        <w:tc>
          <w:tcPr>
            <w:tcW w:w="3311" w:type="dxa"/>
          </w:tcPr>
          <w:p w14:paraId="7512812F" w14:textId="77777777" w:rsidR="00E8128A" w:rsidRDefault="00E8128A" w:rsidP="00763A5C">
            <w:pPr>
              <w:spacing w:after="120"/>
            </w:pPr>
            <w:r>
              <w:t>startTime</w:t>
            </w:r>
          </w:p>
        </w:tc>
        <w:tc>
          <w:tcPr>
            <w:tcW w:w="3352" w:type="dxa"/>
          </w:tcPr>
          <w:p w14:paraId="61F2EF78" w14:textId="77777777" w:rsidR="00E8128A" w:rsidRDefault="00E8128A" w:rsidP="00763A5C">
            <w:pPr>
              <w:spacing w:after="120"/>
            </w:pPr>
            <w:r>
              <w:t xml:space="preserve">only </w:t>
            </w:r>
            <w:proofErr w:type="gramStart"/>
            <w:r>
              <w:t>xsd:time</w:t>
            </w:r>
            <w:proofErr w:type="gramEnd"/>
          </w:p>
        </w:tc>
      </w:tr>
      <w:tr w:rsidR="00E8128A" w14:paraId="020D1120" w14:textId="77777777" w:rsidTr="00763A5C">
        <w:tc>
          <w:tcPr>
            <w:tcW w:w="2687" w:type="dxa"/>
            <w:vMerge/>
          </w:tcPr>
          <w:p w14:paraId="1D6CECFF" w14:textId="77777777" w:rsidR="00E8128A" w:rsidRDefault="00E8128A" w:rsidP="00763A5C">
            <w:pPr>
              <w:spacing w:after="120"/>
            </w:pPr>
          </w:p>
        </w:tc>
        <w:tc>
          <w:tcPr>
            <w:tcW w:w="3311" w:type="dxa"/>
          </w:tcPr>
          <w:p w14:paraId="76CCBA57" w14:textId="77777777" w:rsidR="00E8128A" w:rsidRDefault="00E8128A" w:rsidP="00763A5C">
            <w:pPr>
              <w:spacing w:after="120"/>
            </w:pPr>
            <w:r>
              <w:t>endTime</w:t>
            </w:r>
          </w:p>
        </w:tc>
        <w:tc>
          <w:tcPr>
            <w:tcW w:w="3352" w:type="dxa"/>
          </w:tcPr>
          <w:p w14:paraId="2715954A" w14:textId="77777777" w:rsidR="00E8128A" w:rsidRDefault="00E8128A" w:rsidP="00763A5C">
            <w:pPr>
              <w:spacing w:after="120"/>
            </w:pPr>
            <w:r>
              <w:t xml:space="preserve">only </w:t>
            </w:r>
            <w:proofErr w:type="gramStart"/>
            <w:r>
              <w:t>xsd:time</w:t>
            </w:r>
            <w:proofErr w:type="gramEnd"/>
          </w:p>
        </w:tc>
      </w:tr>
      <w:tr w:rsidR="00E8128A" w14:paraId="492CF327" w14:textId="77777777" w:rsidTr="00763A5C">
        <w:tc>
          <w:tcPr>
            <w:tcW w:w="2687" w:type="dxa"/>
            <w:vMerge/>
          </w:tcPr>
          <w:p w14:paraId="4A56B8EA" w14:textId="77777777" w:rsidR="00E8128A" w:rsidRDefault="00E8128A" w:rsidP="00763A5C">
            <w:pPr>
              <w:spacing w:after="120"/>
            </w:pPr>
          </w:p>
        </w:tc>
        <w:tc>
          <w:tcPr>
            <w:tcW w:w="3311" w:type="dxa"/>
          </w:tcPr>
          <w:p w14:paraId="7C00BD00" w14:textId="77777777" w:rsidR="00E8128A" w:rsidRDefault="00E8128A" w:rsidP="00763A5C">
            <w:pPr>
              <w:spacing w:after="120"/>
            </w:pPr>
            <w:proofErr w:type="gramStart"/>
            <w:r>
              <w:t>schema:dayOfWeek</w:t>
            </w:r>
            <w:proofErr w:type="gramEnd"/>
          </w:p>
        </w:tc>
        <w:tc>
          <w:tcPr>
            <w:tcW w:w="3352" w:type="dxa"/>
          </w:tcPr>
          <w:p w14:paraId="435FB198" w14:textId="77777777" w:rsidR="00E8128A" w:rsidRDefault="00E8128A" w:rsidP="00763A5C">
            <w:pPr>
              <w:spacing w:after="120"/>
            </w:pPr>
            <w:r>
              <w:t>only DayOfWeek</w:t>
            </w:r>
          </w:p>
        </w:tc>
      </w:tr>
      <w:tr w:rsidR="00E8128A" w14:paraId="65E3E709" w14:textId="77777777" w:rsidTr="00763A5C">
        <w:tc>
          <w:tcPr>
            <w:tcW w:w="2687" w:type="dxa"/>
            <w:vMerge/>
          </w:tcPr>
          <w:p w14:paraId="5C78FE53" w14:textId="77777777" w:rsidR="00E8128A" w:rsidRDefault="00E8128A" w:rsidP="00763A5C">
            <w:pPr>
              <w:spacing w:after="120"/>
            </w:pPr>
          </w:p>
        </w:tc>
        <w:tc>
          <w:tcPr>
            <w:tcW w:w="3311" w:type="dxa"/>
          </w:tcPr>
          <w:p w14:paraId="28C1AA38" w14:textId="77777777" w:rsidR="00E8128A" w:rsidRDefault="00E8128A" w:rsidP="00763A5C">
            <w:pPr>
              <w:spacing w:after="120"/>
            </w:pPr>
            <w:r>
              <w:t>endDayOfWeek</w:t>
            </w:r>
          </w:p>
        </w:tc>
        <w:tc>
          <w:tcPr>
            <w:tcW w:w="3352" w:type="dxa"/>
          </w:tcPr>
          <w:p w14:paraId="28ABE7AF" w14:textId="77777777" w:rsidR="00E8128A" w:rsidRDefault="00E8128A" w:rsidP="00763A5C">
            <w:pPr>
              <w:spacing w:after="120"/>
            </w:pPr>
            <w:r>
              <w:t>only DayOfWeek</w:t>
            </w:r>
          </w:p>
        </w:tc>
      </w:tr>
      <w:tr w:rsidR="00E8128A" w14:paraId="69100DFB" w14:textId="77777777" w:rsidTr="00763A5C">
        <w:tc>
          <w:tcPr>
            <w:tcW w:w="2687" w:type="dxa"/>
            <w:vMerge/>
          </w:tcPr>
          <w:p w14:paraId="73232287" w14:textId="77777777" w:rsidR="00E8128A" w:rsidRDefault="00E8128A" w:rsidP="00763A5C">
            <w:pPr>
              <w:spacing w:after="120"/>
            </w:pPr>
          </w:p>
        </w:tc>
        <w:tc>
          <w:tcPr>
            <w:tcW w:w="3311" w:type="dxa"/>
          </w:tcPr>
          <w:p w14:paraId="25F08237" w14:textId="77777777" w:rsidR="00E8128A" w:rsidRDefault="00E8128A" w:rsidP="00763A5C">
            <w:pPr>
              <w:spacing w:after="120"/>
            </w:pPr>
            <w:r>
              <w:t>hasMonth</w:t>
            </w:r>
          </w:p>
        </w:tc>
        <w:tc>
          <w:tcPr>
            <w:tcW w:w="3352" w:type="dxa"/>
          </w:tcPr>
          <w:p w14:paraId="16C0447C" w14:textId="77777777" w:rsidR="00E8128A" w:rsidRDefault="00E8128A" w:rsidP="00763A5C">
            <w:pPr>
              <w:spacing w:after="120"/>
            </w:pPr>
            <w:r>
              <w:t>only Month</w:t>
            </w:r>
          </w:p>
        </w:tc>
      </w:tr>
      <w:tr w:rsidR="00E8128A" w14:paraId="411F6713" w14:textId="77777777" w:rsidTr="00763A5C">
        <w:tc>
          <w:tcPr>
            <w:tcW w:w="2687" w:type="dxa"/>
            <w:vMerge/>
          </w:tcPr>
          <w:p w14:paraId="27F53438" w14:textId="77777777" w:rsidR="00E8128A" w:rsidRDefault="00E8128A" w:rsidP="00763A5C">
            <w:pPr>
              <w:spacing w:after="120"/>
            </w:pPr>
          </w:p>
        </w:tc>
        <w:tc>
          <w:tcPr>
            <w:tcW w:w="3311" w:type="dxa"/>
          </w:tcPr>
          <w:p w14:paraId="04E1209D" w14:textId="77777777" w:rsidR="00E8128A" w:rsidRDefault="00E8128A" w:rsidP="00763A5C">
            <w:pPr>
              <w:spacing w:after="120"/>
            </w:pPr>
            <w:r>
              <w:t>endMonth</w:t>
            </w:r>
          </w:p>
        </w:tc>
        <w:tc>
          <w:tcPr>
            <w:tcW w:w="3352" w:type="dxa"/>
          </w:tcPr>
          <w:p w14:paraId="4BACD976" w14:textId="77777777" w:rsidR="00E8128A" w:rsidRDefault="00E8128A" w:rsidP="00763A5C">
            <w:pPr>
              <w:spacing w:after="120"/>
            </w:pPr>
            <w:r>
              <w:t>only Month</w:t>
            </w:r>
          </w:p>
        </w:tc>
      </w:tr>
      <w:tr w:rsidR="00E8128A" w14:paraId="2F528B69" w14:textId="77777777" w:rsidTr="00763A5C">
        <w:tc>
          <w:tcPr>
            <w:tcW w:w="2687" w:type="dxa"/>
            <w:vMerge/>
          </w:tcPr>
          <w:p w14:paraId="6CC20A42" w14:textId="77777777" w:rsidR="00E8128A" w:rsidRDefault="00E8128A" w:rsidP="00763A5C">
            <w:pPr>
              <w:spacing w:after="120"/>
            </w:pPr>
          </w:p>
        </w:tc>
        <w:tc>
          <w:tcPr>
            <w:tcW w:w="3311" w:type="dxa"/>
          </w:tcPr>
          <w:p w14:paraId="6B107551" w14:textId="77777777" w:rsidR="00E8128A" w:rsidRDefault="00E8128A" w:rsidP="00763A5C">
            <w:pPr>
              <w:spacing w:after="120"/>
            </w:pPr>
            <w:r>
              <w:t>dayOfMonth</w:t>
            </w:r>
          </w:p>
        </w:tc>
        <w:tc>
          <w:tcPr>
            <w:tcW w:w="3352" w:type="dxa"/>
          </w:tcPr>
          <w:p w14:paraId="7171A1A1" w14:textId="77777777" w:rsidR="00E8128A" w:rsidRDefault="00E8128A" w:rsidP="00763A5C">
            <w:pPr>
              <w:spacing w:after="120"/>
            </w:pPr>
            <w:r>
              <w:t xml:space="preserve">only </w:t>
            </w:r>
            <w:proofErr w:type="gramStart"/>
            <w:r>
              <w:t>rdfs:Literal</w:t>
            </w:r>
            <w:proofErr w:type="gramEnd"/>
          </w:p>
        </w:tc>
      </w:tr>
      <w:tr w:rsidR="00E8128A" w14:paraId="58D84D71" w14:textId="77777777" w:rsidTr="00763A5C">
        <w:tc>
          <w:tcPr>
            <w:tcW w:w="2687" w:type="dxa"/>
            <w:vMerge/>
          </w:tcPr>
          <w:p w14:paraId="0CBB009B" w14:textId="77777777" w:rsidR="00E8128A" w:rsidRDefault="00E8128A" w:rsidP="00763A5C">
            <w:pPr>
              <w:spacing w:after="120"/>
            </w:pPr>
          </w:p>
        </w:tc>
        <w:tc>
          <w:tcPr>
            <w:tcW w:w="3311" w:type="dxa"/>
          </w:tcPr>
          <w:p w14:paraId="7D12FC64" w14:textId="77777777" w:rsidR="00E8128A" w:rsidRDefault="00E8128A" w:rsidP="00763A5C">
            <w:pPr>
              <w:spacing w:after="120"/>
            </w:pPr>
            <w:r>
              <w:t>endDayOfMonth</w:t>
            </w:r>
          </w:p>
        </w:tc>
        <w:tc>
          <w:tcPr>
            <w:tcW w:w="3352" w:type="dxa"/>
          </w:tcPr>
          <w:p w14:paraId="5C699079" w14:textId="77777777" w:rsidR="00E8128A" w:rsidRDefault="00E8128A" w:rsidP="00763A5C">
            <w:pPr>
              <w:spacing w:after="120"/>
            </w:pPr>
            <w:r>
              <w:t xml:space="preserve">only </w:t>
            </w:r>
            <w:proofErr w:type="gramStart"/>
            <w:r>
              <w:t>rdfs:Literal</w:t>
            </w:r>
            <w:proofErr w:type="gramEnd"/>
          </w:p>
        </w:tc>
      </w:tr>
      <w:tr w:rsidR="00E8128A" w14:paraId="40BEA63C" w14:textId="77777777" w:rsidTr="00763A5C">
        <w:tc>
          <w:tcPr>
            <w:tcW w:w="2687" w:type="dxa"/>
            <w:vMerge/>
          </w:tcPr>
          <w:p w14:paraId="7D1FDFEF" w14:textId="77777777" w:rsidR="00E8128A" w:rsidRDefault="00E8128A" w:rsidP="00763A5C">
            <w:pPr>
              <w:spacing w:after="120"/>
            </w:pPr>
          </w:p>
        </w:tc>
        <w:tc>
          <w:tcPr>
            <w:tcW w:w="3311" w:type="dxa"/>
          </w:tcPr>
          <w:p w14:paraId="4ADEC5A4" w14:textId="77777777" w:rsidR="00E8128A" w:rsidRDefault="00E8128A" w:rsidP="00763A5C">
            <w:pPr>
              <w:spacing w:after="120"/>
            </w:pPr>
            <w:r>
              <w:t>beginsRecurring</w:t>
            </w:r>
          </w:p>
        </w:tc>
        <w:tc>
          <w:tcPr>
            <w:tcW w:w="3352" w:type="dxa"/>
          </w:tcPr>
          <w:p w14:paraId="5F50FB1E" w14:textId="77777777" w:rsidR="00E8128A" w:rsidRDefault="00E8128A" w:rsidP="00763A5C">
            <w:pPr>
              <w:spacing w:after="120"/>
            </w:pPr>
            <w:r>
              <w:t xml:space="preserve">only </w:t>
            </w:r>
            <w:proofErr w:type="gramStart"/>
            <w:r>
              <w:t>time:TemporalEntity</w:t>
            </w:r>
            <w:proofErr w:type="gramEnd"/>
          </w:p>
        </w:tc>
      </w:tr>
      <w:tr w:rsidR="00E8128A" w14:paraId="3C54922E" w14:textId="77777777" w:rsidTr="00763A5C">
        <w:tc>
          <w:tcPr>
            <w:tcW w:w="2687" w:type="dxa"/>
            <w:vMerge/>
          </w:tcPr>
          <w:p w14:paraId="6CFC1AB2" w14:textId="77777777" w:rsidR="00E8128A" w:rsidRDefault="00E8128A" w:rsidP="00763A5C">
            <w:pPr>
              <w:spacing w:after="120"/>
            </w:pPr>
          </w:p>
        </w:tc>
        <w:tc>
          <w:tcPr>
            <w:tcW w:w="3311" w:type="dxa"/>
          </w:tcPr>
          <w:p w14:paraId="1E9902C5" w14:textId="77777777" w:rsidR="00E8128A" w:rsidRDefault="00E8128A" w:rsidP="00763A5C">
            <w:pPr>
              <w:spacing w:after="120"/>
            </w:pPr>
            <w:r>
              <w:t>endsRecurring</w:t>
            </w:r>
          </w:p>
        </w:tc>
        <w:tc>
          <w:tcPr>
            <w:tcW w:w="3352" w:type="dxa"/>
          </w:tcPr>
          <w:p w14:paraId="6F0C0CD1" w14:textId="77777777" w:rsidR="00E8128A" w:rsidRDefault="00E8128A" w:rsidP="00763A5C">
            <w:pPr>
              <w:spacing w:after="120"/>
            </w:pPr>
            <w:r>
              <w:t xml:space="preserve">only </w:t>
            </w:r>
            <w:proofErr w:type="gramStart"/>
            <w:r>
              <w:t>time:TemporalEntity</w:t>
            </w:r>
            <w:proofErr w:type="gramEnd"/>
          </w:p>
        </w:tc>
      </w:tr>
      <w:tr w:rsidR="00E8128A" w14:paraId="3E649269" w14:textId="77777777" w:rsidTr="00763A5C">
        <w:tc>
          <w:tcPr>
            <w:tcW w:w="2687" w:type="dxa"/>
            <w:vMerge/>
          </w:tcPr>
          <w:p w14:paraId="1378CA0D" w14:textId="77777777" w:rsidR="00E8128A" w:rsidRDefault="00E8128A" w:rsidP="00763A5C">
            <w:pPr>
              <w:spacing w:after="120"/>
            </w:pPr>
          </w:p>
        </w:tc>
        <w:tc>
          <w:tcPr>
            <w:tcW w:w="3311" w:type="dxa"/>
          </w:tcPr>
          <w:p w14:paraId="1BEC184F" w14:textId="77777777" w:rsidR="00E8128A" w:rsidRDefault="00E8128A" w:rsidP="00763A5C">
            <w:pPr>
              <w:spacing w:after="120"/>
            </w:pPr>
            <w:r>
              <w:t>recursExcept</w:t>
            </w:r>
          </w:p>
        </w:tc>
        <w:tc>
          <w:tcPr>
            <w:tcW w:w="3352" w:type="dxa"/>
          </w:tcPr>
          <w:p w14:paraId="4B6D6265" w14:textId="77777777" w:rsidR="00E8128A" w:rsidRDefault="00E8128A" w:rsidP="00763A5C">
            <w:pPr>
              <w:spacing w:after="120"/>
            </w:pPr>
            <w:r>
              <w:t xml:space="preserve">only </w:t>
            </w:r>
            <w:proofErr w:type="gramStart"/>
            <w:r>
              <w:t>time:TemporalEntity</w:t>
            </w:r>
            <w:proofErr w:type="gramEnd"/>
            <w:r>
              <w:t xml:space="preserve"> or DayOfWeek</w:t>
            </w:r>
          </w:p>
        </w:tc>
      </w:tr>
      <w:tr w:rsidR="00E8128A" w14:paraId="7175A66E" w14:textId="77777777" w:rsidTr="00763A5C">
        <w:tc>
          <w:tcPr>
            <w:tcW w:w="2687" w:type="dxa"/>
            <w:vMerge/>
          </w:tcPr>
          <w:p w14:paraId="33519831" w14:textId="77777777" w:rsidR="00E8128A" w:rsidRDefault="00E8128A" w:rsidP="00763A5C">
            <w:pPr>
              <w:spacing w:after="120"/>
            </w:pPr>
          </w:p>
        </w:tc>
        <w:tc>
          <w:tcPr>
            <w:tcW w:w="3311" w:type="dxa"/>
          </w:tcPr>
          <w:p w14:paraId="5C4865AB" w14:textId="77777777" w:rsidR="00E8128A" w:rsidRDefault="00E8128A" w:rsidP="00763A5C">
            <w:pPr>
              <w:spacing w:after="120"/>
            </w:pPr>
            <w:r>
              <w:t>recursAddition</w:t>
            </w:r>
          </w:p>
        </w:tc>
        <w:tc>
          <w:tcPr>
            <w:tcW w:w="3352" w:type="dxa"/>
          </w:tcPr>
          <w:p w14:paraId="6071311A" w14:textId="77777777" w:rsidR="00E8128A" w:rsidRDefault="00E8128A" w:rsidP="00763A5C">
            <w:pPr>
              <w:spacing w:after="120"/>
            </w:pPr>
            <w:r>
              <w:t xml:space="preserve">only </w:t>
            </w:r>
            <w:proofErr w:type="gramStart"/>
            <w:r>
              <w:t>time:TemporalEntity</w:t>
            </w:r>
            <w:proofErr w:type="gramEnd"/>
            <w:r>
              <w:t xml:space="preserve"> or DayOfWeek</w:t>
            </w:r>
          </w:p>
        </w:tc>
      </w:tr>
      <w:tr w:rsidR="00E8128A" w14:paraId="09E93AF8" w14:textId="77777777" w:rsidTr="00763A5C">
        <w:tc>
          <w:tcPr>
            <w:tcW w:w="2687" w:type="dxa"/>
            <w:vMerge w:val="restart"/>
          </w:tcPr>
          <w:p w14:paraId="497ED10E" w14:textId="77777777" w:rsidR="00E8128A" w:rsidRDefault="00E8128A" w:rsidP="00763A5C">
            <w:pPr>
              <w:spacing w:after="120"/>
            </w:pPr>
            <w:r>
              <w:t>DailyRecurringEvent</w:t>
            </w:r>
          </w:p>
        </w:tc>
        <w:tc>
          <w:tcPr>
            <w:tcW w:w="3311" w:type="dxa"/>
          </w:tcPr>
          <w:p w14:paraId="2126F31C" w14:textId="77777777" w:rsidR="00E8128A" w:rsidRDefault="00E8128A" w:rsidP="00763A5C">
            <w:pPr>
              <w:spacing w:after="120"/>
            </w:pPr>
            <w:r>
              <w:t>subclassOf</w:t>
            </w:r>
          </w:p>
        </w:tc>
        <w:tc>
          <w:tcPr>
            <w:tcW w:w="3352" w:type="dxa"/>
          </w:tcPr>
          <w:p w14:paraId="6E4937A9" w14:textId="77777777" w:rsidR="00E8128A" w:rsidRDefault="00E8128A" w:rsidP="00763A5C">
            <w:pPr>
              <w:spacing w:after="120"/>
            </w:pPr>
            <w:r>
              <w:t>RecurringEvent</w:t>
            </w:r>
          </w:p>
        </w:tc>
      </w:tr>
      <w:tr w:rsidR="00E8128A" w14:paraId="48BCEE22" w14:textId="77777777" w:rsidTr="00763A5C">
        <w:tc>
          <w:tcPr>
            <w:tcW w:w="2687" w:type="dxa"/>
            <w:vMerge/>
          </w:tcPr>
          <w:p w14:paraId="5387F736" w14:textId="77777777" w:rsidR="00E8128A" w:rsidRDefault="00E8128A" w:rsidP="00763A5C">
            <w:pPr>
              <w:spacing w:after="120"/>
            </w:pPr>
          </w:p>
        </w:tc>
        <w:tc>
          <w:tcPr>
            <w:tcW w:w="3311" w:type="dxa"/>
          </w:tcPr>
          <w:p w14:paraId="2223B886" w14:textId="77777777" w:rsidR="00E8128A" w:rsidRDefault="00E8128A" w:rsidP="00763A5C">
            <w:pPr>
              <w:spacing w:after="120"/>
            </w:pPr>
            <w:r>
              <w:t>startTime</w:t>
            </w:r>
          </w:p>
        </w:tc>
        <w:tc>
          <w:tcPr>
            <w:tcW w:w="3352" w:type="dxa"/>
          </w:tcPr>
          <w:p w14:paraId="4F6AA15B" w14:textId="77777777" w:rsidR="00E8128A" w:rsidRDefault="00E8128A" w:rsidP="00763A5C">
            <w:pPr>
              <w:spacing w:after="120"/>
            </w:pPr>
            <w:r>
              <w:t xml:space="preserve">max 1 </w:t>
            </w:r>
            <w:proofErr w:type="gramStart"/>
            <w:r>
              <w:t>xsd:time</w:t>
            </w:r>
            <w:proofErr w:type="gramEnd"/>
          </w:p>
        </w:tc>
      </w:tr>
      <w:tr w:rsidR="00E8128A" w14:paraId="3A43C88A" w14:textId="77777777" w:rsidTr="00763A5C">
        <w:tc>
          <w:tcPr>
            <w:tcW w:w="2687" w:type="dxa"/>
            <w:vMerge w:val="restart"/>
          </w:tcPr>
          <w:p w14:paraId="13087289" w14:textId="77777777" w:rsidR="00E8128A" w:rsidRDefault="00E8128A" w:rsidP="00763A5C">
            <w:pPr>
              <w:spacing w:after="120"/>
            </w:pPr>
            <w:r>
              <w:t>WeeklyRecurringEvent</w:t>
            </w:r>
          </w:p>
        </w:tc>
        <w:tc>
          <w:tcPr>
            <w:tcW w:w="3311" w:type="dxa"/>
          </w:tcPr>
          <w:p w14:paraId="461E9FA0" w14:textId="77777777" w:rsidR="00E8128A" w:rsidRDefault="00E8128A" w:rsidP="00763A5C">
            <w:pPr>
              <w:spacing w:after="120"/>
            </w:pPr>
            <w:r>
              <w:t>subclassOf</w:t>
            </w:r>
          </w:p>
        </w:tc>
        <w:tc>
          <w:tcPr>
            <w:tcW w:w="3352" w:type="dxa"/>
          </w:tcPr>
          <w:p w14:paraId="1FDE9D43" w14:textId="77777777" w:rsidR="00E8128A" w:rsidRDefault="00E8128A" w:rsidP="00763A5C">
            <w:pPr>
              <w:spacing w:after="120"/>
            </w:pPr>
            <w:r>
              <w:t>RecurringEvent</w:t>
            </w:r>
          </w:p>
        </w:tc>
      </w:tr>
      <w:tr w:rsidR="00E8128A" w14:paraId="69BB0FE3" w14:textId="77777777" w:rsidTr="00763A5C">
        <w:tc>
          <w:tcPr>
            <w:tcW w:w="2687" w:type="dxa"/>
            <w:vMerge/>
          </w:tcPr>
          <w:p w14:paraId="55712E9F" w14:textId="77777777" w:rsidR="00E8128A" w:rsidRDefault="00E8128A" w:rsidP="00763A5C">
            <w:pPr>
              <w:spacing w:after="120"/>
            </w:pPr>
          </w:p>
        </w:tc>
        <w:tc>
          <w:tcPr>
            <w:tcW w:w="3311" w:type="dxa"/>
          </w:tcPr>
          <w:p w14:paraId="72167774" w14:textId="77777777" w:rsidR="00E8128A" w:rsidRDefault="00E8128A" w:rsidP="00763A5C">
            <w:pPr>
              <w:spacing w:after="120"/>
            </w:pPr>
            <w:proofErr w:type="gramStart"/>
            <w:r>
              <w:t>schema:dayOfWeek</w:t>
            </w:r>
            <w:proofErr w:type="gramEnd"/>
          </w:p>
        </w:tc>
        <w:tc>
          <w:tcPr>
            <w:tcW w:w="3352" w:type="dxa"/>
          </w:tcPr>
          <w:p w14:paraId="62F19A58" w14:textId="77777777" w:rsidR="00E8128A" w:rsidRDefault="00E8128A" w:rsidP="00763A5C">
            <w:pPr>
              <w:spacing w:after="120"/>
            </w:pPr>
            <w:r>
              <w:t>exactly 1 DayOfWeek</w:t>
            </w:r>
          </w:p>
        </w:tc>
      </w:tr>
      <w:tr w:rsidR="00E8128A" w14:paraId="670DA295" w14:textId="77777777" w:rsidTr="00763A5C">
        <w:tc>
          <w:tcPr>
            <w:tcW w:w="2687" w:type="dxa"/>
            <w:vMerge w:val="restart"/>
          </w:tcPr>
          <w:p w14:paraId="485D6336" w14:textId="77777777" w:rsidR="00E8128A" w:rsidRDefault="00E8128A" w:rsidP="00763A5C">
            <w:pPr>
              <w:spacing w:after="120"/>
            </w:pPr>
            <w:r>
              <w:t>MonthlyRecurringEvent</w:t>
            </w:r>
          </w:p>
        </w:tc>
        <w:tc>
          <w:tcPr>
            <w:tcW w:w="3311" w:type="dxa"/>
          </w:tcPr>
          <w:p w14:paraId="41B3F019" w14:textId="77777777" w:rsidR="00E8128A" w:rsidRDefault="00E8128A" w:rsidP="00763A5C">
            <w:pPr>
              <w:spacing w:after="120"/>
            </w:pPr>
            <w:r>
              <w:t>subclassOf</w:t>
            </w:r>
          </w:p>
        </w:tc>
        <w:tc>
          <w:tcPr>
            <w:tcW w:w="3352" w:type="dxa"/>
          </w:tcPr>
          <w:p w14:paraId="2F0ED4FC" w14:textId="77777777" w:rsidR="00E8128A" w:rsidRDefault="00E8128A" w:rsidP="00763A5C">
            <w:pPr>
              <w:spacing w:after="120"/>
            </w:pPr>
            <w:r>
              <w:t>RecurringEvent</w:t>
            </w:r>
          </w:p>
        </w:tc>
      </w:tr>
      <w:tr w:rsidR="00E8128A" w14:paraId="4E515B6D" w14:textId="77777777" w:rsidTr="00763A5C">
        <w:tc>
          <w:tcPr>
            <w:tcW w:w="2687" w:type="dxa"/>
            <w:vMerge/>
          </w:tcPr>
          <w:p w14:paraId="11232292" w14:textId="77777777" w:rsidR="00E8128A" w:rsidRDefault="00E8128A" w:rsidP="00763A5C">
            <w:pPr>
              <w:spacing w:after="120"/>
            </w:pPr>
          </w:p>
        </w:tc>
        <w:tc>
          <w:tcPr>
            <w:tcW w:w="3311" w:type="dxa"/>
          </w:tcPr>
          <w:p w14:paraId="0BF1F8DC" w14:textId="77777777" w:rsidR="00E8128A" w:rsidRDefault="00E8128A" w:rsidP="00763A5C">
            <w:pPr>
              <w:spacing w:after="120"/>
            </w:pPr>
            <w:r>
              <w:t>dayOfMonth</w:t>
            </w:r>
          </w:p>
        </w:tc>
        <w:tc>
          <w:tcPr>
            <w:tcW w:w="3352" w:type="dxa"/>
          </w:tcPr>
          <w:p w14:paraId="5CE4BDC7" w14:textId="77777777" w:rsidR="00E8128A" w:rsidRDefault="00E8128A" w:rsidP="00763A5C">
            <w:pPr>
              <w:spacing w:after="120"/>
            </w:pPr>
            <w:r>
              <w:t xml:space="preserve">exactly 1 </w:t>
            </w:r>
            <w:proofErr w:type="gramStart"/>
            <w:r>
              <w:t>rdfs:Literal</w:t>
            </w:r>
            <w:proofErr w:type="gramEnd"/>
          </w:p>
        </w:tc>
      </w:tr>
      <w:tr w:rsidR="00E8128A" w14:paraId="5C022873" w14:textId="77777777" w:rsidTr="00763A5C">
        <w:tc>
          <w:tcPr>
            <w:tcW w:w="2687" w:type="dxa"/>
            <w:vMerge w:val="restart"/>
          </w:tcPr>
          <w:p w14:paraId="222D402A" w14:textId="77777777" w:rsidR="00E8128A" w:rsidRDefault="00E8128A" w:rsidP="00763A5C">
            <w:pPr>
              <w:spacing w:after="120"/>
            </w:pPr>
            <w:r>
              <w:t>YearlyRecurringEvent</w:t>
            </w:r>
          </w:p>
        </w:tc>
        <w:tc>
          <w:tcPr>
            <w:tcW w:w="3311" w:type="dxa"/>
          </w:tcPr>
          <w:p w14:paraId="3D033D63" w14:textId="77777777" w:rsidR="00E8128A" w:rsidRDefault="00E8128A" w:rsidP="00763A5C">
            <w:pPr>
              <w:spacing w:after="120"/>
            </w:pPr>
            <w:r>
              <w:t>subclassOf</w:t>
            </w:r>
          </w:p>
        </w:tc>
        <w:tc>
          <w:tcPr>
            <w:tcW w:w="3352" w:type="dxa"/>
          </w:tcPr>
          <w:p w14:paraId="4056C64C" w14:textId="77777777" w:rsidR="00E8128A" w:rsidRDefault="00E8128A" w:rsidP="00763A5C">
            <w:pPr>
              <w:spacing w:after="120"/>
            </w:pPr>
            <w:r>
              <w:t>RecurringEvent</w:t>
            </w:r>
          </w:p>
        </w:tc>
      </w:tr>
      <w:tr w:rsidR="00E8128A" w14:paraId="045365D4" w14:textId="77777777" w:rsidTr="00763A5C">
        <w:tc>
          <w:tcPr>
            <w:tcW w:w="2687" w:type="dxa"/>
            <w:vMerge/>
          </w:tcPr>
          <w:p w14:paraId="59D6B19F" w14:textId="77777777" w:rsidR="00E8128A" w:rsidRDefault="00E8128A" w:rsidP="00763A5C">
            <w:pPr>
              <w:spacing w:after="120"/>
            </w:pPr>
          </w:p>
        </w:tc>
        <w:tc>
          <w:tcPr>
            <w:tcW w:w="3311" w:type="dxa"/>
          </w:tcPr>
          <w:p w14:paraId="1C69058B" w14:textId="77777777" w:rsidR="00E8128A" w:rsidRDefault="00E8128A" w:rsidP="00763A5C">
            <w:pPr>
              <w:spacing w:after="120"/>
            </w:pPr>
            <w:r>
              <w:t>hasMonth</w:t>
            </w:r>
          </w:p>
        </w:tc>
        <w:tc>
          <w:tcPr>
            <w:tcW w:w="3352" w:type="dxa"/>
          </w:tcPr>
          <w:p w14:paraId="040664BD" w14:textId="77777777" w:rsidR="00E8128A" w:rsidRDefault="00E8128A" w:rsidP="00763A5C">
            <w:pPr>
              <w:spacing w:after="120"/>
            </w:pPr>
            <w:r>
              <w:t>exactly 1 Month</w:t>
            </w:r>
          </w:p>
        </w:tc>
      </w:tr>
      <w:tr w:rsidR="00E8128A" w14:paraId="598837D6" w14:textId="77777777" w:rsidTr="00763A5C">
        <w:tc>
          <w:tcPr>
            <w:tcW w:w="2687" w:type="dxa"/>
            <w:vMerge/>
          </w:tcPr>
          <w:p w14:paraId="0E762E37" w14:textId="77777777" w:rsidR="00E8128A" w:rsidRDefault="00E8128A" w:rsidP="00763A5C">
            <w:pPr>
              <w:spacing w:after="120"/>
            </w:pPr>
          </w:p>
        </w:tc>
        <w:tc>
          <w:tcPr>
            <w:tcW w:w="3311" w:type="dxa"/>
          </w:tcPr>
          <w:p w14:paraId="66D7B04C" w14:textId="77777777" w:rsidR="00E8128A" w:rsidRDefault="00E8128A" w:rsidP="00763A5C">
            <w:pPr>
              <w:spacing w:after="120"/>
            </w:pPr>
            <w:r>
              <w:t>dayOfMonth</w:t>
            </w:r>
          </w:p>
        </w:tc>
        <w:tc>
          <w:tcPr>
            <w:tcW w:w="3352" w:type="dxa"/>
          </w:tcPr>
          <w:p w14:paraId="7B9335E9" w14:textId="77777777" w:rsidR="00E8128A" w:rsidRDefault="00E8128A" w:rsidP="00763A5C">
            <w:pPr>
              <w:spacing w:after="120"/>
            </w:pPr>
            <w:r>
              <w:t xml:space="preserve">exactly 1 </w:t>
            </w:r>
            <w:proofErr w:type="gramStart"/>
            <w:r>
              <w:t>rdfs:Literal</w:t>
            </w:r>
            <w:proofErr w:type="gramEnd"/>
          </w:p>
        </w:tc>
      </w:tr>
    </w:tbl>
    <w:p w14:paraId="59D2E0E3" w14:textId="77777777" w:rsidR="00E8128A" w:rsidRDefault="00E8128A" w:rsidP="00E8128A">
      <w:pPr>
        <w:spacing w:after="120" w:line="360" w:lineRule="auto"/>
      </w:pPr>
    </w:p>
    <w:p w14:paraId="0A0A3DA2" w14:textId="77777777" w:rsidR="00E8128A" w:rsidRDefault="00E8128A" w:rsidP="00E8128A">
      <w:pPr>
        <w:keepNext/>
        <w:spacing w:after="120" w:line="360" w:lineRule="auto"/>
        <w:jc w:val="center"/>
      </w:pPr>
      <w:r w:rsidRPr="009600E0">
        <w:rPr>
          <w:noProof/>
        </w:rPr>
        <w:drawing>
          <wp:inline distT="0" distB="0" distL="0" distR="0" wp14:anchorId="1CF64325" wp14:editId="2E7AB012">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2311400"/>
                    </a:xfrm>
                    <a:prstGeom prst="rect">
                      <a:avLst/>
                    </a:prstGeom>
                  </pic:spPr>
                </pic:pic>
              </a:graphicData>
            </a:graphic>
          </wp:inline>
        </w:drawing>
      </w:r>
    </w:p>
    <w:p w14:paraId="45EB292C" w14:textId="155D1E9B" w:rsidR="00E8128A" w:rsidRPr="00E1766E" w:rsidRDefault="00E8128A" w:rsidP="00E8128A">
      <w:pPr>
        <w:pStyle w:val="Caption"/>
        <w:spacing w:after="120" w:line="360" w:lineRule="auto"/>
        <w:jc w:val="center"/>
        <w:rPr>
          <w:lang w:val="en-CA"/>
        </w:rPr>
      </w:pPr>
      <w:bookmarkStart w:id="84" w:name="_Ref12533514"/>
      <w:r>
        <w:t xml:space="preserve">Figure </w:t>
      </w:r>
      <w:fldSimple w:instr=" SEQ Figure \* ARABIC ">
        <w:r w:rsidR="001A6211">
          <w:rPr>
            <w:noProof/>
          </w:rPr>
          <w:t>9</w:t>
        </w:r>
      </w:fldSimple>
      <w:bookmarkEnd w:id="84"/>
      <w:r>
        <w:t>: Basic structure of the Recurring Event Ontology</w:t>
      </w:r>
    </w:p>
    <w:p w14:paraId="69975519" w14:textId="77777777" w:rsidR="00E8128A" w:rsidRPr="00881C48" w:rsidRDefault="00E8128A" w:rsidP="00E8128A">
      <w:pPr>
        <w:pStyle w:val="Heading4"/>
      </w:pPr>
      <w:r>
        <w:t>An Example</w:t>
      </w:r>
    </w:p>
    <w:p w14:paraId="6DA8914C" w14:textId="25AE97D9" w:rsidR="00E8128A" w:rsidRDefault="00E8128A" w:rsidP="00E8128A">
      <w:pPr>
        <w:spacing w:after="120" w:line="360" w:lineRule="auto"/>
      </w:pPr>
      <w:r>
        <w:t xml:space="preserve">As an example, consider the representation of scheduled transit trips. The Activity Ontology may be used to define classes of Transit Trip activities, and these classes may be instantiated with instances that correspond to individual occurrences of these trips, however in order to capture the schedule – i.e. that some trip occurs every day at 08:00am – the notion of a recurring event is required. A class of recurring events that captures scheduled bus trips may be defined as having only BusTrip activities as occurrences. Instances of the ScheduledBusTrip class may include recurring events with different start times, perhaps corresponding to different routes or different routes on the same trip. An individual scheduled bus trip with a start time of 08:00am </w:t>
      </w:r>
      <w:r>
        <w:lastRenderedPageBreak/>
        <w:t xml:space="preserve">corresponds to multiple occurrences. As daily recurring event, we can expect there will be a corresponding occurrence of the bus trip activity every day, thus an individual recurring event (an instance of a scheduled bus trip) will correspond to multiple instances of a particular activity type (a bus trip). The Recurring Event object provides information on the way in which the activity recurs (e.g. daily at 08:00am). This example is illustrated in </w:t>
      </w:r>
      <w:r>
        <w:fldChar w:fldCharType="begin"/>
      </w:r>
      <w:r>
        <w:instrText xml:space="preserve"> REF _Ref12536225 \h </w:instrText>
      </w:r>
      <w:r>
        <w:fldChar w:fldCharType="separate"/>
      </w:r>
      <w:r w:rsidR="00C65CEA">
        <w:t xml:space="preserve">Figure </w:t>
      </w:r>
      <w:r w:rsidR="00C65CEA">
        <w:rPr>
          <w:noProof/>
        </w:rPr>
        <w:t>10</w:t>
      </w:r>
      <w:r>
        <w:fldChar w:fldCharType="end"/>
      </w:r>
      <w:r>
        <w:t>.</w:t>
      </w:r>
    </w:p>
    <w:p w14:paraId="76DAFC0E" w14:textId="77777777" w:rsidR="00E8128A" w:rsidRDefault="00E8128A" w:rsidP="00E8128A">
      <w:pPr>
        <w:keepNext/>
        <w:spacing w:after="120" w:line="360" w:lineRule="auto"/>
      </w:pPr>
      <w:r w:rsidRPr="00EA2CCF">
        <w:rPr>
          <w:noProof/>
        </w:rPr>
        <w:drawing>
          <wp:inline distT="0" distB="0" distL="0" distR="0" wp14:anchorId="33C15CE9" wp14:editId="1C161D3B">
            <wp:extent cx="5592981" cy="36294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3682" cy="3655877"/>
                    </a:xfrm>
                    <a:prstGeom prst="rect">
                      <a:avLst/>
                    </a:prstGeom>
                  </pic:spPr>
                </pic:pic>
              </a:graphicData>
            </a:graphic>
          </wp:inline>
        </w:drawing>
      </w:r>
    </w:p>
    <w:p w14:paraId="4A049135" w14:textId="628E5C09" w:rsidR="00E8128A" w:rsidRPr="00A86E8E" w:rsidRDefault="00E8128A" w:rsidP="00E8128A">
      <w:pPr>
        <w:pStyle w:val="Caption"/>
        <w:spacing w:after="120" w:line="360" w:lineRule="auto"/>
        <w:rPr>
          <w:lang w:val="en-CA"/>
        </w:rPr>
      </w:pPr>
      <w:bookmarkStart w:id="85" w:name="_Ref12536225"/>
      <w:r>
        <w:t xml:space="preserve">Figure </w:t>
      </w:r>
      <w:fldSimple w:instr=" SEQ Figure \* ARABIC ">
        <w:r w:rsidR="001A6211">
          <w:rPr>
            <w:noProof/>
          </w:rPr>
          <w:t>10</w:t>
        </w:r>
      </w:fldSimple>
      <w:bookmarkEnd w:id="85"/>
      <w:r>
        <w:t>: Example use of the RecurringEvent Ontology</w:t>
      </w:r>
    </w:p>
    <w:p w14:paraId="2C437C4A" w14:textId="77777777" w:rsidR="00E8128A" w:rsidRDefault="00E8128A" w:rsidP="00E8128A">
      <w:pPr>
        <w:pStyle w:val="Heading4"/>
      </w:pPr>
      <w:r>
        <w:t>Future work</w:t>
      </w:r>
    </w:p>
    <w:p w14:paraId="3403FB26" w14:textId="77777777" w:rsidR="00E8128A" w:rsidRPr="0000590A" w:rsidRDefault="00E8128A" w:rsidP="00BC16B7">
      <w:pPr>
        <w:pStyle w:val="ListParagraph"/>
        <w:numPr>
          <w:ilvl w:val="0"/>
          <w:numId w:val="15"/>
        </w:numPr>
        <w:rPr>
          <w:b/>
        </w:rPr>
      </w:pPr>
      <w:r w:rsidRPr="009A0D2C">
        <w:rPr>
          <w:lang w:val="en-CA"/>
        </w:rPr>
        <w:t>Address the relationship between a Recurring (Service) Event and an Event (Activity)</w:t>
      </w:r>
      <w:r>
        <w:rPr>
          <w:lang w:val="en-CA"/>
        </w:rPr>
        <w:t xml:space="preserve"> in more detail</w:t>
      </w:r>
      <w:r w:rsidRPr="009A0D2C">
        <w:rPr>
          <w:lang w:val="en-CA"/>
        </w:rPr>
        <w:t>.</w:t>
      </w:r>
      <w:r>
        <w:rPr>
          <w:lang w:val="en-CA"/>
        </w:rPr>
        <w:t xml:space="preserve"> Based on the properties of a recurring event, additional constraints on its occurrences (related activities) may be inferred.</w:t>
      </w:r>
    </w:p>
    <w:p w14:paraId="17C6B999" w14:textId="77777777" w:rsidR="00E8128A" w:rsidRPr="00535939" w:rsidRDefault="00E8128A" w:rsidP="00BC16B7">
      <w:pPr>
        <w:pStyle w:val="ListParagraph"/>
        <w:numPr>
          <w:ilvl w:val="0"/>
          <w:numId w:val="15"/>
        </w:numPr>
        <w:rPr>
          <w:b/>
          <w:sz w:val="21"/>
        </w:rPr>
      </w:pPr>
      <w:r w:rsidRPr="0000590A">
        <w:t xml:space="preserve">Additional </w:t>
      </w:r>
      <w:r>
        <w:t xml:space="preserve">temporal </w:t>
      </w:r>
      <w:r w:rsidRPr="0000590A">
        <w:t>constraints</w:t>
      </w:r>
      <w:r>
        <w:t xml:space="preserve"> may be specified to describe the relationship between a Recurring Event and its sub-Recurring Events: the sub-Recurring Events may only recur during the times at which the Recurring Event recurs.</w:t>
      </w:r>
    </w:p>
    <w:p w14:paraId="3DCADF6D" w14:textId="77777777" w:rsidR="00E8128A" w:rsidRPr="0000590A" w:rsidRDefault="00E8128A" w:rsidP="00BC16B7">
      <w:pPr>
        <w:pStyle w:val="ListParagraph"/>
        <w:numPr>
          <w:ilvl w:val="0"/>
          <w:numId w:val="15"/>
        </w:numPr>
        <w:rPr>
          <w:b/>
          <w:sz w:val="21"/>
        </w:rPr>
      </w:pPr>
      <w:r>
        <w:t>An ordering relationship over sub-Recurring Events may be useful in future implementations, however this is not currently captured or required.</w:t>
      </w:r>
    </w:p>
    <w:p w14:paraId="2AEA1EF5" w14:textId="77777777" w:rsidR="00E8128A" w:rsidRDefault="00E8128A" w:rsidP="00E8128A">
      <w:pPr>
        <w:pStyle w:val="ListParagraph"/>
        <w:numPr>
          <w:ilvl w:val="0"/>
          <w:numId w:val="0"/>
        </w:numPr>
        <w:ind w:left="720"/>
        <w:rPr>
          <w:b/>
        </w:rPr>
      </w:pPr>
    </w:p>
    <w:p w14:paraId="72B265FB" w14:textId="77777777" w:rsidR="00E8128A" w:rsidRDefault="00E8128A" w:rsidP="00E8128A">
      <w:pPr>
        <w:pStyle w:val="ListParagraph"/>
        <w:numPr>
          <w:ilvl w:val="0"/>
          <w:numId w:val="0"/>
        </w:numPr>
        <w:rPr>
          <w:b/>
        </w:rPr>
      </w:pPr>
      <w:r w:rsidRPr="00A86E8E">
        <w:rPr>
          <w:b/>
        </w:rPr>
        <w:t>Reused Ontologies</w:t>
      </w:r>
    </w:p>
    <w:p w14:paraId="417C8311" w14:textId="2F8B2B40" w:rsidR="00E8128A" w:rsidRDefault="00E8128A" w:rsidP="00BC16B7">
      <w:pPr>
        <w:pStyle w:val="ListParagraph"/>
        <w:numPr>
          <w:ilvl w:val="0"/>
          <w:numId w:val="44"/>
        </w:numPr>
      </w:pPr>
      <w:r w:rsidRPr="00A86E8E">
        <w:t>Activity Ontology</w:t>
      </w:r>
    </w:p>
    <w:p w14:paraId="24B68A0B" w14:textId="77777777" w:rsidR="00520123" w:rsidRDefault="00A72D35" w:rsidP="00EA354A">
      <w:pPr>
        <w:pStyle w:val="Heading3"/>
      </w:pPr>
      <w:bookmarkStart w:id="86" w:name="_Toc21701974"/>
      <w:r>
        <w:t>Resource</w:t>
      </w:r>
      <w:r w:rsidR="00BD7FA8">
        <w:t xml:space="preserve"> </w:t>
      </w:r>
      <w:r w:rsidR="00520123">
        <w:t>Ontology</w:t>
      </w:r>
      <w:bookmarkEnd w:id="86"/>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6FE82CC0" w14:textId="77777777" w:rsidR="005F0F5A" w:rsidRPr="00F45EC2" w:rsidRDefault="005F0F5A" w:rsidP="005F0F5A">
      <w:pPr>
        <w:spacing w:after="120" w:line="360" w:lineRule="auto"/>
      </w:pPr>
      <w:r>
        <w:lastRenderedPageBreak/>
        <w:t>Resources are an important aspect of activities; they often capture important preconditions and effects of activities. In the context of transportation planning, resources such as vehicles, income, and transit passes will impact travel behaviour. The representation of resources is also important for tasks related to asset management; for example, transit vehicles and their scheduled maintenance and failure rates are important factors for predicting the performance of the transit system.</w:t>
      </w:r>
    </w:p>
    <w:p w14:paraId="3909A82E" w14:textId="77777777" w:rsidR="005F0F5A" w:rsidRPr="005F0F5A" w:rsidRDefault="005F0F5A" w:rsidP="00BC16B7">
      <w:pPr>
        <w:pStyle w:val="Heading3"/>
        <w:numPr>
          <w:ilvl w:val="2"/>
          <w:numId w:val="45"/>
        </w:numPr>
        <w:spacing w:after="120"/>
        <w:rPr>
          <w:lang w:val="en-CA"/>
        </w:rPr>
      </w:pPr>
      <w:bookmarkStart w:id="87" w:name="_Toc21701975"/>
      <w:r w:rsidRPr="005F0F5A">
        <w:rPr>
          <w:lang w:val="en-CA"/>
        </w:rPr>
        <w:t>The Ontology</w:t>
      </w:r>
      <w:bookmarkEnd w:id="87"/>
    </w:p>
    <w:p w14:paraId="4285C2CE" w14:textId="3110B964" w:rsidR="005F0F5A" w:rsidRDefault="005F0F5A" w:rsidP="005F0F5A">
      <w:pPr>
        <w:spacing w:after="120" w:line="360" w:lineRule="auto"/>
      </w:pPr>
      <w:r>
        <w:t xml:space="preserve">The Resource Ontology provides a generic representation of resources that contain core properties generic across all transportation uses. We take the view presented in the TOVE model </w:t>
      </w:r>
      <w:r>
        <w:fldChar w:fldCharType="begin"/>
      </w:r>
      <w:r w:rsidR="006B06D3">
        <w:instrText xml:space="preserve"> ADDIN EN.CITE &lt;EndNote&gt;&lt;Cite&gt;&lt;Author&gt;Fadel&lt;/Author&gt;&lt;Year&gt;1994&lt;/Year&gt;&lt;IDText&gt;A generic enterprise resource ontology&lt;/IDText&gt;&lt;DisplayText&gt;[17]&lt;/DisplayText&gt;&lt;record&gt;&lt;isbn&gt;0818657057&lt;/isbn&gt;&lt;titles&gt;&lt;title&gt;A generic enterprise resource ontology&lt;/title&gt;&lt;secondary-title&gt;Proceedings of 3rd IEEE Workshop on Enabling Technologies: Infrastructure for Collaborative Enterprises&lt;/secondary-title&gt;&lt;/titles&gt;&lt;pages&gt;117-128&lt;/pages&gt;&lt;contributors&gt;&lt;authors&gt;&lt;author&gt;Fadel, Fadi George&lt;/author&gt;&lt;author&gt;Fox, Mark S&lt;/author&gt;&lt;author&gt;Gruninger, Michael&lt;/author&gt;&lt;/authors&gt;&lt;/contributors&gt;&lt;added-date format="utc"&gt;1563202475&lt;/added-date&gt;&lt;ref-type name="Conference Proceeding"&gt;10&lt;/ref-type&gt;&lt;dates&gt;&lt;year&gt;1994&lt;/year&gt;&lt;/dates&gt;&lt;rec-number&gt;24&lt;/rec-number&gt;&lt;publisher&gt;IEEE&lt;/publisher&gt;&lt;last-updated-date format="utc"&gt;1563202475&lt;/last-updated-date&gt;&lt;/record&gt;&lt;/Cite&gt;&lt;/EndNote&gt;</w:instrText>
      </w:r>
      <w:r>
        <w:fldChar w:fldCharType="separate"/>
      </w:r>
      <w:r w:rsidR="006B06D3">
        <w:rPr>
          <w:noProof/>
        </w:rPr>
        <w:t>[17]</w:t>
      </w:r>
      <w:r>
        <w:fldChar w:fldCharType="end"/>
      </w:r>
      <w:r>
        <w:t xml:space="preserve"> that "</w:t>
      </w:r>
      <w:r>
        <w:rPr>
          <w:i/>
        </w:rPr>
        <w:t>...being a resource is not an innate property of an object but a property that is derived from the role the object plays with respect to an activity</w:t>
      </w:r>
      <w:r>
        <w:t xml:space="preserve">". In this sense, Resources are a class of Manifestations; a Resource is a manifestation of some </w:t>
      </w:r>
      <w:r w:rsidRPr="001B6216">
        <w:rPr>
          <w:i/>
        </w:rPr>
        <w:t>other</w:t>
      </w:r>
      <w:r>
        <w:t xml:space="preserve"> perdurant class in the ontology when it plays the role of Resource for some Activity. For example, an instance of a Vehicle, (a manifestation of some VehiclePD) may also be an instance of a Resource, whereas some other instance of a Vehicle, (some later manifestation of the same VehiclePD) may not be a Resource, or it may be a </w:t>
      </w:r>
      <w:r>
        <w:rPr>
          <w:i/>
        </w:rPr>
        <w:t>different</w:t>
      </w:r>
      <w:r>
        <w:t xml:space="preserve"> type of Resource.  For example, when the Vehicle is used for transportation, it is one type of resource, but when it is being used for scrap metal, it is a different type. This definition of a resource is dependent on its participation in an activity, thus the Resource ontology reuses the Activity ontology.</w:t>
      </w:r>
    </w:p>
    <w:p w14:paraId="208F275D" w14:textId="77777777" w:rsidR="005F0F5A" w:rsidRDefault="005F0F5A" w:rsidP="005F0F5A">
      <w:pPr>
        <w:spacing w:after="120" w:line="360" w:lineRule="auto"/>
      </w:pPr>
      <w:r w:rsidRPr="001A05D2">
        <w:t>A Resource may have some Location, amount or availability, according to the definition of the Manifestation or TimeVaryingEntity.</w:t>
      </w:r>
      <w:r>
        <w:t xml:space="preserve"> In addition, it may have some </w:t>
      </w:r>
      <w:r w:rsidRPr="002D1163">
        <w:t>associated location</w:t>
      </w:r>
      <w:r>
        <w:t xml:space="preserve"> and may have some owner. </w:t>
      </w:r>
      <w:r w:rsidRPr="001A05D2">
        <w:t>As with the precondition and effect properties defined in the Activity Ontology,</w:t>
      </w:r>
      <w:r>
        <w:t xml:space="preserve"> the decomposition of an activity must be considered: there are atomic-level relationships of consumption and use, but also </w:t>
      </w:r>
      <w:r w:rsidRPr="001A05D2">
        <w:t xml:space="preserve">more general </w:t>
      </w:r>
      <w:r>
        <w:t>relationships</w:t>
      </w:r>
      <w:r w:rsidRPr="001A05D2">
        <w:t xml:space="preserve"> </w:t>
      </w:r>
      <w:r>
        <w:t>based on inheritance through composition. For example, if Activity A has subactivity B, then a resource used by Activity B is also used by Activity A.</w:t>
      </w:r>
    </w:p>
    <w:p w14:paraId="2EE5DC0D" w14:textId="4F5CD437" w:rsidR="005F0F5A" w:rsidRDefault="005F0F5A" w:rsidP="005F0F5A">
      <w:pPr>
        <w:spacing w:after="120" w:line="360" w:lineRule="auto"/>
      </w:pPr>
      <w:r>
        <w:t>For additional detail, a</w:t>
      </w:r>
      <w:r w:rsidRPr="001A05D2">
        <w:t xml:space="preserve"> Resource </w:t>
      </w:r>
      <w:r>
        <w:t>may</w:t>
      </w:r>
      <w:r w:rsidRPr="001A05D2">
        <w:t xml:space="preserve">be </w:t>
      </w:r>
      <w:r w:rsidRPr="000D4028">
        <w:t xml:space="preserve">classified </w:t>
      </w:r>
      <w:r>
        <w:t xml:space="preserve">according to more specific resource types. </w:t>
      </w:r>
      <w:r w:rsidRPr="001A05D2">
        <w:t xml:space="preserve">A Resource may </w:t>
      </w:r>
      <w:r w:rsidRPr="00FD7AFE">
        <w:rPr>
          <w:i/>
        </w:rPr>
        <w:t>either</w:t>
      </w:r>
      <w:r w:rsidRPr="001A05D2">
        <w:t xml:space="preserve"> be a Divisible Resource or a Non-Divisible Resource</w:t>
      </w:r>
      <w:r>
        <w:t>, but not both</w:t>
      </w:r>
      <w:r w:rsidRPr="001A05D2">
        <w:t xml:space="preserve">. </w:t>
      </w:r>
      <w:r>
        <w:t xml:space="preserve">As the names indicate, a Divisible Resource may be divided for use or consumption between multiple activities at any point in time, whereas a Non-Divisible Resource may only be used for a single </w:t>
      </w:r>
      <w:r>
        <w:lastRenderedPageBreak/>
        <w:t xml:space="preserve">activity at once – even if it isn’t fully utilized. Continuing our example, a Vehicle used for transportation is non-divisible but if used for scrap then it is divisible. The key classes in the ontology are summarized in </w:t>
      </w:r>
      <w:r>
        <w:fldChar w:fldCharType="begin"/>
      </w:r>
      <w:r>
        <w:instrText xml:space="preserve"> REF _Ref13049166 \h </w:instrText>
      </w:r>
      <w:r>
        <w:fldChar w:fldCharType="separate"/>
      </w:r>
      <w:r w:rsidR="00C65CEA">
        <w:t xml:space="preserve">Table </w:t>
      </w:r>
      <w:r w:rsidR="00C65CEA">
        <w:rPr>
          <w:noProof/>
        </w:rPr>
        <w:t>9</w:t>
      </w:r>
      <w:r>
        <w:fldChar w:fldCharType="end"/>
      </w:r>
      <w:r>
        <w:t>.</w:t>
      </w:r>
    </w:p>
    <w:p w14:paraId="43379A37" w14:textId="77777777" w:rsidR="005F0F5A" w:rsidRDefault="005F0F5A" w:rsidP="005F0F5A">
      <w:pPr>
        <w:spacing w:after="120" w:line="360" w:lineRule="auto"/>
      </w:pPr>
      <w:r>
        <w:t xml:space="preserve">Various other types (subclasses) of Resource may be defined as required. </w:t>
      </w:r>
      <w:r w:rsidRPr="001A05D2">
        <w:t xml:space="preserve">A Resource Type may be </w:t>
      </w:r>
      <w:r>
        <w:t>used by</w:t>
      </w:r>
      <w:r w:rsidRPr="001A05D2">
        <w:t xml:space="preserve"> or </w:t>
      </w:r>
      <w:r>
        <w:t>consumed by</w:t>
      </w:r>
      <w:r w:rsidRPr="001A05D2">
        <w:t xml:space="preserve"> some Activity; the specification of the Resource Type defines the quantity of a particular resource that will be used or consumed by a particular activity</w:t>
      </w:r>
      <w:r>
        <w:t xml:space="preserve">. </w:t>
      </w:r>
      <w:r w:rsidRPr="001A05D2">
        <w:t>If some resource type is used by an activity, then when the activity occurs, there must be some resource of that type that is (partially) not available.</w:t>
      </w:r>
      <w:r w:rsidRPr="00851BA2">
        <w:rPr>
          <w:rStyle w:val="QuoteChar"/>
          <w:i w:val="0"/>
        </w:rPr>
        <w:t xml:space="preserve"> </w:t>
      </w:r>
      <w:r>
        <w:t>If a resource type is consumed by an activity</w:t>
      </w:r>
      <w:r w:rsidRPr="001A05D2">
        <w:t>,</w:t>
      </w:r>
      <w:r>
        <w:t xml:space="preserve"> then</w:t>
      </w:r>
      <w:r w:rsidRPr="001A05D2">
        <w:t xml:space="preserve"> the resource and the entity it is a manifestation of (partially) cease to exist by the end of the occurrence.</w:t>
      </w:r>
    </w:p>
    <w:p w14:paraId="4724125C" w14:textId="1002BEB4" w:rsidR="005F0F5A" w:rsidRDefault="005F0F5A" w:rsidP="005F0F5A">
      <w:pPr>
        <w:pStyle w:val="Caption"/>
        <w:keepNext/>
        <w:spacing w:after="120"/>
      </w:pPr>
      <w:bookmarkStart w:id="88" w:name="_Ref13049166"/>
      <w:r>
        <w:t xml:space="preserve">Table </w:t>
      </w:r>
      <w:fldSimple w:instr=" SEQ Table \* ARABIC ">
        <w:r w:rsidR="00C65CEA">
          <w:rPr>
            <w:noProof/>
          </w:rPr>
          <w:t>9</w:t>
        </w:r>
      </w:fldSimple>
      <w:bookmarkEnd w:id="88"/>
      <w:r>
        <w:t>: Key classes in the Resource Ontology</w:t>
      </w:r>
    </w:p>
    <w:tbl>
      <w:tblPr>
        <w:tblStyle w:val="TableGrid"/>
        <w:tblpPr w:leftFromText="180" w:rightFromText="180" w:vertAnchor="text" w:horzAnchor="margin" w:tblpY="128"/>
        <w:tblW w:w="0" w:type="auto"/>
        <w:tblLook w:val="04A0" w:firstRow="1" w:lastRow="0" w:firstColumn="1" w:lastColumn="0" w:noHBand="0" w:noVBand="1"/>
      </w:tblPr>
      <w:tblGrid>
        <w:gridCol w:w="2489"/>
        <w:gridCol w:w="2654"/>
        <w:gridCol w:w="4207"/>
      </w:tblGrid>
      <w:tr w:rsidR="005F0F5A" w14:paraId="7B93B935" w14:textId="77777777" w:rsidTr="00763A5C">
        <w:tc>
          <w:tcPr>
            <w:tcW w:w="2489" w:type="dxa"/>
            <w:shd w:val="clear" w:color="auto" w:fill="00FFFF"/>
          </w:tcPr>
          <w:p w14:paraId="4DE14038" w14:textId="77777777" w:rsidR="005F0F5A" w:rsidRDefault="005F0F5A" w:rsidP="00763A5C">
            <w:pPr>
              <w:spacing w:after="120"/>
            </w:pPr>
            <w:r>
              <w:t>Object</w:t>
            </w:r>
          </w:p>
        </w:tc>
        <w:tc>
          <w:tcPr>
            <w:tcW w:w="2654" w:type="dxa"/>
            <w:shd w:val="clear" w:color="auto" w:fill="00FFFF"/>
          </w:tcPr>
          <w:p w14:paraId="5569744B" w14:textId="77777777" w:rsidR="005F0F5A" w:rsidRDefault="005F0F5A" w:rsidP="00763A5C">
            <w:pPr>
              <w:spacing w:after="120"/>
            </w:pPr>
            <w:r>
              <w:t>Property</w:t>
            </w:r>
          </w:p>
        </w:tc>
        <w:tc>
          <w:tcPr>
            <w:tcW w:w="4207" w:type="dxa"/>
            <w:shd w:val="clear" w:color="auto" w:fill="00FFFF"/>
          </w:tcPr>
          <w:p w14:paraId="499F33D1" w14:textId="77777777" w:rsidR="005F0F5A" w:rsidRDefault="005F0F5A" w:rsidP="00763A5C">
            <w:pPr>
              <w:spacing w:after="120"/>
            </w:pPr>
            <w:r>
              <w:t>Value</w:t>
            </w:r>
          </w:p>
        </w:tc>
      </w:tr>
      <w:tr w:rsidR="005F0F5A" w14:paraId="45615651" w14:textId="77777777" w:rsidTr="00763A5C">
        <w:tc>
          <w:tcPr>
            <w:tcW w:w="2489" w:type="dxa"/>
            <w:vMerge w:val="restart"/>
          </w:tcPr>
          <w:p w14:paraId="6D350FC0" w14:textId="77777777" w:rsidR="005F0F5A" w:rsidRDefault="005F0F5A" w:rsidP="00763A5C">
            <w:pPr>
              <w:spacing w:after="120"/>
            </w:pPr>
            <w:r>
              <w:t>Resource</w:t>
            </w:r>
          </w:p>
        </w:tc>
        <w:tc>
          <w:tcPr>
            <w:tcW w:w="2654" w:type="dxa"/>
          </w:tcPr>
          <w:p w14:paraId="27AA2F5D" w14:textId="77777777" w:rsidR="005F0F5A" w:rsidRDefault="005F0F5A" w:rsidP="00763A5C">
            <w:pPr>
              <w:spacing w:after="120"/>
            </w:pPr>
            <w:r>
              <w:t>subClassOf</w:t>
            </w:r>
          </w:p>
        </w:tc>
        <w:tc>
          <w:tcPr>
            <w:tcW w:w="4207" w:type="dxa"/>
          </w:tcPr>
          <w:p w14:paraId="46E7CAF1" w14:textId="77777777" w:rsidR="005F0F5A" w:rsidRDefault="005F0F5A" w:rsidP="00763A5C">
            <w:pPr>
              <w:spacing w:after="120"/>
            </w:pPr>
            <w:proofErr w:type="gramStart"/>
            <w:r>
              <w:t>change:Manifestation</w:t>
            </w:r>
            <w:proofErr w:type="gramEnd"/>
          </w:p>
        </w:tc>
      </w:tr>
      <w:tr w:rsidR="005F0F5A" w14:paraId="1E830736" w14:textId="77777777" w:rsidTr="00763A5C">
        <w:tc>
          <w:tcPr>
            <w:tcW w:w="2489" w:type="dxa"/>
            <w:vMerge/>
          </w:tcPr>
          <w:p w14:paraId="4239484D" w14:textId="77777777" w:rsidR="005F0F5A" w:rsidRDefault="005F0F5A" w:rsidP="00763A5C">
            <w:pPr>
              <w:spacing w:after="120"/>
            </w:pPr>
          </w:p>
        </w:tc>
        <w:tc>
          <w:tcPr>
            <w:tcW w:w="2654" w:type="dxa"/>
          </w:tcPr>
          <w:p w14:paraId="2A979AE0" w14:textId="77777777" w:rsidR="005F0F5A" w:rsidRDefault="005F0F5A" w:rsidP="00763A5C">
            <w:pPr>
              <w:tabs>
                <w:tab w:val="right" w:pos="2348"/>
              </w:tabs>
              <w:spacing w:after="120"/>
            </w:pPr>
            <w:proofErr w:type="gramStart"/>
            <w:r>
              <w:t>change:existsAt</w:t>
            </w:r>
            <w:proofErr w:type="gramEnd"/>
          </w:p>
        </w:tc>
        <w:tc>
          <w:tcPr>
            <w:tcW w:w="4207" w:type="dxa"/>
          </w:tcPr>
          <w:p w14:paraId="151D423E" w14:textId="77777777" w:rsidR="005F0F5A" w:rsidRDefault="005F0F5A" w:rsidP="00763A5C">
            <w:pPr>
              <w:spacing w:after="120"/>
            </w:pPr>
            <w:r>
              <w:t>exactly 1 TemporalEntity</w:t>
            </w:r>
            <w:r>
              <w:tab/>
            </w:r>
          </w:p>
        </w:tc>
      </w:tr>
      <w:tr w:rsidR="005F0F5A" w14:paraId="7C938EAD" w14:textId="77777777" w:rsidTr="00763A5C">
        <w:tc>
          <w:tcPr>
            <w:tcW w:w="2489" w:type="dxa"/>
            <w:vMerge/>
          </w:tcPr>
          <w:p w14:paraId="23B86F6C" w14:textId="77777777" w:rsidR="005F0F5A" w:rsidRDefault="005F0F5A" w:rsidP="00763A5C">
            <w:pPr>
              <w:spacing w:after="120"/>
            </w:pPr>
          </w:p>
        </w:tc>
        <w:tc>
          <w:tcPr>
            <w:tcW w:w="2654" w:type="dxa"/>
          </w:tcPr>
          <w:p w14:paraId="75973CAD" w14:textId="77777777" w:rsidR="005F0F5A" w:rsidRDefault="005F0F5A" w:rsidP="00763A5C">
            <w:pPr>
              <w:spacing w:after="120"/>
            </w:pPr>
            <w:r>
              <w:t>spatial_</w:t>
            </w:r>
            <w:proofErr w:type="gramStart"/>
            <w:r>
              <w:t>loc:hasLocation</w:t>
            </w:r>
            <w:proofErr w:type="gramEnd"/>
          </w:p>
        </w:tc>
        <w:tc>
          <w:tcPr>
            <w:tcW w:w="4207" w:type="dxa"/>
          </w:tcPr>
          <w:p w14:paraId="45FFACC3" w14:textId="77777777" w:rsidR="005F0F5A" w:rsidRDefault="005F0F5A" w:rsidP="00763A5C">
            <w:pPr>
              <w:spacing w:after="120"/>
            </w:pPr>
            <w:r>
              <w:t>only spatial_</w:t>
            </w:r>
            <w:proofErr w:type="gramStart"/>
            <w:r>
              <w:t>loc:SpatialFeature</w:t>
            </w:r>
            <w:proofErr w:type="gramEnd"/>
          </w:p>
        </w:tc>
      </w:tr>
      <w:tr w:rsidR="005F0F5A" w14:paraId="0C80A0B0" w14:textId="77777777" w:rsidTr="00763A5C">
        <w:tc>
          <w:tcPr>
            <w:tcW w:w="2489" w:type="dxa"/>
            <w:vMerge/>
          </w:tcPr>
          <w:p w14:paraId="43D57AE2" w14:textId="77777777" w:rsidR="005F0F5A" w:rsidRDefault="005F0F5A" w:rsidP="00763A5C">
            <w:pPr>
              <w:spacing w:after="120"/>
            </w:pPr>
          </w:p>
        </w:tc>
        <w:tc>
          <w:tcPr>
            <w:tcW w:w="2654" w:type="dxa"/>
          </w:tcPr>
          <w:p w14:paraId="6FD809A3" w14:textId="77777777" w:rsidR="005F0F5A" w:rsidRDefault="005F0F5A" w:rsidP="00763A5C">
            <w:pPr>
              <w:spacing w:after="120"/>
            </w:pPr>
            <w:r>
              <w:t>hasCapacity</w:t>
            </w:r>
          </w:p>
        </w:tc>
        <w:tc>
          <w:tcPr>
            <w:tcW w:w="4207" w:type="dxa"/>
          </w:tcPr>
          <w:p w14:paraId="4DF6B4BD" w14:textId="77777777" w:rsidR="005F0F5A" w:rsidRDefault="005F0F5A" w:rsidP="00763A5C">
            <w:pPr>
              <w:spacing w:after="120"/>
            </w:pPr>
            <w:r>
              <w:t xml:space="preserve">only </w:t>
            </w:r>
            <w:proofErr w:type="gramStart"/>
            <w:r>
              <w:t>om:CapacitySize</w:t>
            </w:r>
            <w:proofErr w:type="gramEnd"/>
          </w:p>
        </w:tc>
      </w:tr>
      <w:tr w:rsidR="005F0F5A" w14:paraId="77237EE6" w14:textId="77777777" w:rsidTr="00763A5C">
        <w:tc>
          <w:tcPr>
            <w:tcW w:w="2489" w:type="dxa"/>
            <w:vMerge/>
          </w:tcPr>
          <w:p w14:paraId="3DA1343D" w14:textId="77777777" w:rsidR="005F0F5A" w:rsidRDefault="005F0F5A" w:rsidP="00763A5C">
            <w:pPr>
              <w:spacing w:after="120"/>
            </w:pPr>
          </w:p>
        </w:tc>
        <w:tc>
          <w:tcPr>
            <w:tcW w:w="2654" w:type="dxa"/>
          </w:tcPr>
          <w:p w14:paraId="6C5DD9C1" w14:textId="77777777" w:rsidR="005F0F5A" w:rsidRDefault="005F0F5A" w:rsidP="00763A5C">
            <w:pPr>
              <w:spacing w:after="120"/>
            </w:pPr>
            <w:r>
              <w:t>capacityInUse</w:t>
            </w:r>
          </w:p>
        </w:tc>
        <w:tc>
          <w:tcPr>
            <w:tcW w:w="4207" w:type="dxa"/>
          </w:tcPr>
          <w:p w14:paraId="6777B9E5" w14:textId="77777777" w:rsidR="005F0F5A" w:rsidRDefault="005F0F5A" w:rsidP="00763A5C">
            <w:pPr>
              <w:spacing w:after="120"/>
            </w:pPr>
            <w:r>
              <w:t xml:space="preserve">only </w:t>
            </w:r>
            <w:proofErr w:type="gramStart"/>
            <w:r>
              <w:t>om:CapacitySize</w:t>
            </w:r>
            <w:proofErr w:type="gramEnd"/>
          </w:p>
        </w:tc>
      </w:tr>
      <w:tr w:rsidR="005F0F5A" w14:paraId="6C405D09" w14:textId="77777777" w:rsidTr="00763A5C">
        <w:tc>
          <w:tcPr>
            <w:tcW w:w="2489" w:type="dxa"/>
            <w:vMerge/>
          </w:tcPr>
          <w:p w14:paraId="27C82F4C" w14:textId="77777777" w:rsidR="005F0F5A" w:rsidRDefault="005F0F5A" w:rsidP="00763A5C">
            <w:pPr>
              <w:spacing w:after="120"/>
            </w:pPr>
          </w:p>
        </w:tc>
        <w:tc>
          <w:tcPr>
            <w:tcW w:w="2654" w:type="dxa"/>
          </w:tcPr>
          <w:p w14:paraId="45CB4642" w14:textId="77777777" w:rsidR="005F0F5A" w:rsidRDefault="005F0F5A" w:rsidP="00763A5C">
            <w:pPr>
              <w:spacing w:after="120"/>
            </w:pPr>
            <w:proofErr w:type="gramStart"/>
            <w:r>
              <w:t>activity:participatesIn</w:t>
            </w:r>
            <w:proofErr w:type="gramEnd"/>
          </w:p>
        </w:tc>
        <w:tc>
          <w:tcPr>
            <w:tcW w:w="4207" w:type="dxa"/>
          </w:tcPr>
          <w:p w14:paraId="22532F0A" w14:textId="77777777" w:rsidR="005F0F5A" w:rsidRDefault="005F0F5A" w:rsidP="00763A5C">
            <w:pPr>
              <w:spacing w:after="120"/>
            </w:pPr>
            <w:r>
              <w:t xml:space="preserve">min 1 </w:t>
            </w:r>
            <w:proofErr w:type="gramStart"/>
            <w:r>
              <w:t>activity:Activity</w:t>
            </w:r>
            <w:proofErr w:type="gramEnd"/>
          </w:p>
        </w:tc>
      </w:tr>
      <w:tr w:rsidR="005F0F5A" w14:paraId="3AC71E6B" w14:textId="77777777" w:rsidTr="00763A5C">
        <w:tc>
          <w:tcPr>
            <w:tcW w:w="2489" w:type="dxa"/>
            <w:vMerge/>
          </w:tcPr>
          <w:p w14:paraId="7C3E0A44" w14:textId="77777777" w:rsidR="005F0F5A" w:rsidRDefault="005F0F5A" w:rsidP="00763A5C">
            <w:pPr>
              <w:spacing w:after="120"/>
            </w:pPr>
          </w:p>
        </w:tc>
        <w:tc>
          <w:tcPr>
            <w:tcW w:w="2654" w:type="dxa"/>
          </w:tcPr>
          <w:p w14:paraId="731CD766" w14:textId="77777777" w:rsidR="005F0F5A" w:rsidRDefault="005F0F5A" w:rsidP="00763A5C">
            <w:pPr>
              <w:spacing w:after="120"/>
            </w:pPr>
            <w:r>
              <w:t>usedInOccurrence</w:t>
            </w:r>
          </w:p>
        </w:tc>
        <w:tc>
          <w:tcPr>
            <w:tcW w:w="4207" w:type="dxa"/>
          </w:tcPr>
          <w:p w14:paraId="34805845" w14:textId="77777777" w:rsidR="005F0F5A" w:rsidRDefault="005F0F5A" w:rsidP="00763A5C">
            <w:pPr>
              <w:spacing w:after="120"/>
            </w:pPr>
            <w:proofErr w:type="gramStart"/>
            <w:r>
              <w:t>only  activity</w:t>
            </w:r>
            <w:proofErr w:type="gramEnd"/>
            <w:r>
              <w:t>:Activity</w:t>
            </w:r>
          </w:p>
        </w:tc>
      </w:tr>
      <w:tr w:rsidR="005F0F5A" w14:paraId="6F6C4471" w14:textId="77777777" w:rsidTr="00763A5C">
        <w:tc>
          <w:tcPr>
            <w:tcW w:w="2489" w:type="dxa"/>
            <w:vMerge/>
          </w:tcPr>
          <w:p w14:paraId="03E6B010" w14:textId="77777777" w:rsidR="005F0F5A" w:rsidRDefault="005F0F5A" w:rsidP="00763A5C">
            <w:pPr>
              <w:spacing w:after="120"/>
            </w:pPr>
          </w:p>
        </w:tc>
        <w:tc>
          <w:tcPr>
            <w:tcW w:w="2654" w:type="dxa"/>
          </w:tcPr>
          <w:p w14:paraId="43FD0A56" w14:textId="77777777" w:rsidR="005F0F5A" w:rsidRDefault="005F0F5A" w:rsidP="00763A5C">
            <w:pPr>
              <w:spacing w:after="120"/>
            </w:pPr>
            <w:r>
              <w:t>consumedInOccurrence</w:t>
            </w:r>
          </w:p>
        </w:tc>
        <w:tc>
          <w:tcPr>
            <w:tcW w:w="4207" w:type="dxa"/>
          </w:tcPr>
          <w:p w14:paraId="5D826BBE" w14:textId="77777777" w:rsidR="005F0F5A" w:rsidRDefault="005F0F5A" w:rsidP="00763A5C">
            <w:pPr>
              <w:spacing w:after="120"/>
            </w:pPr>
            <w:proofErr w:type="gramStart"/>
            <w:r>
              <w:t>only  activity</w:t>
            </w:r>
            <w:proofErr w:type="gramEnd"/>
            <w:r>
              <w:t>:Activity</w:t>
            </w:r>
          </w:p>
        </w:tc>
      </w:tr>
      <w:tr w:rsidR="005F0F5A" w14:paraId="4A36666A" w14:textId="77777777" w:rsidTr="00763A5C">
        <w:tc>
          <w:tcPr>
            <w:tcW w:w="2489" w:type="dxa"/>
            <w:vMerge w:val="restart"/>
          </w:tcPr>
          <w:p w14:paraId="278A9CE3" w14:textId="77777777" w:rsidR="005F0F5A" w:rsidRDefault="005F0F5A" w:rsidP="00763A5C">
            <w:pPr>
              <w:spacing w:after="120"/>
            </w:pPr>
            <w:r>
              <w:t>DivisibleResource</w:t>
            </w:r>
          </w:p>
        </w:tc>
        <w:tc>
          <w:tcPr>
            <w:tcW w:w="2654" w:type="dxa"/>
          </w:tcPr>
          <w:p w14:paraId="0BB1716E" w14:textId="77777777" w:rsidR="005F0F5A" w:rsidRDefault="005F0F5A" w:rsidP="00763A5C">
            <w:pPr>
              <w:spacing w:after="120"/>
            </w:pPr>
            <w:r>
              <w:t>subClassOf</w:t>
            </w:r>
          </w:p>
        </w:tc>
        <w:tc>
          <w:tcPr>
            <w:tcW w:w="4207" w:type="dxa"/>
          </w:tcPr>
          <w:p w14:paraId="31594EF2" w14:textId="77777777" w:rsidR="005F0F5A" w:rsidRDefault="005F0F5A" w:rsidP="00763A5C">
            <w:pPr>
              <w:spacing w:after="120"/>
            </w:pPr>
            <w:r>
              <w:t>Resource</w:t>
            </w:r>
          </w:p>
        </w:tc>
      </w:tr>
      <w:tr w:rsidR="005F0F5A" w14:paraId="7425B695" w14:textId="77777777" w:rsidTr="00763A5C">
        <w:tc>
          <w:tcPr>
            <w:tcW w:w="2489" w:type="dxa"/>
            <w:vMerge/>
          </w:tcPr>
          <w:p w14:paraId="2403DBCF" w14:textId="77777777" w:rsidR="005F0F5A" w:rsidRDefault="005F0F5A" w:rsidP="00763A5C">
            <w:pPr>
              <w:spacing w:after="120"/>
            </w:pPr>
          </w:p>
        </w:tc>
        <w:tc>
          <w:tcPr>
            <w:tcW w:w="2654" w:type="dxa"/>
          </w:tcPr>
          <w:p w14:paraId="43144BDF" w14:textId="77777777" w:rsidR="005F0F5A" w:rsidRDefault="005F0F5A" w:rsidP="00763A5C">
            <w:pPr>
              <w:spacing w:after="120"/>
            </w:pPr>
            <w:r>
              <w:t>disjointWith</w:t>
            </w:r>
          </w:p>
        </w:tc>
        <w:tc>
          <w:tcPr>
            <w:tcW w:w="4207" w:type="dxa"/>
          </w:tcPr>
          <w:p w14:paraId="7CAF8246" w14:textId="77777777" w:rsidR="005F0F5A" w:rsidRDefault="005F0F5A" w:rsidP="00763A5C">
            <w:pPr>
              <w:spacing w:after="120"/>
            </w:pPr>
            <w:r>
              <w:t>NonDivisibleResource</w:t>
            </w:r>
          </w:p>
        </w:tc>
      </w:tr>
      <w:tr w:rsidR="005F0F5A" w14:paraId="2A085AE3" w14:textId="77777777" w:rsidTr="00763A5C">
        <w:tc>
          <w:tcPr>
            <w:tcW w:w="2489" w:type="dxa"/>
            <w:vMerge/>
          </w:tcPr>
          <w:p w14:paraId="65DA5568" w14:textId="77777777" w:rsidR="005F0F5A" w:rsidRDefault="005F0F5A" w:rsidP="00763A5C">
            <w:pPr>
              <w:spacing w:after="120"/>
            </w:pPr>
          </w:p>
        </w:tc>
        <w:tc>
          <w:tcPr>
            <w:tcW w:w="2654" w:type="dxa"/>
          </w:tcPr>
          <w:p w14:paraId="040B6A8D" w14:textId="77777777" w:rsidR="005F0F5A" w:rsidRDefault="005F0F5A" w:rsidP="00763A5C">
            <w:pPr>
              <w:spacing w:after="120"/>
            </w:pPr>
            <w:r>
              <w:t>hasAvailableCapacity</w:t>
            </w:r>
          </w:p>
        </w:tc>
        <w:tc>
          <w:tcPr>
            <w:tcW w:w="4207" w:type="dxa"/>
          </w:tcPr>
          <w:p w14:paraId="450348B0" w14:textId="77777777" w:rsidR="005F0F5A" w:rsidRDefault="005F0F5A" w:rsidP="00763A5C">
            <w:pPr>
              <w:spacing w:after="120"/>
            </w:pPr>
            <w:r>
              <w:t xml:space="preserve">only </w:t>
            </w:r>
            <w:proofErr w:type="gramStart"/>
            <w:r>
              <w:t>om:CapacitySize</w:t>
            </w:r>
            <w:proofErr w:type="gramEnd"/>
          </w:p>
        </w:tc>
      </w:tr>
      <w:tr w:rsidR="005F0F5A" w14:paraId="3315CD37" w14:textId="77777777" w:rsidTr="00763A5C">
        <w:tc>
          <w:tcPr>
            <w:tcW w:w="2489" w:type="dxa"/>
            <w:vMerge w:val="restart"/>
          </w:tcPr>
          <w:p w14:paraId="1D936CDD" w14:textId="77777777" w:rsidR="005F0F5A" w:rsidRDefault="005F0F5A" w:rsidP="00763A5C">
            <w:pPr>
              <w:spacing w:after="120"/>
            </w:pPr>
            <w:r>
              <w:t>NonDivisibleResource</w:t>
            </w:r>
          </w:p>
        </w:tc>
        <w:tc>
          <w:tcPr>
            <w:tcW w:w="2654" w:type="dxa"/>
          </w:tcPr>
          <w:p w14:paraId="3BC42F2E" w14:textId="77777777" w:rsidR="005F0F5A" w:rsidRDefault="005F0F5A" w:rsidP="00763A5C">
            <w:pPr>
              <w:spacing w:after="120"/>
            </w:pPr>
            <w:r>
              <w:t>subClassOf</w:t>
            </w:r>
          </w:p>
        </w:tc>
        <w:tc>
          <w:tcPr>
            <w:tcW w:w="4207" w:type="dxa"/>
          </w:tcPr>
          <w:p w14:paraId="7052C9D4" w14:textId="77777777" w:rsidR="005F0F5A" w:rsidRDefault="005F0F5A" w:rsidP="00763A5C">
            <w:pPr>
              <w:spacing w:after="120"/>
            </w:pPr>
            <w:r>
              <w:t>Resource</w:t>
            </w:r>
          </w:p>
        </w:tc>
      </w:tr>
      <w:tr w:rsidR="005F0F5A" w14:paraId="48E8E561" w14:textId="77777777" w:rsidTr="00763A5C">
        <w:tc>
          <w:tcPr>
            <w:tcW w:w="2489" w:type="dxa"/>
            <w:vMerge/>
          </w:tcPr>
          <w:p w14:paraId="666E92EA" w14:textId="77777777" w:rsidR="005F0F5A" w:rsidRDefault="005F0F5A" w:rsidP="00763A5C">
            <w:pPr>
              <w:spacing w:after="120"/>
            </w:pPr>
          </w:p>
        </w:tc>
        <w:tc>
          <w:tcPr>
            <w:tcW w:w="2654" w:type="dxa"/>
          </w:tcPr>
          <w:p w14:paraId="3B071657" w14:textId="77777777" w:rsidR="005F0F5A" w:rsidRDefault="005F0F5A" w:rsidP="00763A5C">
            <w:pPr>
              <w:spacing w:after="120"/>
            </w:pPr>
            <w:r>
              <w:t>disjointWith</w:t>
            </w:r>
          </w:p>
        </w:tc>
        <w:tc>
          <w:tcPr>
            <w:tcW w:w="4207" w:type="dxa"/>
          </w:tcPr>
          <w:p w14:paraId="19F0E0B3" w14:textId="77777777" w:rsidR="005F0F5A" w:rsidRDefault="005F0F5A" w:rsidP="00763A5C">
            <w:pPr>
              <w:spacing w:after="120"/>
            </w:pPr>
            <w:r>
              <w:t>DivisibleResource</w:t>
            </w:r>
          </w:p>
        </w:tc>
      </w:tr>
      <w:tr w:rsidR="005F0F5A" w14:paraId="2069C67B" w14:textId="77777777" w:rsidTr="00763A5C">
        <w:tc>
          <w:tcPr>
            <w:tcW w:w="2489" w:type="dxa"/>
            <w:vMerge/>
          </w:tcPr>
          <w:p w14:paraId="29B4967A" w14:textId="77777777" w:rsidR="005F0F5A" w:rsidRDefault="005F0F5A" w:rsidP="00763A5C">
            <w:pPr>
              <w:spacing w:after="120"/>
            </w:pPr>
          </w:p>
        </w:tc>
        <w:tc>
          <w:tcPr>
            <w:tcW w:w="2654" w:type="dxa"/>
          </w:tcPr>
          <w:p w14:paraId="0FFD90CD" w14:textId="77777777" w:rsidR="005F0F5A" w:rsidRDefault="005F0F5A" w:rsidP="00763A5C">
            <w:pPr>
              <w:spacing w:after="120"/>
            </w:pPr>
            <w:r>
              <w:t>usedBy</w:t>
            </w:r>
          </w:p>
        </w:tc>
        <w:tc>
          <w:tcPr>
            <w:tcW w:w="4207" w:type="dxa"/>
          </w:tcPr>
          <w:p w14:paraId="0DA8D115" w14:textId="77777777" w:rsidR="005F0F5A" w:rsidRDefault="005F0F5A" w:rsidP="00763A5C">
            <w:pPr>
              <w:spacing w:after="120"/>
            </w:pPr>
            <w:r>
              <w:t xml:space="preserve">exactly 1 </w:t>
            </w:r>
            <w:proofErr w:type="gramStart"/>
            <w:r>
              <w:t>activity:Activity</w:t>
            </w:r>
            <w:proofErr w:type="gramEnd"/>
          </w:p>
        </w:tc>
      </w:tr>
    </w:tbl>
    <w:p w14:paraId="5CA81886" w14:textId="77777777" w:rsidR="005F0F5A" w:rsidRPr="00B243BC" w:rsidRDefault="005F0F5A" w:rsidP="005F0F5A">
      <w:pPr>
        <w:pStyle w:val="Heading3"/>
        <w:spacing w:after="120"/>
        <w:ind w:firstLine="0"/>
        <w:rPr>
          <w:lang w:val="en-CA"/>
        </w:rPr>
      </w:pPr>
      <w:bookmarkStart w:id="89" w:name="_Toc21701976"/>
      <w:r>
        <w:rPr>
          <w:lang w:val="en-CA"/>
        </w:rPr>
        <w:t>An Example</w:t>
      </w:r>
      <w:bookmarkEnd w:id="89"/>
    </w:p>
    <w:p w14:paraId="37C1C324" w14:textId="1EDBD8CD" w:rsidR="005F0F5A" w:rsidRDefault="005F0F5A" w:rsidP="005F0F5A">
      <w:pPr>
        <w:spacing w:after="120" w:line="360" w:lineRule="auto"/>
      </w:pPr>
      <w:r>
        <w:t>C</w:t>
      </w:r>
      <w:r w:rsidRPr="001A05D2">
        <w:t xml:space="preserve">onsider </w:t>
      </w:r>
      <w:r>
        <w:t xml:space="preserve">the representation of </w:t>
      </w:r>
      <w:r w:rsidRPr="001A05D2">
        <w:t xml:space="preserve">a vehicle </w:t>
      </w:r>
      <w:r>
        <w:t xml:space="preserve">as an example. A Vehicle might be </w:t>
      </w:r>
      <w:r w:rsidRPr="001A05D2">
        <w:t xml:space="preserve">used as a non-divisible resource for transportation, and then later as a divisible resource for </w:t>
      </w:r>
      <w:r>
        <w:t>some metal recycling process. W</w:t>
      </w:r>
      <w:r w:rsidRPr="001A05D2">
        <w:t xml:space="preserve">hile these examples might refer to the same car over the span of its lifetime, </w:t>
      </w:r>
      <w:r w:rsidRPr="001A05D2">
        <w:lastRenderedPageBreak/>
        <w:t>each one in fact refers to a different manifestation of the car, and hence a different resource. The resources differ in their divisibility because each one is defined with respect to a different activity (e.g. travel, versus metal recycling).</w:t>
      </w:r>
      <w:r>
        <w:t xml:space="preserve"> </w:t>
      </w:r>
      <w:r w:rsidRPr="001A05D2">
        <w:t>A divisible resource may be used by or consumed by more than one activity, whereas a non-divisible resource may only be used by one activity (i.e. the object may only be used by one activity at a time).</w:t>
      </w:r>
      <w:r>
        <w:t xml:space="preserve"> This example is illustrated in </w:t>
      </w:r>
      <w:r>
        <w:fldChar w:fldCharType="begin"/>
      </w:r>
      <w:r>
        <w:instrText xml:space="preserve"> REF _Ref13048704 \h </w:instrText>
      </w:r>
      <w:r>
        <w:fldChar w:fldCharType="separate"/>
      </w:r>
      <w:r w:rsidR="00C65CEA">
        <w:t xml:space="preserve">Figure </w:t>
      </w:r>
      <w:r w:rsidR="00C65CEA">
        <w:rPr>
          <w:noProof/>
        </w:rPr>
        <w:t>11</w:t>
      </w:r>
      <w:r>
        <w:fldChar w:fldCharType="end"/>
      </w:r>
    </w:p>
    <w:p w14:paraId="1F681C97" w14:textId="77777777" w:rsidR="005F0F5A" w:rsidRDefault="005F0F5A" w:rsidP="005F0F5A">
      <w:pPr>
        <w:keepNext/>
        <w:spacing w:after="120" w:line="360" w:lineRule="auto"/>
      </w:pPr>
      <w:r w:rsidRPr="00EF5A74">
        <w:rPr>
          <w:noProof/>
        </w:rPr>
        <w:drawing>
          <wp:inline distT="0" distB="0" distL="0" distR="0" wp14:anchorId="1E8C11A8" wp14:editId="7E8E2362">
            <wp:extent cx="5943600" cy="3578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8860"/>
                    </a:xfrm>
                    <a:prstGeom prst="rect">
                      <a:avLst/>
                    </a:prstGeom>
                  </pic:spPr>
                </pic:pic>
              </a:graphicData>
            </a:graphic>
          </wp:inline>
        </w:drawing>
      </w:r>
    </w:p>
    <w:p w14:paraId="781D7E88" w14:textId="6CF78AAA" w:rsidR="005F0F5A" w:rsidRPr="004B447F" w:rsidRDefault="005F0F5A" w:rsidP="005F0F5A">
      <w:pPr>
        <w:pStyle w:val="Caption"/>
        <w:spacing w:after="120"/>
      </w:pPr>
      <w:bookmarkStart w:id="90" w:name="_Ref13048704"/>
      <w:r>
        <w:t xml:space="preserve">Figure </w:t>
      </w:r>
      <w:fldSimple w:instr=" SEQ Figure \* ARABIC ">
        <w:r w:rsidR="001A6211">
          <w:rPr>
            <w:noProof/>
          </w:rPr>
          <w:t>11</w:t>
        </w:r>
      </w:fldSimple>
      <w:bookmarkEnd w:id="90"/>
      <w:r>
        <w:t>: Example use of the Resource Ontology</w:t>
      </w:r>
    </w:p>
    <w:p w14:paraId="7C087E7C" w14:textId="51A08C6F" w:rsidR="00AB25B7" w:rsidRDefault="005F0F5A" w:rsidP="005F0F5A">
      <w:pPr>
        <w:pStyle w:val="Heading4"/>
      </w:pPr>
      <w:r>
        <w:t>Future Work</w:t>
      </w:r>
    </w:p>
    <w:p w14:paraId="17384DC0" w14:textId="78D3FFF4" w:rsidR="005F0F5A" w:rsidRDefault="009420ED" w:rsidP="005F0F5A">
      <w:pPr>
        <w:rPr>
          <w:lang w:val="en-US" w:bidi="en-US"/>
        </w:rPr>
      </w:pPr>
      <w:r>
        <w:rPr>
          <w:lang w:val="en-US" w:bidi="en-US"/>
        </w:rPr>
        <w:t>The current representation is very general and simplistic. Future versions will likely need to expand on the types of resources as well as their relationship between activities.</w:t>
      </w:r>
    </w:p>
    <w:p w14:paraId="780F31BE" w14:textId="77777777" w:rsidR="009420ED" w:rsidRPr="005F0F5A" w:rsidRDefault="009420ED" w:rsidP="005F0F5A">
      <w:pPr>
        <w:rPr>
          <w:lang w:val="en-US" w:bidi="en-US"/>
        </w:rPr>
      </w:pPr>
    </w:p>
    <w:p w14:paraId="6CE95C5F" w14:textId="77777777" w:rsidR="00DA41F3" w:rsidRPr="00FA36DF" w:rsidRDefault="00DA41F3" w:rsidP="00DA41F3">
      <w:pPr>
        <w:rPr>
          <w:b/>
        </w:rPr>
      </w:pPr>
      <w:r w:rsidRPr="00FA36DF">
        <w:rPr>
          <w:b/>
        </w:rPr>
        <w:t>Reused Ontologies:</w:t>
      </w:r>
    </w:p>
    <w:p w14:paraId="4F899622" w14:textId="0A757F64" w:rsidR="00DA41F3" w:rsidRDefault="00DA41F3" w:rsidP="009E4A69">
      <w:pPr>
        <w:pStyle w:val="ListParagraph"/>
      </w:pPr>
      <w:r>
        <w:t>iCity</w:t>
      </w:r>
      <w:r w:rsidR="009420ED">
        <w:t xml:space="preserve"> </w:t>
      </w:r>
      <w:r>
        <w:t>Activity</w:t>
      </w:r>
      <w:r w:rsidR="009420ED">
        <w:t xml:space="preserve"> Ontology</w:t>
      </w:r>
    </w:p>
    <w:p w14:paraId="6C51664C" w14:textId="04A8CC1A" w:rsidR="00896202" w:rsidRDefault="00896202" w:rsidP="00896202">
      <w:pPr>
        <w:pStyle w:val="Heading3"/>
      </w:pPr>
      <w:bookmarkStart w:id="91" w:name="_Toc21701977"/>
      <w:r w:rsidRPr="00BB05EE">
        <w:t>Mereology Ontology</w:t>
      </w:r>
      <w:bookmarkEnd w:id="9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060B4A5F" w14:textId="77777777" w:rsidR="008A7BC9" w:rsidRPr="004B447F" w:rsidRDefault="008A7BC9" w:rsidP="008A7BC9">
      <w:pPr>
        <w:spacing w:after="120" w:line="360" w:lineRule="auto"/>
      </w:pPr>
      <w:r>
        <w:t xml:space="preserve">Notions of parthood are ubiquitous in and beyond the transportation domain. While sometimes conflated, there are clear distinctions which can be made between different types of parthood and similar relations. The mereology ontology goes beyond classical mereology and focuses the on </w:t>
      </w:r>
      <w:r>
        <w:lastRenderedPageBreak/>
        <w:t xml:space="preserve">part-of, contained-in, and component-of relations, attempting to make the distinctions between them explicit. These distinctions may be best explained with the use of examples. An item may be </w:t>
      </w:r>
      <w:r>
        <w:rPr>
          <w:i/>
        </w:rPr>
        <w:t>contained in</w:t>
      </w:r>
      <w:r>
        <w:t xml:space="preserve"> my car, but that does not make it a </w:t>
      </w:r>
      <w:r>
        <w:rPr>
          <w:i/>
        </w:rPr>
        <w:t xml:space="preserve">component of </w:t>
      </w:r>
      <w:r>
        <w:t xml:space="preserve">my car. For example, we may wish to describe passengers or cargo being </w:t>
      </w:r>
      <w:r>
        <w:rPr>
          <w:i/>
        </w:rPr>
        <w:t xml:space="preserve">contained in </w:t>
      </w:r>
      <w:r>
        <w:t xml:space="preserve">a vehicle, but this relation must be distinguished from the parts and components that make up a vehicle. Similarly, the front of my car is intuitively a part of my car, but not a component of my car. While we may define components of a vehicle, different zone systems (wards, postal codes) are not components, but proper parts of larger areas. </w:t>
      </w:r>
    </w:p>
    <w:p w14:paraId="7A30E2D8" w14:textId="77777777" w:rsidR="008A7BC9" w:rsidRPr="008A7BC9" w:rsidRDefault="008A7BC9" w:rsidP="008A7BC9">
      <w:pPr>
        <w:pStyle w:val="Heading4"/>
      </w:pPr>
      <w:r w:rsidRPr="008A7BC9">
        <w:t>The Ontology</w:t>
      </w:r>
    </w:p>
    <w:p w14:paraId="407B6B7C" w14:textId="0CB5D084" w:rsidR="008A7BC9" w:rsidRDefault="008A7BC9" w:rsidP="008A7BC9">
      <w:pPr>
        <w:spacing w:after="120" w:line="360" w:lineRule="auto"/>
      </w:pPr>
      <w:r>
        <w:t xml:space="preserve">The Mereology Ontology introduces the following different relations as object properties: proper-part-of, component-of, and contained-in. A more detailed analysis reveals clear, ontological distinctions between each of these relations that may formalized clearly with a set of first-order logic axioms. This analysis, presented in </w:t>
      </w:r>
      <w:r>
        <w:fldChar w:fldCharType="begin"/>
      </w:r>
      <w:r w:rsidR="006B06D3">
        <w:instrText xml:space="preserve"> ADDIN EN.CITE &lt;EndNote&gt;&lt;Cite&gt;&lt;Author&gt;Bittner&lt;/Author&gt;&lt;Year&gt;2005&lt;/Year&gt;&lt;IDText&gt;Computational ontologies of parthood, componenthood, and containment&lt;/IDText&gt;&lt;DisplayText&gt;[18]&lt;/DisplayText&gt;&lt;record&gt;&lt;isbn&gt;1045-0823&lt;/isbn&gt;&lt;titles&gt;&lt;title&gt;Computational ontologies of parthood, componenthood, and containment&lt;/title&gt;&lt;secondary-title&gt;International Joint Conference on Artificial Intelligence&lt;/secondary-title&gt;&lt;/titles&gt;&lt;pages&gt;382&lt;/pages&gt;&lt;contributors&gt;&lt;authors&gt;&lt;author&gt;Bittner, Thomas&lt;/author&gt;&lt;author&gt;Donnelly, Maureen&lt;/author&gt;&lt;/authors&gt;&lt;/contributors&gt;&lt;added-date format="utc"&gt;1563201819&lt;/added-date&gt;&lt;ref-type name="Conference Proceeding"&gt;10&lt;/ref-type&gt;&lt;dates&gt;&lt;year&gt;2005&lt;/year&gt;&lt;/dates&gt;&lt;rec-number&gt;20&lt;/rec-number&gt;&lt;publisher&gt;Citeseer&lt;/publisher&gt;&lt;last-updated-date format="utc"&gt;1563201819&lt;/last-updated-date&gt;&lt;volume&gt;19&lt;/volume&gt;&lt;/record&gt;&lt;/Cite&gt;&lt;/EndNote&gt;</w:instrText>
      </w:r>
      <w:r>
        <w:fldChar w:fldCharType="separate"/>
      </w:r>
      <w:r w:rsidR="006B06D3">
        <w:rPr>
          <w:noProof/>
        </w:rPr>
        <w:t>[18]</w:t>
      </w:r>
      <w:r>
        <w:fldChar w:fldCharType="end"/>
      </w:r>
      <w:r>
        <w:t xml:space="preserve"> also identifies the expressive limitations of OWL, which prevent a complete representation of this semantics, and discussed the various possible approximations. It is important to consider what should be captured, and what distinctions should be made in the introduction of properties, in contrast with what is actually expressible in the logic. Since we cannot completely capture the required semantics in OWL, some trade-off(s) is required for any partial specification, (e.g. OWL only allows the specification of transitivity for simple object properties).</w:t>
      </w:r>
    </w:p>
    <w:p w14:paraId="59D746FE" w14:textId="145DF39D" w:rsidR="008A7BC9" w:rsidRDefault="008A7BC9" w:rsidP="008A7BC9">
      <w:pPr>
        <w:spacing w:after="120" w:line="360" w:lineRule="auto"/>
      </w:pPr>
      <w:r>
        <w:t>The difficulty with such an approximation is that the resulting theory defines a semantics for something else entirely.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 the use of approximations will be required in some cases, for example in order to support some desired reasoning problems. However, precisely which axiomatization is most suitable will vary between different usage scenarios. The Mereology Ontology</w:t>
      </w:r>
      <w:r w:rsidRPr="00BF62DB">
        <w:t xml:space="preserve"> </w:t>
      </w:r>
      <w:r>
        <w:t xml:space="preserve">therefore </w:t>
      </w:r>
      <w:r w:rsidRPr="00BF62DB">
        <w:t>omit</w:t>
      </w:r>
      <w:r>
        <w:t>s</w:t>
      </w:r>
      <w:r w:rsidRPr="00BF62DB">
        <w:t xml:space="preserve"> a detailed, partial axiomatization in favour of an under-axiomatized specification of the key relations, in order to avoid </w:t>
      </w:r>
      <w:r>
        <w:t>prescribing</w:t>
      </w:r>
      <w:r w:rsidRPr="00BF62DB">
        <w:t xml:space="preserve"> one </w:t>
      </w:r>
      <w:r>
        <w:lastRenderedPageBreak/>
        <w:t>trade-off</w:t>
      </w:r>
      <w:r w:rsidRPr="00BF62DB">
        <w:t xml:space="preserve"> over another. </w:t>
      </w:r>
      <w:r>
        <w:t>This leaves the</w:t>
      </w:r>
      <w:r w:rsidRPr="00BF62DB">
        <w:t xml:space="preserve"> commitment open-ended and variable </w:t>
      </w:r>
      <w:r>
        <w:t>to suit individual applications’ needs</w:t>
      </w:r>
      <w:r w:rsidRPr="00BF62DB">
        <w:t>.</w:t>
      </w:r>
      <w:r>
        <w:t xml:space="preserve"> The key properties are summarized in </w:t>
      </w:r>
      <w:r>
        <w:fldChar w:fldCharType="begin"/>
      </w:r>
      <w:r>
        <w:instrText xml:space="preserve"> REF _Ref13049603 \h </w:instrText>
      </w:r>
      <w:r>
        <w:fldChar w:fldCharType="separate"/>
      </w:r>
      <w:r w:rsidR="00C65CEA">
        <w:t xml:space="preserve">Table </w:t>
      </w:r>
      <w:r w:rsidR="00C65CEA">
        <w:rPr>
          <w:noProof/>
        </w:rPr>
        <w:t>10</w:t>
      </w:r>
      <w:r>
        <w:fldChar w:fldCharType="end"/>
      </w:r>
      <w:r>
        <w:t>.</w:t>
      </w:r>
    </w:p>
    <w:p w14:paraId="32CB5B09" w14:textId="77777777" w:rsidR="008A7BC9" w:rsidRDefault="008A7BC9" w:rsidP="008A7BC9">
      <w:pPr>
        <w:spacing w:after="120" w:line="360" w:lineRule="auto"/>
      </w:pPr>
      <w:r>
        <w:t xml:space="preserve">This ontology defines the general properties such that the commonality between domain-specific part-of relations may be captured, and more detailed semantics may be defined in extensions of the properties. This creates a means of indicating the intended semantics of a relation by identifying the </w:t>
      </w:r>
      <w:r w:rsidRPr="000A4E28">
        <w:rPr>
          <w:i/>
        </w:rPr>
        <w:t>type</w:t>
      </w:r>
      <w:r>
        <w:t xml:space="preserve"> of parthood that it is intended to capture, while allowing for the specification of different partial approximations of the semantics (and possibly also specializations of this semantics), as required. 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the ‘hasBuildingUnit’ relation, which approximations of the component-of relation are the most suitable. The approximation chosen for one type of parthood relation does not constrain the choice of approximation for another. </w:t>
      </w:r>
    </w:p>
    <w:p w14:paraId="3E703D2A" w14:textId="5F8CEC24" w:rsidR="008A7BC9" w:rsidRDefault="008A7BC9" w:rsidP="008A7BC9">
      <w:pPr>
        <w:pStyle w:val="Caption"/>
        <w:keepNext/>
        <w:spacing w:after="120"/>
      </w:pPr>
      <w:bookmarkStart w:id="92" w:name="_Ref13049603"/>
      <w:r>
        <w:t xml:space="preserve">Table </w:t>
      </w:r>
      <w:fldSimple w:instr=" SEQ Table \* ARABIC ">
        <w:r w:rsidR="00C65CEA">
          <w:rPr>
            <w:noProof/>
          </w:rPr>
          <w:t>10</w:t>
        </w:r>
      </w:fldSimple>
      <w:bookmarkEnd w:id="92"/>
      <w:r>
        <w:t>: Key properties in the Mereology Ontology</w:t>
      </w:r>
    </w:p>
    <w:tbl>
      <w:tblPr>
        <w:tblStyle w:val="TableGrid"/>
        <w:tblpPr w:leftFromText="180" w:rightFromText="180" w:vertAnchor="text" w:horzAnchor="margin" w:tblpY="128"/>
        <w:tblW w:w="0" w:type="auto"/>
        <w:tblLook w:val="04A0" w:firstRow="1" w:lastRow="0" w:firstColumn="1" w:lastColumn="0" w:noHBand="0" w:noVBand="1"/>
      </w:tblPr>
      <w:tblGrid>
        <w:gridCol w:w="2758"/>
        <w:gridCol w:w="2406"/>
        <w:gridCol w:w="4186"/>
      </w:tblGrid>
      <w:tr w:rsidR="008A7BC9" w14:paraId="009EE514" w14:textId="77777777" w:rsidTr="00763A5C">
        <w:tc>
          <w:tcPr>
            <w:tcW w:w="2758" w:type="dxa"/>
            <w:shd w:val="clear" w:color="auto" w:fill="00FFFF"/>
          </w:tcPr>
          <w:p w14:paraId="72E74660" w14:textId="77777777" w:rsidR="008A7BC9" w:rsidRDefault="008A7BC9" w:rsidP="00763A5C">
            <w:pPr>
              <w:tabs>
                <w:tab w:val="left" w:pos="1027"/>
              </w:tabs>
              <w:spacing w:after="120"/>
            </w:pPr>
            <w:r>
              <w:t>Property</w:t>
            </w:r>
            <w:r>
              <w:tab/>
            </w:r>
          </w:p>
        </w:tc>
        <w:tc>
          <w:tcPr>
            <w:tcW w:w="2406" w:type="dxa"/>
            <w:shd w:val="clear" w:color="auto" w:fill="00FFFF"/>
          </w:tcPr>
          <w:p w14:paraId="2D83D413" w14:textId="77777777" w:rsidR="008A7BC9" w:rsidRDefault="008A7BC9" w:rsidP="00763A5C">
            <w:pPr>
              <w:spacing w:after="120"/>
            </w:pPr>
            <w:r>
              <w:t>Characteristic</w:t>
            </w:r>
          </w:p>
        </w:tc>
        <w:tc>
          <w:tcPr>
            <w:tcW w:w="4186" w:type="dxa"/>
            <w:shd w:val="clear" w:color="auto" w:fill="00FFFF"/>
          </w:tcPr>
          <w:p w14:paraId="356BB8D7" w14:textId="77777777" w:rsidR="008A7BC9" w:rsidRDefault="008A7BC9" w:rsidP="00763A5C">
            <w:pPr>
              <w:spacing w:after="120"/>
            </w:pPr>
            <w:r>
              <w:t>Value (if applicable)</w:t>
            </w:r>
          </w:p>
        </w:tc>
      </w:tr>
      <w:tr w:rsidR="008A7BC9" w14:paraId="4C55A871" w14:textId="77777777" w:rsidTr="00763A5C">
        <w:tc>
          <w:tcPr>
            <w:tcW w:w="2758" w:type="dxa"/>
          </w:tcPr>
          <w:p w14:paraId="6AC6E2FD" w14:textId="77777777" w:rsidR="008A7BC9" w:rsidRDefault="008A7BC9" w:rsidP="00763A5C">
            <w:pPr>
              <w:spacing w:after="120"/>
            </w:pPr>
            <w:r>
              <w:t>properPartOf</w:t>
            </w:r>
          </w:p>
        </w:tc>
        <w:tc>
          <w:tcPr>
            <w:tcW w:w="2406" w:type="dxa"/>
          </w:tcPr>
          <w:p w14:paraId="6AFF02FD" w14:textId="77777777" w:rsidR="008A7BC9" w:rsidRPr="00CE5C3D" w:rsidRDefault="008A7BC9" w:rsidP="00763A5C">
            <w:pPr>
              <w:spacing w:after="120"/>
              <w:rPr>
                <w:strike/>
              </w:rPr>
            </w:pPr>
            <w:r>
              <w:t>inverseOf</w:t>
            </w:r>
          </w:p>
        </w:tc>
        <w:tc>
          <w:tcPr>
            <w:tcW w:w="4186" w:type="dxa"/>
          </w:tcPr>
          <w:p w14:paraId="54228BAF" w14:textId="77777777" w:rsidR="008A7BC9" w:rsidRPr="00CE5C3D" w:rsidRDefault="008A7BC9" w:rsidP="00763A5C">
            <w:pPr>
              <w:spacing w:after="120"/>
              <w:rPr>
                <w:strike/>
              </w:rPr>
            </w:pPr>
            <w:r>
              <w:t>hasProperPart</w:t>
            </w:r>
          </w:p>
        </w:tc>
      </w:tr>
      <w:tr w:rsidR="008A7BC9" w14:paraId="6F10D3B8" w14:textId="77777777" w:rsidTr="00763A5C">
        <w:tc>
          <w:tcPr>
            <w:tcW w:w="2758" w:type="dxa"/>
          </w:tcPr>
          <w:p w14:paraId="0D2BD829" w14:textId="77777777" w:rsidR="008A7BC9" w:rsidRDefault="008A7BC9" w:rsidP="00763A5C">
            <w:pPr>
              <w:spacing w:after="120"/>
            </w:pPr>
            <w:r>
              <w:t>hasProperPart</w:t>
            </w:r>
          </w:p>
        </w:tc>
        <w:tc>
          <w:tcPr>
            <w:tcW w:w="2406" w:type="dxa"/>
          </w:tcPr>
          <w:p w14:paraId="66105FF4" w14:textId="77777777" w:rsidR="008A7BC9" w:rsidRDefault="008A7BC9" w:rsidP="00763A5C">
            <w:pPr>
              <w:spacing w:after="120"/>
            </w:pPr>
            <w:r>
              <w:t>inverseOf</w:t>
            </w:r>
          </w:p>
        </w:tc>
        <w:tc>
          <w:tcPr>
            <w:tcW w:w="4186" w:type="dxa"/>
          </w:tcPr>
          <w:p w14:paraId="1D3E0349" w14:textId="77777777" w:rsidR="008A7BC9" w:rsidRDefault="008A7BC9" w:rsidP="00763A5C">
            <w:pPr>
              <w:spacing w:after="120"/>
            </w:pPr>
            <w:r>
              <w:t>properPartOf</w:t>
            </w:r>
          </w:p>
        </w:tc>
      </w:tr>
      <w:tr w:rsidR="008A7BC9" w14:paraId="5AF21185" w14:textId="77777777" w:rsidTr="00763A5C">
        <w:tc>
          <w:tcPr>
            <w:tcW w:w="2758" w:type="dxa"/>
            <w:vMerge w:val="restart"/>
          </w:tcPr>
          <w:p w14:paraId="73972FA1" w14:textId="77777777" w:rsidR="008A7BC9" w:rsidRDefault="008A7BC9" w:rsidP="00763A5C">
            <w:pPr>
              <w:tabs>
                <w:tab w:val="right" w:pos="2348"/>
              </w:tabs>
              <w:spacing w:after="120"/>
            </w:pPr>
            <w:r>
              <w:t>componentOf</w:t>
            </w:r>
          </w:p>
        </w:tc>
        <w:tc>
          <w:tcPr>
            <w:tcW w:w="2406" w:type="dxa"/>
          </w:tcPr>
          <w:p w14:paraId="0A0B2203" w14:textId="77777777" w:rsidR="008A7BC9" w:rsidRDefault="008A7BC9" w:rsidP="00763A5C">
            <w:pPr>
              <w:tabs>
                <w:tab w:val="right" w:pos="2348"/>
              </w:tabs>
              <w:spacing w:after="120"/>
            </w:pPr>
            <w:r>
              <w:t>subPropertyOf</w:t>
            </w:r>
          </w:p>
        </w:tc>
        <w:tc>
          <w:tcPr>
            <w:tcW w:w="4186" w:type="dxa"/>
          </w:tcPr>
          <w:p w14:paraId="68247D91" w14:textId="77777777" w:rsidR="008A7BC9" w:rsidRDefault="008A7BC9" w:rsidP="00763A5C">
            <w:pPr>
              <w:spacing w:after="120"/>
            </w:pPr>
            <w:r>
              <w:t>properPartOf</w:t>
            </w:r>
          </w:p>
        </w:tc>
      </w:tr>
      <w:tr w:rsidR="008A7BC9" w14:paraId="792502FB" w14:textId="77777777" w:rsidTr="00763A5C">
        <w:tc>
          <w:tcPr>
            <w:tcW w:w="2758" w:type="dxa"/>
            <w:vMerge/>
          </w:tcPr>
          <w:p w14:paraId="13970019" w14:textId="77777777" w:rsidR="008A7BC9" w:rsidRDefault="008A7BC9" w:rsidP="00763A5C">
            <w:pPr>
              <w:tabs>
                <w:tab w:val="right" w:pos="2348"/>
              </w:tabs>
              <w:spacing w:after="120"/>
            </w:pPr>
          </w:p>
        </w:tc>
        <w:tc>
          <w:tcPr>
            <w:tcW w:w="2406" w:type="dxa"/>
          </w:tcPr>
          <w:p w14:paraId="22EB7E53" w14:textId="77777777" w:rsidR="008A7BC9" w:rsidRDefault="008A7BC9" w:rsidP="00763A5C">
            <w:pPr>
              <w:tabs>
                <w:tab w:val="right" w:pos="2348"/>
              </w:tabs>
              <w:spacing w:after="120"/>
            </w:pPr>
            <w:r>
              <w:t>inverseOf</w:t>
            </w:r>
          </w:p>
        </w:tc>
        <w:tc>
          <w:tcPr>
            <w:tcW w:w="4186" w:type="dxa"/>
          </w:tcPr>
          <w:p w14:paraId="3F59F551" w14:textId="77777777" w:rsidR="008A7BC9" w:rsidRDefault="008A7BC9" w:rsidP="00763A5C">
            <w:pPr>
              <w:spacing w:after="120"/>
            </w:pPr>
            <w:r>
              <w:t>hasComponent</w:t>
            </w:r>
          </w:p>
        </w:tc>
      </w:tr>
      <w:tr w:rsidR="008A7BC9" w14:paraId="4430AA5A" w14:textId="77777777" w:rsidTr="00763A5C">
        <w:tc>
          <w:tcPr>
            <w:tcW w:w="2758" w:type="dxa"/>
            <w:vMerge w:val="restart"/>
          </w:tcPr>
          <w:p w14:paraId="1BF0603B" w14:textId="77777777" w:rsidR="008A7BC9" w:rsidRDefault="008A7BC9" w:rsidP="00763A5C">
            <w:pPr>
              <w:tabs>
                <w:tab w:val="right" w:pos="2348"/>
              </w:tabs>
              <w:spacing w:after="120"/>
            </w:pPr>
            <w:r>
              <w:t>hasComponent</w:t>
            </w:r>
          </w:p>
        </w:tc>
        <w:tc>
          <w:tcPr>
            <w:tcW w:w="2406" w:type="dxa"/>
          </w:tcPr>
          <w:p w14:paraId="6FA87373" w14:textId="77777777" w:rsidR="008A7BC9" w:rsidRDefault="008A7BC9" w:rsidP="00763A5C">
            <w:pPr>
              <w:tabs>
                <w:tab w:val="right" w:pos="2348"/>
              </w:tabs>
              <w:spacing w:after="120"/>
            </w:pPr>
            <w:r>
              <w:t>subPropertyOf</w:t>
            </w:r>
          </w:p>
        </w:tc>
        <w:tc>
          <w:tcPr>
            <w:tcW w:w="4186" w:type="dxa"/>
          </w:tcPr>
          <w:p w14:paraId="2C61EF93" w14:textId="77777777" w:rsidR="008A7BC9" w:rsidRDefault="008A7BC9" w:rsidP="00763A5C">
            <w:pPr>
              <w:spacing w:after="120"/>
            </w:pPr>
            <w:r>
              <w:t>hasProperPart</w:t>
            </w:r>
          </w:p>
        </w:tc>
      </w:tr>
      <w:tr w:rsidR="008A7BC9" w14:paraId="706D5A9B" w14:textId="77777777" w:rsidTr="00763A5C">
        <w:tc>
          <w:tcPr>
            <w:tcW w:w="2758" w:type="dxa"/>
            <w:vMerge/>
          </w:tcPr>
          <w:p w14:paraId="1A041145" w14:textId="77777777" w:rsidR="008A7BC9" w:rsidRDefault="008A7BC9" w:rsidP="00763A5C">
            <w:pPr>
              <w:tabs>
                <w:tab w:val="right" w:pos="2348"/>
              </w:tabs>
              <w:spacing w:after="120"/>
            </w:pPr>
          </w:p>
        </w:tc>
        <w:tc>
          <w:tcPr>
            <w:tcW w:w="2406" w:type="dxa"/>
          </w:tcPr>
          <w:p w14:paraId="29173DFD" w14:textId="77777777" w:rsidR="008A7BC9" w:rsidRDefault="008A7BC9" w:rsidP="00763A5C">
            <w:pPr>
              <w:tabs>
                <w:tab w:val="right" w:pos="2348"/>
              </w:tabs>
              <w:spacing w:after="120"/>
            </w:pPr>
            <w:r>
              <w:t>inverseOf</w:t>
            </w:r>
          </w:p>
        </w:tc>
        <w:tc>
          <w:tcPr>
            <w:tcW w:w="4186" w:type="dxa"/>
          </w:tcPr>
          <w:p w14:paraId="7BB1D60B" w14:textId="77777777" w:rsidR="008A7BC9" w:rsidRDefault="008A7BC9" w:rsidP="00763A5C">
            <w:pPr>
              <w:spacing w:after="120"/>
            </w:pPr>
            <w:r>
              <w:t>componentOf</w:t>
            </w:r>
          </w:p>
        </w:tc>
      </w:tr>
      <w:tr w:rsidR="008A7BC9" w14:paraId="75FAAC58" w14:textId="77777777" w:rsidTr="00763A5C">
        <w:tc>
          <w:tcPr>
            <w:tcW w:w="2758" w:type="dxa"/>
          </w:tcPr>
          <w:p w14:paraId="2E39DAD4" w14:textId="77777777" w:rsidR="008A7BC9" w:rsidRDefault="008A7BC9" w:rsidP="00763A5C">
            <w:pPr>
              <w:tabs>
                <w:tab w:val="right" w:pos="2348"/>
              </w:tabs>
              <w:spacing w:after="120"/>
            </w:pPr>
            <w:r>
              <w:t>immediateComponentOf</w:t>
            </w:r>
          </w:p>
        </w:tc>
        <w:tc>
          <w:tcPr>
            <w:tcW w:w="2406" w:type="dxa"/>
          </w:tcPr>
          <w:p w14:paraId="7C8CCDDB" w14:textId="77777777" w:rsidR="008A7BC9" w:rsidRDefault="008A7BC9" w:rsidP="00763A5C">
            <w:pPr>
              <w:tabs>
                <w:tab w:val="right" w:pos="2348"/>
              </w:tabs>
              <w:spacing w:after="120"/>
            </w:pPr>
            <w:r>
              <w:t>subPropertyOf</w:t>
            </w:r>
          </w:p>
        </w:tc>
        <w:tc>
          <w:tcPr>
            <w:tcW w:w="4186" w:type="dxa"/>
          </w:tcPr>
          <w:p w14:paraId="40C23867" w14:textId="77777777" w:rsidR="008A7BC9" w:rsidRDefault="008A7BC9" w:rsidP="00763A5C">
            <w:pPr>
              <w:spacing w:after="120"/>
            </w:pPr>
            <w:r>
              <w:t>componentOf</w:t>
            </w:r>
          </w:p>
        </w:tc>
      </w:tr>
      <w:tr w:rsidR="008A7BC9" w14:paraId="739CD9F8" w14:textId="77777777" w:rsidTr="00763A5C">
        <w:tc>
          <w:tcPr>
            <w:tcW w:w="2758" w:type="dxa"/>
          </w:tcPr>
          <w:p w14:paraId="2CB29F82" w14:textId="77777777" w:rsidR="008A7BC9" w:rsidRDefault="008A7BC9" w:rsidP="00763A5C">
            <w:pPr>
              <w:spacing w:after="120"/>
            </w:pPr>
            <w:r>
              <w:t>containedIn</w:t>
            </w:r>
          </w:p>
        </w:tc>
        <w:tc>
          <w:tcPr>
            <w:tcW w:w="2406" w:type="dxa"/>
          </w:tcPr>
          <w:p w14:paraId="5B9E1BA9" w14:textId="77777777" w:rsidR="008A7BC9" w:rsidRPr="00665086" w:rsidRDefault="008A7BC9" w:rsidP="00763A5C">
            <w:pPr>
              <w:tabs>
                <w:tab w:val="right" w:pos="2348"/>
              </w:tabs>
              <w:spacing w:after="120"/>
              <w:rPr>
                <w:strike/>
              </w:rPr>
            </w:pPr>
            <w:r>
              <w:t>inverseOf</w:t>
            </w:r>
          </w:p>
        </w:tc>
        <w:tc>
          <w:tcPr>
            <w:tcW w:w="4186" w:type="dxa"/>
          </w:tcPr>
          <w:p w14:paraId="5B980FA3" w14:textId="77777777" w:rsidR="008A7BC9" w:rsidRPr="00665086" w:rsidRDefault="008A7BC9" w:rsidP="00763A5C">
            <w:pPr>
              <w:spacing w:after="120"/>
              <w:rPr>
                <w:strike/>
              </w:rPr>
            </w:pPr>
            <w:r>
              <w:t>contains</w:t>
            </w:r>
          </w:p>
        </w:tc>
      </w:tr>
      <w:tr w:rsidR="008A7BC9" w14:paraId="328A3952" w14:textId="77777777" w:rsidTr="00763A5C">
        <w:tc>
          <w:tcPr>
            <w:tcW w:w="2758" w:type="dxa"/>
          </w:tcPr>
          <w:p w14:paraId="636305AA" w14:textId="77777777" w:rsidR="008A7BC9" w:rsidRDefault="008A7BC9" w:rsidP="00763A5C">
            <w:pPr>
              <w:spacing w:after="120"/>
            </w:pPr>
            <w:r>
              <w:t>contains</w:t>
            </w:r>
          </w:p>
        </w:tc>
        <w:tc>
          <w:tcPr>
            <w:tcW w:w="2406" w:type="dxa"/>
          </w:tcPr>
          <w:p w14:paraId="68DD2D49" w14:textId="77777777" w:rsidR="008A7BC9" w:rsidRDefault="008A7BC9" w:rsidP="00763A5C">
            <w:pPr>
              <w:tabs>
                <w:tab w:val="right" w:pos="2348"/>
              </w:tabs>
              <w:spacing w:after="120"/>
            </w:pPr>
            <w:r>
              <w:t>inverseOf</w:t>
            </w:r>
          </w:p>
        </w:tc>
        <w:tc>
          <w:tcPr>
            <w:tcW w:w="4186" w:type="dxa"/>
          </w:tcPr>
          <w:p w14:paraId="081F4441" w14:textId="77777777" w:rsidR="008A7BC9" w:rsidRDefault="008A7BC9" w:rsidP="00763A5C">
            <w:pPr>
              <w:spacing w:after="120"/>
            </w:pPr>
            <w:r>
              <w:t>containedIn</w:t>
            </w:r>
          </w:p>
        </w:tc>
      </w:tr>
      <w:tr w:rsidR="008A7BC9" w14:paraId="4C0EDD0D" w14:textId="77777777" w:rsidTr="00763A5C">
        <w:tc>
          <w:tcPr>
            <w:tcW w:w="2758" w:type="dxa"/>
          </w:tcPr>
          <w:p w14:paraId="7BC5D21B" w14:textId="77777777" w:rsidR="008A7BC9" w:rsidRDefault="008A7BC9" w:rsidP="00763A5C">
            <w:pPr>
              <w:spacing w:after="120"/>
            </w:pPr>
            <w:r>
              <w:t>immediatelyContainedIn</w:t>
            </w:r>
          </w:p>
        </w:tc>
        <w:tc>
          <w:tcPr>
            <w:tcW w:w="2406" w:type="dxa"/>
          </w:tcPr>
          <w:p w14:paraId="6F1A5569" w14:textId="77777777" w:rsidR="008A7BC9" w:rsidRDefault="008A7BC9" w:rsidP="00763A5C">
            <w:pPr>
              <w:tabs>
                <w:tab w:val="right" w:pos="2348"/>
              </w:tabs>
              <w:spacing w:after="120"/>
            </w:pPr>
            <w:r>
              <w:t>subPropertyOf</w:t>
            </w:r>
          </w:p>
        </w:tc>
        <w:tc>
          <w:tcPr>
            <w:tcW w:w="4186" w:type="dxa"/>
          </w:tcPr>
          <w:p w14:paraId="604B83DF" w14:textId="77777777" w:rsidR="008A7BC9" w:rsidRDefault="008A7BC9" w:rsidP="00763A5C">
            <w:pPr>
              <w:spacing w:after="120"/>
            </w:pPr>
            <w:r>
              <w:t>containedIn</w:t>
            </w:r>
          </w:p>
        </w:tc>
      </w:tr>
    </w:tbl>
    <w:p w14:paraId="714309CC" w14:textId="77777777" w:rsidR="008A7BC9" w:rsidRPr="00203366" w:rsidRDefault="008A7BC9" w:rsidP="008A7BC9">
      <w:pPr>
        <w:spacing w:after="120" w:line="360" w:lineRule="auto"/>
      </w:pPr>
    </w:p>
    <w:p w14:paraId="33DBBB4A" w14:textId="77777777" w:rsidR="008A7BC9" w:rsidRPr="001C4089" w:rsidRDefault="008A7BC9" w:rsidP="008A7BC9">
      <w:pPr>
        <w:pStyle w:val="Heading4"/>
      </w:pPr>
      <w:r>
        <w:t>An Example</w:t>
      </w:r>
    </w:p>
    <w:p w14:paraId="0FACDA2E" w14:textId="7BFD5655" w:rsidR="008A7BC9" w:rsidRDefault="008A7BC9" w:rsidP="008A7BC9">
      <w:pPr>
        <w:spacing w:after="120" w:line="360" w:lineRule="auto"/>
      </w:pPr>
      <w:r>
        <w:t xml:space="preserve">For example, consider the representation of various parts in a vehicle. This is a component-of type property, therefore a property ‘hasVehicleComponent’ as a sub-property of the ‘hasComponent’ property. Like hasComponent, hasVehicleComponent should be both transitive </w:t>
      </w:r>
      <w:r>
        <w:lastRenderedPageBreak/>
        <w:t xml:space="preserve">and irreflexive. However, owing to the restriction on non-simple object properties in OWL, it is not possible to capture both characteristics. In the context of a vehicle’s component decomposition, it is likely the case that transitivity of the property may be more important than its irreflexivity. Therefore, the subproperty hasVehicleComponent may be approximated as being transitive while maintaining the under-axiomatized definition of hasComponent. On the other hand, it may be the case that for component relation for Buildings and BuildingUnits the anti-symmetry of the property is the most important aspect to capture. The hasBuildingUnit property may be approximated as anti-symmetric rather than transitive, thus allowing for different trade-offs to be made to capture the component-hood relationship in different domains. This example is illustrated in </w:t>
      </w:r>
      <w:r>
        <w:fldChar w:fldCharType="begin"/>
      </w:r>
      <w:r>
        <w:instrText xml:space="preserve"> REF _Ref13053357 \h </w:instrText>
      </w:r>
      <w:r>
        <w:fldChar w:fldCharType="separate"/>
      </w:r>
      <w:r w:rsidR="00C65CEA">
        <w:t xml:space="preserve">Figure </w:t>
      </w:r>
      <w:r w:rsidR="00C65CEA">
        <w:rPr>
          <w:noProof/>
        </w:rPr>
        <w:t>12</w:t>
      </w:r>
      <w:r>
        <w:fldChar w:fldCharType="end"/>
      </w:r>
      <w:r>
        <w:t>.</w:t>
      </w:r>
    </w:p>
    <w:p w14:paraId="753AD772" w14:textId="77777777" w:rsidR="008A7BC9" w:rsidRDefault="008A7BC9" w:rsidP="008A7BC9">
      <w:pPr>
        <w:keepNext/>
        <w:spacing w:after="120" w:line="360" w:lineRule="auto"/>
      </w:pPr>
      <w:r w:rsidRPr="00C52F83">
        <w:rPr>
          <w:noProof/>
        </w:rPr>
        <w:drawing>
          <wp:inline distT="0" distB="0" distL="0" distR="0" wp14:anchorId="50C1F348" wp14:editId="3B9F0260">
            <wp:extent cx="5943600" cy="958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58850"/>
                    </a:xfrm>
                    <a:prstGeom prst="rect">
                      <a:avLst/>
                    </a:prstGeom>
                  </pic:spPr>
                </pic:pic>
              </a:graphicData>
            </a:graphic>
          </wp:inline>
        </w:drawing>
      </w:r>
    </w:p>
    <w:p w14:paraId="6D682E37" w14:textId="366EAE0B" w:rsidR="008A7BC9" w:rsidRPr="00DB1ED8" w:rsidRDefault="008A7BC9" w:rsidP="008A7BC9">
      <w:pPr>
        <w:pStyle w:val="Caption"/>
        <w:spacing w:after="120"/>
        <w:rPr>
          <w:lang w:val="en-CA"/>
        </w:rPr>
      </w:pPr>
      <w:bookmarkStart w:id="93" w:name="_Ref13053357"/>
      <w:r>
        <w:t xml:space="preserve">Figure </w:t>
      </w:r>
      <w:fldSimple w:instr=" SEQ Figure \* ARABIC ">
        <w:r w:rsidR="001A6211">
          <w:rPr>
            <w:noProof/>
          </w:rPr>
          <w:t>12</w:t>
        </w:r>
      </w:fldSimple>
      <w:bookmarkEnd w:id="93"/>
      <w:r>
        <w:t>: Example use of the Mereology Ontology</w:t>
      </w:r>
    </w:p>
    <w:p w14:paraId="4212BFC6" w14:textId="77777777" w:rsidR="000A4E28" w:rsidRDefault="000A4E28" w:rsidP="00A325FA"/>
    <w:p w14:paraId="1D5C87A5" w14:textId="0F91408E" w:rsidR="00C355FA" w:rsidRPr="007736F9" w:rsidRDefault="00C355FA" w:rsidP="008A7BC9">
      <w:pPr>
        <w:pStyle w:val="Heading4"/>
      </w:pPr>
      <w:r w:rsidRPr="007736F9">
        <w:t>Future work</w:t>
      </w:r>
    </w:p>
    <w:p w14:paraId="03E2A04E" w14:textId="1032FFEF" w:rsidR="00EA41E0" w:rsidRDefault="00EA41E0" w:rsidP="00EA41E0">
      <w:r>
        <w:t xml:space="preserve">In addition to the aforementioned work by [ref Bittner &amp; Donnelly], various approaches to the partial capture of these mereological relationships </w:t>
      </w:r>
      <w:r w:rsidRPr="00D55DCE">
        <w:t xml:space="preserve">in OWL have been proposed that </w:t>
      </w:r>
      <w:r>
        <w:t>may</w:t>
      </w:r>
      <w:r w:rsidRPr="00D55DCE">
        <w:t xml:space="preserve"> be used to extend the ontology presented here, such as in [https://www.w3.org/2001/sw/BestPractices/OEP/SimplePartWhole/], and also in top-level ontologies such as [ref BFO].</w:t>
      </w:r>
      <w:r>
        <w:t xml:space="preserve"> Future revisions may benefit from considering the relationship between these ontology and other OWL formalisms.</w:t>
      </w:r>
    </w:p>
    <w:p w14:paraId="39EF7EF3" w14:textId="77777777" w:rsidR="00EA41E0" w:rsidRDefault="00EA41E0" w:rsidP="00EA41E0"/>
    <w:p w14:paraId="5860CC8B" w14:textId="7DEE4C3B" w:rsidR="00C355FA" w:rsidRPr="007736F9" w:rsidRDefault="00C355FA" w:rsidP="00BC16B7">
      <w:pPr>
        <w:pStyle w:val="ListParagraph"/>
        <w:numPr>
          <w:ilvl w:val="0"/>
          <w:numId w:val="23"/>
        </w:numPr>
      </w:pPr>
      <w:r w:rsidRPr="007736F9">
        <w:t xml:space="preserve">Extend to </w:t>
      </w:r>
      <w:r w:rsidR="00810AC1" w:rsidRPr="007736F9">
        <w:t xml:space="preserve">capture </w:t>
      </w:r>
      <w:r w:rsidR="00D55DCE" w:rsidRPr="007736F9">
        <w:t xml:space="preserve">multidimensional </w:t>
      </w:r>
      <w:r w:rsidR="00810AC1" w:rsidRPr="007736F9">
        <w:t>mereotopological relations</w:t>
      </w:r>
      <w:r w:rsidR="00D55DCE" w:rsidRPr="007736F9">
        <w:t xml:space="preserve"> as in CODI</w:t>
      </w:r>
    </w:p>
    <w:p w14:paraId="048B11C3" w14:textId="66351FFB" w:rsidR="00D55DCE" w:rsidRPr="007736F9" w:rsidRDefault="00D55DCE" w:rsidP="00BC16B7">
      <w:pPr>
        <w:pStyle w:val="ListParagraph"/>
        <w:numPr>
          <w:ilvl w:val="1"/>
          <w:numId w:val="23"/>
        </w:numPr>
      </w:pPr>
      <w:r w:rsidRPr="007736F9">
        <w:t>Map the relations to GeoSPARQL properties</w:t>
      </w:r>
    </w:p>
    <w:p w14:paraId="3B8434EF" w14:textId="59EF7B7B" w:rsidR="00810AC1" w:rsidRPr="007736F9" w:rsidRDefault="00810AC1" w:rsidP="00BC16B7">
      <w:pPr>
        <w:pStyle w:val="ListParagraph"/>
        <w:numPr>
          <w:ilvl w:val="0"/>
          <w:numId w:val="23"/>
        </w:numPr>
      </w:pPr>
      <w:r w:rsidRPr="007736F9">
        <w:t>Extend with a first-order formalization or mereology</w:t>
      </w:r>
    </w:p>
    <w:p w14:paraId="213C1208" w14:textId="77777777" w:rsidR="004053E0" w:rsidRDefault="004053E0" w:rsidP="004053E0">
      <w:pPr>
        <w:pStyle w:val="Heading3"/>
      </w:pPr>
      <w:bookmarkStart w:id="94" w:name="_Toc21701978"/>
      <w:r w:rsidRPr="00216E9F">
        <w:t>Ontology of Units of Measure</w:t>
      </w:r>
      <w:bookmarkEnd w:id="94"/>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786DE6CE" w14:textId="77777777" w:rsidR="0017750F" w:rsidRPr="00652A82" w:rsidRDefault="0017750F" w:rsidP="0017750F">
      <w:pPr>
        <w:spacing w:after="120" w:line="360" w:lineRule="auto"/>
      </w:pPr>
      <w:r>
        <w:t xml:space="preserve">Units of measure are an important concept due to the observational nature of data collection for transportation planning. In particular, it is important to capture the relationship between some quantity and the unit of measure it is described with. This allows for a representation in which the same individual quantity may be associated with several values, according to different units of measurement. </w:t>
      </w:r>
    </w:p>
    <w:p w14:paraId="2B3C62ED" w14:textId="77777777" w:rsidR="0017750F" w:rsidRPr="0017750F" w:rsidRDefault="0017750F" w:rsidP="0017750F">
      <w:pPr>
        <w:pStyle w:val="Heading4"/>
      </w:pPr>
      <w:r w:rsidRPr="0017750F">
        <w:lastRenderedPageBreak/>
        <w:t>The Ontology</w:t>
      </w:r>
    </w:p>
    <w:p w14:paraId="46ABDBC3" w14:textId="20D557EB" w:rsidR="0017750F" w:rsidRDefault="0017750F" w:rsidP="0017750F">
      <w:pPr>
        <w:spacing w:after="120" w:line="360" w:lineRule="auto"/>
      </w:pPr>
      <w:r>
        <w:t xml:space="preserve">The Ontology of Units of Measure provides a structured vocabulary to describe, among other things, the different values (measures) that we associate to given quantities. This allows us to provide greater detail regarding specific measurements that are defined in the ontology. Rather than simply have a simple data property to describe the length of some road segment as "10 m", with the units of measure ontology we are able to describe the nature of the quantity (i.e. length), its value as a Measure (10 m), and also describe the unit that the measure's numerical value is given in (e.g. meters). Key concepts are reused from the Units of Measure ontology defined by </w:t>
      </w:r>
      <w:r>
        <w:fldChar w:fldCharType="begin"/>
      </w:r>
      <w:r w:rsidR="006B06D3">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fldChar w:fldCharType="separate"/>
      </w:r>
      <w:r w:rsidR="006B06D3">
        <w:rPr>
          <w:noProof/>
        </w:rPr>
        <w:t>[19]</w:t>
      </w:r>
      <w:r>
        <w:fldChar w:fldCharType="end"/>
      </w:r>
      <w:r>
        <w:t xml:space="preserve">. The full Units of Measure ontology is not imported here as it is quite large and includes many concepts that are out of scope for transportation planning. Existing concepts may be added from the original ontology or this ontology may be extended as to capture new units of measure as required. The Units of Measure Ontology was chosen for reuse to maintain consistency with other ontology-based standards efforts in the smart cities domain, in particular the ISO standard in development for smart city indicators </w:t>
      </w:r>
      <w:r>
        <w:fldChar w:fldCharType="begin"/>
      </w:r>
      <w:r w:rsidR="006B06D3">
        <w:instrText xml:space="preserve"> ADDIN EN.CITE &lt;EndNote&gt;&lt;Cite&gt;&lt;Author&gt;ISO/IEC&lt;/Author&gt;&lt;IDText&gt;Information technology - An upper level ontology for smart city indicators&lt;/IDText&gt;&lt;DisplayText&gt;[20]&lt;/DisplayText&gt;&lt;record&gt;&lt;urls&gt;&lt;related-urls&gt;&lt;url&gt;https://www.iso.org/standard/72325.html&lt;/url&gt;&lt;/related-urls&gt;&lt;/urls&gt;&lt;titles&gt;&lt;title&gt;Information technology - An upper level ontology for smart city indicators&lt;/title&gt;&lt;/titles&gt;&lt;number&gt;ISO/IEC DIS 21972&lt;/number&gt;&lt;contributors&gt;&lt;authors&gt;&lt;author&gt;ISO/IEC JTC1 Information technology&lt;/author&gt;&lt;/authors&gt;&lt;/contributors&gt;&lt;added-date format="utc"&gt;1564584502&lt;/added-date&gt;&lt;ref-type name="Report"&gt;27&lt;/ref-type&gt;&lt;rec-number&gt;36&lt;/rec-number&gt;&lt;publisher&gt;ISO&lt;/publisher&gt;&lt;last-updated-date format="utc"&gt;1564585031&lt;/last-updated-date&gt;&lt;/record&gt;&lt;/Cite&gt;&lt;/EndNote&gt;</w:instrText>
      </w:r>
      <w:r>
        <w:fldChar w:fldCharType="separate"/>
      </w:r>
      <w:r w:rsidR="006B06D3">
        <w:rPr>
          <w:noProof/>
        </w:rPr>
        <w:t>[20]</w:t>
      </w:r>
      <w:r>
        <w:fldChar w:fldCharType="end"/>
      </w:r>
      <w:r>
        <w:t>.</w:t>
      </w:r>
    </w:p>
    <w:p w14:paraId="4A1AB47C" w14:textId="7C9F9A28" w:rsidR="0017750F" w:rsidRPr="00DB5DF1" w:rsidRDefault="0017750F" w:rsidP="0017750F">
      <w:pPr>
        <w:spacing w:after="120" w:line="360" w:lineRule="auto"/>
      </w:pPr>
      <w:r>
        <w:t>Quantities</w:t>
      </w:r>
      <w:r w:rsidRPr="00E80D3C">
        <w:t xml:space="preserve">, units, and/or measures that are defined </w:t>
      </w:r>
      <w:r>
        <w:t>using</w:t>
      </w:r>
      <w:r w:rsidRPr="00E80D3C">
        <w:t xml:space="preserve"> domain-specific concepts (e.g. vehicles, lanes) are defined by reusing and extending the units of measure ontology in the relevant </w:t>
      </w:r>
      <w:r>
        <w:t xml:space="preserve">ontologies, such that the necessary concepts may be captured and the foundational ontology is not complicated with domain-specific concepts. The key classes used in the definition of quantities and measures are summarized in </w:t>
      </w:r>
      <w:r>
        <w:fldChar w:fldCharType="begin"/>
      </w:r>
      <w:r>
        <w:instrText xml:space="preserve"> REF _Ref13130816 \h </w:instrText>
      </w:r>
      <w:r>
        <w:fldChar w:fldCharType="separate"/>
      </w:r>
      <w:r w:rsidR="00C65CEA">
        <w:t xml:space="preserve">Table </w:t>
      </w:r>
      <w:r w:rsidR="00C65CEA">
        <w:rPr>
          <w:noProof/>
        </w:rPr>
        <w:t>11</w:t>
      </w:r>
      <w:r>
        <w:fldChar w:fldCharType="end"/>
      </w:r>
      <w:r>
        <w:t>.</w:t>
      </w:r>
    </w:p>
    <w:p w14:paraId="7D8AE16B" w14:textId="48806965" w:rsidR="0017750F" w:rsidRDefault="0017750F" w:rsidP="0017750F">
      <w:pPr>
        <w:pStyle w:val="Caption"/>
        <w:keepNext/>
        <w:spacing w:after="120"/>
      </w:pPr>
      <w:bookmarkStart w:id="95" w:name="_Ref13130816"/>
      <w:r>
        <w:t xml:space="preserve">Table </w:t>
      </w:r>
      <w:fldSimple w:instr=" SEQ Table \* ARABIC ">
        <w:r w:rsidR="00C65CEA">
          <w:rPr>
            <w:noProof/>
          </w:rPr>
          <w:t>11</w:t>
        </w:r>
      </w:fldSimple>
      <w:bookmarkEnd w:id="95"/>
      <w:r>
        <w:t>: Key classes in the Units of Measure Ontology</w:t>
      </w:r>
    </w:p>
    <w:tbl>
      <w:tblPr>
        <w:tblStyle w:val="TableGrid"/>
        <w:tblpPr w:leftFromText="180" w:rightFromText="180" w:vertAnchor="text" w:horzAnchor="margin" w:tblpY="128"/>
        <w:tblW w:w="0" w:type="auto"/>
        <w:tblLook w:val="04A0" w:firstRow="1" w:lastRow="0" w:firstColumn="1" w:lastColumn="0" w:noHBand="0" w:noVBand="1"/>
      </w:tblPr>
      <w:tblGrid>
        <w:gridCol w:w="2956"/>
        <w:gridCol w:w="3577"/>
        <w:gridCol w:w="2817"/>
      </w:tblGrid>
      <w:tr w:rsidR="0017750F" w14:paraId="1547049C" w14:textId="77777777" w:rsidTr="00763A5C">
        <w:trPr>
          <w:cantSplit/>
        </w:trPr>
        <w:tc>
          <w:tcPr>
            <w:tcW w:w="2956" w:type="dxa"/>
            <w:shd w:val="clear" w:color="auto" w:fill="00FFFF"/>
          </w:tcPr>
          <w:p w14:paraId="53F6C70C" w14:textId="77777777" w:rsidR="0017750F" w:rsidRDefault="0017750F" w:rsidP="00763A5C">
            <w:pPr>
              <w:spacing w:after="120"/>
            </w:pPr>
            <w:r>
              <w:t>Object</w:t>
            </w:r>
          </w:p>
        </w:tc>
        <w:tc>
          <w:tcPr>
            <w:tcW w:w="3577" w:type="dxa"/>
            <w:shd w:val="clear" w:color="auto" w:fill="00FFFF"/>
          </w:tcPr>
          <w:p w14:paraId="3D3EF6E5" w14:textId="77777777" w:rsidR="0017750F" w:rsidRDefault="0017750F" w:rsidP="00763A5C">
            <w:pPr>
              <w:spacing w:after="120"/>
            </w:pPr>
            <w:r>
              <w:t>Property</w:t>
            </w:r>
          </w:p>
        </w:tc>
        <w:tc>
          <w:tcPr>
            <w:tcW w:w="2817" w:type="dxa"/>
            <w:shd w:val="clear" w:color="auto" w:fill="00FFFF"/>
          </w:tcPr>
          <w:p w14:paraId="3392795F" w14:textId="77777777" w:rsidR="0017750F" w:rsidRDefault="0017750F" w:rsidP="00763A5C">
            <w:pPr>
              <w:spacing w:after="120"/>
            </w:pPr>
            <w:r>
              <w:t>Value</w:t>
            </w:r>
          </w:p>
        </w:tc>
      </w:tr>
      <w:tr w:rsidR="0017750F" w14:paraId="489A121D" w14:textId="77777777" w:rsidTr="00763A5C">
        <w:trPr>
          <w:cantSplit/>
        </w:trPr>
        <w:tc>
          <w:tcPr>
            <w:tcW w:w="2956" w:type="dxa"/>
          </w:tcPr>
          <w:p w14:paraId="60889901" w14:textId="77777777" w:rsidR="0017750F" w:rsidRDefault="0017750F" w:rsidP="00763A5C">
            <w:pPr>
              <w:spacing w:after="120"/>
            </w:pPr>
            <w:r>
              <w:t>om-</w:t>
            </w:r>
            <w:proofErr w:type="gramStart"/>
            <w:r>
              <w:t>2:Quantity</w:t>
            </w:r>
            <w:proofErr w:type="gramEnd"/>
          </w:p>
        </w:tc>
        <w:tc>
          <w:tcPr>
            <w:tcW w:w="3577" w:type="dxa"/>
          </w:tcPr>
          <w:p w14:paraId="7362AE60" w14:textId="77777777" w:rsidR="0017750F" w:rsidRDefault="0017750F" w:rsidP="00763A5C">
            <w:pPr>
              <w:spacing w:after="120"/>
            </w:pPr>
            <w:r>
              <w:t>om-</w:t>
            </w:r>
            <w:proofErr w:type="gramStart"/>
            <w:r>
              <w:t>2:</w:t>
            </w:r>
            <w:r w:rsidRPr="00E80D3C">
              <w:t>hasV</w:t>
            </w:r>
            <w:r w:rsidRPr="00AA4F4A">
              <w:t>alue</w:t>
            </w:r>
            <w:proofErr w:type="gramEnd"/>
          </w:p>
        </w:tc>
        <w:tc>
          <w:tcPr>
            <w:tcW w:w="2817" w:type="dxa"/>
          </w:tcPr>
          <w:p w14:paraId="2BC8921C" w14:textId="77777777" w:rsidR="0017750F" w:rsidRDefault="0017750F" w:rsidP="00763A5C">
            <w:pPr>
              <w:spacing w:after="120"/>
            </w:pPr>
            <w:r>
              <w:t>only om-</w:t>
            </w:r>
            <w:proofErr w:type="gramStart"/>
            <w:r>
              <w:t>2:Measure</w:t>
            </w:r>
            <w:proofErr w:type="gramEnd"/>
          </w:p>
        </w:tc>
      </w:tr>
      <w:tr w:rsidR="0017750F" w14:paraId="162FBCF6" w14:textId="77777777" w:rsidTr="00763A5C">
        <w:trPr>
          <w:cantSplit/>
        </w:trPr>
        <w:tc>
          <w:tcPr>
            <w:tcW w:w="2956" w:type="dxa"/>
          </w:tcPr>
          <w:p w14:paraId="59B5C97C" w14:textId="77777777" w:rsidR="0017750F" w:rsidRDefault="0017750F" w:rsidP="00763A5C">
            <w:pPr>
              <w:spacing w:after="120"/>
            </w:pPr>
            <w:r>
              <w:t>om-</w:t>
            </w:r>
            <w:proofErr w:type="gramStart"/>
            <w:r>
              <w:t>2:Measure</w:t>
            </w:r>
            <w:proofErr w:type="gramEnd"/>
          </w:p>
        </w:tc>
        <w:tc>
          <w:tcPr>
            <w:tcW w:w="3577" w:type="dxa"/>
          </w:tcPr>
          <w:p w14:paraId="2DFF89EB" w14:textId="77777777" w:rsidR="0017750F" w:rsidRDefault="0017750F" w:rsidP="00763A5C">
            <w:pPr>
              <w:spacing w:after="120"/>
            </w:pPr>
            <w:r>
              <w:t>om-</w:t>
            </w:r>
            <w:proofErr w:type="gramStart"/>
            <w:r>
              <w:t>2:hasUnit</w:t>
            </w:r>
            <w:proofErr w:type="gramEnd"/>
          </w:p>
        </w:tc>
        <w:tc>
          <w:tcPr>
            <w:tcW w:w="2817" w:type="dxa"/>
          </w:tcPr>
          <w:p w14:paraId="3F5AB71E" w14:textId="77777777" w:rsidR="0017750F" w:rsidRDefault="0017750F" w:rsidP="00763A5C">
            <w:pPr>
              <w:spacing w:after="120"/>
            </w:pPr>
            <w:r>
              <w:t>only om-</w:t>
            </w:r>
            <w:proofErr w:type="gramStart"/>
            <w:r>
              <w:t>2:Unit</w:t>
            </w:r>
            <w:proofErr w:type="gramEnd"/>
          </w:p>
        </w:tc>
      </w:tr>
      <w:tr w:rsidR="0017750F" w14:paraId="2AB176D3" w14:textId="77777777" w:rsidTr="00763A5C">
        <w:trPr>
          <w:cantSplit/>
        </w:trPr>
        <w:tc>
          <w:tcPr>
            <w:tcW w:w="2956" w:type="dxa"/>
          </w:tcPr>
          <w:p w14:paraId="4070F2A6" w14:textId="77777777" w:rsidR="0017750F" w:rsidRDefault="0017750F" w:rsidP="00763A5C">
            <w:pPr>
              <w:spacing w:after="120"/>
            </w:pPr>
            <w:r>
              <w:t>om-</w:t>
            </w:r>
            <w:proofErr w:type="gramStart"/>
            <w:r>
              <w:t>2:Speed</w:t>
            </w:r>
            <w:proofErr w:type="gramEnd"/>
            <w:r>
              <w:t>_unit</w:t>
            </w:r>
          </w:p>
        </w:tc>
        <w:tc>
          <w:tcPr>
            <w:tcW w:w="3577" w:type="dxa"/>
          </w:tcPr>
          <w:p w14:paraId="48199682" w14:textId="77777777" w:rsidR="0017750F" w:rsidRDefault="0017750F" w:rsidP="00763A5C">
            <w:pPr>
              <w:spacing w:after="120"/>
            </w:pPr>
            <w:r>
              <w:t>subClassOf</w:t>
            </w:r>
          </w:p>
        </w:tc>
        <w:tc>
          <w:tcPr>
            <w:tcW w:w="2817" w:type="dxa"/>
          </w:tcPr>
          <w:p w14:paraId="18AFC8A7" w14:textId="77777777" w:rsidR="0017750F" w:rsidRDefault="0017750F" w:rsidP="00763A5C">
            <w:pPr>
              <w:spacing w:after="120"/>
            </w:pPr>
            <w:r>
              <w:t>om-</w:t>
            </w:r>
            <w:proofErr w:type="gramStart"/>
            <w:r>
              <w:t>2:Unit</w:t>
            </w:r>
            <w:proofErr w:type="gramEnd"/>
          </w:p>
        </w:tc>
      </w:tr>
      <w:tr w:rsidR="0017750F" w14:paraId="4E2D639E" w14:textId="77777777" w:rsidTr="00763A5C">
        <w:trPr>
          <w:cantSplit/>
        </w:trPr>
        <w:tc>
          <w:tcPr>
            <w:tcW w:w="2956" w:type="dxa"/>
          </w:tcPr>
          <w:p w14:paraId="7528536B" w14:textId="77777777" w:rsidR="0017750F" w:rsidRDefault="0017750F" w:rsidP="00763A5C">
            <w:pPr>
              <w:spacing w:after="120"/>
            </w:pPr>
            <w:r>
              <w:t>om-</w:t>
            </w:r>
            <w:proofErr w:type="gramStart"/>
            <w:r>
              <w:t>2:Amount</w:t>
            </w:r>
            <w:proofErr w:type="gramEnd"/>
            <w:r>
              <w:t>_of_money_unit</w:t>
            </w:r>
          </w:p>
        </w:tc>
        <w:tc>
          <w:tcPr>
            <w:tcW w:w="3577" w:type="dxa"/>
          </w:tcPr>
          <w:p w14:paraId="271516C0" w14:textId="77777777" w:rsidR="0017750F" w:rsidRDefault="0017750F" w:rsidP="00763A5C">
            <w:pPr>
              <w:spacing w:after="120"/>
            </w:pPr>
            <w:r>
              <w:t>subClassOf</w:t>
            </w:r>
          </w:p>
        </w:tc>
        <w:tc>
          <w:tcPr>
            <w:tcW w:w="2817" w:type="dxa"/>
          </w:tcPr>
          <w:p w14:paraId="6F16865C" w14:textId="77777777" w:rsidR="0017750F" w:rsidRDefault="0017750F" w:rsidP="00763A5C">
            <w:pPr>
              <w:spacing w:after="120"/>
            </w:pPr>
            <w:r>
              <w:t>om-</w:t>
            </w:r>
            <w:proofErr w:type="gramStart"/>
            <w:r>
              <w:t>2:Unit</w:t>
            </w:r>
            <w:proofErr w:type="gramEnd"/>
          </w:p>
        </w:tc>
      </w:tr>
      <w:tr w:rsidR="0017750F" w14:paraId="18D3B8CE" w14:textId="77777777" w:rsidTr="00763A5C">
        <w:trPr>
          <w:cantSplit/>
        </w:trPr>
        <w:tc>
          <w:tcPr>
            <w:tcW w:w="2956" w:type="dxa"/>
          </w:tcPr>
          <w:p w14:paraId="3E538954" w14:textId="77777777" w:rsidR="0017750F" w:rsidRDefault="0017750F" w:rsidP="00763A5C">
            <w:pPr>
              <w:spacing w:after="120"/>
            </w:pPr>
            <w:r>
              <w:t>...</w:t>
            </w:r>
          </w:p>
        </w:tc>
        <w:tc>
          <w:tcPr>
            <w:tcW w:w="3577" w:type="dxa"/>
          </w:tcPr>
          <w:p w14:paraId="25C828B2" w14:textId="77777777" w:rsidR="0017750F" w:rsidRDefault="0017750F" w:rsidP="00763A5C">
            <w:pPr>
              <w:spacing w:after="120"/>
            </w:pPr>
            <w:r>
              <w:t>subClassOf</w:t>
            </w:r>
          </w:p>
        </w:tc>
        <w:tc>
          <w:tcPr>
            <w:tcW w:w="2817" w:type="dxa"/>
          </w:tcPr>
          <w:p w14:paraId="0ACDEB97" w14:textId="77777777" w:rsidR="0017750F" w:rsidRDefault="0017750F" w:rsidP="00763A5C">
            <w:pPr>
              <w:spacing w:after="120"/>
            </w:pPr>
            <w:r>
              <w:t>om-</w:t>
            </w:r>
            <w:proofErr w:type="gramStart"/>
            <w:r>
              <w:t>2:Unit</w:t>
            </w:r>
            <w:proofErr w:type="gramEnd"/>
          </w:p>
        </w:tc>
      </w:tr>
      <w:tr w:rsidR="0017750F" w14:paraId="034E5408" w14:textId="77777777" w:rsidTr="00763A5C">
        <w:trPr>
          <w:cantSplit/>
        </w:trPr>
        <w:tc>
          <w:tcPr>
            <w:tcW w:w="2956" w:type="dxa"/>
            <w:vMerge w:val="restart"/>
          </w:tcPr>
          <w:p w14:paraId="0D656C1D" w14:textId="77777777" w:rsidR="0017750F" w:rsidRDefault="0017750F" w:rsidP="00763A5C">
            <w:pPr>
              <w:spacing w:after="120"/>
            </w:pPr>
            <w:r>
              <w:t>MonetaryValue</w:t>
            </w:r>
          </w:p>
        </w:tc>
        <w:tc>
          <w:tcPr>
            <w:tcW w:w="3577" w:type="dxa"/>
          </w:tcPr>
          <w:p w14:paraId="06F14DA2" w14:textId="77777777" w:rsidR="0017750F" w:rsidRDefault="0017750F" w:rsidP="00763A5C">
            <w:pPr>
              <w:spacing w:after="120"/>
            </w:pPr>
            <w:r>
              <w:t>subClassOf</w:t>
            </w:r>
          </w:p>
        </w:tc>
        <w:tc>
          <w:tcPr>
            <w:tcW w:w="2817" w:type="dxa"/>
          </w:tcPr>
          <w:p w14:paraId="723C030F" w14:textId="77777777" w:rsidR="0017750F" w:rsidRDefault="0017750F" w:rsidP="00763A5C">
            <w:pPr>
              <w:spacing w:after="120"/>
            </w:pPr>
            <w:r>
              <w:t>om-</w:t>
            </w:r>
            <w:proofErr w:type="gramStart"/>
            <w:r>
              <w:t>2:Measure</w:t>
            </w:r>
            <w:proofErr w:type="gramEnd"/>
          </w:p>
        </w:tc>
      </w:tr>
      <w:tr w:rsidR="0017750F" w14:paraId="43FE244A" w14:textId="77777777" w:rsidTr="00763A5C">
        <w:trPr>
          <w:cantSplit/>
        </w:trPr>
        <w:tc>
          <w:tcPr>
            <w:tcW w:w="2956" w:type="dxa"/>
            <w:vMerge/>
          </w:tcPr>
          <w:p w14:paraId="6EFA7ADD" w14:textId="77777777" w:rsidR="0017750F" w:rsidRDefault="0017750F" w:rsidP="00763A5C">
            <w:pPr>
              <w:spacing w:after="120"/>
            </w:pPr>
          </w:p>
        </w:tc>
        <w:tc>
          <w:tcPr>
            <w:tcW w:w="3577" w:type="dxa"/>
          </w:tcPr>
          <w:p w14:paraId="1A4866D4" w14:textId="77777777" w:rsidR="0017750F" w:rsidRDefault="0017750F" w:rsidP="00763A5C">
            <w:pPr>
              <w:spacing w:after="120"/>
            </w:pPr>
            <w:r>
              <w:t>hasRelativeYear</w:t>
            </w:r>
          </w:p>
        </w:tc>
        <w:tc>
          <w:tcPr>
            <w:tcW w:w="2817" w:type="dxa"/>
          </w:tcPr>
          <w:p w14:paraId="669D84D7" w14:textId="77777777" w:rsidR="0017750F" w:rsidRDefault="0017750F" w:rsidP="00763A5C">
            <w:pPr>
              <w:spacing w:after="120"/>
            </w:pPr>
            <w:r>
              <w:t xml:space="preserve">exactly 1 </w:t>
            </w:r>
            <w:proofErr w:type="gramStart"/>
            <w:r>
              <w:t>xsd:gYear</w:t>
            </w:r>
            <w:proofErr w:type="gramEnd"/>
          </w:p>
        </w:tc>
      </w:tr>
      <w:tr w:rsidR="0017750F" w14:paraId="3AD03FB6" w14:textId="77777777" w:rsidTr="00763A5C">
        <w:trPr>
          <w:cantSplit/>
        </w:trPr>
        <w:tc>
          <w:tcPr>
            <w:tcW w:w="2956" w:type="dxa"/>
            <w:vMerge/>
          </w:tcPr>
          <w:p w14:paraId="07C31236" w14:textId="77777777" w:rsidR="0017750F" w:rsidRDefault="0017750F" w:rsidP="00763A5C">
            <w:pPr>
              <w:spacing w:after="120"/>
            </w:pPr>
          </w:p>
        </w:tc>
        <w:tc>
          <w:tcPr>
            <w:tcW w:w="3577" w:type="dxa"/>
          </w:tcPr>
          <w:p w14:paraId="619E6799" w14:textId="77777777" w:rsidR="0017750F" w:rsidRDefault="0017750F" w:rsidP="00763A5C">
            <w:pPr>
              <w:spacing w:after="120"/>
            </w:pPr>
            <w:r>
              <w:t>om-</w:t>
            </w:r>
            <w:proofErr w:type="gramStart"/>
            <w:r>
              <w:t>2:hasUnit</w:t>
            </w:r>
            <w:proofErr w:type="gramEnd"/>
          </w:p>
        </w:tc>
        <w:tc>
          <w:tcPr>
            <w:tcW w:w="2817" w:type="dxa"/>
          </w:tcPr>
          <w:p w14:paraId="14F94B73" w14:textId="77777777" w:rsidR="0017750F" w:rsidRDefault="0017750F" w:rsidP="00763A5C">
            <w:pPr>
              <w:spacing w:after="120"/>
            </w:pPr>
            <w:r>
              <w:t>only om-</w:t>
            </w:r>
            <w:proofErr w:type="gramStart"/>
            <w:r>
              <w:t>2:Amount</w:t>
            </w:r>
            <w:proofErr w:type="gramEnd"/>
            <w:r>
              <w:t>_of_money_unit</w:t>
            </w:r>
          </w:p>
        </w:tc>
      </w:tr>
      <w:tr w:rsidR="0017750F" w14:paraId="6FEA3DBD" w14:textId="77777777" w:rsidTr="00763A5C">
        <w:trPr>
          <w:cantSplit/>
        </w:trPr>
        <w:tc>
          <w:tcPr>
            <w:tcW w:w="2956" w:type="dxa"/>
            <w:vMerge w:val="restart"/>
          </w:tcPr>
          <w:p w14:paraId="62290727" w14:textId="77777777" w:rsidR="0017750F" w:rsidRDefault="0017750F" w:rsidP="00763A5C">
            <w:pPr>
              <w:spacing w:after="120"/>
            </w:pPr>
            <w:r>
              <w:lastRenderedPageBreak/>
              <w:t>ValueOfMoney</w:t>
            </w:r>
          </w:p>
        </w:tc>
        <w:tc>
          <w:tcPr>
            <w:tcW w:w="3577" w:type="dxa"/>
          </w:tcPr>
          <w:p w14:paraId="5B043B6F" w14:textId="77777777" w:rsidR="0017750F" w:rsidRDefault="0017750F" w:rsidP="00763A5C">
            <w:pPr>
              <w:spacing w:after="120"/>
            </w:pPr>
            <w:r>
              <w:t>subClassOf</w:t>
            </w:r>
          </w:p>
        </w:tc>
        <w:tc>
          <w:tcPr>
            <w:tcW w:w="2817" w:type="dxa"/>
          </w:tcPr>
          <w:p w14:paraId="4C68EA1D" w14:textId="77777777" w:rsidR="0017750F" w:rsidRDefault="0017750F" w:rsidP="00763A5C">
            <w:pPr>
              <w:spacing w:after="120"/>
            </w:pPr>
            <w:r>
              <w:t>om-</w:t>
            </w:r>
            <w:proofErr w:type="gramStart"/>
            <w:r>
              <w:t>2:Quantity</w:t>
            </w:r>
            <w:proofErr w:type="gramEnd"/>
          </w:p>
        </w:tc>
      </w:tr>
      <w:tr w:rsidR="0017750F" w14:paraId="206B4417" w14:textId="77777777" w:rsidTr="00763A5C">
        <w:trPr>
          <w:cantSplit/>
        </w:trPr>
        <w:tc>
          <w:tcPr>
            <w:tcW w:w="2956" w:type="dxa"/>
            <w:vMerge/>
          </w:tcPr>
          <w:p w14:paraId="084F6863" w14:textId="77777777" w:rsidR="0017750F" w:rsidRDefault="0017750F" w:rsidP="00763A5C">
            <w:pPr>
              <w:spacing w:after="120"/>
            </w:pPr>
          </w:p>
        </w:tc>
        <w:tc>
          <w:tcPr>
            <w:tcW w:w="3577" w:type="dxa"/>
          </w:tcPr>
          <w:p w14:paraId="696440A8" w14:textId="77777777" w:rsidR="0017750F" w:rsidRDefault="0017750F" w:rsidP="00763A5C">
            <w:pPr>
              <w:spacing w:after="120"/>
            </w:pPr>
            <w:r>
              <w:t>subClassOf</w:t>
            </w:r>
          </w:p>
        </w:tc>
        <w:tc>
          <w:tcPr>
            <w:tcW w:w="2817" w:type="dxa"/>
          </w:tcPr>
          <w:p w14:paraId="46114AB1" w14:textId="77777777" w:rsidR="0017750F" w:rsidRDefault="0017750F" w:rsidP="00763A5C">
            <w:pPr>
              <w:spacing w:after="120"/>
            </w:pPr>
            <w:r>
              <w:t>om-</w:t>
            </w:r>
            <w:proofErr w:type="gramStart"/>
            <w:r>
              <w:t>2:AmountOfMoney</w:t>
            </w:r>
            <w:proofErr w:type="gramEnd"/>
          </w:p>
        </w:tc>
      </w:tr>
      <w:tr w:rsidR="0017750F" w14:paraId="2257A9AF" w14:textId="77777777" w:rsidTr="00763A5C">
        <w:trPr>
          <w:cantSplit/>
        </w:trPr>
        <w:tc>
          <w:tcPr>
            <w:tcW w:w="2956" w:type="dxa"/>
            <w:vMerge/>
          </w:tcPr>
          <w:p w14:paraId="4E1FED63" w14:textId="77777777" w:rsidR="0017750F" w:rsidRDefault="0017750F" w:rsidP="00763A5C">
            <w:pPr>
              <w:spacing w:after="120"/>
            </w:pPr>
          </w:p>
        </w:tc>
        <w:tc>
          <w:tcPr>
            <w:tcW w:w="3577" w:type="dxa"/>
          </w:tcPr>
          <w:p w14:paraId="39E2D04C" w14:textId="77777777" w:rsidR="0017750F" w:rsidRDefault="0017750F" w:rsidP="00763A5C">
            <w:pPr>
              <w:spacing w:after="120"/>
            </w:pPr>
            <w:r>
              <w:t>om-</w:t>
            </w:r>
            <w:proofErr w:type="gramStart"/>
            <w:r>
              <w:t>2:hasValue</w:t>
            </w:r>
            <w:proofErr w:type="gramEnd"/>
          </w:p>
        </w:tc>
        <w:tc>
          <w:tcPr>
            <w:tcW w:w="2817" w:type="dxa"/>
          </w:tcPr>
          <w:p w14:paraId="4D5DCB93" w14:textId="77777777" w:rsidR="0017750F" w:rsidRDefault="0017750F" w:rsidP="00763A5C">
            <w:pPr>
              <w:spacing w:after="120"/>
            </w:pPr>
            <w:r>
              <w:t>only MonetaryValue</w:t>
            </w:r>
          </w:p>
        </w:tc>
      </w:tr>
    </w:tbl>
    <w:p w14:paraId="18156BE7" w14:textId="77777777" w:rsidR="0017750F" w:rsidRDefault="0017750F" w:rsidP="0017750F">
      <w:pPr>
        <w:pStyle w:val="Heading3"/>
        <w:numPr>
          <w:ilvl w:val="0"/>
          <w:numId w:val="0"/>
        </w:numPr>
        <w:spacing w:after="120" w:line="360" w:lineRule="auto"/>
        <w:ind w:left="720" w:hanging="720"/>
        <w:rPr>
          <w:lang w:val="en-CA"/>
        </w:rPr>
      </w:pPr>
    </w:p>
    <w:p w14:paraId="08D941C8" w14:textId="77777777" w:rsidR="0017750F" w:rsidRPr="00652A82" w:rsidRDefault="0017750F" w:rsidP="0017750F">
      <w:pPr>
        <w:pStyle w:val="Heading4"/>
      </w:pPr>
      <w:r>
        <w:t>An Example</w:t>
      </w:r>
    </w:p>
    <w:p w14:paraId="11BD465D" w14:textId="30D67584" w:rsidR="0017750F" w:rsidRDefault="0017750F" w:rsidP="0017750F">
      <w:pPr>
        <w:spacing w:after="120" w:line="360" w:lineRule="auto"/>
      </w:pPr>
      <w:r>
        <w:t xml:space="preserve">For example, consider the representation of the speed of a Vehicle, and a particular point in time. The Vehicle’s speedometer may indicate a speed of 62 mph, whereas the speed observed by some radar gun or loop detector may record a speed of 100 km/h. Both values represent the same quantity but use different units of measure. Using the Units of Measure Ontology, the two distinct values and their units of measure may be captured and associated with a single instance of the vehicle’s speed, as illustrated in </w:t>
      </w:r>
      <w:r>
        <w:fldChar w:fldCharType="begin"/>
      </w:r>
      <w:r>
        <w:instrText xml:space="preserve"> REF _Ref13130894 \h </w:instrText>
      </w:r>
      <w:r>
        <w:fldChar w:fldCharType="separate"/>
      </w:r>
      <w:r w:rsidR="00C65CEA">
        <w:t xml:space="preserve">Figure </w:t>
      </w:r>
      <w:r w:rsidR="00C65CEA">
        <w:rPr>
          <w:noProof/>
        </w:rPr>
        <w:t>13</w:t>
      </w:r>
      <w:r>
        <w:fldChar w:fldCharType="end"/>
      </w:r>
      <w:r>
        <w:t>.</w:t>
      </w:r>
    </w:p>
    <w:p w14:paraId="254113CF" w14:textId="77777777" w:rsidR="0017750F" w:rsidRDefault="0017750F" w:rsidP="0017750F">
      <w:pPr>
        <w:keepNext/>
        <w:spacing w:after="120" w:line="360" w:lineRule="auto"/>
      </w:pPr>
      <w:r w:rsidRPr="0046503B">
        <w:rPr>
          <w:noProof/>
        </w:rPr>
        <w:drawing>
          <wp:inline distT="0" distB="0" distL="0" distR="0" wp14:anchorId="7500A1C2" wp14:editId="344A90CE">
            <wp:extent cx="5602147" cy="30877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018" cy="3092655"/>
                    </a:xfrm>
                    <a:prstGeom prst="rect">
                      <a:avLst/>
                    </a:prstGeom>
                  </pic:spPr>
                </pic:pic>
              </a:graphicData>
            </a:graphic>
          </wp:inline>
        </w:drawing>
      </w:r>
    </w:p>
    <w:p w14:paraId="4CA1C49D" w14:textId="2EE54753" w:rsidR="0017750F" w:rsidRDefault="0017750F" w:rsidP="0017750F">
      <w:pPr>
        <w:pStyle w:val="Caption"/>
        <w:spacing w:after="120"/>
        <w:rPr>
          <w:lang w:val="en-CA"/>
        </w:rPr>
      </w:pPr>
      <w:bookmarkStart w:id="96" w:name="_Ref13130894"/>
      <w:r>
        <w:t xml:space="preserve">Figure </w:t>
      </w:r>
      <w:fldSimple w:instr=" SEQ Figure \* ARABIC ">
        <w:r w:rsidR="001A6211">
          <w:rPr>
            <w:noProof/>
          </w:rPr>
          <w:t>13</w:t>
        </w:r>
      </w:fldSimple>
      <w:bookmarkEnd w:id="96"/>
      <w:r>
        <w:t>: Example use of the Units of Measure Ontology.</w:t>
      </w:r>
    </w:p>
    <w:p w14:paraId="08D6E52B" w14:textId="58C0A87B" w:rsidR="0017750F" w:rsidRDefault="0017750F" w:rsidP="00E80D3C">
      <w:pPr>
        <w:rPr>
          <w:b/>
        </w:rPr>
      </w:pPr>
    </w:p>
    <w:p w14:paraId="720C5C5C" w14:textId="1C876D65" w:rsidR="0017750F" w:rsidRDefault="0017750F" w:rsidP="00E80D3C">
      <w:pPr>
        <w:rPr>
          <w:b/>
        </w:rPr>
      </w:pPr>
      <w:r>
        <w:rPr>
          <w:b/>
        </w:rPr>
        <w:t>A note on populations and cardinality:</w:t>
      </w:r>
    </w:p>
    <w:p w14:paraId="2CEAFAF9" w14:textId="4CE503FD" w:rsidR="00C87610" w:rsidRDefault="004852EA" w:rsidP="00E80D3C">
      <w:r>
        <w:t>In order to represent populations, w</w:t>
      </w:r>
      <w:r w:rsidR="00C87610">
        <w:t xml:space="preserve">e reuse the following classes from the GCI-Foundation ontology: </w:t>
      </w:r>
      <w:proofErr w:type="gramStart"/>
      <w:r w:rsidR="00C87610">
        <w:t>gci:PopulationSize</w:t>
      </w:r>
      <w:proofErr w:type="gramEnd"/>
      <w:r w:rsidR="00C87610">
        <w:t>,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56781F82" w14:textId="4A751121" w:rsidR="00610F94" w:rsidRPr="00E80D3C" w:rsidRDefault="0058395F" w:rsidP="00E80D3C">
      <w:pPr>
        <w:rPr>
          <w:sz w:val="22"/>
        </w:rPr>
      </w:pPr>
      <w:r>
        <w:lastRenderedPageBreak/>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C65CEA">
        <w:t xml:space="preserve">Figure </w:t>
      </w:r>
      <w:r w:rsidR="00C65CEA">
        <w:rPr>
          <w:noProof/>
        </w:rPr>
        <w:t>14</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w:t>
      </w:r>
      <w:r w:rsidR="0017750F">
        <w:t>he</w:t>
      </w:r>
      <w:r w:rsidR="008D6847">
        <w:t xml:space="preserve">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C65CEA">
        <w:rPr>
          <w:b/>
          <w:bCs/>
          <w:lang w:val="en-US"/>
        </w:rPr>
        <w:t>Error! Reference source not found.</w:t>
      </w:r>
      <w:r w:rsidR="008D6847">
        <w:fldChar w:fldCharType="end"/>
      </w:r>
      <w:r w:rsidR="008D6847">
        <w:t>.</w:t>
      </w:r>
      <w:r w:rsidR="0017750F">
        <w:t xml:space="preserve"> </w:t>
      </w:r>
      <w:r w:rsidR="00610F94">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6980"/>
                    </a:xfrm>
                    <a:prstGeom prst="rect">
                      <a:avLst/>
                    </a:prstGeom>
                  </pic:spPr>
                </pic:pic>
              </a:graphicData>
            </a:graphic>
          </wp:inline>
        </w:drawing>
      </w:r>
    </w:p>
    <w:p w14:paraId="246819FE" w14:textId="77E4ADA5" w:rsidR="00C87610" w:rsidRDefault="00AA1FBD" w:rsidP="00E80D3C">
      <w:pPr>
        <w:pStyle w:val="Caption"/>
      </w:pPr>
      <w:bookmarkStart w:id="97"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1A6211">
        <w:rPr>
          <w:noProof/>
        </w:rPr>
        <w:t>14</w:t>
      </w:r>
      <w:r w:rsidR="00FA06BD">
        <w:rPr>
          <w:noProof/>
        </w:rPr>
        <w:fldChar w:fldCharType="end"/>
      </w:r>
      <w:bookmarkEnd w:id="97"/>
      <w:r>
        <w:t>: Specialization of populations.</w:t>
      </w:r>
    </w:p>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17750F" w14:paraId="38E9239D" w14:textId="77777777" w:rsidTr="00763A5C">
        <w:trPr>
          <w:cantSplit/>
        </w:trPr>
        <w:tc>
          <w:tcPr>
            <w:tcW w:w="2959" w:type="dxa"/>
            <w:shd w:val="clear" w:color="auto" w:fill="00FFFF"/>
          </w:tcPr>
          <w:p w14:paraId="252686CF" w14:textId="77777777" w:rsidR="0017750F" w:rsidRDefault="0017750F" w:rsidP="00763A5C">
            <w:r>
              <w:t>Object</w:t>
            </w:r>
          </w:p>
        </w:tc>
        <w:tc>
          <w:tcPr>
            <w:tcW w:w="3615" w:type="dxa"/>
            <w:shd w:val="clear" w:color="auto" w:fill="00FFFF"/>
          </w:tcPr>
          <w:p w14:paraId="520E8386" w14:textId="77777777" w:rsidR="0017750F" w:rsidRDefault="0017750F" w:rsidP="00763A5C">
            <w:r>
              <w:t>Property</w:t>
            </w:r>
          </w:p>
        </w:tc>
        <w:tc>
          <w:tcPr>
            <w:tcW w:w="2776" w:type="dxa"/>
            <w:shd w:val="clear" w:color="auto" w:fill="00FFFF"/>
          </w:tcPr>
          <w:p w14:paraId="11D87ABB" w14:textId="77777777" w:rsidR="0017750F" w:rsidRDefault="0017750F" w:rsidP="00763A5C">
            <w:r>
              <w:t>Value</w:t>
            </w:r>
          </w:p>
        </w:tc>
      </w:tr>
      <w:tr w:rsidR="0017750F" w14:paraId="30BD9A9B" w14:textId="77777777" w:rsidTr="00763A5C">
        <w:trPr>
          <w:cantSplit/>
        </w:trPr>
        <w:tc>
          <w:tcPr>
            <w:tcW w:w="2959" w:type="dxa"/>
          </w:tcPr>
          <w:p w14:paraId="6308030B" w14:textId="77777777" w:rsidR="0017750F" w:rsidRDefault="0017750F" w:rsidP="00763A5C">
            <w:r>
              <w:t>om-</w:t>
            </w:r>
            <w:proofErr w:type="gramStart"/>
            <w:r>
              <w:t>2:Quantity</w:t>
            </w:r>
            <w:proofErr w:type="gramEnd"/>
          </w:p>
        </w:tc>
        <w:tc>
          <w:tcPr>
            <w:tcW w:w="3615" w:type="dxa"/>
          </w:tcPr>
          <w:p w14:paraId="4569A200" w14:textId="77777777" w:rsidR="0017750F" w:rsidRDefault="0017750F" w:rsidP="00763A5C">
            <w:r>
              <w:t>om-</w:t>
            </w:r>
            <w:proofErr w:type="gramStart"/>
            <w:r>
              <w:t>2:</w:t>
            </w:r>
            <w:r w:rsidRPr="00E80D3C">
              <w:t>hasV</w:t>
            </w:r>
            <w:r w:rsidRPr="00AA4F4A">
              <w:t>alue</w:t>
            </w:r>
            <w:proofErr w:type="gramEnd"/>
          </w:p>
        </w:tc>
        <w:tc>
          <w:tcPr>
            <w:tcW w:w="2776" w:type="dxa"/>
          </w:tcPr>
          <w:p w14:paraId="0078AE26" w14:textId="77777777" w:rsidR="0017750F" w:rsidRDefault="0017750F" w:rsidP="00763A5C">
            <w:r>
              <w:t>only om-</w:t>
            </w:r>
            <w:proofErr w:type="gramStart"/>
            <w:r>
              <w:t>2:Measure</w:t>
            </w:r>
            <w:proofErr w:type="gramEnd"/>
          </w:p>
        </w:tc>
      </w:tr>
      <w:tr w:rsidR="0017750F" w14:paraId="652C6862" w14:textId="77777777" w:rsidTr="00763A5C">
        <w:trPr>
          <w:cantSplit/>
        </w:trPr>
        <w:tc>
          <w:tcPr>
            <w:tcW w:w="2959" w:type="dxa"/>
          </w:tcPr>
          <w:p w14:paraId="74E10BFE" w14:textId="77777777" w:rsidR="0017750F" w:rsidRDefault="0017750F" w:rsidP="00763A5C">
            <w:r>
              <w:t>om-</w:t>
            </w:r>
            <w:proofErr w:type="gramStart"/>
            <w:r>
              <w:t>2:Measure</w:t>
            </w:r>
            <w:proofErr w:type="gramEnd"/>
          </w:p>
        </w:tc>
        <w:tc>
          <w:tcPr>
            <w:tcW w:w="3615" w:type="dxa"/>
          </w:tcPr>
          <w:p w14:paraId="7895F2E3" w14:textId="77777777" w:rsidR="0017750F" w:rsidRDefault="0017750F" w:rsidP="00763A5C">
            <w:r>
              <w:t>om-</w:t>
            </w:r>
            <w:proofErr w:type="gramStart"/>
            <w:r>
              <w:t>2:hasUnit</w:t>
            </w:r>
            <w:proofErr w:type="gramEnd"/>
          </w:p>
        </w:tc>
        <w:tc>
          <w:tcPr>
            <w:tcW w:w="2776" w:type="dxa"/>
          </w:tcPr>
          <w:p w14:paraId="2B93EE5E" w14:textId="77777777" w:rsidR="0017750F" w:rsidRDefault="0017750F" w:rsidP="00763A5C">
            <w:r>
              <w:t>only om-</w:t>
            </w:r>
            <w:proofErr w:type="gramStart"/>
            <w:r>
              <w:t>2:Unit</w:t>
            </w:r>
            <w:proofErr w:type="gramEnd"/>
          </w:p>
        </w:tc>
      </w:tr>
      <w:tr w:rsidR="0017750F" w14:paraId="60DA28ED" w14:textId="77777777" w:rsidTr="00763A5C">
        <w:trPr>
          <w:cantSplit/>
        </w:trPr>
        <w:tc>
          <w:tcPr>
            <w:tcW w:w="2959" w:type="dxa"/>
          </w:tcPr>
          <w:p w14:paraId="73AD6871" w14:textId="77777777" w:rsidR="0017750F" w:rsidRDefault="0017750F" w:rsidP="00763A5C">
            <w:r>
              <w:t>om-</w:t>
            </w:r>
            <w:proofErr w:type="gramStart"/>
            <w:r>
              <w:t>2:Length</w:t>
            </w:r>
            <w:proofErr w:type="gramEnd"/>
            <w:r>
              <w:t>_unit</w:t>
            </w:r>
          </w:p>
        </w:tc>
        <w:tc>
          <w:tcPr>
            <w:tcW w:w="3615" w:type="dxa"/>
          </w:tcPr>
          <w:p w14:paraId="5E8CA605" w14:textId="77777777" w:rsidR="0017750F" w:rsidRDefault="0017750F" w:rsidP="00763A5C">
            <w:r>
              <w:t>subClassOf</w:t>
            </w:r>
          </w:p>
        </w:tc>
        <w:tc>
          <w:tcPr>
            <w:tcW w:w="2776" w:type="dxa"/>
          </w:tcPr>
          <w:p w14:paraId="54C9E81B" w14:textId="77777777" w:rsidR="0017750F" w:rsidRDefault="0017750F" w:rsidP="00763A5C">
            <w:r>
              <w:t>om-</w:t>
            </w:r>
            <w:proofErr w:type="gramStart"/>
            <w:r>
              <w:t>2:Unit</w:t>
            </w:r>
            <w:proofErr w:type="gramEnd"/>
          </w:p>
        </w:tc>
      </w:tr>
      <w:tr w:rsidR="0017750F" w14:paraId="70FC5CF9" w14:textId="77777777" w:rsidTr="00763A5C">
        <w:trPr>
          <w:cantSplit/>
        </w:trPr>
        <w:tc>
          <w:tcPr>
            <w:tcW w:w="2959" w:type="dxa"/>
          </w:tcPr>
          <w:p w14:paraId="2C60F320" w14:textId="77777777" w:rsidR="0017750F" w:rsidRDefault="0017750F" w:rsidP="00763A5C">
            <w:r>
              <w:t>om-</w:t>
            </w:r>
            <w:proofErr w:type="gramStart"/>
            <w:r>
              <w:t>2:Mass</w:t>
            </w:r>
            <w:proofErr w:type="gramEnd"/>
            <w:r>
              <w:t>_unit</w:t>
            </w:r>
          </w:p>
        </w:tc>
        <w:tc>
          <w:tcPr>
            <w:tcW w:w="3615" w:type="dxa"/>
          </w:tcPr>
          <w:p w14:paraId="1E5BE31A" w14:textId="77777777" w:rsidR="0017750F" w:rsidRDefault="0017750F" w:rsidP="00763A5C">
            <w:r>
              <w:t>subClassOf</w:t>
            </w:r>
          </w:p>
        </w:tc>
        <w:tc>
          <w:tcPr>
            <w:tcW w:w="2776" w:type="dxa"/>
          </w:tcPr>
          <w:p w14:paraId="46241311" w14:textId="77777777" w:rsidR="0017750F" w:rsidRDefault="0017750F" w:rsidP="00763A5C">
            <w:r>
              <w:t>om-</w:t>
            </w:r>
            <w:proofErr w:type="gramStart"/>
            <w:r>
              <w:t>2:Unit</w:t>
            </w:r>
            <w:proofErr w:type="gramEnd"/>
          </w:p>
        </w:tc>
      </w:tr>
      <w:tr w:rsidR="0017750F" w14:paraId="55E56673" w14:textId="77777777" w:rsidTr="00763A5C">
        <w:trPr>
          <w:cantSplit/>
        </w:trPr>
        <w:tc>
          <w:tcPr>
            <w:tcW w:w="2959" w:type="dxa"/>
          </w:tcPr>
          <w:p w14:paraId="1C87A895" w14:textId="77777777" w:rsidR="0017750F" w:rsidRDefault="0017750F" w:rsidP="00763A5C">
            <w:r>
              <w:t>om-</w:t>
            </w:r>
            <w:proofErr w:type="gramStart"/>
            <w:r>
              <w:t>2:Area</w:t>
            </w:r>
            <w:proofErr w:type="gramEnd"/>
            <w:r>
              <w:t>_unit</w:t>
            </w:r>
          </w:p>
        </w:tc>
        <w:tc>
          <w:tcPr>
            <w:tcW w:w="3615" w:type="dxa"/>
          </w:tcPr>
          <w:p w14:paraId="1B5B13CE" w14:textId="77777777" w:rsidR="0017750F" w:rsidRDefault="0017750F" w:rsidP="00763A5C">
            <w:r>
              <w:t>subClassOf</w:t>
            </w:r>
          </w:p>
        </w:tc>
        <w:tc>
          <w:tcPr>
            <w:tcW w:w="2776" w:type="dxa"/>
          </w:tcPr>
          <w:p w14:paraId="101377BE" w14:textId="77777777" w:rsidR="0017750F" w:rsidRDefault="0017750F" w:rsidP="00763A5C">
            <w:r>
              <w:t>om-</w:t>
            </w:r>
            <w:proofErr w:type="gramStart"/>
            <w:r>
              <w:t>2:Unit</w:t>
            </w:r>
            <w:proofErr w:type="gramEnd"/>
          </w:p>
        </w:tc>
      </w:tr>
      <w:tr w:rsidR="0017750F" w14:paraId="60768708" w14:textId="77777777" w:rsidTr="00763A5C">
        <w:trPr>
          <w:cantSplit/>
        </w:trPr>
        <w:tc>
          <w:tcPr>
            <w:tcW w:w="2959" w:type="dxa"/>
          </w:tcPr>
          <w:p w14:paraId="5C982CFB" w14:textId="77777777" w:rsidR="0017750F" w:rsidRDefault="0017750F" w:rsidP="00763A5C">
            <w:r>
              <w:t>om-</w:t>
            </w:r>
            <w:proofErr w:type="gramStart"/>
            <w:r>
              <w:t>2:Acceleration</w:t>
            </w:r>
            <w:proofErr w:type="gramEnd"/>
            <w:r>
              <w:t>_unit</w:t>
            </w:r>
          </w:p>
        </w:tc>
        <w:tc>
          <w:tcPr>
            <w:tcW w:w="3615" w:type="dxa"/>
          </w:tcPr>
          <w:p w14:paraId="550285E7" w14:textId="77777777" w:rsidR="0017750F" w:rsidRDefault="0017750F" w:rsidP="00763A5C">
            <w:r>
              <w:t>subClassOf</w:t>
            </w:r>
          </w:p>
        </w:tc>
        <w:tc>
          <w:tcPr>
            <w:tcW w:w="2776" w:type="dxa"/>
          </w:tcPr>
          <w:p w14:paraId="5CD7DE43" w14:textId="77777777" w:rsidR="0017750F" w:rsidRDefault="0017750F" w:rsidP="00763A5C">
            <w:r>
              <w:t>om-</w:t>
            </w:r>
            <w:proofErr w:type="gramStart"/>
            <w:r>
              <w:t>2:Unit</w:t>
            </w:r>
            <w:proofErr w:type="gramEnd"/>
          </w:p>
        </w:tc>
      </w:tr>
      <w:tr w:rsidR="0017750F" w14:paraId="29104AE8" w14:textId="77777777" w:rsidTr="00763A5C">
        <w:trPr>
          <w:cantSplit/>
        </w:trPr>
        <w:tc>
          <w:tcPr>
            <w:tcW w:w="2959" w:type="dxa"/>
          </w:tcPr>
          <w:p w14:paraId="3E271DD1" w14:textId="77777777" w:rsidR="0017750F" w:rsidDel="009F6993" w:rsidRDefault="0017750F" w:rsidP="00763A5C">
            <w:r>
              <w:t>om-</w:t>
            </w:r>
            <w:proofErr w:type="gramStart"/>
            <w:r>
              <w:t>2:Volume</w:t>
            </w:r>
            <w:proofErr w:type="gramEnd"/>
            <w:r>
              <w:t>_unit</w:t>
            </w:r>
          </w:p>
        </w:tc>
        <w:tc>
          <w:tcPr>
            <w:tcW w:w="3615" w:type="dxa"/>
          </w:tcPr>
          <w:p w14:paraId="7DAFA194" w14:textId="77777777" w:rsidR="0017750F" w:rsidRDefault="0017750F" w:rsidP="00763A5C">
            <w:r>
              <w:t>subClassOf</w:t>
            </w:r>
          </w:p>
        </w:tc>
        <w:tc>
          <w:tcPr>
            <w:tcW w:w="2776" w:type="dxa"/>
          </w:tcPr>
          <w:p w14:paraId="55D6B5FB" w14:textId="77777777" w:rsidR="0017750F" w:rsidDel="009F6993" w:rsidRDefault="0017750F" w:rsidP="00763A5C">
            <w:r>
              <w:t>om-</w:t>
            </w:r>
            <w:proofErr w:type="gramStart"/>
            <w:r>
              <w:t>2:Unit</w:t>
            </w:r>
            <w:proofErr w:type="gramEnd"/>
          </w:p>
        </w:tc>
      </w:tr>
      <w:tr w:rsidR="0017750F" w14:paraId="47335674" w14:textId="77777777" w:rsidTr="00763A5C">
        <w:trPr>
          <w:cantSplit/>
        </w:trPr>
        <w:tc>
          <w:tcPr>
            <w:tcW w:w="2959" w:type="dxa"/>
          </w:tcPr>
          <w:p w14:paraId="71166F42" w14:textId="77777777" w:rsidR="0017750F" w:rsidRDefault="0017750F" w:rsidP="00763A5C">
            <w:r>
              <w:t>om-</w:t>
            </w:r>
            <w:proofErr w:type="gramStart"/>
            <w:r>
              <w:t>2:Speed</w:t>
            </w:r>
            <w:proofErr w:type="gramEnd"/>
            <w:r>
              <w:t>_unit</w:t>
            </w:r>
          </w:p>
        </w:tc>
        <w:tc>
          <w:tcPr>
            <w:tcW w:w="3615" w:type="dxa"/>
          </w:tcPr>
          <w:p w14:paraId="04B73409" w14:textId="77777777" w:rsidR="0017750F" w:rsidRDefault="0017750F" w:rsidP="00763A5C">
            <w:r>
              <w:t>subClassOf</w:t>
            </w:r>
          </w:p>
        </w:tc>
        <w:tc>
          <w:tcPr>
            <w:tcW w:w="2776" w:type="dxa"/>
          </w:tcPr>
          <w:p w14:paraId="0353F6E5" w14:textId="77777777" w:rsidR="0017750F" w:rsidRDefault="0017750F" w:rsidP="00763A5C">
            <w:r>
              <w:t>om-</w:t>
            </w:r>
            <w:proofErr w:type="gramStart"/>
            <w:r>
              <w:t>2:Unit</w:t>
            </w:r>
            <w:proofErr w:type="gramEnd"/>
          </w:p>
        </w:tc>
      </w:tr>
      <w:tr w:rsidR="0017750F" w14:paraId="26E28498" w14:textId="77777777" w:rsidTr="00763A5C">
        <w:trPr>
          <w:cantSplit/>
        </w:trPr>
        <w:tc>
          <w:tcPr>
            <w:tcW w:w="2959" w:type="dxa"/>
          </w:tcPr>
          <w:p w14:paraId="178880E1" w14:textId="77777777" w:rsidR="0017750F" w:rsidRDefault="0017750F" w:rsidP="00763A5C">
            <w:r>
              <w:lastRenderedPageBreak/>
              <w:t>om-</w:t>
            </w:r>
            <w:proofErr w:type="gramStart"/>
            <w:r>
              <w:t>2:Amount</w:t>
            </w:r>
            <w:proofErr w:type="gramEnd"/>
            <w:r>
              <w:t>_of_money_unit</w:t>
            </w:r>
          </w:p>
        </w:tc>
        <w:tc>
          <w:tcPr>
            <w:tcW w:w="3615" w:type="dxa"/>
          </w:tcPr>
          <w:p w14:paraId="6AC4EEF5" w14:textId="77777777" w:rsidR="0017750F" w:rsidRDefault="0017750F" w:rsidP="00763A5C">
            <w:r>
              <w:t>subClassOf</w:t>
            </w:r>
          </w:p>
        </w:tc>
        <w:tc>
          <w:tcPr>
            <w:tcW w:w="2776" w:type="dxa"/>
          </w:tcPr>
          <w:p w14:paraId="20102830" w14:textId="77777777" w:rsidR="0017750F" w:rsidRDefault="0017750F" w:rsidP="00763A5C">
            <w:r>
              <w:t>om-</w:t>
            </w:r>
            <w:proofErr w:type="gramStart"/>
            <w:r>
              <w:t>2:Unit</w:t>
            </w:r>
            <w:proofErr w:type="gramEnd"/>
          </w:p>
        </w:tc>
      </w:tr>
      <w:tr w:rsidR="0017750F" w14:paraId="29CB3857" w14:textId="77777777" w:rsidTr="00763A5C">
        <w:trPr>
          <w:cantSplit/>
        </w:trPr>
        <w:tc>
          <w:tcPr>
            <w:tcW w:w="2959" w:type="dxa"/>
          </w:tcPr>
          <w:p w14:paraId="5B0575D0" w14:textId="77777777" w:rsidR="0017750F" w:rsidRDefault="0017750F" w:rsidP="00763A5C">
            <w:r>
              <w:t>Geo_Position_unit</w:t>
            </w:r>
          </w:p>
        </w:tc>
        <w:tc>
          <w:tcPr>
            <w:tcW w:w="3615" w:type="dxa"/>
          </w:tcPr>
          <w:p w14:paraId="7B85880C" w14:textId="77777777" w:rsidR="0017750F" w:rsidRDefault="0017750F" w:rsidP="00763A5C">
            <w:r>
              <w:t>subClassOf</w:t>
            </w:r>
          </w:p>
        </w:tc>
        <w:tc>
          <w:tcPr>
            <w:tcW w:w="2776" w:type="dxa"/>
          </w:tcPr>
          <w:p w14:paraId="4CC12C3F" w14:textId="77777777" w:rsidR="0017750F" w:rsidRDefault="0017750F" w:rsidP="00763A5C">
            <w:r>
              <w:t>om-</w:t>
            </w:r>
            <w:proofErr w:type="gramStart"/>
            <w:r>
              <w:t>2:Unit</w:t>
            </w:r>
            <w:proofErr w:type="gramEnd"/>
          </w:p>
        </w:tc>
      </w:tr>
      <w:tr w:rsidR="0017750F" w14:paraId="345F3BA6" w14:textId="77777777" w:rsidTr="00763A5C">
        <w:trPr>
          <w:cantSplit/>
        </w:trPr>
        <w:tc>
          <w:tcPr>
            <w:tcW w:w="2959" w:type="dxa"/>
          </w:tcPr>
          <w:p w14:paraId="743D3812" w14:textId="77777777" w:rsidR="0017750F" w:rsidRDefault="0017750F" w:rsidP="00763A5C">
            <w:proofErr w:type="gramStart"/>
            <w:r>
              <w:t>gci:Cardinality</w:t>
            </w:r>
            <w:proofErr w:type="gramEnd"/>
            <w:r>
              <w:t>_unit</w:t>
            </w:r>
          </w:p>
        </w:tc>
        <w:tc>
          <w:tcPr>
            <w:tcW w:w="3615" w:type="dxa"/>
          </w:tcPr>
          <w:p w14:paraId="6B9CFBE7" w14:textId="77777777" w:rsidR="0017750F" w:rsidRDefault="0017750F" w:rsidP="00763A5C">
            <w:r>
              <w:t>subClassOf</w:t>
            </w:r>
          </w:p>
        </w:tc>
        <w:tc>
          <w:tcPr>
            <w:tcW w:w="2776" w:type="dxa"/>
          </w:tcPr>
          <w:p w14:paraId="0078C662" w14:textId="77777777" w:rsidR="0017750F" w:rsidRDefault="0017750F" w:rsidP="00763A5C">
            <w:r>
              <w:t>om-</w:t>
            </w:r>
            <w:proofErr w:type="gramStart"/>
            <w:r>
              <w:t>2:Unit</w:t>
            </w:r>
            <w:proofErr w:type="gramEnd"/>
          </w:p>
        </w:tc>
      </w:tr>
      <w:tr w:rsidR="0017750F" w14:paraId="7FCDDEA5" w14:textId="77777777" w:rsidTr="00763A5C">
        <w:trPr>
          <w:cantSplit/>
        </w:trPr>
        <w:tc>
          <w:tcPr>
            <w:tcW w:w="2959" w:type="dxa"/>
          </w:tcPr>
          <w:p w14:paraId="448022ED" w14:textId="77777777" w:rsidR="0017750F" w:rsidRPr="00E80D3C" w:rsidRDefault="0017750F" w:rsidP="00763A5C">
            <w:r>
              <w:t>om-</w:t>
            </w:r>
            <w:proofErr w:type="gramStart"/>
            <w:r>
              <w:t>2:UnitD</w:t>
            </w:r>
            <w:r w:rsidRPr="00E80D3C">
              <w:t>ivision</w:t>
            </w:r>
            <w:proofErr w:type="gramEnd"/>
          </w:p>
        </w:tc>
        <w:tc>
          <w:tcPr>
            <w:tcW w:w="3615" w:type="dxa"/>
          </w:tcPr>
          <w:p w14:paraId="02C8B85A" w14:textId="77777777" w:rsidR="0017750F" w:rsidRPr="00043DB0" w:rsidRDefault="0017750F" w:rsidP="00763A5C">
            <w:pPr>
              <w:rPr>
                <w:highlight w:val="yellow"/>
              </w:rPr>
            </w:pPr>
            <w:r>
              <w:t>subClassOf</w:t>
            </w:r>
          </w:p>
        </w:tc>
        <w:tc>
          <w:tcPr>
            <w:tcW w:w="2776" w:type="dxa"/>
          </w:tcPr>
          <w:p w14:paraId="6955132F" w14:textId="77777777" w:rsidR="0017750F" w:rsidRDefault="0017750F" w:rsidP="00763A5C">
            <w:pPr>
              <w:rPr>
                <w:highlight w:val="yellow"/>
              </w:rPr>
            </w:pPr>
            <w:r>
              <w:t>om-</w:t>
            </w:r>
            <w:proofErr w:type="gramStart"/>
            <w:r>
              <w:t>2:Unit</w:t>
            </w:r>
            <w:proofErr w:type="gramEnd"/>
          </w:p>
        </w:tc>
      </w:tr>
      <w:tr w:rsidR="0017750F" w14:paraId="027FD921" w14:textId="77777777" w:rsidTr="00763A5C">
        <w:trPr>
          <w:cantSplit/>
        </w:trPr>
        <w:tc>
          <w:tcPr>
            <w:tcW w:w="2959" w:type="dxa"/>
            <w:vMerge w:val="restart"/>
          </w:tcPr>
          <w:p w14:paraId="17E3585B" w14:textId="77777777" w:rsidR="0017750F" w:rsidRPr="00E80D3C" w:rsidRDefault="0017750F" w:rsidP="00763A5C">
            <w:r w:rsidRPr="00E80D3C">
              <w:t>Cardinality_unit_per_</w:t>
            </w:r>
            <w:r>
              <w:t>time</w:t>
            </w:r>
          </w:p>
        </w:tc>
        <w:tc>
          <w:tcPr>
            <w:tcW w:w="3615" w:type="dxa"/>
          </w:tcPr>
          <w:p w14:paraId="07C14AA4" w14:textId="77777777" w:rsidR="0017750F" w:rsidRPr="00043DB0" w:rsidRDefault="0017750F" w:rsidP="00763A5C">
            <w:pPr>
              <w:rPr>
                <w:highlight w:val="yellow"/>
              </w:rPr>
            </w:pPr>
            <w:r>
              <w:t>subClassOf</w:t>
            </w:r>
          </w:p>
        </w:tc>
        <w:tc>
          <w:tcPr>
            <w:tcW w:w="2776" w:type="dxa"/>
          </w:tcPr>
          <w:p w14:paraId="1D59362B" w14:textId="77777777" w:rsidR="0017750F" w:rsidRDefault="0017750F" w:rsidP="00763A5C">
            <w:pPr>
              <w:rPr>
                <w:highlight w:val="yellow"/>
              </w:rPr>
            </w:pPr>
            <w:r w:rsidRPr="00E80D3C">
              <w:t>om-</w:t>
            </w:r>
            <w:proofErr w:type="gramStart"/>
            <w:r w:rsidRPr="00E80D3C">
              <w:t>2:UnitDivision</w:t>
            </w:r>
            <w:proofErr w:type="gramEnd"/>
          </w:p>
        </w:tc>
      </w:tr>
      <w:tr w:rsidR="0017750F" w14:paraId="79EB73E3" w14:textId="77777777" w:rsidTr="00763A5C">
        <w:trPr>
          <w:cantSplit/>
        </w:trPr>
        <w:tc>
          <w:tcPr>
            <w:tcW w:w="2959" w:type="dxa"/>
            <w:vMerge/>
          </w:tcPr>
          <w:p w14:paraId="7DB981BB" w14:textId="77777777" w:rsidR="0017750F" w:rsidRPr="00E80D3C" w:rsidRDefault="0017750F" w:rsidP="00763A5C"/>
        </w:tc>
        <w:tc>
          <w:tcPr>
            <w:tcW w:w="3615" w:type="dxa"/>
          </w:tcPr>
          <w:p w14:paraId="50B2CC5C" w14:textId="77777777" w:rsidR="0017750F" w:rsidRPr="00E80D3C" w:rsidRDefault="0017750F" w:rsidP="00763A5C">
            <w:r w:rsidRPr="00E80D3C">
              <w:t>om-</w:t>
            </w:r>
            <w:proofErr w:type="gramStart"/>
            <w:r w:rsidRPr="00E80D3C">
              <w:t>2:hasNumerator</w:t>
            </w:r>
            <w:proofErr w:type="gramEnd"/>
          </w:p>
        </w:tc>
        <w:tc>
          <w:tcPr>
            <w:tcW w:w="2776" w:type="dxa"/>
          </w:tcPr>
          <w:p w14:paraId="7656C5B4" w14:textId="77777777" w:rsidR="0017750F" w:rsidRPr="00E80D3C" w:rsidRDefault="0017750F" w:rsidP="00763A5C">
            <w:r w:rsidRPr="00E80D3C">
              <w:t xml:space="preserve">only </w:t>
            </w:r>
            <w:proofErr w:type="gramStart"/>
            <w:r w:rsidRPr="00E80D3C">
              <w:t>gci:Cardinality</w:t>
            </w:r>
            <w:proofErr w:type="gramEnd"/>
            <w:r w:rsidRPr="00E80D3C">
              <w:t>_unit</w:t>
            </w:r>
          </w:p>
        </w:tc>
      </w:tr>
      <w:tr w:rsidR="0017750F" w14:paraId="634B1DE0" w14:textId="77777777" w:rsidTr="00763A5C">
        <w:trPr>
          <w:cantSplit/>
        </w:trPr>
        <w:tc>
          <w:tcPr>
            <w:tcW w:w="2959" w:type="dxa"/>
            <w:vMerge/>
          </w:tcPr>
          <w:p w14:paraId="58C9C213" w14:textId="77777777" w:rsidR="0017750F" w:rsidRPr="00E80D3C" w:rsidRDefault="0017750F" w:rsidP="00763A5C"/>
        </w:tc>
        <w:tc>
          <w:tcPr>
            <w:tcW w:w="3615" w:type="dxa"/>
          </w:tcPr>
          <w:p w14:paraId="4F27416C" w14:textId="77777777" w:rsidR="0017750F" w:rsidRPr="00E80D3C" w:rsidRDefault="0017750F" w:rsidP="00763A5C">
            <w:r w:rsidRPr="00E80D3C">
              <w:t>om-</w:t>
            </w:r>
            <w:proofErr w:type="gramStart"/>
            <w:r w:rsidRPr="00E80D3C">
              <w:t>2:hasDenominator</w:t>
            </w:r>
            <w:proofErr w:type="gramEnd"/>
          </w:p>
        </w:tc>
        <w:tc>
          <w:tcPr>
            <w:tcW w:w="2776" w:type="dxa"/>
          </w:tcPr>
          <w:p w14:paraId="3005A301" w14:textId="77777777" w:rsidR="0017750F" w:rsidRPr="00E80D3C" w:rsidRDefault="0017750F" w:rsidP="00763A5C">
            <w:r w:rsidRPr="00E80D3C">
              <w:t>only om-</w:t>
            </w:r>
            <w:proofErr w:type="gramStart"/>
            <w:r w:rsidRPr="00E80D3C">
              <w:t>2:TimeUnit</w:t>
            </w:r>
            <w:proofErr w:type="gramEnd"/>
          </w:p>
        </w:tc>
      </w:tr>
      <w:tr w:rsidR="0017750F" w14:paraId="1415F195" w14:textId="77777777" w:rsidTr="00763A5C">
        <w:trPr>
          <w:cantSplit/>
        </w:trPr>
        <w:tc>
          <w:tcPr>
            <w:tcW w:w="2959" w:type="dxa"/>
          </w:tcPr>
          <w:p w14:paraId="53C60346" w14:textId="77777777" w:rsidR="0017750F" w:rsidRDefault="0017750F" w:rsidP="00763A5C">
            <w:r>
              <w:t>...</w:t>
            </w:r>
          </w:p>
        </w:tc>
        <w:tc>
          <w:tcPr>
            <w:tcW w:w="3615" w:type="dxa"/>
          </w:tcPr>
          <w:p w14:paraId="6E7879A8" w14:textId="77777777" w:rsidR="0017750F" w:rsidRDefault="0017750F" w:rsidP="00763A5C">
            <w:r>
              <w:t>subClassOf</w:t>
            </w:r>
          </w:p>
        </w:tc>
        <w:tc>
          <w:tcPr>
            <w:tcW w:w="2776" w:type="dxa"/>
          </w:tcPr>
          <w:p w14:paraId="1EE00B15" w14:textId="77777777" w:rsidR="0017750F" w:rsidRDefault="0017750F" w:rsidP="00763A5C">
            <w:r>
              <w:t>om-</w:t>
            </w:r>
            <w:proofErr w:type="gramStart"/>
            <w:r>
              <w:t>2:Unit</w:t>
            </w:r>
            <w:proofErr w:type="gramEnd"/>
            <w:r>
              <w:t>_of_measure</w:t>
            </w:r>
          </w:p>
        </w:tc>
      </w:tr>
      <w:tr w:rsidR="0017750F" w14:paraId="369AA333" w14:textId="77777777" w:rsidTr="00763A5C">
        <w:trPr>
          <w:cantSplit/>
        </w:trPr>
        <w:tc>
          <w:tcPr>
            <w:tcW w:w="2959" w:type="dxa"/>
            <w:vMerge w:val="restart"/>
          </w:tcPr>
          <w:p w14:paraId="28E1A983" w14:textId="77777777" w:rsidR="0017750F" w:rsidRDefault="0017750F" w:rsidP="00763A5C">
            <w:r>
              <w:t>MonetaryValue</w:t>
            </w:r>
          </w:p>
        </w:tc>
        <w:tc>
          <w:tcPr>
            <w:tcW w:w="3615" w:type="dxa"/>
          </w:tcPr>
          <w:p w14:paraId="7430CBE5" w14:textId="77777777" w:rsidR="0017750F" w:rsidRDefault="0017750F" w:rsidP="00763A5C">
            <w:r>
              <w:t>subClassOf</w:t>
            </w:r>
          </w:p>
        </w:tc>
        <w:tc>
          <w:tcPr>
            <w:tcW w:w="2776" w:type="dxa"/>
          </w:tcPr>
          <w:p w14:paraId="0F0B1112" w14:textId="77777777" w:rsidR="0017750F" w:rsidRDefault="0017750F" w:rsidP="00763A5C">
            <w:r>
              <w:t>om-</w:t>
            </w:r>
            <w:proofErr w:type="gramStart"/>
            <w:r>
              <w:t>2:Measure</w:t>
            </w:r>
            <w:proofErr w:type="gramEnd"/>
          </w:p>
        </w:tc>
      </w:tr>
      <w:tr w:rsidR="0017750F" w14:paraId="3FE2A8AB" w14:textId="77777777" w:rsidTr="00763A5C">
        <w:trPr>
          <w:cantSplit/>
        </w:trPr>
        <w:tc>
          <w:tcPr>
            <w:tcW w:w="2959" w:type="dxa"/>
            <w:vMerge/>
          </w:tcPr>
          <w:p w14:paraId="6573B630" w14:textId="77777777" w:rsidR="0017750F" w:rsidRDefault="0017750F" w:rsidP="00763A5C"/>
        </w:tc>
        <w:tc>
          <w:tcPr>
            <w:tcW w:w="3615" w:type="dxa"/>
          </w:tcPr>
          <w:p w14:paraId="23214766" w14:textId="77777777" w:rsidR="0017750F" w:rsidRDefault="0017750F" w:rsidP="00763A5C">
            <w:r>
              <w:t>hasRelativeYear</w:t>
            </w:r>
          </w:p>
        </w:tc>
        <w:tc>
          <w:tcPr>
            <w:tcW w:w="2776" w:type="dxa"/>
          </w:tcPr>
          <w:p w14:paraId="4EBCE67A" w14:textId="77777777" w:rsidR="0017750F" w:rsidRDefault="0017750F" w:rsidP="00763A5C">
            <w:r>
              <w:t xml:space="preserve">exactly 1 </w:t>
            </w:r>
            <w:proofErr w:type="gramStart"/>
            <w:r>
              <w:t>xsd:gYear</w:t>
            </w:r>
            <w:proofErr w:type="gramEnd"/>
          </w:p>
        </w:tc>
      </w:tr>
      <w:tr w:rsidR="0017750F" w14:paraId="58155E25" w14:textId="77777777" w:rsidTr="00763A5C">
        <w:trPr>
          <w:cantSplit/>
        </w:trPr>
        <w:tc>
          <w:tcPr>
            <w:tcW w:w="2959" w:type="dxa"/>
            <w:vMerge/>
          </w:tcPr>
          <w:p w14:paraId="756D737F" w14:textId="77777777" w:rsidR="0017750F" w:rsidRDefault="0017750F" w:rsidP="00763A5C"/>
        </w:tc>
        <w:tc>
          <w:tcPr>
            <w:tcW w:w="3615" w:type="dxa"/>
          </w:tcPr>
          <w:p w14:paraId="02F4C501" w14:textId="77777777" w:rsidR="0017750F" w:rsidRDefault="0017750F" w:rsidP="00763A5C">
            <w:r>
              <w:t>om-</w:t>
            </w:r>
            <w:proofErr w:type="gramStart"/>
            <w:r>
              <w:t>2:hasUnit</w:t>
            </w:r>
            <w:proofErr w:type="gramEnd"/>
          </w:p>
        </w:tc>
        <w:tc>
          <w:tcPr>
            <w:tcW w:w="2776" w:type="dxa"/>
          </w:tcPr>
          <w:p w14:paraId="03366034" w14:textId="77777777" w:rsidR="0017750F" w:rsidRDefault="0017750F" w:rsidP="00763A5C">
            <w:r>
              <w:t>only om-</w:t>
            </w:r>
            <w:proofErr w:type="gramStart"/>
            <w:r>
              <w:t>2:Amount</w:t>
            </w:r>
            <w:proofErr w:type="gramEnd"/>
            <w:r>
              <w:t>_of_money_unit</w:t>
            </w:r>
          </w:p>
        </w:tc>
      </w:tr>
      <w:tr w:rsidR="0017750F" w14:paraId="513DDAB7" w14:textId="77777777" w:rsidTr="00763A5C">
        <w:trPr>
          <w:cantSplit/>
        </w:trPr>
        <w:tc>
          <w:tcPr>
            <w:tcW w:w="2959" w:type="dxa"/>
            <w:vMerge w:val="restart"/>
          </w:tcPr>
          <w:p w14:paraId="46C98535" w14:textId="77777777" w:rsidR="0017750F" w:rsidRDefault="0017750F" w:rsidP="00763A5C">
            <w:proofErr w:type="gramStart"/>
            <w:r>
              <w:t>gci:Population</w:t>
            </w:r>
            <w:proofErr w:type="gramEnd"/>
            <w:r>
              <w:t>_measure</w:t>
            </w:r>
          </w:p>
        </w:tc>
        <w:tc>
          <w:tcPr>
            <w:tcW w:w="3615" w:type="dxa"/>
          </w:tcPr>
          <w:p w14:paraId="3C08174C" w14:textId="77777777" w:rsidR="0017750F" w:rsidRDefault="0017750F" w:rsidP="00763A5C">
            <w:r>
              <w:t>subClassOf</w:t>
            </w:r>
          </w:p>
        </w:tc>
        <w:tc>
          <w:tcPr>
            <w:tcW w:w="2776" w:type="dxa"/>
          </w:tcPr>
          <w:p w14:paraId="1D729EAB" w14:textId="77777777" w:rsidR="0017750F" w:rsidRDefault="0017750F" w:rsidP="00763A5C">
            <w:r>
              <w:t>om-</w:t>
            </w:r>
            <w:proofErr w:type="gramStart"/>
            <w:r>
              <w:t>2:Measure</w:t>
            </w:r>
            <w:proofErr w:type="gramEnd"/>
          </w:p>
        </w:tc>
      </w:tr>
      <w:tr w:rsidR="0017750F" w14:paraId="12B93CB5" w14:textId="77777777" w:rsidTr="00763A5C">
        <w:trPr>
          <w:cantSplit/>
        </w:trPr>
        <w:tc>
          <w:tcPr>
            <w:tcW w:w="2959" w:type="dxa"/>
            <w:vMerge/>
          </w:tcPr>
          <w:p w14:paraId="4CFC7B17" w14:textId="77777777" w:rsidR="0017750F" w:rsidRDefault="0017750F" w:rsidP="00763A5C"/>
        </w:tc>
        <w:tc>
          <w:tcPr>
            <w:tcW w:w="3615" w:type="dxa"/>
          </w:tcPr>
          <w:p w14:paraId="0D0B0EAE" w14:textId="77777777" w:rsidR="0017750F" w:rsidRDefault="0017750F" w:rsidP="00763A5C">
            <w:r>
              <w:t>subClassOf</w:t>
            </w:r>
          </w:p>
        </w:tc>
        <w:tc>
          <w:tcPr>
            <w:tcW w:w="2776" w:type="dxa"/>
          </w:tcPr>
          <w:p w14:paraId="7C3EDD35" w14:textId="77777777" w:rsidR="0017750F" w:rsidRDefault="0017750F" w:rsidP="00763A5C">
            <w:r>
              <w:t>CardinalityMeasure</w:t>
            </w:r>
          </w:p>
        </w:tc>
      </w:tr>
      <w:tr w:rsidR="0017750F" w14:paraId="3B57A87E" w14:textId="77777777" w:rsidTr="00763A5C">
        <w:trPr>
          <w:cantSplit/>
        </w:trPr>
        <w:tc>
          <w:tcPr>
            <w:tcW w:w="2959" w:type="dxa"/>
            <w:vMerge w:val="restart"/>
          </w:tcPr>
          <w:p w14:paraId="675AA85E" w14:textId="77777777" w:rsidR="0017750F" w:rsidRDefault="0017750F" w:rsidP="00763A5C">
            <w:r>
              <w:t>CardinalityMeasure</w:t>
            </w:r>
          </w:p>
        </w:tc>
        <w:tc>
          <w:tcPr>
            <w:tcW w:w="3615" w:type="dxa"/>
          </w:tcPr>
          <w:p w14:paraId="1BFA1C55" w14:textId="77777777" w:rsidR="0017750F" w:rsidRDefault="0017750F" w:rsidP="00763A5C">
            <w:r>
              <w:t>subClassOf</w:t>
            </w:r>
          </w:p>
        </w:tc>
        <w:tc>
          <w:tcPr>
            <w:tcW w:w="2776" w:type="dxa"/>
          </w:tcPr>
          <w:p w14:paraId="651D97DB" w14:textId="77777777" w:rsidR="0017750F" w:rsidRDefault="0017750F" w:rsidP="00763A5C">
            <w:r>
              <w:t>om-</w:t>
            </w:r>
            <w:proofErr w:type="gramStart"/>
            <w:r>
              <w:t>2:Measure</w:t>
            </w:r>
            <w:proofErr w:type="gramEnd"/>
          </w:p>
        </w:tc>
      </w:tr>
      <w:tr w:rsidR="0017750F" w14:paraId="217ADADE" w14:textId="77777777" w:rsidTr="00763A5C">
        <w:trPr>
          <w:cantSplit/>
        </w:trPr>
        <w:tc>
          <w:tcPr>
            <w:tcW w:w="2959" w:type="dxa"/>
            <w:vMerge/>
          </w:tcPr>
          <w:p w14:paraId="2CE7ADE2" w14:textId="77777777" w:rsidR="0017750F" w:rsidRDefault="0017750F" w:rsidP="00763A5C"/>
        </w:tc>
        <w:tc>
          <w:tcPr>
            <w:tcW w:w="3615" w:type="dxa"/>
          </w:tcPr>
          <w:p w14:paraId="4F069536" w14:textId="77777777" w:rsidR="0017750F" w:rsidRDefault="0017750F" w:rsidP="00763A5C">
            <w:r>
              <w:t>hasUnit</w:t>
            </w:r>
          </w:p>
        </w:tc>
        <w:tc>
          <w:tcPr>
            <w:tcW w:w="2776" w:type="dxa"/>
          </w:tcPr>
          <w:p w14:paraId="4A9717DA" w14:textId="77777777" w:rsidR="0017750F" w:rsidRDefault="0017750F" w:rsidP="00763A5C">
            <w:r>
              <w:t xml:space="preserve">only </w:t>
            </w:r>
            <w:proofErr w:type="gramStart"/>
            <w:r>
              <w:t>gci:Cardinality</w:t>
            </w:r>
            <w:proofErr w:type="gramEnd"/>
            <w:r>
              <w:t>_unit</w:t>
            </w:r>
          </w:p>
        </w:tc>
      </w:tr>
      <w:tr w:rsidR="0017750F" w14:paraId="7A0ED432" w14:textId="77777777" w:rsidTr="00763A5C">
        <w:trPr>
          <w:cantSplit/>
        </w:trPr>
        <w:tc>
          <w:tcPr>
            <w:tcW w:w="2959" w:type="dxa"/>
            <w:vMerge w:val="restart"/>
          </w:tcPr>
          <w:p w14:paraId="012B33DE" w14:textId="77777777" w:rsidR="0017750F" w:rsidRDefault="0017750F" w:rsidP="00763A5C">
            <w:r>
              <w:t>ValueOfMoney</w:t>
            </w:r>
          </w:p>
        </w:tc>
        <w:tc>
          <w:tcPr>
            <w:tcW w:w="3615" w:type="dxa"/>
          </w:tcPr>
          <w:p w14:paraId="71718E7B" w14:textId="77777777" w:rsidR="0017750F" w:rsidRDefault="0017750F" w:rsidP="00763A5C">
            <w:r>
              <w:t>subClassOf</w:t>
            </w:r>
          </w:p>
        </w:tc>
        <w:tc>
          <w:tcPr>
            <w:tcW w:w="2776" w:type="dxa"/>
          </w:tcPr>
          <w:p w14:paraId="2C7405CA" w14:textId="77777777" w:rsidR="0017750F" w:rsidRDefault="0017750F" w:rsidP="00763A5C">
            <w:r>
              <w:t>om-</w:t>
            </w:r>
            <w:proofErr w:type="gramStart"/>
            <w:r>
              <w:t>2:Quantity</w:t>
            </w:r>
            <w:proofErr w:type="gramEnd"/>
          </w:p>
        </w:tc>
      </w:tr>
      <w:tr w:rsidR="0017750F" w14:paraId="15D2B862" w14:textId="77777777" w:rsidTr="00763A5C">
        <w:trPr>
          <w:cantSplit/>
        </w:trPr>
        <w:tc>
          <w:tcPr>
            <w:tcW w:w="2959" w:type="dxa"/>
            <w:vMerge/>
          </w:tcPr>
          <w:p w14:paraId="25EF7CC0" w14:textId="77777777" w:rsidR="0017750F" w:rsidRDefault="0017750F" w:rsidP="00763A5C"/>
        </w:tc>
        <w:tc>
          <w:tcPr>
            <w:tcW w:w="3615" w:type="dxa"/>
          </w:tcPr>
          <w:p w14:paraId="6F918B84" w14:textId="77777777" w:rsidR="0017750F" w:rsidRDefault="0017750F" w:rsidP="00763A5C">
            <w:r>
              <w:t>subClassOf</w:t>
            </w:r>
          </w:p>
        </w:tc>
        <w:tc>
          <w:tcPr>
            <w:tcW w:w="2776" w:type="dxa"/>
          </w:tcPr>
          <w:p w14:paraId="3DA248E1" w14:textId="77777777" w:rsidR="0017750F" w:rsidRDefault="0017750F" w:rsidP="00763A5C">
            <w:r>
              <w:t>om-</w:t>
            </w:r>
            <w:proofErr w:type="gramStart"/>
            <w:r>
              <w:t>2:AmountOfMoney</w:t>
            </w:r>
            <w:proofErr w:type="gramEnd"/>
          </w:p>
        </w:tc>
      </w:tr>
      <w:tr w:rsidR="0017750F" w14:paraId="2C7AE6A0" w14:textId="77777777" w:rsidTr="00763A5C">
        <w:trPr>
          <w:cantSplit/>
        </w:trPr>
        <w:tc>
          <w:tcPr>
            <w:tcW w:w="2959" w:type="dxa"/>
            <w:vMerge/>
          </w:tcPr>
          <w:p w14:paraId="4FF83682" w14:textId="77777777" w:rsidR="0017750F" w:rsidRDefault="0017750F" w:rsidP="00763A5C"/>
        </w:tc>
        <w:tc>
          <w:tcPr>
            <w:tcW w:w="3615" w:type="dxa"/>
          </w:tcPr>
          <w:p w14:paraId="004FE7D5" w14:textId="77777777" w:rsidR="0017750F" w:rsidRDefault="0017750F" w:rsidP="00763A5C">
            <w:r>
              <w:t>om-</w:t>
            </w:r>
            <w:proofErr w:type="gramStart"/>
            <w:r>
              <w:t>2:hasValue</w:t>
            </w:r>
            <w:proofErr w:type="gramEnd"/>
          </w:p>
        </w:tc>
        <w:tc>
          <w:tcPr>
            <w:tcW w:w="2776" w:type="dxa"/>
          </w:tcPr>
          <w:p w14:paraId="147D7840" w14:textId="77777777" w:rsidR="0017750F" w:rsidRDefault="0017750F" w:rsidP="00763A5C">
            <w:r>
              <w:t>only MonetaryValue</w:t>
            </w:r>
          </w:p>
        </w:tc>
      </w:tr>
      <w:tr w:rsidR="0017750F" w14:paraId="52C6C218" w14:textId="77777777" w:rsidTr="00763A5C">
        <w:trPr>
          <w:cantSplit/>
        </w:trPr>
        <w:tc>
          <w:tcPr>
            <w:tcW w:w="2959" w:type="dxa"/>
            <w:vMerge w:val="restart"/>
          </w:tcPr>
          <w:p w14:paraId="01EE52E4" w14:textId="77777777" w:rsidR="0017750F" w:rsidRDefault="0017750F" w:rsidP="00763A5C">
            <w:r>
              <w:t>om-</w:t>
            </w:r>
            <w:proofErr w:type="gramStart"/>
            <w:r>
              <w:t>2:Length</w:t>
            </w:r>
            <w:proofErr w:type="gramEnd"/>
          </w:p>
        </w:tc>
        <w:tc>
          <w:tcPr>
            <w:tcW w:w="3615" w:type="dxa"/>
          </w:tcPr>
          <w:p w14:paraId="2EEE9473" w14:textId="77777777" w:rsidR="0017750F" w:rsidRDefault="0017750F" w:rsidP="00763A5C">
            <w:r>
              <w:t>subClassOf</w:t>
            </w:r>
          </w:p>
        </w:tc>
        <w:tc>
          <w:tcPr>
            <w:tcW w:w="2776" w:type="dxa"/>
          </w:tcPr>
          <w:p w14:paraId="11C1CC49" w14:textId="77777777" w:rsidR="0017750F" w:rsidRDefault="0017750F" w:rsidP="00763A5C">
            <w:r>
              <w:t>om-</w:t>
            </w:r>
            <w:proofErr w:type="gramStart"/>
            <w:r>
              <w:t>2:Quantity</w:t>
            </w:r>
            <w:proofErr w:type="gramEnd"/>
          </w:p>
        </w:tc>
      </w:tr>
      <w:tr w:rsidR="0017750F" w14:paraId="4CCE3536" w14:textId="77777777" w:rsidTr="00763A5C">
        <w:trPr>
          <w:cantSplit/>
        </w:trPr>
        <w:tc>
          <w:tcPr>
            <w:tcW w:w="2959" w:type="dxa"/>
            <w:vMerge/>
          </w:tcPr>
          <w:p w14:paraId="2E10E7B0" w14:textId="77777777" w:rsidR="0017750F" w:rsidRDefault="0017750F" w:rsidP="00763A5C"/>
        </w:tc>
        <w:tc>
          <w:tcPr>
            <w:tcW w:w="3615" w:type="dxa"/>
          </w:tcPr>
          <w:p w14:paraId="59952407" w14:textId="77777777" w:rsidR="0017750F" w:rsidRDefault="0017750F" w:rsidP="00763A5C">
            <w:r>
              <w:t>om-</w:t>
            </w:r>
            <w:proofErr w:type="gramStart"/>
            <w:r>
              <w:t>2:hasValue</w:t>
            </w:r>
            <w:proofErr w:type="gramEnd"/>
          </w:p>
        </w:tc>
        <w:tc>
          <w:tcPr>
            <w:tcW w:w="2776" w:type="dxa"/>
          </w:tcPr>
          <w:p w14:paraId="4993F942" w14:textId="77777777" w:rsidR="0017750F" w:rsidRDefault="0017750F" w:rsidP="00763A5C">
            <w:r>
              <w:t>only (om-</w:t>
            </w:r>
            <w:proofErr w:type="gramStart"/>
            <w:r>
              <w:t>2:Measure</w:t>
            </w:r>
            <w:proofErr w:type="gramEnd"/>
            <w:r>
              <w:t xml:space="preserve"> and om-2:hasUnit only om-2:Length_unit)</w:t>
            </w:r>
          </w:p>
        </w:tc>
      </w:tr>
      <w:tr w:rsidR="0017750F" w14:paraId="79D8CE22" w14:textId="77777777" w:rsidTr="00763A5C">
        <w:trPr>
          <w:cantSplit/>
        </w:trPr>
        <w:tc>
          <w:tcPr>
            <w:tcW w:w="2959" w:type="dxa"/>
            <w:vMerge w:val="restart"/>
          </w:tcPr>
          <w:p w14:paraId="1DDC4976" w14:textId="77777777" w:rsidR="0017750F" w:rsidRDefault="0017750F" w:rsidP="00763A5C">
            <w:proofErr w:type="gramStart"/>
            <w:r>
              <w:t>gci:PopulationSize</w:t>
            </w:r>
            <w:proofErr w:type="gramEnd"/>
          </w:p>
        </w:tc>
        <w:tc>
          <w:tcPr>
            <w:tcW w:w="3615" w:type="dxa"/>
          </w:tcPr>
          <w:p w14:paraId="26FAFC79" w14:textId="77777777" w:rsidR="0017750F" w:rsidRDefault="0017750F" w:rsidP="00763A5C">
            <w:r>
              <w:t>subClassOf</w:t>
            </w:r>
          </w:p>
        </w:tc>
        <w:tc>
          <w:tcPr>
            <w:tcW w:w="2776" w:type="dxa"/>
          </w:tcPr>
          <w:p w14:paraId="05B4882D" w14:textId="77777777" w:rsidR="0017750F" w:rsidRDefault="0017750F" w:rsidP="00763A5C">
            <w:r>
              <w:t>om-</w:t>
            </w:r>
            <w:proofErr w:type="gramStart"/>
            <w:r>
              <w:t>2:Quantity</w:t>
            </w:r>
            <w:proofErr w:type="gramEnd"/>
          </w:p>
        </w:tc>
      </w:tr>
      <w:tr w:rsidR="0017750F" w14:paraId="186B9F2E" w14:textId="77777777" w:rsidTr="00763A5C">
        <w:trPr>
          <w:cantSplit/>
        </w:trPr>
        <w:tc>
          <w:tcPr>
            <w:tcW w:w="2959" w:type="dxa"/>
            <w:vMerge/>
          </w:tcPr>
          <w:p w14:paraId="0D68D981" w14:textId="77777777" w:rsidR="0017750F" w:rsidRDefault="0017750F" w:rsidP="00763A5C"/>
        </w:tc>
        <w:tc>
          <w:tcPr>
            <w:tcW w:w="3615" w:type="dxa"/>
          </w:tcPr>
          <w:p w14:paraId="0A6CD3C0" w14:textId="77777777" w:rsidR="0017750F" w:rsidRDefault="0017750F" w:rsidP="00763A5C">
            <w:r>
              <w:t>om-</w:t>
            </w:r>
            <w:proofErr w:type="gramStart"/>
            <w:r>
              <w:t>2:hasValue</w:t>
            </w:r>
            <w:proofErr w:type="gramEnd"/>
          </w:p>
        </w:tc>
        <w:tc>
          <w:tcPr>
            <w:tcW w:w="2776" w:type="dxa"/>
          </w:tcPr>
          <w:p w14:paraId="0C0434D6" w14:textId="77777777" w:rsidR="0017750F" w:rsidRDefault="0017750F" w:rsidP="00763A5C">
            <w:r>
              <w:t xml:space="preserve">only </w:t>
            </w:r>
            <w:proofErr w:type="gramStart"/>
            <w:r>
              <w:t>gci:Population</w:t>
            </w:r>
            <w:proofErr w:type="gramEnd"/>
            <w:r>
              <w:t>_measure</w:t>
            </w:r>
          </w:p>
        </w:tc>
      </w:tr>
      <w:tr w:rsidR="0017750F" w14:paraId="6C2121D7" w14:textId="77777777" w:rsidTr="00763A5C">
        <w:trPr>
          <w:cantSplit/>
        </w:trPr>
        <w:tc>
          <w:tcPr>
            <w:tcW w:w="2959" w:type="dxa"/>
            <w:vMerge/>
          </w:tcPr>
          <w:p w14:paraId="73C66C58" w14:textId="77777777" w:rsidR="0017750F" w:rsidRDefault="0017750F" w:rsidP="00763A5C"/>
        </w:tc>
        <w:tc>
          <w:tcPr>
            <w:tcW w:w="3615" w:type="dxa"/>
          </w:tcPr>
          <w:p w14:paraId="1E37547F" w14:textId="77777777" w:rsidR="0017750F" w:rsidRDefault="0017750F" w:rsidP="00763A5C">
            <w:proofErr w:type="gramStart"/>
            <w:r>
              <w:t>gci:cardinalityOf</w:t>
            </w:r>
            <w:proofErr w:type="gramEnd"/>
          </w:p>
        </w:tc>
        <w:tc>
          <w:tcPr>
            <w:tcW w:w="2776" w:type="dxa"/>
          </w:tcPr>
          <w:p w14:paraId="4BB14E99" w14:textId="77777777" w:rsidR="0017750F" w:rsidRDefault="0017750F" w:rsidP="00763A5C">
            <w:r>
              <w:t xml:space="preserve">exactly 1 </w:t>
            </w:r>
            <w:proofErr w:type="gramStart"/>
            <w:r>
              <w:t>gci:Population</w:t>
            </w:r>
            <w:proofErr w:type="gramEnd"/>
          </w:p>
        </w:tc>
      </w:tr>
      <w:tr w:rsidR="0017750F" w14:paraId="330BD488" w14:textId="77777777" w:rsidTr="00763A5C">
        <w:trPr>
          <w:cantSplit/>
        </w:trPr>
        <w:tc>
          <w:tcPr>
            <w:tcW w:w="2959" w:type="dxa"/>
            <w:vMerge w:val="restart"/>
          </w:tcPr>
          <w:p w14:paraId="4E1C2247" w14:textId="77777777" w:rsidR="0017750F" w:rsidRDefault="0017750F" w:rsidP="00763A5C">
            <w:r>
              <w:t>CapacitySize</w:t>
            </w:r>
          </w:p>
        </w:tc>
        <w:tc>
          <w:tcPr>
            <w:tcW w:w="3615" w:type="dxa"/>
          </w:tcPr>
          <w:p w14:paraId="285BCA4C" w14:textId="77777777" w:rsidR="0017750F" w:rsidRDefault="0017750F" w:rsidP="00763A5C">
            <w:r>
              <w:t>subClassOf</w:t>
            </w:r>
          </w:p>
        </w:tc>
        <w:tc>
          <w:tcPr>
            <w:tcW w:w="2776" w:type="dxa"/>
          </w:tcPr>
          <w:p w14:paraId="646C8A8B" w14:textId="77777777" w:rsidR="0017750F" w:rsidRDefault="0017750F" w:rsidP="00763A5C">
            <w:r>
              <w:t>om-</w:t>
            </w:r>
            <w:proofErr w:type="gramStart"/>
            <w:r>
              <w:t>2:Quantity</w:t>
            </w:r>
            <w:proofErr w:type="gramEnd"/>
          </w:p>
        </w:tc>
      </w:tr>
      <w:tr w:rsidR="0017750F" w14:paraId="46BB1B93" w14:textId="77777777" w:rsidTr="00763A5C">
        <w:trPr>
          <w:cantSplit/>
        </w:trPr>
        <w:tc>
          <w:tcPr>
            <w:tcW w:w="2959" w:type="dxa"/>
            <w:vMerge/>
          </w:tcPr>
          <w:p w14:paraId="67E53DAB" w14:textId="77777777" w:rsidR="0017750F" w:rsidRDefault="0017750F" w:rsidP="00763A5C"/>
        </w:tc>
        <w:tc>
          <w:tcPr>
            <w:tcW w:w="3615" w:type="dxa"/>
          </w:tcPr>
          <w:p w14:paraId="607BC846" w14:textId="77777777" w:rsidR="0017750F" w:rsidRDefault="0017750F" w:rsidP="00763A5C">
            <w:r>
              <w:t>om-</w:t>
            </w:r>
            <w:proofErr w:type="gramStart"/>
            <w:r>
              <w:t>2:hasValue</w:t>
            </w:r>
            <w:proofErr w:type="gramEnd"/>
          </w:p>
        </w:tc>
        <w:tc>
          <w:tcPr>
            <w:tcW w:w="2776" w:type="dxa"/>
          </w:tcPr>
          <w:p w14:paraId="07BF08A3" w14:textId="77777777" w:rsidR="0017750F" w:rsidRDefault="0017750F" w:rsidP="00763A5C">
            <w:r>
              <w:t xml:space="preserve">only </w:t>
            </w:r>
            <w:proofErr w:type="gramStart"/>
            <w:r>
              <w:t>gci:Cardinality</w:t>
            </w:r>
            <w:proofErr w:type="gramEnd"/>
            <w:r>
              <w:t>_measure</w:t>
            </w:r>
          </w:p>
        </w:tc>
      </w:tr>
      <w:tr w:rsidR="0017750F" w14:paraId="2C799F31" w14:textId="77777777" w:rsidTr="00763A5C">
        <w:trPr>
          <w:cantSplit/>
        </w:trPr>
        <w:tc>
          <w:tcPr>
            <w:tcW w:w="2959" w:type="dxa"/>
            <w:vMerge/>
          </w:tcPr>
          <w:p w14:paraId="131D9F63" w14:textId="77777777" w:rsidR="0017750F" w:rsidRDefault="0017750F" w:rsidP="00763A5C"/>
        </w:tc>
        <w:tc>
          <w:tcPr>
            <w:tcW w:w="3615" w:type="dxa"/>
          </w:tcPr>
          <w:p w14:paraId="7278494A" w14:textId="77777777" w:rsidR="0017750F" w:rsidRDefault="0017750F" w:rsidP="00763A5C">
            <w:proofErr w:type="gramStart"/>
            <w:r>
              <w:t>gci:cardinalityOf</w:t>
            </w:r>
            <w:proofErr w:type="gramEnd"/>
          </w:p>
        </w:tc>
        <w:tc>
          <w:tcPr>
            <w:tcW w:w="2776" w:type="dxa"/>
          </w:tcPr>
          <w:p w14:paraId="0BA0A228" w14:textId="77777777" w:rsidR="0017750F" w:rsidRDefault="0017750F" w:rsidP="00763A5C">
            <w:r>
              <w:t>exactly 1 Capacity</w:t>
            </w:r>
          </w:p>
        </w:tc>
      </w:tr>
      <w:tr w:rsidR="0017750F" w14:paraId="28FBC8CC" w14:textId="77777777" w:rsidTr="00763A5C">
        <w:trPr>
          <w:cantSplit/>
        </w:trPr>
        <w:tc>
          <w:tcPr>
            <w:tcW w:w="2959" w:type="dxa"/>
            <w:vMerge w:val="restart"/>
          </w:tcPr>
          <w:p w14:paraId="50DCD94A" w14:textId="77777777" w:rsidR="0017750F" w:rsidRDefault="0017750F" w:rsidP="00763A5C">
            <w:r>
              <w:t>CapacityRate</w:t>
            </w:r>
          </w:p>
        </w:tc>
        <w:tc>
          <w:tcPr>
            <w:tcW w:w="3615" w:type="dxa"/>
          </w:tcPr>
          <w:p w14:paraId="4388D874" w14:textId="77777777" w:rsidR="0017750F" w:rsidRDefault="0017750F" w:rsidP="00763A5C">
            <w:r>
              <w:t>subclassOf</w:t>
            </w:r>
          </w:p>
        </w:tc>
        <w:tc>
          <w:tcPr>
            <w:tcW w:w="2776" w:type="dxa"/>
          </w:tcPr>
          <w:p w14:paraId="73E4BB8B" w14:textId="77777777" w:rsidR="0017750F" w:rsidRDefault="0017750F" w:rsidP="00763A5C">
            <w:r>
              <w:t>om-</w:t>
            </w:r>
            <w:proofErr w:type="gramStart"/>
            <w:r>
              <w:t>2:Quantity</w:t>
            </w:r>
            <w:proofErr w:type="gramEnd"/>
          </w:p>
        </w:tc>
      </w:tr>
      <w:tr w:rsidR="0017750F" w14:paraId="3F819E21" w14:textId="77777777" w:rsidTr="00763A5C">
        <w:trPr>
          <w:cantSplit/>
        </w:trPr>
        <w:tc>
          <w:tcPr>
            <w:tcW w:w="2959" w:type="dxa"/>
            <w:vMerge/>
          </w:tcPr>
          <w:p w14:paraId="5E52F2FA" w14:textId="77777777" w:rsidR="0017750F" w:rsidRDefault="0017750F" w:rsidP="00763A5C"/>
        </w:tc>
        <w:tc>
          <w:tcPr>
            <w:tcW w:w="3615" w:type="dxa"/>
          </w:tcPr>
          <w:p w14:paraId="2F405BDB" w14:textId="77777777" w:rsidR="0017750F" w:rsidRDefault="0017750F" w:rsidP="00763A5C">
            <w:r>
              <w:t>om-</w:t>
            </w:r>
            <w:proofErr w:type="gramStart"/>
            <w:r>
              <w:t>2:hasValue</w:t>
            </w:r>
            <w:proofErr w:type="gramEnd"/>
          </w:p>
        </w:tc>
        <w:tc>
          <w:tcPr>
            <w:tcW w:w="2776" w:type="dxa"/>
          </w:tcPr>
          <w:p w14:paraId="53109DC6" w14:textId="77777777" w:rsidR="0017750F" w:rsidRDefault="0017750F" w:rsidP="00763A5C">
            <w:r>
              <w:t>only (om-</w:t>
            </w:r>
            <w:proofErr w:type="gramStart"/>
            <w:r>
              <w:t>2:hasU</w:t>
            </w:r>
            <w:r w:rsidRPr="0093359F">
              <w:t>nit</w:t>
            </w:r>
            <w:proofErr w:type="gramEnd"/>
            <w:r w:rsidRPr="0093359F">
              <w:t xml:space="preserve"> only CardinalityUnitPerTime)</w:t>
            </w:r>
          </w:p>
        </w:tc>
      </w:tr>
      <w:tr w:rsidR="0017750F" w14:paraId="1B77972D" w14:textId="77777777" w:rsidTr="00763A5C">
        <w:trPr>
          <w:cantSplit/>
        </w:trPr>
        <w:tc>
          <w:tcPr>
            <w:tcW w:w="2959" w:type="dxa"/>
            <w:vMerge/>
          </w:tcPr>
          <w:p w14:paraId="6A9C32B9" w14:textId="77777777" w:rsidR="0017750F" w:rsidRPr="00365930" w:rsidRDefault="0017750F" w:rsidP="00763A5C">
            <w:pPr>
              <w:rPr>
                <w:highlight w:val="yellow"/>
              </w:rPr>
            </w:pPr>
          </w:p>
        </w:tc>
        <w:tc>
          <w:tcPr>
            <w:tcW w:w="3615" w:type="dxa"/>
          </w:tcPr>
          <w:p w14:paraId="0552E224" w14:textId="77777777" w:rsidR="0017750F" w:rsidRDefault="0017750F" w:rsidP="00763A5C">
            <w:proofErr w:type="gramStart"/>
            <w:r>
              <w:t>gci:</w:t>
            </w:r>
            <w:r w:rsidRPr="007E76BD">
              <w:t>cardinality</w:t>
            </w:r>
            <w:proofErr w:type="gramEnd"/>
            <w:r w:rsidRPr="007E76BD">
              <w:t>_</w:t>
            </w:r>
            <w:r>
              <w:t>of</w:t>
            </w:r>
          </w:p>
        </w:tc>
        <w:tc>
          <w:tcPr>
            <w:tcW w:w="2776" w:type="dxa"/>
          </w:tcPr>
          <w:p w14:paraId="57BA2704" w14:textId="77777777" w:rsidR="0017750F" w:rsidRDefault="0017750F" w:rsidP="00763A5C">
            <w:r w:rsidRPr="007E76BD">
              <w:t>exactly 1 Capacity</w:t>
            </w:r>
          </w:p>
        </w:tc>
      </w:tr>
      <w:tr w:rsidR="0017750F" w14:paraId="2EDCCAE0" w14:textId="77777777" w:rsidTr="00763A5C">
        <w:trPr>
          <w:cantSplit/>
        </w:trPr>
        <w:tc>
          <w:tcPr>
            <w:tcW w:w="2959" w:type="dxa"/>
            <w:vMerge w:val="restart"/>
          </w:tcPr>
          <w:p w14:paraId="55EF6134" w14:textId="77777777" w:rsidR="0017750F" w:rsidRPr="00365930" w:rsidRDefault="0017750F" w:rsidP="00763A5C">
            <w:pPr>
              <w:rPr>
                <w:highlight w:val="yellow"/>
              </w:rPr>
            </w:pPr>
            <w:r>
              <w:t>om-</w:t>
            </w:r>
            <w:proofErr w:type="gramStart"/>
            <w:r>
              <w:t>2:Mass</w:t>
            </w:r>
            <w:proofErr w:type="gramEnd"/>
          </w:p>
        </w:tc>
        <w:tc>
          <w:tcPr>
            <w:tcW w:w="3615" w:type="dxa"/>
          </w:tcPr>
          <w:p w14:paraId="5B70E925" w14:textId="77777777" w:rsidR="0017750F" w:rsidRDefault="0017750F" w:rsidP="00763A5C">
            <w:r>
              <w:t>subClassOf</w:t>
            </w:r>
          </w:p>
        </w:tc>
        <w:tc>
          <w:tcPr>
            <w:tcW w:w="2776" w:type="dxa"/>
          </w:tcPr>
          <w:p w14:paraId="15AD27CE" w14:textId="77777777" w:rsidR="0017750F" w:rsidRDefault="0017750F" w:rsidP="00763A5C">
            <w:r>
              <w:t>om-</w:t>
            </w:r>
            <w:proofErr w:type="gramStart"/>
            <w:r>
              <w:t>2:Quantity</w:t>
            </w:r>
            <w:proofErr w:type="gramEnd"/>
          </w:p>
        </w:tc>
      </w:tr>
      <w:tr w:rsidR="0017750F" w14:paraId="346E52CD" w14:textId="77777777" w:rsidTr="00763A5C">
        <w:trPr>
          <w:cantSplit/>
        </w:trPr>
        <w:tc>
          <w:tcPr>
            <w:tcW w:w="2959" w:type="dxa"/>
            <w:vMerge/>
          </w:tcPr>
          <w:p w14:paraId="675FC053" w14:textId="77777777" w:rsidR="0017750F" w:rsidRDefault="0017750F" w:rsidP="00763A5C"/>
        </w:tc>
        <w:tc>
          <w:tcPr>
            <w:tcW w:w="3615" w:type="dxa"/>
          </w:tcPr>
          <w:p w14:paraId="5F621EE5" w14:textId="77777777" w:rsidR="0017750F" w:rsidRDefault="0017750F" w:rsidP="00763A5C">
            <w:r>
              <w:t>om-</w:t>
            </w:r>
            <w:proofErr w:type="gramStart"/>
            <w:r>
              <w:t>2:hasValue</w:t>
            </w:r>
            <w:proofErr w:type="gramEnd"/>
          </w:p>
        </w:tc>
        <w:tc>
          <w:tcPr>
            <w:tcW w:w="2776" w:type="dxa"/>
          </w:tcPr>
          <w:p w14:paraId="524822DD" w14:textId="77777777" w:rsidR="0017750F" w:rsidRDefault="0017750F" w:rsidP="00763A5C">
            <w:r w:rsidRPr="00365930">
              <w:t>only (</w:t>
            </w:r>
            <w:r>
              <w:t>om-</w:t>
            </w:r>
            <w:proofErr w:type="gramStart"/>
            <w:r>
              <w:t>2:hasUnit</w:t>
            </w:r>
            <w:proofErr w:type="gramEnd"/>
            <w:r w:rsidRPr="00365930">
              <w:t xml:space="preserve"> only </w:t>
            </w:r>
            <w:r>
              <w:t>om-2:Mass_unit)</w:t>
            </w:r>
          </w:p>
        </w:tc>
      </w:tr>
      <w:tr w:rsidR="0017750F" w14:paraId="6117CD24" w14:textId="77777777" w:rsidTr="00763A5C">
        <w:trPr>
          <w:cantSplit/>
        </w:trPr>
        <w:tc>
          <w:tcPr>
            <w:tcW w:w="2959" w:type="dxa"/>
            <w:vMerge w:val="restart"/>
          </w:tcPr>
          <w:p w14:paraId="076B4623" w14:textId="77777777" w:rsidR="0017750F" w:rsidRDefault="0017750F" w:rsidP="00763A5C">
            <w:r>
              <w:t>om-</w:t>
            </w:r>
            <w:proofErr w:type="gramStart"/>
            <w:r>
              <w:t>2:Area</w:t>
            </w:r>
            <w:proofErr w:type="gramEnd"/>
          </w:p>
        </w:tc>
        <w:tc>
          <w:tcPr>
            <w:tcW w:w="3615" w:type="dxa"/>
          </w:tcPr>
          <w:p w14:paraId="396E6104" w14:textId="77777777" w:rsidR="0017750F" w:rsidRDefault="0017750F" w:rsidP="00763A5C">
            <w:r>
              <w:t>subClassOf</w:t>
            </w:r>
          </w:p>
        </w:tc>
        <w:tc>
          <w:tcPr>
            <w:tcW w:w="2776" w:type="dxa"/>
          </w:tcPr>
          <w:p w14:paraId="5A8CA80C" w14:textId="77777777" w:rsidR="0017750F" w:rsidRDefault="0017750F" w:rsidP="00763A5C">
            <w:pPr>
              <w:tabs>
                <w:tab w:val="right" w:pos="2560"/>
              </w:tabs>
            </w:pPr>
            <w:r>
              <w:t>om-</w:t>
            </w:r>
            <w:proofErr w:type="gramStart"/>
            <w:r>
              <w:t>2:Quantity</w:t>
            </w:r>
            <w:proofErr w:type="gramEnd"/>
            <w:r>
              <w:tab/>
            </w:r>
          </w:p>
        </w:tc>
      </w:tr>
      <w:tr w:rsidR="0017750F" w14:paraId="451B7ECE" w14:textId="77777777" w:rsidTr="00763A5C">
        <w:trPr>
          <w:cantSplit/>
        </w:trPr>
        <w:tc>
          <w:tcPr>
            <w:tcW w:w="2959" w:type="dxa"/>
            <w:vMerge/>
          </w:tcPr>
          <w:p w14:paraId="6925D6C9" w14:textId="77777777" w:rsidR="0017750F" w:rsidRDefault="0017750F" w:rsidP="00763A5C"/>
        </w:tc>
        <w:tc>
          <w:tcPr>
            <w:tcW w:w="3615" w:type="dxa"/>
          </w:tcPr>
          <w:p w14:paraId="6BADCEC2" w14:textId="77777777" w:rsidR="0017750F" w:rsidRDefault="0017750F" w:rsidP="00763A5C">
            <w:r>
              <w:t>om-</w:t>
            </w:r>
            <w:proofErr w:type="gramStart"/>
            <w:r>
              <w:t>2:hasValue</w:t>
            </w:r>
            <w:proofErr w:type="gramEnd"/>
          </w:p>
        </w:tc>
        <w:tc>
          <w:tcPr>
            <w:tcW w:w="2776" w:type="dxa"/>
          </w:tcPr>
          <w:p w14:paraId="05E1DE58" w14:textId="77777777" w:rsidR="0017750F" w:rsidRDefault="0017750F" w:rsidP="00763A5C">
            <w:r w:rsidRPr="00365930">
              <w:t>only (</w:t>
            </w:r>
            <w:r>
              <w:t>om-</w:t>
            </w:r>
            <w:proofErr w:type="gramStart"/>
            <w:r>
              <w:t>2:hasUnit</w:t>
            </w:r>
            <w:proofErr w:type="gramEnd"/>
            <w:r w:rsidRPr="00365930">
              <w:t xml:space="preserve"> only </w:t>
            </w:r>
            <w:r>
              <w:t>om-2:Area_unit)</w:t>
            </w:r>
          </w:p>
        </w:tc>
      </w:tr>
      <w:tr w:rsidR="0017750F" w14:paraId="0A24EC60" w14:textId="77777777" w:rsidTr="00763A5C">
        <w:trPr>
          <w:cantSplit/>
        </w:trPr>
        <w:tc>
          <w:tcPr>
            <w:tcW w:w="2959" w:type="dxa"/>
            <w:vMerge w:val="restart"/>
          </w:tcPr>
          <w:p w14:paraId="4ADC7E73" w14:textId="77777777" w:rsidR="0017750F" w:rsidRDefault="0017750F" w:rsidP="00763A5C">
            <w:r>
              <w:t>om-</w:t>
            </w:r>
            <w:proofErr w:type="gramStart"/>
            <w:r>
              <w:t>2:Volume</w:t>
            </w:r>
            <w:proofErr w:type="gramEnd"/>
          </w:p>
        </w:tc>
        <w:tc>
          <w:tcPr>
            <w:tcW w:w="3615" w:type="dxa"/>
          </w:tcPr>
          <w:p w14:paraId="07EBE4E9" w14:textId="77777777" w:rsidR="0017750F" w:rsidRDefault="0017750F" w:rsidP="00763A5C">
            <w:r>
              <w:t>subClassOf</w:t>
            </w:r>
          </w:p>
        </w:tc>
        <w:tc>
          <w:tcPr>
            <w:tcW w:w="2776" w:type="dxa"/>
          </w:tcPr>
          <w:p w14:paraId="7FB97E08" w14:textId="77777777" w:rsidR="0017750F" w:rsidRPr="00365930" w:rsidRDefault="0017750F" w:rsidP="00763A5C">
            <w:r>
              <w:t>om-</w:t>
            </w:r>
            <w:proofErr w:type="gramStart"/>
            <w:r>
              <w:t>2:Quantity</w:t>
            </w:r>
            <w:proofErr w:type="gramEnd"/>
          </w:p>
        </w:tc>
      </w:tr>
      <w:tr w:rsidR="0017750F" w14:paraId="36BB3E08" w14:textId="77777777" w:rsidTr="00763A5C">
        <w:trPr>
          <w:cantSplit/>
        </w:trPr>
        <w:tc>
          <w:tcPr>
            <w:tcW w:w="2959" w:type="dxa"/>
            <w:vMerge/>
          </w:tcPr>
          <w:p w14:paraId="458CCEE7" w14:textId="77777777" w:rsidR="0017750F" w:rsidRDefault="0017750F" w:rsidP="00763A5C"/>
        </w:tc>
        <w:tc>
          <w:tcPr>
            <w:tcW w:w="3615" w:type="dxa"/>
          </w:tcPr>
          <w:p w14:paraId="45EA5E51" w14:textId="77777777" w:rsidR="0017750F" w:rsidRDefault="0017750F" w:rsidP="00763A5C">
            <w:r>
              <w:t>om-</w:t>
            </w:r>
            <w:proofErr w:type="gramStart"/>
            <w:r>
              <w:t>2:hasValue</w:t>
            </w:r>
            <w:proofErr w:type="gramEnd"/>
          </w:p>
        </w:tc>
        <w:tc>
          <w:tcPr>
            <w:tcW w:w="2776" w:type="dxa"/>
          </w:tcPr>
          <w:p w14:paraId="4B312091" w14:textId="77777777" w:rsidR="0017750F" w:rsidRPr="00365930" w:rsidRDefault="0017750F" w:rsidP="00763A5C">
            <w:r w:rsidRPr="00365930">
              <w:t>only (</w:t>
            </w:r>
            <w:r>
              <w:t>om-</w:t>
            </w:r>
            <w:proofErr w:type="gramStart"/>
            <w:r>
              <w:t>2:hasUnit</w:t>
            </w:r>
            <w:proofErr w:type="gramEnd"/>
            <w:r w:rsidRPr="00365930">
              <w:t xml:space="preserve"> only </w:t>
            </w:r>
            <w:r>
              <w:t>om-2:Volume_unit)</w:t>
            </w:r>
          </w:p>
        </w:tc>
      </w:tr>
      <w:tr w:rsidR="0017750F" w14:paraId="1D962267" w14:textId="77777777" w:rsidTr="00763A5C">
        <w:trPr>
          <w:cantSplit/>
        </w:trPr>
        <w:tc>
          <w:tcPr>
            <w:tcW w:w="2959" w:type="dxa"/>
            <w:vMerge w:val="restart"/>
          </w:tcPr>
          <w:p w14:paraId="48478D33" w14:textId="77777777" w:rsidR="0017750F" w:rsidRDefault="0017750F" w:rsidP="00763A5C">
            <w:r>
              <w:lastRenderedPageBreak/>
              <w:t>om-</w:t>
            </w:r>
            <w:proofErr w:type="gramStart"/>
            <w:r>
              <w:t>2:Acceleration</w:t>
            </w:r>
            <w:proofErr w:type="gramEnd"/>
          </w:p>
        </w:tc>
        <w:tc>
          <w:tcPr>
            <w:tcW w:w="3615" w:type="dxa"/>
          </w:tcPr>
          <w:p w14:paraId="7C00C4A0" w14:textId="77777777" w:rsidR="0017750F" w:rsidRDefault="0017750F" w:rsidP="00763A5C">
            <w:r>
              <w:t>subClassOf</w:t>
            </w:r>
          </w:p>
        </w:tc>
        <w:tc>
          <w:tcPr>
            <w:tcW w:w="2776" w:type="dxa"/>
          </w:tcPr>
          <w:p w14:paraId="44842BEE" w14:textId="77777777" w:rsidR="0017750F" w:rsidRDefault="0017750F" w:rsidP="00763A5C">
            <w:r>
              <w:t>om-</w:t>
            </w:r>
            <w:proofErr w:type="gramStart"/>
            <w:r>
              <w:t>2:Quantity</w:t>
            </w:r>
            <w:proofErr w:type="gramEnd"/>
          </w:p>
        </w:tc>
      </w:tr>
      <w:tr w:rsidR="0017750F" w14:paraId="28B10323" w14:textId="77777777" w:rsidTr="00763A5C">
        <w:trPr>
          <w:cantSplit/>
        </w:trPr>
        <w:tc>
          <w:tcPr>
            <w:tcW w:w="2959" w:type="dxa"/>
            <w:vMerge/>
          </w:tcPr>
          <w:p w14:paraId="23B29433" w14:textId="77777777" w:rsidR="0017750F" w:rsidRDefault="0017750F" w:rsidP="00763A5C"/>
        </w:tc>
        <w:tc>
          <w:tcPr>
            <w:tcW w:w="3615" w:type="dxa"/>
          </w:tcPr>
          <w:p w14:paraId="14EC26A5" w14:textId="77777777" w:rsidR="0017750F" w:rsidRDefault="0017750F" w:rsidP="00763A5C">
            <w:r>
              <w:t>om-</w:t>
            </w:r>
            <w:proofErr w:type="gramStart"/>
            <w:r>
              <w:t>2:hasValue</w:t>
            </w:r>
            <w:proofErr w:type="gramEnd"/>
          </w:p>
        </w:tc>
        <w:tc>
          <w:tcPr>
            <w:tcW w:w="2776" w:type="dxa"/>
          </w:tcPr>
          <w:p w14:paraId="429351AC" w14:textId="77777777" w:rsidR="0017750F" w:rsidRDefault="0017750F" w:rsidP="00763A5C">
            <w:r w:rsidRPr="00365930">
              <w:t>only (</w:t>
            </w:r>
            <w:r>
              <w:t>om-</w:t>
            </w:r>
            <w:proofErr w:type="gramStart"/>
            <w:r>
              <w:t>2:hasUnit</w:t>
            </w:r>
            <w:proofErr w:type="gramEnd"/>
            <w:r w:rsidRPr="00365930">
              <w:t xml:space="preserve"> only </w:t>
            </w:r>
            <w:r>
              <w:t>om-2:Acceleration_unit)</w:t>
            </w:r>
          </w:p>
        </w:tc>
      </w:tr>
      <w:tr w:rsidR="0017750F" w14:paraId="2BAA2A47" w14:textId="77777777" w:rsidTr="00763A5C">
        <w:trPr>
          <w:cantSplit/>
        </w:trPr>
        <w:tc>
          <w:tcPr>
            <w:tcW w:w="2959" w:type="dxa"/>
            <w:vMerge w:val="restart"/>
          </w:tcPr>
          <w:p w14:paraId="29D20C6A" w14:textId="77777777" w:rsidR="0017750F" w:rsidRDefault="0017750F" w:rsidP="00763A5C">
            <w:r>
              <w:t>om-</w:t>
            </w:r>
            <w:proofErr w:type="gramStart"/>
            <w:r>
              <w:t>2:Speed</w:t>
            </w:r>
            <w:proofErr w:type="gramEnd"/>
          </w:p>
        </w:tc>
        <w:tc>
          <w:tcPr>
            <w:tcW w:w="3615" w:type="dxa"/>
          </w:tcPr>
          <w:p w14:paraId="7A3308E9" w14:textId="77777777" w:rsidR="0017750F" w:rsidRDefault="0017750F" w:rsidP="00763A5C">
            <w:r>
              <w:t>subClassOf</w:t>
            </w:r>
          </w:p>
        </w:tc>
        <w:tc>
          <w:tcPr>
            <w:tcW w:w="2776" w:type="dxa"/>
          </w:tcPr>
          <w:p w14:paraId="12E9BAA6" w14:textId="77777777" w:rsidR="0017750F" w:rsidRDefault="0017750F" w:rsidP="00763A5C">
            <w:r>
              <w:t>om-</w:t>
            </w:r>
            <w:proofErr w:type="gramStart"/>
            <w:r>
              <w:t>2:Quantity</w:t>
            </w:r>
            <w:proofErr w:type="gramEnd"/>
          </w:p>
        </w:tc>
      </w:tr>
      <w:tr w:rsidR="0017750F" w14:paraId="2623191F" w14:textId="77777777" w:rsidTr="00763A5C">
        <w:trPr>
          <w:cantSplit/>
        </w:trPr>
        <w:tc>
          <w:tcPr>
            <w:tcW w:w="2959" w:type="dxa"/>
            <w:vMerge/>
          </w:tcPr>
          <w:p w14:paraId="3A24B392" w14:textId="77777777" w:rsidR="0017750F" w:rsidRDefault="0017750F" w:rsidP="00763A5C"/>
        </w:tc>
        <w:tc>
          <w:tcPr>
            <w:tcW w:w="3615" w:type="dxa"/>
          </w:tcPr>
          <w:p w14:paraId="2D09B059" w14:textId="77777777" w:rsidR="0017750F" w:rsidRDefault="0017750F" w:rsidP="00763A5C">
            <w:r>
              <w:t>om-</w:t>
            </w:r>
            <w:proofErr w:type="gramStart"/>
            <w:r>
              <w:t>2:hasValue</w:t>
            </w:r>
            <w:proofErr w:type="gramEnd"/>
          </w:p>
        </w:tc>
        <w:tc>
          <w:tcPr>
            <w:tcW w:w="2776" w:type="dxa"/>
          </w:tcPr>
          <w:p w14:paraId="67BF04AC" w14:textId="77777777" w:rsidR="0017750F" w:rsidRDefault="0017750F" w:rsidP="00763A5C">
            <w:r w:rsidRPr="00365930">
              <w:t>only (</w:t>
            </w:r>
            <w:r>
              <w:t>om-</w:t>
            </w:r>
            <w:proofErr w:type="gramStart"/>
            <w:r>
              <w:t>2:hasUnit</w:t>
            </w:r>
            <w:proofErr w:type="gramEnd"/>
            <w:r w:rsidRPr="00365930">
              <w:t xml:space="preserve"> only </w:t>
            </w:r>
            <w:r>
              <w:t>om-2:Speed_unit)</w:t>
            </w:r>
          </w:p>
        </w:tc>
      </w:tr>
    </w:tbl>
    <w:p w14:paraId="2B877D8D" w14:textId="77777777" w:rsidR="0017750F" w:rsidRDefault="0017750F" w:rsidP="0017750F"/>
    <w:p w14:paraId="07E8420C" w14:textId="77777777" w:rsidR="0017750F" w:rsidRDefault="0017750F" w:rsidP="0017750F"/>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17750F" w14:paraId="5E155E1B" w14:textId="77777777" w:rsidTr="00763A5C">
        <w:tc>
          <w:tcPr>
            <w:tcW w:w="2576" w:type="dxa"/>
            <w:shd w:val="clear" w:color="auto" w:fill="00FFFF"/>
          </w:tcPr>
          <w:p w14:paraId="743A8632" w14:textId="77777777" w:rsidR="0017750F" w:rsidRDefault="0017750F" w:rsidP="00763A5C">
            <w:pPr>
              <w:tabs>
                <w:tab w:val="left" w:pos="1027"/>
              </w:tabs>
            </w:pPr>
            <w:r>
              <w:t>Property</w:t>
            </w:r>
            <w:r>
              <w:tab/>
            </w:r>
          </w:p>
        </w:tc>
        <w:tc>
          <w:tcPr>
            <w:tcW w:w="2431" w:type="dxa"/>
            <w:shd w:val="clear" w:color="auto" w:fill="00FFFF"/>
          </w:tcPr>
          <w:p w14:paraId="043B2314" w14:textId="77777777" w:rsidR="0017750F" w:rsidRDefault="0017750F" w:rsidP="00763A5C">
            <w:r>
              <w:t>Characteristic</w:t>
            </w:r>
          </w:p>
        </w:tc>
        <w:tc>
          <w:tcPr>
            <w:tcW w:w="4343" w:type="dxa"/>
            <w:shd w:val="clear" w:color="auto" w:fill="00FFFF"/>
          </w:tcPr>
          <w:p w14:paraId="6BBD73EE" w14:textId="77777777" w:rsidR="0017750F" w:rsidRDefault="0017750F" w:rsidP="00763A5C">
            <w:r>
              <w:t>Value (if applicable)</w:t>
            </w:r>
          </w:p>
        </w:tc>
      </w:tr>
      <w:tr w:rsidR="0017750F" w14:paraId="4F744D53" w14:textId="77777777" w:rsidTr="00763A5C">
        <w:tc>
          <w:tcPr>
            <w:tcW w:w="2576" w:type="dxa"/>
          </w:tcPr>
          <w:p w14:paraId="74C81A55" w14:textId="77777777" w:rsidR="0017750F" w:rsidRDefault="0017750F" w:rsidP="00763A5C">
            <w:r>
              <w:t>om-</w:t>
            </w:r>
            <w:proofErr w:type="gramStart"/>
            <w:r>
              <w:t>2:hasBaseUnit</w:t>
            </w:r>
            <w:proofErr w:type="gramEnd"/>
          </w:p>
        </w:tc>
        <w:tc>
          <w:tcPr>
            <w:tcW w:w="2431" w:type="dxa"/>
          </w:tcPr>
          <w:p w14:paraId="3BA717A1" w14:textId="77777777" w:rsidR="0017750F" w:rsidRDefault="0017750F" w:rsidP="00763A5C">
            <w:r>
              <w:t>domain</w:t>
            </w:r>
          </w:p>
        </w:tc>
        <w:tc>
          <w:tcPr>
            <w:tcW w:w="4343" w:type="dxa"/>
          </w:tcPr>
          <w:p w14:paraId="144252EF" w14:textId="77777777" w:rsidR="0017750F" w:rsidRDefault="0017750F" w:rsidP="00763A5C">
            <w:r>
              <w:t>om-</w:t>
            </w:r>
            <w:proofErr w:type="gramStart"/>
            <w:r>
              <w:t>2:System</w:t>
            </w:r>
            <w:proofErr w:type="gramEnd"/>
            <w:r>
              <w:t>_of_units</w:t>
            </w:r>
          </w:p>
        </w:tc>
      </w:tr>
      <w:tr w:rsidR="0017750F" w14:paraId="1BBE46C4" w14:textId="77777777" w:rsidTr="00763A5C">
        <w:tc>
          <w:tcPr>
            <w:tcW w:w="2576" w:type="dxa"/>
          </w:tcPr>
          <w:p w14:paraId="3BC75354" w14:textId="77777777" w:rsidR="0017750F" w:rsidRDefault="0017750F" w:rsidP="00763A5C">
            <w:r>
              <w:t>om-</w:t>
            </w:r>
            <w:proofErr w:type="gramStart"/>
            <w:r>
              <w:t>2:hasBaseUnit</w:t>
            </w:r>
            <w:proofErr w:type="gramEnd"/>
          </w:p>
        </w:tc>
        <w:tc>
          <w:tcPr>
            <w:tcW w:w="2431" w:type="dxa"/>
          </w:tcPr>
          <w:p w14:paraId="68D47FC0" w14:textId="77777777" w:rsidR="0017750F" w:rsidRDefault="0017750F" w:rsidP="00763A5C">
            <w:r>
              <w:t>range</w:t>
            </w:r>
          </w:p>
        </w:tc>
        <w:tc>
          <w:tcPr>
            <w:tcW w:w="4343" w:type="dxa"/>
          </w:tcPr>
          <w:p w14:paraId="3B35D878" w14:textId="77777777" w:rsidR="0017750F" w:rsidRDefault="0017750F" w:rsidP="00763A5C">
            <w:r>
              <w:t>om-</w:t>
            </w:r>
            <w:proofErr w:type="gramStart"/>
            <w:r>
              <w:t>2:Unit</w:t>
            </w:r>
            <w:proofErr w:type="gramEnd"/>
          </w:p>
        </w:tc>
      </w:tr>
      <w:tr w:rsidR="0017750F" w14:paraId="574E4F7A" w14:textId="77777777" w:rsidTr="00763A5C">
        <w:tc>
          <w:tcPr>
            <w:tcW w:w="2576" w:type="dxa"/>
          </w:tcPr>
          <w:p w14:paraId="6DAD9881" w14:textId="77777777" w:rsidR="0017750F" w:rsidRDefault="0017750F" w:rsidP="00763A5C">
            <w:r>
              <w:t>om-</w:t>
            </w:r>
            <w:proofErr w:type="gramStart"/>
            <w:r>
              <w:t>2:hasDenominator</w:t>
            </w:r>
            <w:proofErr w:type="gramEnd"/>
          </w:p>
        </w:tc>
        <w:tc>
          <w:tcPr>
            <w:tcW w:w="2431" w:type="dxa"/>
          </w:tcPr>
          <w:p w14:paraId="37C07BC2" w14:textId="77777777" w:rsidR="0017750F" w:rsidRDefault="0017750F" w:rsidP="00763A5C">
            <w:r>
              <w:t>domain</w:t>
            </w:r>
          </w:p>
        </w:tc>
        <w:tc>
          <w:tcPr>
            <w:tcW w:w="4343" w:type="dxa"/>
          </w:tcPr>
          <w:p w14:paraId="6E5894B8" w14:textId="77777777" w:rsidR="0017750F" w:rsidRDefault="0017750F" w:rsidP="00763A5C">
            <w:r>
              <w:t>om-</w:t>
            </w:r>
            <w:proofErr w:type="gramStart"/>
            <w:r>
              <w:t>2:UnitDivision</w:t>
            </w:r>
            <w:proofErr w:type="gramEnd"/>
          </w:p>
        </w:tc>
      </w:tr>
      <w:tr w:rsidR="0017750F" w14:paraId="5CF89B5F" w14:textId="77777777" w:rsidTr="00763A5C">
        <w:tc>
          <w:tcPr>
            <w:tcW w:w="2576" w:type="dxa"/>
          </w:tcPr>
          <w:p w14:paraId="724BE63E" w14:textId="77777777" w:rsidR="0017750F" w:rsidRDefault="0017750F" w:rsidP="00763A5C">
            <w:r>
              <w:t>om-</w:t>
            </w:r>
            <w:proofErr w:type="gramStart"/>
            <w:r>
              <w:t>2:hasDenominator</w:t>
            </w:r>
            <w:proofErr w:type="gramEnd"/>
          </w:p>
        </w:tc>
        <w:tc>
          <w:tcPr>
            <w:tcW w:w="2431" w:type="dxa"/>
          </w:tcPr>
          <w:p w14:paraId="64CCBA14" w14:textId="77777777" w:rsidR="0017750F" w:rsidRDefault="0017750F" w:rsidP="00763A5C">
            <w:r>
              <w:t>range</w:t>
            </w:r>
          </w:p>
        </w:tc>
        <w:tc>
          <w:tcPr>
            <w:tcW w:w="4343" w:type="dxa"/>
          </w:tcPr>
          <w:p w14:paraId="1D0B7E4A" w14:textId="77777777" w:rsidR="0017750F" w:rsidRDefault="0017750F" w:rsidP="00763A5C">
            <w:r>
              <w:t>om-</w:t>
            </w:r>
            <w:proofErr w:type="gramStart"/>
            <w:r>
              <w:t>2:Unit</w:t>
            </w:r>
            <w:proofErr w:type="gramEnd"/>
          </w:p>
        </w:tc>
      </w:tr>
      <w:tr w:rsidR="0017750F" w14:paraId="3132D90D" w14:textId="77777777" w:rsidTr="00763A5C">
        <w:tc>
          <w:tcPr>
            <w:tcW w:w="2576" w:type="dxa"/>
          </w:tcPr>
          <w:p w14:paraId="486D7815" w14:textId="77777777" w:rsidR="0017750F" w:rsidRDefault="0017750F" w:rsidP="00763A5C">
            <w:r>
              <w:t>om-</w:t>
            </w:r>
            <w:proofErr w:type="gramStart"/>
            <w:r>
              <w:t>2:hasNumerator</w:t>
            </w:r>
            <w:proofErr w:type="gramEnd"/>
          </w:p>
        </w:tc>
        <w:tc>
          <w:tcPr>
            <w:tcW w:w="2431" w:type="dxa"/>
          </w:tcPr>
          <w:p w14:paraId="2AA49F0A" w14:textId="77777777" w:rsidR="0017750F" w:rsidRDefault="0017750F" w:rsidP="00763A5C">
            <w:r>
              <w:t>domain</w:t>
            </w:r>
          </w:p>
        </w:tc>
        <w:tc>
          <w:tcPr>
            <w:tcW w:w="4343" w:type="dxa"/>
          </w:tcPr>
          <w:p w14:paraId="0875FB35" w14:textId="77777777" w:rsidR="0017750F" w:rsidRDefault="0017750F" w:rsidP="00763A5C">
            <w:r>
              <w:t>om-</w:t>
            </w:r>
            <w:proofErr w:type="gramStart"/>
            <w:r>
              <w:t>2:UnitDivision</w:t>
            </w:r>
            <w:proofErr w:type="gramEnd"/>
          </w:p>
        </w:tc>
      </w:tr>
      <w:tr w:rsidR="0017750F" w14:paraId="717F2290" w14:textId="77777777" w:rsidTr="00763A5C">
        <w:tc>
          <w:tcPr>
            <w:tcW w:w="2576" w:type="dxa"/>
          </w:tcPr>
          <w:p w14:paraId="06BD956D" w14:textId="77777777" w:rsidR="0017750F" w:rsidRDefault="0017750F" w:rsidP="00763A5C">
            <w:r>
              <w:t>om-</w:t>
            </w:r>
            <w:proofErr w:type="gramStart"/>
            <w:r>
              <w:t>2:hasNumerator</w:t>
            </w:r>
            <w:proofErr w:type="gramEnd"/>
          </w:p>
        </w:tc>
        <w:tc>
          <w:tcPr>
            <w:tcW w:w="2431" w:type="dxa"/>
          </w:tcPr>
          <w:p w14:paraId="321A37F0" w14:textId="77777777" w:rsidR="0017750F" w:rsidRDefault="0017750F" w:rsidP="00763A5C">
            <w:r>
              <w:t>domain</w:t>
            </w:r>
          </w:p>
        </w:tc>
        <w:tc>
          <w:tcPr>
            <w:tcW w:w="4343" w:type="dxa"/>
          </w:tcPr>
          <w:p w14:paraId="32E0B4A6" w14:textId="77777777" w:rsidR="0017750F" w:rsidRDefault="0017750F" w:rsidP="00763A5C">
            <w:r>
              <w:t>om-</w:t>
            </w:r>
            <w:proofErr w:type="gramStart"/>
            <w:r>
              <w:t>2:Unit</w:t>
            </w:r>
            <w:proofErr w:type="gramEnd"/>
          </w:p>
        </w:tc>
      </w:tr>
      <w:tr w:rsidR="0017750F" w14:paraId="32B4DA91" w14:textId="77777777" w:rsidTr="00763A5C">
        <w:tc>
          <w:tcPr>
            <w:tcW w:w="2576" w:type="dxa"/>
            <w:vMerge w:val="restart"/>
          </w:tcPr>
          <w:p w14:paraId="355DDB7C" w14:textId="77777777" w:rsidR="0017750F" w:rsidRDefault="0017750F" w:rsidP="00763A5C">
            <w:r>
              <w:t>om-</w:t>
            </w:r>
            <w:proofErr w:type="gramStart"/>
            <w:r>
              <w:t>2:hasAggregateFunction</w:t>
            </w:r>
            <w:proofErr w:type="gramEnd"/>
          </w:p>
        </w:tc>
        <w:tc>
          <w:tcPr>
            <w:tcW w:w="2431" w:type="dxa"/>
          </w:tcPr>
          <w:p w14:paraId="6CB9F08C" w14:textId="77777777" w:rsidR="0017750F" w:rsidRDefault="0017750F" w:rsidP="00763A5C">
            <w:r>
              <w:t>domain</w:t>
            </w:r>
          </w:p>
        </w:tc>
        <w:tc>
          <w:tcPr>
            <w:tcW w:w="4343" w:type="dxa"/>
          </w:tcPr>
          <w:p w14:paraId="344E1628" w14:textId="77777777" w:rsidR="0017750F" w:rsidRDefault="0017750F" w:rsidP="00763A5C">
            <w:r>
              <w:t>om-</w:t>
            </w:r>
            <w:proofErr w:type="gramStart"/>
            <w:r>
              <w:t>2:Quantity</w:t>
            </w:r>
            <w:proofErr w:type="gramEnd"/>
          </w:p>
        </w:tc>
      </w:tr>
      <w:tr w:rsidR="0017750F" w14:paraId="1EC6A7EC" w14:textId="77777777" w:rsidTr="00763A5C">
        <w:tc>
          <w:tcPr>
            <w:tcW w:w="2576" w:type="dxa"/>
            <w:vMerge/>
          </w:tcPr>
          <w:p w14:paraId="5F31C4F1" w14:textId="77777777" w:rsidR="0017750F" w:rsidRDefault="0017750F" w:rsidP="00763A5C"/>
        </w:tc>
        <w:tc>
          <w:tcPr>
            <w:tcW w:w="2431" w:type="dxa"/>
          </w:tcPr>
          <w:p w14:paraId="135D2A58" w14:textId="77777777" w:rsidR="0017750F" w:rsidRDefault="0017750F" w:rsidP="00763A5C">
            <w:r>
              <w:t>range</w:t>
            </w:r>
          </w:p>
        </w:tc>
        <w:tc>
          <w:tcPr>
            <w:tcW w:w="4343" w:type="dxa"/>
          </w:tcPr>
          <w:p w14:paraId="782E2ECF" w14:textId="77777777" w:rsidR="0017750F" w:rsidRDefault="0017750F" w:rsidP="00763A5C">
            <w:r>
              <w:t>om-</w:t>
            </w:r>
            <w:proofErr w:type="gramStart"/>
            <w:r>
              <w:t>2:function</w:t>
            </w:r>
            <w:proofErr w:type="gramEnd"/>
          </w:p>
        </w:tc>
      </w:tr>
      <w:tr w:rsidR="0017750F" w14:paraId="464B530D" w14:textId="77777777" w:rsidTr="00763A5C">
        <w:tc>
          <w:tcPr>
            <w:tcW w:w="2576" w:type="dxa"/>
          </w:tcPr>
          <w:p w14:paraId="4624D1CA" w14:textId="77777777" w:rsidR="0017750F" w:rsidRDefault="0017750F" w:rsidP="00763A5C">
            <w:r>
              <w:t>aggregateOf</w:t>
            </w:r>
          </w:p>
        </w:tc>
        <w:tc>
          <w:tcPr>
            <w:tcW w:w="2431" w:type="dxa"/>
          </w:tcPr>
          <w:p w14:paraId="0D91100C" w14:textId="77777777" w:rsidR="0017750F" w:rsidRDefault="0017750F" w:rsidP="00763A5C">
            <w:r>
              <w:t>domain</w:t>
            </w:r>
          </w:p>
        </w:tc>
        <w:tc>
          <w:tcPr>
            <w:tcW w:w="4343" w:type="dxa"/>
          </w:tcPr>
          <w:p w14:paraId="112151C9" w14:textId="77777777" w:rsidR="0017750F" w:rsidRDefault="0017750F" w:rsidP="00763A5C">
            <w:r>
              <w:t>om-</w:t>
            </w:r>
            <w:proofErr w:type="gramStart"/>
            <w:r>
              <w:t>2:Quantity</w:t>
            </w:r>
            <w:proofErr w:type="gramEnd"/>
          </w:p>
        </w:tc>
      </w:tr>
      <w:tr w:rsidR="0017750F" w14:paraId="23AAD1B1" w14:textId="77777777" w:rsidTr="00763A5C">
        <w:tc>
          <w:tcPr>
            <w:tcW w:w="2576" w:type="dxa"/>
          </w:tcPr>
          <w:p w14:paraId="52BDFB0E" w14:textId="77777777" w:rsidR="0017750F" w:rsidRDefault="0017750F" w:rsidP="00763A5C">
            <w:r>
              <w:t>aggregateOver</w:t>
            </w:r>
          </w:p>
        </w:tc>
        <w:tc>
          <w:tcPr>
            <w:tcW w:w="2431" w:type="dxa"/>
          </w:tcPr>
          <w:p w14:paraId="5D55200D" w14:textId="77777777" w:rsidR="0017750F" w:rsidRDefault="0017750F" w:rsidP="00763A5C">
            <w:r>
              <w:t>domain</w:t>
            </w:r>
          </w:p>
        </w:tc>
        <w:tc>
          <w:tcPr>
            <w:tcW w:w="4343" w:type="dxa"/>
          </w:tcPr>
          <w:p w14:paraId="25BB7601" w14:textId="77777777" w:rsidR="0017750F" w:rsidRDefault="0017750F" w:rsidP="00763A5C">
            <w:r>
              <w:t>om-</w:t>
            </w:r>
            <w:proofErr w:type="gramStart"/>
            <w:r>
              <w:t>2:Quantity</w:t>
            </w:r>
            <w:proofErr w:type="gramEnd"/>
          </w:p>
        </w:tc>
      </w:tr>
    </w:tbl>
    <w:p w14:paraId="49E9B08A" w14:textId="77777777" w:rsidR="0017750F" w:rsidRPr="0017750F" w:rsidRDefault="0017750F" w:rsidP="0017750F">
      <w:pPr>
        <w:rPr>
          <w:lang w:val="en-US" w:bidi="en-US"/>
        </w:rPr>
      </w:pPr>
    </w:p>
    <w:p w14:paraId="51E8B88D" w14:textId="4168A363" w:rsidR="00E66883" w:rsidRPr="00680A88" w:rsidRDefault="000D3AF9" w:rsidP="0017750F">
      <w:pPr>
        <w:pStyle w:val="Heading4"/>
      </w:pPr>
      <w:r w:rsidRPr="00680A88">
        <w:t>Future work</w:t>
      </w:r>
    </w:p>
    <w:p w14:paraId="09B7909E" w14:textId="53829296" w:rsidR="000D3AF9" w:rsidRDefault="0017750F" w:rsidP="000D3AF9">
      <w:r>
        <w:t>Future extensions should c</w:t>
      </w:r>
      <w:r w:rsidR="00680A88">
        <w:t>onsider whether</w:t>
      </w:r>
      <w:r w:rsidR="00E8115D">
        <w:t xml:space="preserve"> it</w:t>
      </w:r>
      <w:r w:rsidR="00680A88">
        <w:t xml:space="preserve"> is</w:t>
      </w:r>
      <w:r w:rsidR="00E8115D">
        <w:t xml:space="preserve"> more accurate to describe the position coordinates as quantities that are measured in degrees </w:t>
      </w:r>
      <w:r w:rsidR="00E8115D">
        <w:rPr>
          <w:i/>
        </w:rPr>
        <w:t>that are relative to a geodetic datum</w:t>
      </w:r>
      <w:r w:rsidR="00680A88">
        <w:t xml:space="preserve"> (e.g. NAD83)</w:t>
      </w:r>
      <w:r>
        <w:t xml:space="preserve">, as it </w:t>
      </w:r>
      <w:r w:rsidR="00A45E0B">
        <w:t xml:space="preserve">is important that we are able to distinguish between different position systems. In particular, WGS84 and NAD83, which were originally nearly equal are now considerably different (depending on the area) due to </w:t>
      </w:r>
      <w:r w:rsidR="00847C27">
        <w:t>changes that have occurred to the earth since 1984.</w:t>
      </w:r>
      <w:r w:rsidR="000D3AF9">
        <w:t xml:space="preserve"> Note that </w:t>
      </w:r>
      <w:hyperlink r:id="rId27"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p w14:paraId="6633CA72" w14:textId="77777777" w:rsidR="00003303" w:rsidRDefault="00003303"/>
    <w:p w14:paraId="0262A472" w14:textId="77777777" w:rsidR="004053E0" w:rsidRDefault="004053E0" w:rsidP="004053E0">
      <w:pPr>
        <w:rPr>
          <w:b/>
        </w:rPr>
      </w:pPr>
      <w:r>
        <w:rPr>
          <w:b/>
        </w:rPr>
        <w:t>Reused Ontologies:</w:t>
      </w:r>
    </w:p>
    <w:p w14:paraId="4C994436" w14:textId="0B744C4A" w:rsidR="00B90704" w:rsidRDefault="0017750F" w:rsidP="009E4A69">
      <w:pPr>
        <w:pStyle w:val="ListParagraph"/>
      </w:pPr>
      <w:r>
        <w:t>(term reuse)</w:t>
      </w:r>
      <w:r w:rsidR="00B90704">
        <w:t xml:space="preserve"> Ontology of Units of Measure 2.0</w:t>
      </w:r>
      <w:r w:rsidR="00B90704">
        <w:rPr>
          <w:rStyle w:val="FootnoteReference"/>
        </w:rPr>
        <w:footnoteReference w:id="7"/>
      </w:r>
    </w:p>
    <w:p w14:paraId="6F90847E" w14:textId="61C90912" w:rsidR="005D3386" w:rsidRDefault="00DC74DA" w:rsidP="00E80D3C">
      <w:pPr>
        <w:pStyle w:val="ListParagraph"/>
      </w:pPr>
      <w:r>
        <w:t>Global City Indicators Foundation Ontology</w:t>
      </w:r>
      <w:r>
        <w:rPr>
          <w:rStyle w:val="FootnoteReference"/>
        </w:rPr>
        <w:footnoteReference w:id="8"/>
      </w:r>
    </w:p>
    <w:p w14:paraId="2FE49F5E" w14:textId="77777777" w:rsidR="000B72D5" w:rsidRDefault="000B72D5" w:rsidP="000B72D5"/>
    <w:p w14:paraId="75F0BA7F" w14:textId="47D595FF" w:rsidR="004F1D87" w:rsidRPr="00E72AD2" w:rsidRDefault="00C969BA" w:rsidP="00433E1D">
      <w:pPr>
        <w:pStyle w:val="Heading3"/>
      </w:pPr>
      <w:bookmarkStart w:id="98" w:name="_Toc21701979"/>
      <w:r>
        <w:t>Observations</w:t>
      </w:r>
      <w:r w:rsidR="00E72AD2" w:rsidRPr="00E72AD2">
        <w:t xml:space="preserve"> </w:t>
      </w:r>
      <w:r w:rsidR="004F1D87" w:rsidRPr="00E72AD2">
        <w:t>Ontology</w:t>
      </w:r>
      <w:bookmarkEnd w:id="98"/>
    </w:p>
    <w:p w14:paraId="2F2F9CE3" w14:textId="3FB99427" w:rsidR="004F1D87" w:rsidRPr="007978A3" w:rsidRDefault="0089518D" w:rsidP="004F1D87">
      <w:pPr>
        <w:rPr>
          <w:i/>
        </w:rPr>
      </w:pPr>
      <w:r>
        <w:rPr>
          <w:i/>
        </w:rPr>
        <w:t>http://ontology.eil.utoronto.ca/icity/</w:t>
      </w:r>
      <w:r w:rsidR="00C969BA">
        <w:rPr>
          <w:i/>
        </w:rPr>
        <w:t>Observations</w:t>
      </w:r>
    </w:p>
    <w:p w14:paraId="0E1E0F06" w14:textId="77777777" w:rsidR="008A4F0D" w:rsidRDefault="008A4F0D" w:rsidP="008A4F0D">
      <w:pPr>
        <w:spacing w:after="120" w:line="360" w:lineRule="auto"/>
      </w:pPr>
      <w:r>
        <w:t xml:space="preserve">In the iCity TPSO, the Observations ontology is included with the Foundational Ontologies due to the importance of data collection for transportation planning activities. Data collection efforts take various forms – whether through surveys, the use of sensors, or manual observation. With </w:t>
      </w:r>
      <w:r>
        <w:lastRenderedPageBreak/>
        <w:t>growing access to the Internet of Things, data from available sensors will continue to expand, likely to include observations about persons, vehicles, and so on. It is important to not only capture the data that is gathered, but the source of the observations.</w:t>
      </w:r>
    </w:p>
    <w:p w14:paraId="32330923" w14:textId="77777777" w:rsidR="008A4F0D" w:rsidRDefault="008A4F0D" w:rsidP="008A4F0D">
      <w:pPr>
        <w:pStyle w:val="Heading4"/>
        <w:rPr>
          <w:lang w:val="en-CA"/>
        </w:rPr>
      </w:pPr>
      <w:r>
        <w:t xml:space="preserve">The Ontology  </w:t>
      </w:r>
    </w:p>
    <w:p w14:paraId="6AF240C7" w14:textId="77777777" w:rsidR="008A4F0D" w:rsidRPr="00E24B3D" w:rsidRDefault="008A4F0D" w:rsidP="008A4F0D">
      <w:pPr>
        <w:spacing w:after="120" w:line="360" w:lineRule="auto"/>
      </w:pPr>
      <w:r w:rsidRPr="000C6992">
        <w:t>The</w:t>
      </w:r>
      <w:r>
        <w:t xml:space="preserve"> Observations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ontology</w:t>
      </w:r>
      <w:r>
        <w:rPr>
          <w:rStyle w:val="FootnoteReference"/>
          <w:rFonts w:eastAsiaTheme="majorEastAsia"/>
        </w:rPr>
        <w:footnoteReference w:id="9"/>
      </w:r>
      <w:r>
        <w:t xml:space="preserve">, a W3C recommendation that has been widely adopted to represent sensors and their observations. It is this widespread use which has motivated the adoption of the SSN ontology to capture sensors and their observations in the domain of transportation planning. The SSN Ontology defines a Sensor as </w:t>
      </w:r>
      <w:r w:rsidRPr="00E24B3D">
        <w:t>a device that makes some observation</w:t>
      </w:r>
      <w:r>
        <w:t>,</w:t>
      </w:r>
      <w:r w:rsidRPr="00E24B3D">
        <w:t xml:space="preserve"> and may be triggered by some stimulus.</w:t>
      </w:r>
      <w:r>
        <w:t xml:space="preserve"> </w:t>
      </w:r>
      <w:r w:rsidRPr="00E24B3D">
        <w:t>An Observation has some feature of interest – the thing whose property is being detected by the sensor. An observation observes some ObservableProperty. A phenomenon time (i.e. the time at which the property was demonstrated) and result time may be associated with a</w:t>
      </w:r>
      <w:r>
        <w:t xml:space="preserve"> particular</w:t>
      </w:r>
      <w:r w:rsidRPr="00E24B3D">
        <w:t xml:space="preserve"> observation.</w:t>
      </w:r>
    </w:p>
    <w:p w14:paraId="6AAC13EB" w14:textId="0F5607E4" w:rsidR="008A4F0D" w:rsidRDefault="008A4F0D" w:rsidP="008A4F0D">
      <w:pPr>
        <w:spacing w:after="120" w:line="360" w:lineRule="auto"/>
      </w:pPr>
      <w:r>
        <w:t xml:space="preserve">The Observations Ontology generalizes concepts from the SSN Ontology and expands the representation to include observations collected without the use of a sensor. To achieve this, the concept of an Observer is introduced; an Observer is a generalization of a Sensor and could also include concepts such as Persons or Surveys. The key concepts are summarized in </w:t>
      </w:r>
      <w:r>
        <w:fldChar w:fldCharType="begin"/>
      </w:r>
      <w:r>
        <w:instrText xml:space="preserve"> REF _Ref13136457 \h </w:instrText>
      </w:r>
      <w:r>
        <w:fldChar w:fldCharType="separate"/>
      </w:r>
      <w:r w:rsidR="00C65CEA">
        <w:t xml:space="preserve">Table </w:t>
      </w:r>
      <w:r w:rsidR="00C65CEA">
        <w:rPr>
          <w:noProof/>
        </w:rPr>
        <w:t>12</w:t>
      </w:r>
      <w:r>
        <w:fldChar w:fldCharType="end"/>
      </w:r>
      <w:r>
        <w:t>.</w:t>
      </w:r>
    </w:p>
    <w:p w14:paraId="66850180" w14:textId="77777777" w:rsidR="008A4F0D" w:rsidRDefault="008A4F0D" w:rsidP="008A4F0D">
      <w:pPr>
        <w:spacing w:after="120" w:line="360" w:lineRule="auto"/>
      </w:pPr>
      <w:r>
        <w:t xml:space="preserve">The SSN ontology does not make any commitments as to whether instances of </w:t>
      </w:r>
      <w:proofErr w:type="gramStart"/>
      <w:r>
        <w:t>ssn:Property</w:t>
      </w:r>
      <w:proofErr w:type="gramEnd"/>
      <w:r>
        <w:t xml:space="preserve"> should be generic (e.g. ex:temperature) or specific to the feature of interest (e.g. ex:mybodytemperature); current documentation suggests that this is a choice for the modeler. On the other hand, the iCity TPSO prescribes a definition of instances of </w:t>
      </w:r>
      <w:proofErr w:type="gramStart"/>
      <w:r>
        <w:t>ssn:Property</w:t>
      </w:r>
      <w:proofErr w:type="gramEnd"/>
      <w:r>
        <w:t xml:space="preserve"> at a generic level; this enables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17977141" w14:textId="086ECD75" w:rsidR="008A4F0D" w:rsidRDefault="008A4F0D" w:rsidP="008A4F0D">
      <w:pPr>
        <w:pStyle w:val="Caption"/>
        <w:keepNext/>
        <w:spacing w:after="120"/>
      </w:pPr>
      <w:bookmarkStart w:id="99" w:name="_Ref13136457"/>
      <w:r>
        <w:t xml:space="preserve">Table </w:t>
      </w:r>
      <w:fldSimple w:instr=" SEQ Table \* ARABIC ">
        <w:r w:rsidR="00C65CEA">
          <w:rPr>
            <w:noProof/>
          </w:rPr>
          <w:t>12</w:t>
        </w:r>
      </w:fldSimple>
      <w:bookmarkEnd w:id="99"/>
      <w:r>
        <w:t>: Key classes in the Observations Ontology</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8A4F0D" w14:paraId="68F9CF78" w14:textId="77777777" w:rsidTr="00763A5C">
        <w:tc>
          <w:tcPr>
            <w:tcW w:w="2805" w:type="dxa"/>
            <w:shd w:val="clear" w:color="auto" w:fill="00FFFF"/>
          </w:tcPr>
          <w:p w14:paraId="27E097B7" w14:textId="77777777" w:rsidR="008A4F0D" w:rsidRDefault="008A4F0D" w:rsidP="00763A5C">
            <w:pPr>
              <w:spacing w:after="120"/>
            </w:pPr>
            <w:r>
              <w:t>Object</w:t>
            </w:r>
          </w:p>
        </w:tc>
        <w:tc>
          <w:tcPr>
            <w:tcW w:w="2917" w:type="dxa"/>
            <w:shd w:val="clear" w:color="auto" w:fill="00FFFF"/>
          </w:tcPr>
          <w:p w14:paraId="6E291DCC" w14:textId="77777777" w:rsidR="008A4F0D" w:rsidRDefault="008A4F0D" w:rsidP="00763A5C">
            <w:pPr>
              <w:spacing w:after="120"/>
            </w:pPr>
            <w:r>
              <w:t>Property</w:t>
            </w:r>
          </w:p>
        </w:tc>
        <w:tc>
          <w:tcPr>
            <w:tcW w:w="3628" w:type="dxa"/>
            <w:shd w:val="clear" w:color="auto" w:fill="00FFFF"/>
          </w:tcPr>
          <w:p w14:paraId="3A68FE8A" w14:textId="77777777" w:rsidR="008A4F0D" w:rsidRDefault="008A4F0D" w:rsidP="00763A5C">
            <w:pPr>
              <w:spacing w:after="120"/>
            </w:pPr>
            <w:r>
              <w:t>Value</w:t>
            </w:r>
          </w:p>
        </w:tc>
      </w:tr>
      <w:tr w:rsidR="008A4F0D" w14:paraId="6E55795C" w14:textId="77777777" w:rsidTr="00763A5C">
        <w:tc>
          <w:tcPr>
            <w:tcW w:w="2805" w:type="dxa"/>
          </w:tcPr>
          <w:p w14:paraId="5299188B" w14:textId="77777777" w:rsidR="008A4F0D" w:rsidRDefault="008A4F0D" w:rsidP="00763A5C">
            <w:pPr>
              <w:spacing w:after="120"/>
            </w:pPr>
            <w:r>
              <w:lastRenderedPageBreak/>
              <w:t>Observation</w:t>
            </w:r>
          </w:p>
        </w:tc>
        <w:tc>
          <w:tcPr>
            <w:tcW w:w="2917" w:type="dxa"/>
          </w:tcPr>
          <w:p w14:paraId="564F6031" w14:textId="77777777" w:rsidR="008A4F0D" w:rsidRDefault="008A4F0D" w:rsidP="00763A5C">
            <w:pPr>
              <w:spacing w:after="120"/>
            </w:pPr>
            <w:r>
              <w:t>observedBy</w:t>
            </w:r>
          </w:p>
        </w:tc>
        <w:tc>
          <w:tcPr>
            <w:tcW w:w="3628" w:type="dxa"/>
          </w:tcPr>
          <w:p w14:paraId="3E2A0D85" w14:textId="77777777" w:rsidR="008A4F0D" w:rsidRDefault="008A4F0D" w:rsidP="00763A5C">
            <w:pPr>
              <w:spacing w:after="120"/>
            </w:pPr>
            <w:r>
              <w:t>only Observer</w:t>
            </w:r>
          </w:p>
        </w:tc>
      </w:tr>
      <w:tr w:rsidR="008A4F0D" w14:paraId="3F4F2DE9" w14:textId="77777777" w:rsidTr="00763A5C">
        <w:tc>
          <w:tcPr>
            <w:tcW w:w="2805" w:type="dxa"/>
          </w:tcPr>
          <w:p w14:paraId="601DBAA7" w14:textId="77777777" w:rsidR="008A4F0D" w:rsidRDefault="008A4F0D" w:rsidP="00763A5C">
            <w:pPr>
              <w:spacing w:after="120"/>
            </w:pPr>
            <w:r>
              <w:t>Observer</w:t>
            </w:r>
          </w:p>
        </w:tc>
        <w:tc>
          <w:tcPr>
            <w:tcW w:w="2917" w:type="dxa"/>
          </w:tcPr>
          <w:p w14:paraId="6F8E78CC" w14:textId="77777777" w:rsidR="008A4F0D" w:rsidRDefault="008A4F0D" w:rsidP="00763A5C">
            <w:pPr>
              <w:spacing w:after="120"/>
            </w:pPr>
            <w:r>
              <w:t>inverse(observedBy)</w:t>
            </w:r>
          </w:p>
        </w:tc>
        <w:tc>
          <w:tcPr>
            <w:tcW w:w="3628" w:type="dxa"/>
          </w:tcPr>
          <w:p w14:paraId="47BD2C09" w14:textId="77777777" w:rsidR="008A4F0D" w:rsidRDefault="008A4F0D" w:rsidP="00763A5C">
            <w:pPr>
              <w:spacing w:after="120"/>
            </w:pPr>
            <w:r>
              <w:t>only Observation</w:t>
            </w:r>
          </w:p>
        </w:tc>
      </w:tr>
      <w:tr w:rsidR="008A4F0D" w14:paraId="536092A7" w14:textId="77777777" w:rsidTr="00763A5C">
        <w:tc>
          <w:tcPr>
            <w:tcW w:w="2805" w:type="dxa"/>
            <w:vMerge w:val="restart"/>
          </w:tcPr>
          <w:p w14:paraId="5BA118E9" w14:textId="77777777" w:rsidR="008A4F0D" w:rsidRDefault="008A4F0D" w:rsidP="00763A5C">
            <w:pPr>
              <w:spacing w:after="120"/>
            </w:pPr>
            <w:proofErr w:type="gramStart"/>
            <w:r>
              <w:t>sosa:Sensor</w:t>
            </w:r>
            <w:proofErr w:type="gramEnd"/>
          </w:p>
        </w:tc>
        <w:tc>
          <w:tcPr>
            <w:tcW w:w="2917" w:type="dxa"/>
          </w:tcPr>
          <w:p w14:paraId="4E45979B" w14:textId="77777777" w:rsidR="008A4F0D" w:rsidRDefault="008A4F0D" w:rsidP="00763A5C">
            <w:pPr>
              <w:spacing w:after="120"/>
            </w:pPr>
            <w:r>
              <w:t>subclassOf</w:t>
            </w:r>
          </w:p>
        </w:tc>
        <w:tc>
          <w:tcPr>
            <w:tcW w:w="3628" w:type="dxa"/>
          </w:tcPr>
          <w:p w14:paraId="5ED603E7" w14:textId="77777777" w:rsidR="008A4F0D" w:rsidRDefault="008A4F0D" w:rsidP="00763A5C">
            <w:pPr>
              <w:spacing w:after="120"/>
            </w:pPr>
            <w:r>
              <w:t>Observer</w:t>
            </w:r>
          </w:p>
        </w:tc>
      </w:tr>
      <w:tr w:rsidR="008A4F0D" w14:paraId="4D84A845" w14:textId="77777777" w:rsidTr="00763A5C">
        <w:tc>
          <w:tcPr>
            <w:tcW w:w="2805" w:type="dxa"/>
            <w:vMerge/>
          </w:tcPr>
          <w:p w14:paraId="3AE6F36D" w14:textId="77777777" w:rsidR="008A4F0D" w:rsidRDefault="008A4F0D" w:rsidP="00763A5C">
            <w:pPr>
              <w:spacing w:after="120"/>
            </w:pPr>
          </w:p>
        </w:tc>
        <w:tc>
          <w:tcPr>
            <w:tcW w:w="2917" w:type="dxa"/>
          </w:tcPr>
          <w:p w14:paraId="49155F82" w14:textId="77777777" w:rsidR="008A4F0D" w:rsidRDefault="008A4F0D" w:rsidP="00763A5C">
            <w:pPr>
              <w:spacing w:after="120"/>
            </w:pPr>
            <w:proofErr w:type="gramStart"/>
            <w:r>
              <w:t>sosa:madeObservation</w:t>
            </w:r>
            <w:proofErr w:type="gramEnd"/>
          </w:p>
        </w:tc>
        <w:tc>
          <w:tcPr>
            <w:tcW w:w="3628" w:type="dxa"/>
          </w:tcPr>
          <w:p w14:paraId="53FDDFEF" w14:textId="77777777" w:rsidR="008A4F0D" w:rsidRDefault="008A4F0D" w:rsidP="00763A5C">
            <w:pPr>
              <w:spacing w:after="120"/>
            </w:pPr>
            <w:r>
              <w:t xml:space="preserve">only </w:t>
            </w:r>
            <w:proofErr w:type="gramStart"/>
            <w:r>
              <w:t>sosa:Observation</w:t>
            </w:r>
            <w:proofErr w:type="gramEnd"/>
          </w:p>
        </w:tc>
      </w:tr>
      <w:tr w:rsidR="008A4F0D" w14:paraId="688BC9CA" w14:textId="77777777" w:rsidTr="00763A5C">
        <w:tc>
          <w:tcPr>
            <w:tcW w:w="2805" w:type="dxa"/>
            <w:vMerge/>
          </w:tcPr>
          <w:p w14:paraId="75382DBD" w14:textId="77777777" w:rsidR="008A4F0D" w:rsidRDefault="008A4F0D" w:rsidP="00763A5C">
            <w:pPr>
              <w:spacing w:after="120"/>
            </w:pPr>
          </w:p>
        </w:tc>
        <w:tc>
          <w:tcPr>
            <w:tcW w:w="2917" w:type="dxa"/>
          </w:tcPr>
          <w:p w14:paraId="073FA13A" w14:textId="77777777" w:rsidR="008A4F0D" w:rsidRDefault="008A4F0D" w:rsidP="00763A5C">
            <w:pPr>
              <w:spacing w:after="120"/>
            </w:pPr>
            <w:proofErr w:type="gramStart"/>
            <w:r>
              <w:t>sosa:observes</w:t>
            </w:r>
            <w:proofErr w:type="gramEnd"/>
          </w:p>
        </w:tc>
        <w:tc>
          <w:tcPr>
            <w:tcW w:w="3628" w:type="dxa"/>
          </w:tcPr>
          <w:p w14:paraId="2F18E166" w14:textId="77777777" w:rsidR="008A4F0D" w:rsidRDefault="008A4F0D" w:rsidP="00763A5C">
            <w:pPr>
              <w:spacing w:after="120"/>
            </w:pPr>
            <w:r>
              <w:t xml:space="preserve">only </w:t>
            </w:r>
            <w:proofErr w:type="gramStart"/>
            <w:r>
              <w:t>sosa:ObservableProperty</w:t>
            </w:r>
            <w:proofErr w:type="gramEnd"/>
          </w:p>
        </w:tc>
      </w:tr>
      <w:tr w:rsidR="008A4F0D" w14:paraId="05630DCE" w14:textId="77777777" w:rsidTr="00763A5C">
        <w:tc>
          <w:tcPr>
            <w:tcW w:w="2805" w:type="dxa"/>
            <w:vMerge/>
          </w:tcPr>
          <w:p w14:paraId="55C92C03" w14:textId="77777777" w:rsidR="008A4F0D" w:rsidRDefault="008A4F0D" w:rsidP="00763A5C">
            <w:pPr>
              <w:spacing w:after="120"/>
            </w:pPr>
          </w:p>
        </w:tc>
        <w:tc>
          <w:tcPr>
            <w:tcW w:w="2917" w:type="dxa"/>
          </w:tcPr>
          <w:p w14:paraId="21AA62EE" w14:textId="77777777" w:rsidR="008A4F0D" w:rsidRDefault="008A4F0D" w:rsidP="00763A5C">
            <w:pPr>
              <w:spacing w:after="120"/>
            </w:pPr>
            <w:proofErr w:type="gramStart"/>
            <w:r>
              <w:t>ssn:detects</w:t>
            </w:r>
            <w:proofErr w:type="gramEnd"/>
          </w:p>
        </w:tc>
        <w:tc>
          <w:tcPr>
            <w:tcW w:w="3628" w:type="dxa"/>
          </w:tcPr>
          <w:p w14:paraId="20A21742" w14:textId="77777777" w:rsidR="008A4F0D" w:rsidRDefault="008A4F0D" w:rsidP="00763A5C">
            <w:pPr>
              <w:spacing w:after="120"/>
            </w:pPr>
            <w:r>
              <w:t xml:space="preserve">only </w:t>
            </w:r>
            <w:proofErr w:type="gramStart"/>
            <w:r>
              <w:t>ssn:Stimulus</w:t>
            </w:r>
            <w:proofErr w:type="gramEnd"/>
          </w:p>
        </w:tc>
      </w:tr>
      <w:tr w:rsidR="008A4F0D" w14:paraId="317BFD16" w14:textId="77777777" w:rsidTr="00763A5C">
        <w:trPr>
          <w:trHeight w:val="63"/>
        </w:trPr>
        <w:tc>
          <w:tcPr>
            <w:tcW w:w="2805" w:type="dxa"/>
            <w:vMerge w:val="restart"/>
          </w:tcPr>
          <w:p w14:paraId="44154E9C" w14:textId="77777777" w:rsidR="008A4F0D" w:rsidRDefault="008A4F0D" w:rsidP="00763A5C">
            <w:pPr>
              <w:spacing w:after="120"/>
            </w:pPr>
            <w:proofErr w:type="gramStart"/>
            <w:r>
              <w:t>sosa:Observation</w:t>
            </w:r>
            <w:proofErr w:type="gramEnd"/>
          </w:p>
        </w:tc>
        <w:tc>
          <w:tcPr>
            <w:tcW w:w="2917" w:type="dxa"/>
          </w:tcPr>
          <w:p w14:paraId="0075880C" w14:textId="77777777" w:rsidR="008A4F0D" w:rsidRDefault="008A4F0D" w:rsidP="00763A5C">
            <w:pPr>
              <w:spacing w:after="120"/>
            </w:pPr>
            <w:r>
              <w:t>subclassOf</w:t>
            </w:r>
          </w:p>
        </w:tc>
        <w:tc>
          <w:tcPr>
            <w:tcW w:w="3628" w:type="dxa"/>
          </w:tcPr>
          <w:p w14:paraId="37F0F1E0" w14:textId="77777777" w:rsidR="008A4F0D" w:rsidRDefault="008A4F0D" w:rsidP="00763A5C">
            <w:pPr>
              <w:spacing w:after="120"/>
            </w:pPr>
            <w:r>
              <w:t>Observation</w:t>
            </w:r>
          </w:p>
        </w:tc>
      </w:tr>
      <w:tr w:rsidR="008A4F0D" w14:paraId="593D928D" w14:textId="77777777" w:rsidTr="00763A5C">
        <w:trPr>
          <w:trHeight w:val="63"/>
        </w:trPr>
        <w:tc>
          <w:tcPr>
            <w:tcW w:w="2805" w:type="dxa"/>
            <w:vMerge/>
          </w:tcPr>
          <w:p w14:paraId="7CA90AB5" w14:textId="77777777" w:rsidR="008A4F0D" w:rsidRDefault="008A4F0D" w:rsidP="00763A5C">
            <w:pPr>
              <w:spacing w:after="120"/>
            </w:pPr>
          </w:p>
        </w:tc>
        <w:tc>
          <w:tcPr>
            <w:tcW w:w="2917" w:type="dxa"/>
          </w:tcPr>
          <w:p w14:paraId="7C0CBA29" w14:textId="77777777" w:rsidR="008A4F0D" w:rsidRDefault="008A4F0D" w:rsidP="00763A5C">
            <w:pPr>
              <w:spacing w:after="120"/>
            </w:pPr>
            <w:proofErr w:type="gramStart"/>
            <w:r>
              <w:t>sosa:madeBySensor</w:t>
            </w:r>
            <w:proofErr w:type="gramEnd"/>
          </w:p>
        </w:tc>
        <w:tc>
          <w:tcPr>
            <w:tcW w:w="3628" w:type="dxa"/>
          </w:tcPr>
          <w:p w14:paraId="0F4EB334" w14:textId="77777777" w:rsidR="008A4F0D" w:rsidRDefault="008A4F0D" w:rsidP="00763A5C">
            <w:pPr>
              <w:spacing w:after="120"/>
            </w:pPr>
            <w:r>
              <w:t xml:space="preserve">exactly 1 </w:t>
            </w:r>
            <w:proofErr w:type="gramStart"/>
            <w:r>
              <w:t>sosa:Sensor</w:t>
            </w:r>
            <w:proofErr w:type="gramEnd"/>
          </w:p>
        </w:tc>
      </w:tr>
      <w:tr w:rsidR="008A4F0D" w14:paraId="758B1361" w14:textId="77777777" w:rsidTr="00763A5C">
        <w:trPr>
          <w:trHeight w:val="63"/>
        </w:trPr>
        <w:tc>
          <w:tcPr>
            <w:tcW w:w="2805" w:type="dxa"/>
            <w:vMerge/>
          </w:tcPr>
          <w:p w14:paraId="2A2C2210" w14:textId="77777777" w:rsidR="008A4F0D" w:rsidRDefault="008A4F0D" w:rsidP="00763A5C">
            <w:pPr>
              <w:spacing w:after="120"/>
            </w:pPr>
          </w:p>
        </w:tc>
        <w:tc>
          <w:tcPr>
            <w:tcW w:w="2917" w:type="dxa"/>
          </w:tcPr>
          <w:p w14:paraId="7A23766F" w14:textId="77777777" w:rsidR="008A4F0D" w:rsidRDefault="008A4F0D" w:rsidP="00763A5C">
            <w:pPr>
              <w:spacing w:after="120"/>
            </w:pPr>
            <w:proofErr w:type="gramStart"/>
            <w:r>
              <w:t>sosa:hasFeatureOfInterest</w:t>
            </w:r>
            <w:proofErr w:type="gramEnd"/>
          </w:p>
        </w:tc>
        <w:tc>
          <w:tcPr>
            <w:tcW w:w="3628" w:type="dxa"/>
          </w:tcPr>
          <w:p w14:paraId="3D836A20" w14:textId="77777777" w:rsidR="008A4F0D" w:rsidRDefault="008A4F0D" w:rsidP="00763A5C">
            <w:pPr>
              <w:spacing w:after="120"/>
            </w:pPr>
            <w:r>
              <w:t xml:space="preserve">exactly 1 </w:t>
            </w:r>
            <w:proofErr w:type="gramStart"/>
            <w:r>
              <w:t>owl:Thing</w:t>
            </w:r>
            <w:proofErr w:type="gramEnd"/>
            <w:r>
              <w:t xml:space="preserve"> and only sosa:FeatureOfInterest</w:t>
            </w:r>
          </w:p>
        </w:tc>
      </w:tr>
      <w:tr w:rsidR="008A4F0D" w14:paraId="525EA49C" w14:textId="77777777" w:rsidTr="00763A5C">
        <w:trPr>
          <w:trHeight w:val="63"/>
        </w:trPr>
        <w:tc>
          <w:tcPr>
            <w:tcW w:w="2805" w:type="dxa"/>
            <w:vMerge/>
          </w:tcPr>
          <w:p w14:paraId="7373748F" w14:textId="77777777" w:rsidR="008A4F0D" w:rsidRDefault="008A4F0D" w:rsidP="00763A5C">
            <w:pPr>
              <w:spacing w:after="120"/>
            </w:pPr>
          </w:p>
        </w:tc>
        <w:tc>
          <w:tcPr>
            <w:tcW w:w="2917" w:type="dxa"/>
          </w:tcPr>
          <w:p w14:paraId="2F4B89C3" w14:textId="77777777" w:rsidR="008A4F0D" w:rsidRDefault="008A4F0D" w:rsidP="00763A5C">
            <w:pPr>
              <w:spacing w:after="120"/>
            </w:pPr>
            <w:proofErr w:type="gramStart"/>
            <w:r>
              <w:t>sosa:hasResult</w:t>
            </w:r>
            <w:proofErr w:type="gramEnd"/>
          </w:p>
        </w:tc>
        <w:tc>
          <w:tcPr>
            <w:tcW w:w="3628" w:type="dxa"/>
          </w:tcPr>
          <w:p w14:paraId="7FF0C265" w14:textId="77777777" w:rsidR="008A4F0D" w:rsidRDefault="008A4F0D" w:rsidP="00763A5C">
            <w:pPr>
              <w:spacing w:after="120"/>
            </w:pPr>
            <w:r>
              <w:t xml:space="preserve">exactly 1 </w:t>
            </w:r>
            <w:proofErr w:type="gramStart"/>
            <w:r>
              <w:t>owl:Thing</w:t>
            </w:r>
            <w:proofErr w:type="gramEnd"/>
            <w:r>
              <w:t xml:space="preserve"> and only sosa:Result</w:t>
            </w:r>
          </w:p>
        </w:tc>
      </w:tr>
      <w:tr w:rsidR="008A4F0D" w14:paraId="2921D012" w14:textId="77777777" w:rsidTr="00763A5C">
        <w:trPr>
          <w:trHeight w:val="63"/>
        </w:trPr>
        <w:tc>
          <w:tcPr>
            <w:tcW w:w="2805" w:type="dxa"/>
            <w:vMerge/>
          </w:tcPr>
          <w:p w14:paraId="13DDE1B2" w14:textId="77777777" w:rsidR="008A4F0D" w:rsidRDefault="008A4F0D" w:rsidP="00763A5C">
            <w:pPr>
              <w:spacing w:after="120"/>
            </w:pPr>
          </w:p>
        </w:tc>
        <w:tc>
          <w:tcPr>
            <w:tcW w:w="2917" w:type="dxa"/>
          </w:tcPr>
          <w:p w14:paraId="42282828" w14:textId="77777777" w:rsidR="008A4F0D" w:rsidRDefault="008A4F0D" w:rsidP="00763A5C">
            <w:pPr>
              <w:spacing w:after="120"/>
            </w:pPr>
            <w:proofErr w:type="gramStart"/>
            <w:r>
              <w:t>sosa:observedProperty</w:t>
            </w:r>
            <w:proofErr w:type="gramEnd"/>
          </w:p>
        </w:tc>
        <w:tc>
          <w:tcPr>
            <w:tcW w:w="3628" w:type="dxa"/>
          </w:tcPr>
          <w:p w14:paraId="19994CBE" w14:textId="77777777" w:rsidR="008A4F0D" w:rsidRDefault="008A4F0D" w:rsidP="00763A5C">
            <w:pPr>
              <w:spacing w:after="120"/>
            </w:pPr>
            <w:r>
              <w:t xml:space="preserve">exactly 1 </w:t>
            </w:r>
            <w:proofErr w:type="gramStart"/>
            <w:r>
              <w:t>owl:Thing</w:t>
            </w:r>
            <w:proofErr w:type="gramEnd"/>
            <w:r>
              <w:t xml:space="preserve"> and only sosa:ObservableProperty</w:t>
            </w:r>
          </w:p>
        </w:tc>
      </w:tr>
      <w:tr w:rsidR="008A4F0D" w14:paraId="3A097778" w14:textId="77777777" w:rsidTr="00763A5C">
        <w:trPr>
          <w:trHeight w:val="63"/>
        </w:trPr>
        <w:tc>
          <w:tcPr>
            <w:tcW w:w="2805" w:type="dxa"/>
            <w:vMerge/>
          </w:tcPr>
          <w:p w14:paraId="1137FB1D" w14:textId="77777777" w:rsidR="008A4F0D" w:rsidRDefault="008A4F0D" w:rsidP="00763A5C">
            <w:pPr>
              <w:spacing w:after="120"/>
            </w:pPr>
          </w:p>
        </w:tc>
        <w:tc>
          <w:tcPr>
            <w:tcW w:w="2917" w:type="dxa"/>
          </w:tcPr>
          <w:p w14:paraId="2BA94055" w14:textId="77777777" w:rsidR="008A4F0D" w:rsidRDefault="008A4F0D" w:rsidP="00763A5C">
            <w:pPr>
              <w:spacing w:after="120"/>
            </w:pPr>
            <w:proofErr w:type="gramStart"/>
            <w:r>
              <w:t>sosa:phenomenonTime</w:t>
            </w:r>
            <w:proofErr w:type="gramEnd"/>
          </w:p>
        </w:tc>
        <w:tc>
          <w:tcPr>
            <w:tcW w:w="3628" w:type="dxa"/>
          </w:tcPr>
          <w:p w14:paraId="1715CA95" w14:textId="77777777" w:rsidR="008A4F0D" w:rsidRDefault="008A4F0D" w:rsidP="00763A5C">
            <w:pPr>
              <w:spacing w:after="120"/>
            </w:pPr>
            <w:r>
              <w:t xml:space="preserve">exactly 1 </w:t>
            </w:r>
            <w:proofErr w:type="gramStart"/>
            <w:r>
              <w:t>owl:Thing</w:t>
            </w:r>
            <w:proofErr w:type="gramEnd"/>
          </w:p>
        </w:tc>
      </w:tr>
      <w:tr w:rsidR="008A4F0D" w14:paraId="1E9C8682" w14:textId="77777777" w:rsidTr="00763A5C">
        <w:trPr>
          <w:trHeight w:val="63"/>
        </w:trPr>
        <w:tc>
          <w:tcPr>
            <w:tcW w:w="2805" w:type="dxa"/>
            <w:vMerge/>
          </w:tcPr>
          <w:p w14:paraId="1838F90F" w14:textId="77777777" w:rsidR="008A4F0D" w:rsidRDefault="008A4F0D" w:rsidP="00763A5C">
            <w:pPr>
              <w:spacing w:after="120"/>
            </w:pPr>
          </w:p>
        </w:tc>
        <w:tc>
          <w:tcPr>
            <w:tcW w:w="2917" w:type="dxa"/>
          </w:tcPr>
          <w:p w14:paraId="5CB76C58" w14:textId="77777777" w:rsidR="008A4F0D" w:rsidRDefault="008A4F0D" w:rsidP="00763A5C">
            <w:pPr>
              <w:spacing w:after="120"/>
            </w:pPr>
            <w:proofErr w:type="gramStart"/>
            <w:r>
              <w:t>sosa:resultTime</w:t>
            </w:r>
            <w:proofErr w:type="gramEnd"/>
          </w:p>
        </w:tc>
        <w:tc>
          <w:tcPr>
            <w:tcW w:w="3628" w:type="dxa"/>
          </w:tcPr>
          <w:p w14:paraId="03C45925" w14:textId="77777777" w:rsidR="008A4F0D" w:rsidRDefault="008A4F0D" w:rsidP="00763A5C">
            <w:pPr>
              <w:spacing w:after="120"/>
            </w:pPr>
            <w:r>
              <w:t xml:space="preserve">exactly 1 </w:t>
            </w:r>
            <w:proofErr w:type="gramStart"/>
            <w:r>
              <w:t>rdfs:Literal</w:t>
            </w:r>
            <w:proofErr w:type="gramEnd"/>
          </w:p>
        </w:tc>
      </w:tr>
      <w:tr w:rsidR="008A4F0D" w14:paraId="761BC73E" w14:textId="77777777" w:rsidTr="00763A5C">
        <w:trPr>
          <w:trHeight w:val="63"/>
        </w:trPr>
        <w:tc>
          <w:tcPr>
            <w:tcW w:w="2805" w:type="dxa"/>
            <w:vMerge/>
          </w:tcPr>
          <w:p w14:paraId="75E0E730" w14:textId="77777777" w:rsidR="008A4F0D" w:rsidRDefault="008A4F0D" w:rsidP="00763A5C">
            <w:pPr>
              <w:spacing w:after="120"/>
            </w:pPr>
          </w:p>
        </w:tc>
        <w:tc>
          <w:tcPr>
            <w:tcW w:w="2917" w:type="dxa"/>
          </w:tcPr>
          <w:p w14:paraId="501224F5" w14:textId="77777777" w:rsidR="008A4F0D" w:rsidRDefault="008A4F0D" w:rsidP="00763A5C">
            <w:pPr>
              <w:spacing w:after="120"/>
            </w:pPr>
            <w:proofErr w:type="gramStart"/>
            <w:r>
              <w:t>ssn:wasOriginatedBy</w:t>
            </w:r>
            <w:proofErr w:type="gramEnd"/>
          </w:p>
        </w:tc>
        <w:tc>
          <w:tcPr>
            <w:tcW w:w="3628" w:type="dxa"/>
          </w:tcPr>
          <w:p w14:paraId="6320A30B" w14:textId="77777777" w:rsidR="008A4F0D" w:rsidRDefault="008A4F0D" w:rsidP="00763A5C">
            <w:pPr>
              <w:spacing w:after="120"/>
            </w:pPr>
            <w:r>
              <w:t xml:space="preserve">exactly 1 </w:t>
            </w:r>
            <w:proofErr w:type="gramStart"/>
            <w:r>
              <w:t>owl:Thing</w:t>
            </w:r>
            <w:proofErr w:type="gramEnd"/>
            <w:r>
              <w:t xml:space="preserve"> and only ssn:Stimulus</w:t>
            </w:r>
          </w:p>
        </w:tc>
      </w:tr>
      <w:tr w:rsidR="008A4F0D" w14:paraId="2323551D" w14:textId="77777777" w:rsidTr="00763A5C">
        <w:trPr>
          <w:trHeight w:val="63"/>
        </w:trPr>
        <w:tc>
          <w:tcPr>
            <w:tcW w:w="2805" w:type="dxa"/>
            <w:vMerge w:val="restart"/>
          </w:tcPr>
          <w:p w14:paraId="22B78518" w14:textId="77777777" w:rsidR="008A4F0D" w:rsidRDefault="008A4F0D" w:rsidP="00763A5C">
            <w:pPr>
              <w:spacing w:after="120"/>
            </w:pPr>
            <w:proofErr w:type="gramStart"/>
            <w:r>
              <w:t>sosa:ObservableProperty</w:t>
            </w:r>
            <w:proofErr w:type="gramEnd"/>
          </w:p>
        </w:tc>
        <w:tc>
          <w:tcPr>
            <w:tcW w:w="2917" w:type="dxa"/>
          </w:tcPr>
          <w:p w14:paraId="7579AF06" w14:textId="77777777" w:rsidR="008A4F0D" w:rsidRPr="00F06DDA" w:rsidRDefault="008A4F0D" w:rsidP="00763A5C">
            <w:pPr>
              <w:spacing w:after="120"/>
            </w:pPr>
            <w:r>
              <w:t>subClassOf</w:t>
            </w:r>
          </w:p>
        </w:tc>
        <w:tc>
          <w:tcPr>
            <w:tcW w:w="3628" w:type="dxa"/>
          </w:tcPr>
          <w:p w14:paraId="583C7A0E" w14:textId="77777777" w:rsidR="008A4F0D" w:rsidRPr="00F06DDA" w:rsidRDefault="008A4F0D" w:rsidP="00763A5C">
            <w:pPr>
              <w:spacing w:after="120"/>
            </w:pPr>
            <w:proofErr w:type="gramStart"/>
            <w:r>
              <w:t>ssn:Property</w:t>
            </w:r>
            <w:proofErr w:type="gramEnd"/>
          </w:p>
        </w:tc>
      </w:tr>
      <w:tr w:rsidR="008A4F0D" w14:paraId="64B0A6E3" w14:textId="77777777" w:rsidTr="00763A5C">
        <w:trPr>
          <w:trHeight w:val="63"/>
        </w:trPr>
        <w:tc>
          <w:tcPr>
            <w:tcW w:w="2805" w:type="dxa"/>
            <w:vMerge/>
          </w:tcPr>
          <w:p w14:paraId="1D84EDD6" w14:textId="77777777" w:rsidR="008A4F0D" w:rsidRDefault="008A4F0D" w:rsidP="00763A5C">
            <w:pPr>
              <w:spacing w:after="120"/>
            </w:pPr>
          </w:p>
        </w:tc>
        <w:tc>
          <w:tcPr>
            <w:tcW w:w="2917" w:type="dxa"/>
          </w:tcPr>
          <w:p w14:paraId="0FA4FC58" w14:textId="77777777" w:rsidR="008A4F0D" w:rsidRDefault="008A4F0D" w:rsidP="00763A5C">
            <w:pPr>
              <w:spacing w:after="120"/>
            </w:pPr>
            <w:r w:rsidRPr="00F06DDA">
              <w:t xml:space="preserve">inverse ('is proxy for') </w:t>
            </w:r>
          </w:p>
        </w:tc>
        <w:tc>
          <w:tcPr>
            <w:tcW w:w="3628" w:type="dxa"/>
          </w:tcPr>
          <w:p w14:paraId="47716807" w14:textId="77777777" w:rsidR="008A4F0D" w:rsidRDefault="008A4F0D" w:rsidP="00763A5C">
            <w:pPr>
              <w:spacing w:after="120"/>
            </w:pPr>
            <w:r w:rsidRPr="00F06DDA">
              <w:t xml:space="preserve">only </w:t>
            </w:r>
            <w:proofErr w:type="gramStart"/>
            <w:r>
              <w:t>ssn:</w:t>
            </w:r>
            <w:r w:rsidRPr="00F06DDA">
              <w:t>Stimulus</w:t>
            </w:r>
            <w:proofErr w:type="gramEnd"/>
          </w:p>
        </w:tc>
      </w:tr>
      <w:tr w:rsidR="008A4F0D" w14:paraId="0127F9CF" w14:textId="77777777" w:rsidTr="00763A5C">
        <w:trPr>
          <w:trHeight w:val="63"/>
        </w:trPr>
        <w:tc>
          <w:tcPr>
            <w:tcW w:w="2805" w:type="dxa"/>
            <w:vMerge/>
          </w:tcPr>
          <w:p w14:paraId="67FF4434" w14:textId="77777777" w:rsidR="008A4F0D" w:rsidRDefault="008A4F0D" w:rsidP="00763A5C">
            <w:pPr>
              <w:spacing w:after="120"/>
            </w:pPr>
          </w:p>
        </w:tc>
        <w:tc>
          <w:tcPr>
            <w:tcW w:w="2917" w:type="dxa"/>
          </w:tcPr>
          <w:p w14:paraId="46E874C1" w14:textId="77777777" w:rsidR="008A4F0D" w:rsidRPr="00F06DDA" w:rsidRDefault="008A4F0D" w:rsidP="00763A5C">
            <w:pPr>
              <w:spacing w:after="120"/>
            </w:pPr>
            <w:r w:rsidRPr="00F06DDA">
              <w:t xml:space="preserve">inverse ('observed property') </w:t>
            </w:r>
          </w:p>
        </w:tc>
        <w:tc>
          <w:tcPr>
            <w:tcW w:w="3628" w:type="dxa"/>
          </w:tcPr>
          <w:p w14:paraId="5ED3DF3C" w14:textId="77777777" w:rsidR="008A4F0D" w:rsidRDefault="008A4F0D" w:rsidP="00763A5C">
            <w:pPr>
              <w:spacing w:after="120"/>
            </w:pPr>
            <w:r w:rsidRPr="00F06DDA">
              <w:t>only</w:t>
            </w:r>
            <w:r>
              <w:t xml:space="preserve"> </w:t>
            </w:r>
            <w:proofErr w:type="gramStart"/>
            <w:r>
              <w:t>sosa:</w:t>
            </w:r>
            <w:r w:rsidRPr="00F06DDA">
              <w:t>Observation</w:t>
            </w:r>
            <w:proofErr w:type="gramEnd"/>
          </w:p>
        </w:tc>
      </w:tr>
      <w:tr w:rsidR="008A4F0D" w14:paraId="4FD0E83A" w14:textId="77777777" w:rsidTr="00763A5C">
        <w:trPr>
          <w:trHeight w:val="63"/>
        </w:trPr>
        <w:tc>
          <w:tcPr>
            <w:tcW w:w="2805" w:type="dxa"/>
            <w:vMerge/>
          </w:tcPr>
          <w:p w14:paraId="75A73B16" w14:textId="77777777" w:rsidR="008A4F0D" w:rsidRDefault="008A4F0D" w:rsidP="00763A5C">
            <w:pPr>
              <w:spacing w:after="120"/>
            </w:pPr>
          </w:p>
        </w:tc>
        <w:tc>
          <w:tcPr>
            <w:tcW w:w="2917" w:type="dxa"/>
          </w:tcPr>
          <w:p w14:paraId="2B92A05F" w14:textId="77777777" w:rsidR="008A4F0D" w:rsidRPr="00F06DDA" w:rsidRDefault="008A4F0D" w:rsidP="00763A5C">
            <w:pPr>
              <w:spacing w:after="120"/>
            </w:pPr>
            <w:r>
              <w:t>sosa:</w:t>
            </w:r>
            <w:r w:rsidRPr="00F06DDA">
              <w:t xml:space="preserve">'is observed by' </w:t>
            </w:r>
          </w:p>
        </w:tc>
        <w:tc>
          <w:tcPr>
            <w:tcW w:w="3628" w:type="dxa"/>
          </w:tcPr>
          <w:p w14:paraId="331F38C0" w14:textId="77777777" w:rsidR="008A4F0D" w:rsidRDefault="008A4F0D" w:rsidP="00763A5C">
            <w:pPr>
              <w:spacing w:after="120"/>
            </w:pPr>
            <w:r w:rsidRPr="00F06DDA">
              <w:t xml:space="preserve">only </w:t>
            </w:r>
            <w:proofErr w:type="gramStart"/>
            <w:r>
              <w:t>sosa:</w:t>
            </w:r>
            <w:r w:rsidRPr="00F06DDA">
              <w:t>Sensor</w:t>
            </w:r>
            <w:proofErr w:type="gramEnd"/>
          </w:p>
        </w:tc>
      </w:tr>
      <w:tr w:rsidR="008A4F0D" w14:paraId="751FBB54" w14:textId="77777777" w:rsidTr="00763A5C">
        <w:trPr>
          <w:trHeight w:val="63"/>
        </w:trPr>
        <w:tc>
          <w:tcPr>
            <w:tcW w:w="2805" w:type="dxa"/>
          </w:tcPr>
          <w:p w14:paraId="1C69E80B" w14:textId="77777777" w:rsidR="008A4F0D" w:rsidRDefault="008A4F0D" w:rsidP="00763A5C">
            <w:pPr>
              <w:spacing w:after="120"/>
            </w:pPr>
            <w:proofErr w:type="gramStart"/>
            <w:r>
              <w:t>sosa:FeatureOfInterest</w:t>
            </w:r>
            <w:proofErr w:type="gramEnd"/>
          </w:p>
        </w:tc>
        <w:tc>
          <w:tcPr>
            <w:tcW w:w="2917" w:type="dxa"/>
          </w:tcPr>
          <w:p w14:paraId="25F7A1D9" w14:textId="77777777" w:rsidR="008A4F0D" w:rsidRDefault="008A4F0D" w:rsidP="00763A5C">
            <w:pPr>
              <w:spacing w:after="120"/>
            </w:pPr>
            <w:r>
              <w:t>ssn:</w:t>
            </w:r>
            <w:r w:rsidRPr="00F06DDA">
              <w:t xml:space="preserve">'has property' </w:t>
            </w:r>
          </w:p>
        </w:tc>
        <w:tc>
          <w:tcPr>
            <w:tcW w:w="3628" w:type="dxa"/>
          </w:tcPr>
          <w:p w14:paraId="2808CFFC" w14:textId="77777777" w:rsidR="008A4F0D" w:rsidRDefault="008A4F0D" w:rsidP="00763A5C">
            <w:pPr>
              <w:spacing w:after="120"/>
            </w:pPr>
            <w:r w:rsidRPr="00F06DDA">
              <w:t xml:space="preserve">min 1 </w:t>
            </w:r>
            <w:proofErr w:type="gramStart"/>
            <w:r w:rsidRPr="00F06DDA">
              <w:t>owl:Thing</w:t>
            </w:r>
            <w:proofErr w:type="gramEnd"/>
            <w:r>
              <w:t xml:space="preserve"> and ssn:Property</w:t>
            </w:r>
          </w:p>
        </w:tc>
      </w:tr>
      <w:tr w:rsidR="008A4F0D" w14:paraId="39BF47BA" w14:textId="77777777" w:rsidTr="00763A5C">
        <w:trPr>
          <w:trHeight w:val="63"/>
        </w:trPr>
        <w:tc>
          <w:tcPr>
            <w:tcW w:w="2805" w:type="dxa"/>
          </w:tcPr>
          <w:p w14:paraId="5D627BFA" w14:textId="77777777" w:rsidR="008A4F0D" w:rsidRDefault="008A4F0D" w:rsidP="00763A5C">
            <w:pPr>
              <w:spacing w:after="120"/>
            </w:pPr>
            <w:proofErr w:type="gramStart"/>
            <w:r>
              <w:t>sosa:Result</w:t>
            </w:r>
            <w:proofErr w:type="gramEnd"/>
          </w:p>
        </w:tc>
        <w:tc>
          <w:tcPr>
            <w:tcW w:w="2917" w:type="dxa"/>
          </w:tcPr>
          <w:p w14:paraId="263B0668" w14:textId="77777777" w:rsidR="008A4F0D" w:rsidRDefault="008A4F0D" w:rsidP="00763A5C">
            <w:pPr>
              <w:spacing w:after="120"/>
            </w:pPr>
            <w:r>
              <w:t>sosa:</w:t>
            </w:r>
            <w:r w:rsidRPr="00F06DDA">
              <w:t xml:space="preserve">'is result of' </w:t>
            </w:r>
          </w:p>
        </w:tc>
        <w:tc>
          <w:tcPr>
            <w:tcW w:w="3628" w:type="dxa"/>
          </w:tcPr>
          <w:p w14:paraId="41717C6D" w14:textId="77777777" w:rsidR="008A4F0D" w:rsidRDefault="008A4F0D" w:rsidP="00763A5C">
            <w:pPr>
              <w:spacing w:after="120"/>
            </w:pPr>
            <w:r w:rsidRPr="00F06DDA">
              <w:t xml:space="preserve">min 1 </w:t>
            </w:r>
            <w:proofErr w:type="gramStart"/>
            <w:r w:rsidRPr="00F06DDA">
              <w:t>owl:Thing</w:t>
            </w:r>
            <w:proofErr w:type="gramEnd"/>
          </w:p>
        </w:tc>
      </w:tr>
    </w:tbl>
    <w:p w14:paraId="7A2F7426" w14:textId="77777777" w:rsidR="008A4F0D" w:rsidRDefault="008A4F0D" w:rsidP="008A4F0D">
      <w:pPr>
        <w:spacing w:after="120" w:line="360" w:lineRule="auto"/>
      </w:pPr>
    </w:p>
    <w:p w14:paraId="0987BDE2" w14:textId="77777777" w:rsidR="008A4F0D" w:rsidRDefault="008A4F0D" w:rsidP="008A4F0D">
      <w:pPr>
        <w:pStyle w:val="Heading4"/>
      </w:pPr>
      <w:r>
        <w:t>An Example</w:t>
      </w:r>
    </w:p>
    <w:p w14:paraId="1B6ABD86" w14:textId="0EB67027" w:rsidR="008A4F0D" w:rsidRPr="008A4F0D" w:rsidRDefault="008A4F0D" w:rsidP="008A4F0D">
      <w:pPr>
        <w:spacing w:after="120" w:line="360" w:lineRule="auto"/>
      </w:pPr>
      <w:r>
        <w:t xml:space="preserve">As an example, consider the representation of a loop detector and its observations on the road network. The Observations ontology may be extended to capture the class of Loop Detector sensors. For a particular Loop Detector, we may specify that it makes some observation at a particular time, and that the result of this observation is some Vehicle Volume on the RoadSegment of interest (i.e. the segment being observed). The same observation may be associated with multiple results. In the case of the loop detector this might include not only </w:t>
      </w:r>
      <w:r>
        <w:lastRenderedPageBreak/>
        <w:t xml:space="preserve">vehicle volume, but also average vehicle speed.  This example is illustrated in </w:t>
      </w:r>
      <w:r>
        <w:fldChar w:fldCharType="begin"/>
      </w:r>
      <w:r>
        <w:instrText xml:space="preserve"> REF _Ref14174696 \h </w:instrText>
      </w:r>
      <w:r>
        <w:fldChar w:fldCharType="separate"/>
      </w:r>
      <w:r w:rsidR="00C65CEA">
        <w:t xml:space="preserve">Figure </w:t>
      </w:r>
      <w:r w:rsidR="00C65CEA">
        <w:rPr>
          <w:noProof/>
        </w:rPr>
        <w:t>15</w:t>
      </w:r>
      <w:r>
        <w:fldChar w:fldCharType="end"/>
      </w:r>
      <w:r>
        <w:t>. Note that the Units of Measure ontology also plays a role in capturing the observed values.</w:t>
      </w:r>
    </w:p>
    <w:p w14:paraId="68F5823D" w14:textId="77777777" w:rsidR="008A4F0D" w:rsidRDefault="008A4F0D" w:rsidP="008A4F0D">
      <w:pPr>
        <w:keepNext/>
        <w:spacing w:after="120" w:line="360" w:lineRule="auto"/>
      </w:pPr>
      <w:r w:rsidRPr="004C33E8">
        <w:rPr>
          <w:noProof/>
        </w:rPr>
        <w:drawing>
          <wp:inline distT="0" distB="0" distL="0" distR="0" wp14:anchorId="5EA33C5A" wp14:editId="374F1F9D">
            <wp:extent cx="5943600" cy="3021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1965"/>
                    </a:xfrm>
                    <a:prstGeom prst="rect">
                      <a:avLst/>
                    </a:prstGeom>
                  </pic:spPr>
                </pic:pic>
              </a:graphicData>
            </a:graphic>
          </wp:inline>
        </w:drawing>
      </w:r>
    </w:p>
    <w:p w14:paraId="2D923FB8" w14:textId="6993C7B6" w:rsidR="008A4F0D" w:rsidRPr="004B447F" w:rsidRDefault="008A4F0D" w:rsidP="008A4F0D">
      <w:pPr>
        <w:pStyle w:val="Caption"/>
        <w:spacing w:after="120"/>
        <w:rPr>
          <w:b w:val="0"/>
        </w:rPr>
      </w:pPr>
      <w:bookmarkStart w:id="100" w:name="_Ref14174696"/>
      <w:r>
        <w:t xml:space="preserve">Figure </w:t>
      </w:r>
      <w:r>
        <w:rPr>
          <w:noProof/>
        </w:rPr>
        <w:fldChar w:fldCharType="begin"/>
      </w:r>
      <w:r>
        <w:rPr>
          <w:noProof/>
        </w:rPr>
        <w:instrText xml:space="preserve"> SEQ Figure \* ARABIC </w:instrText>
      </w:r>
      <w:r>
        <w:rPr>
          <w:noProof/>
        </w:rPr>
        <w:fldChar w:fldCharType="separate"/>
      </w:r>
      <w:r w:rsidR="001A6211">
        <w:rPr>
          <w:noProof/>
        </w:rPr>
        <w:t>15</w:t>
      </w:r>
      <w:r>
        <w:rPr>
          <w:noProof/>
        </w:rPr>
        <w:fldChar w:fldCharType="end"/>
      </w:r>
      <w:bookmarkEnd w:id="100"/>
      <w:r>
        <w:t>: Example use of the Observations Ontology.</w:t>
      </w:r>
    </w:p>
    <w:p w14:paraId="1B48AD7C" w14:textId="413060C4" w:rsidR="008A4F0D" w:rsidRDefault="008A4F0D" w:rsidP="008A4F0D">
      <w:pPr>
        <w:pStyle w:val="Heading4"/>
      </w:pPr>
      <w:r>
        <w:t>Future work</w:t>
      </w:r>
    </w:p>
    <w:p w14:paraId="4E342305" w14:textId="77777777" w:rsidR="008A4F0D" w:rsidRPr="004A3CFD" w:rsidRDefault="008A4F0D" w:rsidP="008A4F0D">
      <w:r>
        <w:t>Add logic to relate the values of observable property, observation, feature of interest, and result: the observable property indicates how (by what property) the result relates to the feature of interest; e.g. the location of the loop detector indicates the identity of the feature of interest of its observations.</w:t>
      </w:r>
    </w:p>
    <w:p w14:paraId="25F6F4E7" w14:textId="77777777" w:rsidR="008A4F0D" w:rsidRDefault="008A4F0D" w:rsidP="004F1D87">
      <w:pPr>
        <w:rPr>
          <w:b/>
        </w:rPr>
      </w:pPr>
    </w:p>
    <w:p w14:paraId="07C1855B" w14:textId="237A4D5F" w:rsidR="004F1D87" w:rsidRPr="00EA354A" w:rsidRDefault="004F1D87" w:rsidP="004F1D87">
      <w:pPr>
        <w:rPr>
          <w:b/>
        </w:rPr>
      </w:pPr>
      <w:r>
        <w:rPr>
          <w:b/>
        </w:rPr>
        <w:t>Reused</w:t>
      </w:r>
      <w:r w:rsidRPr="00EA354A">
        <w:rPr>
          <w:b/>
        </w:rPr>
        <w:t xml:space="preserve"> Ontologies:</w:t>
      </w:r>
    </w:p>
    <w:p w14:paraId="2625A5F6" w14:textId="512B06AB" w:rsidR="004F1D87" w:rsidRPr="00A20589" w:rsidRDefault="00A20589" w:rsidP="004F1D87">
      <w:pPr>
        <w:pStyle w:val="ListParagraph"/>
        <w:rPr>
          <w:sz w:val="22"/>
        </w:rPr>
      </w:pPr>
      <w:r>
        <w:rPr>
          <w:sz w:val="22"/>
        </w:rPr>
        <w:t xml:space="preserve">W3C </w:t>
      </w:r>
      <w:r w:rsidR="004F1D87" w:rsidRPr="00A20589">
        <w:rPr>
          <w:sz w:val="22"/>
        </w:rPr>
        <w:t>SSN</w:t>
      </w:r>
      <w:r>
        <w:rPr>
          <w:sz w:val="22"/>
        </w:rPr>
        <w:t xml:space="preserve"> Ontology</w:t>
      </w:r>
    </w:p>
    <w:p w14:paraId="7A62F150" w14:textId="51D1A516" w:rsidR="005A3E9C" w:rsidRDefault="005A3E9C" w:rsidP="00E80D3C">
      <w:pPr>
        <w:pStyle w:val="Heading2"/>
      </w:pPr>
      <w:bookmarkStart w:id="101" w:name="_Toc21701980"/>
      <w:r>
        <w:t>Contact Ontology</w:t>
      </w:r>
      <w:bookmarkEnd w:id="101"/>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383A2BE2" w:rsidR="0017129E" w:rsidRDefault="0017129E" w:rsidP="0017129E"/>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lastRenderedPageBreak/>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9"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30"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102" w:name="_Toc21701981"/>
      <w:r w:rsidRPr="00EC4B04">
        <w:t>Person</w:t>
      </w:r>
      <w:r w:rsidRPr="00956273">
        <w:t xml:space="preserve"> Ontology</w:t>
      </w:r>
      <w:bookmarkEnd w:id="102"/>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0"/>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1"/>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BC16B7">
      <w:pPr>
        <w:pStyle w:val="ListParagraph"/>
        <w:numPr>
          <w:ilvl w:val="0"/>
          <w:numId w:val="21"/>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103" w:name="_Toc21701982"/>
      <w:r>
        <w:t>Household Ontology</w:t>
      </w:r>
      <w:bookmarkEnd w:id="103"/>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pPr>
      <w:r w:rsidRPr="00C74053">
        <w:t>Family</w:t>
      </w:r>
      <w:r w:rsidR="00896B55" w:rsidRPr="00C74053">
        <w:t xml:space="preserve">: </w:t>
      </w:r>
      <w:r w:rsidR="001E7288" w:rsidRPr="00C74053">
        <w:t xml:space="preserve">The notion of Family </w:t>
      </w:r>
      <w:r w:rsidRPr="00C74053">
        <w:t>simply make</w:t>
      </w:r>
      <w:r w:rsidR="009E45C2" w:rsidRPr="00C74053">
        <w:t>s</w:t>
      </w:r>
      <w:r w:rsidRPr="00C74053">
        <w:t xml:space="preserve"> the commitment that it is a group of people who are connected via the has-spouse or has-child properties. From these, we can derive grandparents, aunts, uncles, etcetera.</w:t>
      </w:r>
      <w:r w:rsidRPr="00C74053">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t>It</w:t>
      </w:r>
      <w:r w:rsidRPr="00C74053">
        <w:t xml:space="preserve"> may be more useful to consider a relatedTo property between Persons, or only defining restricted subclasses of Family</w:t>
      </w:r>
      <w:r w:rsidR="001E7288" w:rsidRPr="00C74053">
        <w:t>; for example, different types of Family (e.g. Immediate, Extended)</w:t>
      </w:r>
      <w:r w:rsidR="00520AAA" w:rsidRPr="00C74053">
        <w:t xml:space="preserve"> may be defined</w:t>
      </w:r>
      <w:r w:rsidR="001E7288" w:rsidRPr="00C74053">
        <w:t xml:space="preserve">. </w:t>
      </w:r>
    </w:p>
    <w:p w14:paraId="0C7B4B36" w14:textId="77777777" w:rsidR="00896B55" w:rsidRPr="00C74053" w:rsidRDefault="00896B55" w:rsidP="009E4A69">
      <w:pPr>
        <w:pStyle w:val="ListParagraph"/>
      </w:pPr>
      <w:r w:rsidRPr="00C74053">
        <w:t xml:space="preserve">Household: A Household </w:t>
      </w:r>
      <w:r w:rsidRPr="00C74053">
        <w:rPr>
          <w:b/>
        </w:rPr>
        <w:t>occupies</w:t>
      </w:r>
      <w:r w:rsidRPr="00C74053">
        <w:t xml:space="preserve"> a particular Dwelling, according to some </w:t>
      </w:r>
      <w:r w:rsidRPr="00C74053">
        <w:rPr>
          <w:b/>
        </w:rPr>
        <w:t>tenure</w:t>
      </w:r>
      <w:r w:rsidRPr="00C74053">
        <w:t xml:space="preserve"> type.</w:t>
      </w:r>
      <w:r w:rsidR="0020035A" w:rsidRPr="00C74053">
        <w:t xml:space="preserve"> It is defined by this location, so that if the members move (even collectively), the new </w:t>
      </w:r>
      <w:r w:rsidR="0020035A" w:rsidRPr="00C74053">
        <w:lastRenderedPageBreak/>
        <w:t>residence constitutes a new Household.</w:t>
      </w:r>
      <w:r w:rsidRPr="00C74053">
        <w:br/>
        <w:t xml:space="preserve">Note that a Household, and likely many other classes may have different definitions in different contexts/applications. To address </w:t>
      </w:r>
      <w:proofErr w:type="gramStart"/>
      <w:r w:rsidRPr="00C74053">
        <w:t>this</w:t>
      </w:r>
      <w:proofErr w:type="gramEnd"/>
      <w:r w:rsidRPr="00C74053">
        <w:t xml:space="preserve"> we </w:t>
      </w:r>
      <w:r w:rsidR="000D74C8" w:rsidRPr="00C74053">
        <w:t>may be required to</w:t>
      </w:r>
      <w:r w:rsidRPr="00C74053">
        <w:t xml:space="preserve"> introduce specializations of the class (e.g. ILUTE_Household, TTS_Household)</w:t>
      </w:r>
      <w:r w:rsidR="000D74C8" w:rsidRPr="00C74053">
        <w:t xml:space="preserve"> in future extensions.</w:t>
      </w:r>
    </w:p>
    <w:p w14:paraId="71011375" w14:textId="77777777" w:rsidR="00896B55" w:rsidRPr="00C74053" w:rsidRDefault="00896B55" w:rsidP="009E4A69">
      <w:pPr>
        <w:pStyle w:val="ListParagraph"/>
      </w:pPr>
      <w:r w:rsidRPr="00C74053">
        <w:t>Dwelling</w:t>
      </w:r>
      <w:r w:rsidR="00320390" w:rsidRPr="00C74053">
        <w:t xml:space="preserve"> Unit</w:t>
      </w:r>
      <w:r w:rsidRPr="00C74053">
        <w:t xml:space="preserve">: A Dwelling </w:t>
      </w:r>
      <w:r w:rsidR="00320390" w:rsidRPr="00C74053">
        <w:t xml:space="preserve">Unit </w:t>
      </w:r>
      <w:r w:rsidRPr="00C74053">
        <w:t xml:space="preserve">is </w:t>
      </w:r>
      <w:r w:rsidRPr="00C74053">
        <w:rPr>
          <w:b/>
        </w:rPr>
        <w:t>occupied</w:t>
      </w:r>
      <w:r w:rsidRPr="00C74053">
        <w:t xml:space="preserve"> by a Household. </w:t>
      </w:r>
      <w:r w:rsidRPr="00C74053">
        <w:br/>
        <w:t>A Dwelling</w:t>
      </w:r>
      <w:r w:rsidR="00320390" w:rsidRPr="00C74053">
        <w:t xml:space="preserve"> Unit</w:t>
      </w:r>
      <w:r w:rsidRPr="00C74053">
        <w:t xml:space="preserve"> has a</w:t>
      </w:r>
      <w:r w:rsidRPr="00C74053">
        <w:rPr>
          <w:b/>
        </w:rPr>
        <w:t xml:space="preserve"> market</w:t>
      </w:r>
      <w:r w:rsidRPr="00C74053">
        <w:t xml:space="preserve"> </w:t>
      </w:r>
      <w:r w:rsidRPr="00C74053">
        <w:rPr>
          <w:b/>
        </w:rPr>
        <w:t>value</w:t>
      </w:r>
      <w:r w:rsidRPr="00C74053">
        <w:t>.</w:t>
      </w:r>
      <w:r w:rsidRPr="00C74053">
        <w:br/>
        <w:t>A Dwelling</w:t>
      </w:r>
      <w:r w:rsidR="00320390" w:rsidRPr="00C74053">
        <w:t xml:space="preserve"> Unit</w:t>
      </w:r>
      <w:r w:rsidRPr="00C74053">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w:t>
            </w:r>
            <w:proofErr w:type="gramStart"/>
            <w:r w:rsidR="008A7A83">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proofErr w:type="gramStart"/>
            <w:r>
              <w:t>gci:Household</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0AB15ACE" w:rsidR="008A7A83" w:rsidRDefault="008A7A83" w:rsidP="002626F5">
            <w:r>
              <w:t xml:space="preserve">exactly </w:t>
            </w:r>
            <w:r w:rsidR="00BE5934">
              <w:t>1</w:t>
            </w:r>
            <w:r>
              <w:t xml:space="preserve"> </w:t>
            </w:r>
            <w:proofErr w:type="gramStart"/>
            <w:r>
              <w:t>time:TemporalEntity</w:t>
            </w:r>
            <w:proofErr w:type="gramEnd"/>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 xml:space="preserve">only </w:t>
            </w:r>
            <w:proofErr w:type="gramStart"/>
            <w:r>
              <w:t>person:Person</w:t>
            </w:r>
            <w:proofErr w:type="gramEnd"/>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proofErr w:type="gramStart"/>
            <w:r>
              <w:t>building:BuildingUnitPD</w:t>
            </w:r>
            <w:proofErr w:type="gramEnd"/>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proofErr w:type="gramStart"/>
            <w:r>
              <w:t>building:Building</w:t>
            </w:r>
            <w:proofErr w:type="gramEnd"/>
            <w:r>
              <w:t xml:space="preserve">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proofErr w:type="gramStart"/>
            <w:r w:rsidRPr="00AE2788">
              <w:t>mer:hasComponent</w:t>
            </w:r>
            <w:proofErr w:type="gramEnd"/>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proofErr w:type="gramStart"/>
            <w:r w:rsidRPr="00AE2788">
              <w:t>mer:hasComponent</w:t>
            </w:r>
            <w:proofErr w:type="gramEnd"/>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BC16B7">
      <w:pPr>
        <w:pStyle w:val="ListParagraph"/>
        <w:numPr>
          <w:ilvl w:val="0"/>
          <w:numId w:val="21"/>
        </w:numPr>
      </w:pPr>
      <w:r w:rsidRPr="00CA16AC">
        <w:t>Extend the definitions of the classes beyond OWL to capture the different notions of family membership</w:t>
      </w:r>
      <w:r w:rsidR="00AE2788" w:rsidRPr="00CA16AC">
        <w:t xml:space="preserve"> and the types (subclasses) of Family that result.</w:t>
      </w:r>
    </w:p>
    <w:p w14:paraId="5730C56D" w14:textId="77777777" w:rsidR="00F439E1" w:rsidRPr="00CA16AC" w:rsidRDefault="00F439E1" w:rsidP="00BC16B7">
      <w:pPr>
        <w:pStyle w:val="ListParagraph"/>
        <w:numPr>
          <w:ilvl w:val="1"/>
          <w:numId w:val="21"/>
        </w:numPr>
      </w:pPr>
      <w:r w:rsidRPr="00CA16AC">
        <w:t>hasParent subpropertyOf isRelated</w:t>
      </w:r>
    </w:p>
    <w:p w14:paraId="3C7B8E34" w14:textId="77777777" w:rsidR="00F439E1" w:rsidRPr="00CA16AC" w:rsidRDefault="00F439E1" w:rsidP="00BC16B7">
      <w:pPr>
        <w:pStyle w:val="ListParagraph"/>
        <w:numPr>
          <w:ilvl w:val="1"/>
          <w:numId w:val="21"/>
        </w:numPr>
      </w:pPr>
      <w:r w:rsidRPr="00CA16AC">
        <w:t>hasChild subpropertyOf isRelated</w:t>
      </w:r>
    </w:p>
    <w:p w14:paraId="2837F0D9" w14:textId="77777777" w:rsidR="00F439E1" w:rsidRPr="00CA16AC" w:rsidRDefault="00F439E1" w:rsidP="00BC16B7">
      <w:pPr>
        <w:pStyle w:val="ListParagraph"/>
        <w:numPr>
          <w:ilvl w:val="1"/>
          <w:numId w:val="21"/>
        </w:numPr>
      </w:pPr>
      <w:r w:rsidRPr="00CA16AC">
        <w:t>hasParent o hasChild subpropertyOf isRelated</w:t>
      </w:r>
    </w:p>
    <w:p w14:paraId="26BCADA4" w14:textId="77777777" w:rsidR="00F439E1" w:rsidRPr="00CA16AC" w:rsidRDefault="00F439E1" w:rsidP="00BC16B7">
      <w:pPr>
        <w:pStyle w:val="ListParagraph"/>
        <w:numPr>
          <w:ilvl w:val="1"/>
          <w:numId w:val="21"/>
        </w:numPr>
      </w:pPr>
      <w:r w:rsidRPr="00CA16AC">
        <w:t>hasChild o hasParent subPropertyOf isRelated</w:t>
      </w:r>
    </w:p>
    <w:p w14:paraId="7A2B2C05" w14:textId="74F6CA26" w:rsidR="00CA16AC" w:rsidRPr="00CA16AC" w:rsidRDefault="00F439E1" w:rsidP="00BC16B7">
      <w:pPr>
        <w:pStyle w:val="ListParagraph"/>
        <w:numPr>
          <w:ilvl w:val="1"/>
          <w:numId w:val="21"/>
        </w:numPr>
      </w:pPr>
      <w:r w:rsidRPr="00CA16AC">
        <w:t>hasParent o (hasParent)- subPropertyOf isRelated</w:t>
      </w:r>
    </w:p>
    <w:p w14:paraId="11ACAD0F" w14:textId="10CCA936" w:rsidR="00F439E1" w:rsidRPr="00CA16AC" w:rsidRDefault="00F439E1" w:rsidP="00BC16B7">
      <w:pPr>
        <w:pStyle w:val="ListParagraph"/>
        <w:numPr>
          <w:ilvl w:val="1"/>
          <w:numId w:val="21"/>
        </w:numPr>
      </w:pPr>
      <w:r w:rsidRPr="00CA16AC">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pPr>
      <w:r w:rsidRPr="00CA16AC">
        <w:t>schema.org</w:t>
      </w:r>
    </w:p>
    <w:p w14:paraId="01A4E90F" w14:textId="77777777" w:rsidR="007B5361" w:rsidRPr="00CA16AC" w:rsidRDefault="00FA4A04" w:rsidP="009E4A69">
      <w:pPr>
        <w:pStyle w:val="ListParagraph"/>
      </w:pPr>
      <w:r w:rsidRPr="00CA16AC">
        <w:t>gci:</w:t>
      </w:r>
      <w:r w:rsidR="00827DD8" w:rsidRPr="00CA16AC">
        <w:t xml:space="preserve"> </w:t>
      </w:r>
      <w:r w:rsidR="00896B55" w:rsidRPr="00CA16AC">
        <w:t>GCI-Shelter Ontology</w:t>
      </w:r>
      <w:r w:rsidR="00827DD8" w:rsidRPr="00CA16AC">
        <w:rPr>
          <w:rStyle w:val="FootnoteReference"/>
        </w:rPr>
        <w:footnoteReference w:id="12"/>
      </w:r>
    </w:p>
    <w:p w14:paraId="3E90789C" w14:textId="69215846" w:rsidR="00F439E1" w:rsidRPr="00CA16AC" w:rsidRDefault="00C11786" w:rsidP="00F439E1">
      <w:pPr>
        <w:pStyle w:val="ListParagraph"/>
      </w:pPr>
      <w:proofErr w:type="gramStart"/>
      <w:r w:rsidRPr="00CA16AC">
        <w:t>mer:Mereology</w:t>
      </w:r>
      <w:proofErr w:type="gramEnd"/>
      <w:r w:rsidRPr="00CA16AC">
        <w:t xml:space="preserve"> Ontology</w:t>
      </w:r>
    </w:p>
    <w:p w14:paraId="0A77405A" w14:textId="77777777" w:rsidR="008F1630" w:rsidRDefault="008F1630" w:rsidP="00EA354A">
      <w:pPr>
        <w:pStyle w:val="Heading2"/>
      </w:pPr>
      <w:bookmarkStart w:id="104" w:name="_Toc21701983"/>
      <w:r>
        <w:t>Organization Ontology</w:t>
      </w:r>
      <w:bookmarkEnd w:id="104"/>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lastRenderedPageBreak/>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 xml:space="preserve">Occupation: An occupation describes the type of work performed by some employee. Different classes of occupations may be defined, such as: General Office / Clerical, Manufacturing / Construction / </w:t>
      </w:r>
      <w:proofErr w:type="gramStart"/>
      <w:r w:rsidRPr="00324747">
        <w:t>Trades,  Professional</w:t>
      </w:r>
      <w:proofErr w:type="gramEnd"/>
      <w:r w:rsidRPr="00324747">
        <w:t xml:space="preserve">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proofErr w:type="gramStart"/>
            <w:r>
              <w:t>change:</w:t>
            </w:r>
            <w:r w:rsidR="006D5597">
              <w:t>existsAt</w:t>
            </w:r>
            <w:proofErr w:type="gramEnd"/>
          </w:p>
        </w:tc>
        <w:tc>
          <w:tcPr>
            <w:tcW w:w="3265" w:type="dxa"/>
          </w:tcPr>
          <w:p w14:paraId="2E7F757E" w14:textId="77777777" w:rsidR="003D78DD" w:rsidRDefault="003D78DD" w:rsidP="003D78DD">
            <w:r>
              <w:t xml:space="preserve">exactly 1 </w:t>
            </w:r>
            <w:proofErr w:type="gramStart"/>
            <w:r w:rsidR="002F0C0F">
              <w:t>time:</w:t>
            </w:r>
            <w:r>
              <w:t>Interval</w:t>
            </w:r>
            <w:proofErr w:type="gramEnd"/>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proofErr w:type="gramStart"/>
            <w:r>
              <w:t>change:Manifestation</w:t>
            </w:r>
            <w:proofErr w:type="gramEnd"/>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proofErr w:type="gramStart"/>
            <w:r>
              <w:t>tove:Organization</w:t>
            </w:r>
            <w:proofErr w:type="gramEnd"/>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proofErr w:type="gramStart"/>
            <w:r>
              <w:t>change:manifestationOf</w:t>
            </w:r>
            <w:proofErr w:type="gramEnd"/>
            <w:r>
              <w:t xml:space="preserve">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proofErr w:type="gramStart"/>
            <w:r>
              <w:t>change:existsAt</w:t>
            </w:r>
            <w:proofErr w:type="gramEnd"/>
          </w:p>
        </w:tc>
        <w:tc>
          <w:tcPr>
            <w:tcW w:w="3265" w:type="dxa"/>
          </w:tcPr>
          <w:p w14:paraId="7E6C3C5E" w14:textId="77777777" w:rsidR="00F4443B" w:rsidRDefault="00F4443B" w:rsidP="003D78DD">
            <w:r>
              <w:t xml:space="preserve">exactly </w:t>
            </w:r>
            <w:proofErr w:type="gramStart"/>
            <w:r>
              <w:t>1  time</w:t>
            </w:r>
            <w:proofErr w:type="gramEnd"/>
            <w:r>
              <w:t>:TemporalEntity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proofErr w:type="gramStart"/>
            <w:r>
              <w:t>schema:address</w:t>
            </w:r>
            <w:proofErr w:type="gramEnd"/>
          </w:p>
        </w:tc>
        <w:tc>
          <w:tcPr>
            <w:tcW w:w="3265" w:type="dxa"/>
          </w:tcPr>
          <w:p w14:paraId="5944A592" w14:textId="77777777" w:rsidR="00F4443B" w:rsidRDefault="00F4443B" w:rsidP="003D78DD">
            <w:r>
              <w:t xml:space="preserve">only </w:t>
            </w:r>
            <w:proofErr w:type="gramStart"/>
            <w:r>
              <w:t>schema:PostalAddress</w:t>
            </w:r>
            <w:proofErr w:type="gramEnd"/>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proofErr w:type="gramStart"/>
            <w:r>
              <w:t>tove:has</w:t>
            </w:r>
            <w:proofErr w:type="gramEnd"/>
            <w:r>
              <w:t>_goal</w:t>
            </w:r>
          </w:p>
        </w:tc>
        <w:tc>
          <w:tcPr>
            <w:tcW w:w="3265" w:type="dxa"/>
          </w:tcPr>
          <w:p w14:paraId="66E02A7B" w14:textId="77777777" w:rsidR="00F4443B" w:rsidRDefault="00F4443B" w:rsidP="00780FAD">
            <w:r>
              <w:t xml:space="preserve">only </w:t>
            </w:r>
            <w:proofErr w:type="gramStart"/>
            <w:r>
              <w:t>tove:Goal</w:t>
            </w:r>
            <w:proofErr w:type="gramEnd"/>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proofErr w:type="gramStart"/>
            <w:r>
              <w:t>tove:consists</w:t>
            </w:r>
            <w:proofErr w:type="gramEnd"/>
            <w:r>
              <w:t>_of</w:t>
            </w:r>
          </w:p>
        </w:tc>
        <w:tc>
          <w:tcPr>
            <w:tcW w:w="3265" w:type="dxa"/>
          </w:tcPr>
          <w:p w14:paraId="0031DB60" w14:textId="77777777" w:rsidR="00F4443B" w:rsidRDefault="00F4443B" w:rsidP="00780FAD">
            <w:r>
              <w:t xml:space="preserve">only </w:t>
            </w:r>
            <w:proofErr w:type="gramStart"/>
            <w:r>
              <w:t>tove:Division</w:t>
            </w:r>
            <w:proofErr w:type="gramEnd"/>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proofErr w:type="gramStart"/>
            <w:r>
              <w:t>spatialloc:assiociatedLocation</w:t>
            </w:r>
            <w:proofErr w:type="gramEnd"/>
          </w:p>
        </w:tc>
        <w:tc>
          <w:tcPr>
            <w:tcW w:w="3265" w:type="dxa"/>
          </w:tcPr>
          <w:p w14:paraId="56CD471B" w14:textId="22AA8CB5" w:rsidR="00F4443B" w:rsidRDefault="00F4443B" w:rsidP="00780FAD">
            <w:r>
              <w:t xml:space="preserve">only </w:t>
            </w:r>
            <w:proofErr w:type="gramStart"/>
            <w:r>
              <w:t>geosparql:Feature</w:t>
            </w:r>
            <w:proofErr w:type="gramEnd"/>
          </w:p>
        </w:tc>
      </w:tr>
      <w:tr w:rsidR="00780FAD" w14:paraId="4A16DA15" w14:textId="77777777" w:rsidTr="00F4443B">
        <w:trPr>
          <w:cantSplit/>
        </w:trPr>
        <w:tc>
          <w:tcPr>
            <w:tcW w:w="2976" w:type="dxa"/>
            <w:vMerge w:val="restart"/>
          </w:tcPr>
          <w:p w14:paraId="51A4FAEA" w14:textId="77777777" w:rsidR="00780FAD" w:rsidRDefault="00780FAD" w:rsidP="00780FAD">
            <w:proofErr w:type="gramStart"/>
            <w:r>
              <w:t>tove:Role</w:t>
            </w:r>
            <w:proofErr w:type="gramEnd"/>
          </w:p>
        </w:tc>
        <w:tc>
          <w:tcPr>
            <w:tcW w:w="3109" w:type="dxa"/>
          </w:tcPr>
          <w:p w14:paraId="413AC632" w14:textId="77777777" w:rsidR="00780FAD" w:rsidRDefault="00780FAD" w:rsidP="00780FAD">
            <w:proofErr w:type="gramStart"/>
            <w:r>
              <w:t>tove:has</w:t>
            </w:r>
            <w:proofErr w:type="gramEnd"/>
            <w:r>
              <w:t>_goal</w:t>
            </w:r>
          </w:p>
        </w:tc>
        <w:tc>
          <w:tcPr>
            <w:tcW w:w="3265"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proofErr w:type="gramStart"/>
            <w:r>
              <w:t>tove:has</w:t>
            </w:r>
            <w:proofErr w:type="gramEnd"/>
            <w:r>
              <w:t>_process</w:t>
            </w:r>
          </w:p>
        </w:tc>
        <w:tc>
          <w:tcPr>
            <w:tcW w:w="3265"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proofErr w:type="gramStart"/>
            <w:r>
              <w:t>tove:has</w:t>
            </w:r>
            <w:proofErr w:type="gramEnd"/>
            <w:r>
              <w:t>_authority</w:t>
            </w:r>
          </w:p>
        </w:tc>
        <w:tc>
          <w:tcPr>
            <w:tcW w:w="3265"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proofErr w:type="gramStart"/>
            <w:r>
              <w:t>tove:requires</w:t>
            </w:r>
            <w:proofErr w:type="gramEnd"/>
            <w:r>
              <w:t>_skill</w:t>
            </w:r>
          </w:p>
        </w:tc>
        <w:tc>
          <w:tcPr>
            <w:tcW w:w="3265"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proofErr w:type="gramStart"/>
            <w:r>
              <w:t>tove:has</w:t>
            </w:r>
            <w:proofErr w:type="gramEnd"/>
            <w:r>
              <w:t>_resource</w:t>
            </w:r>
          </w:p>
        </w:tc>
        <w:tc>
          <w:tcPr>
            <w:tcW w:w="3265"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F4443B">
        <w:trPr>
          <w:cantSplit/>
        </w:trPr>
        <w:tc>
          <w:tcPr>
            <w:tcW w:w="2976" w:type="dxa"/>
          </w:tcPr>
          <w:p w14:paraId="033F4887" w14:textId="77777777" w:rsidR="00780FAD" w:rsidRDefault="00DA6E9C" w:rsidP="00780FAD">
            <w:proofErr w:type="gramStart"/>
            <w:r>
              <w:t>tove:</w:t>
            </w:r>
            <w:r w:rsidR="00780FAD">
              <w:t>Goal</w:t>
            </w:r>
            <w:proofErr w:type="gramEnd"/>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proofErr w:type="gramStart"/>
            <w:r>
              <w:t>change:</w:t>
            </w:r>
            <w:r w:rsidR="006D5597">
              <w:t>existsAt</w:t>
            </w:r>
            <w:proofErr w:type="gramEnd"/>
          </w:p>
        </w:tc>
        <w:tc>
          <w:tcPr>
            <w:tcW w:w="3265"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proofErr w:type="gramStart"/>
            <w:r>
              <w:t>change:</w:t>
            </w:r>
            <w:r w:rsidR="006D5597">
              <w:t>existsAt</w:t>
            </w:r>
            <w:proofErr w:type="gramEnd"/>
          </w:p>
        </w:tc>
        <w:tc>
          <w:tcPr>
            <w:tcW w:w="3265"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proofErr w:type="gramStart"/>
            <w:r>
              <w:t>schema:address</w:t>
            </w:r>
            <w:proofErr w:type="gramEnd"/>
          </w:p>
        </w:tc>
        <w:tc>
          <w:tcPr>
            <w:tcW w:w="3265"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proofErr w:type="gramStart"/>
            <w:r>
              <w:t>change:</w:t>
            </w:r>
            <w:r w:rsidR="006D5597">
              <w:t>existsAt</w:t>
            </w:r>
            <w:proofErr w:type="gramEnd"/>
          </w:p>
        </w:tc>
        <w:tc>
          <w:tcPr>
            <w:tcW w:w="3265"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w:t>
            </w:r>
            <w:r>
              <w:lastRenderedPageBreak/>
              <w:t>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proofErr w:type="gramStart"/>
            <w:r>
              <w:t>change:</w:t>
            </w:r>
            <w:r w:rsidR="006D5597">
              <w:t>existsAt</w:t>
            </w:r>
            <w:proofErr w:type="gramEnd"/>
          </w:p>
        </w:tc>
        <w:tc>
          <w:tcPr>
            <w:tcW w:w="3265"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w:t>
            </w:r>
            <w:proofErr w:type="gramStart"/>
            <w:r>
              <w:t>loc:</w:t>
            </w:r>
            <w:r w:rsidR="00780FAD">
              <w:t>hasLocation</w:t>
            </w:r>
            <w:proofErr w:type="gramEnd"/>
          </w:p>
        </w:tc>
        <w:tc>
          <w:tcPr>
            <w:tcW w:w="3265"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proofErr w:type="gramStart"/>
            <w:r>
              <w:t>schema:</w:t>
            </w:r>
            <w:r w:rsidR="00780FAD">
              <w:t>address</w:t>
            </w:r>
            <w:proofErr w:type="gramEnd"/>
          </w:p>
        </w:tc>
        <w:tc>
          <w:tcPr>
            <w:tcW w:w="3265"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F4443B">
        <w:trPr>
          <w:cantSplit/>
        </w:trPr>
        <w:tc>
          <w:tcPr>
            <w:tcW w:w="2976" w:type="dxa"/>
            <w:vMerge w:val="restart"/>
          </w:tcPr>
          <w:p w14:paraId="1AE6F08D" w14:textId="77777777" w:rsidR="00662AF4" w:rsidRDefault="00662AF4" w:rsidP="00662AF4">
            <w:proofErr w:type="gramStart"/>
            <w:r>
              <w:t>tove:OrganizationAgent</w:t>
            </w:r>
            <w:proofErr w:type="gramEnd"/>
          </w:p>
        </w:tc>
        <w:tc>
          <w:tcPr>
            <w:tcW w:w="3109" w:type="dxa"/>
          </w:tcPr>
          <w:p w14:paraId="28A712F0" w14:textId="77777777" w:rsidR="00662AF4" w:rsidRDefault="00662AF4" w:rsidP="00662AF4">
            <w:proofErr w:type="gramStart"/>
            <w:r>
              <w:t>tove:member</w:t>
            </w:r>
            <w:proofErr w:type="gramEnd"/>
            <w:r>
              <w:t>_of</w:t>
            </w:r>
          </w:p>
        </w:tc>
        <w:tc>
          <w:tcPr>
            <w:tcW w:w="3265"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proofErr w:type="gramStart"/>
            <w:r>
              <w:t>tove:plays</w:t>
            </w:r>
            <w:proofErr w:type="gramEnd"/>
          </w:p>
        </w:tc>
        <w:tc>
          <w:tcPr>
            <w:tcW w:w="3265" w:type="dxa"/>
          </w:tcPr>
          <w:p w14:paraId="07FE6AF2" w14:textId="77777777" w:rsidR="00662AF4" w:rsidRDefault="00662AF4" w:rsidP="00662AF4">
            <w:proofErr w:type="gramStart"/>
            <w:r>
              <w:t>only  tove</w:t>
            </w:r>
            <w:proofErr w:type="gramEnd"/>
            <w:r>
              <w:t>:Role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proofErr w:type="gramStart"/>
            <w:r>
              <w:t>tove:has</w:t>
            </w:r>
            <w:proofErr w:type="gramEnd"/>
            <w:r>
              <w:t>_goal</w:t>
            </w:r>
          </w:p>
        </w:tc>
        <w:tc>
          <w:tcPr>
            <w:tcW w:w="3265"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proofErr w:type="gramStart"/>
            <w:r>
              <w:t>tove:has</w:t>
            </w:r>
            <w:proofErr w:type="gramEnd"/>
            <w:r>
              <w:t>_authority</w:t>
            </w:r>
          </w:p>
        </w:tc>
        <w:tc>
          <w:tcPr>
            <w:tcW w:w="3265" w:type="dxa"/>
          </w:tcPr>
          <w:p w14:paraId="2AD13FD5" w14:textId="77777777" w:rsidR="00662AF4" w:rsidRDefault="00662AF4" w:rsidP="00662AF4">
            <w:r>
              <w:t xml:space="preserve">only </w:t>
            </w:r>
            <w:proofErr w:type="gramStart"/>
            <w:r>
              <w:t>tove:Authority</w:t>
            </w:r>
            <w:proofErr w:type="gramEnd"/>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proofErr w:type="gramStart"/>
            <w:r>
              <w:t>tove:OrganizationAgent</w:t>
            </w:r>
            <w:proofErr w:type="gramEnd"/>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w:t>
            </w:r>
            <w:proofErr w:type="gramStart"/>
            <w:r>
              <w:t>loc:SpatialFeature</w:t>
            </w:r>
            <w:proofErr w:type="gramEnd"/>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 xml:space="preserve">exactly 1 </w:t>
            </w:r>
            <w:proofErr w:type="gramStart"/>
            <w:r>
              <w:t>monetary:MonetaryValue</w:t>
            </w:r>
            <w:proofErr w:type="gramEnd"/>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proofErr w:type="gramStart"/>
            <w:r>
              <w:t>only  monetary</w:t>
            </w:r>
            <w:proofErr w:type="gramEnd"/>
            <w:r>
              <w:t>:MonetaryValue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 xml:space="preserve">exactly </w:t>
            </w:r>
            <w:proofErr w:type="gramStart"/>
            <w:r>
              <w:t>1  monetary</w:t>
            </w:r>
            <w:proofErr w:type="gramEnd"/>
            <w:r>
              <w:t>:MonetaryValue</w:t>
            </w:r>
          </w:p>
        </w:tc>
      </w:tr>
      <w:tr w:rsidR="000C4D13" w14:paraId="20F79FC6" w14:textId="77777777" w:rsidTr="00F4443B">
        <w:trPr>
          <w:cantSplit/>
        </w:trPr>
        <w:tc>
          <w:tcPr>
            <w:tcW w:w="2976" w:type="dxa"/>
          </w:tcPr>
          <w:p w14:paraId="347C6995" w14:textId="77777777" w:rsidR="000C4D13" w:rsidRDefault="000C4D13" w:rsidP="000C4D13">
            <w:proofErr w:type="gramStart"/>
            <w:r>
              <w:t>tove:Activity</w:t>
            </w:r>
            <w:proofErr w:type="gramEnd"/>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proofErr w:type="gramStart"/>
            <w:r>
              <w:t>activity:Activity</w:t>
            </w:r>
            <w:proofErr w:type="gramEnd"/>
          </w:p>
        </w:tc>
      </w:tr>
      <w:tr w:rsidR="000C4D13" w14:paraId="69B077D5" w14:textId="77777777" w:rsidTr="00F4443B">
        <w:trPr>
          <w:cantSplit/>
        </w:trPr>
        <w:tc>
          <w:tcPr>
            <w:tcW w:w="2976" w:type="dxa"/>
          </w:tcPr>
          <w:p w14:paraId="56B9227B" w14:textId="77777777" w:rsidR="000C4D13" w:rsidRDefault="000C4D13" w:rsidP="000C4D13">
            <w:proofErr w:type="gramStart"/>
            <w:r>
              <w:t>tove:Resource</w:t>
            </w:r>
            <w:proofErr w:type="gramEnd"/>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proofErr w:type="gramStart"/>
            <w:r>
              <w:t>resource:Resource</w:t>
            </w:r>
            <w:proofErr w:type="gramEnd"/>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BC16B7">
      <w:pPr>
        <w:pStyle w:val="ListParagraph"/>
        <w:numPr>
          <w:ilvl w:val="0"/>
          <w:numId w:val="24"/>
        </w:numPr>
        <w:rPr>
          <w:b/>
        </w:rPr>
      </w:pPr>
      <w:r>
        <w:rPr>
          <w:b/>
        </w:rPr>
        <w:lastRenderedPageBreak/>
        <w:t xml:space="preserve">hasOrgMember subPropertyOf </w:t>
      </w:r>
      <w:proofErr w:type="gramStart"/>
      <w:r>
        <w:rPr>
          <w:b/>
        </w:rPr>
        <w:t>tove:hasMember</w:t>
      </w:r>
      <w:proofErr w:type="gramEnd"/>
    </w:p>
    <w:p w14:paraId="2C68E780" w14:textId="75ED862D" w:rsidR="00706FA9" w:rsidRPr="00706FA9" w:rsidRDefault="00706FA9" w:rsidP="00BC16B7">
      <w:pPr>
        <w:pStyle w:val="ListParagraph"/>
        <w:numPr>
          <w:ilvl w:val="0"/>
          <w:numId w:val="24"/>
        </w:numPr>
        <w:rPr>
          <w:b/>
        </w:rPr>
      </w:pPr>
      <w:proofErr w:type="gramStart"/>
      <w:r>
        <w:rPr>
          <w:b/>
        </w:rPr>
        <w:t>org:Organization</w:t>
      </w:r>
      <w:proofErr w:type="gramEnd"/>
      <w:r>
        <w:rPr>
          <w:b/>
        </w:rPr>
        <w:t xml:space="preserve"> hasOrgMember min 2 tove:OrganizationAgent</w:t>
      </w:r>
    </w:p>
    <w:p w14:paraId="2F1B7232" w14:textId="77777777" w:rsidR="000C363A" w:rsidRDefault="00943F1A" w:rsidP="00EA354A">
      <w:pPr>
        <w:rPr>
          <w:b/>
        </w:rPr>
      </w:pPr>
      <w:r>
        <w:rPr>
          <w:b/>
        </w:rPr>
        <w:t>Reused Ontologies:</w:t>
      </w:r>
    </w:p>
    <w:p w14:paraId="4AF8A48E" w14:textId="301E8160"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3"/>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BC16B7">
      <w:pPr>
        <w:pStyle w:val="ListParagraph"/>
        <w:numPr>
          <w:ilvl w:val="0"/>
          <w:numId w:val="21"/>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BC16B7">
      <w:pPr>
        <w:pStyle w:val="ListParagraph"/>
        <w:numPr>
          <w:ilvl w:val="0"/>
          <w:numId w:val="21"/>
        </w:numPr>
      </w:pPr>
      <w:r>
        <w:t>Define part-time /full-time students according to some enrollment criteria</w:t>
      </w:r>
    </w:p>
    <w:p w14:paraId="0745ADF0" w14:textId="77777777" w:rsidR="00D01F8A" w:rsidRDefault="00D01F8A" w:rsidP="00EA354A">
      <w:pPr>
        <w:pStyle w:val="Heading2"/>
      </w:pPr>
      <w:bookmarkStart w:id="105" w:name="_Toc21701984"/>
      <w:r>
        <w:t>Building Ontology</w:t>
      </w:r>
      <w:bookmarkEnd w:id="105"/>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543A8FD8"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 xml:space="preserve">A Building or BuildingUnit may contain some </w:t>
      </w:r>
      <w:r w:rsidR="00EA1F01">
        <w:t xml:space="preserve">Building </w:t>
      </w:r>
      <w:r w:rsidR="00C632C2">
        <w:t>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65AD2756" w14:textId="42AD592A" w:rsidR="00A329EB" w:rsidRDefault="00A329EB" w:rsidP="009E4A69">
      <w:pPr>
        <w:pStyle w:val="ListParagraph"/>
      </w:pPr>
      <w:r>
        <w:t>BuildingFacility: A Building Facility</w:t>
      </w:r>
      <w:r w:rsidRPr="00A329EB">
        <w:t xml:space="preserve"> refers to services/features that are included in the Building/Building unit by nature of its physical design (e.g. HVAC, kitchen, bathroom, etc)</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A Building or BuildingUnit may contain some Facility(s), e.g. kitchen, bath, or air conditioning. Note that this is distinct from the notion of including amenities that are not 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lastRenderedPageBreak/>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proofErr w:type="gramStart"/>
            <w:r>
              <w:t>change:</w:t>
            </w:r>
            <w:r w:rsidR="006D5597">
              <w:t>existsAt</w:t>
            </w:r>
            <w:proofErr w:type="gramEnd"/>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proofErr w:type="gramStart"/>
            <w:r>
              <w:t>change:</w:t>
            </w:r>
            <w:r w:rsidR="006D5597">
              <w:t>existsAt</w:t>
            </w:r>
            <w:proofErr w:type="gramEnd"/>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w:t>
            </w:r>
            <w:proofErr w:type="gramStart"/>
            <w:r>
              <w:t>loc:</w:t>
            </w:r>
            <w:r w:rsidR="003D78DD">
              <w:t>hasLocation</w:t>
            </w:r>
            <w:proofErr w:type="gramEnd"/>
          </w:p>
        </w:tc>
        <w:tc>
          <w:tcPr>
            <w:tcW w:w="4673"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proofErr w:type="gramStart"/>
            <w:r>
              <w:t>monetary:</w:t>
            </w:r>
            <w:r w:rsidR="003D78DD">
              <w:t>hasValue</w:t>
            </w:r>
            <w:proofErr w:type="gramEnd"/>
          </w:p>
        </w:tc>
        <w:tc>
          <w:tcPr>
            <w:tcW w:w="4673" w:type="dxa"/>
          </w:tcPr>
          <w:p w14:paraId="09E5878A" w14:textId="77777777" w:rsidR="003D78DD" w:rsidRDefault="003D78DD" w:rsidP="003D78DD">
            <w:r>
              <w:t xml:space="preserve">only </w:t>
            </w:r>
            <w:proofErr w:type="gramStart"/>
            <w:r w:rsidR="00E72332">
              <w:t>monetary:</w:t>
            </w:r>
            <w:r>
              <w:t>MonetaryValue</w:t>
            </w:r>
            <w:proofErr w:type="gramEnd"/>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483E65C1" w:rsidR="0055163B" w:rsidRPr="00A765C9" w:rsidRDefault="0055163B" w:rsidP="0055163B">
            <w:r w:rsidRPr="00A765C9">
              <w:t xml:space="preserve">only </w:t>
            </w:r>
            <w:r w:rsidR="00EA1F01">
              <w:t>Building</w:t>
            </w:r>
            <w:r w:rsidRPr="00A765C9">
              <w:t>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proofErr w:type="gramStart"/>
            <w:r>
              <w:t>change:TimeVaryingConcept</w:t>
            </w:r>
            <w:proofErr w:type="gramEnd"/>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proofErr w:type="gramStart"/>
            <w:r>
              <w:t>change:existsAt</w:t>
            </w:r>
            <w:proofErr w:type="gramEnd"/>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proofErr w:type="gramStart"/>
            <w:r>
              <w:t>change:hasManifestation</w:t>
            </w:r>
            <w:proofErr w:type="gramEnd"/>
            <w:r>
              <w:t xml:space="preserve">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proofErr w:type="gramStart"/>
            <w:r w:rsidRPr="00A765C9">
              <w:rPr>
                <w:strike/>
              </w:rPr>
              <w:t>mereology:containedIn</w:t>
            </w:r>
            <w:proofErr w:type="gramEnd"/>
          </w:p>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proofErr w:type="gramStart"/>
            <w:r>
              <w:t>schema:address</w:t>
            </w:r>
            <w:proofErr w:type="gramEnd"/>
          </w:p>
        </w:tc>
        <w:tc>
          <w:tcPr>
            <w:tcW w:w="4673" w:type="dxa"/>
          </w:tcPr>
          <w:p w14:paraId="1A6A8521" w14:textId="77777777" w:rsidR="0055163B" w:rsidRDefault="0055163B" w:rsidP="0055163B">
            <w:r>
              <w:t xml:space="preserve">exactly 1 </w:t>
            </w:r>
            <w:proofErr w:type="gramStart"/>
            <w:r>
              <w:t>schema:PostalAddress</w:t>
            </w:r>
            <w:proofErr w:type="gramEnd"/>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proofErr w:type="gramStart"/>
            <w:r>
              <w:t>change:Manifestation</w:t>
            </w:r>
            <w:proofErr w:type="gramEnd"/>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proofErr w:type="gramStart"/>
            <w:r>
              <w:t>change:manifestationOf</w:t>
            </w:r>
            <w:proofErr w:type="gramEnd"/>
            <w:r>
              <w:t xml:space="preserve">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proofErr w:type="gramStart"/>
            <w:r>
              <w:t>change:existsAt</w:t>
            </w:r>
            <w:proofErr w:type="gramEnd"/>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proofErr w:type="gramStart"/>
            <w:r>
              <w:t>monetary:hasValue</w:t>
            </w:r>
            <w:proofErr w:type="gramEnd"/>
          </w:p>
        </w:tc>
        <w:tc>
          <w:tcPr>
            <w:tcW w:w="4673" w:type="dxa"/>
          </w:tcPr>
          <w:p w14:paraId="7340DAB9" w14:textId="77777777" w:rsidR="0055163B" w:rsidRDefault="0055163B" w:rsidP="0055163B">
            <w:r>
              <w:t xml:space="preserve">only </w:t>
            </w:r>
            <w:proofErr w:type="gramStart"/>
            <w:r>
              <w:t>monetary:MonetaryValue</w:t>
            </w:r>
            <w:proofErr w:type="gramEnd"/>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 xml:space="preserve">only </w:t>
            </w:r>
            <w:proofErr w:type="gramStart"/>
            <w:r>
              <w:t>monetary:MonetaryValue</w:t>
            </w:r>
            <w:proofErr w:type="gramEnd"/>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 xml:space="preserve">only </w:t>
            </w:r>
            <w:proofErr w:type="gramStart"/>
            <w:r>
              <w:t>om:area</w:t>
            </w:r>
            <w:proofErr w:type="gramEnd"/>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proofErr w:type="gramStart"/>
            <w:r w:rsidRPr="00AE2788">
              <w:t>mer:hasComponent</w:t>
            </w:r>
            <w:proofErr w:type="gramEnd"/>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proofErr w:type="gramStart"/>
            <w:r w:rsidRPr="00AE2788">
              <w:t>mer:hasComponent</w:t>
            </w:r>
            <w:proofErr w:type="gramEnd"/>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proofErr w:type="gramStart"/>
            <w:r>
              <w:t>mer:contains</w:t>
            </w:r>
            <w:proofErr w:type="gramEnd"/>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proofErr w:type="gramStart"/>
            <w:r>
              <w:t>mer:componentOf</w:t>
            </w:r>
            <w:proofErr w:type="gramEnd"/>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proofErr w:type="gramStart"/>
            <w:r>
              <w:t>mer:containedIn</w:t>
            </w:r>
            <w:proofErr w:type="gramEnd"/>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pPr>
      <w:r w:rsidRPr="008C3AA4">
        <w:t>Change</w:t>
      </w:r>
    </w:p>
    <w:p w14:paraId="044670DC" w14:textId="15926FE1" w:rsidR="0001640A" w:rsidRPr="008C3AA4" w:rsidRDefault="0001640A" w:rsidP="009E4A69">
      <w:pPr>
        <w:pStyle w:val="ListParagraph"/>
      </w:pPr>
      <w:r w:rsidRPr="008C3AA4">
        <w:t>Units of measure</w:t>
      </w:r>
    </w:p>
    <w:p w14:paraId="2498D0E4" w14:textId="73336920" w:rsidR="0001640A" w:rsidRPr="008C3AA4" w:rsidRDefault="0001640A" w:rsidP="009E4A69">
      <w:pPr>
        <w:pStyle w:val="ListParagraph"/>
      </w:pPr>
      <w:r w:rsidRPr="008C3AA4">
        <w:t>Mereology</w:t>
      </w:r>
    </w:p>
    <w:p w14:paraId="2DDAD54B" w14:textId="1CD26C8A" w:rsidR="0001640A" w:rsidRDefault="0001640A" w:rsidP="009E4A69">
      <w:pPr>
        <w:pStyle w:val="ListParagraph"/>
      </w:pPr>
      <w:r w:rsidRPr="008C3AA4">
        <w:t>Spatial location</w:t>
      </w:r>
    </w:p>
    <w:p w14:paraId="4F9AB24A" w14:textId="146D3210" w:rsidR="00EA1F01" w:rsidRDefault="00EA1F01" w:rsidP="00EA1F01">
      <w:pPr>
        <w:rPr>
          <w:b/>
        </w:rPr>
      </w:pPr>
      <w:r>
        <w:rPr>
          <w:b/>
        </w:rPr>
        <w:t>Future work:</w:t>
      </w:r>
    </w:p>
    <w:p w14:paraId="3C26574B" w14:textId="39B725A1" w:rsidR="00EA1F01" w:rsidRPr="00EA1F01" w:rsidRDefault="00EA1F01" w:rsidP="00BC16B7">
      <w:pPr>
        <w:pStyle w:val="ListParagraph"/>
        <w:numPr>
          <w:ilvl w:val="0"/>
          <w:numId w:val="26"/>
        </w:numPr>
      </w:pPr>
      <w:r>
        <w:t>Consider adding an BuildingAmenity class</w:t>
      </w:r>
      <w:r w:rsidR="000D2D51">
        <w:t xml:space="preserve"> to capture </w:t>
      </w:r>
      <w:r w:rsidR="000D2D51" w:rsidRPr="000D2D51">
        <w:t>common spaces</w:t>
      </w:r>
      <w:r w:rsidR="000D2D51">
        <w:t xml:space="preserve"> or features</w:t>
      </w:r>
      <w:r w:rsidR="000D2D51" w:rsidRPr="000D2D51">
        <w:t xml:space="preserve"> may be included / </w:t>
      </w:r>
      <w:proofErr w:type="gramStart"/>
      <w:r w:rsidR="000D2D51" w:rsidRPr="000D2D51">
        <w:t xml:space="preserve">excluded </w:t>
      </w:r>
      <w:r w:rsidR="000D2D51">
        <w:t xml:space="preserve"> for</w:t>
      </w:r>
      <w:proofErr w:type="gramEnd"/>
      <w:r w:rsidR="000D2D51">
        <w:t xml:space="preserve"> occupants </w:t>
      </w:r>
      <w:r w:rsidR="000D2D51" w:rsidRPr="000D2D51">
        <w:t>by virtue of some rental agreement</w:t>
      </w:r>
    </w:p>
    <w:p w14:paraId="3018E34C" w14:textId="77777777" w:rsidR="0033781E" w:rsidRDefault="0033781E" w:rsidP="0033781E"/>
    <w:p w14:paraId="45D4B9C5" w14:textId="77777777" w:rsidR="00D4596C" w:rsidRDefault="00D4596C" w:rsidP="00EA354A">
      <w:pPr>
        <w:pStyle w:val="Heading2"/>
      </w:pPr>
      <w:bookmarkStart w:id="106" w:name="_Toc21701985"/>
      <w:r>
        <w:t>Vehicle Ontology</w:t>
      </w:r>
      <w:bookmarkEnd w:id="106"/>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r>
      <w:r w:rsidR="003229EF">
        <w:lastRenderedPageBreak/>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pPr>
      <w:r w:rsidRPr="008663AF">
        <w:t>Schema.org</w:t>
      </w:r>
      <w:r w:rsidR="005148B3" w:rsidRPr="008663AF">
        <w:t xml:space="preserve"> (vocabulary)</w:t>
      </w:r>
    </w:p>
    <w:p w14:paraId="7B86008D" w14:textId="21339FBB" w:rsidR="00401F7C" w:rsidRPr="008663AF" w:rsidRDefault="005148B3" w:rsidP="00E80D3C">
      <w:pPr>
        <w:pStyle w:val="ListParagraph"/>
      </w:pPr>
      <w:r w:rsidRPr="008663AF">
        <w:t>iCity-Foundation</w:t>
      </w:r>
    </w:p>
    <w:p w14:paraId="36EAD337" w14:textId="79587322" w:rsidR="00B52F27" w:rsidRDefault="00B52F27" w:rsidP="00E80D3C">
      <w:pPr>
        <w:pStyle w:val="Heading2"/>
      </w:pPr>
      <w:bookmarkStart w:id="107" w:name="_Toc21701986"/>
      <w:r>
        <w:lastRenderedPageBreak/>
        <w:t>Transportation System Ontology</w:t>
      </w:r>
      <w:bookmarkEnd w:id="107"/>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44E8A0E" w:rsidR="00B120B1" w:rsidRPr="00503161" w:rsidRDefault="006A04E8" w:rsidP="00503161">
      <w:r>
        <w:t xml:space="preserve">The OTN (Ontology </w:t>
      </w:r>
      <w:r w:rsidR="00C36CB8">
        <w:t>of</w:t>
      </w:r>
      <w:r>
        <w:t xml:space="preserve"> Transportation Networks</w:t>
      </w:r>
      <w:r w:rsidR="00C36CB8">
        <w:rPr>
          <w:rStyle w:val="FootnoteReference"/>
        </w:rPr>
        <w:footnoteReference w:id="14"/>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lang w:val="en-CA"/>
        </w:rPr>
      </w:pPr>
      <w:r w:rsidRPr="00503161">
        <w:rPr>
          <w:bCs/>
        </w:rPr>
        <w:t>Network</w:t>
      </w:r>
      <w:r w:rsidRPr="00503161">
        <w:t>: A collection of Nodes and Arcs that enables transportation.</w:t>
      </w:r>
      <w:r w:rsidR="00E63F34" w:rsidRPr="00503161">
        <w:t xml:space="preserve"> A Network may have some cost associated to its access.</w:t>
      </w:r>
      <w:r w:rsidRPr="00503161">
        <w:rPr>
          <w:b/>
          <w:bCs/>
        </w:rPr>
        <w:t xml:space="preserve"> </w:t>
      </w:r>
    </w:p>
    <w:p w14:paraId="7268FED0" w14:textId="31E4E280" w:rsidR="002A21B1" w:rsidRPr="00503161" w:rsidRDefault="002A21B1" w:rsidP="009E4A69">
      <w:pPr>
        <w:pStyle w:val="ListParagraph"/>
        <w:rPr>
          <w:lang w:val="en-CA"/>
        </w:rPr>
      </w:pPr>
      <w:r w:rsidRPr="00503161">
        <w:rPr>
          <w:bCs/>
        </w:rPr>
        <w:t xml:space="preserve">Link: A directed connection in the Network that enables transportation via some Mode(s) from one Node to another. </w:t>
      </w:r>
      <w:r w:rsidRPr="00503161">
        <w:rPr>
          <w:bCs/>
        </w:rPr>
        <w:br/>
        <w:t>A link contains one or more Arcs that represent individual flows of traffic (e.g. traffic lanes, bicycle lanes).</w:t>
      </w:r>
      <w:r w:rsidRPr="00503161">
        <w:rPr>
          <w:bCs/>
        </w:rPr>
        <w:br/>
        <w:t>A link begins and ends at a source and sink Node.</w:t>
      </w:r>
      <w:r w:rsidRPr="00503161">
        <w:rPr>
          <w:bCs/>
        </w:rPr>
        <w:br/>
        <w:t xml:space="preserve">A link has some </w:t>
      </w:r>
      <w:r w:rsidR="0081495A" w:rsidRPr="00503161">
        <w:rPr>
          <w:bCs/>
        </w:rPr>
        <w:t>(straight-line) length description, in km.</w:t>
      </w:r>
      <w:r w:rsidR="0081495A" w:rsidRPr="00503161">
        <w:rPr>
          <w:bCs/>
        </w:rPr>
        <w:br/>
        <w:t>A link is associated</w:t>
      </w:r>
      <w:r w:rsidR="00A62727" w:rsidRPr="00503161">
        <w:rPr>
          <w:bCs/>
        </w:rPr>
        <w:t xml:space="preserve"> </w:t>
      </w:r>
      <w:r w:rsidR="0081495A" w:rsidRPr="00503161">
        <w:rPr>
          <w:bCs/>
        </w:rPr>
        <w:t>with</w:t>
      </w:r>
      <w:r w:rsidR="00A62727" w:rsidRPr="00503161">
        <w:rPr>
          <w:bCs/>
        </w:rPr>
        <w:t xml:space="preserve">, or considered to be </w:t>
      </w:r>
      <w:r w:rsidR="00A62727" w:rsidRPr="00503161">
        <w:rPr>
          <w:bCs/>
          <w:i/>
        </w:rPr>
        <w:t>in</w:t>
      </w:r>
      <w:r w:rsidR="00A62727" w:rsidRPr="00503161">
        <w:rPr>
          <w:bCs/>
        </w:rPr>
        <w:t>,</w:t>
      </w:r>
      <w:r w:rsidR="0081495A" w:rsidRPr="00503161">
        <w:rPr>
          <w:bCs/>
        </w:rPr>
        <w:t xml:space="preserve"> a municipality</w:t>
      </w:r>
      <w:r w:rsidR="00A62727" w:rsidRPr="00503161">
        <w:rPr>
          <w:bCs/>
        </w:rPr>
        <w:t xml:space="preserve"> and a planning district</w:t>
      </w:r>
      <w:r w:rsidR="0081495A" w:rsidRPr="00503161">
        <w:rPr>
          <w:bCs/>
        </w:rPr>
        <w:t>.</w:t>
      </w:r>
      <w:r w:rsidR="00A62727" w:rsidRPr="00503161">
        <w:rPr>
          <w:bCs/>
        </w:rPr>
        <w:t xml:space="preserve"> </w:t>
      </w:r>
      <w:r w:rsidR="0081495A" w:rsidRPr="00503161">
        <w:rPr>
          <w:bCs/>
        </w:rPr>
        <w:br/>
        <w:t>A link</w:t>
      </w:r>
      <w:r w:rsidR="00F80297">
        <w:rPr>
          <w:bCs/>
        </w:rPr>
        <w:t xml:space="preserve"> supports</w:t>
      </w:r>
      <w:r w:rsidR="0081495A" w:rsidRPr="00503161">
        <w:rPr>
          <w:bCs/>
        </w:rPr>
        <w:t xml:space="preserve"> one or more Mode(s) of access.</w:t>
      </w:r>
    </w:p>
    <w:p w14:paraId="4DDAD8BD" w14:textId="742251C7" w:rsidR="001754B8" w:rsidRPr="00503161" w:rsidRDefault="001754B8" w:rsidP="009E4A69">
      <w:pPr>
        <w:pStyle w:val="ListParagraph"/>
        <w:rPr>
          <w:lang w:val="en-CA"/>
        </w:rPr>
      </w:pPr>
      <w:r w:rsidRPr="00503161">
        <w:rPr>
          <w:bCs/>
        </w:rPr>
        <w:t>Arc</w:t>
      </w:r>
      <w:r w:rsidRPr="00503161">
        <w:t xml:space="preserve">: A directed </w:t>
      </w:r>
      <w:r w:rsidR="002A21B1" w:rsidRPr="00503161">
        <w:t>connection</w:t>
      </w:r>
      <w:r w:rsidRPr="00503161">
        <w:t xml:space="preserve"> in the Network that enables transportation via a particular Mode(s) from one Node to another. </w:t>
      </w:r>
      <w:r w:rsidR="002A21B1" w:rsidRPr="00503161">
        <w:br/>
        <w:t>An Arc begins and ends at the</w:t>
      </w:r>
      <w:r w:rsidRPr="00503161">
        <w:t xml:space="preserve"> source and sink </w:t>
      </w:r>
      <w:r w:rsidR="002A21B1" w:rsidRPr="00503161">
        <w:t>of the Link it is contained in</w:t>
      </w:r>
      <w:r w:rsidRPr="00503161">
        <w:t>.</w:t>
      </w:r>
      <w:r w:rsidRPr="00503161">
        <w:br/>
      </w:r>
      <w:r w:rsidRPr="00503161">
        <w:lastRenderedPageBreak/>
        <w:t>An Arc has access to some Spatial Thing (such as a road), which may change over time.</w:t>
      </w:r>
      <w:r w:rsidRPr="00503161">
        <w:br/>
        <w:t>An Arc may impose access restrictions (for example, based on the size of vehicle), which are subject to change.</w:t>
      </w:r>
      <w:r w:rsidR="00E63F34" w:rsidRPr="00503161">
        <w:br/>
        <w:t>An Arc may have some cost associated to its travel.</w:t>
      </w:r>
      <w:r w:rsidR="00BE20BF" w:rsidRPr="00503161">
        <w:br/>
      </w:r>
      <w:r w:rsidR="00F80297">
        <w:t>An Arc supports one or more Modes of access.</w:t>
      </w:r>
      <w:r w:rsidR="00B30290" w:rsidRPr="00503161">
        <w:br/>
        <w:t>An Arc may</w:t>
      </w:r>
      <w:r w:rsidR="0018442F" w:rsidRPr="00503161">
        <w:t xml:space="preserve"> have some posted and/or free flow speed. It may also be described with a volume delay function (VDF).</w:t>
      </w:r>
    </w:p>
    <w:p w14:paraId="5FB9B7AE" w14:textId="53728E3A" w:rsidR="001754B8" w:rsidRPr="00503161" w:rsidRDefault="001754B8" w:rsidP="009E4A69">
      <w:pPr>
        <w:pStyle w:val="ListParagraph"/>
        <w:rPr>
          <w:lang w:val="en-CA"/>
        </w:rPr>
      </w:pPr>
      <w:r w:rsidRPr="00503161">
        <w:rPr>
          <w:bCs/>
        </w:rPr>
        <w:t>Node</w:t>
      </w:r>
      <w:r w:rsidRPr="00503161">
        <w:rPr>
          <w:b/>
          <w:bCs/>
        </w:rPr>
        <w:t xml:space="preserve">: </w:t>
      </w:r>
      <w:r w:rsidRPr="00503161">
        <w:t>A point in the Network at which Arcs are connected.</w:t>
      </w:r>
      <w:r w:rsidR="004E2B7F" w:rsidRPr="00503161">
        <w:t xml:space="preserve"> A node as a unique identifier; for example</w:t>
      </w:r>
      <w:r w:rsidR="00DD7BFE" w:rsidRPr="00503161">
        <w:t>,</w:t>
      </w:r>
      <w:r w:rsidR="004E2B7F" w:rsidRPr="00503161">
        <w:t xml:space="preserve"> as defined in the EMME NCS11.</w:t>
      </w:r>
      <w:r w:rsidRPr="00503161">
        <w:br/>
        <w:t>A Node may contain different types of controls: Network Transfer, Signal Control, and Flow Control.</w:t>
      </w:r>
      <w:r w:rsidR="0081495A" w:rsidRPr="00503161">
        <w:br/>
      </w:r>
      <w:r w:rsidR="0081495A" w:rsidRPr="00503161">
        <w:rPr>
          <w:highlight w:val="yellow"/>
        </w:rPr>
        <w:t>A Node may be associated with specific location information (e.g. coordinates)</w:t>
      </w:r>
      <w:r w:rsidR="004E2B7F" w:rsidRPr="00503161">
        <w:t>. Note that this may be subject to change. The physical location of a node (generally larger than a single point) may be inferred based on the locations of the transportation complexes which it connects.</w:t>
      </w:r>
      <w:r w:rsidR="004D7DF1" w:rsidRPr="00503161">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lang w:val="en-CA"/>
        </w:rPr>
      </w:pPr>
      <w:r w:rsidRPr="00503161">
        <w:rPr>
          <w:bCs/>
        </w:rPr>
        <w:t>Network Transfer</w:t>
      </w:r>
      <w:r w:rsidRPr="00503161">
        <w:t>: Enables transfer between networks at a given Node.</w:t>
      </w:r>
    </w:p>
    <w:p w14:paraId="0EF31963" w14:textId="77777777" w:rsidR="001754B8" w:rsidRPr="00503161" w:rsidRDefault="001754B8" w:rsidP="009E4A69">
      <w:pPr>
        <w:pStyle w:val="ListParagraph"/>
        <w:rPr>
          <w:lang w:val="en-CA"/>
        </w:rPr>
      </w:pPr>
      <w:r w:rsidRPr="00503161">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lang w:val="en-CA"/>
        </w:rPr>
      </w:pPr>
      <w:r w:rsidRPr="00503161">
        <w:t xml:space="preserve">Flow Control: Controls the flow of traffic at a given Node. </w:t>
      </w:r>
      <w:r w:rsidRPr="00503161">
        <w:br/>
        <w:t>A Flow Control may be operative/inoperative at different times. For example, "no left turns from 4-6pm".</w:t>
      </w:r>
      <w:r w:rsidRPr="00503161">
        <w:br/>
        <w:t>A Flow Control may be a generalization of Signal Control.</w:t>
      </w:r>
    </w:p>
    <w:p w14:paraId="68ED5987" w14:textId="1BBC3C12" w:rsidR="001754B8" w:rsidRPr="00503161" w:rsidRDefault="001754B8" w:rsidP="009E4A69">
      <w:pPr>
        <w:pStyle w:val="ListParagraph"/>
      </w:pPr>
      <w:r w:rsidRPr="00503161">
        <w:t xml:space="preserve">Mode: A mode of transportation is a </w:t>
      </w:r>
      <w:r w:rsidRPr="00503161">
        <w:rPr>
          <w:b/>
        </w:rPr>
        <w:t>means of</w:t>
      </w:r>
      <w:r w:rsidRPr="00503161">
        <w:t xml:space="preserve"> performing travel within the urban system.</w:t>
      </w:r>
      <w:r w:rsidRPr="00503161">
        <w:br/>
        <w:t>There are various types (instances) of Mode: Foot, Bike, PersonalVehicle, PublicTransit, Cab, Commerc</w:t>
      </w:r>
      <w:r w:rsidR="006A547E" w:rsidRPr="00503161">
        <w:t>ialVehicle, Plane, Boat, Train.</w:t>
      </w:r>
    </w:p>
    <w:p w14:paraId="000A0CD8" w14:textId="77777777" w:rsidR="00FC6D57" w:rsidRDefault="00272044" w:rsidP="00272044">
      <w:pPr>
        <w:pStyle w:val="ListParagraph"/>
      </w:pPr>
      <w:r w:rsidRPr="00503161">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t>transport:Arc</w:t>
      </w:r>
      <w:proofErr w:type="gramEnd"/>
      <w:r w:rsidRPr="00503161">
        <w:t xml:space="preserve">) that it is located on. </w:t>
      </w:r>
      <w:r w:rsidRPr="00503161">
        <w:br/>
        <w:t>A Loop Detector makes observations about the vehicle presence on the road segment that is its feature of interest.</w:t>
      </w:r>
      <w:r w:rsidRPr="00503161">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highlight w:val="yellow"/>
        </w:rPr>
      </w:pPr>
      <w:r w:rsidRPr="00FC6D57">
        <w:rPr>
          <w:highlight w:val="yellow"/>
        </w:rPr>
        <w:t>TTI</w:t>
      </w:r>
    </w:p>
    <w:p w14:paraId="3B621AD1" w14:textId="3EFBC7BD" w:rsidR="00272044" w:rsidRPr="00503161" w:rsidRDefault="00FC6D57" w:rsidP="00272044">
      <w:pPr>
        <w:pStyle w:val="ListParagraph"/>
      </w:pPr>
      <w:r w:rsidRPr="00FC6D57">
        <w:rPr>
          <w:highlight w:val="yellow"/>
        </w:rPr>
        <w:t>MeanTTI</w:t>
      </w:r>
      <w:r w:rsidR="00272044" w:rsidRPr="00503161">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w:t>
      </w:r>
      <w:r w:rsidR="007C1354">
        <w:lastRenderedPageBreak/>
        <w:t>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pPr>
      <w:r w:rsidRPr="00F8610D">
        <w:t>Road</w:t>
      </w:r>
    </w:p>
    <w:p w14:paraId="543BEFBD" w14:textId="77777777" w:rsidR="001754B8" w:rsidRPr="00F8610D" w:rsidRDefault="001754B8" w:rsidP="009E4A69">
      <w:pPr>
        <w:pStyle w:val="ListParagraph"/>
      </w:pPr>
      <w:r w:rsidRPr="00F8610D">
        <w:t>Rail</w:t>
      </w:r>
    </w:p>
    <w:p w14:paraId="1A6907D2" w14:textId="77777777" w:rsidR="001754B8" w:rsidRPr="00F8610D" w:rsidRDefault="001754B8" w:rsidP="009E4A69">
      <w:pPr>
        <w:pStyle w:val="ListParagraph"/>
      </w:pPr>
      <w:r w:rsidRPr="00F8610D">
        <w:t>Waterway</w:t>
      </w:r>
    </w:p>
    <w:p w14:paraId="4A5DB4D1" w14:textId="77777777" w:rsidR="001754B8" w:rsidRPr="00F8610D" w:rsidRDefault="001754B8" w:rsidP="009E4A69">
      <w:pPr>
        <w:pStyle w:val="ListParagraph"/>
      </w:pPr>
      <w:r w:rsidRPr="00F8610D">
        <w:t>Airway</w:t>
      </w:r>
    </w:p>
    <w:p w14:paraId="07EE923E" w14:textId="77777777" w:rsidR="001754B8" w:rsidRPr="00F8610D" w:rsidRDefault="001754B8" w:rsidP="009E4A69">
      <w:pPr>
        <w:pStyle w:val="ListParagraph"/>
      </w:pPr>
      <w:r w:rsidRPr="00F8610D">
        <w:t>Bike Trail</w:t>
      </w:r>
    </w:p>
    <w:p w14:paraId="666CFF9B" w14:textId="77777777" w:rsidR="001754B8" w:rsidRPr="00F8610D" w:rsidRDefault="001754B8" w:rsidP="009E4A69">
      <w:pPr>
        <w:pStyle w:val="ListParagraph"/>
      </w:pPr>
      <w:r w:rsidRPr="00F8610D">
        <w:t>Footpath</w:t>
      </w:r>
    </w:p>
    <w:p w14:paraId="7E96C827" w14:textId="77777777" w:rsidR="001754B8" w:rsidRPr="00F8610D" w:rsidRDefault="001754B8" w:rsidP="009E4A69">
      <w:pPr>
        <w:pStyle w:val="ListParagraph"/>
      </w:pPr>
      <w:r w:rsidRPr="00F8610D">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lang w:val="en-CA"/>
        </w:rPr>
      </w:pPr>
      <w:r w:rsidRPr="00F8610D">
        <w:rPr>
          <w:b/>
          <w:bCs/>
        </w:rPr>
        <w:t>Road</w:t>
      </w:r>
      <w:r w:rsidRPr="00F8610D">
        <w:t>: An aggregation of Road Segments with the same name.</w:t>
      </w:r>
      <w:r w:rsidRPr="00F8610D">
        <w:rPr>
          <w:b/>
          <w:bCs/>
        </w:rPr>
        <w:t xml:space="preserve"> </w:t>
      </w:r>
    </w:p>
    <w:p w14:paraId="37347D51" w14:textId="2632605C" w:rsidR="001754B8" w:rsidRPr="00F8610D" w:rsidRDefault="001754B8" w:rsidP="009E4A69">
      <w:pPr>
        <w:pStyle w:val="ListParagraph"/>
      </w:pPr>
      <w:r w:rsidRPr="00F8610D">
        <w:rPr>
          <w:b/>
          <w:bCs/>
        </w:rPr>
        <w:t>RoadSegment</w:t>
      </w:r>
      <w:r w:rsidR="00553525" w:rsidRPr="00F8610D">
        <w:rPr>
          <w:b/>
          <w:bCs/>
        </w:rPr>
        <w:t>PD</w:t>
      </w:r>
      <w:r w:rsidRPr="00F8610D">
        <w:t xml:space="preserve">: accessed only by </w:t>
      </w:r>
      <w:r w:rsidR="004E2B7F" w:rsidRPr="00F8610D">
        <w:t>Links</w:t>
      </w:r>
      <w:r w:rsidRPr="00F8610D">
        <w:t xml:space="preserve"> that are not accessible by water or air modes.</w:t>
      </w:r>
      <w:r w:rsidRPr="00F8610D">
        <w:br/>
        <w:t>Different RoadSegments</w:t>
      </w:r>
      <w:r w:rsidR="00FC2BAF" w:rsidRPr="00F8610D">
        <w:t xml:space="preserve"> Perdurants</w:t>
      </w:r>
      <w:r w:rsidRPr="00F8610D">
        <w:t xml:space="preserve"> will </w:t>
      </w:r>
      <w:r w:rsidR="00124142" w:rsidRPr="00F8610D">
        <w:t>be accessed by</w:t>
      </w:r>
      <w:r w:rsidRPr="00F8610D">
        <w:t xml:space="preserve"> Arcs that are accessible by various other Modes, not necessarily </w:t>
      </w:r>
      <w:r w:rsidRPr="00F8610D">
        <w:rPr>
          <w:i/>
          <w:iCs/>
        </w:rPr>
        <w:t>everything</w:t>
      </w:r>
      <w:r w:rsidRPr="00F8610D">
        <w:t xml:space="preserve"> else.</w:t>
      </w:r>
      <w:r w:rsidR="00844229" w:rsidRPr="00F8610D">
        <w:t xml:space="preserve"> A Road Segment Perdurant is comprised of Road Segments that exist over time.</w:t>
      </w:r>
    </w:p>
    <w:p w14:paraId="73B8613E" w14:textId="77777777" w:rsidR="001754B8" w:rsidRPr="00F8610D" w:rsidRDefault="001754B8" w:rsidP="009E4A69">
      <w:pPr>
        <w:pStyle w:val="ListParagraph"/>
      </w:pPr>
      <w:r w:rsidRPr="00F8610D">
        <w:rPr>
          <w:b/>
          <w:bCs/>
        </w:rPr>
        <w:t>RoadSegment</w:t>
      </w:r>
      <w:r w:rsidRPr="00F8610D">
        <w:t>: A RoadSegment has variant attributes</w:t>
      </w:r>
      <w:r w:rsidR="007C1354" w:rsidRPr="00F8610D">
        <w:t>.</w:t>
      </w:r>
      <w:r w:rsidRPr="00F8610D">
        <w:br/>
        <w:t>A RoadSegment has an owner, access restrictions, and is accessed by some Arc(s)</w:t>
      </w:r>
      <w:r w:rsidR="007C1354" w:rsidRPr="00F8610D">
        <w:t xml:space="preserve"> -- all of which may change over time</w:t>
      </w:r>
      <w:r w:rsidRPr="00F8610D">
        <w:t>.</w:t>
      </w:r>
      <w:r w:rsidRPr="00F8610D">
        <w:br/>
        <w:t>A RoadSegment has some location, which is co-located with (contains the locations of) the Arcs and Nodes it contains.</w:t>
      </w:r>
    </w:p>
    <w:p w14:paraId="0377790B" w14:textId="77777777" w:rsidR="001754B8" w:rsidRPr="00F8610D" w:rsidRDefault="001754B8" w:rsidP="009E4A69">
      <w:pPr>
        <w:pStyle w:val="ListParagraph"/>
        <w:rPr>
          <w:lang w:val="en-CA"/>
        </w:rPr>
      </w:pPr>
      <w:r w:rsidRPr="00F8610D">
        <w:rPr>
          <w:b/>
          <w:bCs/>
        </w:rPr>
        <w:t>Rail</w:t>
      </w:r>
      <w:r w:rsidRPr="00F8610D">
        <w:t>: An aggregation of Rail Segments with the same name.</w:t>
      </w:r>
      <w:r w:rsidRPr="00F8610D">
        <w:rPr>
          <w:b/>
          <w:bCs/>
        </w:rPr>
        <w:t xml:space="preserve"> </w:t>
      </w:r>
    </w:p>
    <w:p w14:paraId="196B55AB" w14:textId="77777777" w:rsidR="001754B8" w:rsidRPr="00F8610D" w:rsidRDefault="001754B8" w:rsidP="009E4A69">
      <w:pPr>
        <w:pStyle w:val="ListParagraph"/>
        <w:rPr>
          <w:lang w:val="en-CA"/>
        </w:rPr>
      </w:pPr>
      <w:r w:rsidRPr="00F8610D">
        <w:rPr>
          <w:b/>
          <w:bCs/>
        </w:rPr>
        <w:t>RailSegment</w:t>
      </w:r>
      <w:r w:rsidR="00FC2BAF" w:rsidRPr="00F8610D">
        <w:rPr>
          <w:b/>
          <w:bCs/>
        </w:rPr>
        <w:t>PD</w:t>
      </w:r>
      <w:r w:rsidRPr="00F8610D">
        <w:t>: Accessed only by Arcs that are accessible by rail modes.</w:t>
      </w:r>
      <w:r w:rsidRPr="00F8610D">
        <w:br/>
        <w:t xml:space="preserve">A RailSegment </w:t>
      </w:r>
      <w:r w:rsidR="00FC2BAF" w:rsidRPr="00F8610D">
        <w:t xml:space="preserve">Perdurant </w:t>
      </w:r>
      <w:r w:rsidRPr="00F8610D">
        <w:t>has an invariant location, which is co-located with (contains the locations of) the Arcs and Nodes it contains.</w:t>
      </w:r>
      <w:r w:rsidR="00FC2BAF" w:rsidRPr="00F8610D">
        <w:t xml:space="preserve"> </w:t>
      </w:r>
      <w:r w:rsidR="00070B80" w:rsidRPr="00F8610D">
        <w:t>A Rail Segment Perdurant is com</w:t>
      </w:r>
      <w:r w:rsidR="00FC2BAF" w:rsidRPr="00F8610D">
        <w:t>p</w:t>
      </w:r>
      <w:r w:rsidR="00070B80" w:rsidRPr="00F8610D">
        <w:t>r</w:t>
      </w:r>
      <w:r w:rsidR="00FC2BAF" w:rsidRPr="00F8610D">
        <w:t>ised of Rail Segments that exist over time.</w:t>
      </w:r>
    </w:p>
    <w:p w14:paraId="45C23D37" w14:textId="762139C8" w:rsidR="001754B8" w:rsidRPr="00F8610D" w:rsidRDefault="001754B8" w:rsidP="009E4A69">
      <w:pPr>
        <w:pStyle w:val="ListParagraph"/>
        <w:rPr>
          <w:lang w:val="en-CA"/>
        </w:rPr>
      </w:pPr>
      <w:r w:rsidRPr="00F8610D">
        <w:rPr>
          <w:b/>
          <w:bCs/>
        </w:rPr>
        <w:t>RailSegment</w:t>
      </w:r>
      <w:r w:rsidRPr="00F8610D">
        <w:t xml:space="preserve">: A RailSegment has an owner, access restrictions, and is accessed by some </w:t>
      </w:r>
      <w:r w:rsidR="004E2B7F" w:rsidRPr="00F8610D">
        <w:t>Link</w:t>
      </w:r>
      <w:r w:rsidRPr="00F8610D">
        <w:t>(s).</w:t>
      </w:r>
    </w:p>
    <w:p w14:paraId="47B33462" w14:textId="77777777" w:rsidR="001754B8" w:rsidRPr="00F8610D" w:rsidRDefault="001754B8" w:rsidP="009E4A69">
      <w:pPr>
        <w:pStyle w:val="ListParagraph"/>
      </w:pPr>
      <w:r w:rsidRPr="00F8610D">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pPr>
      <w:r w:rsidRPr="00F8610D">
        <w:rPr>
          <w:b/>
        </w:rPr>
        <w:t xml:space="preserve">IntersectionPD: </w:t>
      </w:r>
      <w:r w:rsidR="00E278B4" w:rsidRPr="00F8610D">
        <w:t>Accessed only by NodePDs</w:t>
      </w:r>
      <w:r w:rsidRPr="00F8610D">
        <w:t>. An Intersection Perdurant captures the physical entity of an intersection, which is co-located with various other transportation complexes (e.g. roads, paths) that pass through it.</w:t>
      </w:r>
      <w:r w:rsidR="00E278B4" w:rsidRPr="00F8610D">
        <w:t xml:space="preserve"> An Intersection Perdurant is comprised of Intersections that exist over time.</w:t>
      </w:r>
    </w:p>
    <w:p w14:paraId="79823B4C" w14:textId="1CDCD3BA" w:rsidR="00CC30ED" w:rsidRPr="00F8610D" w:rsidRDefault="00CC30ED" w:rsidP="009E4A69">
      <w:pPr>
        <w:pStyle w:val="ListParagraph"/>
      </w:pPr>
      <w:r w:rsidRPr="00F8610D">
        <w:rPr>
          <w:b/>
        </w:rPr>
        <w:t>Intersection:</w:t>
      </w:r>
      <w:r w:rsidRPr="00F8610D">
        <w:t xml:space="preserve"> </w:t>
      </w:r>
      <w:r w:rsidR="00E278B4" w:rsidRPr="00F8610D">
        <w:t xml:space="preserve">An Intersection exists at some time. </w:t>
      </w:r>
      <w:r w:rsidR="00F93F7D" w:rsidRPr="00F8610D">
        <w:t xml:space="preserve">It has some location. </w:t>
      </w:r>
      <w:r w:rsidR="00E278B4" w:rsidRPr="00F8610D">
        <w:t xml:space="preserve">It may have some owner and is accessed by some Node. In the future, it may be useful to extend this class and relate it to </w:t>
      </w:r>
      <w:r w:rsidR="00B40EBD">
        <w:t xml:space="preserve">certain aspects of the </w:t>
      </w:r>
      <w:r w:rsidR="00E278B4" w:rsidRPr="00F8610D">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lastRenderedPageBreak/>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9935"/>
                    </a:xfrm>
                    <a:prstGeom prst="rect">
                      <a:avLst/>
                    </a:prstGeom>
                  </pic:spPr>
                </pic:pic>
              </a:graphicData>
            </a:graphic>
          </wp:inline>
        </w:drawing>
      </w:r>
    </w:p>
    <w:p w14:paraId="40E9D59D" w14:textId="106781BA"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1A6211">
        <w:rPr>
          <w:noProof/>
        </w:rPr>
        <w:t>16</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47"/>
        <w:gridCol w:w="2310"/>
        <w:gridCol w:w="4293"/>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proofErr w:type="gramStart"/>
            <w:r>
              <w:t>change:existsAt</w:t>
            </w:r>
            <w:proofErr w:type="gramEnd"/>
          </w:p>
        </w:tc>
        <w:tc>
          <w:tcPr>
            <w:tcW w:w="4293"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proofErr w:type="gramStart"/>
            <w:r>
              <w:t>change:existsAt</w:t>
            </w:r>
            <w:proofErr w:type="gramEnd"/>
          </w:p>
        </w:tc>
        <w:tc>
          <w:tcPr>
            <w:tcW w:w="4293"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proofErr w:type="gramStart"/>
            <w:r>
              <w:t>change:existsAt</w:t>
            </w:r>
            <w:proofErr w:type="gramEnd"/>
          </w:p>
        </w:tc>
        <w:tc>
          <w:tcPr>
            <w:tcW w:w="4293"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proofErr w:type="gramStart"/>
            <w:r>
              <w:t>change:</w:t>
            </w:r>
            <w:r w:rsidR="006D5597">
              <w:t>existsAt</w:t>
            </w:r>
            <w:proofErr w:type="gramEnd"/>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proofErr w:type="gramStart"/>
            <w:r>
              <w:t>change:existsAt</w:t>
            </w:r>
            <w:proofErr w:type="gramEnd"/>
          </w:p>
        </w:tc>
        <w:tc>
          <w:tcPr>
            <w:tcW w:w="4293"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proofErr w:type="gramStart"/>
            <w:r>
              <w:t>change:existsAt</w:t>
            </w:r>
            <w:proofErr w:type="gramEnd"/>
          </w:p>
        </w:tc>
        <w:tc>
          <w:tcPr>
            <w:tcW w:w="4293"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 xml:space="preserve">exactly 1 </w:t>
            </w:r>
            <w:proofErr w:type="gramStart"/>
            <w:r>
              <w:t>om:length</w:t>
            </w:r>
            <w:proofErr w:type="gramEnd"/>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 xml:space="preserve">exactly 1 </w:t>
            </w:r>
            <w:proofErr w:type="gramStart"/>
            <w:r>
              <w:t>xsd:integer</w:t>
            </w:r>
            <w:proofErr w:type="gramEnd"/>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proofErr w:type="gramStart"/>
            <w:r>
              <w:t>om:</w:t>
            </w:r>
            <w:r w:rsidRPr="000B5886">
              <w:t>Quantity</w:t>
            </w:r>
            <w:proofErr w:type="gramEnd"/>
            <w:r w:rsidRPr="000B5886">
              <w:t xml:space="preserve">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'has value') only (</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 xml:space="preserve">max 1 </w:t>
            </w:r>
            <w:proofErr w:type="gramStart"/>
            <w:r>
              <w:t>om:speed</w:t>
            </w:r>
            <w:proofErr w:type="gramEnd"/>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 xml:space="preserve">max 1 </w:t>
            </w:r>
            <w:proofErr w:type="gramStart"/>
            <w:r>
              <w:t>om:speed</w:t>
            </w:r>
            <w:proofErr w:type="gramEnd"/>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proofErr w:type="gramStart"/>
            <w:r>
              <w:t>change:</w:t>
            </w:r>
            <w:r w:rsidRPr="00700C00">
              <w:t>TimeVarying</w:t>
            </w:r>
            <w:r>
              <w:t>Concept</w:t>
            </w:r>
            <w:proofErr w:type="gramEnd"/>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proofErr w:type="gramStart"/>
            <w:r>
              <w:t>change:existsAt</w:t>
            </w:r>
            <w:proofErr w:type="gramEnd"/>
          </w:p>
        </w:tc>
        <w:tc>
          <w:tcPr>
            <w:tcW w:w="4293" w:type="dxa"/>
          </w:tcPr>
          <w:p w14:paraId="1C4C4C68"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proofErr w:type="gramStart"/>
            <w:r>
              <w:t>change:</w:t>
            </w:r>
            <w:r w:rsidRPr="00700C00">
              <w:t>Manifestation</w:t>
            </w:r>
            <w:proofErr w:type="gramEnd"/>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proofErr w:type="gramStart"/>
            <w:r>
              <w:t>change:existsAt</w:t>
            </w:r>
            <w:proofErr w:type="gramEnd"/>
          </w:p>
        </w:tc>
        <w:tc>
          <w:tcPr>
            <w:tcW w:w="4293" w:type="dxa"/>
          </w:tcPr>
          <w:p w14:paraId="35BC14A9"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 xml:space="preserve">exactly 1 </w:t>
            </w:r>
            <w:proofErr w:type="gramStart"/>
            <w:r>
              <w:t>om:CapacityRate</w:t>
            </w:r>
            <w:proofErr w:type="gramEnd"/>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 xml:space="preserve">max 1 </w:t>
            </w:r>
            <w:proofErr w:type="gramStart"/>
            <w:r>
              <w:t>om:quantity</w:t>
            </w:r>
            <w:proofErr w:type="gramEnd"/>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 xml:space="preserve">max 1 </w:t>
            </w:r>
            <w:proofErr w:type="gramStart"/>
            <w:r>
              <w:t>om:speed</w:t>
            </w:r>
            <w:proofErr w:type="gramEnd"/>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 xml:space="preserve">max 1 </w:t>
            </w:r>
            <w:proofErr w:type="gramStart"/>
            <w:r>
              <w:t>om:speed</w:t>
            </w:r>
            <w:proofErr w:type="gramEnd"/>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Default="00F92DE6" w:rsidP="00F92DE6">
            <w:r>
              <w:t>inMunicipality</w:t>
            </w:r>
          </w:p>
        </w:tc>
        <w:tc>
          <w:tcPr>
            <w:tcW w:w="4293" w:type="dxa"/>
          </w:tcPr>
          <w:p w14:paraId="45D6A752" w14:textId="749FCA2D" w:rsidR="00F92DE6" w:rsidRDefault="00F92DE6" w:rsidP="00F92DE6">
            <w:r>
              <w:t>exactly 1 Municipality (?) tbd – where should municipalities be defined</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proofErr w:type="gramStart"/>
            <w:r>
              <w:t>change:</w:t>
            </w:r>
            <w:r w:rsidRPr="00700C00">
              <w:t>TimeVarying</w:t>
            </w:r>
            <w:r>
              <w:t>Concept</w:t>
            </w:r>
            <w:proofErr w:type="gramEnd"/>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proofErr w:type="gramStart"/>
            <w:r>
              <w:t>change:existsAt</w:t>
            </w:r>
            <w:proofErr w:type="gramEnd"/>
          </w:p>
        </w:tc>
        <w:tc>
          <w:tcPr>
            <w:tcW w:w="4293" w:type="dxa"/>
          </w:tcPr>
          <w:p w14:paraId="2918355B" w14:textId="77777777" w:rsidR="00F92DE6" w:rsidRDefault="00F92DE6" w:rsidP="00F92DE6">
            <w:r>
              <w:t xml:space="preserve">exactly </w:t>
            </w:r>
            <w:proofErr w:type="gramStart"/>
            <w:r>
              <w:t>1  time</w:t>
            </w:r>
            <w:proofErr w:type="gramEnd"/>
            <w:r>
              <w:t>:Interval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proofErr w:type="gramStart"/>
            <w:r>
              <w:t>change:Manifestation</w:t>
            </w:r>
            <w:proofErr w:type="gramEnd"/>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proofErr w:type="gramStart"/>
            <w:r>
              <w:t>change:existsAt</w:t>
            </w:r>
            <w:proofErr w:type="gramEnd"/>
          </w:p>
        </w:tc>
        <w:tc>
          <w:tcPr>
            <w:tcW w:w="4293" w:type="dxa"/>
          </w:tcPr>
          <w:p w14:paraId="50380874" w14:textId="77777777" w:rsidR="00F92DE6" w:rsidRPr="00700C00" w:rsidRDefault="00F92DE6" w:rsidP="00F92DE6">
            <w:r>
              <w:t xml:space="preserve">exactly </w:t>
            </w:r>
            <w:proofErr w:type="gramStart"/>
            <w:r>
              <w:t>1  time</w:t>
            </w:r>
            <w:proofErr w:type="gramEnd"/>
            <w:r>
              <w:t>:TemporalEntity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proofErr w:type="gramStart"/>
            <w:r w:rsidRPr="00700C00">
              <w:t xml:space="preserve">only </w:t>
            </w:r>
            <w:r>
              <w:t xml:space="preserve"> time</w:t>
            </w:r>
            <w:proofErr w:type="gramEnd"/>
            <w:r>
              <w:t>:</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proofErr w:type="gramStart"/>
            <w:r>
              <w:t>change:TimeVaryingConcept</w:t>
            </w:r>
            <w:proofErr w:type="gramEnd"/>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lastRenderedPageBreak/>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proofErr w:type="gramStart"/>
            <w:r>
              <w:t>change:</w:t>
            </w:r>
            <w:r w:rsidRPr="00700C00">
              <w:t>Manifestation</w:t>
            </w:r>
            <w:proofErr w:type="gramEnd"/>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w:t>
            </w:r>
            <w:proofErr w:type="gramStart"/>
            <w:r>
              <w:t>loc:hasL</w:t>
            </w:r>
            <w:r w:rsidRPr="00700C00">
              <w:t>ocation</w:t>
            </w:r>
            <w:proofErr w:type="gramEnd"/>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w:t>
            </w:r>
            <w:proofErr w:type="gramStart"/>
            <w:r>
              <w:t>loc:Feature</w:t>
            </w:r>
            <w:proofErr w:type="gramEnd"/>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proofErr w:type="gramStart"/>
            <w:r>
              <w:t>otn:</w:t>
            </w:r>
            <w:r w:rsidRPr="00700C00">
              <w:t>Road</w:t>
            </w:r>
            <w:proofErr w:type="gramEnd"/>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proofErr w:type="gramStart"/>
            <w:r>
              <w:t>change:existsAt</w:t>
            </w:r>
            <w:proofErr w:type="gramEnd"/>
          </w:p>
        </w:tc>
        <w:tc>
          <w:tcPr>
            <w:tcW w:w="4293" w:type="dxa"/>
          </w:tcPr>
          <w:p w14:paraId="7BCE1A67"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proofErr w:type="gramStart"/>
            <w:r>
              <w:t>otn:RoadElement</w:t>
            </w:r>
            <w:proofErr w:type="gramEnd"/>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proofErr w:type="gramStart"/>
            <w:r>
              <w:t>change:existsAt</w:t>
            </w:r>
            <w:proofErr w:type="gramEnd"/>
          </w:p>
        </w:tc>
        <w:tc>
          <w:tcPr>
            <w:tcW w:w="4293" w:type="dxa"/>
          </w:tcPr>
          <w:p w14:paraId="7CB624D4"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w:t>
            </w:r>
            <w:proofErr w:type="gramStart"/>
            <w:r>
              <w:t>loc:hasL</w:t>
            </w:r>
            <w:r w:rsidRPr="00700C00">
              <w:t>ocation</w:t>
            </w:r>
            <w:proofErr w:type="gramEnd"/>
          </w:p>
        </w:tc>
        <w:tc>
          <w:tcPr>
            <w:tcW w:w="4293" w:type="dxa"/>
          </w:tcPr>
          <w:p w14:paraId="680511FA" w14:textId="77777777" w:rsidR="00F92DE6" w:rsidRPr="00700C00" w:rsidRDefault="00F92DE6" w:rsidP="00F92DE6">
            <w:pPr>
              <w:tabs>
                <w:tab w:val="center" w:pos="2335"/>
              </w:tabs>
            </w:pPr>
            <w:r w:rsidRPr="00700C00">
              <w:t xml:space="preserve">only </w:t>
            </w:r>
            <w:r>
              <w:t xml:space="preserve">  spatial_</w:t>
            </w:r>
            <w:proofErr w:type="gramStart"/>
            <w:r>
              <w:t>loc:SpatialFeature</w:t>
            </w:r>
            <w:proofErr w:type="gramEnd"/>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5"/>
            </w:r>
          </w:p>
        </w:tc>
        <w:tc>
          <w:tcPr>
            <w:tcW w:w="4293" w:type="dxa"/>
          </w:tcPr>
          <w:p w14:paraId="607D1BAD" w14:textId="604A7C69" w:rsidR="00F92DE6" w:rsidRPr="00700C00" w:rsidRDefault="00F92DE6" w:rsidP="00F92DE6">
            <w:pPr>
              <w:tabs>
                <w:tab w:val="center" w:pos="2335"/>
              </w:tabs>
            </w:pPr>
            <w:r>
              <w:t>{</w:t>
            </w:r>
            <w:proofErr w:type="gramStart"/>
            <w:r>
              <w:t>C,E</w:t>
            </w:r>
            <w:proofErr w:type="gramEnd"/>
            <w:r>
              <w:t>,F,H,I,J,B,G,L,M,P,Q,R,S,A,K,T,U,V,W,Y}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108" w:author="Megan Katsumi" w:date="2018-11-14T08:39:00Z">
              <w:r>
                <w:t>LoopDetector</w:t>
              </w:r>
            </w:ins>
          </w:p>
        </w:tc>
        <w:tc>
          <w:tcPr>
            <w:tcW w:w="2310" w:type="dxa"/>
          </w:tcPr>
          <w:p w14:paraId="39B665CE" w14:textId="768C97D5" w:rsidR="00F92DE6" w:rsidRDefault="00F92DE6" w:rsidP="00F92DE6">
            <w:proofErr w:type="gramStart"/>
            <w:ins w:id="109" w:author="Megan Katsumi" w:date="2018-11-14T09:12:00Z">
              <w:r>
                <w:t>sosa:</w:t>
              </w:r>
            </w:ins>
            <w:ins w:id="110" w:author="Megan Katsumi" w:date="2018-11-14T10:30:00Z">
              <w:r>
                <w:t>detects</w:t>
              </w:r>
            </w:ins>
            <w:proofErr w:type="gramEnd"/>
          </w:p>
        </w:tc>
        <w:tc>
          <w:tcPr>
            <w:tcW w:w="4293" w:type="dxa"/>
          </w:tcPr>
          <w:p w14:paraId="256C6CC0" w14:textId="2E4DF2A3" w:rsidR="00F92DE6" w:rsidRDefault="00F92DE6" w:rsidP="00F92DE6">
            <w:pPr>
              <w:tabs>
                <w:tab w:val="center" w:pos="2335"/>
              </w:tabs>
            </w:pPr>
            <w:ins w:id="111" w:author="Megan Katsumi"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proofErr w:type="gramStart"/>
            <w:ins w:id="112" w:author="Megan Katsumi" w:date="2018-11-14T10:30:00Z">
              <w:r>
                <w:t>sosa:observes</w:t>
              </w:r>
            </w:ins>
            <w:proofErr w:type="gramEnd"/>
          </w:p>
        </w:tc>
        <w:tc>
          <w:tcPr>
            <w:tcW w:w="4293" w:type="dxa"/>
          </w:tcPr>
          <w:p w14:paraId="34D9286A" w14:textId="443F730D" w:rsidR="00F92DE6" w:rsidRDefault="00F92DE6" w:rsidP="00F92DE6">
            <w:pPr>
              <w:tabs>
                <w:tab w:val="center" w:pos="2335"/>
              </w:tabs>
            </w:pPr>
            <w:ins w:id="113" w:author="Megan Katsumi"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proofErr w:type="gramStart"/>
            <w:ins w:id="114" w:author="Megan Katsumi" w:date="2018-11-14T10:32:00Z">
              <w:r>
                <w:t>sosa:observes</w:t>
              </w:r>
            </w:ins>
            <w:proofErr w:type="gramEnd"/>
          </w:p>
        </w:tc>
        <w:tc>
          <w:tcPr>
            <w:tcW w:w="4293" w:type="dxa"/>
          </w:tcPr>
          <w:p w14:paraId="45D6BFE2" w14:textId="6B215E2F" w:rsidR="00F92DE6" w:rsidRDefault="00F92DE6" w:rsidP="00F92DE6">
            <w:pPr>
              <w:tabs>
                <w:tab w:val="center" w:pos="2335"/>
              </w:tabs>
            </w:pPr>
            <w:ins w:id="115" w:author="Megan Katsumi"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proofErr w:type="gramStart"/>
            <w:ins w:id="116" w:author="Megan Katsumi" w:date="2018-11-14T10:32:00Z">
              <w:r>
                <w:t>sosa:observes</w:t>
              </w:r>
            </w:ins>
            <w:proofErr w:type="gramEnd"/>
          </w:p>
        </w:tc>
        <w:tc>
          <w:tcPr>
            <w:tcW w:w="4293" w:type="dxa"/>
          </w:tcPr>
          <w:p w14:paraId="6B904044" w14:textId="4B4711CD" w:rsidR="00F92DE6" w:rsidRDefault="00F92DE6" w:rsidP="00F92DE6">
            <w:pPr>
              <w:tabs>
                <w:tab w:val="center" w:pos="2335"/>
              </w:tabs>
            </w:pPr>
            <w:ins w:id="117" w:author="Megan Katsumi" w:date="2018-11-14T10:32:00Z">
              <w:r>
                <w:t>{</w:t>
              </w:r>
            </w:ins>
            <w:ins w:id="118" w:author="Megan Katsumi" w:date="2018-11-14T10:33:00Z">
              <w:r>
                <w:t>mean_</w:t>
              </w:r>
            </w:ins>
            <w:ins w:id="119" w:author="Megan Katsumi" w:date="2018-11-14T11:14:00Z">
              <w:r>
                <w:t>travel_</w:t>
              </w:r>
            </w:ins>
            <w:ins w:id="120" w:author="Megan Katsumi"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proofErr w:type="gramStart"/>
            <w:ins w:id="121" w:author="Megan Katsumi" w:date="2018-11-14T09:25:00Z">
              <w:r>
                <w:t>sosa:madeObservation</w:t>
              </w:r>
            </w:ins>
            <w:proofErr w:type="gramEnd"/>
          </w:p>
        </w:tc>
        <w:tc>
          <w:tcPr>
            <w:tcW w:w="4293" w:type="dxa"/>
          </w:tcPr>
          <w:p w14:paraId="0EBFD551" w14:textId="3211FBD3" w:rsidR="00F92DE6" w:rsidRDefault="00F92DE6" w:rsidP="00F92DE6">
            <w:pPr>
              <w:tabs>
                <w:tab w:val="center" w:pos="2335"/>
              </w:tabs>
            </w:pPr>
            <w:ins w:id="122" w:author="Megan Katsumi" w:date="2018-11-14T09:25:00Z">
              <w:r>
                <w:t>only (</w:t>
              </w:r>
              <w:proofErr w:type="gramStart"/>
              <w:r>
                <w:t>sosa:Observation</w:t>
              </w:r>
              <w:proofErr w:type="gramEnd"/>
              <w:r>
                <w:t xml:space="preserve"> and sosa:hasFeatureOfInterest</w:t>
              </w:r>
            </w:ins>
            <w:ins w:id="123" w:author="Megan Katsumi" w:date="2018-11-14T09:26:00Z">
              <w:r>
                <w:t xml:space="preserve"> only transport:</w:t>
              </w:r>
            </w:ins>
            <w:ins w:id="124" w:author="Megan Katsumi" w:date="2018-11-14T10:27:00Z">
              <w:r>
                <w:t>Arc</w:t>
              </w:r>
            </w:ins>
            <w:ins w:id="125" w:author="Megan Katsumi" w:date="2018-11-14T10:35:00Z">
              <w:r>
                <w:t xml:space="preserve"> and sosa:</w:t>
              </w:r>
            </w:ins>
            <w:ins w:id="126" w:author="Megan Katsumi" w:date="2018-11-14T12:23:00Z">
              <w:r>
                <w:t>wasO</w:t>
              </w:r>
            </w:ins>
            <w:ins w:id="127" w:author="Megan Katsumi" w:date="2018-11-14T10:35:00Z">
              <w:r>
                <w:t>riginatedBy {vehicle</w:t>
              </w:r>
            </w:ins>
            <w:ins w:id="128" w:author="Megan Katsumi" w:date="2018-11-14T10:36:00Z">
              <w:r>
                <w:t>_presence}</w:t>
              </w:r>
            </w:ins>
            <w:r>
              <w:t xml:space="preserve"> and </w:t>
            </w:r>
            <w:r w:rsidRPr="009C34EF">
              <w:rPr>
                <w:highlight w:val="yellow"/>
              </w:rPr>
              <w:t>sosa:hasResult RoadOccupancy or VehicleVolume or MeanTravelSpeed</w:t>
            </w:r>
            <w:ins w:id="129" w:author="Megan Katsumi"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30" w:author="Megan Katsumi" w:date="2018-11-14T09:12:00Z">
              <w:r>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proofErr w:type="gramStart"/>
            <w:r>
              <w:t>ssn:Stimulus</w:t>
            </w:r>
            <w:proofErr w:type="gramEnd"/>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31" w:author="Megan Katsumi"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proofErr w:type="gramStart"/>
            <w:r>
              <w:t>ssn:ObservableProperty</w:t>
            </w:r>
            <w:proofErr w:type="gramEnd"/>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32" w:author="Megan Katsumi"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proofErr w:type="gramStart"/>
            <w:r>
              <w:t>ssn:ObservableProperty</w:t>
            </w:r>
            <w:proofErr w:type="gramEnd"/>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33" w:author="Megan Katsumi" w:date="2018-11-14T10:32:00Z">
              <w:r w:rsidRPr="009C34EF">
                <w:t>{</w:t>
              </w:r>
            </w:ins>
            <w:ins w:id="134" w:author="Megan Katsumi" w:date="2018-11-14T10:33:00Z">
              <w:r w:rsidRPr="009C34EF">
                <w:t>mean_</w:t>
              </w:r>
            </w:ins>
            <w:ins w:id="135" w:author="Megan Katsumi" w:date="2018-11-14T11:14:00Z">
              <w:r w:rsidRPr="009C34EF">
                <w:t>travel_</w:t>
              </w:r>
            </w:ins>
            <w:ins w:id="136" w:author="Megan Katsumi"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proofErr w:type="gramStart"/>
            <w:r>
              <w:t>ssn:ObservableProperty</w:t>
            </w:r>
            <w:proofErr w:type="gramEnd"/>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546FFBCD" w:rsidR="00F92DE6" w:rsidRDefault="00F92DE6" w:rsidP="00F92DE6">
            <w:pPr>
              <w:tabs>
                <w:tab w:val="center" w:pos="2335"/>
              </w:tabs>
            </w:pPr>
            <w:r>
              <w:t>om-</w:t>
            </w:r>
            <w:proofErr w:type="gramStart"/>
            <w:r>
              <w:t>2:Quantity</w:t>
            </w:r>
            <w:proofErr w:type="gramEnd"/>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3BE6A8AE" w:rsidR="00F92DE6" w:rsidRPr="009C6FB4" w:rsidRDefault="00F92DE6" w:rsidP="00F92DE6">
            <w:pPr>
              <w:rPr>
                <w:highlight w:val="yellow"/>
              </w:rPr>
            </w:pPr>
            <w:r>
              <w:t>om-</w:t>
            </w:r>
            <w:proofErr w:type="gramStart"/>
            <w:r>
              <w:t>2:hasValue</w:t>
            </w:r>
            <w:proofErr w:type="gramEnd"/>
          </w:p>
        </w:tc>
        <w:tc>
          <w:tcPr>
            <w:tcW w:w="4293" w:type="dxa"/>
          </w:tcPr>
          <w:p w14:paraId="195746E9" w14:textId="1AE1F14E" w:rsidR="00F92DE6" w:rsidRDefault="00F92DE6" w:rsidP="00F92DE6">
            <w:pPr>
              <w:tabs>
                <w:tab w:val="center" w:pos="2335"/>
              </w:tabs>
            </w:pPr>
            <w:r>
              <w:t>only (om-</w:t>
            </w:r>
            <w:proofErr w:type="gramStart"/>
            <w:r>
              <w:t>2:hasU</w:t>
            </w:r>
            <w:r w:rsidRPr="0093359F">
              <w:t>nit</w:t>
            </w:r>
            <w:proofErr w:type="gramEnd"/>
            <w:r w:rsidRPr="0093359F">
              <w:t xml:space="preserve">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proofErr w:type="gramStart"/>
            <w:r w:rsidRPr="009C6FB4">
              <w:rPr>
                <w:highlight w:val="yellow"/>
              </w:rPr>
              <w:t>gci:cardinalityOf</w:t>
            </w:r>
            <w:proofErr w:type="gramEnd"/>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proofErr w:type="gramStart"/>
            <w:r w:rsidRPr="009C6FB4">
              <w:rPr>
                <w:highlight w:val="yellow"/>
              </w:rPr>
              <w:t>gci:definedBy</w:t>
            </w:r>
            <w:proofErr w:type="gramEnd"/>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7552AB1" w:rsidR="00F92DE6" w:rsidRPr="009C6FB4" w:rsidRDefault="00F92DE6" w:rsidP="00F92DE6">
            <w:pPr>
              <w:tabs>
                <w:tab w:val="center" w:pos="2335"/>
              </w:tabs>
              <w:rPr>
                <w:highlight w:val="yellow"/>
              </w:rPr>
            </w:pPr>
            <w:r>
              <w:t>om-</w:t>
            </w:r>
            <w:proofErr w:type="gramStart"/>
            <w:r>
              <w:t>2:Quantity</w:t>
            </w:r>
            <w:proofErr w:type="gramEnd"/>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0E28039D" w:rsidR="00F92DE6" w:rsidRDefault="00F92DE6" w:rsidP="00F92DE6">
            <w:r>
              <w:t>om-</w:t>
            </w:r>
            <w:proofErr w:type="gramStart"/>
            <w:r>
              <w:t>2:hasValue</w:t>
            </w:r>
            <w:proofErr w:type="gramEnd"/>
          </w:p>
        </w:tc>
        <w:tc>
          <w:tcPr>
            <w:tcW w:w="4293" w:type="dxa"/>
          </w:tcPr>
          <w:p w14:paraId="781B9FC3" w14:textId="301F6585" w:rsidR="00F92DE6" w:rsidRDefault="00F92DE6" w:rsidP="00F92DE6">
            <w:pPr>
              <w:tabs>
                <w:tab w:val="center" w:pos="2335"/>
              </w:tabs>
            </w:pPr>
            <w:r>
              <w:t>only (om-</w:t>
            </w:r>
            <w:proofErr w:type="gramStart"/>
            <w:r>
              <w:t>2:hasUnit</w:t>
            </w:r>
            <w:proofErr w:type="gramEnd"/>
            <w:r>
              <w:t xml:space="preserve">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10A2E138" w:rsidR="00F92DE6" w:rsidRDefault="00F92DE6" w:rsidP="00F92DE6">
            <w:pPr>
              <w:tabs>
                <w:tab w:val="center" w:pos="2335"/>
              </w:tabs>
            </w:pPr>
            <w:r>
              <w:t>om-</w:t>
            </w:r>
            <w:proofErr w:type="gramStart"/>
            <w:r>
              <w:t>2:UnitDivision</w:t>
            </w:r>
            <w:proofErr w:type="gramEnd"/>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05F3C6CB" w:rsidR="00F92DE6" w:rsidRDefault="00F92DE6" w:rsidP="00F92DE6">
            <w:r w:rsidRPr="00E80D3C">
              <w:t>om-</w:t>
            </w:r>
            <w:proofErr w:type="gramStart"/>
            <w:r w:rsidRPr="00E80D3C">
              <w:t>2:hasNumerator</w:t>
            </w:r>
            <w:proofErr w:type="gramEnd"/>
          </w:p>
        </w:tc>
        <w:tc>
          <w:tcPr>
            <w:tcW w:w="4293" w:type="dxa"/>
          </w:tcPr>
          <w:p w14:paraId="4A31104F" w14:textId="741E0520" w:rsidR="00F92DE6" w:rsidRDefault="00F92DE6" w:rsidP="00F92DE6">
            <w:pPr>
              <w:tabs>
                <w:tab w:val="center" w:pos="2335"/>
              </w:tabs>
            </w:pPr>
            <w:r w:rsidRPr="00E80D3C">
              <w:t>only om-</w:t>
            </w:r>
            <w:proofErr w:type="gramStart"/>
            <w:r w:rsidRPr="00E80D3C">
              <w:t>2:TimeUnit</w:t>
            </w:r>
            <w:proofErr w:type="gramEnd"/>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7EE2BB69" w:rsidR="00F92DE6" w:rsidRPr="00E80D3C" w:rsidRDefault="00F92DE6" w:rsidP="00F92DE6">
            <w:r w:rsidRPr="00E80D3C">
              <w:t>om-</w:t>
            </w:r>
            <w:proofErr w:type="gramStart"/>
            <w:r w:rsidRPr="00E80D3C">
              <w:t>2:hasDenominator</w:t>
            </w:r>
            <w:proofErr w:type="gramEnd"/>
          </w:p>
        </w:tc>
        <w:tc>
          <w:tcPr>
            <w:tcW w:w="4293" w:type="dxa"/>
          </w:tcPr>
          <w:p w14:paraId="589E40DE" w14:textId="5B3CB802" w:rsidR="00F92DE6" w:rsidRPr="00E80D3C" w:rsidRDefault="00F92DE6" w:rsidP="00F92DE6">
            <w:pPr>
              <w:tabs>
                <w:tab w:val="center" w:pos="2335"/>
              </w:tabs>
            </w:pPr>
            <w:r w:rsidRPr="00E80D3C">
              <w:t>only om-</w:t>
            </w:r>
            <w:proofErr w:type="gramStart"/>
            <w:r w:rsidRPr="00E80D3C">
              <w:t>2:TimeUnit</w:t>
            </w:r>
            <w:proofErr w:type="gramEnd"/>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36B6479C" w:rsidR="00F92DE6" w:rsidRDefault="00F92DE6" w:rsidP="00F92DE6">
            <w:pPr>
              <w:tabs>
                <w:tab w:val="center" w:pos="2335"/>
              </w:tabs>
            </w:pPr>
            <w:r>
              <w:t>om-</w:t>
            </w:r>
            <w:proofErr w:type="gramStart"/>
            <w:r>
              <w:t>2:Speed</w:t>
            </w:r>
            <w:proofErr w:type="gramEnd"/>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336F9627" w:rsidR="00F92DE6" w:rsidRDefault="00F92DE6" w:rsidP="00F92DE6">
            <w:r>
              <w:t>om-</w:t>
            </w:r>
            <w:proofErr w:type="gramStart"/>
            <w:r>
              <w:t>2:hasAggregateFunction</w:t>
            </w:r>
            <w:proofErr w:type="gramEnd"/>
          </w:p>
        </w:tc>
        <w:tc>
          <w:tcPr>
            <w:tcW w:w="4293" w:type="dxa"/>
          </w:tcPr>
          <w:p w14:paraId="390B7ACC" w14:textId="5AE01435" w:rsidR="00F92DE6" w:rsidRDefault="00F92DE6" w:rsidP="00F92DE6">
            <w:pPr>
              <w:tabs>
                <w:tab w:val="center" w:pos="2335"/>
              </w:tabs>
            </w:pPr>
            <w:r>
              <w:t>value {om-</w:t>
            </w:r>
            <w:proofErr w:type="gramStart"/>
            <w:r>
              <w:t>2:average</w:t>
            </w:r>
            <w:proofErr w:type="gramEnd"/>
            <w:r>
              <w:t>}</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t>LaneCapacity_unit</w:t>
            </w:r>
          </w:p>
        </w:tc>
        <w:tc>
          <w:tcPr>
            <w:tcW w:w="2310" w:type="dxa"/>
          </w:tcPr>
          <w:p w14:paraId="19885C7B" w14:textId="39B27470" w:rsidR="00F92DE6" w:rsidRDefault="00F92DE6" w:rsidP="00F92DE6">
            <w:r>
              <w:t>subClassOf</w:t>
            </w:r>
          </w:p>
        </w:tc>
        <w:tc>
          <w:tcPr>
            <w:tcW w:w="4293" w:type="dxa"/>
          </w:tcPr>
          <w:p w14:paraId="1F50AA09" w14:textId="6D35CB1A" w:rsidR="00F92DE6" w:rsidRDefault="00F92DE6" w:rsidP="00F92DE6">
            <w:pPr>
              <w:tabs>
                <w:tab w:val="center" w:pos="2335"/>
              </w:tabs>
            </w:pPr>
            <w:r>
              <w:t>om-</w:t>
            </w:r>
            <w:proofErr w:type="gramStart"/>
            <w:r>
              <w:t>2:Unit</w:t>
            </w:r>
            <w:proofErr w:type="gramEnd"/>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5EA3E0A7" w:rsidR="00F92DE6" w:rsidRDefault="00F92DE6" w:rsidP="00F92DE6">
            <w:pPr>
              <w:tabs>
                <w:tab w:val="center" w:pos="2335"/>
              </w:tabs>
            </w:pPr>
            <w:r>
              <w:t>om-</w:t>
            </w:r>
            <w:proofErr w:type="gramStart"/>
            <w:r>
              <w:t>2:Unit</w:t>
            </w:r>
            <w:proofErr w:type="gramEnd"/>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771F46" w:rsidRPr="00700C00" w14:paraId="15DEB2C4" w14:textId="77777777" w:rsidTr="006E0ED2">
        <w:trPr>
          <w:cantSplit/>
          <w:trHeight w:val="213"/>
        </w:trPr>
        <w:tc>
          <w:tcPr>
            <w:tcW w:w="3035" w:type="dxa"/>
            <w:vMerge/>
          </w:tcPr>
          <w:p w14:paraId="5D326599" w14:textId="77777777" w:rsidR="00771F46" w:rsidRDefault="00771F46" w:rsidP="00357841"/>
        </w:tc>
        <w:tc>
          <w:tcPr>
            <w:tcW w:w="2580" w:type="dxa"/>
          </w:tcPr>
          <w:p w14:paraId="717077AB" w14:textId="4ED21569" w:rsidR="00771F46" w:rsidRPr="00700C00" w:rsidRDefault="00771F46" w:rsidP="00357841">
            <w:r>
              <w:t>subclassOf</w:t>
            </w:r>
          </w:p>
        </w:tc>
        <w:tc>
          <w:tcPr>
            <w:tcW w:w="3735" w:type="dxa"/>
          </w:tcPr>
          <w:p w14:paraId="02ABDA34" w14:textId="15E87D8C" w:rsidR="00771F46" w:rsidRDefault="00CE4C5A" w:rsidP="00357841">
            <w:pPr>
              <w:tabs>
                <w:tab w:val="center" w:pos="2335"/>
              </w:tabs>
            </w:pPr>
            <w:r>
              <w:t>TransportationComplexPD</w:t>
            </w:r>
            <w:bookmarkStart w:id="137" w:name="_GoBack"/>
            <w:bookmarkEnd w:id="137"/>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38" w:name="_Toc21701987"/>
      <w:r>
        <w:t xml:space="preserve">Travel </w:t>
      </w:r>
      <w:r w:rsidR="00E91E39">
        <w:t>Costs</w:t>
      </w:r>
      <w:bookmarkEnd w:id="138"/>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lastRenderedPageBreak/>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proofErr w:type="gramStart"/>
            <w:r w:rsidR="00A40F30">
              <w:t>transportation</w:t>
            </w:r>
            <w:r>
              <w:t>:Mode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39" w:name="_Toc21701988"/>
      <w:r>
        <w:t>Parking Ontology</w:t>
      </w:r>
      <w:bookmarkEnd w:id="139"/>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r>
      <w:r w:rsidR="004B598C">
        <w:lastRenderedPageBreak/>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lastRenderedPageBreak/>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proofErr w:type="gramStart"/>
            <w:r>
              <w:t>change:Manifestation</w:t>
            </w:r>
            <w:proofErr w:type="gramEnd"/>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proofErr w:type="gramStart"/>
            <w:r>
              <w:t>change:manifestationOf</w:t>
            </w:r>
            <w:proofErr w:type="gramEnd"/>
            <w:r>
              <w:t xml:space="preserve">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proofErr w:type="gramStart"/>
            <w:r>
              <w:t>change:existsAt</w:t>
            </w:r>
            <w:proofErr w:type="gramEnd"/>
          </w:p>
        </w:tc>
        <w:tc>
          <w:tcPr>
            <w:tcW w:w="3798" w:type="dxa"/>
          </w:tcPr>
          <w:p w14:paraId="3E617E77" w14:textId="77777777" w:rsidR="005C1EB3" w:rsidRDefault="005C1EB3" w:rsidP="00C861C8">
            <w:r>
              <w:t xml:space="preserve">exactly </w:t>
            </w:r>
            <w:proofErr w:type="gramStart"/>
            <w:r>
              <w:t>1  time</w:t>
            </w:r>
            <w:proofErr w:type="gramEnd"/>
            <w:r>
              <w:t>:TemporalEntity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 xml:space="preserve">only (CapacitySize and </w:t>
            </w:r>
            <w:proofErr w:type="gramStart"/>
            <w:r>
              <w:t>gci:cardinality</w:t>
            </w:r>
            <w:proofErr w:type="gramEnd"/>
            <w:r>
              <w:t>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 xml:space="preserve">exactly 1 </w:t>
            </w:r>
            <w:proofErr w:type="gramStart"/>
            <w:r>
              <w:t>xsd:integer</w:t>
            </w:r>
            <w:proofErr w:type="gramEnd"/>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proofErr w:type="gramStart"/>
            <w:r>
              <w:t>resource:ownedBy</w:t>
            </w:r>
            <w:proofErr w:type="gramEnd"/>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 xml:space="preserve">exactly 1 </w:t>
            </w:r>
            <w:proofErr w:type="gramStart"/>
            <w:r>
              <w:t>xsd:boolean</w:t>
            </w:r>
            <w:proofErr w:type="gramEnd"/>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 xml:space="preserve">only </w:t>
            </w:r>
            <w:proofErr w:type="gramStart"/>
            <w:r>
              <w:t>time:DurationDescription</w:t>
            </w:r>
            <w:proofErr w:type="gramEnd"/>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782E4767" w:rsidR="00292F36" w:rsidRDefault="00A54A76" w:rsidP="001D7CBC">
            <w:r>
              <w:t>only (ParkingRate and hasMonetaryCost only (</w:t>
            </w:r>
            <w:r w:rsidR="00767989">
              <w:t>om:</w:t>
            </w:r>
            <w:r>
              <w:t xml:space="preserve">MonetaryValue and </w:t>
            </w:r>
            <w:r w:rsidR="0056469A">
              <w:t>om:</w:t>
            </w:r>
            <w:r>
              <w:t xml:space="preserve">numerical_value </w:t>
            </w:r>
            <w:r w:rsidR="00BF257D">
              <w:fldChar w:fldCharType="begin"/>
            </w:r>
            <w:r w:rsidR="006B06D3">
              <w:instrText xml:space="preserve"> ADDIN EN.CITE &lt;EndNote&gt;&lt;Cite ExcludeYear="1"&gt;&lt;Author&gt;Cox&lt;/Author&gt;&lt;Year&gt;2001&lt;/Year&gt;&lt;IDText&gt;Geography markup language (GML) 2.0&lt;/IDText&gt;&lt;DisplayText&gt;[21]&lt;/DisplayText&gt;&lt;record&gt;&lt;titles&gt;&lt;title&gt;Geography markup language (GML) 2.0&lt;/title&gt;&lt;secondary-title&gt;URL: http://www. opengis. net/gml/01-029/GML2. html&lt;/secondary-title&gt;&lt;/titles&gt;&lt;contributors&gt;&lt;authors&gt;&lt;author&gt;Cox, Simon&lt;/author&gt;&lt;author&gt;Cuthbert, Adrian&lt;/author&gt;&lt;author&gt;Lake, Ron&lt;/author&gt;&lt;author&gt;Martell, Richard&lt;/author&gt;&lt;/authors&gt;&lt;/contributors&gt;&lt;added-date format="utc"&gt;1562954815&lt;/added-date&gt;&lt;ref-type name="Journal Article"&gt;17&lt;/ref-type&gt;&lt;dates&gt;&lt;year&gt;2001&lt;/year&gt;&lt;/dates&gt;&lt;rec-number&gt;15&lt;/rec-number&gt;&lt;last-updated-date format="utc"&gt;1562954815&lt;/last-updated-date&gt;&lt;/record&gt;&lt;/Cite&gt;&lt;/EndNote&gt;</w:instrText>
            </w:r>
            <w:r w:rsidR="00BF257D">
              <w:fldChar w:fldCharType="separate"/>
            </w:r>
            <w:r w:rsidR="006B06D3">
              <w:rPr>
                <w:noProof/>
              </w:rPr>
              <w:t>[21]</w:t>
            </w:r>
            <w:r w:rsidR="00BF257D">
              <w:fldChar w:fldCharType="end"/>
            </w:r>
            <w:r>
              <w:t>))</w:t>
            </w:r>
          </w:p>
        </w:tc>
      </w:tr>
    </w:tbl>
    <w:p w14:paraId="6005BD18" w14:textId="77777777" w:rsidR="00891743" w:rsidRDefault="00891743" w:rsidP="00E45F01">
      <w:pPr>
        <w:pStyle w:val="ListParagraph"/>
        <w:numPr>
          <w:ilvl w:val="0"/>
          <w:numId w:val="0"/>
        </w:numPr>
        <w:ind w:left="360"/>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proofErr w:type="gramStart"/>
            <w:r>
              <w:t>mer:hasProperPart</w:t>
            </w:r>
            <w:proofErr w:type="gramEnd"/>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proofErr w:type="gramStart"/>
            <w:r>
              <w:t>mer:properPartOf</w:t>
            </w:r>
            <w:proofErr w:type="gramEnd"/>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rPr>
      </w:pPr>
    </w:p>
    <w:p w14:paraId="22133171" w14:textId="5734328F" w:rsidR="00B053A6" w:rsidRPr="00616EC9" w:rsidRDefault="003B6261" w:rsidP="00E45F01">
      <w:pPr>
        <w:pStyle w:val="ListParagraph"/>
        <w:numPr>
          <w:ilvl w:val="0"/>
          <w:numId w:val="0"/>
        </w:numPr>
        <w:ind w:left="360"/>
        <w:rPr>
          <w:b/>
        </w:rPr>
      </w:pPr>
      <w:r w:rsidRPr="00616EC9">
        <w:rPr>
          <w:b/>
        </w:rPr>
        <w:t>Ontologies Reused:</w:t>
      </w:r>
    </w:p>
    <w:p w14:paraId="555C7359" w14:textId="2A45662B" w:rsidR="003B6261" w:rsidRDefault="00466487" w:rsidP="009E4A69">
      <w:pPr>
        <w:pStyle w:val="ListParagraph"/>
      </w:pPr>
      <w:r>
        <w:t>Mereology</w:t>
      </w:r>
    </w:p>
    <w:p w14:paraId="436D5005" w14:textId="4FCCD1C6" w:rsidR="00466487" w:rsidRDefault="00466487" w:rsidP="009E4A69">
      <w:pPr>
        <w:pStyle w:val="ListParagraph"/>
      </w:pPr>
      <w:r>
        <w:t>Change</w:t>
      </w:r>
    </w:p>
    <w:p w14:paraId="7F987D1B" w14:textId="7FD2B236" w:rsidR="00466487" w:rsidRDefault="00466487" w:rsidP="009E4A69">
      <w:pPr>
        <w:pStyle w:val="ListParagraph"/>
      </w:pPr>
      <w:r>
        <w:t>Time</w:t>
      </w:r>
    </w:p>
    <w:p w14:paraId="510BB694" w14:textId="78C59AF4" w:rsidR="00466487" w:rsidRPr="00616EC9" w:rsidRDefault="00466487" w:rsidP="009E4A69">
      <w:pPr>
        <w:pStyle w:val="ListParagraph"/>
      </w:pPr>
      <w:r>
        <w:t>OM</w:t>
      </w:r>
    </w:p>
    <w:p w14:paraId="16899239" w14:textId="7A385361" w:rsidR="00232ADD" w:rsidRPr="00616EC9" w:rsidRDefault="00232ADD" w:rsidP="009E4A69">
      <w:pPr>
        <w:pStyle w:val="ListParagraph"/>
      </w:pPr>
      <w:r w:rsidRPr="00616EC9">
        <w:lastRenderedPageBreak/>
        <w:t>Person</w:t>
      </w:r>
    </w:p>
    <w:p w14:paraId="36BB658E" w14:textId="01B2BF49" w:rsidR="00232ADD" w:rsidRPr="00616EC9" w:rsidRDefault="00232ADD" w:rsidP="009E4A69">
      <w:pPr>
        <w:pStyle w:val="ListParagraph"/>
      </w:pPr>
      <w:r w:rsidRPr="00616EC9">
        <w:t>Vehicle</w:t>
      </w:r>
    </w:p>
    <w:p w14:paraId="5759ED18" w14:textId="424114C6" w:rsidR="004B7120" w:rsidRPr="00616EC9" w:rsidRDefault="0040449F" w:rsidP="009E4A69">
      <w:pPr>
        <w:pStyle w:val="ListParagraph"/>
      </w:pPr>
      <w:r w:rsidRPr="00616EC9">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40" w:name="_Toc21701989"/>
      <w:r>
        <w:t>Public</w:t>
      </w:r>
      <w:r w:rsidR="00BD7C89">
        <w:t xml:space="preserve"> Transit Ontology</w:t>
      </w:r>
      <w:bookmarkEnd w:id="140"/>
    </w:p>
    <w:p w14:paraId="6A7EE14B" w14:textId="07F0684A" w:rsidR="00D479C9" w:rsidRDefault="00692B1E" w:rsidP="00D479C9">
      <w:pPr>
        <w:rPr>
          <w:i/>
        </w:rPr>
      </w:pPr>
      <w:hyperlink r:id="rId34"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lastRenderedPageBreak/>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w:t>
            </w:r>
            <w:r>
              <w:lastRenderedPageBreak/>
              <w:t>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proofErr w:type="gramStart"/>
            <w:r>
              <w:t>person:Person</w:t>
            </w:r>
            <w:proofErr w:type="gramEnd"/>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 xml:space="preserve">only </w:t>
            </w:r>
            <w:proofErr w:type="gramStart"/>
            <w:r>
              <w:t>xsd:boolean</w:t>
            </w:r>
            <w:proofErr w:type="gramEnd"/>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pPr>
      <w:r w:rsidRPr="00796B76">
        <w:t>Activity</w:t>
      </w:r>
    </w:p>
    <w:p w14:paraId="322714C7" w14:textId="762B32E8" w:rsidR="00796B76" w:rsidRDefault="00796B76" w:rsidP="001D3F17">
      <w:pPr>
        <w:pStyle w:val="ListParagraph"/>
        <w:numPr>
          <w:ilvl w:val="0"/>
          <w:numId w:val="3"/>
        </w:numPr>
      </w:pPr>
      <w:r>
        <w:t>Change</w:t>
      </w:r>
    </w:p>
    <w:p w14:paraId="2054F441" w14:textId="724CF18E" w:rsidR="00796B76" w:rsidRDefault="00796B76" w:rsidP="001D3F17">
      <w:pPr>
        <w:pStyle w:val="ListParagraph"/>
        <w:numPr>
          <w:ilvl w:val="0"/>
          <w:numId w:val="3"/>
        </w:numPr>
      </w:pPr>
      <w:r>
        <w:t>Spatial Location</w:t>
      </w:r>
    </w:p>
    <w:p w14:paraId="18250EF2" w14:textId="5F14EA9A" w:rsidR="00F5550D" w:rsidRPr="00796B76" w:rsidRDefault="00F5550D" w:rsidP="001D3F17">
      <w:pPr>
        <w:pStyle w:val="ListParagraph"/>
        <w:numPr>
          <w:ilvl w:val="0"/>
          <w:numId w:val="3"/>
        </w:numPr>
      </w:pPr>
      <w:r w:rsidRPr="00796B76">
        <w:t>TransportationSystem</w:t>
      </w:r>
    </w:p>
    <w:p w14:paraId="437BE40D" w14:textId="7B6B2F7C" w:rsidR="00B16505" w:rsidRPr="00796B76" w:rsidRDefault="00B16505" w:rsidP="001D3F17">
      <w:pPr>
        <w:pStyle w:val="ListParagraph"/>
        <w:numPr>
          <w:ilvl w:val="0"/>
          <w:numId w:val="3"/>
        </w:numPr>
      </w:pPr>
      <w:r w:rsidRPr="00796B76">
        <w:lastRenderedPageBreak/>
        <w:t>Trip</w:t>
      </w:r>
    </w:p>
    <w:p w14:paraId="6D95BAA6" w14:textId="5A099D15" w:rsidR="000F4675" w:rsidRPr="00796B76" w:rsidRDefault="000F4675" w:rsidP="001D3F17">
      <w:pPr>
        <w:pStyle w:val="ListParagraph"/>
        <w:numPr>
          <w:ilvl w:val="0"/>
          <w:numId w:val="3"/>
        </w:numPr>
      </w:pPr>
      <w:r w:rsidRPr="00796B76">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41" w:name="_Toc21701990"/>
      <w:r>
        <w:t>Land Use</w:t>
      </w:r>
      <w:r w:rsidR="00BA1ACD">
        <w:t xml:space="preserve"> Ontology</w:t>
      </w:r>
      <w:bookmarkEnd w:id="141"/>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w:t>
      </w:r>
      <w:r w:rsidR="004019D1">
        <w:lastRenderedPageBreak/>
        <w:t>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lastRenderedPageBreak/>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proofErr w:type="gramStart"/>
            <w:r>
              <w:t>change:</w:t>
            </w:r>
            <w:r w:rsidR="006D5597">
              <w:t>existsAt</w:t>
            </w:r>
            <w:proofErr w:type="gramEnd"/>
          </w:p>
        </w:tc>
        <w:tc>
          <w:tcPr>
            <w:tcW w:w="3450" w:type="dxa"/>
          </w:tcPr>
          <w:p w14:paraId="2947314F" w14:textId="77777777" w:rsidR="00A47861" w:rsidRDefault="00A47861" w:rsidP="00A47861">
            <w:r>
              <w:t xml:space="preserve">exactly 1 </w:t>
            </w:r>
            <w:proofErr w:type="gramStart"/>
            <w:r w:rsidR="00B17E1B">
              <w:t>time:</w:t>
            </w:r>
            <w:r>
              <w:t>Interval</w:t>
            </w:r>
            <w:proofErr w:type="gramEnd"/>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w:t>
            </w:r>
            <w:proofErr w:type="gramStart"/>
            <w:r w:rsidRPr="00EA6A93">
              <w:rPr>
                <w:strike/>
              </w:rPr>
              <w:t>loc:</w:t>
            </w:r>
            <w:r w:rsidR="00A47861" w:rsidRPr="00EA6A93">
              <w:rPr>
                <w:strike/>
              </w:rPr>
              <w:t>hasLocation</w:t>
            </w:r>
            <w:proofErr w:type="gramEnd"/>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w:t>
            </w:r>
            <w:proofErr w:type="gramStart"/>
            <w:r w:rsidR="00B17E1B" w:rsidRPr="00EA6A93">
              <w:rPr>
                <w:strike/>
              </w:rPr>
              <w:t>loc;</w:t>
            </w:r>
            <w:r w:rsidRPr="00EA6A93">
              <w:rPr>
                <w:strike/>
              </w:rPr>
              <w:t>Spatial</w:t>
            </w:r>
            <w:r w:rsidR="00B17E1B" w:rsidRPr="00EA6A93">
              <w:rPr>
                <w:strike/>
              </w:rPr>
              <w:t>Feature</w:t>
            </w:r>
            <w:proofErr w:type="gramEnd"/>
          </w:p>
        </w:tc>
      </w:tr>
      <w:tr w:rsidR="00EA6A93" w14:paraId="7539C8E4" w14:textId="77777777" w:rsidTr="00EA6A93">
        <w:trPr>
          <w:cantSplit/>
        </w:trPr>
        <w:tc>
          <w:tcPr>
            <w:tcW w:w="3136" w:type="dxa"/>
            <w:vMerge w:val="restart"/>
          </w:tcPr>
          <w:p w14:paraId="10298719" w14:textId="1E9272FC" w:rsidR="00EA6A93" w:rsidRDefault="00EA6A93" w:rsidP="0023361A">
            <w:proofErr w:type="gramStart"/>
            <w:r>
              <w:t>lbcs:Parcel</w:t>
            </w:r>
            <w:proofErr w:type="gramEnd"/>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w:t>
            </w:r>
            <w:proofErr w:type="gramStart"/>
            <w:r>
              <w:t>loc:Feature</w:t>
            </w:r>
            <w:proofErr w:type="gramEnd"/>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proofErr w:type="gramStart"/>
            <w:r>
              <w:t>change:Manifestation</w:t>
            </w:r>
            <w:proofErr w:type="gramEnd"/>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proofErr w:type="gramStart"/>
            <w:r>
              <w:t>change:manifestationOf</w:t>
            </w:r>
            <w:proofErr w:type="gramEnd"/>
            <w:r>
              <w:t xml:space="preserve">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proofErr w:type="gramStart"/>
            <w:r>
              <w:t>change:existsAt</w:t>
            </w:r>
            <w:proofErr w:type="gramEnd"/>
          </w:p>
        </w:tc>
        <w:tc>
          <w:tcPr>
            <w:tcW w:w="3450" w:type="dxa"/>
          </w:tcPr>
          <w:p w14:paraId="667A19EE" w14:textId="77777777" w:rsidR="00EA6A93" w:rsidRDefault="00EA6A93" w:rsidP="00A47861">
            <w:r>
              <w:t xml:space="preserve">exactly 1 </w:t>
            </w:r>
            <w:proofErr w:type="gramStart"/>
            <w:r>
              <w:t>time:TemporalEntity</w:t>
            </w:r>
            <w:proofErr w:type="gramEnd"/>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 xml:space="preserve">only </w:t>
            </w:r>
            <w:proofErr w:type="gramStart"/>
            <w:r>
              <w:t>om:area</w:t>
            </w:r>
            <w:proofErr w:type="gramEnd"/>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proofErr w:type="gramStart"/>
            <w:r>
              <w:t>govstat:Population</w:t>
            </w:r>
            <w:proofErr w:type="gramEnd"/>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proofErr w:type="gramStart"/>
            <w:r>
              <w:t>lbcs:Activity</w:t>
            </w:r>
            <w:proofErr w:type="gramEnd"/>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proofErr w:type="gramStart"/>
            <w:r>
              <w:t>lbcs:Function</w:t>
            </w:r>
            <w:proofErr w:type="gramEnd"/>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proofErr w:type="gramStart"/>
            <w:r>
              <w:t>lbcs:Structure</w:t>
            </w:r>
            <w:proofErr w:type="gramEnd"/>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proofErr w:type="gramStart"/>
            <w:r>
              <w:t>lbcs:Site</w:t>
            </w:r>
            <w:proofErr w:type="gramEnd"/>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proofErr w:type="gramStart"/>
            <w:r>
              <w:t>lbcs:Ownership</w:t>
            </w:r>
            <w:proofErr w:type="gramEnd"/>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4E9B8CDE"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6"/>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42" w:name="_Toc21701991"/>
      <w:r>
        <w:t>Trip</w:t>
      </w:r>
      <w:r w:rsidR="00BA1ACD">
        <w:t xml:space="preserve"> Ontology</w:t>
      </w:r>
      <w:bookmarkEnd w:id="142"/>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r>
      <w:r w:rsidR="0035644F">
        <w:lastRenderedPageBreak/>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proofErr w:type="gramStart"/>
            <w:r w:rsidRPr="00B706B5">
              <w:t>activity:Activity</w:t>
            </w:r>
            <w:proofErr w:type="gramEnd"/>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w:t>
            </w:r>
            <w:proofErr w:type="gramStart"/>
            <w:r>
              <w:t>loc:SpatialFeature</w:t>
            </w:r>
            <w:proofErr w:type="gramEnd"/>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proofErr w:type="gramStart"/>
            <w:r w:rsidRPr="00E80D3C">
              <w:rPr>
                <w:highlight w:val="yellow"/>
              </w:rPr>
              <w:t>only</w:t>
            </w:r>
            <w:r>
              <w:t xml:space="preserve">  spatial</w:t>
            </w:r>
            <w:proofErr w:type="gramEnd"/>
            <w:r>
              <w:t>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 xml:space="preserve">exactly 1 </w:t>
            </w:r>
            <w:proofErr w:type="gramStart"/>
            <w:r w:rsidRPr="00E80D3C">
              <w:rPr>
                <w:strike/>
              </w:rPr>
              <w:t>time:Interval</w:t>
            </w:r>
            <w:proofErr w:type="gramEnd"/>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 xml:space="preserve">min 1 </w:t>
            </w:r>
            <w:proofErr w:type="gramStart"/>
            <w:r>
              <w:t>transportation:Network</w:t>
            </w:r>
            <w:proofErr w:type="gramEnd"/>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 xml:space="preserve">min </w:t>
            </w:r>
            <w:proofErr w:type="gramStart"/>
            <w:r>
              <w:t>1  transportation</w:t>
            </w:r>
            <w:proofErr w:type="gramEnd"/>
            <w:r>
              <w:t>:Arc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 xml:space="preserve">min </w:t>
            </w:r>
            <w:proofErr w:type="gramStart"/>
            <w:r>
              <w:t>1  transportation</w:t>
            </w:r>
            <w:proofErr w:type="gramEnd"/>
            <w:r>
              <w:t>:TransportationComplex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proofErr w:type="gramStart"/>
            <w:r>
              <w:rPr>
                <w:highlight w:val="yellow"/>
              </w:rPr>
              <w:t>transportation</w:t>
            </w:r>
            <w:r w:rsidRPr="00E80D3C">
              <w:rPr>
                <w:highlight w:val="yellow"/>
              </w:rPr>
              <w:t>:Mode</w:t>
            </w:r>
            <w:proofErr w:type="gramEnd"/>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 xml:space="preserve">only </w:t>
            </w:r>
            <w:proofErr w:type="gramStart"/>
            <w:r>
              <w:t>change:Manifestation</w:t>
            </w:r>
            <w:proofErr w:type="gramEnd"/>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 xml:space="preserve">only </w:t>
            </w:r>
            <w:proofErr w:type="gramStart"/>
            <w:r>
              <w:t>change:Manifestation</w:t>
            </w:r>
            <w:proofErr w:type="gramEnd"/>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43" w:name="_Toc21701992"/>
      <w:r>
        <w:lastRenderedPageBreak/>
        <w:t>Trip Costs</w:t>
      </w:r>
      <w:bookmarkEnd w:id="143"/>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44" w:name="_Toc21701993"/>
      <w:r>
        <w:t>Urban System Ontology</w:t>
      </w:r>
      <w:bookmarkEnd w:id="144"/>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3E33B657" w:rsidR="00FD13F5" w:rsidRDefault="00FD13F5" w:rsidP="00FD13F5">
      <w:bookmarkStart w:id="145"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r>
      <w:r>
        <w:lastRenderedPageBreak/>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E4987" w14:paraId="75F2E008" w14:textId="77777777" w:rsidTr="00B65D5F">
        <w:trPr>
          <w:cantSplit/>
        </w:trPr>
        <w:tc>
          <w:tcPr>
            <w:tcW w:w="2896" w:type="dxa"/>
            <w:vMerge w:val="restart"/>
          </w:tcPr>
          <w:p w14:paraId="27A18C3B" w14:textId="77777777" w:rsidR="00FE4987" w:rsidRPr="00623BD2" w:rsidRDefault="00FE4987" w:rsidP="00FD13F5">
            <w:proofErr w:type="gramStart"/>
            <w:r w:rsidRPr="00623BD2">
              <w:t>vehicle:Vehicle</w:t>
            </w:r>
            <w:proofErr w:type="gramEnd"/>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 xml:space="preserve">only (Occupant </w:t>
            </w:r>
            <w:proofErr w:type="gramStart"/>
            <w:r w:rsidRPr="00623BD2">
              <w:t>or  Cargo</w:t>
            </w:r>
            <w:proofErr w:type="gramEnd"/>
            <w:r w:rsidRPr="00623BD2">
              <w:t>)</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w:t>
            </w:r>
            <w:proofErr w:type="gramStart"/>
            <w:r w:rsidRPr="00623BD2">
              <w:t>person:Person</w:t>
            </w:r>
            <w:proofErr w:type="gramEnd"/>
            <w:r w:rsidRPr="00623BD2">
              <w:t xml:space="preserve">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 xml:space="preserve">only </w:t>
            </w:r>
            <w:proofErr w:type="gramStart"/>
            <w:r>
              <w:t>transportation:Mode</w:t>
            </w:r>
            <w:proofErr w:type="gramEnd"/>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proofErr w:type="gramStart"/>
            <w:r w:rsidRPr="00623BD2">
              <w:t>person:Person</w:t>
            </w:r>
            <w:proofErr w:type="gramEnd"/>
            <w:r w:rsidRPr="00623BD2">
              <w:t xml:space="preserve">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w:t>
            </w:r>
            <w:proofErr w:type="gramStart"/>
            <w:r w:rsidRPr="00623BD2">
              <w:t>person:Person</w:t>
            </w:r>
            <w:proofErr w:type="gramEnd"/>
            <w:r w:rsidRPr="00623BD2">
              <w:t>)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proofErr w:type="gramStart"/>
            <w:r w:rsidRPr="001227F5">
              <w:t>transit:TransitSystem</w:t>
            </w:r>
            <w:proofErr w:type="gramEnd"/>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 xml:space="preserve">only </w:t>
            </w:r>
            <w:proofErr w:type="gramStart"/>
            <w:r w:rsidRPr="001227F5">
              <w:t>org:Organization</w:t>
            </w:r>
            <w:proofErr w:type="gramEnd"/>
          </w:p>
        </w:tc>
      </w:tr>
      <w:tr w:rsidR="00FE4987" w14:paraId="38A4F6E7" w14:textId="77777777" w:rsidTr="00B65D5F">
        <w:trPr>
          <w:cantSplit/>
        </w:trPr>
        <w:tc>
          <w:tcPr>
            <w:tcW w:w="2896" w:type="dxa"/>
          </w:tcPr>
          <w:p w14:paraId="729D7F13" w14:textId="77777777" w:rsidR="00FE4987" w:rsidRPr="001227F5" w:rsidRDefault="00FE4987" w:rsidP="00FE4987">
            <w:proofErr w:type="gramStart"/>
            <w:r w:rsidRPr="001227F5">
              <w:t>transit:Route</w:t>
            </w:r>
            <w:proofErr w:type="gramEnd"/>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 xml:space="preserve">only </w:t>
            </w:r>
            <w:proofErr w:type="gramStart"/>
            <w:r w:rsidRPr="001227F5">
              <w:t>vehicle:Vehicle</w:t>
            </w:r>
            <w:proofErr w:type="gramEnd"/>
          </w:p>
        </w:tc>
      </w:tr>
      <w:tr w:rsidR="00FE4987" w14:paraId="12B0EFA2" w14:textId="77777777" w:rsidTr="00B65D5F">
        <w:trPr>
          <w:cantSplit/>
        </w:trPr>
        <w:tc>
          <w:tcPr>
            <w:tcW w:w="2896" w:type="dxa"/>
            <w:vMerge w:val="restart"/>
          </w:tcPr>
          <w:p w14:paraId="0EC4CED9" w14:textId="77777777" w:rsidR="00FE4987" w:rsidRDefault="00FE4987" w:rsidP="00FE4987">
            <w:proofErr w:type="gramStart"/>
            <w:r>
              <w:t>trip:Trip</w:t>
            </w:r>
            <w:proofErr w:type="gramEnd"/>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proofErr w:type="gramStart"/>
            <w:r>
              <w:t>activity:Activity</w:t>
            </w:r>
            <w:proofErr w:type="gramEnd"/>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 xml:space="preserve">some </w:t>
            </w:r>
            <w:proofErr w:type="gramStart"/>
            <w:r w:rsidRPr="004842BE">
              <w:t>person:Person</w:t>
            </w:r>
            <w:proofErr w:type="gramEnd"/>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 xml:space="preserve">only </w:t>
            </w:r>
            <w:proofErr w:type="gramStart"/>
            <w:r w:rsidRPr="004842BE">
              <w:t>activity:Activity</w:t>
            </w:r>
            <w:proofErr w:type="gramEnd"/>
          </w:p>
        </w:tc>
      </w:tr>
    </w:tbl>
    <w:p w14:paraId="3A4F2E22" w14:textId="248B10ED" w:rsidR="00311611" w:rsidRDefault="00311611" w:rsidP="00311611">
      <w:pPr>
        <w:rPr>
          <w:b/>
        </w:rPr>
      </w:pPr>
      <w:bookmarkStart w:id="146" w:name="_Ref520703666"/>
      <w:r w:rsidRPr="00311611">
        <w:rPr>
          <w:b/>
        </w:rPr>
        <w:t>Future work</w:t>
      </w:r>
      <w:r>
        <w:rPr>
          <w:b/>
        </w:rPr>
        <w:t>:</w:t>
      </w:r>
    </w:p>
    <w:p w14:paraId="061528C5" w14:textId="6B679AEB" w:rsidR="00311611" w:rsidRDefault="00311611" w:rsidP="00BC16B7">
      <w:pPr>
        <w:pStyle w:val="ListParagraph"/>
        <w:numPr>
          <w:ilvl w:val="0"/>
          <w:numId w:val="22"/>
        </w:numPr>
      </w:pPr>
      <w:r>
        <w:t>May be useful to add a generalized ‘hasPass’ relationship to capture various possible passes a person may have (transit and otherwise)</w:t>
      </w:r>
    </w:p>
    <w:p w14:paraId="00AF22D6" w14:textId="01874807" w:rsidR="00492B81" w:rsidRPr="00311611" w:rsidRDefault="00492B81" w:rsidP="00BC16B7">
      <w:pPr>
        <w:pStyle w:val="ListParagraph"/>
        <w:numPr>
          <w:ilvl w:val="0"/>
          <w:numId w:val="22"/>
        </w:numPr>
      </w:pPr>
      <w:r>
        <w:t>Many extensions of this ontology are possible. Additional axioms and properties may be added in future work as new use cases are identified.</w:t>
      </w:r>
    </w:p>
    <w:p w14:paraId="1618EEE5" w14:textId="77777777" w:rsidR="006C20C9" w:rsidRDefault="006C20C9" w:rsidP="006C20C9">
      <w:pPr>
        <w:pStyle w:val="Heading1"/>
      </w:pPr>
      <w:bookmarkStart w:id="147" w:name="_Toc21701994"/>
      <w:r>
        <w:lastRenderedPageBreak/>
        <w:t>Extra-logical Design Practices</w:t>
      </w:r>
      <w:bookmarkEnd w:id="147"/>
    </w:p>
    <w:p w14:paraId="55918A07" w14:textId="77777777" w:rsidR="006C20C9" w:rsidRDefault="006C20C9" w:rsidP="006C20C9">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4B690948" w14:textId="77777777" w:rsidR="006C20C9" w:rsidRPr="00E80D3C" w:rsidRDefault="006C20C9" w:rsidP="006C20C9">
      <w:pPr>
        <w:pStyle w:val="ListParagraph"/>
        <w:numPr>
          <w:ilvl w:val="0"/>
          <w:numId w:val="14"/>
        </w:numPr>
      </w:pPr>
      <w:r w:rsidRPr="00E80D3C">
        <w:t>Organizational terms</w:t>
      </w:r>
    </w:p>
    <w:p w14:paraId="1795E7B9" w14:textId="77777777" w:rsidR="006C20C9" w:rsidRPr="00E80D3C" w:rsidRDefault="006C20C9" w:rsidP="006C20C9">
      <w:pPr>
        <w:pStyle w:val="ListParagraph"/>
        <w:numPr>
          <w:ilvl w:val="0"/>
          <w:numId w:val="14"/>
        </w:numPr>
      </w:pPr>
      <w:r w:rsidRPr="00E80D3C">
        <w:t>For reuse (full import) of existing, external ontologies, 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4CC5D477" w14:textId="3DE2EB9E" w:rsidR="007A2834" w:rsidRDefault="007A2834" w:rsidP="002016ED">
      <w:pPr>
        <w:pStyle w:val="Heading1"/>
      </w:pPr>
      <w:bookmarkStart w:id="148" w:name="_Toc21701995"/>
      <w:r>
        <w:t>Evaluation</w:t>
      </w:r>
      <w:bookmarkEnd w:id="148"/>
      <w:r>
        <w:t xml:space="preserve"> </w:t>
      </w:r>
    </w:p>
    <w:p w14:paraId="4575D348" w14:textId="230DFDBF" w:rsidR="00492B81" w:rsidRPr="00492B81" w:rsidRDefault="00492B81" w:rsidP="00492B81">
      <w:pPr>
        <w:rPr>
          <w:lang w:val="en-US" w:bidi="en-US"/>
        </w:rPr>
      </w:pPr>
      <w:r>
        <w:rPr>
          <w:lang w:val="en-US" w:bidi="en-US"/>
        </w:rPr>
        <w:t>A fundamental requirement for any ontology is consistency. If the axioms in the ontology are inconsistent, then the classes are unsatisfiable and any data that is mapped into the ontology will be inconsistent. This inhibits the application of the ontology for data verification. In addition, any sentence may be deduced from an inconsistent set of axioms, so this is also problematic for any reasoning applications. From a basic ontology design perspective, if the axioms are inconsistent then there is something wrong with the way the domain has been formalized; the ontology contains some set of statements that in some way contradict each other.</w:t>
      </w:r>
      <w:r w:rsidR="00EC7102">
        <w:rPr>
          <w:lang w:val="en-US" w:bidi="en-US"/>
        </w:rPr>
        <w:t xml:space="preserve"> Similarly, it is important to check for (and avoid) any unsatisfiable classes. In a consistent ontology it is still possible that select classes may not be satisfiable. In such cases it is impossible to instantiate the class with any data and maintain consistency.</w:t>
      </w:r>
      <w:r w:rsidR="00EF74D8">
        <w:rPr>
          <w:lang w:val="en-US" w:bidi="en-US"/>
        </w:rPr>
        <w:t xml:space="preserve"> The ontology has been evaluated for both consistency and (absence of) unsatisfiable classes</w:t>
      </w:r>
      <w:r w:rsidR="00155060">
        <w:rPr>
          <w:lang w:val="en-US" w:bidi="en-US"/>
        </w:rPr>
        <w:t xml:space="preserve"> using the Pellet OWL reasoner</w:t>
      </w:r>
      <w:r w:rsidR="00EF74D8">
        <w:rPr>
          <w:lang w:val="en-US" w:bidi="en-US"/>
        </w:rPr>
        <w:t>.</w:t>
      </w:r>
      <w:r w:rsidR="00155060">
        <w:rPr>
          <w:lang w:val="en-US" w:bidi="en-US"/>
        </w:rPr>
        <w:t xml:space="preserve"> One unsatisfiable class was identified</w:t>
      </w:r>
      <w:r w:rsidR="00692B1E">
        <w:rPr>
          <w:lang w:val="en-US" w:bidi="en-US"/>
        </w:rPr>
        <w:t xml:space="preserve">, </w:t>
      </w:r>
      <w:r w:rsidR="00155060">
        <w:rPr>
          <w:lang w:val="en-US" w:bidi="en-US"/>
        </w:rPr>
        <w:t xml:space="preserve">however this </w:t>
      </w:r>
      <w:r w:rsidR="00692B1E">
        <w:rPr>
          <w:lang w:val="en-US" w:bidi="en-US"/>
        </w:rPr>
        <w:t>class (</w:t>
      </w:r>
      <w:proofErr w:type="gramStart"/>
      <w:r w:rsidR="007933E5">
        <w:rPr>
          <w:lang w:val="en-US" w:bidi="en-US"/>
        </w:rPr>
        <w:t>time:January</w:t>
      </w:r>
      <w:proofErr w:type="gramEnd"/>
      <w:r w:rsidR="007933E5">
        <w:rPr>
          <w:lang w:val="en-US" w:bidi="en-US"/>
        </w:rPr>
        <w:t>)</w:t>
      </w:r>
      <w:r w:rsidR="00155060">
        <w:rPr>
          <w:lang w:val="en-US" w:bidi="en-US"/>
        </w:rPr>
        <w:t xml:space="preserve"> is not reused in the extensions </w:t>
      </w:r>
      <w:r w:rsidR="00692B1E">
        <w:rPr>
          <w:lang w:val="en-US" w:bidi="en-US"/>
        </w:rPr>
        <w:t xml:space="preserve">and </w:t>
      </w:r>
      <w:r w:rsidR="00155060">
        <w:rPr>
          <w:lang w:val="en-US" w:bidi="en-US"/>
        </w:rPr>
        <w:t>is deprecated in the current version of the Time ontology.</w:t>
      </w:r>
    </w:p>
    <w:p w14:paraId="718F7A2F" w14:textId="77777777" w:rsidR="00F42FDD" w:rsidRDefault="006752C7" w:rsidP="00EF74D8">
      <w:r>
        <w:t xml:space="preserve">Throughout its development, the iCity ontologies have been </w:t>
      </w:r>
      <w:r w:rsidR="008B39E0">
        <w:t>presented to the iCity-ORF researchers</w:t>
      </w:r>
      <w:r>
        <w:t xml:space="preserve"> and other stakeholders involved in transportation research for review and feedback.</w:t>
      </w:r>
      <w:r w:rsidR="00956DAD">
        <w:t xml:space="preserve"> These activities helped to inform the design of the ontology, however the most detailed instruction was provided by the requirements specified in Section </w:t>
      </w:r>
      <w:r w:rsidR="00956DAD">
        <w:fldChar w:fldCharType="begin"/>
      </w:r>
      <w:r w:rsidR="00956DAD">
        <w:instrText xml:space="preserve"> REF _Ref21706188 \r \h </w:instrText>
      </w:r>
      <w:r w:rsidR="00956DAD">
        <w:fldChar w:fldCharType="separate"/>
      </w:r>
      <w:r w:rsidR="00956DAD">
        <w:t>5</w:t>
      </w:r>
      <w:r w:rsidR="00956DAD">
        <w:fldChar w:fldCharType="end"/>
      </w:r>
      <w:r w:rsidR="00956DAD">
        <w:t>.</w:t>
      </w:r>
      <w:r w:rsidR="00F42FDD">
        <w:t xml:space="preserve"> Design of the ontology was corrected to ensure the formalization of the identified Competency Questions, as well as the successful answer of the queries (in cases where sufficient data was available). </w:t>
      </w:r>
    </w:p>
    <w:p w14:paraId="17CC202E" w14:textId="001FF23D" w:rsidR="00EF74D8" w:rsidRDefault="00F42FDD" w:rsidP="00EF74D8">
      <w:r>
        <w:t xml:space="preserve">…the other side of this is the requirement for capture of relevant data to support the correct response to the competency questions, or in some cases – as discussed in Section </w:t>
      </w:r>
      <w:r>
        <w:fldChar w:fldCharType="begin"/>
      </w:r>
      <w:r>
        <w:instrText xml:space="preserve"> REF _Ref21707177 \r \h </w:instrText>
      </w:r>
      <w:r>
        <w:fldChar w:fldCharType="separate"/>
      </w:r>
      <w:r>
        <w:t>5</w:t>
      </w:r>
      <w:r>
        <w:fldChar w:fldCharType="end"/>
      </w:r>
      <w:r>
        <w:t xml:space="preserve"> – simply for the purpose of storing collected data for future use.</w:t>
      </w:r>
    </w:p>
    <w:p w14:paraId="649CBEA3" w14:textId="2D18AF29" w:rsidR="00BD5345" w:rsidRDefault="00BD5345" w:rsidP="00EF74D8">
      <w:r>
        <w:t>The evaluation of the ontology against the identified requirements is documented through the definition of data mappings from key data sources into the ontology, and the formalization of the required CQs.</w:t>
      </w:r>
      <w:r w:rsidR="00261F7F">
        <w:t xml:space="preserve"> (Note the CQs that have been evaluated on Virtuoso and AllegroGraph triplestore implementations?) </w:t>
      </w:r>
      <w:r>
        <w:t xml:space="preserve"> </w:t>
      </w:r>
    </w:p>
    <w:p w14:paraId="27047F74" w14:textId="2D79224D" w:rsidR="009C046E" w:rsidRDefault="009C046E" w:rsidP="009C046E">
      <w:pPr>
        <w:pStyle w:val="Heading2"/>
      </w:pPr>
      <w:r>
        <w:t>Data Mappings</w:t>
      </w:r>
    </w:p>
    <w:p w14:paraId="1B25B5F2" w14:textId="2640655B" w:rsidR="009C046E" w:rsidRDefault="009C046E" w:rsidP="00EF74D8">
      <w:r>
        <w:t>High level</w:t>
      </w:r>
    </w:p>
    <w:p w14:paraId="0F7D1E64" w14:textId="52186915" w:rsidR="009C046E" w:rsidRDefault="009C046E" w:rsidP="00EF74D8">
      <w:r>
        <w:t>Reference Karma R2RML models (add to appendix)</w:t>
      </w:r>
    </w:p>
    <w:p w14:paraId="0D842A2A" w14:textId="6EA41CFC" w:rsidR="009C046E" w:rsidRDefault="009C046E" w:rsidP="009C046E">
      <w:pPr>
        <w:pStyle w:val="Heading2"/>
      </w:pPr>
      <w:r>
        <w:lastRenderedPageBreak/>
        <w:t>Competency Questions</w:t>
      </w:r>
    </w:p>
    <w:p w14:paraId="585F1AD1" w14:textId="1CD5AFCC" w:rsidR="00044769" w:rsidRDefault="00044769" w:rsidP="002016ED">
      <w:pPr>
        <w:pStyle w:val="Heading1"/>
      </w:pPr>
      <w:bookmarkStart w:id="149" w:name="_Ref20730202"/>
      <w:bookmarkStart w:id="150" w:name="_Toc21701996"/>
      <w:r>
        <w:t>Applications</w:t>
      </w:r>
      <w:bookmarkEnd w:id="146"/>
      <w:bookmarkEnd w:id="149"/>
      <w:bookmarkEnd w:id="150"/>
    </w:p>
    <w:p w14:paraId="21F26D60" w14:textId="267A2083" w:rsidR="00B65D5F" w:rsidRPr="00E80D3C" w:rsidRDefault="00881236" w:rsidP="00E80D3C">
      <w:r>
        <w:rPr>
          <w:lang w:val="en-US" w:bidi="en-US"/>
        </w:rPr>
        <w:t xml:space="preserve">Beyond providing formalizing a vocabulary for an integrated, iCity knowledge base, the ontology may be employed more directly support applications for urban informatics. Three such examples </w:t>
      </w:r>
      <w:r w:rsidR="00E332BA">
        <w:rPr>
          <w:lang w:val="en-US" w:bidi="en-US"/>
        </w:rPr>
        <w:t>have been</w:t>
      </w:r>
      <w:r>
        <w:rPr>
          <w:lang w:val="en-US" w:bidi="en-US"/>
        </w:rPr>
        <w:t xml:space="preserve">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54EF07E1" w:rsidR="00B65D5F" w:rsidRDefault="00B65D5F" w:rsidP="00E80D3C">
      <w:pPr>
        <w:pStyle w:val="Heading2"/>
        <w:rPr>
          <w:highlight w:val="yellow"/>
        </w:rPr>
      </w:pPr>
      <w:bookmarkStart w:id="151" w:name="_Toc21701997"/>
      <w:r>
        <w:t>iCity Ontology for</w:t>
      </w:r>
      <w:r w:rsidR="00763A5C">
        <w:t xml:space="preserve"> ATIS in</w:t>
      </w:r>
      <w:r>
        <w:t xml:space="preserve"> the IT-SoS Framework</w:t>
      </w:r>
      <w:r w:rsidR="00763A5C">
        <w:t xml:space="preserve"> </w:t>
      </w:r>
      <w:r w:rsidR="00763A5C" w:rsidRPr="00763A5C">
        <w:rPr>
          <w:highlight w:val="yellow"/>
        </w:rPr>
        <w:t>(to revise based on revisions to project 1.2)</w:t>
      </w:r>
      <w:bookmarkEnd w:id="151"/>
    </w:p>
    <w:p w14:paraId="4862094C" w14:textId="77777777" w:rsidR="00763A5C" w:rsidRPr="009A7486" w:rsidRDefault="00763A5C" w:rsidP="00763A5C">
      <w:pPr>
        <w:spacing w:line="480" w:lineRule="auto"/>
        <w:rPr>
          <w:rFonts w:asciiTheme="majorBidi" w:hAnsiTheme="majorBidi" w:cstheme="majorBidi"/>
        </w:rPr>
      </w:pPr>
      <w:r w:rsidRPr="009A7486">
        <w:rPr>
          <w:rFonts w:asciiTheme="majorBidi" w:hAnsiTheme="majorBidi" w:cstheme="majorBidi"/>
        </w:rPr>
        <w:t xml:space="preserve">The tremendous amount and diversity of data generated by ITS (Intelligent Transportation Systems) has become an important source for its services and applications. Travelling from one place to another often involves different information from different ITS services. Unfortunately, the multiplicity of ITS and their complexity has produced a body of heterogeneous data that cannot easily </w:t>
      </w:r>
      <w:r>
        <w:rPr>
          <w:rFonts w:asciiTheme="majorBidi" w:hAnsiTheme="majorBidi" w:cstheme="majorBidi"/>
        </w:rPr>
        <w:t xml:space="preserve">be </w:t>
      </w:r>
      <w:r w:rsidRPr="009A7486">
        <w:rPr>
          <w:rFonts w:asciiTheme="majorBidi" w:hAnsiTheme="majorBidi" w:cstheme="majorBidi"/>
        </w:rPr>
        <w:t>integrated.  Data from different sources must be analyzed, classified and re-organized into a homogenous format to make it universally applicable</w:t>
      </w:r>
      <w:r>
        <w:rPr>
          <w:rFonts w:asciiTheme="majorBidi" w:hAnsiTheme="majorBidi" w:cstheme="majorBidi"/>
        </w:rPr>
        <w:t>.</w:t>
      </w:r>
    </w:p>
    <w:p w14:paraId="740B745C" w14:textId="0CD329B1" w:rsidR="00763A5C" w:rsidRDefault="00763A5C" w:rsidP="00763A5C">
      <w:pPr>
        <w:spacing w:line="480" w:lineRule="auto"/>
        <w:rPr>
          <w:rFonts w:asciiTheme="majorBidi" w:hAnsiTheme="majorBidi" w:cstheme="majorBidi"/>
        </w:rPr>
      </w:pPr>
      <w:r w:rsidRPr="009A7486">
        <w:rPr>
          <w:rFonts w:asciiTheme="majorBidi" w:hAnsiTheme="majorBidi" w:cstheme="majorBidi"/>
        </w:rPr>
        <w:t xml:space="preserve">The objective </w:t>
      </w:r>
      <w:r>
        <w:rPr>
          <w:rFonts w:asciiTheme="majorBidi" w:hAnsiTheme="majorBidi" w:cstheme="majorBidi"/>
        </w:rPr>
        <w:t xml:space="preserve">of this work </w:t>
      </w:r>
      <w:r w:rsidRPr="009A7486">
        <w:rPr>
          <w:rFonts w:asciiTheme="majorBidi" w:hAnsiTheme="majorBidi" w:cstheme="majorBidi"/>
        </w:rPr>
        <w:t xml:space="preserve">is to </w:t>
      </w:r>
      <w:r>
        <w:rPr>
          <w:rFonts w:asciiTheme="majorBidi" w:hAnsiTheme="majorBidi" w:cstheme="majorBidi"/>
        </w:rPr>
        <w:t>support the creation of</w:t>
      </w:r>
      <w:r w:rsidRPr="009A7486">
        <w:rPr>
          <w:rFonts w:asciiTheme="majorBidi" w:hAnsiTheme="majorBidi" w:cstheme="majorBidi"/>
        </w:rPr>
        <w:t xml:space="preserve"> tool</w:t>
      </w:r>
      <w:r>
        <w:rPr>
          <w:rFonts w:asciiTheme="majorBidi" w:hAnsiTheme="majorBidi" w:cstheme="majorBidi"/>
        </w:rPr>
        <w:t>s</w:t>
      </w:r>
      <w:r w:rsidRPr="009A7486">
        <w:rPr>
          <w:rFonts w:asciiTheme="majorBidi" w:hAnsiTheme="majorBidi" w:cstheme="majorBidi"/>
        </w:rPr>
        <w:t xml:space="preserve"> </w:t>
      </w:r>
      <w:r>
        <w:rPr>
          <w:rFonts w:asciiTheme="majorBidi" w:hAnsiTheme="majorBidi" w:cstheme="majorBidi"/>
        </w:rPr>
        <w:t>capable of</w:t>
      </w:r>
      <w:r w:rsidRPr="009A7486">
        <w:rPr>
          <w:rFonts w:asciiTheme="majorBidi" w:hAnsiTheme="majorBidi" w:cstheme="majorBidi"/>
        </w:rPr>
        <w:t xml:space="preserve"> dynamic data discovery, information management, and interoperability between </w:t>
      </w:r>
      <w:r w:rsidR="00945EA2">
        <w:rPr>
          <w:rFonts w:asciiTheme="majorBidi" w:hAnsiTheme="majorBidi" w:cstheme="majorBidi"/>
        </w:rPr>
        <w:t xml:space="preserve">data sources </w:t>
      </w:r>
      <w:r w:rsidRPr="009A7486">
        <w:rPr>
          <w:rFonts w:asciiTheme="majorBidi" w:hAnsiTheme="majorBidi" w:cstheme="majorBidi"/>
        </w:rPr>
        <w:t>and services</w:t>
      </w:r>
      <w:r w:rsidR="00945EA2">
        <w:rPr>
          <w:rFonts w:asciiTheme="majorBidi" w:hAnsiTheme="majorBidi" w:cstheme="majorBidi"/>
        </w:rPr>
        <w:t>.</w:t>
      </w:r>
      <w:r w:rsidRPr="009A7486">
        <w:rPr>
          <w:rFonts w:asciiTheme="majorBidi" w:hAnsiTheme="majorBidi" w:cstheme="majorBidi"/>
        </w:rPr>
        <w:t xml:space="preserve"> </w:t>
      </w:r>
      <w:r>
        <w:rPr>
          <w:rFonts w:asciiTheme="majorBidi" w:hAnsiTheme="majorBidi" w:cstheme="majorBidi"/>
        </w:rPr>
        <w:t xml:space="preserve">The architecture </w:t>
      </w:r>
      <w:r w:rsidRPr="009A7486">
        <w:rPr>
          <w:rFonts w:asciiTheme="majorBidi" w:hAnsiTheme="majorBidi" w:cstheme="majorBidi"/>
        </w:rPr>
        <w:t>focuse</w:t>
      </w:r>
      <w:r>
        <w:rPr>
          <w:rFonts w:asciiTheme="majorBidi" w:hAnsiTheme="majorBidi" w:cstheme="majorBidi"/>
        </w:rPr>
        <w:t>s</w:t>
      </w:r>
      <w:r w:rsidRPr="009A7486">
        <w:rPr>
          <w:rFonts w:asciiTheme="majorBidi" w:hAnsiTheme="majorBidi" w:cstheme="majorBidi"/>
        </w:rPr>
        <w:t xml:space="preserve"> on three areas: the storage of the data in a data lake, the semantic representation of the data, and the services layer. </w:t>
      </w:r>
      <w:r>
        <w:rPr>
          <w:rFonts w:asciiTheme="majorBidi" w:hAnsiTheme="majorBidi" w:cstheme="majorBidi"/>
        </w:rPr>
        <w:t>The architecture</w:t>
      </w:r>
      <w:r w:rsidRPr="009A7486">
        <w:rPr>
          <w:rFonts w:asciiTheme="majorBidi" w:hAnsiTheme="majorBidi" w:cstheme="majorBidi"/>
        </w:rPr>
        <w:t xml:space="preserve"> </w:t>
      </w:r>
      <w:r>
        <w:rPr>
          <w:rFonts w:asciiTheme="majorBidi" w:hAnsiTheme="majorBidi" w:cstheme="majorBidi"/>
        </w:rPr>
        <w:t xml:space="preserve">is </w:t>
      </w:r>
      <w:r w:rsidRPr="009A7486">
        <w:rPr>
          <w:rFonts w:asciiTheme="majorBidi" w:hAnsiTheme="majorBidi" w:cstheme="majorBidi"/>
        </w:rPr>
        <w:t xml:space="preserve">designed to be scalable and enhance overall system performance using </w:t>
      </w:r>
      <w:r>
        <w:rPr>
          <w:rFonts w:asciiTheme="majorBidi" w:hAnsiTheme="majorBidi" w:cstheme="majorBidi"/>
        </w:rPr>
        <w:t>a</w:t>
      </w:r>
      <w:r w:rsidRPr="009A7486">
        <w:rPr>
          <w:rFonts w:asciiTheme="majorBidi" w:hAnsiTheme="majorBidi" w:cstheme="majorBidi"/>
        </w:rPr>
        <w:t xml:space="preserve"> semantic representation and integration. Many institutions and companies have developed ICT solutions to close the gap and manage data integration and representation by using well-known industrial protocols likes GTFS. Nevertheless, </w:t>
      </w:r>
      <w:r>
        <w:rPr>
          <w:rFonts w:asciiTheme="majorBidi" w:hAnsiTheme="majorBidi" w:cstheme="majorBidi"/>
        </w:rPr>
        <w:t xml:space="preserve">these solutions lack the formal semantics of ontologies, and </w:t>
      </w:r>
      <w:r w:rsidRPr="009A7486">
        <w:rPr>
          <w:rFonts w:asciiTheme="majorBidi" w:hAnsiTheme="majorBidi" w:cstheme="majorBidi"/>
        </w:rPr>
        <w:t>there is no common standard across systems to manage and exchange data and information.</w:t>
      </w:r>
      <w:r>
        <w:rPr>
          <w:rFonts w:asciiTheme="majorBidi" w:hAnsiTheme="majorBidi" w:cstheme="majorBidi"/>
        </w:rPr>
        <w:t xml:space="preserve"> The iCity Ontology plays a key role in the proposed architecture, enabling an integrated representation of </w:t>
      </w:r>
      <w:r w:rsidRPr="009A7486">
        <w:rPr>
          <w:rFonts w:asciiTheme="majorBidi" w:hAnsiTheme="majorBidi" w:cstheme="majorBidi"/>
        </w:rPr>
        <w:t xml:space="preserve">domain knowledge </w:t>
      </w:r>
      <w:r w:rsidR="00945EA2">
        <w:rPr>
          <w:rFonts w:asciiTheme="majorBidi" w:hAnsiTheme="majorBidi" w:cstheme="majorBidi"/>
        </w:rPr>
        <w:t>and supporting semantic interoperability</w:t>
      </w:r>
      <w:r w:rsidRPr="009A7486">
        <w:rPr>
          <w:rFonts w:asciiTheme="majorBidi" w:hAnsiTheme="majorBidi" w:cstheme="majorBidi"/>
        </w:rPr>
        <w:t xml:space="preserve"> through different tools and across systems.</w:t>
      </w:r>
      <w:r>
        <w:rPr>
          <w:rFonts w:asciiTheme="majorBidi" w:hAnsiTheme="majorBidi" w:cstheme="majorBidi"/>
        </w:rPr>
        <w:t xml:space="preserve"> </w:t>
      </w:r>
    </w:p>
    <w:p w14:paraId="767BDFC2" w14:textId="0E0837EE" w:rsidR="00763A5C" w:rsidRDefault="00763A5C" w:rsidP="00763A5C">
      <w:pPr>
        <w:spacing w:line="480" w:lineRule="auto"/>
        <w:rPr>
          <w:rFonts w:asciiTheme="majorBidi" w:hAnsiTheme="majorBidi" w:cstheme="majorBidi"/>
        </w:rPr>
      </w:pPr>
      <w:r>
        <w:rPr>
          <w:rFonts w:asciiTheme="majorBidi" w:hAnsiTheme="majorBidi" w:cstheme="majorBidi"/>
        </w:rPr>
        <w:lastRenderedPageBreak/>
        <w:t xml:space="preserve">In the iCity project, this architecture was demonstrated with </w:t>
      </w:r>
      <w:r w:rsidRPr="00892E93">
        <w:rPr>
          <w:rFonts w:asciiTheme="majorBidi" w:hAnsiTheme="majorBidi" w:cstheme="majorBidi"/>
        </w:rPr>
        <w:t>an example implementation applied to a use case for the development of an Advanced Traveler Information System (ATIS) application that incorporates data from loop detectors.</w:t>
      </w:r>
    </w:p>
    <w:p w14:paraId="6C5654F7" w14:textId="45656993" w:rsidR="001A6211" w:rsidRDefault="001A6211" w:rsidP="001A6211">
      <w:pPr>
        <w:pStyle w:val="Heading3"/>
      </w:pPr>
      <w:bookmarkStart w:id="152" w:name="_Toc21701998"/>
      <w:r>
        <w:t>Project 1.2: IT-SoS Architecture</w:t>
      </w:r>
      <w:bookmarkEnd w:id="152"/>
    </w:p>
    <w:p w14:paraId="0F39DEC6" w14:textId="1E4025AB" w:rsidR="001A6211" w:rsidRPr="00094B9E" w:rsidRDefault="001A6211" w:rsidP="001A6211">
      <w:pPr>
        <w:spacing w:line="480" w:lineRule="auto"/>
      </w:pPr>
      <w:r w:rsidRPr="00094B9E">
        <w:t>The IT</w:t>
      </w:r>
      <w:r>
        <w:t>-</w:t>
      </w:r>
      <w:r w:rsidRPr="00094B9E">
        <w:t xml:space="preserve">SoS </w:t>
      </w:r>
      <w:r>
        <w:t xml:space="preserve">architecture proposed in iCity Project 1.2 is </w:t>
      </w:r>
      <w:r w:rsidRPr="00094B9E">
        <w:t>combined of</w:t>
      </w:r>
      <w:r>
        <w:t xml:space="preserve"> the following major components, as illustrated in </w:t>
      </w:r>
      <w:r>
        <w:fldChar w:fldCharType="begin"/>
      </w:r>
      <w:r>
        <w:instrText xml:space="preserve"> REF _Ref20547299 \h </w:instrText>
      </w:r>
      <w:r>
        <w:fldChar w:fldCharType="separate"/>
      </w:r>
      <w:r>
        <w:t xml:space="preserve">Figure </w:t>
      </w:r>
      <w:r>
        <w:rPr>
          <w:noProof/>
        </w:rPr>
        <w:t>17</w:t>
      </w:r>
      <w:r>
        <w:fldChar w:fldCharType="end"/>
      </w:r>
      <w:r>
        <w:t>.</w:t>
      </w:r>
    </w:p>
    <w:p w14:paraId="3A23FD3D" w14:textId="77777777" w:rsidR="001A6211" w:rsidRPr="00094B9E" w:rsidRDefault="001A6211" w:rsidP="00BC16B7">
      <w:pPr>
        <w:pStyle w:val="ListParagraph"/>
        <w:numPr>
          <w:ilvl w:val="0"/>
          <w:numId w:val="46"/>
        </w:numPr>
        <w:spacing w:line="480" w:lineRule="auto"/>
      </w:pPr>
      <w:r w:rsidRPr="000637C9">
        <w:rPr>
          <w:b/>
          <w:bCs/>
        </w:rPr>
        <w:t>Infrastructure</w:t>
      </w:r>
      <w:r>
        <w:t xml:space="preserve">: multi-cloud strategy has been adopted to host the above layers (data, Servicers and Applications). The right selection of the appropriate cloud resources and hosting is based on the data and services requirements. The cloud infrastructure provides dynamic recourse allocation and better cost management. </w:t>
      </w:r>
    </w:p>
    <w:p w14:paraId="11B6E68E" w14:textId="77777777" w:rsidR="001A6211" w:rsidRPr="00094B9E" w:rsidRDefault="001A6211" w:rsidP="00BC16B7">
      <w:pPr>
        <w:pStyle w:val="ListParagraph"/>
        <w:numPr>
          <w:ilvl w:val="0"/>
          <w:numId w:val="46"/>
        </w:numPr>
        <w:spacing w:line="480" w:lineRule="auto"/>
      </w:pPr>
      <w:r w:rsidRPr="000637C9">
        <w:rPr>
          <w:b/>
          <w:bCs/>
        </w:rPr>
        <w:t>Data Lake</w:t>
      </w:r>
      <w:r>
        <w:t xml:space="preserve">: to provide </w:t>
      </w:r>
      <w:r w:rsidRPr="000637C9">
        <w:t xml:space="preserve">a storage repository that </w:t>
      </w:r>
      <w:r>
        <w:t xml:space="preserve">host </w:t>
      </w:r>
      <w:r w:rsidRPr="000637C9">
        <w:t xml:space="preserve">a vast amount of data </w:t>
      </w:r>
      <w:r>
        <w:t>(structured and unstructured).</w:t>
      </w:r>
      <w:r w:rsidRPr="000637C9">
        <w:t xml:space="preserve"> </w:t>
      </w:r>
    </w:p>
    <w:p w14:paraId="30B77D73" w14:textId="77777777" w:rsidR="001A6211" w:rsidRPr="000637C9" w:rsidRDefault="001A6211" w:rsidP="00BC16B7">
      <w:pPr>
        <w:pStyle w:val="ListParagraph"/>
        <w:numPr>
          <w:ilvl w:val="0"/>
          <w:numId w:val="46"/>
        </w:numPr>
        <w:spacing w:line="480" w:lineRule="auto"/>
      </w:pPr>
      <w:r w:rsidRPr="000637C9">
        <w:rPr>
          <w:b/>
          <w:bCs/>
        </w:rPr>
        <w:t>Ontology Engine</w:t>
      </w:r>
      <w:r>
        <w:rPr>
          <w:b/>
          <w:bCs/>
        </w:rPr>
        <w:t xml:space="preserve">: </w:t>
      </w:r>
      <w:r w:rsidRPr="000637C9">
        <w:t>semantic representation for the data</w:t>
      </w:r>
      <w:r>
        <w:t xml:space="preserve"> hosted locally, Data Lake, or extremally. </w:t>
      </w:r>
    </w:p>
    <w:p w14:paraId="0A547089" w14:textId="77777777" w:rsidR="001A6211" w:rsidRPr="000637C9" w:rsidRDefault="001A6211" w:rsidP="00BC16B7">
      <w:pPr>
        <w:pStyle w:val="ListParagraph"/>
        <w:numPr>
          <w:ilvl w:val="0"/>
          <w:numId w:val="46"/>
        </w:numPr>
        <w:spacing w:line="480" w:lineRule="auto"/>
      </w:pPr>
      <w:r w:rsidRPr="000637C9">
        <w:rPr>
          <w:b/>
          <w:bCs/>
        </w:rPr>
        <w:t>Services Layer</w:t>
      </w:r>
      <w:r>
        <w:rPr>
          <w:b/>
          <w:bCs/>
        </w:rPr>
        <w:t xml:space="preserve">: </w:t>
      </w:r>
      <w:r w:rsidRPr="000637C9">
        <w:t xml:space="preserve">to provide a platform to develop the services, i.g GIS services by using Esri platform. </w:t>
      </w:r>
      <w:r>
        <w:t xml:space="preserve">The services consume the data which is provided by Data Lake layer or through the integration with Ontology Engine. </w:t>
      </w:r>
    </w:p>
    <w:p w14:paraId="646DDD62" w14:textId="77777777" w:rsidR="001A6211" w:rsidRPr="00C72162" w:rsidRDefault="001A6211" w:rsidP="00BC16B7">
      <w:pPr>
        <w:pStyle w:val="ListParagraph"/>
        <w:numPr>
          <w:ilvl w:val="0"/>
          <w:numId w:val="46"/>
        </w:numPr>
        <w:spacing w:line="480" w:lineRule="auto"/>
      </w:pPr>
      <w:r w:rsidRPr="000637C9">
        <w:rPr>
          <w:b/>
          <w:bCs/>
        </w:rPr>
        <w:t>Application Layer</w:t>
      </w:r>
      <w:r>
        <w:rPr>
          <w:b/>
          <w:bCs/>
        </w:rPr>
        <w:t xml:space="preserve">: </w:t>
      </w:r>
      <w:r w:rsidRPr="000637C9">
        <w:t xml:space="preserve">to </w:t>
      </w:r>
      <w:r>
        <w:t xml:space="preserve">use or </w:t>
      </w:r>
      <w:r w:rsidRPr="000637C9">
        <w:t>combine one or more servicers</w:t>
      </w:r>
      <w:r>
        <w:rPr>
          <w:b/>
          <w:bCs/>
        </w:rPr>
        <w:t xml:space="preserve"> </w:t>
      </w:r>
      <w:r w:rsidRPr="00C72162">
        <w:t>and presented on specific application, i.</w:t>
      </w:r>
      <w:r>
        <w:t>e.</w:t>
      </w:r>
      <w:r w:rsidRPr="00C72162">
        <w:t xml:space="preserve"> Advanced Traveler information system (ATIS)</w:t>
      </w:r>
    </w:p>
    <w:p w14:paraId="766F1C29" w14:textId="77777777" w:rsidR="001A6211" w:rsidRDefault="001A6211" w:rsidP="001A6211">
      <w:pPr>
        <w:keepNext/>
        <w:spacing w:line="480" w:lineRule="auto"/>
        <w:ind w:firstLine="720"/>
      </w:pPr>
      <w:r>
        <w:rPr>
          <w:rFonts w:asciiTheme="majorBidi" w:hAnsiTheme="majorBidi" w:cstheme="majorBidi"/>
          <w:noProof/>
        </w:rPr>
        <w:lastRenderedPageBreak/>
        <w:drawing>
          <wp:inline distT="0" distB="0" distL="0" distR="0" wp14:anchorId="16C982EE" wp14:editId="4BB0935E">
            <wp:extent cx="5133975" cy="35928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7594" cy="3602366"/>
                    </a:xfrm>
                    <a:prstGeom prst="rect">
                      <a:avLst/>
                    </a:prstGeom>
                    <a:noFill/>
                  </pic:spPr>
                </pic:pic>
              </a:graphicData>
            </a:graphic>
          </wp:inline>
        </w:drawing>
      </w:r>
    </w:p>
    <w:p w14:paraId="65D2D97B" w14:textId="12C475E5" w:rsidR="001A6211" w:rsidRPr="00984B1F" w:rsidRDefault="001A6211" w:rsidP="001A6211">
      <w:pPr>
        <w:pStyle w:val="Caption"/>
        <w:rPr>
          <w:rFonts w:asciiTheme="majorBidi" w:hAnsiTheme="majorBidi" w:cstheme="majorBidi"/>
          <w:sz w:val="24"/>
          <w:szCs w:val="24"/>
        </w:rPr>
      </w:pPr>
      <w:bookmarkStart w:id="153" w:name="_Ref20547299"/>
      <w:r>
        <w:t xml:space="preserve">Figure </w:t>
      </w:r>
      <w:fldSimple w:instr=" SEQ Figure \* ARABIC ">
        <w:r>
          <w:rPr>
            <w:noProof/>
          </w:rPr>
          <w:t>17</w:t>
        </w:r>
      </w:fldSimple>
      <w:bookmarkEnd w:id="153"/>
      <w:r>
        <w:t>: IT-SoS Architecture</w:t>
      </w:r>
    </w:p>
    <w:p w14:paraId="64EE3E90" w14:textId="77777777" w:rsidR="001A6211" w:rsidRPr="00984B1F" w:rsidRDefault="001A6211" w:rsidP="001A6211">
      <w:pPr>
        <w:ind w:firstLine="720"/>
        <w:rPr>
          <w:rFonts w:asciiTheme="majorBidi" w:hAnsiTheme="majorBidi" w:cstheme="majorBidi"/>
          <w:highlight w:val="yellow"/>
        </w:rPr>
      </w:pPr>
    </w:p>
    <w:p w14:paraId="22E31652" w14:textId="77777777" w:rsidR="001A6211" w:rsidRPr="00984B1F" w:rsidRDefault="001A6211" w:rsidP="001A6211">
      <w:pPr>
        <w:ind w:firstLine="720"/>
        <w:rPr>
          <w:rFonts w:asciiTheme="majorBidi" w:hAnsiTheme="majorBidi" w:cstheme="majorBidi"/>
        </w:rPr>
      </w:pPr>
    </w:p>
    <w:p w14:paraId="7CDC12DD" w14:textId="2529E722" w:rsidR="001A6211" w:rsidRDefault="001A6211" w:rsidP="001A6211">
      <w:pPr>
        <w:spacing w:line="480" w:lineRule="auto"/>
        <w:ind w:firstLine="720"/>
        <w:rPr>
          <w:rFonts w:asciiTheme="majorBidi" w:hAnsiTheme="majorBidi" w:cstheme="majorBidi"/>
        </w:rPr>
      </w:pPr>
      <w:r>
        <w:rPr>
          <w:rFonts w:asciiTheme="majorBidi" w:hAnsiTheme="majorBidi" w:cstheme="majorBidi"/>
        </w:rPr>
        <w:t>The iCity Ontology Engine</w:t>
      </w:r>
      <w:r w:rsidRPr="001E707F">
        <w:rPr>
          <w:rFonts w:asciiTheme="majorBidi" w:hAnsiTheme="majorBidi" w:cstheme="majorBidi"/>
        </w:rPr>
        <w:t xml:space="preserve"> supports the IT-SoS by enabling access to semantically integrated data, is depicted in </w:t>
      </w:r>
      <w:r w:rsidRPr="001E707F">
        <w:rPr>
          <w:rFonts w:asciiTheme="majorBidi" w:hAnsiTheme="majorBidi" w:cstheme="majorBidi"/>
        </w:rPr>
        <w:fldChar w:fldCharType="begin"/>
      </w:r>
      <w:r w:rsidRPr="001E707F">
        <w:rPr>
          <w:rFonts w:asciiTheme="majorBidi" w:hAnsiTheme="majorBidi" w:cstheme="majorBidi"/>
        </w:rPr>
        <w:instrText xml:space="preserve"> REF _Ref13129582 \h </w:instrText>
      </w:r>
      <w:r>
        <w:rPr>
          <w:rFonts w:asciiTheme="majorBidi" w:hAnsiTheme="majorBidi" w:cstheme="majorBidi"/>
        </w:rPr>
        <w:instrText xml:space="preserve"> \* MERGEFORMAT </w:instrText>
      </w:r>
      <w:r w:rsidRPr="001E707F">
        <w:rPr>
          <w:rFonts w:asciiTheme="majorBidi" w:hAnsiTheme="majorBidi" w:cstheme="majorBidi"/>
        </w:rPr>
      </w:r>
      <w:r w:rsidRPr="001E707F">
        <w:rPr>
          <w:rFonts w:asciiTheme="majorBidi" w:hAnsiTheme="majorBidi" w:cstheme="majorBidi"/>
        </w:rPr>
        <w:fldChar w:fldCharType="separate"/>
      </w:r>
      <w:r w:rsidRPr="001E707F">
        <w:rPr>
          <w:rFonts w:asciiTheme="majorBidi" w:hAnsiTheme="majorBidi" w:cstheme="majorBidi"/>
        </w:rPr>
        <w:t>Figure 1</w:t>
      </w:r>
      <w:r w:rsidRPr="001E707F">
        <w:rPr>
          <w:rFonts w:asciiTheme="majorBidi" w:hAnsiTheme="majorBidi" w:cstheme="majorBidi"/>
        </w:rPr>
        <w:fldChar w:fldCharType="end"/>
      </w:r>
      <w:r w:rsidRPr="001E707F">
        <w:rPr>
          <w:rFonts w:asciiTheme="majorBidi" w:hAnsiTheme="majorBidi" w:cstheme="majorBidi"/>
        </w:rPr>
        <w:t xml:space="preserve">. In order for the ontology engine function, the data sources must somehow be interpretable in the language of the ontology(s). This requires some form of semantic annotation or mapping of the data in its original form; ontology will be used to explicitly describe the semantics of each entry in the data sources. We propose the adoption of R2RML (RDB to RDF Mapping Language) to specify these mappings. R2RML is a W3C Recommendation that has been developed specifically for this purpose. </w:t>
      </w:r>
    </w:p>
    <w:p w14:paraId="21CCA8A4" w14:textId="77777777" w:rsidR="001A6211" w:rsidRDefault="001A6211" w:rsidP="001A6211">
      <w:pPr>
        <w:spacing w:line="480" w:lineRule="auto"/>
        <w:ind w:firstLine="720"/>
        <w:rPr>
          <w:rFonts w:asciiTheme="majorBidi" w:hAnsiTheme="majorBidi" w:cstheme="majorBidi"/>
        </w:rPr>
      </w:pPr>
    </w:p>
    <w:p w14:paraId="436E54E6" w14:textId="77777777" w:rsidR="001A6211" w:rsidRDefault="001A6211" w:rsidP="001A6211">
      <w:pPr>
        <w:keepNext/>
      </w:pPr>
      <w:r>
        <w:rPr>
          <w:noProof/>
        </w:rPr>
        <w:lastRenderedPageBreak/>
        <w:drawing>
          <wp:inline distT="0" distB="0" distL="0" distR="0" wp14:anchorId="50124BBF" wp14:editId="68F0CCFB">
            <wp:extent cx="5330434" cy="2160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30434" cy="2160000"/>
                    </a:xfrm>
                    <a:prstGeom prst="rect">
                      <a:avLst/>
                    </a:prstGeom>
                    <a:noFill/>
                  </pic:spPr>
                </pic:pic>
              </a:graphicData>
            </a:graphic>
          </wp:inline>
        </w:drawing>
      </w:r>
    </w:p>
    <w:p w14:paraId="7ABBD3AB" w14:textId="77777777" w:rsidR="001A6211" w:rsidRPr="00984B1F" w:rsidRDefault="001A6211" w:rsidP="001A6211">
      <w:pPr>
        <w:pStyle w:val="Caption"/>
        <w:rPr>
          <w:rFonts w:asciiTheme="majorBidi" w:hAnsiTheme="majorBidi" w:cstheme="majorBidi"/>
          <w:sz w:val="24"/>
          <w:szCs w:val="24"/>
          <w:highlight w:val="green"/>
        </w:rPr>
      </w:pPr>
      <w:bookmarkStart w:id="154" w:name="_Ref13129582"/>
      <w:r>
        <w:t>Figure 3</w:t>
      </w:r>
      <w:bookmarkEnd w:id="154"/>
      <w:r>
        <w:t>: Architecture of the iCity Ontology Engine</w:t>
      </w:r>
    </w:p>
    <w:p w14:paraId="12B43857" w14:textId="77777777" w:rsidR="001A6211" w:rsidRPr="001E707F" w:rsidRDefault="001A6211" w:rsidP="001A6211">
      <w:pPr>
        <w:spacing w:line="480" w:lineRule="auto"/>
        <w:ind w:firstLine="720"/>
        <w:rPr>
          <w:rFonts w:asciiTheme="majorBidi" w:hAnsiTheme="majorBidi" w:cstheme="majorBidi"/>
        </w:rPr>
      </w:pPr>
    </w:p>
    <w:p w14:paraId="26E226C4" w14:textId="77777777" w:rsidR="001A6211" w:rsidRPr="001E707F" w:rsidRDefault="001A6211" w:rsidP="001A6211">
      <w:pPr>
        <w:spacing w:line="480" w:lineRule="auto"/>
        <w:ind w:firstLine="720"/>
        <w:rPr>
          <w:rFonts w:asciiTheme="majorBidi" w:hAnsiTheme="majorBidi" w:cstheme="majorBidi"/>
        </w:rPr>
      </w:pPr>
      <w:r w:rsidRPr="001E707F">
        <w:rPr>
          <w:rFonts w:asciiTheme="majorBidi" w:hAnsiTheme="majorBidi" w:cstheme="majorBidi"/>
        </w:rPr>
        <w:t>Using the appropriate ontologies, these mappings will be defined for each type of data source. The ontologies may evolve and be extended over time, but changes will not necessarily be required to the mappings. On the other hand, changes to the data sources will require some modification to the R2RML mapping definitions however they will not necessarily require any changes to the ontologies. The inclusion of new data sources will require the definition of new R2RML mapping definitions, but will not impact any of the existing data sources or mappings.</w:t>
      </w:r>
    </w:p>
    <w:p w14:paraId="4CF5F9C8" w14:textId="77777777" w:rsidR="001A6211" w:rsidRPr="001E707F" w:rsidRDefault="001A6211" w:rsidP="001A6211">
      <w:pPr>
        <w:spacing w:line="480" w:lineRule="auto"/>
        <w:ind w:firstLine="720"/>
        <w:rPr>
          <w:rFonts w:asciiTheme="majorBidi" w:hAnsiTheme="majorBidi" w:cstheme="majorBidi"/>
        </w:rPr>
      </w:pPr>
      <w:r w:rsidRPr="001E707F">
        <w:rPr>
          <w:rFonts w:asciiTheme="majorBidi" w:hAnsiTheme="majorBidi" w:cstheme="majorBidi"/>
        </w:rPr>
        <w:t xml:space="preserve">The mappings and the data serve as input to a mapping tool which converts the data into information represented using the terminology of the ontology. This data is formatted according to Semantic Web Standards (i.e. it is serialized in RDF) such that it may then be loaded into a semantic graph data store. </w:t>
      </w:r>
    </w:p>
    <w:p w14:paraId="137C3990" w14:textId="77777777" w:rsidR="001A6211" w:rsidRPr="001E707F" w:rsidRDefault="001A6211" w:rsidP="001A6211">
      <w:pPr>
        <w:spacing w:line="480" w:lineRule="auto"/>
        <w:ind w:firstLine="720"/>
        <w:rPr>
          <w:rFonts w:asciiTheme="majorBidi" w:hAnsiTheme="majorBidi" w:cstheme="majorBidi"/>
        </w:rPr>
      </w:pPr>
      <w:r w:rsidRPr="001E707F">
        <w:rPr>
          <w:rFonts w:asciiTheme="majorBidi" w:hAnsiTheme="majorBidi" w:cstheme="majorBidi"/>
        </w:rPr>
        <w:t>The resulting data store houses all of the data. As a result of the mapping process, this data is now semantically annotated and integrated. In other words, the relationships between the various data stores are now explicit according to the concept definitions in the ontology. This data may be accessed via SPARQL</w:t>
      </w:r>
      <w:r w:rsidRPr="002D4792">
        <w:rPr>
          <w:rFonts w:asciiTheme="majorBidi" w:hAnsiTheme="majorBidi" w:cstheme="majorBidi"/>
          <w:vertAlign w:val="superscript"/>
        </w:rPr>
        <w:footnoteReference w:id="17"/>
      </w:r>
      <w:r w:rsidRPr="001E707F">
        <w:rPr>
          <w:rFonts w:asciiTheme="majorBidi" w:hAnsiTheme="majorBidi" w:cstheme="majorBidi"/>
        </w:rPr>
        <w:t xml:space="preserve"> queries: these are queries that are specified using the </w:t>
      </w:r>
      <w:r w:rsidRPr="001E707F">
        <w:rPr>
          <w:rFonts w:asciiTheme="majorBidi" w:hAnsiTheme="majorBidi" w:cstheme="majorBidi"/>
        </w:rPr>
        <w:lastRenderedPageBreak/>
        <w:t xml:space="preserve">terminology defined by the ontology. In particular, the data store provides APIs that may be called by a variety of applications to access the data of interest via these queries. </w:t>
      </w:r>
    </w:p>
    <w:p w14:paraId="1FB8FCDE" w14:textId="77777777" w:rsidR="001A6211" w:rsidRDefault="001A6211" w:rsidP="001A6211">
      <w:pPr>
        <w:spacing w:line="480" w:lineRule="auto"/>
        <w:ind w:firstLine="720"/>
        <w:rPr>
          <w:rFonts w:asciiTheme="majorBidi" w:hAnsiTheme="majorBidi" w:cstheme="majorBidi"/>
        </w:rPr>
      </w:pPr>
      <w:r w:rsidRPr="001E707F">
        <w:rPr>
          <w:rFonts w:asciiTheme="majorBidi" w:hAnsiTheme="majorBidi" w:cstheme="majorBidi"/>
        </w:rPr>
        <w:t>An alternative architecture is possible in which the data is maintained solely in its original databases and is retrieved on-demand via Ontology-Based Data Access (OBDA) tools. This approach employs the same R2RML mappings, the main difference being that the data is not stored centrally, but assumed to be distributed in pre-existing relational databases. There are additional challenges related to this approach, thus it is a consideration for future work.</w:t>
      </w:r>
    </w:p>
    <w:p w14:paraId="3AB9AE98" w14:textId="4F20B8E7" w:rsidR="001A6211" w:rsidRDefault="001A6211" w:rsidP="001A6211">
      <w:pPr>
        <w:pStyle w:val="Heading3"/>
      </w:pPr>
      <w:bookmarkStart w:id="155" w:name="_Toc21701999"/>
      <w:r>
        <w:t>ATIS Case Study</w:t>
      </w:r>
      <w:bookmarkEnd w:id="155"/>
    </w:p>
    <w:p w14:paraId="16784437" w14:textId="77777777" w:rsidR="0024077A" w:rsidRPr="007513E9" w:rsidRDefault="0024077A" w:rsidP="0024077A">
      <w:pPr>
        <w:spacing w:line="480" w:lineRule="auto"/>
        <w:ind w:firstLine="720"/>
        <w:rPr>
          <w:rFonts w:asciiTheme="majorBidi" w:hAnsiTheme="majorBidi" w:cstheme="majorBidi"/>
        </w:rPr>
      </w:pPr>
      <w:r w:rsidRPr="007513E9">
        <w:rPr>
          <w:rFonts w:asciiTheme="majorBidi" w:hAnsiTheme="majorBidi" w:cstheme="majorBidi"/>
        </w:rPr>
        <w:t>The application of the ontology engine architecture for the semantic enabling of sensor data was straightforward. Some minor cleaning of the datasets was required: primarily this involved some reformatting of data values in order to comply with standard datatypes (e.g. for date-time encodings). This cleaning was done using additional functionality provided by the mapping tool, but alternatively could have been accomplished with some preprocessing script.</w:t>
      </w:r>
    </w:p>
    <w:p w14:paraId="1EDD9F3D" w14:textId="50E7F7F3" w:rsidR="0024077A" w:rsidRPr="007513E9" w:rsidRDefault="0024077A" w:rsidP="0024077A">
      <w:pPr>
        <w:spacing w:line="480" w:lineRule="auto"/>
        <w:ind w:firstLine="720"/>
        <w:rPr>
          <w:rFonts w:asciiTheme="majorBidi" w:hAnsiTheme="majorBidi" w:cstheme="majorBidi"/>
        </w:rPr>
      </w:pPr>
      <w:r w:rsidRPr="007513E9">
        <w:rPr>
          <w:rFonts w:asciiTheme="majorBidi" w:hAnsiTheme="majorBidi" w:cstheme="majorBidi"/>
        </w:rPr>
        <w:t>The KARMA</w:t>
      </w:r>
      <w:r>
        <w:rPr>
          <w:rStyle w:val="FootnoteReference"/>
          <w:rFonts w:asciiTheme="majorBidi" w:hAnsiTheme="majorBidi" w:cstheme="majorBidi"/>
        </w:rPr>
        <w:footnoteReference w:id="18"/>
      </w:r>
      <w:r w:rsidRPr="007513E9">
        <w:rPr>
          <w:rFonts w:asciiTheme="majorBidi" w:hAnsiTheme="majorBidi" w:cstheme="majorBidi"/>
        </w:rPr>
        <w:t xml:space="preserve">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&lt;EndNote&gt;&lt;Cite&gt;&lt;Author&gt;Knoblock&lt;/Author&gt;&lt;Year&gt;2015&lt;/Year&gt;&lt;IDText&gt;Exploiting Semantics for Big Data Integration&lt;/IDText&gt;&lt;DisplayText&gt;[22]&lt;/DisplayText&gt;&lt;record&gt;&lt;isbn&gt;0738-4602&lt;/isbn&gt;&lt;titles&gt;&lt;title&gt;Exploiting Semantics for Big Data Integration&lt;/title&gt;&lt;secondary-title&gt;AI Magazine&lt;/secondary-title&gt;&lt;/titles&gt;&lt;number&gt;1&lt;/number&gt;&lt;contributors&gt;&lt;authors&gt;&lt;author&gt;Knoblock, Craig A&lt;/author&gt;&lt;author&gt;Szekely, Pedro&lt;/author&gt;&lt;/authors&gt;&lt;/contributors&gt;&lt;added-date format="utc"&gt;1564431182&lt;/added-date&gt;&lt;ref-type name="Journal Article"&gt;17&lt;/ref-type&gt;&lt;dates&gt;&lt;year&gt;2015&lt;/year&gt;&lt;/dates&gt;&lt;rec-number&gt;31&lt;/rec-number&gt;&lt;last-updated-date format="utc"&gt;1564431182&lt;/last-updated-date&gt;&lt;volume&gt;36&lt;/volume&gt;&lt;/record&gt;&lt;/Cite&gt;&lt;/EndNote&gt;</w:instrText>
      </w:r>
      <w:r>
        <w:rPr>
          <w:rFonts w:asciiTheme="majorBidi" w:hAnsiTheme="majorBidi" w:cstheme="majorBidi"/>
        </w:rPr>
        <w:fldChar w:fldCharType="separate"/>
      </w:r>
      <w:r w:rsidR="006B06D3">
        <w:rPr>
          <w:rFonts w:asciiTheme="majorBidi" w:hAnsiTheme="majorBidi" w:cstheme="majorBidi"/>
          <w:noProof/>
        </w:rPr>
        <w:t>[22]</w:t>
      </w:r>
      <w:r>
        <w:rPr>
          <w:rFonts w:asciiTheme="majorBidi" w:hAnsiTheme="majorBidi" w:cstheme="majorBidi"/>
        </w:rPr>
        <w:fldChar w:fldCharType="end"/>
      </w:r>
      <w:r w:rsidRPr="007513E9">
        <w:rPr>
          <w:rFonts w:asciiTheme="majorBidi" w:hAnsiTheme="majorBidi" w:cstheme="majorBidi"/>
        </w:rPr>
        <w:t xml:space="preserve"> tool was selected to support the transformation of the original sensor datasets into a semantic representation. This choice was motivated by several factors including: ease of use – the tool is straightforward to use and includes a GUI to support the R2RML specification process; range of acceptable data formats – the tool supports the transformation of not only data in relational databases, but also data in .csv and .json formats, among others; batch transformation – the tool easily enables the transformation of batches of files given the R2RML mappings and thus should easily scale to larger use cases. The Transportation Planning Suite of Ontologies (TPSO)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&lt;EndNote&gt;&lt;Cite&gt;&lt;Author&gt;Katsumi&lt;/Author&gt;&lt;Year&gt;2019&lt;/Year&gt;&lt;IDText&gt;An Ontology-Based Standard for&lt;/IDText&gt;&lt;DisplayText&gt;[23]&lt;/DisplayText&gt;&lt;record&gt;&lt;titles&gt;&lt;title&gt;An Ontology-Based Standard for&amp;#xA; Transportation Planning&lt;/title&gt;&lt;secondary-title&gt;To appear in: Formal Ontologies Meet Industry (FOMI)&lt;/secondary-title&gt;&lt;/titles&gt;&lt;contributors&gt;&lt;authors&gt;&lt;author&gt;Katsumi, Megan&lt;/author&gt;&lt;author&gt;Fox, Mark&lt;/author&gt;&lt;/authors&gt;&lt;/contributors&gt;&lt;added-date format="utc"&gt;1564431329&lt;/added-date&gt;&lt;pub-location&gt;Graz, Austria&lt;/pub-location&gt;&lt;ref-type name="Conference Proceeding"&gt;10&lt;/ref-type&gt;&lt;dates&gt;&lt;year&gt;2019&lt;/year&gt;&lt;/dates&gt;&lt;rec-number&gt;32&lt;/rec-number&gt;&lt;publisher&gt;CEUR&lt;/publisher&gt;&lt;last-updated-date format="utc"&gt;1564431477&lt;/last-updated-date&gt;&lt;contributors&gt;&lt;secondary-authors&gt;&lt;author&gt;Grüninger, Michael&lt;/author&gt;&lt;author&gt;Terkaj, Walter&lt;/author&gt;&lt;/secondary-authors&gt;&lt;/contributors&gt;&lt;/record&gt;&lt;/Cite&gt;&lt;/EndNote&gt;</w:instrText>
      </w:r>
      <w:r>
        <w:rPr>
          <w:rFonts w:asciiTheme="majorBidi" w:hAnsiTheme="majorBidi" w:cstheme="majorBidi"/>
        </w:rPr>
        <w:fldChar w:fldCharType="separate"/>
      </w:r>
      <w:r w:rsidR="006B06D3">
        <w:rPr>
          <w:rFonts w:asciiTheme="majorBidi" w:hAnsiTheme="majorBidi" w:cstheme="majorBidi"/>
          <w:noProof/>
        </w:rPr>
        <w:t>[23]</w:t>
      </w:r>
      <w:r>
        <w:rPr>
          <w:rFonts w:asciiTheme="majorBidi" w:hAnsiTheme="majorBidi" w:cstheme="majorBidi"/>
        </w:rPr>
        <w:fldChar w:fldCharType="end"/>
      </w:r>
      <w:r w:rsidRPr="007513E9">
        <w:rPr>
          <w:rFonts w:asciiTheme="majorBidi" w:hAnsiTheme="majorBidi" w:cstheme="majorBidi"/>
        </w:rPr>
        <w:t xml:space="preserve"> was used to define the concepts in the data. In particular, the </w:t>
      </w:r>
      <w:r w:rsidRPr="007513E9">
        <w:rPr>
          <w:rFonts w:asciiTheme="majorBidi" w:hAnsiTheme="majorBidi" w:cstheme="majorBidi"/>
        </w:rPr>
        <w:lastRenderedPageBreak/>
        <w:t>Observations</w:t>
      </w:r>
      <w:r w:rsidRPr="00FE081C">
        <w:rPr>
          <w:rFonts w:asciiTheme="majorBidi" w:hAnsiTheme="majorBidi" w:cstheme="majorBidi"/>
          <w:vertAlign w:val="superscript"/>
        </w:rPr>
        <w:footnoteReference w:id="19"/>
      </w:r>
      <w:r w:rsidRPr="007513E9">
        <w:rPr>
          <w:rFonts w:asciiTheme="majorBidi" w:hAnsiTheme="majorBidi" w:cstheme="majorBidi"/>
        </w:rPr>
        <w:t xml:space="preserve"> and Transportation System</w:t>
      </w:r>
      <w:r w:rsidRPr="00FE081C">
        <w:rPr>
          <w:rFonts w:asciiTheme="majorBidi" w:hAnsiTheme="majorBidi" w:cstheme="majorBidi"/>
          <w:vertAlign w:val="superscript"/>
        </w:rPr>
        <w:footnoteReference w:id="20"/>
      </w:r>
      <w:r w:rsidRPr="007513E9">
        <w:rPr>
          <w:rFonts w:asciiTheme="majorBidi" w:hAnsiTheme="majorBidi" w:cstheme="majorBidi"/>
        </w:rPr>
        <w:t xml:space="preserve"> Ontologies play a key role. The TPSO was selected owing to the appropriateness of its domain. While there exist other ontologies in the transportation domain, they are not targeted to the task of transportation planning and so do not capture the wide range of concepts involved in the urban system. By using ontologies from the TPSO, we lay the foundation for future work where we might explore an expansion to include a variety of datasets (e.g. regarding agents in the system and the trips they take), such that the architecture may support a wide range of applications. More detail on the mappings applied to the loop detector datasets is provided in the following section.</w:t>
      </w:r>
    </w:p>
    <w:p w14:paraId="3732B5E9" w14:textId="77777777" w:rsidR="0024077A" w:rsidRPr="00222F83" w:rsidRDefault="0024077A" w:rsidP="0024077A">
      <w:pPr>
        <w:spacing w:line="480" w:lineRule="auto"/>
        <w:ind w:firstLine="720"/>
        <w:rPr>
          <w:rFonts w:asciiTheme="majorBidi" w:hAnsiTheme="majorBidi" w:cstheme="majorBidi"/>
        </w:rPr>
      </w:pPr>
      <w:r w:rsidRPr="007513E9">
        <w:rPr>
          <w:rFonts w:asciiTheme="majorBidi" w:hAnsiTheme="majorBidi" w:cstheme="majorBidi"/>
        </w:rPr>
        <w:t>The transformed data is stored in an implementation of the AllegroGraph semantic graph database that runs on an AWS machine (include specs?). There exist a number of other data stores that might have been used and would provide similar API functionality. AllegroGraph was chosen due to its popularity and its unique implementation of a quintuple representation that includes an identifier for each statement in the data store, as opposed to typical approaches which only provide identifiers at the dataset level. This functionality is required for future extensions to this work that address issues such as provenance and confidence in the facts in the data store.</w:t>
      </w:r>
    </w:p>
    <w:p w14:paraId="2F7981D0" w14:textId="77777777" w:rsidR="0024077A" w:rsidRPr="00222F83" w:rsidRDefault="0024077A" w:rsidP="0024077A">
      <w:pPr>
        <w:spacing w:line="480" w:lineRule="auto"/>
        <w:rPr>
          <w:rFonts w:asciiTheme="majorBidi" w:hAnsiTheme="majorBidi" w:cstheme="majorBidi"/>
          <w:color w:val="000000" w:themeColor="text1"/>
          <w:u w:val="single"/>
        </w:rPr>
      </w:pPr>
      <w:r w:rsidRPr="00222F83">
        <w:rPr>
          <w:rFonts w:asciiTheme="majorBidi" w:hAnsiTheme="majorBidi" w:cstheme="majorBidi"/>
          <w:color w:val="000000" w:themeColor="text1"/>
          <w:u w:val="single"/>
        </w:rPr>
        <w:t xml:space="preserve">Mapping the Data </w:t>
      </w:r>
    </w:p>
    <w:p w14:paraId="6375DE0E" w14:textId="77777777" w:rsidR="0024077A" w:rsidRPr="007513E9" w:rsidRDefault="0024077A" w:rsidP="0024077A">
      <w:pPr>
        <w:spacing w:line="480" w:lineRule="auto"/>
        <w:ind w:firstLine="720"/>
        <w:rPr>
          <w:rFonts w:asciiTheme="majorBidi" w:hAnsiTheme="majorBidi" w:cstheme="majorBidi"/>
        </w:rPr>
      </w:pPr>
      <w:r w:rsidRPr="007513E9">
        <w:rPr>
          <w:rFonts w:asciiTheme="majorBidi" w:hAnsiTheme="majorBidi" w:cstheme="majorBidi"/>
        </w:rPr>
        <w:t>The loop detector data was received in a simple, tabular format with the following column headings: WayID, Mean_Value_Max, Time, and Date. In fact, this data set was an excellent example of the challenges for semantic interoperability: communication with the persons responsible for generating the data set was required in order to understand the meaning of each of the attributes. This revealed the following, informal semantics for each attribute:</w:t>
      </w:r>
    </w:p>
    <w:p w14:paraId="3BD4A297" w14:textId="77777777" w:rsidR="0024077A" w:rsidRPr="007513E9" w:rsidRDefault="0024077A" w:rsidP="00BC16B7">
      <w:pPr>
        <w:pStyle w:val="ListParagraph"/>
        <w:numPr>
          <w:ilvl w:val="0"/>
          <w:numId w:val="47"/>
        </w:numPr>
        <w:rPr>
          <w:rFonts w:asciiTheme="majorBidi" w:hAnsiTheme="majorBidi" w:cstheme="majorBidi"/>
        </w:rPr>
      </w:pPr>
      <w:r w:rsidRPr="007513E9">
        <w:rPr>
          <w:rFonts w:asciiTheme="majorBidi" w:hAnsiTheme="majorBidi" w:cstheme="majorBidi"/>
        </w:rPr>
        <w:t>WayID: this value is the identifier of the road segment over which the loop detector reading is aggregated.</w:t>
      </w:r>
    </w:p>
    <w:p w14:paraId="676E5D16" w14:textId="77777777" w:rsidR="0024077A" w:rsidRPr="007513E9" w:rsidRDefault="0024077A" w:rsidP="00BC16B7">
      <w:pPr>
        <w:pStyle w:val="ListParagraph"/>
        <w:numPr>
          <w:ilvl w:val="0"/>
          <w:numId w:val="47"/>
        </w:numPr>
        <w:rPr>
          <w:rFonts w:asciiTheme="majorBidi" w:hAnsiTheme="majorBidi" w:cstheme="majorBidi"/>
        </w:rPr>
      </w:pPr>
      <w:r w:rsidRPr="007513E9">
        <w:rPr>
          <w:rFonts w:asciiTheme="majorBidi" w:hAnsiTheme="majorBidi" w:cstheme="majorBidi"/>
        </w:rPr>
        <w:lastRenderedPageBreak/>
        <w:t>Mean_Value_Max: this value is the average Max TTI (Maximum Travel Time Index), aggregated over the wayID readings, at one-hour intervals.</w:t>
      </w:r>
    </w:p>
    <w:p w14:paraId="0FF5F3DB" w14:textId="77777777" w:rsidR="0024077A" w:rsidRPr="007513E9" w:rsidRDefault="0024077A" w:rsidP="00BC16B7">
      <w:pPr>
        <w:pStyle w:val="ListParagraph"/>
        <w:numPr>
          <w:ilvl w:val="0"/>
          <w:numId w:val="47"/>
        </w:numPr>
        <w:rPr>
          <w:rFonts w:asciiTheme="majorBidi" w:hAnsiTheme="majorBidi" w:cstheme="majorBidi"/>
        </w:rPr>
      </w:pPr>
      <w:r w:rsidRPr="007513E9">
        <w:rPr>
          <w:rFonts w:asciiTheme="majorBidi" w:hAnsiTheme="majorBidi" w:cstheme="majorBidi"/>
        </w:rPr>
        <w:t>Time: this value indicates the time of day of the start of the one-hour interval, represented using an integer value that indicates hours past midnight. For example, “0” indicates 12:00 AM, “1” indicates “1:00 AM”, and so on.</w:t>
      </w:r>
    </w:p>
    <w:p w14:paraId="6998CA62" w14:textId="77777777" w:rsidR="0024077A" w:rsidRPr="007513E9" w:rsidRDefault="0024077A" w:rsidP="00BC16B7">
      <w:pPr>
        <w:pStyle w:val="ListParagraph"/>
        <w:numPr>
          <w:ilvl w:val="0"/>
          <w:numId w:val="47"/>
        </w:numPr>
        <w:rPr>
          <w:rFonts w:asciiTheme="majorBidi" w:hAnsiTheme="majorBidi" w:cstheme="majorBidi"/>
        </w:rPr>
      </w:pPr>
      <w:r w:rsidRPr="007513E9">
        <w:rPr>
          <w:rFonts w:asciiTheme="majorBidi" w:hAnsiTheme="majorBidi" w:cstheme="majorBidi"/>
        </w:rPr>
        <w:t>Date: this value represents the date during which the readings were taken, formatted as: year_month_day. For example, the value “017_07_01” indicates the date July 1, 2017.</w:t>
      </w:r>
    </w:p>
    <w:p w14:paraId="259909CA" w14:textId="77777777" w:rsidR="0024077A" w:rsidRDefault="0024077A" w:rsidP="0024077A">
      <w:pPr>
        <w:spacing w:line="480" w:lineRule="auto"/>
        <w:ind w:firstLine="720"/>
        <w:rPr>
          <w:rFonts w:asciiTheme="majorBidi" w:hAnsiTheme="majorBidi" w:cstheme="majorBidi"/>
        </w:rPr>
      </w:pPr>
    </w:p>
    <w:p w14:paraId="7B194B58" w14:textId="77777777" w:rsidR="0024077A" w:rsidRPr="007513E9" w:rsidRDefault="0024077A" w:rsidP="0024077A">
      <w:pPr>
        <w:spacing w:line="480" w:lineRule="auto"/>
        <w:ind w:firstLine="720"/>
        <w:rPr>
          <w:rFonts w:asciiTheme="majorBidi" w:hAnsiTheme="majorBidi" w:cstheme="majorBidi"/>
        </w:rPr>
      </w:pPr>
      <w:r w:rsidRPr="007513E9">
        <w:rPr>
          <w:rFonts w:asciiTheme="majorBidi" w:hAnsiTheme="majorBidi" w:cstheme="majorBidi"/>
        </w:rPr>
        <w:t>Much of the information that is embedded in these values is not clear from the attribute labels alone. In order to enable interoperability, the semantics of these values must be made explicit. As described in [</w:t>
      </w:r>
      <w:r w:rsidRPr="00AD2ACD">
        <w:rPr>
          <w:rFonts w:asciiTheme="majorBidi" w:hAnsiTheme="majorBidi" w:cstheme="majorBidi"/>
          <w:highlight w:val="yellow"/>
        </w:rPr>
        <w:t>ref Architecture section</w:t>
      </w:r>
      <w:r w:rsidRPr="007513E9">
        <w:rPr>
          <w:rFonts w:asciiTheme="majorBidi" w:hAnsiTheme="majorBidi" w:cstheme="majorBidi"/>
        </w:rPr>
        <w:t xml:space="preserve">] this is done with mappings expressed in R2RML, from the table into an ontology. Which ontology(s) is used in the mappings depends on the scope of the concepts represented in the data. Key concepts that we can recognize from the data are the notion of road segments, time, and measures – in particular the measure of a Maximum TTI (as defined in </w:t>
      </w:r>
      <w:r w:rsidRPr="00AD2ACD">
        <w:rPr>
          <w:rFonts w:asciiTheme="majorBidi" w:hAnsiTheme="majorBidi" w:cstheme="majorBidi"/>
          <w:highlight w:val="yellow"/>
        </w:rPr>
        <w:t>[Hasan to provide reference?</w:t>
      </w:r>
      <w:r w:rsidRPr="007513E9">
        <w:rPr>
          <w:rFonts w:asciiTheme="majorBidi" w:hAnsiTheme="majorBidi" w:cstheme="majorBidi"/>
        </w:rPr>
        <w:t xml:space="preserve">]). As noted above, the TPSO was selected to provide the vocabulary for the R2RML mappings. Before the mappings could be defined, the data values were reformatted into standard datatypes: the Time and Date values were combined to be consistent with the </w:t>
      </w:r>
      <w:proofErr w:type="gramStart"/>
      <w:r w:rsidRPr="007513E9">
        <w:rPr>
          <w:rFonts w:asciiTheme="majorBidi" w:hAnsiTheme="majorBidi" w:cstheme="majorBidi"/>
        </w:rPr>
        <w:t>xsd:dateTimeStamp</w:t>
      </w:r>
      <w:proofErr w:type="gramEnd"/>
      <w:r w:rsidRPr="007513E9">
        <w:rPr>
          <w:rFonts w:asciiTheme="majorBidi" w:hAnsiTheme="majorBidi" w:cstheme="majorBidi"/>
        </w:rPr>
        <w:t xml:space="preserve"> datatype</w:t>
      </w:r>
      <w:r w:rsidRPr="007513E9">
        <w:rPr>
          <w:rFonts w:asciiTheme="majorBidi" w:hAnsiTheme="majorBidi" w:cstheme="majorBidi"/>
        </w:rPr>
        <w:footnoteReference w:id="21"/>
      </w:r>
      <w:r w:rsidRPr="007513E9">
        <w:rPr>
          <w:rFonts w:asciiTheme="majorBidi" w:hAnsiTheme="majorBidi" w:cstheme="majorBidi"/>
        </w:rPr>
        <w:t>. While this step is not strictly necessary for the architecture, it may be required in some cases in order to map the data values to specific data properties in the ontology.</w:t>
      </w:r>
    </w:p>
    <w:p w14:paraId="146C5B51" w14:textId="77777777" w:rsidR="0024077A" w:rsidRDefault="0024077A" w:rsidP="0024077A"/>
    <w:p w14:paraId="1BF7FF14" w14:textId="77777777" w:rsidR="0024077A" w:rsidRPr="007513E9" w:rsidRDefault="0024077A" w:rsidP="0024077A">
      <w:pPr>
        <w:spacing w:line="480" w:lineRule="auto"/>
        <w:ind w:firstLine="720"/>
        <w:rPr>
          <w:rFonts w:asciiTheme="majorBidi" w:hAnsiTheme="majorBidi" w:cstheme="majorBidi"/>
        </w:rPr>
      </w:pPr>
      <w:r w:rsidRPr="007513E9">
        <w:rPr>
          <w:rFonts w:asciiTheme="majorBidi" w:hAnsiTheme="majorBidi" w:cstheme="majorBidi"/>
        </w:rPr>
        <w:t xml:space="preserve">In what follows, we describe the mappings that were defined for each attribute in order to support the data transformation. In some cases, some reformatting of the values into standard datatypes was also required. </w:t>
      </w:r>
    </w:p>
    <w:p w14:paraId="14017524" w14:textId="77777777" w:rsidR="0024077A" w:rsidRPr="007513E9" w:rsidRDefault="0024077A" w:rsidP="0024077A">
      <w:pPr>
        <w:spacing w:line="480" w:lineRule="auto"/>
        <w:ind w:firstLine="720"/>
        <w:rPr>
          <w:rFonts w:asciiTheme="majorBidi" w:hAnsiTheme="majorBidi" w:cstheme="majorBidi"/>
        </w:rPr>
      </w:pPr>
      <w:r w:rsidRPr="007513E9">
        <w:rPr>
          <w:rFonts w:asciiTheme="majorBidi" w:hAnsiTheme="majorBidi" w:cstheme="majorBidi"/>
        </w:rPr>
        <w:lastRenderedPageBreak/>
        <w:t>The WayID value was defined as an individual member of the RoadSegment class, as defined in the Transportation System Ontology</w:t>
      </w:r>
      <w:r w:rsidRPr="007513E9">
        <w:rPr>
          <w:rFonts w:asciiTheme="majorBidi" w:hAnsiTheme="majorBidi" w:cstheme="majorBidi"/>
        </w:rPr>
        <w:footnoteReference w:id="22"/>
      </w:r>
      <w:r w:rsidRPr="007513E9">
        <w:rPr>
          <w:rFonts w:asciiTheme="majorBidi" w:hAnsiTheme="majorBidi" w:cstheme="majorBidi"/>
        </w:rPr>
        <w:t xml:space="preserve"> from the TPSO. The RoadSegment class represents part of a particular Road that makes up the physical infrastructure of the transportation system.</w:t>
      </w:r>
    </w:p>
    <w:p w14:paraId="16F79583" w14:textId="77777777" w:rsidR="0024077A" w:rsidRPr="007513E9" w:rsidRDefault="0024077A" w:rsidP="0024077A">
      <w:pPr>
        <w:spacing w:line="480" w:lineRule="auto"/>
        <w:ind w:firstLine="720"/>
        <w:rPr>
          <w:rFonts w:asciiTheme="majorBidi" w:hAnsiTheme="majorBidi" w:cstheme="majorBidi"/>
        </w:rPr>
      </w:pPr>
      <w:r w:rsidRPr="007513E9">
        <w:rPr>
          <w:rFonts w:asciiTheme="majorBidi" w:hAnsiTheme="majorBidi" w:cstheme="majorBidi"/>
        </w:rPr>
        <w:t>The Mean_Value_Max value was defined as the value of the numerical_value property of a Measure that is the value of a MeanTTI_Max Quantity. The concepts of a numerical_value, a Measure, and a Quantity are defined in the Units of Measure Ontology</w:t>
      </w:r>
      <w:r w:rsidRPr="007513E9">
        <w:rPr>
          <w:rFonts w:asciiTheme="majorBidi" w:hAnsiTheme="majorBidi" w:cstheme="majorBidi"/>
        </w:rPr>
        <w:footnoteReference w:id="23"/>
      </w:r>
      <w:r w:rsidRPr="007513E9">
        <w:rPr>
          <w:rFonts w:asciiTheme="majorBidi" w:hAnsiTheme="majorBidi" w:cstheme="majorBidi"/>
        </w:rPr>
        <w:t xml:space="preserve"> from the TPSO, whereas the MeanTTI_Max specialization of a Quantity is defined in the TransportationSystem Ontology. More specifically, the MeanTTI_Max is captured as an aggregate of a TTI_Max Quantity, that is the aggregate of a TTI_Max value over a particular RoadSegment (the WayID), that is aggregated over a particular Interval in time. The concept of an interval is introduced in the Time Ontology</w:t>
      </w:r>
      <w:r w:rsidRPr="00AD2ACD">
        <w:rPr>
          <w:rFonts w:asciiTheme="majorBidi" w:hAnsiTheme="majorBidi" w:cstheme="majorBidi"/>
          <w:vertAlign w:val="superscript"/>
        </w:rPr>
        <w:footnoteReference w:id="24"/>
      </w:r>
      <w:r w:rsidRPr="007513E9">
        <w:rPr>
          <w:rFonts w:asciiTheme="majorBidi" w:hAnsiTheme="majorBidi" w:cstheme="majorBidi"/>
        </w:rPr>
        <w:t xml:space="preserve">, and the Interval itself is captured using the transformed Time and Date values. The resulting value (an </w:t>
      </w:r>
      <w:proofErr w:type="gramStart"/>
      <w:r w:rsidRPr="007513E9">
        <w:rPr>
          <w:rFonts w:asciiTheme="majorBidi" w:hAnsiTheme="majorBidi" w:cstheme="majorBidi"/>
        </w:rPr>
        <w:t>xsd:dateTimeStamp</w:t>
      </w:r>
      <w:proofErr w:type="gramEnd"/>
      <w:r w:rsidRPr="007513E9">
        <w:rPr>
          <w:rFonts w:asciiTheme="majorBidi" w:hAnsiTheme="majorBidi" w:cstheme="majorBidi"/>
        </w:rPr>
        <w:t xml:space="preserve">, as discussed above) provides a value for the start time of the Interval that the TTI_Max is aggregated over, while a value one-hour later provides the end time for the Interval. This mapping is illustrated in </w:t>
      </w:r>
      <w:r w:rsidRPr="007513E9">
        <w:rPr>
          <w:rFonts w:asciiTheme="majorBidi" w:hAnsiTheme="majorBidi" w:cstheme="majorBidi"/>
        </w:rPr>
        <w:fldChar w:fldCharType="begin"/>
      </w:r>
      <w:r w:rsidRPr="007513E9">
        <w:rPr>
          <w:rFonts w:asciiTheme="majorBidi" w:hAnsiTheme="majorBidi" w:cstheme="majorBidi"/>
        </w:rPr>
        <w:instrText xml:space="preserve"> REF _Ref13653957 \h </w:instrText>
      </w:r>
      <w:r>
        <w:rPr>
          <w:rFonts w:asciiTheme="majorBidi" w:hAnsiTheme="majorBidi" w:cstheme="majorBidi"/>
        </w:rPr>
        <w:instrText xml:space="preserve"> \* MERGEFORMAT </w:instrText>
      </w:r>
      <w:r w:rsidRPr="007513E9">
        <w:rPr>
          <w:rFonts w:asciiTheme="majorBidi" w:hAnsiTheme="majorBidi" w:cstheme="majorBidi"/>
        </w:rPr>
      </w:r>
      <w:r w:rsidRPr="007513E9">
        <w:rPr>
          <w:rFonts w:asciiTheme="majorBidi" w:hAnsiTheme="majorBidi" w:cstheme="majorBidi"/>
        </w:rPr>
        <w:fldChar w:fldCharType="separate"/>
      </w:r>
      <w:r w:rsidRPr="007513E9">
        <w:rPr>
          <w:rFonts w:asciiTheme="majorBidi" w:hAnsiTheme="majorBidi" w:cstheme="majorBidi"/>
        </w:rPr>
        <w:t>Figure 1</w:t>
      </w:r>
      <w:r w:rsidRPr="007513E9">
        <w:rPr>
          <w:rFonts w:asciiTheme="majorBidi" w:hAnsiTheme="majorBidi" w:cstheme="majorBidi"/>
        </w:rPr>
        <w:fldChar w:fldCharType="end"/>
      </w:r>
      <w:r w:rsidRPr="007513E9">
        <w:rPr>
          <w:rFonts w:asciiTheme="majorBidi" w:hAnsiTheme="majorBidi" w:cstheme="majorBidi"/>
        </w:rPr>
        <w:t>.</w:t>
      </w:r>
    </w:p>
    <w:p w14:paraId="332F753E" w14:textId="77777777" w:rsidR="0024077A" w:rsidRDefault="0024077A" w:rsidP="0024077A"/>
    <w:p w14:paraId="3EB19D45" w14:textId="77777777" w:rsidR="0024077A" w:rsidRDefault="0024077A" w:rsidP="0024077A">
      <w:pPr>
        <w:keepNext/>
      </w:pPr>
      <w:r w:rsidRPr="00BB3B35">
        <w:rPr>
          <w:noProof/>
        </w:rPr>
        <w:lastRenderedPageBreak/>
        <w:drawing>
          <wp:inline distT="0" distB="0" distL="0" distR="0" wp14:anchorId="62135FB3" wp14:editId="1C4B4885">
            <wp:extent cx="3562281" cy="443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7560" cy="4438868"/>
                    </a:xfrm>
                    <a:prstGeom prst="rect">
                      <a:avLst/>
                    </a:prstGeom>
                  </pic:spPr>
                </pic:pic>
              </a:graphicData>
            </a:graphic>
          </wp:inline>
        </w:drawing>
      </w:r>
    </w:p>
    <w:p w14:paraId="3EEB406D" w14:textId="77777777" w:rsidR="0024077A" w:rsidRPr="000539CA" w:rsidRDefault="0024077A" w:rsidP="0024077A">
      <w:pPr>
        <w:pStyle w:val="Caption"/>
      </w:pPr>
      <w:bookmarkStart w:id="156" w:name="_Ref13653957"/>
      <w:r>
        <w:t xml:space="preserve">Figure </w:t>
      </w:r>
      <w:fldSimple w:instr=" SEQ Figure \* ARABIC ">
        <w:r>
          <w:rPr>
            <w:noProof/>
          </w:rPr>
          <w:t>1</w:t>
        </w:r>
      </w:fldSimple>
      <w:bookmarkEnd w:id="156"/>
      <w:r>
        <w:t>: Mapping the data values into TPSO concepts. Data values are depicted in boldface blue and the ontology concepts are illustrated with the lines and rectangles.</w:t>
      </w:r>
    </w:p>
    <w:p w14:paraId="35624831" w14:textId="77777777" w:rsidR="0024077A" w:rsidRPr="0024077A" w:rsidRDefault="0024077A" w:rsidP="0024077A">
      <w:pPr>
        <w:rPr>
          <w:lang w:val="en-US" w:bidi="en-US"/>
        </w:rPr>
      </w:pPr>
    </w:p>
    <w:p w14:paraId="710E305B" w14:textId="77777777" w:rsidR="00763A5C" w:rsidRPr="00763A5C" w:rsidRDefault="00763A5C" w:rsidP="00763A5C">
      <w:pPr>
        <w:rPr>
          <w:lang w:val="en-US" w:bidi="en-US"/>
        </w:rPr>
      </w:pPr>
    </w:p>
    <w:p w14:paraId="7BFAC325" w14:textId="711262E7" w:rsidR="00A00EF7" w:rsidRDefault="00A00EF7" w:rsidP="00D72AC0">
      <w:pPr>
        <w:pStyle w:val="Heading2"/>
      </w:pPr>
      <w:bookmarkStart w:id="157" w:name="_Toc21702000"/>
      <w:r>
        <w:t>Analysis of TTC Data for Bus Bridging Study</w:t>
      </w:r>
      <w:bookmarkEnd w:id="157"/>
    </w:p>
    <w:p w14:paraId="0D05C720" w14:textId="70A16DB6" w:rsidR="00A00EF7" w:rsidRDefault="00A00EF7" w:rsidP="00D72AC0">
      <w:pPr>
        <w:pStyle w:val="Heading2"/>
      </w:pPr>
      <w:bookmarkStart w:id="158" w:name="_Toc21702001"/>
      <w:r>
        <w:t>Organization of Travel Model Data</w:t>
      </w:r>
      <w:bookmarkEnd w:id="158"/>
    </w:p>
    <w:p w14:paraId="72D1AB31" w14:textId="77777777" w:rsidR="00A00EF7" w:rsidRPr="00A00EF7" w:rsidRDefault="00A00EF7" w:rsidP="00A00EF7">
      <w:pPr>
        <w:rPr>
          <w:lang w:val="en-US" w:bidi="en-US"/>
        </w:rPr>
      </w:pPr>
    </w:p>
    <w:p w14:paraId="6E77F595" w14:textId="5AA1D218" w:rsidR="00D72AC0" w:rsidRDefault="00A03E2D" w:rsidP="00D72AC0">
      <w:pPr>
        <w:pStyle w:val="Heading2"/>
      </w:pPr>
      <w:bookmarkStart w:id="159" w:name="_Toc21702002"/>
      <w:r>
        <w:t>iCity Ontology for Urban Simulation Results</w:t>
      </w:r>
      <w:bookmarkEnd w:id="159"/>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BC16B7">
      <w:pPr>
        <w:pStyle w:val="ListParagraph"/>
        <w:numPr>
          <w:ilvl w:val="0"/>
          <w:numId w:val="20"/>
        </w:numPr>
      </w:pPr>
      <w:r w:rsidRPr="00A03E2D">
        <w:t>the incomparability between models and results,</w:t>
      </w:r>
    </w:p>
    <w:p w14:paraId="117445D1" w14:textId="107C7A19" w:rsidR="00A03E2D" w:rsidRPr="00A03E2D" w:rsidRDefault="00A03E2D" w:rsidP="00BC16B7">
      <w:pPr>
        <w:pStyle w:val="ListParagraph"/>
        <w:numPr>
          <w:ilvl w:val="0"/>
          <w:numId w:val="20"/>
        </w:numPr>
      </w:pPr>
      <w:r w:rsidRPr="00A03E2D">
        <w:t>the need for bespoke query design, and</w:t>
      </w:r>
    </w:p>
    <w:p w14:paraId="07BE6F8F" w14:textId="54951627" w:rsidR="00A03E2D" w:rsidRPr="00A03E2D" w:rsidRDefault="00A03E2D" w:rsidP="00BC16B7">
      <w:pPr>
        <w:pStyle w:val="ListParagraph"/>
        <w:numPr>
          <w:ilvl w:val="0"/>
          <w:numId w:val="20"/>
        </w:numPr>
      </w:pPr>
      <w:r w:rsidRPr="00A03E2D">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pPr>
      <w:r w:rsidRPr="00E80D3C">
        <w:t xml:space="preserve">Simulation: A Simulation is an execution of some </w:t>
      </w:r>
      <w:r w:rsidR="00711B91">
        <w:t xml:space="preserve">model system. It </w:t>
      </w:r>
      <w:r w:rsidRPr="00E80D3C">
        <w:t xml:space="preserve">has some </w:t>
      </w:r>
      <w:r w:rsidRPr="00711B91">
        <w:t>input</w:t>
      </w:r>
      <w:r w:rsidRPr="00E80D3C">
        <w:t xml:space="preserve"> and </w:t>
      </w:r>
      <w:r w:rsidRPr="00E80D3C">
        <w:rPr>
          <w:b/>
        </w:rPr>
        <w:t>output</w:t>
      </w:r>
      <w:r w:rsidRPr="00E80D3C">
        <w:t xml:space="preserve"> </w:t>
      </w:r>
      <w:r>
        <w:t xml:space="preserve">data, defined by some instances of the UrbanSystemOntologyClass. </w:t>
      </w:r>
      <w:r w:rsidRPr="00E80D3C">
        <w:br/>
        <w:t xml:space="preserve">A Simulation has a </w:t>
      </w:r>
      <w:r w:rsidRPr="00E80D3C">
        <w:rPr>
          <w:b/>
        </w:rPr>
        <w:t>run date</w:t>
      </w:r>
      <w:r w:rsidRPr="00E80D3C">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 xml:space="preserve">exactly 1 </w:t>
            </w:r>
            <w:proofErr w:type="gramStart"/>
            <w:r>
              <w:t>xsd:dateTime</w:t>
            </w:r>
            <w:proofErr w:type="gramEnd"/>
          </w:p>
        </w:tc>
      </w:tr>
    </w:tbl>
    <w:p w14:paraId="18284E53" w14:textId="5D518E4F" w:rsidR="00BA17F1" w:rsidRDefault="00BA17F1" w:rsidP="00A03E2D"/>
    <w:p w14:paraId="1CCD4378" w14:textId="3F90B0CD"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C65CEA">
        <w:t>10.2.2</w:t>
      </w:r>
      <w:r w:rsidR="00B972E5">
        <w:fldChar w:fldCharType="end"/>
      </w:r>
      <w:r w:rsidR="00B972E5">
        <w:t>.</w:t>
      </w:r>
    </w:p>
    <w:p w14:paraId="2D4A44AD" w14:textId="77777777" w:rsidR="00B972E5" w:rsidRPr="006E670F" w:rsidRDefault="00B972E5" w:rsidP="00A03E2D"/>
    <w:p w14:paraId="3FFD7359" w14:textId="09CFCB8D" w:rsidR="00382AA3" w:rsidRDefault="00382AA3" w:rsidP="002016ED">
      <w:pPr>
        <w:pStyle w:val="Heading1"/>
      </w:pPr>
      <w:bookmarkStart w:id="160" w:name="_Toc21702003"/>
      <w:r>
        <w:t>Integration with ArcGIS</w:t>
      </w:r>
      <w:bookmarkEnd w:id="160"/>
    </w:p>
    <w:p w14:paraId="03C0A815" w14:textId="553ADC96" w:rsidR="00382AA3" w:rsidRPr="00382AA3" w:rsidRDefault="00382AA3" w:rsidP="00382AA3">
      <w:pPr>
        <w:rPr>
          <w:lang w:val="en-US" w:bidi="en-US"/>
        </w:rPr>
      </w:pPr>
      <w:r>
        <w:rPr>
          <w:lang w:val="en-US" w:bidi="en-US"/>
        </w:rPr>
        <w:t>In support of Esri Canada projects: CTI and NextGen-911. Inclusion of this section TBD.</w:t>
      </w:r>
    </w:p>
    <w:p w14:paraId="765F49F6" w14:textId="1B6CA433" w:rsidR="000050A4" w:rsidRDefault="00A33FE2" w:rsidP="002016ED">
      <w:pPr>
        <w:pStyle w:val="Heading1"/>
      </w:pPr>
      <w:bookmarkStart w:id="161" w:name="_Toc21702004"/>
      <w:r>
        <w:t>Workflows</w:t>
      </w:r>
      <w:r w:rsidR="00414E85">
        <w:t xml:space="preserve"> (in progress)</w:t>
      </w:r>
      <w:bookmarkEnd w:id="161"/>
    </w:p>
    <w:p w14:paraId="2A1FCCAE" w14:textId="30E70D1E" w:rsidR="000050A4" w:rsidRDefault="00414E85" w:rsidP="000050A4">
      <w:pPr>
        <w:rPr>
          <w:lang w:val="en-US" w:bidi="en-US"/>
        </w:rPr>
      </w:pPr>
      <w:r>
        <w:rPr>
          <w:lang w:val="en-US" w:bidi="en-US"/>
        </w:rPr>
        <w:t xml:space="preserve">In this section we provide an overview of </w:t>
      </w:r>
      <w:r w:rsidR="0015597C">
        <w:rPr>
          <w:lang w:val="en-US" w:bidi="en-US"/>
        </w:rPr>
        <w:t>various workflows adopted for the iCity ontology</w:t>
      </w:r>
      <w:r>
        <w:rPr>
          <w:lang w:val="en-US" w:bidi="en-US"/>
        </w:rPr>
        <w:t>, including:</w:t>
      </w:r>
    </w:p>
    <w:p w14:paraId="40C95BBD" w14:textId="782A3914" w:rsidR="00414E85" w:rsidRDefault="00414E85" w:rsidP="00BC16B7">
      <w:pPr>
        <w:pStyle w:val="ListParagraph"/>
        <w:numPr>
          <w:ilvl w:val="0"/>
          <w:numId w:val="27"/>
        </w:numPr>
      </w:pPr>
      <w:r>
        <w:t>Data Mapping</w:t>
      </w:r>
    </w:p>
    <w:p w14:paraId="06DCB2E6" w14:textId="5E750DE9" w:rsidR="00BC5E3C" w:rsidRDefault="00BC5E3C" w:rsidP="00BC16B7">
      <w:pPr>
        <w:pStyle w:val="ListParagraph"/>
        <w:numPr>
          <w:ilvl w:val="0"/>
          <w:numId w:val="27"/>
        </w:numPr>
      </w:pPr>
      <w:r>
        <w:t>Data storage</w:t>
      </w:r>
    </w:p>
    <w:p w14:paraId="28563496" w14:textId="70C57EF1" w:rsidR="00414E85" w:rsidRDefault="00414E85" w:rsidP="00BC16B7">
      <w:pPr>
        <w:pStyle w:val="ListParagraph"/>
        <w:numPr>
          <w:ilvl w:val="0"/>
          <w:numId w:val="27"/>
        </w:numPr>
      </w:pPr>
      <w:r>
        <w:t>Versioning</w:t>
      </w:r>
    </w:p>
    <w:p w14:paraId="05B2CA9A" w14:textId="02B5B688" w:rsidR="00414E85" w:rsidRDefault="00414E85" w:rsidP="00BC16B7">
      <w:pPr>
        <w:pStyle w:val="ListParagraph"/>
        <w:numPr>
          <w:ilvl w:val="0"/>
          <w:numId w:val="27"/>
        </w:numPr>
      </w:pPr>
      <w:r>
        <w:t>Documentation generation</w:t>
      </w:r>
    </w:p>
    <w:p w14:paraId="1028405F" w14:textId="50441AFC" w:rsidR="00476DD3" w:rsidRDefault="00476DD3" w:rsidP="00476DD3">
      <w:pPr>
        <w:pStyle w:val="Heading2"/>
      </w:pPr>
      <w:bookmarkStart w:id="162" w:name="_Toc21702005"/>
      <w:r>
        <w:t>Data Mapping</w:t>
      </w:r>
      <w:bookmarkEnd w:id="162"/>
    </w:p>
    <w:p w14:paraId="5FCC2710" w14:textId="6D4E88D7" w:rsidR="00476DD3" w:rsidRDefault="00C74B62" w:rsidP="00C74B62">
      <w:pPr>
        <w:pStyle w:val="ListParagraph"/>
        <w:numPr>
          <w:ilvl w:val="0"/>
          <w:numId w:val="6"/>
        </w:numPr>
      </w:pPr>
      <w:r w:rsidRPr="00C74B62">
        <w:t>Discussion of alternatives</w:t>
      </w:r>
    </w:p>
    <w:p w14:paraId="2AEF121D" w14:textId="77777777" w:rsidR="0015597C" w:rsidRDefault="0015597C" w:rsidP="0015597C">
      <w:pPr>
        <w:pStyle w:val="Heading3"/>
      </w:pPr>
      <w:bookmarkStart w:id="163" w:name="_Toc21702006"/>
      <w:r>
        <w:t>Alternative approaches</w:t>
      </w:r>
      <w:bookmarkEnd w:id="163"/>
    </w:p>
    <w:p w14:paraId="3096B0B0" w14:textId="77777777" w:rsidR="0015597C" w:rsidRDefault="0015597C" w:rsidP="0015597C">
      <w:r>
        <w:t>In this guide we focus on the triplestore architecture, wherein the data sources are transformed into triples and uploaded to a triplestore(s). This triplestore may then be accessed via SPARQL queries (including applications using the Apache Jena framework). It should be noted that another possible architecture involves applying the semantic augmentation to access the data in a database, this is referred to as Ontology Based Data Access (OBDA).</w:t>
      </w:r>
    </w:p>
    <w:p w14:paraId="200514B9" w14:textId="77777777" w:rsidR="0015597C" w:rsidRPr="00846739" w:rsidRDefault="0015597C" w:rsidP="0015597C"/>
    <w:p w14:paraId="7DF8CD4D" w14:textId="77777777" w:rsidR="0015597C" w:rsidRDefault="0015597C" w:rsidP="0015597C">
      <w:r>
        <w:t>This guide focuses on the use of the Karma Data Integration Tool</w:t>
      </w:r>
      <w:r>
        <w:rPr>
          <w:rStyle w:val="FootnoteReference"/>
        </w:rPr>
        <w:footnoteReference w:id="25"/>
      </w:r>
      <w:r>
        <w:t xml:space="preserve"> for semantic augmentation and data transformation, however it should be noted that several similar tools exist, with varying capabilities and limitations. These tools are often referred to as R2RML processors or OBDA tools, examples are Mastro and Ontop, among others.</w:t>
      </w:r>
    </w:p>
    <w:p w14:paraId="4CE909D8" w14:textId="77777777" w:rsidR="0015597C" w:rsidRDefault="0015597C" w:rsidP="0015597C">
      <w:pPr>
        <w:pStyle w:val="Heading4"/>
      </w:pPr>
      <w:r>
        <w:lastRenderedPageBreak/>
        <w:t>Factors to consider</w:t>
      </w:r>
    </w:p>
    <w:p w14:paraId="232B7B83" w14:textId="77777777" w:rsidR="0015597C" w:rsidRDefault="0015597C" w:rsidP="00BC16B7">
      <w:pPr>
        <w:pStyle w:val="ListParagraph"/>
        <w:numPr>
          <w:ilvl w:val="0"/>
          <w:numId w:val="32"/>
        </w:numPr>
        <w:rPr>
          <w:lang w:val="en-CA"/>
        </w:rPr>
      </w:pPr>
      <w:r>
        <w:rPr>
          <w:lang w:val="en-CA"/>
        </w:rPr>
        <w:t>Data storage:</w:t>
      </w:r>
    </w:p>
    <w:p w14:paraId="562E1479" w14:textId="77777777" w:rsidR="0015597C" w:rsidRPr="00BC5864" w:rsidRDefault="0015597C" w:rsidP="00BC16B7">
      <w:pPr>
        <w:pStyle w:val="ListParagraph"/>
        <w:numPr>
          <w:ilvl w:val="1"/>
          <w:numId w:val="32"/>
        </w:numPr>
        <w:rPr>
          <w:lang w:val="en-CA"/>
        </w:rPr>
      </w:pPr>
      <w:r>
        <w:rPr>
          <w:lang w:val="en-CA"/>
        </w:rPr>
        <w:t>Which triplestore will you use?</w:t>
      </w:r>
    </w:p>
    <w:p w14:paraId="40D45587" w14:textId="77777777" w:rsidR="0015597C" w:rsidRDefault="0015597C" w:rsidP="00BC16B7">
      <w:pPr>
        <w:pStyle w:val="ListParagraph"/>
        <w:numPr>
          <w:ilvl w:val="1"/>
          <w:numId w:val="32"/>
        </w:numPr>
        <w:rPr>
          <w:lang w:val="en-CA"/>
        </w:rPr>
      </w:pPr>
      <w:r>
        <w:rPr>
          <w:lang w:val="en-CA"/>
        </w:rPr>
        <w:t>May want to consider using the GUDR (Global Urban Data Repository)</w:t>
      </w:r>
    </w:p>
    <w:p w14:paraId="2CE1E147" w14:textId="77777777" w:rsidR="0015597C" w:rsidRPr="00846739" w:rsidRDefault="0015597C" w:rsidP="00BC16B7">
      <w:pPr>
        <w:pStyle w:val="ListParagraph"/>
        <w:numPr>
          <w:ilvl w:val="0"/>
          <w:numId w:val="32"/>
        </w:numPr>
        <w:rPr>
          <w:lang w:val="en-CA"/>
        </w:rPr>
      </w:pPr>
    </w:p>
    <w:p w14:paraId="708C3456" w14:textId="77777777" w:rsidR="0015597C" w:rsidRDefault="0015597C" w:rsidP="0015597C">
      <w:pPr>
        <w:pStyle w:val="Heading3"/>
      </w:pPr>
      <w:bookmarkStart w:id="164" w:name="_Toc21702007"/>
      <w:r>
        <w:t>Basic data mapping/import workflow with Karma and Virtuoso:</w:t>
      </w:r>
      <w:bookmarkEnd w:id="164"/>
    </w:p>
    <w:p w14:paraId="4DC0B563" w14:textId="77777777" w:rsidR="0015597C" w:rsidRDefault="0015597C" w:rsidP="0015597C"/>
    <w:p w14:paraId="74FB7166" w14:textId="77777777" w:rsidR="0015597C" w:rsidRDefault="0015597C" w:rsidP="00BC16B7">
      <w:pPr>
        <w:pStyle w:val="ListParagraph"/>
        <w:numPr>
          <w:ilvl w:val="0"/>
          <w:numId w:val="28"/>
        </w:numPr>
        <w:rPr>
          <w:lang w:val="en-CA"/>
        </w:rPr>
      </w:pPr>
      <w:r>
        <w:rPr>
          <w:lang w:val="en-CA"/>
        </w:rPr>
        <w:t>Design mappings to capture the data using ontology. This step is performed offline and shall be done only once for a particular data source (i.e. all data of like format may be accessed/transformed with the same mapping). Karma provides a GUI to support this process. Note that some cleaning may be required in order to transform the data into an appropriate form.</w:t>
      </w:r>
    </w:p>
    <w:p w14:paraId="6D3A5F79" w14:textId="77777777" w:rsidR="0015597C" w:rsidRDefault="0015597C" w:rsidP="00BC16B7">
      <w:pPr>
        <w:pStyle w:val="ListParagraph"/>
        <w:numPr>
          <w:ilvl w:val="1"/>
          <w:numId w:val="28"/>
        </w:numPr>
        <w:rPr>
          <w:lang w:val="en-CA"/>
        </w:rPr>
      </w:pPr>
      <w:r>
        <w:rPr>
          <w:lang w:val="en-CA"/>
        </w:rPr>
        <w:t>Open Karma, load dataset and relevant ontology files (in current Karma implementation, imports are not directly applied so uploading only the main ontology file may not capture all of the necessary terms).</w:t>
      </w:r>
    </w:p>
    <w:p w14:paraId="736D83E3" w14:textId="77777777" w:rsidR="0015597C" w:rsidRDefault="0015597C" w:rsidP="00BC16B7">
      <w:pPr>
        <w:pStyle w:val="ListParagraph"/>
        <w:numPr>
          <w:ilvl w:val="1"/>
          <w:numId w:val="28"/>
        </w:numPr>
        <w:rPr>
          <w:lang w:val="en-CA"/>
        </w:rPr>
      </w:pPr>
      <w:r>
        <w:rPr>
          <w:lang w:val="en-CA"/>
        </w:rPr>
        <w:t>Data cleaning: transform the data as required (reformatting, separation of cell contents, etc).</w:t>
      </w:r>
      <w:r>
        <w:rPr>
          <w:lang w:val="en-CA"/>
        </w:rPr>
        <w:br/>
        <w:t>This may require some use of Python. For example, in the TTS data we want to transform 3d coordinates to 2d coordinates, and format them according to the WKT format.</w:t>
      </w:r>
      <w:r>
        <w:rPr>
          <w:lang w:val="en-CA"/>
        </w:rPr>
        <w:br/>
        <w:t>Simple reformat as WKT:</w:t>
      </w:r>
    </w:p>
    <w:p w14:paraId="4B69A110" w14:textId="77777777" w:rsidR="0015597C" w:rsidRDefault="0015597C" w:rsidP="0015597C">
      <w:pPr>
        <w:ind w:left="1440"/>
      </w:pPr>
      <w:r w:rsidRPr="008B3A1C">
        <w:t>return "</w:t>
      </w:r>
      <w:proofErr w:type="gramStart"/>
      <w:r w:rsidRPr="008B3A1C">
        <w:t>POLYGON(</w:t>
      </w:r>
      <w:proofErr w:type="gramEnd"/>
      <w:r w:rsidRPr="008B3A1C">
        <w:t xml:space="preserve">" + getValue("coordinates") + ")" </w:t>
      </w:r>
    </w:p>
    <w:p w14:paraId="2E54B78F" w14:textId="77777777" w:rsidR="0015597C" w:rsidRDefault="0015597C" w:rsidP="0015597C">
      <w:pPr>
        <w:ind w:left="720" w:firstLine="720"/>
      </w:pPr>
      <w:r>
        <w:t>Reformat to remove 0-valued 3</w:t>
      </w:r>
      <w:r w:rsidRPr="008B3A1C">
        <w:rPr>
          <w:vertAlign w:val="superscript"/>
        </w:rPr>
        <w:t>rd</w:t>
      </w:r>
      <w:r>
        <w:t xml:space="preserve"> dimension from coordinates:</w:t>
      </w:r>
    </w:p>
    <w:p w14:paraId="0312AD23" w14:textId="77777777" w:rsidR="0015597C" w:rsidRPr="008B3A1C" w:rsidRDefault="0015597C" w:rsidP="0015597C">
      <w:pPr>
        <w:ind w:left="720" w:firstLine="720"/>
      </w:pPr>
      <w:r w:rsidRPr="008B3A1C">
        <w:t>import re</w:t>
      </w:r>
    </w:p>
    <w:p w14:paraId="7E88D66D" w14:textId="77777777" w:rsidR="0015597C" w:rsidRPr="008B3A1C" w:rsidRDefault="0015597C" w:rsidP="0015597C">
      <w:pPr>
        <w:ind w:left="1440"/>
      </w:pPr>
      <w:r w:rsidRPr="008B3A1C">
        <w:t>line = getValue("coordinates")</w:t>
      </w:r>
    </w:p>
    <w:p w14:paraId="62971513" w14:textId="77777777" w:rsidR="0015597C" w:rsidRPr="008B3A1C" w:rsidRDefault="0015597C" w:rsidP="0015597C">
      <w:pPr>
        <w:ind w:left="1440"/>
      </w:pPr>
      <w:r w:rsidRPr="008B3A1C">
        <w:t xml:space="preserve">line = </w:t>
      </w:r>
      <w:proofErr w:type="gramStart"/>
      <w:r w:rsidRPr="008B3A1C">
        <w:t>re.sub(</w:t>
      </w:r>
      <w:proofErr w:type="gramEnd"/>
      <w:r w:rsidRPr="008B3A1C">
        <w:t>',',' ',line)</w:t>
      </w:r>
    </w:p>
    <w:p w14:paraId="59106606" w14:textId="77777777" w:rsidR="0015597C" w:rsidRPr="008B3A1C" w:rsidRDefault="0015597C" w:rsidP="0015597C">
      <w:pPr>
        <w:ind w:left="1440"/>
      </w:pPr>
      <w:r w:rsidRPr="008B3A1C">
        <w:t xml:space="preserve">line = </w:t>
      </w:r>
      <w:proofErr w:type="gramStart"/>
      <w:r w:rsidRPr="008B3A1C">
        <w:t>re.sub(</w:t>
      </w:r>
      <w:proofErr w:type="gramEnd"/>
      <w:r w:rsidRPr="008B3A1C">
        <w:t>' 0 ',',',line)</w:t>
      </w:r>
    </w:p>
    <w:p w14:paraId="6526D223" w14:textId="77777777" w:rsidR="0015597C" w:rsidRDefault="0015597C" w:rsidP="0015597C">
      <w:pPr>
        <w:ind w:left="1440"/>
      </w:pPr>
      <w:r w:rsidRPr="008B3A1C">
        <w:t>return line</w:t>
      </w:r>
    </w:p>
    <w:p w14:paraId="1D588061" w14:textId="77777777" w:rsidR="0015597C" w:rsidRPr="008B3A1C" w:rsidRDefault="0015597C" w:rsidP="0015597C">
      <w:pPr>
        <w:ind w:left="720"/>
      </w:pPr>
      <w:r>
        <w:t>The specification of IRIs is also a good step to take here. In some cases, this may require reformatting of some of the data. It will also likely require the introduction of some base namespace, e.g. “</w:t>
      </w:r>
      <w:r w:rsidRPr="00787F22">
        <w:t>https://w3id.org/icity/TTC_srt_delays</w:t>
      </w:r>
      <w:r>
        <w:t>/...”</w:t>
      </w:r>
    </w:p>
    <w:p w14:paraId="6741BFC9" w14:textId="77777777" w:rsidR="0015597C" w:rsidRDefault="0015597C" w:rsidP="00BC16B7">
      <w:pPr>
        <w:pStyle w:val="ListParagraph"/>
        <w:numPr>
          <w:ilvl w:val="1"/>
          <w:numId w:val="28"/>
        </w:numPr>
        <w:rPr>
          <w:lang w:val="en-CA"/>
        </w:rPr>
      </w:pPr>
      <w:r>
        <w:rPr>
          <w:lang w:val="en-CA"/>
        </w:rPr>
        <w:t>Specify ontology mappings in Karma.</w:t>
      </w:r>
    </w:p>
    <w:p w14:paraId="606764D9" w14:textId="77777777" w:rsidR="0015597C" w:rsidRDefault="0015597C" w:rsidP="00BC16B7">
      <w:pPr>
        <w:pStyle w:val="ListParagraph"/>
        <w:numPr>
          <w:ilvl w:val="1"/>
          <w:numId w:val="28"/>
        </w:numPr>
        <w:rPr>
          <w:lang w:val="en-CA"/>
        </w:rPr>
      </w:pPr>
      <w:r>
        <w:rPr>
          <w:lang w:val="en-CA"/>
        </w:rPr>
        <w:t>Export R2RML model (ttl or rdf) file. This model is a representation of the mapping of the data into the ontology.</w:t>
      </w:r>
    </w:p>
    <w:p w14:paraId="7994C912" w14:textId="77777777" w:rsidR="0015597C" w:rsidRDefault="0015597C" w:rsidP="00BC16B7">
      <w:pPr>
        <w:pStyle w:val="ListParagraph"/>
        <w:numPr>
          <w:ilvl w:val="1"/>
          <w:numId w:val="28"/>
        </w:numPr>
        <w:rPr>
          <w:lang w:val="en-CA"/>
        </w:rPr>
      </w:pPr>
      <w:r>
        <w:rPr>
          <w:lang w:val="en-CA"/>
        </w:rPr>
        <w:t>At this point, for a one-off transformation the transformed data may also be exported and saved for upload into the desired triplestore. However, if the mappings are to be generated and uploaded at a later date, only the R2RML model is required.</w:t>
      </w:r>
    </w:p>
    <w:p w14:paraId="5BF2BB7D" w14:textId="77777777" w:rsidR="0015597C" w:rsidRDefault="0015597C" w:rsidP="0015597C">
      <w:pPr>
        <w:pStyle w:val="Heading3"/>
      </w:pPr>
      <w:bookmarkStart w:id="165" w:name="_Toc21702008"/>
      <w:r>
        <w:t>Repeat Data Mappings</w:t>
      </w:r>
      <w:bookmarkEnd w:id="165"/>
    </w:p>
    <w:p w14:paraId="0A0F7F4F" w14:textId="77777777" w:rsidR="0015597C" w:rsidRDefault="0015597C" w:rsidP="0015597C">
      <w:r>
        <w:t>For multiple datasets with the same mapping, we can automate the above process once an initial mapping has been defined. This is possible using the batch mode in Karma</w:t>
      </w:r>
      <w:r>
        <w:rPr>
          <w:rStyle w:val="FootnoteReference"/>
        </w:rPr>
        <w:footnoteReference w:id="26"/>
      </w:r>
      <w:r>
        <w:t>.</w:t>
      </w:r>
    </w:p>
    <w:p w14:paraId="0F93A576" w14:textId="77777777" w:rsidR="0015597C" w:rsidRDefault="0015597C" w:rsidP="0015597C"/>
    <w:p w14:paraId="2E3F5657" w14:textId="77777777" w:rsidR="0015597C" w:rsidRDefault="0015597C" w:rsidP="0015597C">
      <w:r>
        <w:t>Example: let’s download a bunch of TTC incident files and try to map them with a single command, using the R2RML mapping that we defined for the first dataset.</w:t>
      </w:r>
    </w:p>
    <w:p w14:paraId="4EE02378" w14:textId="77777777" w:rsidR="0015597C" w:rsidRDefault="0015597C" w:rsidP="0015597C">
      <w:r>
        <w:t>Beginning with data files:</w:t>
      </w:r>
    </w:p>
    <w:p w14:paraId="07BD8099" w14:textId="77777777" w:rsidR="0015597C" w:rsidRDefault="0015597C" w:rsidP="00BC16B7">
      <w:pPr>
        <w:pStyle w:val="ListParagraph"/>
        <w:numPr>
          <w:ilvl w:val="0"/>
          <w:numId w:val="29"/>
        </w:numPr>
        <w:rPr>
          <w:lang w:val="en-CA"/>
        </w:rPr>
      </w:pPr>
      <w:r w:rsidRPr="00091669">
        <w:rPr>
          <w:lang w:val="en-CA"/>
        </w:rPr>
        <w:t>SubwayDelay201706</w:t>
      </w:r>
      <w:r>
        <w:rPr>
          <w:lang w:val="en-CA"/>
        </w:rPr>
        <w:t>.csv</w:t>
      </w:r>
    </w:p>
    <w:p w14:paraId="0BFB246F" w14:textId="77777777" w:rsidR="0015597C" w:rsidRDefault="0015597C" w:rsidP="00BC16B7">
      <w:pPr>
        <w:pStyle w:val="ListParagraph"/>
        <w:numPr>
          <w:ilvl w:val="0"/>
          <w:numId w:val="29"/>
        </w:numPr>
        <w:rPr>
          <w:lang w:val="en-CA"/>
        </w:rPr>
      </w:pPr>
      <w:r w:rsidRPr="00091669">
        <w:rPr>
          <w:lang w:val="en-CA"/>
        </w:rPr>
        <w:t>SubwaySRTLogs201707</w:t>
      </w:r>
      <w:r>
        <w:rPr>
          <w:lang w:val="en-CA"/>
        </w:rPr>
        <w:t>.csv</w:t>
      </w:r>
    </w:p>
    <w:p w14:paraId="3CB1684D" w14:textId="77777777" w:rsidR="0015597C" w:rsidRDefault="0015597C" w:rsidP="00BC16B7">
      <w:pPr>
        <w:pStyle w:val="ListParagraph"/>
        <w:numPr>
          <w:ilvl w:val="0"/>
          <w:numId w:val="29"/>
        </w:numPr>
        <w:rPr>
          <w:lang w:val="en-CA"/>
        </w:rPr>
      </w:pPr>
      <w:r w:rsidRPr="00091669">
        <w:rPr>
          <w:lang w:val="en-CA"/>
        </w:rPr>
        <w:t>SubwaySRTLogs201708</w:t>
      </w:r>
      <w:r>
        <w:rPr>
          <w:lang w:val="en-CA"/>
        </w:rPr>
        <w:t>.csv</w:t>
      </w:r>
    </w:p>
    <w:p w14:paraId="7CFB31BA" w14:textId="77777777" w:rsidR="0015597C" w:rsidRPr="00E9694B" w:rsidRDefault="0015597C" w:rsidP="0015597C">
      <w:r>
        <w:t>And a pre-defined mapping file</w:t>
      </w:r>
    </w:p>
    <w:p w14:paraId="4BAFB204" w14:textId="77777777" w:rsidR="0015597C" w:rsidRDefault="0015597C" w:rsidP="00BC16B7">
      <w:pPr>
        <w:pStyle w:val="ListParagraph"/>
        <w:numPr>
          <w:ilvl w:val="0"/>
          <w:numId w:val="29"/>
        </w:numPr>
        <w:rPr>
          <w:lang w:val="en-CA"/>
        </w:rPr>
      </w:pPr>
      <w:r w:rsidRPr="00091669">
        <w:rPr>
          <w:lang w:val="en-CA"/>
        </w:rPr>
        <w:t>SubwaySRT_Mapping</w:t>
      </w:r>
    </w:p>
    <w:p w14:paraId="2E4D30A0" w14:textId="77777777" w:rsidR="0015597C" w:rsidRDefault="0015597C" w:rsidP="0015597C"/>
    <w:p w14:paraId="624F368D" w14:textId="77777777" w:rsidR="0015597C" w:rsidRDefault="0015597C" w:rsidP="0015597C">
      <w:r>
        <w:t>There are 2 ways to do this: offline or online through the API. The API may eventually be useful should the mappings be incorporated into part of some larger process (e.g. a reaction to something: a file being uploaded or stream data being received). Note that a different process would need to be implemented for each file type in order to account for the different mapping files. For now, we’ll work with the offline implementation.</w:t>
      </w:r>
    </w:p>
    <w:p w14:paraId="13ECA38E" w14:textId="77777777" w:rsidR="0015597C" w:rsidRPr="008036B8" w:rsidRDefault="0015597C" w:rsidP="0015597C">
      <w:pPr>
        <w:pStyle w:val="Heading3"/>
        <w:rPr>
          <w:rFonts w:eastAsia="Times New Roman"/>
          <w:bdr w:val="none" w:sz="0" w:space="0" w:color="auto" w:frame="1"/>
          <w:lang w:eastAsia="en-CA"/>
        </w:rPr>
      </w:pPr>
      <w:bookmarkStart w:id="166" w:name="_Toc21702009"/>
      <w:r>
        <w:rPr>
          <w:rFonts w:eastAsia="Times New Roman"/>
          <w:bdr w:val="none" w:sz="0" w:space="0" w:color="auto" w:frame="1"/>
          <w:lang w:eastAsia="en-CA"/>
        </w:rPr>
        <w:t>Offline Batch Mapping</w:t>
      </w:r>
      <w:bookmarkEnd w:id="166"/>
    </w:p>
    <w:p w14:paraId="784B3A60" w14:textId="77777777" w:rsidR="0015597C" w:rsidRDefault="0015597C" w:rsidP="0015597C">
      <w:pPr>
        <w:rPr>
          <w:lang w:eastAsia="en-CA"/>
        </w:rPr>
      </w:pPr>
      <w:r>
        <w:rPr>
          <w:lang w:eastAsia="en-CA"/>
        </w:rPr>
        <w:t>Batch mapping is useful for large quantities of files, or large file sizes. Note that for large mappings, the JVM memory may need to be increased when the commands are run.</w:t>
      </w:r>
    </w:p>
    <w:p w14:paraId="790B7320" w14:textId="77777777" w:rsidR="0015597C" w:rsidRPr="005E44FC" w:rsidRDefault="0015597C" w:rsidP="0015597C">
      <w:pPr>
        <w:rPr>
          <w:lang w:eastAsia="en-CA"/>
        </w:rPr>
      </w:pPr>
    </w:p>
    <w:p w14:paraId="474C9560" w14:textId="77777777" w:rsidR="0015597C" w:rsidRPr="005E6717" w:rsidRDefault="0015597C" w:rsidP="0015597C">
      <w:pPr>
        <w:spacing w:after="240"/>
        <w:rPr>
          <w:rFonts w:ascii="Helvetica" w:hAnsi="Helvetica"/>
          <w:color w:val="24292E"/>
          <w:lang w:eastAsia="en-CA"/>
        </w:rPr>
      </w:pPr>
      <w:r>
        <w:rPr>
          <w:rFonts w:ascii="Helvetica" w:hAnsi="Helvetica"/>
          <w:b/>
          <w:color w:val="24292E"/>
          <w:lang w:eastAsia="en-CA"/>
        </w:rPr>
        <w:t>First-t</w:t>
      </w:r>
      <w:r w:rsidRPr="00A704AE">
        <w:rPr>
          <w:rFonts w:ascii="Helvetica" w:hAnsi="Helvetica"/>
          <w:b/>
          <w:color w:val="24292E"/>
          <w:lang w:eastAsia="en-CA"/>
        </w:rPr>
        <w:t>ime</w:t>
      </w:r>
      <w:r>
        <w:rPr>
          <w:rFonts w:ascii="Helvetica" w:hAnsi="Helvetica"/>
          <w:b/>
          <w:color w:val="24292E"/>
          <w:lang w:eastAsia="en-CA"/>
        </w:rPr>
        <w:t xml:space="preserve"> setup</w:t>
      </w:r>
      <w:r w:rsidRPr="00A704AE">
        <w:rPr>
          <w:rFonts w:ascii="Helvetica" w:hAnsi="Helvetica"/>
          <w:b/>
          <w:color w:val="24292E"/>
          <w:lang w:eastAsia="en-CA"/>
        </w:rPr>
        <w:t xml:space="preserve">: </w:t>
      </w:r>
      <w:r w:rsidRPr="005E6717">
        <w:rPr>
          <w:rFonts w:ascii="Helvetica" w:hAnsi="Helvetica"/>
          <w:color w:val="24292E"/>
          <w:lang w:eastAsia="en-CA"/>
        </w:rPr>
        <w:t>To build the offline jar, go</w:t>
      </w:r>
      <w:r>
        <w:rPr>
          <w:rFonts w:ascii="Helvetica" w:hAnsi="Helvetica"/>
          <w:color w:val="24292E"/>
          <w:lang w:eastAsia="en-CA"/>
        </w:rPr>
        <w:t xml:space="preserve"> </w:t>
      </w:r>
      <w:r w:rsidRPr="005E6717">
        <w:rPr>
          <w:rFonts w:ascii="Helvetica" w:hAnsi="Helvetica"/>
          <w:color w:val="24292E"/>
          <w:lang w:eastAsia="en-CA"/>
        </w:rPr>
        <w:t>to the karma-offline subdirectory and execute the following:</w:t>
      </w:r>
    </w:p>
    <w:p w14:paraId="600B5C5D"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lang w:eastAsia="en-CA"/>
        </w:rPr>
      </w:pPr>
      <w:r w:rsidRPr="005E6717">
        <w:rPr>
          <w:rFonts w:ascii="Consolas" w:hAnsi="Consolas" w:cs="Consolas"/>
          <w:color w:val="24292E"/>
          <w:sz w:val="20"/>
          <w:szCs w:val="20"/>
          <w:bdr w:val="none" w:sz="0" w:space="0" w:color="auto" w:frame="1"/>
          <w:lang w:eastAsia="en-CA"/>
        </w:rPr>
        <w:t>cd karma-offline</w:t>
      </w:r>
    </w:p>
    <w:p w14:paraId="2EE3497B"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lang w:eastAsia="en-CA"/>
        </w:rPr>
      </w:pPr>
      <w:r w:rsidRPr="005E6717">
        <w:rPr>
          <w:rFonts w:ascii="Consolas" w:hAnsi="Consolas" w:cs="Consolas"/>
          <w:color w:val="24292E"/>
          <w:sz w:val="20"/>
          <w:szCs w:val="20"/>
          <w:bdr w:val="none" w:sz="0" w:space="0" w:color="auto" w:frame="1"/>
          <w:lang w:eastAsia="en-CA"/>
        </w:rPr>
        <w:t>mvn install -P shaded</w:t>
      </w:r>
    </w:p>
    <w:p w14:paraId="6086CA86" w14:textId="77777777" w:rsidR="0015597C" w:rsidRPr="00091669" w:rsidRDefault="0015597C" w:rsidP="0015597C"/>
    <w:p w14:paraId="2E146487" w14:textId="77777777" w:rsidR="0015597C" w:rsidRDefault="0015597C" w:rsidP="0015597C">
      <w:pPr>
        <w:rPr>
          <w:rFonts w:ascii="Consolas" w:hAnsi="Consolas" w:cs="Consolas"/>
          <w:color w:val="24292E"/>
          <w:sz w:val="20"/>
          <w:szCs w:val="20"/>
          <w:bdr w:val="none" w:sz="0" w:space="0" w:color="auto" w:frame="1"/>
          <w:lang w:eastAsia="en-CA"/>
        </w:rPr>
      </w:pPr>
      <w:r w:rsidRPr="00E535FF">
        <w:rPr>
          <w:rFonts w:ascii="Consolas" w:hAnsi="Consolas" w:cs="Consolas"/>
          <w:color w:val="24292E"/>
          <w:sz w:val="20"/>
          <w:szCs w:val="20"/>
          <w:bdr w:val="none" w:sz="0" w:space="0" w:color="auto" w:frame="1"/>
          <w:lang w:eastAsia="en-CA"/>
        </w:rPr>
        <w:t xml:space="preserve">java -cp karma-offline-0.0.1-SNAPSHOT-shaded.jar </w:t>
      </w:r>
      <w:proofErr w:type="gramStart"/>
      <w:r w:rsidRPr="00E535FF">
        <w:rPr>
          <w:rFonts w:ascii="Consolas" w:hAnsi="Consolas" w:cs="Consolas"/>
          <w:color w:val="24292E"/>
          <w:sz w:val="20"/>
          <w:szCs w:val="20"/>
          <w:bdr w:val="none" w:sz="0" w:space="0" w:color="auto" w:frame="1"/>
          <w:lang w:eastAsia="en-CA"/>
        </w:rPr>
        <w:t>edu.isi.karma.rdf.OfflineRdfGenerator</w:t>
      </w:r>
      <w:proofErr w:type="gramEnd"/>
      <w:r w:rsidRPr="00E535FF">
        <w:rPr>
          <w:rFonts w:ascii="Consolas" w:hAnsi="Consolas" w:cs="Consolas"/>
          <w:color w:val="24292E"/>
          <w:sz w:val="20"/>
          <w:szCs w:val="20"/>
          <w:bdr w:val="none" w:sz="0" w:space="0" w:color="auto" w:frame="1"/>
          <w:lang w:eastAsia="en-CA"/>
        </w:rPr>
        <w:t xml:space="preserve"> --sourcetype CSV --filepath "./files/SubwayDelay201706.csv" --modelfilepath "./files/SubwaySRT_Mapping.ttl" --outputfile "./files/ttc-subway-delay-201706.n3" --sourcename "ttc"</w:t>
      </w:r>
    </w:p>
    <w:p w14:paraId="5F614D75" w14:textId="77777777" w:rsidR="0015597C" w:rsidRDefault="0015597C" w:rsidP="0015597C">
      <w:pPr>
        <w:rPr>
          <w:rFonts w:ascii="Consolas" w:hAnsi="Consolas" w:cs="Consolas"/>
          <w:color w:val="24292E"/>
          <w:sz w:val="20"/>
          <w:szCs w:val="20"/>
          <w:bdr w:val="none" w:sz="0" w:space="0" w:color="auto" w:frame="1"/>
          <w:lang w:eastAsia="en-CA"/>
        </w:rPr>
      </w:pPr>
    </w:p>
    <w:p w14:paraId="32E5671C" w14:textId="77777777" w:rsidR="0015597C" w:rsidRDefault="0015597C" w:rsidP="0015597C">
      <w:pPr>
        <w:pStyle w:val="Heading4"/>
        <w:rPr>
          <w:rFonts w:eastAsia="Times New Roman"/>
          <w:bdr w:val="none" w:sz="0" w:space="0" w:color="auto" w:frame="1"/>
          <w:lang w:eastAsia="en-CA"/>
        </w:rPr>
      </w:pPr>
      <w:r>
        <w:rPr>
          <w:rFonts w:eastAsia="Times New Roman"/>
          <w:bdr w:val="none" w:sz="0" w:space="0" w:color="auto" w:frame="1"/>
          <w:lang w:eastAsia="en-CA"/>
        </w:rPr>
        <w:t>A basic</w:t>
      </w:r>
      <w:r w:rsidRPr="00BE6EFC">
        <w:rPr>
          <w:rFonts w:eastAsia="Times New Roman"/>
          <w:bdr w:val="none" w:sz="0" w:space="0" w:color="auto" w:frame="1"/>
          <w:lang w:eastAsia="en-CA"/>
        </w:rPr>
        <w:t xml:space="preserve"> script</w:t>
      </w:r>
      <w:r>
        <w:rPr>
          <w:rFonts w:eastAsia="Times New Roman"/>
          <w:bdr w:val="none" w:sz="0" w:space="0" w:color="auto" w:frame="1"/>
          <w:lang w:eastAsia="en-CA"/>
        </w:rPr>
        <w:t xml:space="preserve"> to map a directory of files of the same type</w:t>
      </w:r>
    </w:p>
    <w:p w14:paraId="25B15C57" w14:textId="77777777" w:rsidR="0015597C"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Given</w:t>
      </w:r>
      <w:r>
        <w:rPr>
          <w:rFonts w:cstheme="minorHAnsi"/>
          <w:color w:val="24292E"/>
          <w:szCs w:val="20"/>
          <w:bdr w:val="none" w:sz="0" w:space="0" w:color="auto" w:frame="1"/>
          <w:lang w:eastAsia="en-CA"/>
        </w:rPr>
        <w:t xml:space="preserve">: </w:t>
      </w:r>
    </w:p>
    <w:p w14:paraId="20302DCE" w14:textId="77777777" w:rsidR="0015597C" w:rsidRDefault="0015597C" w:rsidP="00BC16B7">
      <w:pPr>
        <w:pStyle w:val="ListParagraph"/>
        <w:numPr>
          <w:ilvl w:val="0"/>
          <w:numId w:val="29"/>
        </w:numPr>
        <w:rPr>
          <w:rFonts w:eastAsia="Times New Roman" w:cstheme="minorHAnsi"/>
          <w:color w:val="24292E"/>
          <w:szCs w:val="20"/>
          <w:bdr w:val="none" w:sz="0" w:space="0" w:color="auto" w:frame="1"/>
          <w:lang w:val="en-CA" w:eastAsia="en-CA"/>
        </w:rPr>
      </w:pPr>
      <w:r w:rsidRPr="007F54DB">
        <w:rPr>
          <w:rFonts w:eastAsia="Times New Roman" w:cstheme="minorHAnsi"/>
          <w:color w:val="24292E"/>
          <w:szCs w:val="20"/>
          <w:bdr w:val="none" w:sz="0" w:space="0" w:color="auto" w:frame="1"/>
          <w:lang w:val="en-CA" w:eastAsia="en-CA"/>
        </w:rPr>
        <w:t xml:space="preserve">one or more files of the same type (i.e. with the same semantic mapping), in the directory </w:t>
      </w:r>
      <w:proofErr w:type="gramStart"/>
      <w:r w:rsidRPr="007F54DB">
        <w:rPr>
          <w:rFonts w:eastAsia="Times New Roman" w:cstheme="minorHAnsi"/>
          <w:color w:val="24292E"/>
          <w:szCs w:val="20"/>
          <w:bdr w:val="none" w:sz="0" w:space="0" w:color="auto" w:frame="1"/>
          <w:lang w:val="en-CA" w:eastAsia="en-CA"/>
        </w:rPr>
        <w:t>“</w:t>
      </w:r>
      <w:r w:rsidRPr="007F54DB">
        <w:rPr>
          <w:rFonts w:ascii="Courier" w:eastAsia="Times New Roman" w:hAnsi="Courier" w:cstheme="minorHAnsi"/>
          <w:color w:val="24292E"/>
          <w:szCs w:val="20"/>
          <w:bdr w:val="none" w:sz="0" w:space="0" w:color="auto" w:frame="1"/>
          <w:lang w:val="en-CA" w:eastAsia="en-CA"/>
        </w:rPr>
        <w:t>./</w:t>
      </w:r>
      <w:proofErr w:type="gramEnd"/>
      <w:r w:rsidRPr="007F54DB">
        <w:rPr>
          <w:rFonts w:ascii="Courier" w:eastAsia="Times New Roman" w:hAnsi="Courier" w:cstheme="minorHAnsi"/>
          <w:color w:val="24292E"/>
          <w:szCs w:val="20"/>
          <w:bdr w:val="none" w:sz="0" w:space="0" w:color="auto" w:frame="1"/>
          <w:lang w:val="en-CA" w:eastAsia="en-CA"/>
        </w:rPr>
        <w:t>karma-offline/target/files</w:t>
      </w:r>
      <w:r w:rsidRPr="007F54DB">
        <w:rPr>
          <w:rFonts w:eastAsia="Times New Roman" w:cstheme="minorHAnsi"/>
          <w:color w:val="24292E"/>
          <w:szCs w:val="20"/>
          <w:bdr w:val="none" w:sz="0" w:space="0" w:color="auto" w:frame="1"/>
          <w:lang w:val="en-CA" w:eastAsia="en-CA"/>
        </w:rPr>
        <w:t>”.</w:t>
      </w:r>
    </w:p>
    <w:p w14:paraId="7359F427" w14:textId="77777777" w:rsidR="0015597C" w:rsidRPr="007F54DB" w:rsidRDefault="0015597C" w:rsidP="00BC16B7">
      <w:pPr>
        <w:pStyle w:val="ListParagraph"/>
        <w:numPr>
          <w:ilvl w:val="0"/>
          <w:numId w:val="29"/>
        </w:numPr>
        <w:rPr>
          <w:rFonts w:eastAsia="Times New Roman" w:cstheme="minorHAnsi"/>
          <w:color w:val="24292E"/>
          <w:szCs w:val="20"/>
          <w:bdr w:val="none" w:sz="0" w:space="0" w:color="auto" w:frame="1"/>
          <w:lang w:val="en-CA" w:eastAsia="en-CA"/>
        </w:rPr>
      </w:pPr>
      <w:r>
        <w:rPr>
          <w:rFonts w:eastAsia="Times New Roman" w:cstheme="minorHAnsi"/>
          <w:color w:val="24292E"/>
          <w:szCs w:val="20"/>
          <w:bdr w:val="none" w:sz="0" w:space="0" w:color="auto" w:frame="1"/>
          <w:lang w:val="en-CA" w:eastAsia="en-CA"/>
        </w:rPr>
        <w:t>A predefined mapping file (</w:t>
      </w:r>
      <w:r w:rsidRPr="007F54DB">
        <w:rPr>
          <w:rFonts w:ascii="Courier" w:eastAsia="Times New Roman" w:hAnsi="Courier" w:cstheme="minorHAnsi"/>
          <w:color w:val="24292E"/>
          <w:szCs w:val="20"/>
          <w:bdr w:val="none" w:sz="0" w:space="0" w:color="auto" w:frame="1"/>
          <w:lang w:val="en-CA" w:eastAsia="en-CA"/>
        </w:rPr>
        <w:t>SubwaySRT_Mapping.ttl</w:t>
      </w:r>
      <w:r>
        <w:rPr>
          <w:rFonts w:eastAsia="Times New Roman" w:cstheme="minorHAnsi"/>
          <w:color w:val="24292E"/>
          <w:szCs w:val="20"/>
          <w:bdr w:val="none" w:sz="0" w:space="0" w:color="auto" w:frame="1"/>
          <w:lang w:val="en-CA" w:eastAsia="en-CA"/>
        </w:rPr>
        <w:t>)</w:t>
      </w:r>
    </w:p>
    <w:p w14:paraId="5CF85E79" w14:textId="77777777" w:rsidR="0015597C" w:rsidRPr="00A674AB"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Execute</w:t>
      </w:r>
      <w:r w:rsidRPr="00A674AB">
        <w:rPr>
          <w:rFonts w:cstheme="minorHAnsi"/>
          <w:color w:val="24292E"/>
          <w:szCs w:val="20"/>
          <w:bdr w:val="none" w:sz="0" w:space="0" w:color="auto" w:frame="1"/>
          <w:lang w:eastAsia="en-CA"/>
        </w:rPr>
        <w:t xml:space="preserve"> </w:t>
      </w:r>
      <w:proofErr w:type="gramStart"/>
      <w:r w:rsidRPr="00A674AB">
        <w:rPr>
          <w:rFonts w:cstheme="minorHAnsi"/>
          <w:color w:val="24292E"/>
          <w:szCs w:val="20"/>
          <w:bdr w:val="none" w:sz="0" w:space="0" w:color="auto" w:frame="1"/>
          <w:lang w:eastAsia="en-CA"/>
        </w:rPr>
        <w:t>from .</w:t>
      </w:r>
      <w:proofErr w:type="gramEnd"/>
      <w:r w:rsidRPr="00A674AB">
        <w:rPr>
          <w:rFonts w:cstheme="minorHAnsi"/>
          <w:color w:val="24292E"/>
          <w:szCs w:val="20"/>
          <w:bdr w:val="none" w:sz="0" w:space="0" w:color="auto" w:frame="1"/>
          <w:lang w:eastAsia="en-CA"/>
        </w:rPr>
        <w:t>/karma-offline/target directory:</w:t>
      </w:r>
    </w:p>
    <w:p w14:paraId="3F4D2DC9" w14:textId="77777777" w:rsidR="0015597C" w:rsidRPr="00A674AB" w:rsidRDefault="0015597C" w:rsidP="0015597C">
      <w:pPr>
        <w:ind w:left="720"/>
        <w:rPr>
          <w:rFonts w:ascii="Courier" w:hAnsi="Courier" w:cstheme="minorHAnsi"/>
          <w:color w:val="24292E"/>
          <w:sz w:val="20"/>
          <w:szCs w:val="20"/>
          <w:bdr w:val="none" w:sz="0" w:space="0" w:color="auto" w:frame="1"/>
          <w:lang w:eastAsia="en-CA"/>
        </w:rPr>
      </w:pPr>
      <w:r w:rsidRPr="00A674AB">
        <w:rPr>
          <w:rFonts w:ascii="Courier" w:hAnsi="Courier" w:cstheme="minorHAnsi"/>
          <w:color w:val="24292E"/>
          <w:sz w:val="20"/>
          <w:szCs w:val="20"/>
          <w:bdr w:val="none" w:sz="0" w:space="0" w:color="auto" w:frame="1"/>
          <w:lang w:eastAsia="en-CA"/>
        </w:rPr>
        <w:t xml:space="preserve">for file in ./files/*.csv; do java -cp karma-offline-0.0.1-SNAPSHOT-shaded.jar </w:t>
      </w:r>
      <w:proofErr w:type="gramStart"/>
      <w:r w:rsidRPr="00A674AB">
        <w:rPr>
          <w:rFonts w:ascii="Courier" w:hAnsi="Courier" w:cstheme="minorHAnsi"/>
          <w:color w:val="24292E"/>
          <w:sz w:val="20"/>
          <w:szCs w:val="20"/>
          <w:bdr w:val="none" w:sz="0" w:space="0" w:color="auto" w:frame="1"/>
          <w:lang w:eastAsia="en-CA"/>
        </w:rPr>
        <w:t>edu.isi.karma.rdf.OfflineRdfGenerator</w:t>
      </w:r>
      <w:proofErr w:type="gramEnd"/>
      <w:r w:rsidRPr="00A674AB">
        <w:rPr>
          <w:rFonts w:ascii="Courier" w:hAnsi="Courier" w:cstheme="minorHAnsi"/>
          <w:color w:val="24292E"/>
          <w:sz w:val="20"/>
          <w:szCs w:val="20"/>
          <w:bdr w:val="none" w:sz="0" w:space="0" w:color="auto" w:frame="1"/>
          <w:lang w:eastAsia="en-CA"/>
        </w:rPr>
        <w:t xml:space="preserve"> --sourcetype </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 xml:space="preserve"> --filepath "$file" --modelfilepath "./files/</w:t>
      </w:r>
      <w:r w:rsidRPr="00A674AB">
        <w:rPr>
          <w:rFonts w:ascii="Courier" w:hAnsi="Courier" w:cstheme="minorHAnsi"/>
          <w:b/>
          <w:color w:val="24292E"/>
          <w:sz w:val="20"/>
          <w:szCs w:val="20"/>
          <w:bdr w:val="none" w:sz="0" w:space="0" w:color="auto" w:frame="1"/>
          <w:lang w:eastAsia="en-CA"/>
        </w:rPr>
        <w:t>SubwaySRT_Mapping.ttl</w:t>
      </w:r>
      <w:r w:rsidRPr="00A674AB">
        <w:rPr>
          <w:rFonts w:ascii="Courier" w:hAnsi="Courier" w:cstheme="minorHAnsi"/>
          <w:color w:val="24292E"/>
          <w:sz w:val="20"/>
          <w:szCs w:val="20"/>
          <w:bdr w:val="none" w:sz="0" w:space="0" w:color="auto" w:frame="1"/>
          <w:lang w:eastAsia="en-CA"/>
        </w:rPr>
        <w:t>" --outputfile "${file/%</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}ttl" --sourcename "</w:t>
      </w:r>
      <w:r w:rsidRPr="00A674AB">
        <w:rPr>
          <w:rFonts w:ascii="Courier" w:hAnsi="Courier" w:cstheme="minorHAnsi"/>
          <w:b/>
          <w:color w:val="24292E"/>
          <w:sz w:val="20"/>
          <w:szCs w:val="20"/>
          <w:bdr w:val="none" w:sz="0" w:space="0" w:color="auto" w:frame="1"/>
          <w:lang w:eastAsia="en-CA"/>
        </w:rPr>
        <w:t>ttc</w:t>
      </w:r>
      <w:r w:rsidRPr="00A674AB">
        <w:rPr>
          <w:rFonts w:ascii="Courier" w:hAnsi="Courier" w:cstheme="minorHAnsi"/>
          <w:color w:val="24292E"/>
          <w:sz w:val="20"/>
          <w:szCs w:val="20"/>
          <w:bdr w:val="none" w:sz="0" w:space="0" w:color="auto" w:frame="1"/>
          <w:lang w:eastAsia="en-CA"/>
        </w:rPr>
        <w:t>"; done</w:t>
      </w:r>
    </w:p>
    <w:p w14:paraId="0EE24C18" w14:textId="77777777" w:rsidR="0015597C" w:rsidRDefault="0015597C" w:rsidP="0015597C">
      <w:pPr>
        <w:rPr>
          <w:u w:val="single"/>
        </w:rPr>
      </w:pPr>
      <w:r>
        <w:rPr>
          <w:u w:val="single"/>
        </w:rPr>
        <w:t>For large files, e.g.:</w:t>
      </w:r>
    </w:p>
    <w:p w14:paraId="1A8DE08E" w14:textId="77777777" w:rsidR="0015597C" w:rsidRDefault="0015597C" w:rsidP="0015597C">
      <w:pPr>
        <w:ind w:left="720"/>
        <w:rPr>
          <w:u w:val="single"/>
        </w:rPr>
      </w:pPr>
      <w:r w:rsidRPr="005E44FC">
        <w:rPr>
          <w:rFonts w:ascii="Courier" w:hAnsi="Courier"/>
          <w:sz w:val="21"/>
        </w:rPr>
        <w:t xml:space="preserve">java </w:t>
      </w:r>
      <w:r w:rsidRPr="00F53A71">
        <w:rPr>
          <w:rFonts w:ascii="Courier" w:hAnsi="Courier"/>
          <w:sz w:val="21"/>
          <w:highlight w:val="yellow"/>
        </w:rPr>
        <w:t>-Xmx6000m</w:t>
      </w:r>
      <w:r w:rsidRPr="005E44FC">
        <w:rPr>
          <w:rFonts w:ascii="Courier" w:hAnsi="Courier"/>
          <w:sz w:val="21"/>
        </w:rPr>
        <w:t xml:space="preserve"> -cp karma-offline-0.0.1-SNAPSHOT-shaded.jar </w:t>
      </w:r>
      <w:proofErr w:type="gramStart"/>
      <w:r w:rsidRPr="005E44FC">
        <w:rPr>
          <w:rFonts w:ascii="Courier" w:hAnsi="Courier"/>
          <w:sz w:val="21"/>
        </w:rPr>
        <w:t>edu.isi.karma.rdf.OfflineRdfGenerator</w:t>
      </w:r>
      <w:proofErr w:type="gramEnd"/>
      <w:r w:rsidRPr="005E44FC">
        <w:rPr>
          <w:rFonts w:ascii="Courier" w:hAnsi="Courier"/>
          <w:sz w:val="21"/>
        </w:rPr>
        <w:t xml:space="preserve"> --sourcetype CSV --filepath "files/trip_stations.csv" --modelfilepath "files/trip_stations_model.ttl" --outputfile "files/trip_stations.ttl" --sourcename "tasha_microsim"</w:t>
      </w:r>
    </w:p>
    <w:p w14:paraId="4FEC6507" w14:textId="77777777" w:rsidR="0015597C" w:rsidRDefault="0015597C" w:rsidP="0015597C">
      <w:r w:rsidRPr="00A40CEB">
        <w:rPr>
          <w:u w:val="single"/>
        </w:rPr>
        <w:t>Result</w:t>
      </w:r>
      <w:r>
        <w:t>:</w:t>
      </w:r>
    </w:p>
    <w:p w14:paraId="3AEC9549" w14:textId="77777777" w:rsidR="0015597C" w:rsidRPr="007F54DB" w:rsidRDefault="0015597C" w:rsidP="00BC16B7">
      <w:pPr>
        <w:pStyle w:val="ListParagraph"/>
        <w:numPr>
          <w:ilvl w:val="0"/>
          <w:numId w:val="31"/>
        </w:numPr>
        <w:rPr>
          <w:lang w:val="en-CA"/>
        </w:rPr>
      </w:pPr>
      <w:r>
        <w:rPr>
          <w:lang w:val="en-CA"/>
        </w:rPr>
        <w:lastRenderedPageBreak/>
        <w:t>A translated set of triples for each input file (</w:t>
      </w:r>
      <w:r w:rsidRPr="007F54DB">
        <w:rPr>
          <w:rFonts w:ascii="Courier" w:hAnsi="Courier"/>
          <w:lang w:val="en-CA"/>
        </w:rPr>
        <w:t>&lt;filename</w:t>
      </w:r>
      <w:proofErr w:type="gramStart"/>
      <w:r w:rsidRPr="007F54DB">
        <w:rPr>
          <w:rFonts w:ascii="Courier" w:hAnsi="Courier"/>
          <w:lang w:val="en-CA"/>
        </w:rPr>
        <w:t>&gt;.ttl</w:t>
      </w:r>
      <w:proofErr w:type="gramEnd"/>
      <w:r>
        <w:rPr>
          <w:lang w:val="en-CA"/>
        </w:rPr>
        <w:t>)</w:t>
      </w:r>
    </w:p>
    <w:p w14:paraId="2127DFE6" w14:textId="77777777" w:rsidR="0015597C" w:rsidRDefault="0015597C" w:rsidP="0015597C">
      <w:pPr>
        <w:pStyle w:val="Heading4"/>
      </w:pPr>
      <w:r>
        <w:t>Notes</w:t>
      </w:r>
    </w:p>
    <w:p w14:paraId="11C52DE2" w14:textId="77777777" w:rsidR="0015597C" w:rsidRDefault="0015597C" w:rsidP="00BC16B7">
      <w:pPr>
        <w:pStyle w:val="ListParagraph"/>
        <w:numPr>
          <w:ilvl w:val="0"/>
          <w:numId w:val="30"/>
        </w:numPr>
        <w:rPr>
          <w:lang w:val="en-CA"/>
        </w:rPr>
      </w:pPr>
      <w:r>
        <w:rPr>
          <w:lang w:val="en-CA"/>
        </w:rPr>
        <w:t>The Karma installation (one-click install) doesn’t come with karma-offline, you’ll need to install the full version from Github</w:t>
      </w:r>
    </w:p>
    <w:p w14:paraId="547DFAD6" w14:textId="77777777" w:rsidR="0015597C" w:rsidRDefault="0015597C" w:rsidP="00BC16B7">
      <w:pPr>
        <w:pStyle w:val="ListParagraph"/>
        <w:numPr>
          <w:ilvl w:val="0"/>
          <w:numId w:val="30"/>
        </w:numPr>
        <w:rPr>
          <w:lang w:val="en-CA"/>
        </w:rPr>
      </w:pPr>
      <w:r>
        <w:rPr>
          <w:lang w:val="en-CA"/>
        </w:rPr>
        <w:t xml:space="preserve">To run Karma (gui app) from the full installation: </w:t>
      </w:r>
      <w:r>
        <w:rPr>
          <w:lang w:val="en-CA"/>
        </w:rPr>
        <w:br/>
        <w:t>&gt;cd Web-Karma/karma-web</w:t>
      </w:r>
      <w:r>
        <w:rPr>
          <w:lang w:val="en-CA"/>
        </w:rPr>
        <w:br/>
        <w:t xml:space="preserve">&gt;mvn </w:t>
      </w:r>
      <w:proofErr w:type="gramStart"/>
      <w:r>
        <w:rPr>
          <w:lang w:val="en-CA"/>
        </w:rPr>
        <w:t>jetty:run</w:t>
      </w:r>
      <w:proofErr w:type="gramEnd"/>
      <w:r>
        <w:rPr>
          <w:lang w:val="en-CA"/>
        </w:rPr>
        <w:br/>
        <w:t xml:space="preserve">Karma should be accessible at: </w:t>
      </w:r>
      <w:r w:rsidRPr="00782A9A">
        <w:rPr>
          <w:lang w:val="en-CA"/>
        </w:rPr>
        <w:t>http://localhost:8080</w:t>
      </w:r>
    </w:p>
    <w:p w14:paraId="000CC561" w14:textId="77777777" w:rsidR="0015597C" w:rsidRDefault="0015597C" w:rsidP="00BC16B7">
      <w:pPr>
        <w:pStyle w:val="ListParagraph"/>
        <w:numPr>
          <w:ilvl w:val="0"/>
          <w:numId w:val="30"/>
        </w:numPr>
        <w:rPr>
          <w:lang w:val="en-CA"/>
        </w:rPr>
      </w:pPr>
      <w:r>
        <w:rPr>
          <w:lang w:val="en-CA"/>
        </w:rPr>
        <w:t>File paths are relative to the target directory that the command is executed from</w:t>
      </w:r>
    </w:p>
    <w:p w14:paraId="5E6D1D8A" w14:textId="52B57D1F" w:rsidR="00BC5E3C" w:rsidRDefault="0015597C" w:rsidP="00BC5E3C">
      <w:pPr>
        <w:pStyle w:val="Heading2"/>
      </w:pPr>
      <w:r w:rsidRPr="00846739">
        <w:t xml:space="preserve"> </w:t>
      </w:r>
      <w:bookmarkStart w:id="167" w:name="_Toc21702010"/>
      <w:r w:rsidR="00BC5E3C">
        <w:t>Data Storage</w:t>
      </w:r>
      <w:bookmarkEnd w:id="167"/>
    </w:p>
    <w:p w14:paraId="178DF7B0" w14:textId="108D8848" w:rsidR="00BC5E3C" w:rsidRDefault="005F5656" w:rsidP="00BC5E3C">
      <w:pPr>
        <w:rPr>
          <w:lang w:val="en-US" w:bidi="en-US"/>
        </w:rPr>
      </w:pPr>
      <w:r>
        <w:rPr>
          <w:lang w:val="en-US" w:bidi="en-US"/>
        </w:rPr>
        <w:t>Alternatives:</w:t>
      </w:r>
    </w:p>
    <w:p w14:paraId="20B1FCF0" w14:textId="70A652F8" w:rsidR="005F5656" w:rsidRDefault="005F5656" w:rsidP="005F5656">
      <w:pPr>
        <w:pStyle w:val="ListParagraph"/>
        <w:numPr>
          <w:ilvl w:val="0"/>
          <w:numId w:val="6"/>
        </w:numPr>
      </w:pPr>
      <w:r>
        <w:t>ODBC</w:t>
      </w:r>
    </w:p>
    <w:p w14:paraId="37C9F8A5" w14:textId="26C9A4D0" w:rsidR="005F5656" w:rsidRDefault="005F5656" w:rsidP="005F5656">
      <w:pPr>
        <w:pStyle w:val="ListParagraph"/>
        <w:numPr>
          <w:ilvl w:val="0"/>
          <w:numId w:val="6"/>
        </w:numPr>
      </w:pPr>
      <w:r>
        <w:t>Triplestore</w:t>
      </w:r>
    </w:p>
    <w:p w14:paraId="3F6669A0" w14:textId="5CB65374" w:rsidR="005F5656" w:rsidRDefault="005F5656" w:rsidP="005F5656">
      <w:pPr>
        <w:pStyle w:val="ListParagraph"/>
        <w:numPr>
          <w:ilvl w:val="1"/>
          <w:numId w:val="6"/>
        </w:numPr>
      </w:pPr>
      <w:r>
        <w:t>Alternatives: Virtuoso, AllegroGraph, …</w:t>
      </w:r>
    </w:p>
    <w:p w14:paraId="59AC6EAB" w14:textId="486824D4" w:rsidR="005F5656" w:rsidRDefault="005F5656" w:rsidP="005F5656">
      <w:pPr>
        <w:pStyle w:val="ListParagraph"/>
        <w:numPr>
          <w:ilvl w:val="1"/>
          <w:numId w:val="6"/>
        </w:numPr>
      </w:pPr>
      <w:r>
        <w:t>Factors: cost, capabilities, …</w:t>
      </w:r>
    </w:p>
    <w:p w14:paraId="5E59BF84" w14:textId="77777777" w:rsidR="005F5656" w:rsidRPr="005F5656" w:rsidRDefault="005F5656" w:rsidP="005F5656">
      <w:pPr>
        <w:pStyle w:val="ListParagraph"/>
        <w:numPr>
          <w:ilvl w:val="1"/>
          <w:numId w:val="6"/>
        </w:numPr>
      </w:pPr>
    </w:p>
    <w:p w14:paraId="04FCC15B" w14:textId="4BA39A8E" w:rsidR="0015597C" w:rsidRDefault="0015597C" w:rsidP="00BC5E3C">
      <w:pPr>
        <w:pStyle w:val="Heading3"/>
      </w:pPr>
      <w:bookmarkStart w:id="168" w:name="_Toc21702011"/>
      <w:r>
        <w:t>Upload to triplestore</w:t>
      </w:r>
      <w:bookmarkEnd w:id="168"/>
    </w:p>
    <w:p w14:paraId="6F926C7D" w14:textId="77777777" w:rsidR="0015597C" w:rsidRPr="00BC5864" w:rsidRDefault="0015597C" w:rsidP="0015597C">
      <w:r>
        <w:t>Karma includes an option to configure upload to a triplestore (“publishing data”), therefore it’s possible that the mapping and upload process may be combined into a single step. However, it is not clear from the documentation whether this is possible in batch mode. It may be more appropriate to use the upload functionality provided by the chosen triplestore.</w:t>
      </w:r>
    </w:p>
    <w:p w14:paraId="78E48B1A" w14:textId="77777777" w:rsidR="00C74B62" w:rsidRPr="00C74B62" w:rsidRDefault="00C74B62" w:rsidP="00C74B62"/>
    <w:p w14:paraId="5EB39466" w14:textId="0C0BDA69" w:rsidR="00414E85" w:rsidRDefault="00012119" w:rsidP="000050A4">
      <w:pPr>
        <w:rPr>
          <w:b/>
          <w:i/>
          <w:lang w:val="en-US" w:bidi="en-US"/>
        </w:rPr>
      </w:pPr>
      <w:r w:rsidRPr="00970C22">
        <w:rPr>
          <w:b/>
          <w:i/>
          <w:lang w:val="en-US" w:bidi="en-US"/>
        </w:rPr>
        <w:t xml:space="preserve">Uploading large datasets </w:t>
      </w:r>
      <w:r w:rsidR="00970C22" w:rsidRPr="00970C22">
        <w:rPr>
          <w:b/>
          <w:i/>
          <w:lang w:val="en-US" w:bidi="en-US"/>
        </w:rPr>
        <w:t>server-side</w:t>
      </w:r>
      <w:r w:rsidR="00946644">
        <w:rPr>
          <w:b/>
          <w:i/>
          <w:lang w:val="en-US" w:bidi="en-US"/>
        </w:rPr>
        <w:t xml:space="preserve"> on Allegrograph</w:t>
      </w:r>
      <w:r w:rsidR="00970C22" w:rsidRPr="00970C22">
        <w:rPr>
          <w:b/>
          <w:i/>
          <w:lang w:val="en-US" w:bidi="en-US"/>
        </w:rPr>
        <w:t>:</w:t>
      </w:r>
    </w:p>
    <w:p w14:paraId="56B6D0ED" w14:textId="15AD02D4" w:rsidR="00970C22" w:rsidRDefault="00970C22" w:rsidP="00BC16B7">
      <w:pPr>
        <w:pStyle w:val="ListParagraph"/>
        <w:numPr>
          <w:ilvl w:val="0"/>
          <w:numId w:val="33"/>
        </w:numPr>
      </w:pPr>
      <w:r w:rsidRPr="00970C22">
        <w:t>Transfer files to server where Allegrograph instance is running</w:t>
      </w:r>
      <w:r w:rsidR="00737A6D">
        <w:t>, e.g.</w:t>
      </w:r>
    </w:p>
    <w:p w14:paraId="295249DF" w14:textId="6D8959E7" w:rsidR="00737A6D" w:rsidRDefault="00737A6D" w:rsidP="00737A6D">
      <w:pPr>
        <w:pStyle w:val="ListParagraph"/>
        <w:numPr>
          <w:ilvl w:val="0"/>
          <w:numId w:val="0"/>
        </w:numPr>
        <w:ind w:left="720"/>
        <w:rPr>
          <w:rFonts w:ascii="Menlo" w:hAnsi="Menlo" w:cs="Menlo"/>
          <w:color w:val="000000"/>
          <w:sz w:val="22"/>
          <w:szCs w:val="22"/>
        </w:rPr>
      </w:pPr>
      <w:r>
        <w:rPr>
          <w:rFonts w:ascii="Menlo" w:hAnsi="Menlo" w:cs="Menlo"/>
          <w:color w:val="000000"/>
          <w:sz w:val="22"/>
          <w:szCs w:val="22"/>
        </w:rPr>
        <w:t xml:space="preserve">scp -r -i katsumi-key.pem &lt;local location of files to upload&gt; </w:t>
      </w:r>
      <w:hyperlink r:id="rId38" w:history="1">
        <w:r w:rsidR="00423D4F" w:rsidRPr="00C37371">
          <w:rPr>
            <w:rStyle w:val="Hyperlink"/>
            <w:rFonts w:ascii="Menlo" w:hAnsi="Menlo" w:cs="Menlo"/>
            <w:sz w:val="22"/>
            <w:szCs w:val="22"/>
          </w:rPr>
          <w:t>ec2-user@ec2-35-183-119-164.ca-central-1.compute.amazonaws.com</w:t>
        </w:r>
      </w:hyperlink>
      <w:r>
        <w:rPr>
          <w:rFonts w:ascii="Menlo" w:hAnsi="Menlo" w:cs="Menlo"/>
          <w:color w:val="000000"/>
          <w:sz w:val="22"/>
          <w:szCs w:val="22"/>
        </w:rPr>
        <w:t>:</w:t>
      </w:r>
      <w:r w:rsidR="00423D4F">
        <w:rPr>
          <w:rFonts w:ascii="Menlo" w:hAnsi="Menlo" w:cs="Menlo"/>
          <w:color w:val="000000"/>
          <w:sz w:val="22"/>
          <w:szCs w:val="22"/>
        </w:rPr>
        <w:t xml:space="preserve"> &lt;remote location of files to upload on aws&gt;</w:t>
      </w:r>
    </w:p>
    <w:p w14:paraId="03C61BE9" w14:textId="77777777" w:rsidR="00E003EF" w:rsidRDefault="00E003EF" w:rsidP="00BC16B7">
      <w:pPr>
        <w:pStyle w:val="ListParagraph"/>
        <w:numPr>
          <w:ilvl w:val="0"/>
          <w:numId w:val="33"/>
        </w:numPr>
      </w:pPr>
      <w:r>
        <w:t>Access server, e.g.</w:t>
      </w:r>
    </w:p>
    <w:p w14:paraId="6C5A1844" w14:textId="5E56EA4F" w:rsidR="00E003EF" w:rsidRDefault="00E003EF" w:rsidP="00E003EF">
      <w:pPr>
        <w:pStyle w:val="ListParagraph"/>
        <w:numPr>
          <w:ilvl w:val="0"/>
          <w:numId w:val="0"/>
        </w:numPr>
        <w:ind w:left="720"/>
      </w:pPr>
      <w:r>
        <w:rPr>
          <w:rFonts w:ascii="Menlo" w:hAnsi="Menlo" w:cs="Menlo"/>
          <w:color w:val="000000"/>
          <w:sz w:val="22"/>
          <w:szCs w:val="22"/>
        </w:rPr>
        <w:t>ssh -i katsumi-key.pem ec2-user@ec2-35-183-119-164.ca-central-1.compute.amazonaws.com</w:t>
      </w:r>
    </w:p>
    <w:p w14:paraId="494AF059" w14:textId="115B668D" w:rsidR="002B6171" w:rsidRDefault="00E003EF" w:rsidP="00BC16B7">
      <w:pPr>
        <w:pStyle w:val="ListParagraph"/>
        <w:numPr>
          <w:ilvl w:val="0"/>
          <w:numId w:val="33"/>
        </w:numPr>
      </w:pPr>
      <w:r>
        <w:t>Run agtool to load file(s) onto specified graph</w:t>
      </w:r>
      <w:r w:rsidR="002A514F">
        <w:t>:</w:t>
      </w:r>
    </w:p>
    <w:p w14:paraId="7A79EC5C" w14:textId="2FEE0E63" w:rsidR="002A514F" w:rsidRDefault="002A514F" w:rsidP="002A514F">
      <w:pPr>
        <w:pStyle w:val="ListParagraph"/>
        <w:numPr>
          <w:ilvl w:val="0"/>
          <w:numId w:val="0"/>
        </w:numPr>
        <w:ind w:left="720"/>
      </w:pPr>
      <w:r>
        <w:rPr>
          <w:rFonts w:ascii="Menlo" w:hAnsi="Menlo" w:cs="Menlo"/>
          <w:color w:val="000000"/>
          <w:sz w:val="22"/>
          <w:szCs w:val="22"/>
        </w:rPr>
        <w:t>agtool load http://test:xyzzy@ec2-35-183-119-164.ca-central-1.compute.amazonaws.com:10035/repositories/gtfs_test ./gtfs_to_upload/*.ttl</w:t>
      </w:r>
    </w:p>
    <w:p w14:paraId="297AEAE4" w14:textId="77777777" w:rsidR="00E003EF" w:rsidRPr="00970C22" w:rsidRDefault="00E003EF" w:rsidP="00494EAA">
      <w:pPr>
        <w:pStyle w:val="ListParagraph"/>
        <w:numPr>
          <w:ilvl w:val="0"/>
          <w:numId w:val="0"/>
        </w:numPr>
        <w:ind w:left="720"/>
      </w:pPr>
    </w:p>
    <w:p w14:paraId="0F92769C" w14:textId="62551DA6" w:rsidR="002016ED" w:rsidRDefault="006E76B7" w:rsidP="002016ED">
      <w:pPr>
        <w:pStyle w:val="Heading1"/>
      </w:pPr>
      <w:bookmarkStart w:id="169" w:name="_Toc21702012"/>
      <w:r>
        <w:t>Future Work</w:t>
      </w:r>
      <w:bookmarkEnd w:id="145"/>
      <w:bookmarkEnd w:id="169"/>
    </w:p>
    <w:p w14:paraId="66269CFE" w14:textId="124A5921" w:rsidR="006B41BB" w:rsidRDefault="006B41BB" w:rsidP="006B41BB">
      <w:pPr>
        <w:pStyle w:val="ListParagraph"/>
        <w:numPr>
          <w:ilvl w:val="0"/>
          <w:numId w:val="51"/>
        </w:numPr>
      </w:pPr>
      <w:r>
        <w:t>Standardization</w:t>
      </w:r>
    </w:p>
    <w:p w14:paraId="52F711DF" w14:textId="48D3E13F" w:rsidR="006B41BB" w:rsidRDefault="006B41BB" w:rsidP="006B41BB">
      <w:pPr>
        <w:pStyle w:val="ListParagraph"/>
        <w:numPr>
          <w:ilvl w:val="0"/>
          <w:numId w:val="51"/>
        </w:numPr>
      </w:pPr>
      <w:r>
        <w:t>Complete streets &amp; parking</w:t>
      </w:r>
    </w:p>
    <w:p w14:paraId="037516EE" w14:textId="16412CC7" w:rsidR="006B41BB" w:rsidRDefault="006B41BB" w:rsidP="006B41BB">
      <w:pPr>
        <w:pStyle w:val="ListParagraph"/>
        <w:numPr>
          <w:ilvl w:val="0"/>
          <w:numId w:val="51"/>
        </w:numPr>
      </w:pPr>
      <w:r>
        <w:t>Expand on use cases</w:t>
      </w:r>
    </w:p>
    <w:p w14:paraId="00DD08A1" w14:textId="7F2C6B8B"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27"/>
      </w:r>
      <w:r>
        <w:t xml:space="preserve"> and shown to be consistent. An initial, informal evaluation has been </w:t>
      </w:r>
      <w:r>
        <w:lastRenderedPageBreak/>
        <w:t>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489AC77B"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74E38F19" w14:textId="58F5B4FB" w:rsidR="00CB0650" w:rsidRDefault="00CB0650" w:rsidP="00540B7F"/>
    <w:p w14:paraId="652CE79C" w14:textId="7CB3F779" w:rsidR="00CB0650" w:rsidRDefault="00CB0650" w:rsidP="00540B7F">
      <w:r>
        <w:t>…other sorts of CQs…</w:t>
      </w:r>
      <w:r w:rsidRPr="00CB0650">
        <w:t xml:space="preserve"> </w:t>
      </w:r>
      <w:r>
        <w:t>It is expected that the ontologies will continue to evolve as more use cases are identified and other data becomes available.</w:t>
      </w:r>
    </w:p>
    <w:p w14:paraId="326BAEA3" w14:textId="77777777" w:rsidR="00B61932" w:rsidRDefault="00B61932" w:rsidP="00B61932">
      <w:pPr>
        <w:pStyle w:val="Heading2"/>
      </w:pPr>
      <w:bookmarkStart w:id="170" w:name="_Toc21702013"/>
      <w:r>
        <w:t>Extensions to the Urban System Ontology</w:t>
      </w:r>
      <w:bookmarkEnd w:id="170"/>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8"/>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71" w:name="_Ref468171904"/>
      <w:bookmarkStart w:id="172" w:name="_Toc21702014"/>
      <w:r>
        <w:t>Extensions for iCity Applications</w:t>
      </w:r>
      <w:bookmarkEnd w:id="171"/>
      <w:bookmarkEnd w:id="172"/>
    </w:p>
    <w:p w14:paraId="304920E9" w14:textId="69CA3261"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C65CEA">
        <w:t xml:space="preserve">Figure </w:t>
      </w:r>
      <w:r w:rsidR="00C65CEA">
        <w:rPr>
          <w:noProof/>
        </w:rPr>
        <w:t>20</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lastRenderedPageBreak/>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3713" cy="3625200"/>
                    </a:xfrm>
                    <a:prstGeom prst="rect">
                      <a:avLst/>
                    </a:prstGeom>
                  </pic:spPr>
                </pic:pic>
              </a:graphicData>
            </a:graphic>
          </wp:inline>
        </w:drawing>
      </w:r>
    </w:p>
    <w:p w14:paraId="2E375581" w14:textId="095AF9A4" w:rsidR="00540B7F" w:rsidRDefault="00540B7F" w:rsidP="00540B7F">
      <w:pPr>
        <w:pStyle w:val="Caption"/>
      </w:pPr>
      <w:bookmarkStart w:id="173"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1A6211">
        <w:rPr>
          <w:noProof/>
        </w:rPr>
        <w:t>18</w:t>
      </w:r>
      <w:r w:rsidR="00FB5BA5">
        <w:rPr>
          <w:noProof/>
        </w:rPr>
        <w:fldChar w:fldCharType="end"/>
      </w:r>
      <w:bookmarkEnd w:id="173"/>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74" w:name="_Ref462673109"/>
      <w:bookmarkStart w:id="175" w:name="_Toc21702015"/>
      <w:r w:rsidRPr="006E670F">
        <w:t>Data</w:t>
      </w:r>
      <w:r>
        <w:t xml:space="preserve"> Collection</w:t>
      </w:r>
      <w:bookmarkEnd w:id="174"/>
      <w:bookmarkEnd w:id="175"/>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pPr>
      <w:r w:rsidRPr="00E80D3C">
        <w:t>Data Entity: A Data Entity refers to some instance that is defined within the urban system, according to some source.</w:t>
      </w:r>
      <w:r w:rsidRPr="00E80D3C">
        <w:br/>
        <w:t>A Data Collection is a type of (</w:t>
      </w:r>
      <w:r w:rsidRPr="00E80D3C">
        <w:rPr>
          <w:b/>
        </w:rPr>
        <w:t>subclass of</w:t>
      </w:r>
      <w:r w:rsidRPr="00E80D3C">
        <w:t>) Data Entity.</w:t>
      </w:r>
      <w:r w:rsidRPr="00E80D3C">
        <w:br/>
        <w:t>A Data Collection</w:t>
      </w:r>
      <w:r w:rsidRPr="00E80D3C">
        <w:rPr>
          <w:b/>
        </w:rPr>
        <w:t xml:space="preserve"> contains</w:t>
      </w:r>
      <w:r w:rsidRPr="00E80D3C">
        <w:t xml:space="preserve"> one or many Data Entities.</w:t>
      </w:r>
      <w:r w:rsidRPr="00E80D3C">
        <w:br/>
        <w:t>A Data Entity</w:t>
      </w:r>
      <w:r w:rsidRPr="00E80D3C">
        <w:rPr>
          <w:b/>
        </w:rPr>
        <w:t xml:space="preserve"> is generated by</w:t>
      </w:r>
      <w:r w:rsidRPr="00E80D3C">
        <w:t xml:space="preserve"> some Collection Activity.</w:t>
      </w:r>
      <w:r w:rsidRPr="00E80D3C">
        <w:br/>
        <w:t xml:space="preserve">A Data Entity may be found </w:t>
      </w:r>
      <w:r w:rsidRPr="00E80D3C">
        <w:rPr>
          <w:b/>
        </w:rPr>
        <w:t>at some Location</w:t>
      </w:r>
      <w:r w:rsidRPr="00E80D3C">
        <w:t>.</w:t>
      </w:r>
    </w:p>
    <w:p w14:paraId="7A975545" w14:textId="77777777" w:rsidR="00343E6B" w:rsidRPr="00E80D3C" w:rsidRDefault="00343E6B" w:rsidP="00343E6B">
      <w:pPr>
        <w:pStyle w:val="ListParagraph"/>
      </w:pPr>
      <w:r w:rsidRPr="00E80D3C">
        <w:t xml:space="preserve">Data Entity: A Data Entity is any instance </w:t>
      </w:r>
      <w:r w:rsidRPr="00E80D3C">
        <w:rPr>
          <w:b/>
        </w:rPr>
        <w:t>contained in</w:t>
      </w:r>
      <w:r w:rsidRPr="00E80D3C">
        <w:t xml:space="preserve"> some Dataset.</w:t>
      </w:r>
    </w:p>
    <w:p w14:paraId="1AAF41B6" w14:textId="77777777" w:rsidR="00343E6B" w:rsidRPr="00E80D3C" w:rsidRDefault="00343E6B" w:rsidP="00343E6B">
      <w:pPr>
        <w:pStyle w:val="ListParagraph"/>
      </w:pPr>
      <w:r w:rsidRPr="00E80D3C">
        <w:t>Collection Activity: A Collection Activity indicates the origin of the data; i.e. how was it collected?</w:t>
      </w:r>
      <w:r w:rsidRPr="00E80D3C">
        <w:br/>
      </w:r>
      <w:r w:rsidRPr="00E80D3C">
        <w:lastRenderedPageBreak/>
        <w:t xml:space="preserve">A Collection Activity </w:t>
      </w:r>
      <w:r w:rsidRPr="00E80D3C">
        <w:rPr>
          <w:b/>
        </w:rPr>
        <w:t>starts</w:t>
      </w:r>
      <w:r w:rsidRPr="00E80D3C">
        <w:t xml:space="preserve"> and </w:t>
      </w:r>
      <w:r w:rsidRPr="00E80D3C">
        <w:rPr>
          <w:b/>
        </w:rPr>
        <w:t>ends</w:t>
      </w:r>
      <w:r w:rsidRPr="00E80D3C">
        <w:t xml:space="preserve"> at some Time</w:t>
      </w:r>
      <w:r w:rsidRPr="00E80D3C">
        <w:br/>
        <w:t>There are different types (</w:t>
      </w:r>
      <w:r w:rsidRPr="00E80D3C">
        <w:rPr>
          <w:b/>
        </w:rPr>
        <w:t>subclasses</w:t>
      </w:r>
      <w:r w:rsidRPr="00E80D3C">
        <w:t>) of Collection Activity: Survey Activity, Sensor Activity, Data Fusion Activity, Simulation Activity, etcetera.</w:t>
      </w:r>
      <w:r w:rsidRPr="00E80D3C">
        <w:br/>
        <w:t xml:space="preserve">A Collection Activity may be found </w:t>
      </w:r>
      <w:r w:rsidRPr="00E80D3C">
        <w:rPr>
          <w:b/>
        </w:rPr>
        <w:t xml:space="preserve">at some Location </w:t>
      </w:r>
      <w:r w:rsidRPr="00E80D3C">
        <w:t>(e.g. location of the sensor or survey, could be physical or virtual).</w:t>
      </w:r>
    </w:p>
    <w:p w14:paraId="5078B084" w14:textId="77777777" w:rsidR="00343E6B" w:rsidRPr="00E80D3C" w:rsidRDefault="00343E6B" w:rsidP="00343E6B">
      <w:pPr>
        <w:pStyle w:val="ListParagraph"/>
      </w:pPr>
      <w:r w:rsidRPr="00E80D3C">
        <w:t>Data Fusion: A Data Entity may be the result of the Fusion of two or more Data Collections.</w:t>
      </w:r>
      <w:r w:rsidRPr="00E80D3C">
        <w:br/>
        <w:t xml:space="preserve">Data Fusion </w:t>
      </w:r>
      <w:r w:rsidRPr="00E80D3C">
        <w:rPr>
          <w:b/>
        </w:rPr>
        <w:t>is informed by</w:t>
      </w:r>
      <w:r w:rsidRPr="00E80D3C">
        <w:t xml:space="preserve"> at least 2 Collection Activities.</w:t>
      </w:r>
    </w:p>
    <w:p w14:paraId="4118AA25" w14:textId="77777777" w:rsidR="00343E6B" w:rsidRPr="00E80D3C" w:rsidRDefault="00343E6B" w:rsidP="00343E6B">
      <w:pPr>
        <w:pStyle w:val="ListParagraph"/>
      </w:pPr>
      <w:r w:rsidRPr="00E80D3C">
        <w:t>Data Collection Agent: The agent responsible for some Collection Activity.</w:t>
      </w:r>
      <w:r w:rsidRPr="00E80D3C">
        <w:br/>
        <w:t xml:space="preserve">A Collection Activity may be </w:t>
      </w:r>
      <w:r w:rsidRPr="00E80D3C">
        <w:rPr>
          <w:b/>
        </w:rPr>
        <w:t>associated with</w:t>
      </w:r>
      <w:r w:rsidRPr="00E80D3C">
        <w:t xml:space="preserve"> some Data Collection Agent.</w:t>
      </w:r>
      <w:r w:rsidRPr="00E80D3C">
        <w:br/>
        <w:t xml:space="preserve">A Data Entity may be </w:t>
      </w:r>
      <w:r w:rsidRPr="00E80D3C">
        <w:rPr>
          <w:b/>
        </w:rPr>
        <w:t>attributed to</w:t>
      </w:r>
      <w:r w:rsidRPr="00E80D3C">
        <w:t xml:space="preserve"> some Data Collection Agent.</w:t>
      </w:r>
    </w:p>
    <w:p w14:paraId="45CFE18F" w14:textId="7AC7F981" w:rsidR="00D72AC0" w:rsidRPr="00BA17F1" w:rsidRDefault="00343E6B" w:rsidP="00D72AC0">
      <w:pPr>
        <w:pStyle w:val="Heading3"/>
      </w:pPr>
      <w:bookmarkStart w:id="176" w:name="_Ref462673142"/>
      <w:bookmarkStart w:id="177" w:name="_Toc21702016"/>
      <w:r w:rsidRPr="00DB0856">
        <w:t>Simulation of Urban Systems</w:t>
      </w:r>
      <w:bookmarkEnd w:id="176"/>
      <w:bookmarkEnd w:id="177"/>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pPr>
      <w:r w:rsidRPr="00E80D3C">
        <w:t>Simulation: A Simulation is an execution of some Model System.</w:t>
      </w:r>
      <w:r w:rsidRPr="00E80D3C">
        <w:br/>
        <w:t xml:space="preserve">A Simulation </w:t>
      </w:r>
      <w:r w:rsidRPr="00E80D3C">
        <w:rPr>
          <w:b/>
        </w:rPr>
        <w:t xml:space="preserve">executes </w:t>
      </w:r>
      <w:r w:rsidRPr="00E80D3C">
        <w:t>some Model System.</w:t>
      </w:r>
      <w:r w:rsidRPr="00E80D3C">
        <w:br/>
        <w:t xml:space="preserve">A Simulation has some </w:t>
      </w:r>
      <w:r w:rsidRPr="00E80D3C">
        <w:rPr>
          <w:b/>
        </w:rPr>
        <w:t>input</w:t>
      </w:r>
      <w:r w:rsidRPr="00E80D3C">
        <w:t xml:space="preserve"> and </w:t>
      </w:r>
      <w:r w:rsidRPr="00E80D3C">
        <w:rPr>
          <w:b/>
        </w:rPr>
        <w:t>output</w:t>
      </w:r>
      <w:r w:rsidRPr="00E80D3C">
        <w:t xml:space="preserve"> Dataset(s)</w:t>
      </w:r>
      <w:r w:rsidRPr="00E80D3C">
        <w:br/>
        <w:t xml:space="preserve">A Simulation has an </w:t>
      </w:r>
      <w:r w:rsidRPr="00E80D3C">
        <w:rPr>
          <w:b/>
        </w:rPr>
        <w:t>initial</w:t>
      </w:r>
      <w:r w:rsidRPr="00E80D3C">
        <w:t xml:space="preserve"> State, </w:t>
      </w:r>
      <w:r w:rsidRPr="00E80D3C">
        <w:rPr>
          <w:b/>
        </w:rPr>
        <w:t>sequence</w:t>
      </w:r>
      <w:r w:rsidRPr="00E80D3C">
        <w:t xml:space="preserve"> of States, and </w:t>
      </w:r>
      <w:r w:rsidRPr="00E80D3C">
        <w:rPr>
          <w:b/>
        </w:rPr>
        <w:t>final</w:t>
      </w:r>
      <w:r w:rsidRPr="00E80D3C">
        <w:t xml:space="preserve"> State.</w:t>
      </w:r>
      <w:r w:rsidRPr="00E80D3C">
        <w:br/>
        <w:t xml:space="preserve">A Simulation has a </w:t>
      </w:r>
      <w:r w:rsidRPr="00E80D3C">
        <w:rPr>
          <w:b/>
        </w:rPr>
        <w:t>run date</w:t>
      </w:r>
      <w:r w:rsidRPr="00E80D3C">
        <w:t xml:space="preserve"> and </w:t>
      </w:r>
      <w:r w:rsidRPr="00E80D3C">
        <w:rPr>
          <w:b/>
        </w:rPr>
        <w:t>duration</w:t>
      </w:r>
      <w:r w:rsidRPr="00E80D3C">
        <w:t>.</w:t>
      </w:r>
    </w:p>
    <w:p w14:paraId="417D2745" w14:textId="77777777" w:rsidR="00343E6B" w:rsidRPr="00E80D3C" w:rsidRDefault="00343E6B" w:rsidP="00343E6B">
      <w:pPr>
        <w:pStyle w:val="ListParagraph"/>
      </w:pPr>
      <w:r w:rsidRPr="00E80D3C">
        <w:t xml:space="preserve">State: A State is </w:t>
      </w:r>
      <w:r w:rsidRPr="00E80D3C">
        <w:rPr>
          <w:b/>
        </w:rPr>
        <w:t>comprised of</w:t>
      </w:r>
      <w:r w:rsidRPr="00E80D3C">
        <w:t xml:space="preserve"> some instantiation of (part of) the urban system, at some specified point in time.</w:t>
      </w:r>
    </w:p>
    <w:p w14:paraId="79585010" w14:textId="77777777" w:rsidR="00343E6B" w:rsidRPr="00E80D3C" w:rsidRDefault="00343E6B" w:rsidP="00343E6B">
      <w:pPr>
        <w:pStyle w:val="ListParagraph"/>
      </w:pPr>
      <w:r w:rsidRPr="00E80D3C">
        <w:t>Model System: A Model System is some configuration of model(s) that has been designed for simulation.</w:t>
      </w:r>
      <w:r w:rsidRPr="00E80D3C">
        <w:br/>
        <w:t xml:space="preserve">A Model System </w:t>
      </w:r>
      <w:r w:rsidRPr="00E80D3C">
        <w:rPr>
          <w:b/>
        </w:rPr>
        <w:t xml:space="preserve">contains </w:t>
      </w:r>
      <w:r w:rsidRPr="00E80D3C">
        <w:t>some Model(s)</w:t>
      </w:r>
      <w:r w:rsidRPr="00E80D3C">
        <w:br/>
        <w:t>A Model System may contain rules for how the Model(s) interact. (sequentially, in parallel, etcetera).</w:t>
      </w:r>
    </w:p>
    <w:p w14:paraId="4C047963" w14:textId="77777777" w:rsidR="00343E6B" w:rsidRPr="00E80D3C" w:rsidRDefault="00343E6B" w:rsidP="00343E6B">
      <w:pPr>
        <w:pStyle w:val="ListParagraph"/>
      </w:pPr>
      <w:r w:rsidRPr="00E80D3C">
        <w:t>Model: A Model is a means of advancing some current state within a Simulation.</w:t>
      </w:r>
      <w:r w:rsidRPr="00E80D3C">
        <w:br/>
        <w:t xml:space="preserve">A Model </w:t>
      </w:r>
      <w:r w:rsidRPr="00E80D3C">
        <w:rPr>
          <w:b/>
        </w:rPr>
        <w:t>applies to</w:t>
      </w:r>
      <w:r w:rsidRPr="00E80D3C">
        <w:t xml:space="preserve"> some classes in the domain.</w:t>
      </w:r>
      <w:r w:rsidRPr="00E80D3C">
        <w:br/>
        <w:t>There are different types (</w:t>
      </w:r>
      <w:r w:rsidRPr="00E80D3C">
        <w:rPr>
          <w:b/>
        </w:rPr>
        <w:t>subclasses</w:t>
      </w:r>
      <w:r w:rsidRPr="00E80D3C">
        <w:t>) of Models, identified based on their perspective: State-oriented Model, Event-oriented Model, Activity-oriented Model, PD-oriented Model.</w:t>
      </w:r>
      <w:r w:rsidRPr="00E80D3C">
        <w:br/>
        <w:t xml:space="preserve">A Model </w:t>
      </w:r>
      <w:r w:rsidRPr="00E80D3C">
        <w:rPr>
          <w:b/>
        </w:rPr>
        <w:t>has</w:t>
      </w:r>
      <w:r w:rsidRPr="00E80D3C">
        <w:t xml:space="preserve"> some </w:t>
      </w:r>
      <w:r w:rsidRPr="00E80D3C">
        <w:rPr>
          <w:b/>
        </w:rPr>
        <w:t>Parameter</w:t>
      </w:r>
      <w:r w:rsidRPr="00E80D3C">
        <w:t>(s).</w:t>
      </w:r>
      <w:r w:rsidRPr="00E80D3C">
        <w:br/>
        <w:t xml:space="preserve">A Model may </w:t>
      </w:r>
      <w:r w:rsidRPr="00E80D3C">
        <w:rPr>
          <w:b/>
        </w:rPr>
        <w:t>execute</w:t>
      </w:r>
      <w:r w:rsidRPr="00E80D3C">
        <w:t xml:space="preserve"> </w:t>
      </w:r>
      <w:r w:rsidRPr="00E80D3C">
        <w:rPr>
          <w:b/>
        </w:rPr>
        <w:t>in parallel with</w:t>
      </w:r>
      <w:r w:rsidRPr="00E80D3C">
        <w:t xml:space="preserve"> some other Model(s).</w:t>
      </w:r>
      <w:r w:rsidRPr="00E80D3C">
        <w:br/>
        <w:t xml:space="preserve">A Model may </w:t>
      </w:r>
      <w:r w:rsidRPr="00E80D3C">
        <w:rPr>
          <w:b/>
        </w:rPr>
        <w:t>execute</w:t>
      </w:r>
      <w:r w:rsidRPr="00E80D3C">
        <w:t xml:space="preserve"> </w:t>
      </w:r>
      <w:r w:rsidRPr="00E80D3C">
        <w:rPr>
          <w:b/>
        </w:rPr>
        <w:t>directly after</w:t>
      </w:r>
      <w:r w:rsidRPr="00E80D3C">
        <w:t xml:space="preserve"> some other Model(s).</w:t>
      </w:r>
    </w:p>
    <w:p w14:paraId="62B1A34E" w14:textId="77777777" w:rsidR="00343E6B" w:rsidRPr="00E80D3C" w:rsidRDefault="00343E6B" w:rsidP="00343E6B">
      <w:pPr>
        <w:pStyle w:val="ListParagraph"/>
      </w:pPr>
      <w:r w:rsidRPr="00E80D3C">
        <w:t>State-oriented Model. There are different types (</w:t>
      </w:r>
      <w:r w:rsidRPr="00E80D3C">
        <w:rPr>
          <w:b/>
        </w:rPr>
        <w:t>subclasses</w:t>
      </w:r>
      <w:r w:rsidRPr="00E80D3C">
        <w:rPr>
          <w:lang w:val="en-CA"/>
        </w:rPr>
        <w:t>) of State-oriented Models that can be defined, according to the application.</w:t>
      </w:r>
      <w:r w:rsidRPr="00E80D3C">
        <w:br/>
        <w:t>A State-oriented Model has some State Space</w:t>
      </w:r>
      <w:r w:rsidRPr="00E80D3C">
        <w:br/>
        <w:t>A State-oriented Model has some Event Set</w:t>
      </w:r>
      <w:r w:rsidRPr="00E80D3C">
        <w:br/>
        <w:t>A State-oriented Model has some Time Set</w:t>
      </w:r>
      <w:r w:rsidRPr="00E80D3C">
        <w:br/>
        <w:t>A State-oriented Model has some Transition Function to transition between states.</w:t>
      </w:r>
      <w:r w:rsidRPr="00E80D3C">
        <w:br/>
      </w:r>
      <w:r w:rsidRPr="00E80D3C">
        <w:lastRenderedPageBreak/>
        <w:t>A State-oriented Model has some Clock Function to advance "time".</w:t>
      </w:r>
      <w:r w:rsidRPr="00E80D3C">
        <w:br/>
        <w:t>A State-oriented Model has some Initial State.</w:t>
      </w:r>
    </w:p>
    <w:p w14:paraId="14FC251A" w14:textId="66B54961" w:rsidR="007B683E" w:rsidRDefault="007B683E" w:rsidP="007B683E">
      <w:pPr>
        <w:pStyle w:val="Heading2"/>
      </w:pPr>
      <w:bookmarkStart w:id="178" w:name="_Toc21702017"/>
      <w:r>
        <w:t>Evaluation</w:t>
      </w:r>
      <w:bookmarkEnd w:id="178"/>
    </w:p>
    <w:p w14:paraId="53CCF20B" w14:textId="1586A8FC" w:rsidR="007B683E" w:rsidRDefault="007B683E" w:rsidP="007B683E">
      <w:pPr>
        <w:rPr>
          <w:lang w:val="en-US" w:bidi="en-US"/>
        </w:rPr>
      </w:pPr>
      <w:r>
        <w:rPr>
          <w:lang w:val="en-US" w:bidi="en-US"/>
        </w:rPr>
        <w:t>The ontology has been evaluated with respect to its consistency and ability to satisfied the identified competency questions.</w:t>
      </w:r>
    </w:p>
    <w:p w14:paraId="6A0D914E" w14:textId="6DF60BD1" w:rsidR="007B683E" w:rsidRDefault="007B683E" w:rsidP="007B683E">
      <w:pPr>
        <w:rPr>
          <w:lang w:val="en-US" w:bidi="en-US"/>
        </w:rPr>
      </w:pPr>
      <w:r>
        <w:rPr>
          <w:lang w:val="en-US" w:bidi="en-US"/>
        </w:rPr>
        <w:t>Future work should proceed with this form of evaluation, but would also benefit from the pursuit of more rigorous assessments, such as the application of the OntoClean methodology and/or mapping to a foundational ontology.</w:t>
      </w:r>
    </w:p>
    <w:p w14:paraId="677CBDA5" w14:textId="66015A66" w:rsidR="00504720" w:rsidRDefault="00504720" w:rsidP="00B9713C">
      <w:pPr>
        <w:pStyle w:val="Heading2"/>
      </w:pPr>
      <w:bookmarkStart w:id="179" w:name="_Toc21702018"/>
      <w:r>
        <w:t>Implementation</w:t>
      </w:r>
      <w:bookmarkEnd w:id="179"/>
    </w:p>
    <w:p w14:paraId="295677D6" w14:textId="23A3091D" w:rsidR="00504720" w:rsidRDefault="00504720" w:rsidP="00504720">
      <w:pPr>
        <w:pStyle w:val="ListParagraph"/>
        <w:numPr>
          <w:ilvl w:val="0"/>
          <w:numId w:val="50"/>
        </w:numPr>
      </w:pPr>
      <w:r w:rsidRPr="00B9713C">
        <w:t>Implementation with GUDR (data maintenance strategy implementation)</w:t>
      </w:r>
    </w:p>
    <w:p w14:paraId="40A160D2" w14:textId="1F3300DB" w:rsidR="004D4654" w:rsidRDefault="004D4654" w:rsidP="00504720">
      <w:pPr>
        <w:pStyle w:val="ListParagraph"/>
        <w:numPr>
          <w:ilvl w:val="0"/>
          <w:numId w:val="50"/>
        </w:numPr>
      </w:pPr>
      <w:r>
        <w:t>Naming conventions for individuals (</w:t>
      </w:r>
      <w:r w:rsidR="001C5A01">
        <w:t>to be incorporated into mappings)</w:t>
      </w:r>
    </w:p>
    <w:p w14:paraId="5CF5D93D" w14:textId="77777777" w:rsidR="00504720" w:rsidRPr="00504720" w:rsidRDefault="00504720" w:rsidP="00504720">
      <w:pPr>
        <w:rPr>
          <w:lang w:val="en-US" w:bidi="en-US"/>
        </w:rPr>
      </w:pPr>
    </w:p>
    <w:p w14:paraId="133043F2" w14:textId="4EB74271" w:rsidR="00B9713C" w:rsidRDefault="00B9713C" w:rsidP="00B9713C">
      <w:pPr>
        <w:pStyle w:val="Heading2"/>
      </w:pPr>
      <w:bookmarkStart w:id="180" w:name="_Toc21702019"/>
      <w:r>
        <w:t>Research</w:t>
      </w:r>
      <w:bookmarkEnd w:id="180"/>
    </w:p>
    <w:p w14:paraId="0CAE845A" w14:textId="7FE63D94" w:rsidR="00B9713C" w:rsidRPr="00B9713C" w:rsidRDefault="00B9713C" w:rsidP="00B9713C">
      <w:pPr>
        <w:pStyle w:val="ListParagraph"/>
        <w:numPr>
          <w:ilvl w:val="0"/>
          <w:numId w:val="50"/>
        </w:numPr>
      </w:pPr>
      <w:r w:rsidRPr="00B9713C">
        <w:t>Ontology versioning</w:t>
      </w:r>
    </w:p>
    <w:p w14:paraId="3ED54237" w14:textId="400AF420" w:rsidR="00B9713C" w:rsidRPr="00B9713C" w:rsidRDefault="00B9713C" w:rsidP="00B9713C">
      <w:pPr>
        <w:pStyle w:val="ListParagraph"/>
        <w:numPr>
          <w:ilvl w:val="0"/>
          <w:numId w:val="50"/>
        </w:numPr>
      </w:pPr>
      <w:r w:rsidRPr="00B9713C">
        <w:t>Ontology visualization (navigation of terms, understanding / querying data)</w:t>
      </w:r>
    </w:p>
    <w:p w14:paraId="526A2D2E" w14:textId="4FAD8C21" w:rsidR="00B9713C" w:rsidRDefault="00B9713C" w:rsidP="00B9713C">
      <w:pPr>
        <w:pStyle w:val="ListParagraph"/>
        <w:numPr>
          <w:ilvl w:val="0"/>
          <w:numId w:val="50"/>
        </w:numPr>
      </w:pPr>
      <w:r w:rsidRPr="00B9713C">
        <w:t>Ontologies for simulation</w:t>
      </w:r>
    </w:p>
    <w:p w14:paraId="4FE5A4E8" w14:textId="4465A365" w:rsidR="005402C8" w:rsidRPr="007B4F18" w:rsidRDefault="005402C8" w:rsidP="00B9713C">
      <w:pPr>
        <w:pStyle w:val="ListParagraph"/>
        <w:numPr>
          <w:ilvl w:val="0"/>
          <w:numId w:val="50"/>
        </w:numPr>
        <w:rPr>
          <w:i/>
          <w:highlight w:val="yellow"/>
        </w:rPr>
      </w:pPr>
      <w:r w:rsidRPr="007B4F18">
        <w:rPr>
          <w:i/>
          <w:highlight w:val="yellow"/>
        </w:rPr>
        <w:t xml:space="preserve">Complex mappings and the need for </w:t>
      </w:r>
      <w:r w:rsidR="005D28F4" w:rsidRPr="007B4F18">
        <w:rPr>
          <w:i/>
          <w:highlight w:val="yellow"/>
        </w:rPr>
        <w:t xml:space="preserve">(and definition of) </w:t>
      </w:r>
      <w:r w:rsidRPr="007B4F18">
        <w:rPr>
          <w:i/>
          <w:highlight w:val="yellow"/>
        </w:rPr>
        <w:t>shortcut properties</w:t>
      </w:r>
    </w:p>
    <w:p w14:paraId="7A5CEEF8" w14:textId="77777777" w:rsidR="00563609" w:rsidRDefault="00563609" w:rsidP="00563609">
      <w:pPr>
        <w:pStyle w:val="Heading1"/>
      </w:pPr>
      <w:bookmarkStart w:id="181" w:name="_Toc21702020"/>
      <w:r>
        <w:t>Summary of Changes from Previous Version</w:t>
      </w:r>
      <w:bookmarkEnd w:id="181"/>
    </w:p>
    <w:p w14:paraId="5A48A816" w14:textId="77777777" w:rsidR="00563609" w:rsidRPr="00E80D3C" w:rsidRDefault="00563609" w:rsidP="00563609">
      <w:r>
        <w:t>The</w:t>
      </w:r>
      <w:r w:rsidRPr="00E80D3C">
        <w:t xml:space="preserve"> </w:t>
      </w:r>
      <w:r>
        <w:t>“iCity</w:t>
      </w:r>
      <w:proofErr w:type="gramStart"/>
      <w:r>
        <w:t>-“</w:t>
      </w:r>
      <w:r w:rsidRPr="00E80D3C">
        <w:t xml:space="preserve"> prefix</w:t>
      </w:r>
      <w:proofErr w:type="gramEnd"/>
      <w:r>
        <w:t xml:space="preserve"> was removed</w:t>
      </w:r>
      <w:r w:rsidRPr="00E80D3C">
        <w:t xml:space="preserve"> from all ontology filenames</w:t>
      </w:r>
      <w:r>
        <w:t xml:space="preserve"> and</w:t>
      </w:r>
      <w:r w:rsidRPr="00E80D3C">
        <w:t xml:space="preserve"> IRIs</w:t>
      </w:r>
      <w:r>
        <w:t xml:space="preserve"> in order to improve readability and convey generality. All other changes are summarized by ontology below.</w:t>
      </w:r>
    </w:p>
    <w:p w14:paraId="306547E8" w14:textId="77777777" w:rsidR="00563609" w:rsidRPr="00C142F9" w:rsidRDefault="00563609" w:rsidP="00563609">
      <w:pPr>
        <w:rPr>
          <w:highlight w:val="yellow"/>
          <w:u w:val="single"/>
        </w:rPr>
      </w:pPr>
    </w:p>
    <w:p w14:paraId="3884690C" w14:textId="77777777" w:rsidR="00563609" w:rsidRDefault="00563609" w:rsidP="00563609">
      <w:r>
        <w:rPr>
          <w:u w:val="single"/>
        </w:rPr>
        <w:t>Activity ontology:</w:t>
      </w:r>
      <w:r>
        <w:t xml:space="preserve"> </w:t>
      </w:r>
    </w:p>
    <w:p w14:paraId="4ABEBC10" w14:textId="77777777" w:rsidR="00563609" w:rsidRDefault="00563609" w:rsidP="00563609">
      <w:pPr>
        <w:pStyle w:val="ListParagraph"/>
        <w:numPr>
          <w:ilvl w:val="0"/>
          <w:numId w:val="11"/>
        </w:numPr>
      </w:pPr>
      <w:r w:rsidRPr="00E80D3C">
        <w:t>revised representation such that an activity is a class of occurrences (activities and occurrences are not separate entities); removal of ActivityOccurrence, definition of State instead of StateType</w:t>
      </w:r>
      <w:r>
        <w:t>.</w:t>
      </w:r>
    </w:p>
    <w:p w14:paraId="12418F53" w14:textId="77777777" w:rsidR="00563609" w:rsidRDefault="00563609" w:rsidP="00563609">
      <w:pPr>
        <w:rPr>
          <w:color w:val="FF0000"/>
        </w:rPr>
      </w:pPr>
    </w:p>
    <w:p w14:paraId="78243100" w14:textId="77777777" w:rsidR="00563609" w:rsidRDefault="00563609" w:rsidP="00563609">
      <w:pPr>
        <w:rPr>
          <w:color w:val="000000" w:themeColor="text1"/>
        </w:rPr>
      </w:pPr>
      <w:r>
        <w:rPr>
          <w:color w:val="000000" w:themeColor="text1"/>
          <w:u w:val="single"/>
        </w:rPr>
        <w:t>Transportation Network ontology:</w:t>
      </w:r>
      <w:r>
        <w:rPr>
          <w:color w:val="000000" w:themeColor="text1"/>
        </w:rPr>
        <w:t xml:space="preserve"> </w:t>
      </w:r>
    </w:p>
    <w:p w14:paraId="1F78C2A4" w14:textId="77777777" w:rsidR="00563609" w:rsidRDefault="00563609" w:rsidP="00563609">
      <w:pPr>
        <w:pStyle w:val="ListParagraph"/>
        <w:numPr>
          <w:ilvl w:val="0"/>
          <w:numId w:val="11"/>
        </w:numPr>
        <w:rPr>
          <w:color w:val="000000" w:themeColor="text1"/>
        </w:rPr>
      </w:pPr>
      <w:r w:rsidRPr="00E80D3C">
        <w:rPr>
          <w:color w:val="000000" w:themeColor="text1"/>
        </w:rPr>
        <w:t xml:space="preserve">added Link and LinkPD classes to serve as “containers” for multiple arcs (e.g. vehicle lanes, bicycle lanes, </w:t>
      </w:r>
      <w:r w:rsidRPr="00E80D3C">
        <w:t>walkways</w:t>
      </w:r>
      <w:r w:rsidRPr="00E80D3C">
        <w:rPr>
          <w:color w:val="000000" w:themeColor="text1"/>
        </w:rPr>
        <w:t>); introduced some additional properties and changed the mode of an Arc from an invariant to variant property.</w:t>
      </w:r>
    </w:p>
    <w:p w14:paraId="76CFC7F2" w14:textId="77777777" w:rsidR="00563609" w:rsidRPr="00E80D3C" w:rsidRDefault="00563609" w:rsidP="00563609">
      <w:pPr>
        <w:pStyle w:val="ListParagraph"/>
        <w:numPr>
          <w:ilvl w:val="0"/>
          <w:numId w:val="11"/>
        </w:numPr>
        <w:rPr>
          <w:color w:val="000000" w:themeColor="text1"/>
          <w:sz w:val="36"/>
        </w:rPr>
      </w:pPr>
      <w:r w:rsidRPr="00E80D3C">
        <w:rPr>
          <w:color w:val="000000" w:themeColor="text1"/>
        </w:rPr>
        <w:t>Associated Nodes with location information.</w:t>
      </w:r>
    </w:p>
    <w:p w14:paraId="1C367BDD" w14:textId="77777777" w:rsidR="00563609" w:rsidRPr="00E80D3C" w:rsidRDefault="00563609" w:rsidP="00563609">
      <w:pPr>
        <w:pStyle w:val="ListParagraph"/>
        <w:numPr>
          <w:ilvl w:val="0"/>
          <w:numId w:val="9"/>
        </w:numPr>
        <w:rPr>
          <w:color w:val="000000" w:themeColor="text1"/>
        </w:rPr>
      </w:pPr>
      <w:r w:rsidRPr="00E80D3C">
        <w:rPr>
          <w:color w:val="000000" w:themeColor="text1"/>
        </w:rPr>
        <w:t xml:space="preserve">Links and Arcs represent access on some part of the physical infrastructure, which has an associated location. Although Nodes do not represent access in the same way, they are still associated with some physical location. </w:t>
      </w:r>
      <w:r>
        <w:rPr>
          <w:color w:val="000000" w:themeColor="text1"/>
        </w:rPr>
        <w:t>A</w:t>
      </w:r>
      <w:r w:rsidRPr="00E80D3C">
        <w:rPr>
          <w:color w:val="000000" w:themeColor="text1"/>
        </w:rPr>
        <w:t xml:space="preserve"> property</w:t>
      </w:r>
      <w:r>
        <w:rPr>
          <w:color w:val="000000" w:themeColor="text1"/>
        </w:rPr>
        <w:t xml:space="preserve"> was added</w:t>
      </w:r>
      <w:r w:rsidRPr="00E80D3C">
        <w:rPr>
          <w:color w:val="000000" w:themeColor="text1"/>
        </w:rPr>
        <w:t xml:space="preserve"> to specify the </w:t>
      </w:r>
      <w:r w:rsidRPr="00E80D3C">
        <w:rPr>
          <w:i/>
          <w:color w:val="000000" w:themeColor="text1"/>
        </w:rPr>
        <w:t>associated</w:t>
      </w:r>
      <w:r w:rsidRPr="00E80D3C">
        <w:rPr>
          <w:color w:val="000000" w:themeColor="text1"/>
        </w:rPr>
        <w:t xml:space="preserve"> location of a Node. </w:t>
      </w:r>
      <w:r>
        <w:rPr>
          <w:color w:val="000000" w:themeColor="text1"/>
        </w:rPr>
        <w:t>It should be possible</w:t>
      </w:r>
      <w:r w:rsidRPr="00E80D3C">
        <w:rPr>
          <w:color w:val="000000" w:themeColor="text1"/>
        </w:rPr>
        <w:t xml:space="preserve"> to infer which Transportation Complexes (e.g. road segments) meet or contain the node based on th</w:t>
      </w:r>
      <w:r>
        <w:rPr>
          <w:color w:val="000000" w:themeColor="text1"/>
        </w:rPr>
        <w:t>e links it is connected to. F</w:t>
      </w:r>
      <w:r w:rsidRPr="00E80D3C">
        <w:rPr>
          <w:color w:val="000000" w:themeColor="text1"/>
        </w:rPr>
        <w:t xml:space="preserve">uture extensions </w:t>
      </w:r>
      <w:r>
        <w:rPr>
          <w:color w:val="000000" w:themeColor="text1"/>
        </w:rPr>
        <w:t>may</w:t>
      </w:r>
      <w:r w:rsidRPr="00E80D3C">
        <w:rPr>
          <w:color w:val="000000" w:themeColor="text1"/>
        </w:rPr>
        <w:t xml:space="preserve"> consider capturing the relationship between the </w:t>
      </w:r>
      <w:proofErr w:type="gramStart"/>
      <w:r w:rsidRPr="00E80D3C">
        <w:rPr>
          <w:color w:val="000000" w:themeColor="text1"/>
        </w:rPr>
        <w:t>nodes</w:t>
      </w:r>
      <w:proofErr w:type="gramEnd"/>
      <w:r w:rsidRPr="00E80D3C">
        <w:rPr>
          <w:color w:val="000000" w:themeColor="text1"/>
        </w:rPr>
        <w:t xml:space="preserve"> location and the location of the Transportation Complexes accessed by its related links.</w:t>
      </w:r>
    </w:p>
    <w:p w14:paraId="713A84F4" w14:textId="77777777" w:rsidR="00563609" w:rsidRDefault="00563609" w:rsidP="00563609">
      <w:pPr>
        <w:rPr>
          <w:color w:val="000000" w:themeColor="text1"/>
        </w:rPr>
      </w:pPr>
    </w:p>
    <w:p w14:paraId="6D0B8344" w14:textId="77777777" w:rsidR="00563609" w:rsidRPr="00E80D3C" w:rsidRDefault="00563609" w:rsidP="00563609">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6DB7C701" w14:textId="77777777" w:rsidR="00563609" w:rsidRPr="00E80D3C" w:rsidRDefault="00563609" w:rsidP="00563609">
      <w:pPr>
        <w:rPr>
          <w:color w:val="000000" w:themeColor="text1"/>
        </w:rPr>
      </w:pPr>
      <w:r w:rsidRPr="00E80D3C">
        <w:rPr>
          <w:color w:val="000000" w:themeColor="text1"/>
        </w:rPr>
        <w:lastRenderedPageBreak/>
        <w:t xml:space="preserve">The notion of addresses is required to represent information about buildings, parking lots, the start and end of trips, and so on. Contact information for individuals and organizations may also be required and captured for some applications. </w:t>
      </w:r>
    </w:p>
    <w:p w14:paraId="3E5A6295" w14:textId="77777777" w:rsidR="00563609" w:rsidRDefault="00563609" w:rsidP="00563609">
      <w:pPr>
        <w:rPr>
          <w:color w:val="000000" w:themeColor="text1"/>
        </w:rPr>
      </w:pPr>
    </w:p>
    <w:p w14:paraId="2C84B34A" w14:textId="77777777" w:rsidR="00563609" w:rsidRDefault="00563609" w:rsidP="00563609">
      <w:pPr>
        <w:rPr>
          <w:color w:val="000000" w:themeColor="text1"/>
          <w:u w:val="single"/>
        </w:rPr>
      </w:pPr>
      <w:r w:rsidRPr="00E80D3C">
        <w:rPr>
          <w:color w:val="000000" w:themeColor="text1"/>
          <w:u w:val="single"/>
        </w:rPr>
        <w:t>Added: Calendar/Hours of Operation Ontology:</w:t>
      </w:r>
    </w:p>
    <w:p w14:paraId="79DEEA75" w14:textId="77777777" w:rsidR="00563609" w:rsidRDefault="00563609" w:rsidP="00563609">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7D57CC4" w14:textId="77777777" w:rsidR="00563609" w:rsidRDefault="00563609" w:rsidP="00563609">
      <w:pPr>
        <w:rPr>
          <w:color w:val="000000" w:themeColor="text1"/>
        </w:rPr>
      </w:pPr>
    </w:p>
    <w:p w14:paraId="54206B8E" w14:textId="77777777" w:rsidR="00563609" w:rsidRDefault="00563609" w:rsidP="00563609">
      <w:pPr>
        <w:rPr>
          <w:color w:val="000000" w:themeColor="text1"/>
          <w:u w:val="single"/>
        </w:rPr>
      </w:pPr>
      <w:r w:rsidRPr="00C142F9">
        <w:rPr>
          <w:color w:val="000000" w:themeColor="text1"/>
          <w:u w:val="single"/>
        </w:rPr>
        <w:t>Imported SSN/SOSA Ontology</w:t>
      </w:r>
      <w:r>
        <w:rPr>
          <w:color w:val="000000" w:themeColor="text1"/>
          <w:u w:val="single"/>
        </w:rPr>
        <w:t>:</w:t>
      </w:r>
    </w:p>
    <w:p w14:paraId="7ACB0644" w14:textId="77777777" w:rsidR="00563609" w:rsidRDefault="00563609" w:rsidP="00563609">
      <w:pPr>
        <w:rPr>
          <w:color w:val="000000" w:themeColor="text1"/>
        </w:rPr>
      </w:pPr>
      <w:r>
        <w:rPr>
          <w:color w:val="000000" w:themeColor="text1"/>
        </w:rPr>
        <w:t>Sensor observations are an integral part of ITS operations and research. To capture these sensors and the data they generate, we import the SSN/SOSA ontology [ref].</w:t>
      </w:r>
    </w:p>
    <w:p w14:paraId="59BC5D2E" w14:textId="77777777" w:rsidR="00563609" w:rsidRDefault="00563609" w:rsidP="00563609">
      <w:pPr>
        <w:rPr>
          <w:color w:val="FF0000"/>
        </w:rPr>
      </w:pPr>
    </w:p>
    <w:p w14:paraId="2A4F9EEE" w14:textId="77777777" w:rsidR="00563609" w:rsidRDefault="00563609" w:rsidP="00563609">
      <w:pPr>
        <w:rPr>
          <w:color w:val="000000" w:themeColor="text1"/>
          <w:u w:val="single"/>
        </w:rPr>
      </w:pPr>
      <w:r>
        <w:rPr>
          <w:color w:val="000000" w:themeColor="text1"/>
          <w:u w:val="single"/>
        </w:rPr>
        <w:t>Units of Measure Ontology:</w:t>
      </w:r>
    </w:p>
    <w:p w14:paraId="4B90D58B" w14:textId="77777777" w:rsidR="00563609" w:rsidRPr="00E80D3C" w:rsidRDefault="00563609" w:rsidP="00563609">
      <w:pPr>
        <w:pStyle w:val="ListParagraph"/>
        <w:numPr>
          <w:ilvl w:val="0"/>
          <w:numId w:val="12"/>
        </w:numPr>
        <w:rPr>
          <w:color w:val="000000" w:themeColor="text1"/>
        </w:rPr>
      </w:pPr>
      <w:r w:rsidRPr="00E80D3C">
        <w:rPr>
          <w:color w:val="000000" w:themeColor="text1"/>
        </w:rPr>
        <w:t>Extended and merged with monetary value ontology.</w:t>
      </w:r>
    </w:p>
    <w:p w14:paraId="0E5D2179" w14:textId="77777777" w:rsidR="00563609" w:rsidRPr="00E80D3C" w:rsidRDefault="00563609" w:rsidP="00563609">
      <w:pPr>
        <w:pStyle w:val="ListParagraph"/>
        <w:numPr>
          <w:ilvl w:val="0"/>
          <w:numId w:val="12"/>
        </w:numPr>
        <w:rPr>
          <w:color w:val="000000" w:themeColor="text1"/>
        </w:rPr>
      </w:pPr>
      <w:r w:rsidRPr="00E80D3C">
        <w:rPr>
          <w:color w:val="000000" w:themeColor="text1"/>
        </w:rPr>
        <w:t>Updated with new release OM 2.0</w:t>
      </w:r>
    </w:p>
    <w:p w14:paraId="25D9C89E" w14:textId="77777777" w:rsidR="00563609" w:rsidRPr="00E80D3C" w:rsidRDefault="00563609" w:rsidP="00563609">
      <w:pPr>
        <w:pStyle w:val="ListParagraph"/>
        <w:numPr>
          <w:ilvl w:val="0"/>
          <w:numId w:val="12"/>
        </w:numPr>
        <w:rPr>
          <w:color w:val="000000" w:themeColor="text1"/>
        </w:rPr>
      </w:pPr>
      <w:r w:rsidRPr="00E80D3C">
        <w:rPr>
          <w:color w:val="000000" w:themeColor="text1"/>
        </w:rPr>
        <w:t>Extend with specializations of quantities, measures, etc, as required by use cases.</w:t>
      </w:r>
    </w:p>
    <w:p w14:paraId="2EF22EF0" w14:textId="77777777" w:rsidR="00563609" w:rsidRDefault="00563609" w:rsidP="00563609">
      <w:pPr>
        <w:rPr>
          <w:color w:val="FF0000"/>
        </w:rPr>
      </w:pPr>
    </w:p>
    <w:p w14:paraId="1BFF895A" w14:textId="77777777" w:rsidR="00563609" w:rsidRPr="007A52BC" w:rsidRDefault="00563609" w:rsidP="00563609">
      <w:pPr>
        <w:rPr>
          <w:color w:val="000000" w:themeColor="text1"/>
          <w:u w:val="single"/>
        </w:rPr>
      </w:pPr>
      <w:r>
        <w:rPr>
          <w:color w:val="000000" w:themeColor="text1"/>
          <w:u w:val="single"/>
        </w:rPr>
        <w:t>S</w:t>
      </w:r>
      <w:r w:rsidRPr="007A52BC">
        <w:rPr>
          <w:color w:val="000000" w:themeColor="text1"/>
          <w:u w:val="single"/>
        </w:rPr>
        <w:t>patial</w:t>
      </w:r>
      <w:r>
        <w:rPr>
          <w:color w:val="000000" w:themeColor="text1"/>
          <w:u w:val="single"/>
        </w:rPr>
        <w:t xml:space="preserve"> </w:t>
      </w:r>
      <w:r w:rsidRPr="007A52BC">
        <w:rPr>
          <w:color w:val="000000" w:themeColor="text1"/>
          <w:u w:val="single"/>
        </w:rPr>
        <w:t>Location ontology:</w:t>
      </w:r>
    </w:p>
    <w:p w14:paraId="35450535" w14:textId="77777777" w:rsidR="00563609" w:rsidRPr="00E80D3C" w:rsidRDefault="00563609" w:rsidP="00563609">
      <w:pPr>
        <w:pStyle w:val="ListParagraph"/>
        <w:numPr>
          <w:ilvl w:val="0"/>
          <w:numId w:val="13"/>
        </w:numPr>
        <w:rPr>
          <w:color w:val="000000" w:themeColor="text1"/>
        </w:rPr>
      </w:pPr>
      <w:r w:rsidRPr="00E80D3C">
        <w:rPr>
          <w:color w:val="000000" w:themeColor="text1"/>
        </w:rPr>
        <w:t xml:space="preserve">Replaced original representation with geoSPARQL terminology, primarily due to it being better supported (geoSPARQL works for simple linked data but also offers the potential for specialized query abilities) and more current. </w:t>
      </w:r>
      <w:r w:rsidRPr="00E80D3C">
        <w:rPr>
          <w:color w:val="000000" w:themeColor="text1"/>
        </w:rPr>
        <w:br/>
        <w:t>Features have geometry (</w:t>
      </w:r>
      <w:proofErr w:type="gramStart"/>
      <w:r w:rsidRPr="00E80D3C">
        <w:rPr>
          <w:color w:val="000000" w:themeColor="text1"/>
        </w:rPr>
        <w:t>geo:hasGeometry</w:t>
      </w:r>
      <w:proofErr w:type="gramEnd"/>
      <w:r w:rsidRPr="00E80D3C">
        <w:rPr>
          <w:color w:val="000000" w:themeColor="text1"/>
        </w:rPr>
        <w:t xml:space="preserve">); geometries can be defined as simple features (points, polygons,…); these geometries can be </w:t>
      </w:r>
      <w:r w:rsidRPr="00E80D3C">
        <w:rPr>
          <w:i/>
          <w:color w:val="000000" w:themeColor="text1"/>
        </w:rPr>
        <w:t>serialized</w:t>
      </w:r>
      <w:r w:rsidRPr="00E80D3C">
        <w:rPr>
          <w:color w:val="000000" w:themeColor="text1"/>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rPr>
        <w:br/>
        <w:t>The representation of the reference system is not ideal as in the current implementation of geoSPARQL it is appended within the same IRI as the coordinate data, (it is also not clear what code is to be used for NAD83). Future revisions should investigate a possible extension to this representation that will capture the reference system in a more convenient way (while still leveraging the capabilities of geoSPARQL).</w:t>
      </w:r>
      <w:r w:rsidRPr="00E80D3C">
        <w:rPr>
          <w:color w:val="000000" w:themeColor="text1"/>
        </w:rPr>
        <w:br/>
        <w:t>Ideally, in future work we would like to look consider the spatial-location theory in more detail as it geoSPARQL provides a vocabulary and a tool but lacks a complete declarative semantics</w:t>
      </w:r>
    </w:p>
    <w:p w14:paraId="33E58EFB" w14:textId="77777777" w:rsidR="00563609" w:rsidRPr="00E80D3C" w:rsidRDefault="00563609" w:rsidP="00563609">
      <w:pPr>
        <w:pStyle w:val="ListParagraph"/>
        <w:numPr>
          <w:ilvl w:val="0"/>
          <w:numId w:val="13"/>
        </w:numPr>
        <w:rPr>
          <w:color w:val="000000" w:themeColor="text1"/>
        </w:rPr>
      </w:pPr>
      <w:r w:rsidRPr="00E80D3C">
        <w:rPr>
          <w:color w:val="000000" w:themeColor="text1"/>
        </w:rPr>
        <w:t>This change impacts many of the other ontologies within iCity (those with spatial information). Each was modified to address this.</w:t>
      </w:r>
    </w:p>
    <w:p w14:paraId="08AB0D07" w14:textId="77777777" w:rsidR="00563609" w:rsidRPr="00E80D3C" w:rsidRDefault="00563609" w:rsidP="00563609">
      <w:pPr>
        <w:pStyle w:val="ListParagraph"/>
        <w:numPr>
          <w:ilvl w:val="0"/>
          <w:numId w:val="13"/>
        </w:numPr>
        <w:rPr>
          <w:color w:val="000000" w:themeColor="text1"/>
        </w:rPr>
      </w:pPr>
      <w:r w:rsidRPr="00E80D3C">
        <w:rPr>
          <w:color w:val="000000" w:themeColor="text1"/>
        </w:rPr>
        <w:t xml:space="preserve">Extended SpatialLoc to include a hasLocation property. This allows us to separate objects from their spatial embodiment as required. Whether an object is related to </w:t>
      </w:r>
      <w:proofErr w:type="gramStart"/>
      <w:r w:rsidRPr="00E80D3C">
        <w:rPr>
          <w:color w:val="000000" w:themeColor="text1"/>
        </w:rPr>
        <w:t>geosparql:Feature</w:t>
      </w:r>
      <w:proofErr w:type="gramEnd"/>
      <w:r w:rsidRPr="00E80D3C">
        <w:rPr>
          <w:color w:val="000000" w:themeColor="text1"/>
        </w:rPr>
        <w:t xml:space="preserve"> or is a subclass of geosparql:Feature is a foundational ontological decision. In either case, we can describe location of these objects more precisely via the hasGeometry property.</w:t>
      </w:r>
    </w:p>
    <w:p w14:paraId="251F70DA" w14:textId="77777777" w:rsidR="00563609" w:rsidRPr="00105569" w:rsidRDefault="00563609" w:rsidP="00563609">
      <w:pPr>
        <w:rPr>
          <w:color w:val="000000" w:themeColor="text1"/>
          <w:u w:val="single"/>
        </w:rPr>
      </w:pPr>
      <w:r w:rsidRPr="00105569">
        <w:rPr>
          <w:color w:val="000000" w:themeColor="text1"/>
          <w:u w:val="single"/>
        </w:rPr>
        <w:t>Foundation Ontology: removed</w:t>
      </w:r>
    </w:p>
    <w:p w14:paraId="42393496" w14:textId="77777777" w:rsidR="00563609" w:rsidRPr="00105569" w:rsidRDefault="00563609" w:rsidP="00563609">
      <w:pPr>
        <w:pStyle w:val="ListParagraph"/>
        <w:numPr>
          <w:ilvl w:val="0"/>
          <w:numId w:val="9"/>
        </w:numPr>
        <w:rPr>
          <w:color w:val="000000" w:themeColor="text1"/>
          <w:u w:val="single"/>
        </w:rPr>
      </w:pPr>
      <w:r w:rsidRPr="00105569">
        <w:rPr>
          <w:color w:val="000000" w:themeColor="text1"/>
        </w:rPr>
        <w:lastRenderedPageBreak/>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rPr>
        <w:br/>
        <w:t xml:space="preserve">This was originally done for </w:t>
      </w:r>
      <w:proofErr w:type="gramStart"/>
      <w:r w:rsidRPr="00105569">
        <w:rPr>
          <w:color w:val="000000" w:themeColor="text1"/>
        </w:rPr>
        <w:t>convenience,</w:t>
      </w:r>
      <w:proofErr w:type="gramEnd"/>
      <w:r w:rsidRPr="00105569">
        <w:rPr>
          <w:color w:val="000000" w:themeColor="text1"/>
        </w:rPr>
        <w:t xml:space="preserve"> however we observe that it may be more clear and effective to only consider the foundational grouping conceptually, and individually import whichever ontologies are required.</w:t>
      </w:r>
    </w:p>
    <w:p w14:paraId="27A32CB8" w14:textId="77777777" w:rsidR="00563609" w:rsidRPr="00105569" w:rsidRDefault="00563609" w:rsidP="00563609">
      <w:pPr>
        <w:pStyle w:val="ListParagraph"/>
        <w:numPr>
          <w:ilvl w:val="0"/>
          <w:numId w:val="9"/>
        </w:numPr>
        <w:rPr>
          <w:color w:val="000000" w:themeColor="text1"/>
          <w:u w:val="single"/>
        </w:rPr>
      </w:pPr>
      <w:r w:rsidRPr="00105569">
        <w:rPr>
          <w:color w:val="000000" w:themeColor="text1"/>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39F75A99" w14:textId="77777777" w:rsidR="00563609" w:rsidRPr="00105569" w:rsidRDefault="00563609" w:rsidP="00563609">
      <w:pPr>
        <w:rPr>
          <w:color w:val="000000" w:themeColor="text1"/>
          <w:u w:val="single"/>
        </w:rPr>
      </w:pPr>
      <w:r w:rsidRPr="00105569">
        <w:rPr>
          <w:color w:val="000000" w:themeColor="text1"/>
          <w:u w:val="single"/>
        </w:rPr>
        <w:t>Land Use Ontology:</w:t>
      </w:r>
    </w:p>
    <w:p w14:paraId="615B6B8F" w14:textId="77777777" w:rsidR="00563609" w:rsidRPr="00105569" w:rsidRDefault="00563609" w:rsidP="00BC16B7">
      <w:pPr>
        <w:pStyle w:val="ListParagraph"/>
        <w:numPr>
          <w:ilvl w:val="0"/>
          <w:numId w:val="16"/>
        </w:numPr>
        <w:rPr>
          <w:color w:val="000000" w:themeColor="text1"/>
        </w:rPr>
      </w:pPr>
      <w:r w:rsidRPr="00105569">
        <w:rPr>
          <w:color w:val="000000" w:themeColor="text1"/>
        </w:rPr>
        <w:t>Defined new subclasses of Parcel based on sample data: TrafficZone, PlanningDistrict, Municipality. It’s unclear what the logical distinction between these classes will be, but they are distinct types of parcels used by the domain experts.</w:t>
      </w:r>
    </w:p>
    <w:p w14:paraId="0B3A2DD6" w14:textId="77777777" w:rsidR="00563609" w:rsidRPr="00105569" w:rsidRDefault="00563609" w:rsidP="00BC16B7">
      <w:pPr>
        <w:pStyle w:val="ListParagraph"/>
        <w:numPr>
          <w:ilvl w:val="0"/>
          <w:numId w:val="16"/>
        </w:numPr>
        <w:rPr>
          <w:color w:val="000000" w:themeColor="text1"/>
        </w:rPr>
      </w:pPr>
      <w:r w:rsidRPr="00105569">
        <w:rPr>
          <w:color w:val="000000" w:themeColor="text1"/>
        </w:rPr>
        <w:t>Introduced additional land use classifications, aligned with lbcs classifications where possible, based on CLUMP and AAFC systems.</w:t>
      </w:r>
    </w:p>
    <w:p w14:paraId="51FD18E6" w14:textId="77777777" w:rsidR="00563609" w:rsidRPr="00105569" w:rsidRDefault="00563609" w:rsidP="00BC16B7">
      <w:pPr>
        <w:pStyle w:val="ListParagraph"/>
        <w:numPr>
          <w:ilvl w:val="0"/>
          <w:numId w:val="16"/>
        </w:numPr>
        <w:rPr>
          <w:color w:val="000000" w:themeColor="text1"/>
        </w:rPr>
      </w:pPr>
      <w:r w:rsidRPr="00105569">
        <w:rPr>
          <w:color w:val="000000" w:themeColor="text1"/>
        </w:rPr>
        <w:t>Added TrafficZone subclass of Parcel</w:t>
      </w:r>
    </w:p>
    <w:p w14:paraId="75B10532" w14:textId="77777777" w:rsidR="00563609" w:rsidRPr="00105569" w:rsidRDefault="00563609" w:rsidP="00BC16B7">
      <w:pPr>
        <w:pStyle w:val="ListParagraph"/>
        <w:numPr>
          <w:ilvl w:val="0"/>
          <w:numId w:val="16"/>
        </w:numPr>
        <w:rPr>
          <w:color w:val="000000" w:themeColor="text1"/>
        </w:rPr>
      </w:pPr>
      <w:r w:rsidRPr="00105569">
        <w:rPr>
          <w:color w:val="000000" w:themeColor="text1"/>
        </w:rPr>
        <w:t>Added population properties for Parcels</w:t>
      </w:r>
    </w:p>
    <w:p w14:paraId="2321409C" w14:textId="77777777" w:rsidR="00563609" w:rsidRPr="00105569" w:rsidRDefault="00563609" w:rsidP="00563609">
      <w:pPr>
        <w:rPr>
          <w:color w:val="000000" w:themeColor="text1"/>
          <w:u w:val="single"/>
        </w:rPr>
      </w:pPr>
      <w:r w:rsidRPr="00105569">
        <w:rPr>
          <w:color w:val="000000" w:themeColor="text1"/>
          <w:u w:val="single"/>
        </w:rPr>
        <w:t>PublicTransit Ontology:</w:t>
      </w:r>
    </w:p>
    <w:p w14:paraId="4DB85472" w14:textId="77777777" w:rsidR="00563609" w:rsidRPr="00105569" w:rsidRDefault="00563609" w:rsidP="00BC16B7">
      <w:pPr>
        <w:pStyle w:val="ListParagraph"/>
        <w:numPr>
          <w:ilvl w:val="0"/>
          <w:numId w:val="17"/>
        </w:numPr>
        <w:rPr>
          <w:color w:val="000000" w:themeColor="text1"/>
        </w:rPr>
      </w:pPr>
      <w:r w:rsidRPr="00105569">
        <w:rPr>
          <w:color w:val="000000" w:themeColor="text1"/>
        </w:rPr>
        <w:t>Added specializations of the Activity class: TransitTrip and TransitIncident</w:t>
      </w:r>
    </w:p>
    <w:p w14:paraId="338C86F6" w14:textId="77777777" w:rsidR="00563609" w:rsidRPr="00105569" w:rsidRDefault="00563609" w:rsidP="00BC16B7">
      <w:pPr>
        <w:pStyle w:val="ListParagraph"/>
        <w:numPr>
          <w:ilvl w:val="0"/>
          <w:numId w:val="17"/>
        </w:numPr>
        <w:rPr>
          <w:color w:val="000000" w:themeColor="text1"/>
        </w:rPr>
      </w:pPr>
      <w:r w:rsidRPr="00105569">
        <w:rPr>
          <w:color w:val="000000" w:themeColor="text1"/>
        </w:rPr>
        <w:t>Included some additional properties and added to the definitions of some existing classes</w:t>
      </w:r>
    </w:p>
    <w:p w14:paraId="31225446" w14:textId="77777777" w:rsidR="00563609" w:rsidRPr="00105569" w:rsidRDefault="00563609" w:rsidP="00BC16B7">
      <w:pPr>
        <w:pStyle w:val="ListParagraph"/>
        <w:numPr>
          <w:ilvl w:val="0"/>
          <w:numId w:val="17"/>
        </w:numPr>
        <w:rPr>
          <w:color w:val="000000" w:themeColor="text1"/>
        </w:rPr>
      </w:pPr>
      <w:r w:rsidRPr="00105569">
        <w:rPr>
          <w:color w:val="000000" w:themeColor="text1"/>
        </w:rPr>
        <w:t>Imported Transportation System ontology</w:t>
      </w:r>
    </w:p>
    <w:p w14:paraId="0D07D128" w14:textId="77777777" w:rsidR="00563609" w:rsidRPr="00105569" w:rsidRDefault="00563609" w:rsidP="00BC16B7">
      <w:pPr>
        <w:pStyle w:val="ListParagraph"/>
        <w:numPr>
          <w:ilvl w:val="0"/>
          <w:numId w:val="17"/>
        </w:numPr>
        <w:rPr>
          <w:color w:val="000000" w:themeColor="text1"/>
        </w:rPr>
      </w:pPr>
      <w:r w:rsidRPr="00105569">
        <w:rPr>
          <w:color w:val="000000" w:themeColor="text1"/>
        </w:rPr>
        <w:t>Imported Activity ontology</w:t>
      </w:r>
    </w:p>
    <w:p w14:paraId="7FEFA932" w14:textId="77777777" w:rsidR="00563609" w:rsidRPr="00105569" w:rsidRDefault="00563609" w:rsidP="00563609">
      <w:pPr>
        <w:rPr>
          <w:color w:val="000000" w:themeColor="text1"/>
          <w:u w:val="single"/>
        </w:rPr>
      </w:pPr>
      <w:r w:rsidRPr="00105569">
        <w:rPr>
          <w:color w:val="000000" w:themeColor="text1"/>
          <w:u w:val="single"/>
        </w:rPr>
        <w:t>Time Ontology:</w:t>
      </w:r>
    </w:p>
    <w:p w14:paraId="283ACFD0" w14:textId="77777777" w:rsidR="00563609" w:rsidRPr="00105569" w:rsidRDefault="00563609" w:rsidP="00BC16B7">
      <w:pPr>
        <w:pStyle w:val="ListParagraph"/>
        <w:numPr>
          <w:ilvl w:val="0"/>
          <w:numId w:val="18"/>
        </w:numPr>
        <w:rPr>
          <w:color w:val="000000" w:themeColor="text1"/>
        </w:rPr>
      </w:pPr>
      <w:r w:rsidRPr="00105569">
        <w:rPr>
          <w:color w:val="000000" w:themeColor="text1"/>
        </w:rPr>
        <w:t>Revised to reuse the new version of OWL-Time (updated via W3C in fall of 2017)</w:t>
      </w:r>
    </w:p>
    <w:p w14:paraId="734320B9" w14:textId="77777777" w:rsidR="00563609" w:rsidRPr="00105569" w:rsidRDefault="00563609" w:rsidP="00563609">
      <w:pPr>
        <w:rPr>
          <w:color w:val="000000" w:themeColor="text1"/>
        </w:rPr>
      </w:pPr>
      <w:r w:rsidRPr="00105569">
        <w:rPr>
          <w:color w:val="000000" w:themeColor="text1"/>
          <w:u w:val="single"/>
        </w:rPr>
        <w:t>Parking Ontology:</w:t>
      </w:r>
    </w:p>
    <w:p w14:paraId="714B41F4" w14:textId="77777777" w:rsidR="00563609" w:rsidRPr="00105569" w:rsidRDefault="00563609" w:rsidP="00BC16B7">
      <w:pPr>
        <w:pStyle w:val="ListParagraph"/>
        <w:numPr>
          <w:ilvl w:val="0"/>
          <w:numId w:val="19"/>
        </w:numPr>
        <w:rPr>
          <w:color w:val="000000" w:themeColor="text1"/>
        </w:rPr>
      </w:pPr>
      <w:r w:rsidRPr="00105569">
        <w:rPr>
          <w:color w:val="000000" w:themeColor="text1"/>
        </w:rPr>
        <w:t>Based on requirements identified by CUHK use cases, the parking ontology has been extended to capture additional concepts to provide a more detailed picture of existing car parks.</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82" w:name="_Toc21702021"/>
      <w:r w:rsidRPr="00045329">
        <w:t>Acknowledgements</w:t>
      </w:r>
      <w:bookmarkEnd w:id="182"/>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83" w:name="_Toc21702022"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83"/>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605C1380" w:rsidR="00F96730" w:rsidRDefault="00672FFC" w:rsidP="006158D6">
              <w:pPr>
                <w:spacing w:after="240" w:line="276" w:lineRule="auto"/>
              </w:pPr>
              <w:r>
                <w:fldChar w:fldCharType="end"/>
              </w:r>
            </w:p>
          </w:sdtContent>
        </w:sdt>
      </w:sdtContent>
    </w:sdt>
    <w:p w14:paraId="69A04965" w14:textId="77777777" w:rsidR="00BF257D" w:rsidRDefault="00BF257D" w:rsidP="00316A06"/>
    <w:p w14:paraId="58E1FF86" w14:textId="77777777" w:rsidR="00BF257D" w:rsidRDefault="00BF257D" w:rsidP="00316A06"/>
    <w:p w14:paraId="2871ED61" w14:textId="77777777" w:rsidR="006B06D3" w:rsidRPr="006B06D3" w:rsidRDefault="00BF257D" w:rsidP="006B06D3">
      <w:pPr>
        <w:pStyle w:val="EndNoteBibliography"/>
        <w:framePr w:wrap="around"/>
        <w:ind w:left="720" w:hanging="720"/>
        <w:rPr>
          <w:noProof/>
        </w:rPr>
      </w:pPr>
      <w:r>
        <w:lastRenderedPageBreak/>
        <w:fldChar w:fldCharType="begin"/>
      </w:r>
      <w:r>
        <w:instrText xml:space="preserve"> ADDIN EN.REFLIST </w:instrText>
      </w:r>
      <w:r>
        <w:fldChar w:fldCharType="separate"/>
      </w:r>
      <w:r w:rsidR="006B06D3" w:rsidRPr="006B06D3">
        <w:rPr>
          <w:noProof/>
        </w:rPr>
        <w:t>[1]</w:t>
      </w:r>
      <w:r w:rsidR="006B06D3" w:rsidRPr="006B06D3">
        <w:rPr>
          <w:noProof/>
        </w:rPr>
        <w:tab/>
        <w:t xml:space="preserve">E. J. Miller and P. A. Salvini, "The integrated land use, transportation, environment (ILUTE) microsimulation modelling system: Description and current status," </w:t>
      </w:r>
      <w:r w:rsidR="006B06D3" w:rsidRPr="006B06D3">
        <w:rPr>
          <w:i/>
          <w:noProof/>
        </w:rPr>
        <w:t xml:space="preserve">Travel behaviour research: The leading edge, </w:t>
      </w:r>
      <w:r w:rsidR="006B06D3" w:rsidRPr="006B06D3">
        <w:rPr>
          <w:noProof/>
        </w:rPr>
        <w:t>pp. 711-724, 2001.</w:t>
      </w:r>
    </w:p>
    <w:p w14:paraId="3D7E814D" w14:textId="77777777" w:rsidR="006B06D3" w:rsidRPr="006B06D3" w:rsidRDefault="006B06D3" w:rsidP="006B06D3">
      <w:pPr>
        <w:pStyle w:val="EndNoteBibliography"/>
        <w:framePr w:wrap="around"/>
        <w:ind w:left="720" w:hanging="720"/>
        <w:rPr>
          <w:noProof/>
        </w:rPr>
      </w:pPr>
      <w:r w:rsidRPr="006B06D3">
        <w:rPr>
          <w:noProof/>
        </w:rPr>
        <w:t>[2]</w:t>
      </w:r>
      <w:r w:rsidRPr="006B06D3">
        <w:rPr>
          <w:noProof/>
        </w:rPr>
        <w:tab/>
        <w:t>N. F. Noy and D. L. McGuinness, "Ontology development 101: A guide to creating your first ontology," ed: Stanford knowledge systems laboratory technical report KSL-01-05 and …, 2001.</w:t>
      </w:r>
    </w:p>
    <w:p w14:paraId="2A8212D0" w14:textId="77777777" w:rsidR="006B06D3" w:rsidRPr="006B06D3" w:rsidRDefault="006B06D3" w:rsidP="006B06D3">
      <w:pPr>
        <w:pStyle w:val="EndNoteBibliography"/>
        <w:framePr w:wrap="around"/>
        <w:ind w:left="720" w:hanging="720"/>
        <w:rPr>
          <w:noProof/>
        </w:rPr>
      </w:pPr>
      <w:r w:rsidRPr="006B06D3">
        <w:rPr>
          <w:noProof/>
        </w:rPr>
        <w:t>[3]</w:t>
      </w:r>
      <w:r w:rsidRPr="006B06D3">
        <w:rPr>
          <w:noProof/>
        </w:rPr>
        <w:tab/>
        <w:t xml:space="preserve">M. Uschold and M. Gruninger, "Ontologies: Principles, methods and applications," </w:t>
      </w:r>
      <w:r w:rsidRPr="006B06D3">
        <w:rPr>
          <w:i/>
          <w:noProof/>
        </w:rPr>
        <w:t xml:space="preserve">The knowledge engineering review, </w:t>
      </w:r>
      <w:r w:rsidRPr="006B06D3">
        <w:rPr>
          <w:noProof/>
        </w:rPr>
        <w:t>vol. 11, no. 2, pp. 93-136, 1996.</w:t>
      </w:r>
    </w:p>
    <w:p w14:paraId="552E9786" w14:textId="77777777" w:rsidR="006B06D3" w:rsidRPr="006B06D3" w:rsidRDefault="006B06D3" w:rsidP="006B06D3">
      <w:pPr>
        <w:pStyle w:val="EndNoteBibliography"/>
        <w:framePr w:wrap="around"/>
        <w:ind w:left="720" w:hanging="720"/>
        <w:rPr>
          <w:noProof/>
        </w:rPr>
      </w:pPr>
      <w:r w:rsidRPr="006B06D3">
        <w:rPr>
          <w:noProof/>
        </w:rPr>
        <w:t>[4]</w:t>
      </w:r>
      <w:r w:rsidRPr="006B06D3">
        <w:rPr>
          <w:noProof/>
        </w:rPr>
        <w:tab/>
        <w:t xml:space="preserve">R. Battle and D. Kolas, "Linking geospatial data with GeoSPARQL," </w:t>
      </w:r>
      <w:r w:rsidRPr="006B06D3">
        <w:rPr>
          <w:i/>
          <w:noProof/>
        </w:rPr>
        <w:t xml:space="preserve">Semant Web J Interoperability, Usability, Appl. Accessed, </w:t>
      </w:r>
      <w:r w:rsidRPr="006B06D3">
        <w:rPr>
          <w:noProof/>
        </w:rPr>
        <w:t>vol. 24, 2011.</w:t>
      </w:r>
    </w:p>
    <w:p w14:paraId="114D4FD6" w14:textId="4AB26903" w:rsidR="006B06D3" w:rsidRPr="006B06D3" w:rsidRDefault="006B06D3" w:rsidP="006B06D3">
      <w:pPr>
        <w:pStyle w:val="EndNoteBibliography"/>
        <w:framePr w:wrap="around"/>
        <w:ind w:left="720" w:hanging="720"/>
        <w:rPr>
          <w:noProof/>
        </w:rPr>
      </w:pPr>
      <w:r w:rsidRPr="006B06D3">
        <w:rPr>
          <w:noProof/>
        </w:rPr>
        <w:t>[5]</w:t>
      </w:r>
      <w:r w:rsidRPr="006B06D3">
        <w:rPr>
          <w:noProof/>
        </w:rPr>
        <w:tab/>
      </w:r>
      <w:r w:rsidRPr="006B06D3">
        <w:rPr>
          <w:i/>
          <w:noProof/>
        </w:rPr>
        <w:t>Time Ontology in OWL</w:t>
      </w:r>
      <w:r w:rsidRPr="006B06D3">
        <w:rPr>
          <w:noProof/>
        </w:rPr>
        <w:t xml:space="preserve">, O. W3C, 2017. [Online]. Available: </w:t>
      </w:r>
      <w:hyperlink r:id="rId40" w:history="1">
        <w:r w:rsidRPr="006B06D3">
          <w:rPr>
            <w:rStyle w:val="Hyperlink"/>
            <w:noProof/>
          </w:rPr>
          <w:t>https://www.w3.org/TR/owl-time/</w:t>
        </w:r>
      </w:hyperlink>
    </w:p>
    <w:p w14:paraId="3A96E2C4" w14:textId="77777777" w:rsidR="006B06D3" w:rsidRPr="006B06D3" w:rsidRDefault="006B06D3" w:rsidP="006B06D3">
      <w:pPr>
        <w:pStyle w:val="EndNoteBibliography"/>
        <w:framePr w:wrap="around"/>
        <w:ind w:left="720" w:hanging="720"/>
        <w:rPr>
          <w:noProof/>
        </w:rPr>
      </w:pPr>
      <w:r w:rsidRPr="006B06D3">
        <w:rPr>
          <w:noProof/>
        </w:rPr>
        <w:t>[6]</w:t>
      </w:r>
      <w:r w:rsidRPr="006B06D3">
        <w:rPr>
          <w:noProof/>
        </w:rPr>
        <w:tab/>
        <w:t xml:space="preserve">J. R. Hobbs and F. Pan, "Time ontology in OWL," </w:t>
      </w:r>
      <w:r w:rsidRPr="006B06D3">
        <w:rPr>
          <w:i/>
          <w:noProof/>
        </w:rPr>
        <w:t xml:space="preserve">W3C working draft, </w:t>
      </w:r>
      <w:r w:rsidRPr="006B06D3">
        <w:rPr>
          <w:noProof/>
        </w:rPr>
        <w:t>vol. 27, p. 133, 2006.</w:t>
      </w:r>
    </w:p>
    <w:p w14:paraId="137A2D86" w14:textId="77777777" w:rsidR="006B06D3" w:rsidRPr="006B06D3" w:rsidRDefault="006B06D3" w:rsidP="006B06D3">
      <w:pPr>
        <w:pStyle w:val="EndNoteBibliography"/>
        <w:framePr w:wrap="around"/>
        <w:ind w:left="720" w:hanging="720"/>
        <w:rPr>
          <w:noProof/>
        </w:rPr>
      </w:pPr>
      <w:r w:rsidRPr="006B06D3">
        <w:rPr>
          <w:noProof/>
        </w:rPr>
        <w:t>[7]</w:t>
      </w:r>
      <w:r w:rsidRPr="006B06D3">
        <w:rPr>
          <w:noProof/>
        </w:rPr>
        <w:tab/>
        <w:t xml:space="preserve"> C. Welty, R. Fikes, and S. Makarios, "A reusable ontology for fluents in OWL," in </w:t>
      </w:r>
      <w:r w:rsidRPr="006B06D3">
        <w:rPr>
          <w:i/>
          <w:noProof/>
        </w:rPr>
        <w:t>FOIS</w:t>
      </w:r>
      <w:r w:rsidRPr="006B06D3">
        <w:rPr>
          <w:noProof/>
        </w:rPr>
        <w:t xml:space="preserve">, 2006, vol. 150, pp. 226-236. </w:t>
      </w:r>
    </w:p>
    <w:p w14:paraId="644D9326" w14:textId="77777777" w:rsidR="006B06D3" w:rsidRPr="006B06D3" w:rsidRDefault="006B06D3" w:rsidP="006B06D3">
      <w:pPr>
        <w:pStyle w:val="EndNoteBibliography"/>
        <w:framePr w:wrap="around"/>
        <w:ind w:left="720" w:hanging="720"/>
        <w:rPr>
          <w:noProof/>
        </w:rPr>
      </w:pPr>
      <w:r w:rsidRPr="006B06D3">
        <w:rPr>
          <w:noProof/>
        </w:rPr>
        <w:t>[8]</w:t>
      </w:r>
      <w:r w:rsidRPr="006B06D3">
        <w:rPr>
          <w:noProof/>
        </w:rPr>
        <w:tab/>
        <w:t xml:space="preserve"> H.-U. Krieger, "Where temporal description logics fail: Representing temporally-changing relationships," in </w:t>
      </w:r>
      <w:r w:rsidRPr="006B06D3">
        <w:rPr>
          <w:i/>
          <w:noProof/>
        </w:rPr>
        <w:t>Annual Conference on Artificial Intelligence</w:t>
      </w:r>
      <w:r w:rsidRPr="006B06D3">
        <w:rPr>
          <w:noProof/>
        </w:rPr>
        <w:t xml:space="preserve">, 2008: Springer, pp. 249-257. </w:t>
      </w:r>
    </w:p>
    <w:p w14:paraId="75E0C561" w14:textId="77777777" w:rsidR="006B06D3" w:rsidRPr="006B06D3" w:rsidRDefault="006B06D3" w:rsidP="006B06D3">
      <w:pPr>
        <w:pStyle w:val="EndNoteBibliography"/>
        <w:framePr w:wrap="around"/>
        <w:ind w:left="720" w:hanging="720"/>
        <w:rPr>
          <w:noProof/>
        </w:rPr>
      </w:pPr>
      <w:r w:rsidRPr="006B06D3">
        <w:rPr>
          <w:noProof/>
        </w:rPr>
        <w:t>[9]</w:t>
      </w:r>
      <w:r w:rsidRPr="006B06D3">
        <w:rPr>
          <w:noProof/>
        </w:rPr>
        <w:tab/>
        <w:t>M. Katsumi and M. Fox, "A Logical Design Pattern for Representing Change Over Time in OWL."</w:t>
      </w:r>
    </w:p>
    <w:p w14:paraId="009D3E0D" w14:textId="77777777" w:rsidR="006B06D3" w:rsidRPr="006B06D3" w:rsidRDefault="006B06D3" w:rsidP="006B06D3">
      <w:pPr>
        <w:pStyle w:val="EndNoteBibliography"/>
        <w:framePr w:wrap="around"/>
        <w:ind w:left="720" w:hanging="720"/>
        <w:rPr>
          <w:noProof/>
        </w:rPr>
      </w:pPr>
      <w:r w:rsidRPr="006B06D3">
        <w:rPr>
          <w:noProof/>
        </w:rPr>
        <w:t>[10]</w:t>
      </w:r>
      <w:r w:rsidRPr="006B06D3">
        <w:rPr>
          <w:noProof/>
        </w:rPr>
        <w:tab/>
        <w:t xml:space="preserve"> M. Katsumi and M. Fox, "Defining Activity Specifications in OWL," in </w:t>
      </w:r>
      <w:r w:rsidRPr="006B06D3">
        <w:rPr>
          <w:i/>
          <w:noProof/>
        </w:rPr>
        <w:t>WOP@ ISWC</w:t>
      </w:r>
      <w:r w:rsidRPr="006B06D3">
        <w:rPr>
          <w:noProof/>
        </w:rPr>
        <w:t xml:space="preserve">, 2017. </w:t>
      </w:r>
    </w:p>
    <w:p w14:paraId="702113E1" w14:textId="77777777" w:rsidR="006B06D3" w:rsidRPr="006B06D3" w:rsidRDefault="006B06D3" w:rsidP="006B06D3">
      <w:pPr>
        <w:pStyle w:val="EndNoteBibliography"/>
        <w:framePr w:wrap="around"/>
        <w:ind w:left="720" w:hanging="720"/>
        <w:rPr>
          <w:noProof/>
        </w:rPr>
      </w:pPr>
      <w:r w:rsidRPr="006B06D3">
        <w:rPr>
          <w:noProof/>
        </w:rPr>
        <w:t>[11]</w:t>
      </w:r>
      <w:r w:rsidRPr="006B06D3">
        <w:rPr>
          <w:noProof/>
        </w:rPr>
        <w:tab/>
        <w:t>R. Kowalski and M. Sergot, "A logic-based calculus of events. NewGeneration Computing 4," ed, 1986.</w:t>
      </w:r>
    </w:p>
    <w:p w14:paraId="3C31E7B1" w14:textId="77777777" w:rsidR="006B06D3" w:rsidRPr="006B06D3" w:rsidRDefault="006B06D3" w:rsidP="006B06D3">
      <w:pPr>
        <w:pStyle w:val="EndNoteBibliography"/>
        <w:framePr w:wrap="around"/>
        <w:ind w:left="720" w:hanging="720"/>
        <w:rPr>
          <w:noProof/>
        </w:rPr>
      </w:pPr>
      <w:r w:rsidRPr="006B06D3">
        <w:rPr>
          <w:noProof/>
        </w:rPr>
        <w:t>[12]</w:t>
      </w:r>
      <w:r w:rsidRPr="006B06D3">
        <w:rPr>
          <w:noProof/>
        </w:rPr>
        <w:tab/>
        <w:t xml:space="preserve">M. S. Fox, "Constraint-Directed Search: A Case Study of Job-Shop Scheduling," CARNEGIE-MELLON UNIV PITTSBURGH PA ROBOTICS INST, 1983. </w:t>
      </w:r>
    </w:p>
    <w:p w14:paraId="15F74C6A" w14:textId="77777777" w:rsidR="006B06D3" w:rsidRPr="006B06D3" w:rsidRDefault="006B06D3" w:rsidP="006B06D3">
      <w:pPr>
        <w:pStyle w:val="EndNoteBibliography"/>
        <w:framePr w:wrap="around"/>
        <w:ind w:left="720" w:hanging="720"/>
        <w:rPr>
          <w:noProof/>
        </w:rPr>
      </w:pPr>
      <w:r w:rsidRPr="006B06D3">
        <w:rPr>
          <w:noProof/>
        </w:rPr>
        <w:t>[13]</w:t>
      </w:r>
      <w:r w:rsidRPr="006B06D3">
        <w:rPr>
          <w:noProof/>
        </w:rPr>
        <w:tab/>
        <w:t xml:space="preserve">A. Sathi, M. S. Fox, and M. Greenberg, "Representation of activity knowledge for project management," </w:t>
      </w:r>
      <w:r w:rsidRPr="006B06D3">
        <w:rPr>
          <w:i/>
          <w:noProof/>
        </w:rPr>
        <w:t xml:space="preserve">IEEE Transactions on pattern analysis and machine intelligence, </w:t>
      </w:r>
      <w:r w:rsidRPr="006B06D3">
        <w:rPr>
          <w:noProof/>
        </w:rPr>
        <w:t>no. 5, pp. 531-552, 1985.</w:t>
      </w:r>
    </w:p>
    <w:p w14:paraId="3C045F2C" w14:textId="77777777" w:rsidR="006B06D3" w:rsidRPr="006B06D3" w:rsidRDefault="006B06D3" w:rsidP="006B06D3">
      <w:pPr>
        <w:pStyle w:val="EndNoteBibliography"/>
        <w:framePr w:wrap="around"/>
        <w:ind w:left="720" w:hanging="720"/>
        <w:rPr>
          <w:noProof/>
        </w:rPr>
      </w:pPr>
      <w:r w:rsidRPr="006B06D3">
        <w:rPr>
          <w:noProof/>
        </w:rPr>
        <w:t>[14]</w:t>
      </w:r>
      <w:r w:rsidRPr="006B06D3">
        <w:rPr>
          <w:noProof/>
        </w:rPr>
        <w:tab/>
        <w:t xml:space="preserve">M. S. Fox and M. Gruninger, "Enterprise modeling," </w:t>
      </w:r>
      <w:r w:rsidRPr="006B06D3">
        <w:rPr>
          <w:i/>
          <w:noProof/>
        </w:rPr>
        <w:t xml:space="preserve">AI magazine, </w:t>
      </w:r>
      <w:r w:rsidRPr="006B06D3">
        <w:rPr>
          <w:noProof/>
        </w:rPr>
        <w:t>vol. 19, no. 3, pp. 109-109, 1998.</w:t>
      </w:r>
    </w:p>
    <w:p w14:paraId="3E887E6E" w14:textId="77777777" w:rsidR="006B06D3" w:rsidRPr="006B06D3" w:rsidRDefault="006B06D3" w:rsidP="006B06D3">
      <w:pPr>
        <w:pStyle w:val="EndNoteBibliography"/>
        <w:framePr w:wrap="around"/>
        <w:ind w:left="720" w:hanging="720"/>
        <w:rPr>
          <w:noProof/>
        </w:rPr>
      </w:pPr>
      <w:r w:rsidRPr="006B06D3">
        <w:rPr>
          <w:noProof/>
        </w:rPr>
        <w:t>[15]</w:t>
      </w:r>
      <w:r w:rsidRPr="006B06D3">
        <w:rPr>
          <w:noProof/>
        </w:rPr>
        <w:tab/>
        <w:t xml:space="preserve">M. Grüninger, "Using the PSL ontology," in </w:t>
      </w:r>
      <w:r w:rsidRPr="006B06D3">
        <w:rPr>
          <w:i/>
          <w:noProof/>
        </w:rPr>
        <w:t>Handbook on Ontologies</w:t>
      </w:r>
      <w:r w:rsidRPr="006B06D3">
        <w:rPr>
          <w:noProof/>
        </w:rPr>
        <w:t>: Springer, 2009, pp. 423-443.</w:t>
      </w:r>
    </w:p>
    <w:p w14:paraId="301B13B7" w14:textId="77777777" w:rsidR="006B06D3" w:rsidRPr="006B06D3" w:rsidRDefault="006B06D3" w:rsidP="006B06D3">
      <w:pPr>
        <w:pStyle w:val="EndNoteBibliography"/>
        <w:framePr w:wrap="around"/>
        <w:ind w:left="720" w:hanging="720"/>
        <w:rPr>
          <w:noProof/>
        </w:rPr>
      </w:pPr>
      <w:r w:rsidRPr="006B06D3">
        <w:rPr>
          <w:noProof/>
        </w:rPr>
        <w:t>[16]</w:t>
      </w:r>
      <w:r w:rsidRPr="006B06D3">
        <w:rPr>
          <w:noProof/>
        </w:rPr>
        <w:tab/>
        <w:t xml:space="preserve">M. S. Fox, "A foundation ontology for global city indicators," </w:t>
      </w:r>
      <w:r w:rsidRPr="006B06D3">
        <w:rPr>
          <w:i/>
          <w:noProof/>
        </w:rPr>
        <w:t xml:space="preserve">University of Toronto, Toronto, Global Cities Institute, </w:t>
      </w:r>
      <w:r w:rsidRPr="006B06D3">
        <w:rPr>
          <w:noProof/>
        </w:rPr>
        <w:t>2013.</w:t>
      </w:r>
    </w:p>
    <w:p w14:paraId="4434D18F" w14:textId="77777777" w:rsidR="006B06D3" w:rsidRPr="006B06D3" w:rsidRDefault="006B06D3" w:rsidP="006B06D3">
      <w:pPr>
        <w:pStyle w:val="EndNoteBibliography"/>
        <w:framePr w:wrap="around"/>
        <w:ind w:left="720" w:hanging="720"/>
        <w:rPr>
          <w:noProof/>
        </w:rPr>
      </w:pPr>
      <w:r w:rsidRPr="006B06D3">
        <w:rPr>
          <w:noProof/>
        </w:rPr>
        <w:t>[17]</w:t>
      </w:r>
      <w:r w:rsidRPr="006B06D3">
        <w:rPr>
          <w:noProof/>
        </w:rPr>
        <w:tab/>
        <w:t xml:space="preserve"> F. G. Fadel, M. S. Fox, and M. Gruninger, "A generic enterprise resource ontology," in </w:t>
      </w:r>
      <w:r w:rsidRPr="006B06D3">
        <w:rPr>
          <w:i/>
          <w:noProof/>
        </w:rPr>
        <w:t>Proceedings of 3rd IEEE Workshop on Enabling Technologies: Infrastructure for Collaborative Enterprises</w:t>
      </w:r>
      <w:r w:rsidRPr="006B06D3">
        <w:rPr>
          <w:noProof/>
        </w:rPr>
        <w:t xml:space="preserve">, 1994: IEEE, pp. 117-128. </w:t>
      </w:r>
    </w:p>
    <w:p w14:paraId="790C16FD" w14:textId="77777777" w:rsidR="006B06D3" w:rsidRPr="006B06D3" w:rsidRDefault="006B06D3" w:rsidP="006B06D3">
      <w:pPr>
        <w:pStyle w:val="EndNoteBibliography"/>
        <w:framePr w:wrap="around"/>
        <w:ind w:left="720" w:hanging="720"/>
        <w:rPr>
          <w:noProof/>
        </w:rPr>
      </w:pPr>
      <w:r w:rsidRPr="006B06D3">
        <w:rPr>
          <w:noProof/>
        </w:rPr>
        <w:t>[18]</w:t>
      </w:r>
      <w:r w:rsidRPr="006B06D3">
        <w:rPr>
          <w:noProof/>
        </w:rPr>
        <w:tab/>
        <w:t xml:space="preserve"> T. Bittner and M. Donnelly, "Computational ontologies of parthood, componenthood, and containment," in </w:t>
      </w:r>
      <w:r w:rsidRPr="006B06D3">
        <w:rPr>
          <w:i/>
          <w:noProof/>
        </w:rPr>
        <w:t>International Joint Conference on Artificial Intelligence</w:t>
      </w:r>
      <w:r w:rsidRPr="006B06D3">
        <w:rPr>
          <w:noProof/>
        </w:rPr>
        <w:t xml:space="preserve">, 2005, vol. 19: Citeseer, p. 382. </w:t>
      </w:r>
    </w:p>
    <w:p w14:paraId="6C972BD0" w14:textId="77777777" w:rsidR="006B06D3" w:rsidRPr="006B06D3" w:rsidRDefault="006B06D3" w:rsidP="006B06D3">
      <w:pPr>
        <w:pStyle w:val="EndNoteBibliography"/>
        <w:framePr w:wrap="around"/>
        <w:ind w:left="720" w:hanging="720"/>
        <w:rPr>
          <w:noProof/>
        </w:rPr>
      </w:pPr>
      <w:r w:rsidRPr="006B06D3">
        <w:rPr>
          <w:noProof/>
        </w:rPr>
        <w:t>[19]</w:t>
      </w:r>
      <w:r w:rsidRPr="006B06D3">
        <w:rPr>
          <w:noProof/>
        </w:rPr>
        <w:tab/>
        <w:t xml:space="preserve">H. Rijgersberg, M. Van Assem, and J. Top, "Ontology of units of measure and related concepts," </w:t>
      </w:r>
      <w:r w:rsidRPr="006B06D3">
        <w:rPr>
          <w:i/>
          <w:noProof/>
        </w:rPr>
        <w:t xml:space="preserve">Semantic Web, </w:t>
      </w:r>
      <w:r w:rsidRPr="006B06D3">
        <w:rPr>
          <w:noProof/>
        </w:rPr>
        <w:t>vol. 4, no. 1, pp. 3-13, 2013.</w:t>
      </w:r>
    </w:p>
    <w:p w14:paraId="0E45DA1B" w14:textId="7EE849C4" w:rsidR="006B06D3" w:rsidRPr="006B06D3" w:rsidRDefault="006B06D3" w:rsidP="006B06D3">
      <w:pPr>
        <w:pStyle w:val="EndNoteBibliography"/>
        <w:framePr w:wrap="around"/>
        <w:ind w:left="720" w:hanging="720"/>
        <w:rPr>
          <w:noProof/>
        </w:rPr>
      </w:pPr>
      <w:r w:rsidRPr="006B06D3">
        <w:rPr>
          <w:noProof/>
        </w:rPr>
        <w:t>[20]</w:t>
      </w:r>
      <w:r w:rsidRPr="006B06D3">
        <w:rPr>
          <w:noProof/>
        </w:rPr>
        <w:tab/>
        <w:t xml:space="preserve">I. I. J. I. technology, "Information technology - An upper level ontology for smart city indicators," ISO. [Online]. Available: </w:t>
      </w:r>
      <w:hyperlink r:id="rId41" w:history="1">
        <w:r w:rsidRPr="006B06D3">
          <w:rPr>
            <w:rStyle w:val="Hyperlink"/>
            <w:noProof/>
          </w:rPr>
          <w:t>https://www.iso.org/standard/72325.html</w:t>
        </w:r>
      </w:hyperlink>
    </w:p>
    <w:p w14:paraId="0DBD6B31" w14:textId="654468F1" w:rsidR="006B06D3" w:rsidRPr="006B06D3" w:rsidRDefault="006B06D3" w:rsidP="006B06D3">
      <w:pPr>
        <w:pStyle w:val="EndNoteBibliography"/>
        <w:framePr w:wrap="around"/>
        <w:ind w:left="720" w:hanging="720"/>
        <w:rPr>
          <w:noProof/>
        </w:rPr>
      </w:pPr>
      <w:r w:rsidRPr="006B06D3">
        <w:rPr>
          <w:noProof/>
        </w:rPr>
        <w:t>[21]</w:t>
      </w:r>
      <w:r w:rsidRPr="006B06D3">
        <w:rPr>
          <w:noProof/>
        </w:rPr>
        <w:tab/>
        <w:t xml:space="preserve">S. Cox, A. Cuthbert, R. Lake, and R. Martell, "Geography markup language (GML) 2.0," </w:t>
      </w:r>
      <w:r w:rsidRPr="006B06D3">
        <w:rPr>
          <w:i/>
          <w:noProof/>
        </w:rPr>
        <w:t xml:space="preserve">URL: </w:t>
      </w:r>
      <w:hyperlink r:id="rId42" w:history="1">
        <w:r w:rsidRPr="006B06D3">
          <w:rPr>
            <w:rStyle w:val="Hyperlink"/>
            <w:i/>
            <w:noProof/>
          </w:rPr>
          <w:t>http://www</w:t>
        </w:r>
      </w:hyperlink>
      <w:r w:rsidRPr="006B06D3">
        <w:rPr>
          <w:i/>
          <w:noProof/>
        </w:rPr>
        <w:t xml:space="preserve">. opengis. net/gml/01-029/GML2. html, </w:t>
      </w:r>
      <w:r w:rsidRPr="006B06D3">
        <w:rPr>
          <w:noProof/>
        </w:rPr>
        <w:t>2001.</w:t>
      </w:r>
    </w:p>
    <w:p w14:paraId="6223D2AE" w14:textId="77777777" w:rsidR="006B06D3" w:rsidRPr="006B06D3" w:rsidRDefault="006B06D3" w:rsidP="006B06D3">
      <w:pPr>
        <w:pStyle w:val="EndNoteBibliography"/>
        <w:framePr w:wrap="around"/>
        <w:ind w:left="720" w:hanging="720"/>
        <w:rPr>
          <w:noProof/>
        </w:rPr>
      </w:pPr>
      <w:r w:rsidRPr="006B06D3">
        <w:rPr>
          <w:noProof/>
        </w:rPr>
        <w:t>[22]</w:t>
      </w:r>
      <w:r w:rsidRPr="006B06D3">
        <w:rPr>
          <w:noProof/>
        </w:rPr>
        <w:tab/>
        <w:t xml:space="preserve">C. A. Knoblock and P. Szekely, "Exploiting Semantics for Big Data Integration," </w:t>
      </w:r>
      <w:r w:rsidRPr="006B06D3">
        <w:rPr>
          <w:i/>
          <w:noProof/>
        </w:rPr>
        <w:t xml:space="preserve">AI Magazine, </w:t>
      </w:r>
      <w:r w:rsidRPr="006B06D3">
        <w:rPr>
          <w:noProof/>
        </w:rPr>
        <w:t>vol. 36, no. 1, 2015.</w:t>
      </w:r>
    </w:p>
    <w:p w14:paraId="6D9EDE7D" w14:textId="77777777" w:rsidR="006B06D3" w:rsidRPr="006B06D3" w:rsidRDefault="006B06D3" w:rsidP="006B06D3">
      <w:pPr>
        <w:pStyle w:val="EndNoteBibliography"/>
        <w:framePr w:wrap="around"/>
        <w:ind w:left="720" w:hanging="720"/>
        <w:rPr>
          <w:noProof/>
        </w:rPr>
      </w:pPr>
      <w:r w:rsidRPr="006B06D3">
        <w:rPr>
          <w:noProof/>
        </w:rPr>
        <w:t>[23]</w:t>
      </w:r>
      <w:r w:rsidRPr="006B06D3">
        <w:rPr>
          <w:noProof/>
        </w:rPr>
        <w:tab/>
        <w:t xml:space="preserve"> M. Katsumi and M. Fox, "An Ontology-Based Standard for</w:t>
      </w:r>
    </w:p>
    <w:p w14:paraId="68635EE5" w14:textId="77777777" w:rsidR="006B06D3" w:rsidRPr="006B06D3" w:rsidRDefault="006B06D3" w:rsidP="006B06D3">
      <w:pPr>
        <w:pStyle w:val="EndNoteBibliography"/>
        <w:framePr w:wrap="around"/>
        <w:rPr>
          <w:noProof/>
        </w:rPr>
      </w:pPr>
      <w:r w:rsidRPr="006B06D3">
        <w:rPr>
          <w:noProof/>
        </w:rPr>
        <w:t xml:space="preserve"> Transportation Planning," in </w:t>
      </w:r>
      <w:r w:rsidRPr="006B06D3">
        <w:rPr>
          <w:i/>
          <w:noProof/>
        </w:rPr>
        <w:t>To appear in: Formal Ontologies Meet Industry (FOMI)</w:t>
      </w:r>
      <w:r w:rsidRPr="006B06D3">
        <w:rPr>
          <w:noProof/>
        </w:rPr>
        <w:t xml:space="preserve">, Graz, Austria, M. Grüninger and W. Terkaj, Eds., 2019: CEUR. </w:t>
      </w:r>
    </w:p>
    <w:p w14:paraId="589CFE8D" w14:textId="24ABA847" w:rsidR="0040754B" w:rsidRPr="00E17349" w:rsidRDefault="00BF257D" w:rsidP="00316A06">
      <w:r>
        <w:lastRenderedPageBreak/>
        <w:fldChar w:fldCharType="end"/>
      </w:r>
    </w:p>
    <w:sectPr w:rsidR="0040754B" w:rsidRPr="00E17349" w:rsidSect="002C59C9">
      <w:footerReference w:type="default" r:id="rId43"/>
      <w:footerReference w:type="first" r:id="rId44"/>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3" w:author="Megan Katsumi" w:date="2019-09-27T13:03:00Z" w:initials="MK">
    <w:p w14:paraId="166ED15F" w14:textId="7D34C0C4" w:rsidR="00692B1E" w:rsidRDefault="00692B1E">
      <w:pPr>
        <w:pStyle w:val="CommentText"/>
      </w:pPr>
      <w:r>
        <w:rPr>
          <w:rStyle w:val="CommentReference"/>
        </w:rPr>
        <w:annotationRef/>
      </w:r>
      <w:r>
        <w:t>Revise to “-S” for static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6ED1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6ED15F" w16cid:durableId="213887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963447" w14:textId="77777777" w:rsidR="0068162D" w:rsidRDefault="0068162D" w:rsidP="00EA354A">
      <w:r>
        <w:separator/>
      </w:r>
    </w:p>
  </w:endnote>
  <w:endnote w:type="continuationSeparator" w:id="0">
    <w:p w14:paraId="79E9FA5D" w14:textId="77777777" w:rsidR="0068162D" w:rsidRDefault="0068162D"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20005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692B1E" w:rsidRDefault="00692B1E">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692B1E" w:rsidRPr="0032583C" w:rsidRDefault="00692B1E">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692B1E" w14:paraId="2B76F3B3" w14:textId="77777777" w:rsidTr="00967D94">
      <w:tc>
        <w:tcPr>
          <w:tcW w:w="6947" w:type="dxa"/>
        </w:tcPr>
        <w:p w14:paraId="07DEE8C9" w14:textId="77777777" w:rsidR="00692B1E" w:rsidRDefault="00692B1E"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692B1E" w:rsidRDefault="00692B1E"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692B1E" w:rsidRDefault="00692B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4C4E88" w14:textId="77777777" w:rsidR="0068162D" w:rsidRDefault="0068162D" w:rsidP="00EA354A">
      <w:r>
        <w:separator/>
      </w:r>
    </w:p>
  </w:footnote>
  <w:footnote w:type="continuationSeparator" w:id="0">
    <w:p w14:paraId="5541C543" w14:textId="77777777" w:rsidR="0068162D" w:rsidRDefault="0068162D" w:rsidP="00EA354A">
      <w:r>
        <w:continuationSeparator/>
      </w:r>
    </w:p>
  </w:footnote>
  <w:footnote w:id="1">
    <w:p w14:paraId="005D8B98" w14:textId="5699BB61" w:rsidR="00692B1E" w:rsidRPr="00FF4EA6" w:rsidRDefault="00692B1E">
      <w:pPr>
        <w:pStyle w:val="FootnoteText"/>
        <w:rPr>
          <w:lang w:val="en-CA"/>
        </w:rPr>
      </w:pPr>
      <w:r>
        <w:rPr>
          <w:rStyle w:val="FootnoteReference"/>
        </w:rPr>
        <w:footnoteRef/>
      </w:r>
      <w:r>
        <w:t xml:space="preserve"> </w:t>
      </w:r>
      <w:r w:rsidRPr="00FF4EA6">
        <w:t>https://github.com/dgarijo/Widoco</w:t>
      </w:r>
    </w:p>
  </w:footnote>
  <w:footnote w:id="2">
    <w:p w14:paraId="2A27582E" w14:textId="72F030AB" w:rsidR="00692B1E" w:rsidRPr="008C1769" w:rsidRDefault="00692B1E" w:rsidP="00763A5C">
      <w:pPr>
        <w:pStyle w:val="FootnoteText"/>
        <w:rPr>
          <w:lang w:val="en-CA"/>
        </w:rPr>
      </w:pPr>
      <w:r>
        <w:rPr>
          <w:rStyle w:val="FootnoteReference"/>
        </w:rPr>
        <w:footnoteRef/>
      </w:r>
      <w:r>
        <w:t xml:space="preserve"> </w:t>
      </w:r>
      <w:r>
        <w:rPr>
          <w:lang w:val="en-CA"/>
        </w:rPr>
        <w:t>AllegroGraph-generated nD datatype for lat-lon location data</w:t>
      </w:r>
    </w:p>
  </w:footnote>
  <w:footnote w:id="3">
    <w:p w14:paraId="2C4D8884" w14:textId="77777777" w:rsidR="00692B1E" w:rsidRDefault="00692B1E">
      <w:pPr>
        <w:pStyle w:val="FootnoteText"/>
      </w:pPr>
      <w:r>
        <w:rPr>
          <w:rStyle w:val="FootnoteReference"/>
        </w:rPr>
        <w:footnoteRef/>
      </w:r>
      <w:r>
        <w:t xml:space="preserve"> </w:t>
      </w:r>
      <w:r w:rsidRPr="009A36FB">
        <w:t>https://www.w3.org/TR/owl-time/</w:t>
      </w:r>
    </w:p>
  </w:footnote>
  <w:footnote w:id="4">
    <w:p w14:paraId="2926F4D4" w14:textId="77777777" w:rsidR="00692B1E" w:rsidRDefault="00692B1E" w:rsidP="00A62F41">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5">
    <w:p w14:paraId="769F109D" w14:textId="6B5645ED" w:rsidR="00692B1E" w:rsidRPr="00FE13B1" w:rsidRDefault="00692B1E">
      <w:pPr>
        <w:pStyle w:val="FootnoteText"/>
        <w:rPr>
          <w:lang w:val="en-CA"/>
        </w:rPr>
      </w:pPr>
      <w:r>
        <w:rPr>
          <w:rStyle w:val="FootnoteReference"/>
        </w:rPr>
        <w:footnoteRef/>
      </w:r>
      <w:r>
        <w:t xml:space="preserve"> </w:t>
      </w:r>
      <w:r w:rsidRPr="00FE13B1">
        <w:t>http://ontology.eil.utoronto.ca/tove/activity.owl</w:t>
      </w:r>
    </w:p>
  </w:footnote>
  <w:footnote w:id="6">
    <w:p w14:paraId="176C17F5" w14:textId="77777777" w:rsidR="00692B1E" w:rsidRPr="008E7C02" w:rsidRDefault="00692B1E" w:rsidP="00E8128A">
      <w:pPr>
        <w:pStyle w:val="FootnoteText"/>
        <w:rPr>
          <w:lang w:val="en-CA"/>
        </w:rPr>
      </w:pPr>
      <w:r>
        <w:rPr>
          <w:rStyle w:val="FootnoteReference"/>
        </w:rPr>
        <w:footnoteRef/>
      </w:r>
      <w:r>
        <w:t xml:space="preserve"> </w:t>
      </w:r>
      <w:r w:rsidRPr="008E7C02">
        <w:t>http://ontology.eil.utoronto.ca/city-services/city-services.owl#</w:t>
      </w:r>
    </w:p>
  </w:footnote>
  <w:footnote w:id="7">
    <w:p w14:paraId="0CCCF2E2" w14:textId="46693F90" w:rsidR="00692B1E" w:rsidRPr="00E80D3C" w:rsidRDefault="00692B1E">
      <w:pPr>
        <w:pStyle w:val="FootnoteText"/>
        <w:rPr>
          <w:lang w:val="en-CA"/>
        </w:rPr>
      </w:pPr>
      <w:r>
        <w:rPr>
          <w:rStyle w:val="FootnoteReference"/>
        </w:rPr>
        <w:footnoteRef/>
      </w:r>
      <w:r>
        <w:t xml:space="preserve"> om: </w:t>
      </w:r>
      <w:r w:rsidRPr="00B90704">
        <w:t>http://www.ontology-of-units-of-measure.org/resource/om-2/</w:t>
      </w:r>
    </w:p>
  </w:footnote>
  <w:footnote w:id="8">
    <w:p w14:paraId="62054BCC" w14:textId="77777777" w:rsidR="00692B1E" w:rsidRPr="00BD4EF4" w:rsidRDefault="00692B1E" w:rsidP="00E80D3C">
      <w:r>
        <w:rPr>
          <w:rStyle w:val="FootnoteReference"/>
        </w:rPr>
        <w:footnoteRef/>
      </w:r>
      <w:r>
        <w:t xml:space="preserve"> </w:t>
      </w:r>
      <w:r w:rsidRPr="00B74DA0">
        <w:rPr>
          <w:sz w:val="20"/>
        </w:rPr>
        <w:t>http://ontology.eil.utoronto.ca/GCI/Foundation/GCI-Foundation-v2.owl#</w:t>
      </w:r>
    </w:p>
    <w:p w14:paraId="4AE1EB08" w14:textId="6D90AB37" w:rsidR="00692B1E" w:rsidRPr="00E80D3C" w:rsidRDefault="00692B1E">
      <w:pPr>
        <w:pStyle w:val="FootnoteText"/>
        <w:rPr>
          <w:lang w:val="en-CA"/>
        </w:rPr>
      </w:pPr>
    </w:p>
  </w:footnote>
  <w:footnote w:id="9">
    <w:p w14:paraId="717C987B" w14:textId="77777777" w:rsidR="00692B1E" w:rsidRPr="008B5808" w:rsidRDefault="00692B1E" w:rsidP="008A4F0D">
      <w:pPr>
        <w:pStyle w:val="FootnoteText"/>
        <w:rPr>
          <w:lang w:val="en-CA"/>
        </w:rPr>
      </w:pPr>
      <w:r>
        <w:rPr>
          <w:rStyle w:val="FootnoteReference"/>
        </w:rPr>
        <w:footnoteRef/>
      </w:r>
      <w:r>
        <w:t xml:space="preserve"> </w:t>
      </w:r>
      <w:hyperlink r:id="rId1" w:history="1">
        <w:r w:rsidRPr="00F30726">
          <w:rPr>
            <w:rStyle w:val="Hyperlink"/>
          </w:rPr>
          <w:t>http://www.w3.org/ns/ssn/</w:t>
        </w:r>
      </w:hyperlink>
    </w:p>
  </w:footnote>
  <w:footnote w:id="10">
    <w:p w14:paraId="25631F8F" w14:textId="6B49DF7F" w:rsidR="00692B1E" w:rsidRPr="00046E73" w:rsidRDefault="00692B1E">
      <w:pPr>
        <w:pStyle w:val="FootnoteText"/>
        <w:rPr>
          <w:lang w:val="en-CA"/>
        </w:rPr>
      </w:pPr>
      <w:r>
        <w:rPr>
          <w:rStyle w:val="FootnoteReference"/>
        </w:rPr>
        <w:footnoteRef/>
      </w:r>
      <w:r>
        <w:t xml:space="preserve"> </w:t>
      </w:r>
      <w:r w:rsidRPr="00046E73">
        <w:t>http://www23.statcan.gc.ca/imdb/p3Var.pl?Function=DEC&amp;Id=24101</w:t>
      </w:r>
    </w:p>
  </w:footnote>
  <w:footnote w:id="11">
    <w:p w14:paraId="6F87F670" w14:textId="77777777" w:rsidR="00692B1E" w:rsidRDefault="00692B1E">
      <w:pPr>
        <w:pStyle w:val="FootnoteText"/>
      </w:pPr>
      <w:r>
        <w:rPr>
          <w:rStyle w:val="FootnoteReference"/>
        </w:rPr>
        <w:footnoteRef/>
      </w:r>
      <w:r>
        <w:t xml:space="preserve"> </w:t>
      </w:r>
      <w:r w:rsidRPr="00827DD8">
        <w:t>http://schema.org/</w:t>
      </w:r>
    </w:p>
  </w:footnote>
  <w:footnote w:id="12">
    <w:p w14:paraId="4E061129" w14:textId="77777777" w:rsidR="00692B1E" w:rsidRDefault="00692B1E">
      <w:pPr>
        <w:pStyle w:val="FootnoteText"/>
      </w:pPr>
      <w:r>
        <w:rPr>
          <w:rStyle w:val="FootnoteReference"/>
        </w:rPr>
        <w:footnoteRef/>
      </w:r>
      <w:r>
        <w:t xml:space="preserve"> </w:t>
      </w:r>
      <w:r w:rsidRPr="00827DD8">
        <w:t>http://ontology.eil.utoronto.ca/GCI/Shelters/GCI-Shelters.html</w:t>
      </w:r>
    </w:p>
  </w:footnote>
  <w:footnote w:id="13">
    <w:p w14:paraId="59CD3014" w14:textId="77777777" w:rsidR="00692B1E" w:rsidRDefault="00692B1E">
      <w:pPr>
        <w:pStyle w:val="FootnoteText"/>
      </w:pPr>
      <w:r>
        <w:rPr>
          <w:rStyle w:val="FootnoteReference"/>
        </w:rPr>
        <w:footnoteRef/>
      </w:r>
      <w:r>
        <w:t xml:space="preserve"> </w:t>
      </w:r>
      <w:r w:rsidRPr="005B2B4C">
        <w:t>http://ontology.eil.utoronto.ca/tove/organization.html</w:t>
      </w:r>
    </w:p>
  </w:footnote>
  <w:footnote w:id="14">
    <w:p w14:paraId="2EAE6E34" w14:textId="77777777" w:rsidR="00692B1E" w:rsidRDefault="00692B1E" w:rsidP="00C36CB8">
      <w:pPr>
        <w:pStyle w:val="FootnoteText"/>
      </w:pPr>
      <w:r>
        <w:rPr>
          <w:rStyle w:val="FootnoteReference"/>
        </w:rPr>
        <w:footnoteRef/>
      </w:r>
      <w:r>
        <w:t xml:space="preserve"> </w:t>
      </w:r>
      <w:r w:rsidRPr="005B2B4C">
        <w:t>http://www.pms.ifi.lmu.de/rewerse-wga1/otn/OTN.owl</w:t>
      </w:r>
    </w:p>
  </w:footnote>
  <w:footnote w:id="15">
    <w:p w14:paraId="4979EED5" w14:textId="1603F09E" w:rsidR="00692B1E" w:rsidRPr="001A792D" w:rsidRDefault="00692B1E">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6">
    <w:p w14:paraId="1A6DAD25" w14:textId="77777777" w:rsidR="00692B1E" w:rsidRDefault="00692B1E">
      <w:pPr>
        <w:pStyle w:val="FootnoteText"/>
      </w:pPr>
      <w:r>
        <w:rPr>
          <w:rStyle w:val="FootnoteReference"/>
        </w:rPr>
        <w:footnoteRef/>
      </w:r>
      <w:r>
        <w:t xml:space="preserve"> N</w:t>
      </w:r>
      <w:r>
        <w:rPr>
          <w:rFonts w:ascii="Times-Roman" w:hAnsi="Times-Roman" w:cs="Times-Roman"/>
          <w:lang w:val="en-CA" w:bidi="ar-SA"/>
        </w:rPr>
        <w:t>ot available online</w:t>
      </w:r>
    </w:p>
  </w:footnote>
  <w:footnote w:id="17">
    <w:p w14:paraId="5A4E9820" w14:textId="77777777" w:rsidR="00692B1E" w:rsidRPr="00457661" w:rsidRDefault="00692B1E" w:rsidP="001A6211">
      <w:pPr>
        <w:pStyle w:val="FootnoteText"/>
        <w:rPr>
          <w:lang w:val="en-CA"/>
        </w:rPr>
      </w:pPr>
      <w:r>
        <w:rPr>
          <w:rStyle w:val="FootnoteReference"/>
        </w:rPr>
        <w:footnoteRef/>
      </w:r>
      <w:r>
        <w:t xml:space="preserve"> </w:t>
      </w:r>
      <w:r w:rsidRPr="00457661">
        <w:t>https://www.w3.org/TR/sparql11-overview/</w:t>
      </w:r>
    </w:p>
  </w:footnote>
  <w:footnote w:id="18">
    <w:p w14:paraId="0F29DEC6" w14:textId="77777777" w:rsidR="00692B1E" w:rsidRPr="00FE081C" w:rsidRDefault="00692B1E" w:rsidP="0024077A">
      <w:pPr>
        <w:pStyle w:val="FootnoteText"/>
        <w:rPr>
          <w:lang w:val="en-CA"/>
        </w:rPr>
      </w:pPr>
      <w:r>
        <w:rPr>
          <w:rStyle w:val="FootnoteReference"/>
        </w:rPr>
        <w:footnoteRef/>
      </w:r>
      <w:r>
        <w:t xml:space="preserve"> </w:t>
      </w:r>
      <w:r w:rsidRPr="00FE081C">
        <w:t>http://usc-isi-i2.github.io/karma/</w:t>
      </w:r>
    </w:p>
  </w:footnote>
  <w:footnote w:id="19">
    <w:p w14:paraId="54541E35" w14:textId="77777777" w:rsidR="00692B1E" w:rsidRPr="00115140" w:rsidRDefault="00692B1E" w:rsidP="0024077A">
      <w:pPr>
        <w:pStyle w:val="FootnoteText"/>
        <w:rPr>
          <w:lang w:val="en-CA"/>
        </w:rPr>
      </w:pPr>
      <w:r>
        <w:rPr>
          <w:rStyle w:val="FootnoteReference"/>
        </w:rPr>
        <w:footnoteRef/>
      </w:r>
      <w:r>
        <w:t xml:space="preserve"> </w:t>
      </w:r>
      <w:r w:rsidRPr="00784DD1">
        <w:rPr>
          <w:sz w:val="21"/>
        </w:rPr>
        <w:t>http://ontology.eil.utoronto.ca/icity/</w:t>
      </w:r>
      <w:r>
        <w:rPr>
          <w:sz w:val="21"/>
        </w:rPr>
        <w:t>Observations</w:t>
      </w:r>
    </w:p>
  </w:footnote>
  <w:footnote w:id="20">
    <w:p w14:paraId="3A17ADA6" w14:textId="77777777" w:rsidR="00692B1E" w:rsidRPr="00115140" w:rsidRDefault="00692B1E" w:rsidP="0024077A">
      <w:pPr>
        <w:pStyle w:val="FootnoteText"/>
        <w:rPr>
          <w:lang w:val="en-CA"/>
        </w:rPr>
      </w:pPr>
      <w:r>
        <w:rPr>
          <w:rStyle w:val="FootnoteReference"/>
        </w:rPr>
        <w:footnoteRef/>
      </w:r>
      <w:r>
        <w:t xml:space="preserve"> </w:t>
      </w:r>
      <w:r w:rsidRPr="00784DD1">
        <w:rPr>
          <w:sz w:val="21"/>
        </w:rPr>
        <w:t>http://ontology.eil.utoronto.ca/icity/</w:t>
      </w:r>
      <w:r>
        <w:rPr>
          <w:sz w:val="21"/>
        </w:rPr>
        <w:t>TransportationSystem</w:t>
      </w:r>
    </w:p>
  </w:footnote>
  <w:footnote w:id="21">
    <w:p w14:paraId="396D7D57" w14:textId="77777777" w:rsidR="00692B1E" w:rsidRPr="00714E46" w:rsidRDefault="00692B1E" w:rsidP="0024077A">
      <w:pPr>
        <w:pStyle w:val="FootnoteText"/>
        <w:rPr>
          <w:lang w:val="en-CA"/>
        </w:rPr>
      </w:pPr>
      <w:r>
        <w:rPr>
          <w:rStyle w:val="FootnoteReference"/>
        </w:rPr>
        <w:footnoteRef/>
      </w:r>
      <w:r>
        <w:t xml:space="preserve"> </w:t>
      </w:r>
      <w:r>
        <w:rPr>
          <w:lang w:val="en-CA"/>
        </w:rPr>
        <w:t xml:space="preserve">As defined by the W3C standard for XML Schema Definition Language: </w:t>
      </w:r>
      <w:r w:rsidRPr="00714E46">
        <w:rPr>
          <w:lang w:val="en-CA"/>
        </w:rPr>
        <w:t>https://www.w3.org/TR/xmlschema11-2/#dateTimeStamp</w:t>
      </w:r>
    </w:p>
  </w:footnote>
  <w:footnote w:id="22">
    <w:p w14:paraId="386E49BF" w14:textId="77777777" w:rsidR="00692B1E" w:rsidRPr="006860B9" w:rsidRDefault="00692B1E" w:rsidP="0024077A">
      <w:pPr>
        <w:pStyle w:val="FootnoteText"/>
        <w:rPr>
          <w:lang w:val="en-CA"/>
        </w:rPr>
      </w:pPr>
      <w:r>
        <w:rPr>
          <w:rStyle w:val="FootnoteReference"/>
        </w:rPr>
        <w:footnoteRef/>
      </w:r>
      <w:r>
        <w:t xml:space="preserve"> </w:t>
      </w:r>
      <w:r w:rsidRPr="006860B9">
        <w:t>http://ontology.eil.utoronto.ca/icity/</w:t>
      </w:r>
      <w:r>
        <w:t>TransportationSystem</w:t>
      </w:r>
    </w:p>
  </w:footnote>
  <w:footnote w:id="23">
    <w:p w14:paraId="7A1007BD" w14:textId="77777777" w:rsidR="00692B1E" w:rsidRPr="008D50E3" w:rsidRDefault="00692B1E" w:rsidP="0024077A">
      <w:pPr>
        <w:pStyle w:val="FootnoteText"/>
        <w:rPr>
          <w:lang w:val="en-CA"/>
        </w:rPr>
      </w:pPr>
      <w:r>
        <w:rPr>
          <w:rStyle w:val="FootnoteReference"/>
        </w:rPr>
        <w:footnoteRef/>
      </w:r>
      <w:r>
        <w:t xml:space="preserve"> </w:t>
      </w:r>
      <w:r w:rsidRPr="006860B9">
        <w:t>http://ontology.eil.utoronto.ca/icity/</w:t>
      </w:r>
      <w:r>
        <w:t>OM</w:t>
      </w:r>
    </w:p>
  </w:footnote>
  <w:footnote w:id="24">
    <w:p w14:paraId="5405D851" w14:textId="77777777" w:rsidR="00692B1E" w:rsidRPr="00C25E66" w:rsidRDefault="00692B1E" w:rsidP="0024077A">
      <w:pPr>
        <w:pStyle w:val="FootnoteText"/>
        <w:rPr>
          <w:lang w:val="en-CA"/>
        </w:rPr>
      </w:pPr>
      <w:r>
        <w:rPr>
          <w:rStyle w:val="FootnoteReference"/>
        </w:rPr>
        <w:footnoteRef/>
      </w:r>
      <w:r>
        <w:t xml:space="preserve"> </w:t>
      </w:r>
      <w:r w:rsidRPr="006860B9">
        <w:t>http://ontology.eil.utoronto.ca/icity/</w:t>
      </w:r>
      <w:r>
        <w:t>Time</w:t>
      </w:r>
    </w:p>
  </w:footnote>
  <w:footnote w:id="25">
    <w:p w14:paraId="5F58FA41" w14:textId="77777777" w:rsidR="00692B1E" w:rsidRPr="00846739" w:rsidRDefault="00692B1E" w:rsidP="0015597C">
      <w:pPr>
        <w:pStyle w:val="FootnoteText"/>
        <w:rPr>
          <w:lang w:val="en-CA"/>
        </w:rPr>
      </w:pPr>
      <w:r>
        <w:rPr>
          <w:rStyle w:val="FootnoteReference"/>
        </w:rPr>
        <w:footnoteRef/>
      </w:r>
      <w:r>
        <w:t xml:space="preserve"> </w:t>
      </w:r>
      <w:r w:rsidRPr="00846739">
        <w:t>http://usc-isi-i2.github.io/karma/</w:t>
      </w:r>
    </w:p>
  </w:footnote>
  <w:footnote w:id="26">
    <w:p w14:paraId="73856734" w14:textId="77777777" w:rsidR="00692B1E" w:rsidRPr="00E9694B" w:rsidRDefault="00692B1E" w:rsidP="0015597C">
      <w:r>
        <w:rPr>
          <w:rStyle w:val="FootnoteReference"/>
        </w:rPr>
        <w:footnoteRef/>
      </w:r>
      <w:r>
        <w:t xml:space="preserve"> </w:t>
      </w:r>
      <w:r w:rsidRPr="00E9694B">
        <w:t>https://github.com/usc-isi-i2/Web-Karma/wiki/Batch-Mode-for-RDF-Generation</w:t>
      </w:r>
    </w:p>
    <w:p w14:paraId="5FD51CB1" w14:textId="77777777" w:rsidR="00692B1E" w:rsidRPr="00E9694B" w:rsidRDefault="00692B1E" w:rsidP="0015597C">
      <w:pPr>
        <w:pStyle w:val="FootnoteText"/>
        <w:rPr>
          <w:lang w:val="en-CA"/>
        </w:rPr>
      </w:pPr>
    </w:p>
  </w:footnote>
  <w:footnote w:id="27">
    <w:p w14:paraId="7C982207" w14:textId="77777777" w:rsidR="00692B1E" w:rsidRPr="006539A1" w:rsidRDefault="00692B1E" w:rsidP="006539A1">
      <w:pPr>
        <w:pStyle w:val="FootnoteText"/>
        <w:rPr>
          <w:lang w:val="en-CA"/>
        </w:rPr>
      </w:pPr>
      <w:r>
        <w:rPr>
          <w:rStyle w:val="FootnoteReference"/>
        </w:rPr>
        <w:footnoteRef/>
      </w:r>
      <w:r>
        <w:t xml:space="preserve"> </w:t>
      </w:r>
      <w:r w:rsidRPr="006539A1">
        <w:t>http://protege.stanford.edu/</w:t>
      </w:r>
    </w:p>
  </w:footnote>
  <w:footnote w:id="28">
    <w:p w14:paraId="735E7295" w14:textId="77777777" w:rsidR="00692B1E" w:rsidRPr="005B0E28" w:rsidRDefault="00692B1E">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7D10303"/>
    <w:multiLevelType w:val="hybridMultilevel"/>
    <w:tmpl w:val="810A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348CA"/>
    <w:multiLevelType w:val="hybridMultilevel"/>
    <w:tmpl w:val="60EA7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B45B7D"/>
    <w:multiLevelType w:val="hybridMultilevel"/>
    <w:tmpl w:val="364A01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B14F1A"/>
    <w:multiLevelType w:val="multilevel"/>
    <w:tmpl w:val="9E06CC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916F61"/>
    <w:multiLevelType w:val="hybridMultilevel"/>
    <w:tmpl w:val="5B8A49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E65BE1"/>
    <w:multiLevelType w:val="hybridMultilevel"/>
    <w:tmpl w:val="8ECEE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EF7932"/>
    <w:multiLevelType w:val="hybridMultilevel"/>
    <w:tmpl w:val="8C2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F43FD2"/>
    <w:multiLevelType w:val="hybridMultilevel"/>
    <w:tmpl w:val="144E61B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15:restartNumberingAfterBreak="0">
    <w:nsid w:val="262A444C"/>
    <w:multiLevelType w:val="hybridMultilevel"/>
    <w:tmpl w:val="AA54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B2C5EFF"/>
    <w:multiLevelType w:val="hybridMultilevel"/>
    <w:tmpl w:val="42CAB94A"/>
    <w:lvl w:ilvl="0" w:tplc="1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CC5FBA"/>
    <w:multiLevelType w:val="hybridMultilevel"/>
    <w:tmpl w:val="5764F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F06F31"/>
    <w:multiLevelType w:val="hybridMultilevel"/>
    <w:tmpl w:val="FECA4182"/>
    <w:lvl w:ilvl="0" w:tplc="3536A1B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F01DAD"/>
    <w:multiLevelType w:val="hybridMultilevel"/>
    <w:tmpl w:val="0D7213BC"/>
    <w:lvl w:ilvl="0" w:tplc="5BFEA9E6">
      <w:start w:val="1"/>
      <w:numFmt w:val="decimal"/>
      <w:lvlText w:val="(%1)"/>
      <w:lvlJc w:val="left"/>
      <w:pPr>
        <w:ind w:left="720" w:hanging="360"/>
      </w:pPr>
      <w:rPr>
        <w:rFonts w:hint="default"/>
      </w:rPr>
    </w:lvl>
    <w:lvl w:ilvl="1" w:tplc="CB8E958A">
      <w:start w:val="1"/>
      <w:numFmt w:val="lowerRoman"/>
      <w:lvlText w:val="%2."/>
      <w:lvlJc w:val="right"/>
      <w:pPr>
        <w:ind w:left="1440" w:hanging="360"/>
      </w:pPr>
      <w:rPr>
        <w:rFonts w:asciiTheme="minorHAnsi" w:hAnsiTheme="minorHAnsi" w:cstheme="minorHAnsi" w:hint="default"/>
        <w:sz w:val="24"/>
      </w:rPr>
    </w:lvl>
    <w:lvl w:ilvl="2" w:tplc="CB8E958A">
      <w:start w:val="1"/>
      <w:numFmt w:val="lowerRoman"/>
      <w:lvlText w:val="%3."/>
      <w:lvlJc w:val="right"/>
      <w:pPr>
        <w:ind w:left="2160" w:hanging="180"/>
      </w:pPr>
      <w:rPr>
        <w:rFonts w:asciiTheme="minorHAnsi" w:hAnsiTheme="minorHAnsi" w:cstheme="minorHAnsi" w:hint="default"/>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2B7B5B"/>
    <w:multiLevelType w:val="hybridMultilevel"/>
    <w:tmpl w:val="3C587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F64808"/>
    <w:multiLevelType w:val="hybridMultilevel"/>
    <w:tmpl w:val="3B9E79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AE374F"/>
    <w:multiLevelType w:val="hybridMultilevel"/>
    <w:tmpl w:val="00062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5FC557E6"/>
    <w:multiLevelType w:val="hybridMultilevel"/>
    <w:tmpl w:val="7380658E"/>
    <w:lvl w:ilvl="0" w:tplc="CA1287E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6F6D57"/>
    <w:multiLevelType w:val="hybridMultilevel"/>
    <w:tmpl w:val="C864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F04660"/>
    <w:multiLevelType w:val="hybridMultilevel"/>
    <w:tmpl w:val="2C505A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BD33D43"/>
    <w:multiLevelType w:val="hybridMultilevel"/>
    <w:tmpl w:val="04FA5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4322C6"/>
    <w:multiLevelType w:val="hybridMultilevel"/>
    <w:tmpl w:val="7E54EF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713557C0"/>
    <w:multiLevelType w:val="hybridMultilevel"/>
    <w:tmpl w:val="4612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602918"/>
    <w:multiLevelType w:val="hybridMultilevel"/>
    <w:tmpl w:val="5510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3D86C51"/>
    <w:multiLevelType w:val="hybridMultilevel"/>
    <w:tmpl w:val="4D32D6AC"/>
    <w:lvl w:ilvl="0" w:tplc="A0B85BFC">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3"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8AB1540"/>
    <w:multiLevelType w:val="hybridMultilevel"/>
    <w:tmpl w:val="CD5CB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2118FA"/>
    <w:multiLevelType w:val="hybridMultilevel"/>
    <w:tmpl w:val="5F969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E5718F"/>
    <w:multiLevelType w:val="hybridMultilevel"/>
    <w:tmpl w:val="CE809AE4"/>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41"/>
  </w:num>
  <w:num w:numId="3">
    <w:abstractNumId w:val="1"/>
  </w:num>
  <w:num w:numId="4">
    <w:abstractNumId w:val="17"/>
  </w:num>
  <w:num w:numId="5">
    <w:abstractNumId w:val="38"/>
  </w:num>
  <w:num w:numId="6">
    <w:abstractNumId w:val="49"/>
  </w:num>
  <w:num w:numId="7">
    <w:abstractNumId w:val="27"/>
  </w:num>
  <w:num w:numId="8">
    <w:abstractNumId w:val="46"/>
  </w:num>
  <w:num w:numId="9">
    <w:abstractNumId w:val="4"/>
  </w:num>
  <w:num w:numId="10">
    <w:abstractNumId w:val="47"/>
  </w:num>
  <w:num w:numId="11">
    <w:abstractNumId w:val="15"/>
  </w:num>
  <w:num w:numId="12">
    <w:abstractNumId w:val="8"/>
  </w:num>
  <w:num w:numId="13">
    <w:abstractNumId w:val="3"/>
  </w:num>
  <w:num w:numId="14">
    <w:abstractNumId w:val="10"/>
  </w:num>
  <w:num w:numId="15">
    <w:abstractNumId w:val="22"/>
  </w:num>
  <w:num w:numId="16">
    <w:abstractNumId w:val="20"/>
  </w:num>
  <w:num w:numId="17">
    <w:abstractNumId w:val="44"/>
  </w:num>
  <w:num w:numId="18">
    <w:abstractNumId w:val="31"/>
  </w:num>
  <w:num w:numId="19">
    <w:abstractNumId w:val="16"/>
  </w:num>
  <w:num w:numId="20">
    <w:abstractNumId w:val="21"/>
  </w:num>
  <w:num w:numId="21">
    <w:abstractNumId w:val="33"/>
  </w:num>
  <w:num w:numId="22">
    <w:abstractNumId w:val="43"/>
  </w:num>
  <w:num w:numId="23">
    <w:abstractNumId w:val="34"/>
  </w:num>
  <w:num w:numId="24">
    <w:abstractNumId w:val="32"/>
  </w:num>
  <w:num w:numId="25">
    <w:abstractNumId w:val="0"/>
  </w:num>
  <w:num w:numId="26">
    <w:abstractNumId w:val="12"/>
  </w:num>
  <w:num w:numId="27">
    <w:abstractNumId w:val="2"/>
  </w:num>
  <w:num w:numId="28">
    <w:abstractNumId w:val="24"/>
  </w:num>
  <w:num w:numId="29">
    <w:abstractNumId w:val="37"/>
  </w:num>
  <w:num w:numId="30">
    <w:abstractNumId w:val="29"/>
  </w:num>
  <w:num w:numId="31">
    <w:abstractNumId w:val="35"/>
  </w:num>
  <w:num w:numId="32">
    <w:abstractNumId w:val="9"/>
  </w:num>
  <w:num w:numId="33">
    <w:abstractNumId w:val="11"/>
  </w:num>
  <w:num w:numId="34">
    <w:abstractNumId w:val="13"/>
  </w:num>
  <w:num w:numId="35">
    <w:abstractNumId w:val="23"/>
  </w:num>
  <w:num w:numId="36">
    <w:abstractNumId w:val="36"/>
  </w:num>
  <w:num w:numId="37">
    <w:abstractNumId w:val="48"/>
  </w:num>
  <w:num w:numId="38">
    <w:abstractNumId w:val="7"/>
  </w:num>
  <w:num w:numId="39">
    <w:abstractNumId w:val="6"/>
  </w:num>
  <w:num w:numId="40">
    <w:abstractNumId w:val="45"/>
  </w:num>
  <w:num w:numId="41">
    <w:abstractNumId w:val="5"/>
  </w:num>
  <w:num w:numId="42">
    <w:abstractNumId w:val="14"/>
  </w:num>
  <w:num w:numId="43">
    <w:abstractNumId w:val="25"/>
  </w:num>
  <w:num w:numId="44">
    <w:abstractNumId w:val="18"/>
  </w:num>
  <w:num w:numId="4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2"/>
  </w:num>
  <w:num w:numId="47">
    <w:abstractNumId w:val="39"/>
  </w:num>
  <w:num w:numId="48">
    <w:abstractNumId w:val="30"/>
  </w:num>
  <w:num w:numId="49">
    <w:abstractNumId w:val="28"/>
  </w:num>
  <w:num w:numId="50">
    <w:abstractNumId w:val="19"/>
  </w:num>
  <w:num w:numId="51">
    <w:abstractNumId w:val="40"/>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Katsumi">
    <w15:presenceInfo w15:providerId="Windows Live" w15:userId="3a3cdae67c2c63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1570"/>
    <w:rsid w:val="00000334"/>
    <w:rsid w:val="0000153B"/>
    <w:rsid w:val="00002232"/>
    <w:rsid w:val="00003230"/>
    <w:rsid w:val="00003303"/>
    <w:rsid w:val="00003764"/>
    <w:rsid w:val="00004241"/>
    <w:rsid w:val="000050A4"/>
    <w:rsid w:val="0000590A"/>
    <w:rsid w:val="00005C26"/>
    <w:rsid w:val="00007795"/>
    <w:rsid w:val="0001086A"/>
    <w:rsid w:val="000117A5"/>
    <w:rsid w:val="00011C71"/>
    <w:rsid w:val="00012119"/>
    <w:rsid w:val="00015A1C"/>
    <w:rsid w:val="00015C47"/>
    <w:rsid w:val="0001629A"/>
    <w:rsid w:val="0001640A"/>
    <w:rsid w:val="00020502"/>
    <w:rsid w:val="00020B99"/>
    <w:rsid w:val="00022431"/>
    <w:rsid w:val="000225DA"/>
    <w:rsid w:val="00022AC1"/>
    <w:rsid w:val="00022B45"/>
    <w:rsid w:val="00022D28"/>
    <w:rsid w:val="0002326D"/>
    <w:rsid w:val="0002418C"/>
    <w:rsid w:val="00024402"/>
    <w:rsid w:val="000253F7"/>
    <w:rsid w:val="00025862"/>
    <w:rsid w:val="00025F2B"/>
    <w:rsid w:val="00025FD3"/>
    <w:rsid w:val="0002692E"/>
    <w:rsid w:val="00026CEF"/>
    <w:rsid w:val="000274B3"/>
    <w:rsid w:val="00030577"/>
    <w:rsid w:val="000306CA"/>
    <w:rsid w:val="0003082E"/>
    <w:rsid w:val="00030D85"/>
    <w:rsid w:val="0003104B"/>
    <w:rsid w:val="0003235F"/>
    <w:rsid w:val="0003253D"/>
    <w:rsid w:val="00033962"/>
    <w:rsid w:val="00033AA0"/>
    <w:rsid w:val="0003690F"/>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77B"/>
    <w:rsid w:val="00046E73"/>
    <w:rsid w:val="000511A3"/>
    <w:rsid w:val="00051B45"/>
    <w:rsid w:val="00055B81"/>
    <w:rsid w:val="00055D84"/>
    <w:rsid w:val="00055FDB"/>
    <w:rsid w:val="000562BB"/>
    <w:rsid w:val="00056363"/>
    <w:rsid w:val="000566DF"/>
    <w:rsid w:val="000600B4"/>
    <w:rsid w:val="00062332"/>
    <w:rsid w:val="00063707"/>
    <w:rsid w:val="00063991"/>
    <w:rsid w:val="00063996"/>
    <w:rsid w:val="00065816"/>
    <w:rsid w:val="00066EB8"/>
    <w:rsid w:val="0006796A"/>
    <w:rsid w:val="00070B80"/>
    <w:rsid w:val="00070E0D"/>
    <w:rsid w:val="00072731"/>
    <w:rsid w:val="0007577F"/>
    <w:rsid w:val="00075AA3"/>
    <w:rsid w:val="0007622D"/>
    <w:rsid w:val="0007681B"/>
    <w:rsid w:val="00077033"/>
    <w:rsid w:val="0007792D"/>
    <w:rsid w:val="00077DD8"/>
    <w:rsid w:val="00077EEA"/>
    <w:rsid w:val="0008093F"/>
    <w:rsid w:val="00081639"/>
    <w:rsid w:val="00082561"/>
    <w:rsid w:val="00082A66"/>
    <w:rsid w:val="00082C83"/>
    <w:rsid w:val="0008527B"/>
    <w:rsid w:val="00086B4C"/>
    <w:rsid w:val="00087D57"/>
    <w:rsid w:val="00090A29"/>
    <w:rsid w:val="0009190F"/>
    <w:rsid w:val="00091950"/>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77F"/>
    <w:rsid w:val="000C4D13"/>
    <w:rsid w:val="000C545C"/>
    <w:rsid w:val="000C6696"/>
    <w:rsid w:val="000C6959"/>
    <w:rsid w:val="000C7020"/>
    <w:rsid w:val="000C7745"/>
    <w:rsid w:val="000C7B23"/>
    <w:rsid w:val="000D021E"/>
    <w:rsid w:val="000D073E"/>
    <w:rsid w:val="000D0EE9"/>
    <w:rsid w:val="000D2B20"/>
    <w:rsid w:val="000D2D51"/>
    <w:rsid w:val="000D3AF9"/>
    <w:rsid w:val="000D6904"/>
    <w:rsid w:val="000D74C8"/>
    <w:rsid w:val="000D7AE5"/>
    <w:rsid w:val="000D7C32"/>
    <w:rsid w:val="000D7C90"/>
    <w:rsid w:val="000D7D67"/>
    <w:rsid w:val="000E0AE7"/>
    <w:rsid w:val="000E0F4C"/>
    <w:rsid w:val="000E10D5"/>
    <w:rsid w:val="000E18FF"/>
    <w:rsid w:val="000E2229"/>
    <w:rsid w:val="000E2370"/>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0FC"/>
    <w:rsid w:val="0010776B"/>
    <w:rsid w:val="00107E77"/>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16A3"/>
    <w:rsid w:val="0012212D"/>
    <w:rsid w:val="001222AE"/>
    <w:rsid w:val="0012265A"/>
    <w:rsid w:val="001232B8"/>
    <w:rsid w:val="00123855"/>
    <w:rsid w:val="00124142"/>
    <w:rsid w:val="00124453"/>
    <w:rsid w:val="001248E6"/>
    <w:rsid w:val="00124C4B"/>
    <w:rsid w:val="00125B98"/>
    <w:rsid w:val="00125E0F"/>
    <w:rsid w:val="00127DA8"/>
    <w:rsid w:val="001301AE"/>
    <w:rsid w:val="00130F0F"/>
    <w:rsid w:val="00131A80"/>
    <w:rsid w:val="00131B2A"/>
    <w:rsid w:val="00131B2E"/>
    <w:rsid w:val="0013210A"/>
    <w:rsid w:val="00133839"/>
    <w:rsid w:val="00133D57"/>
    <w:rsid w:val="00134C72"/>
    <w:rsid w:val="00135DBA"/>
    <w:rsid w:val="00136B29"/>
    <w:rsid w:val="00140D8C"/>
    <w:rsid w:val="001410B1"/>
    <w:rsid w:val="00141D20"/>
    <w:rsid w:val="00141DF1"/>
    <w:rsid w:val="001422EF"/>
    <w:rsid w:val="0014465C"/>
    <w:rsid w:val="001469E2"/>
    <w:rsid w:val="00147C1C"/>
    <w:rsid w:val="0015093A"/>
    <w:rsid w:val="001529B8"/>
    <w:rsid w:val="001546EB"/>
    <w:rsid w:val="00154813"/>
    <w:rsid w:val="00155060"/>
    <w:rsid w:val="00155428"/>
    <w:rsid w:val="0015597C"/>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5F0A"/>
    <w:rsid w:val="001760B2"/>
    <w:rsid w:val="00176FA5"/>
    <w:rsid w:val="0017710E"/>
    <w:rsid w:val="0017750F"/>
    <w:rsid w:val="001809E9"/>
    <w:rsid w:val="001819C1"/>
    <w:rsid w:val="00181BCD"/>
    <w:rsid w:val="00181DAA"/>
    <w:rsid w:val="00182F91"/>
    <w:rsid w:val="00183346"/>
    <w:rsid w:val="0018442F"/>
    <w:rsid w:val="00184455"/>
    <w:rsid w:val="001859D3"/>
    <w:rsid w:val="00186885"/>
    <w:rsid w:val="00187584"/>
    <w:rsid w:val="001878B7"/>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211"/>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329"/>
    <w:rsid w:val="001C192B"/>
    <w:rsid w:val="001C1ECD"/>
    <w:rsid w:val="001C1F21"/>
    <w:rsid w:val="001C20EB"/>
    <w:rsid w:val="001C2A47"/>
    <w:rsid w:val="001C2B10"/>
    <w:rsid w:val="001C3B00"/>
    <w:rsid w:val="001C45CD"/>
    <w:rsid w:val="001C4E8E"/>
    <w:rsid w:val="001C5A01"/>
    <w:rsid w:val="001C600E"/>
    <w:rsid w:val="001C6A89"/>
    <w:rsid w:val="001C7E03"/>
    <w:rsid w:val="001D0540"/>
    <w:rsid w:val="001D1384"/>
    <w:rsid w:val="001D1B93"/>
    <w:rsid w:val="001D23BA"/>
    <w:rsid w:val="001D2538"/>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1F669D"/>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8F6"/>
    <w:rsid w:val="00235B5F"/>
    <w:rsid w:val="0023704E"/>
    <w:rsid w:val="00237391"/>
    <w:rsid w:val="00237F66"/>
    <w:rsid w:val="0024077A"/>
    <w:rsid w:val="00240C97"/>
    <w:rsid w:val="002417DA"/>
    <w:rsid w:val="002439D3"/>
    <w:rsid w:val="00244D2C"/>
    <w:rsid w:val="0024607C"/>
    <w:rsid w:val="00247E8B"/>
    <w:rsid w:val="002515AE"/>
    <w:rsid w:val="00251F46"/>
    <w:rsid w:val="0025317E"/>
    <w:rsid w:val="0025356D"/>
    <w:rsid w:val="00254311"/>
    <w:rsid w:val="00254DB4"/>
    <w:rsid w:val="00254E5A"/>
    <w:rsid w:val="002551E6"/>
    <w:rsid w:val="00255B76"/>
    <w:rsid w:val="00257B0C"/>
    <w:rsid w:val="00261D05"/>
    <w:rsid w:val="00261E64"/>
    <w:rsid w:val="00261F7F"/>
    <w:rsid w:val="002626F5"/>
    <w:rsid w:val="00262946"/>
    <w:rsid w:val="002630F2"/>
    <w:rsid w:val="002630FB"/>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054A"/>
    <w:rsid w:val="00281C77"/>
    <w:rsid w:val="00283F74"/>
    <w:rsid w:val="002840F8"/>
    <w:rsid w:val="00284650"/>
    <w:rsid w:val="00284B0F"/>
    <w:rsid w:val="00285647"/>
    <w:rsid w:val="002862FC"/>
    <w:rsid w:val="00287BC3"/>
    <w:rsid w:val="00290AF0"/>
    <w:rsid w:val="00290D3B"/>
    <w:rsid w:val="0029174B"/>
    <w:rsid w:val="002918B6"/>
    <w:rsid w:val="00291BE3"/>
    <w:rsid w:val="0029203C"/>
    <w:rsid w:val="0029246E"/>
    <w:rsid w:val="00292F36"/>
    <w:rsid w:val="00292F57"/>
    <w:rsid w:val="00294061"/>
    <w:rsid w:val="00294C07"/>
    <w:rsid w:val="00294E05"/>
    <w:rsid w:val="00295676"/>
    <w:rsid w:val="00297428"/>
    <w:rsid w:val="002A1141"/>
    <w:rsid w:val="002A2024"/>
    <w:rsid w:val="002A21B1"/>
    <w:rsid w:val="002A2608"/>
    <w:rsid w:val="002A2C7E"/>
    <w:rsid w:val="002A3EDA"/>
    <w:rsid w:val="002A4A86"/>
    <w:rsid w:val="002A514F"/>
    <w:rsid w:val="002A6246"/>
    <w:rsid w:val="002A65F9"/>
    <w:rsid w:val="002A6C67"/>
    <w:rsid w:val="002B00FB"/>
    <w:rsid w:val="002B09D4"/>
    <w:rsid w:val="002B0B5C"/>
    <w:rsid w:val="002B207C"/>
    <w:rsid w:val="002B28F0"/>
    <w:rsid w:val="002B2AAB"/>
    <w:rsid w:val="002B3F58"/>
    <w:rsid w:val="002B6171"/>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1FD9"/>
    <w:rsid w:val="002E2080"/>
    <w:rsid w:val="002E21C6"/>
    <w:rsid w:val="002E336F"/>
    <w:rsid w:val="002E36B4"/>
    <w:rsid w:val="002E36E8"/>
    <w:rsid w:val="002E3B0E"/>
    <w:rsid w:val="002E4131"/>
    <w:rsid w:val="002E5F98"/>
    <w:rsid w:val="002E611F"/>
    <w:rsid w:val="002E6C09"/>
    <w:rsid w:val="002E74DC"/>
    <w:rsid w:val="002E7622"/>
    <w:rsid w:val="002F0C0F"/>
    <w:rsid w:val="002F0EF1"/>
    <w:rsid w:val="002F1071"/>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270D"/>
    <w:rsid w:val="00315576"/>
    <w:rsid w:val="00315D14"/>
    <w:rsid w:val="00316A06"/>
    <w:rsid w:val="00320390"/>
    <w:rsid w:val="00320C3A"/>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187"/>
    <w:rsid w:val="0034537C"/>
    <w:rsid w:val="00345902"/>
    <w:rsid w:val="00345927"/>
    <w:rsid w:val="003463CF"/>
    <w:rsid w:val="0034768F"/>
    <w:rsid w:val="003476E3"/>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66841"/>
    <w:rsid w:val="003706FD"/>
    <w:rsid w:val="00371F08"/>
    <w:rsid w:val="00371F6C"/>
    <w:rsid w:val="003722D4"/>
    <w:rsid w:val="003759E8"/>
    <w:rsid w:val="00376508"/>
    <w:rsid w:val="00376703"/>
    <w:rsid w:val="00376B36"/>
    <w:rsid w:val="00380FBA"/>
    <w:rsid w:val="00381B6D"/>
    <w:rsid w:val="003825E7"/>
    <w:rsid w:val="00382AA3"/>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6195"/>
    <w:rsid w:val="003978C5"/>
    <w:rsid w:val="003A0FD1"/>
    <w:rsid w:val="003A1F01"/>
    <w:rsid w:val="003A4251"/>
    <w:rsid w:val="003A4B14"/>
    <w:rsid w:val="003A68E1"/>
    <w:rsid w:val="003A74B9"/>
    <w:rsid w:val="003A7A7C"/>
    <w:rsid w:val="003A7D7E"/>
    <w:rsid w:val="003B0333"/>
    <w:rsid w:val="003B1405"/>
    <w:rsid w:val="003B2292"/>
    <w:rsid w:val="003B2540"/>
    <w:rsid w:val="003B2F98"/>
    <w:rsid w:val="003B455C"/>
    <w:rsid w:val="003B4D7A"/>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2606"/>
    <w:rsid w:val="003F458D"/>
    <w:rsid w:val="003F4762"/>
    <w:rsid w:val="003F4B8C"/>
    <w:rsid w:val="003F50C7"/>
    <w:rsid w:val="003F552F"/>
    <w:rsid w:val="003F6149"/>
    <w:rsid w:val="003F6348"/>
    <w:rsid w:val="003F6A24"/>
    <w:rsid w:val="003F6E41"/>
    <w:rsid w:val="003F7257"/>
    <w:rsid w:val="003F7A96"/>
    <w:rsid w:val="004004BA"/>
    <w:rsid w:val="00400809"/>
    <w:rsid w:val="004014D3"/>
    <w:rsid w:val="00401982"/>
    <w:rsid w:val="004019D1"/>
    <w:rsid w:val="00401F7C"/>
    <w:rsid w:val="00401FFF"/>
    <w:rsid w:val="00402C7E"/>
    <w:rsid w:val="004032A3"/>
    <w:rsid w:val="00403B49"/>
    <w:rsid w:val="0040449F"/>
    <w:rsid w:val="0040482C"/>
    <w:rsid w:val="004053E0"/>
    <w:rsid w:val="00405984"/>
    <w:rsid w:val="00405D2A"/>
    <w:rsid w:val="0040617A"/>
    <w:rsid w:val="0040754B"/>
    <w:rsid w:val="00407BDE"/>
    <w:rsid w:val="004100A2"/>
    <w:rsid w:val="004108C3"/>
    <w:rsid w:val="00412279"/>
    <w:rsid w:val="00413420"/>
    <w:rsid w:val="0041369F"/>
    <w:rsid w:val="0041386A"/>
    <w:rsid w:val="00414538"/>
    <w:rsid w:val="00414B5E"/>
    <w:rsid w:val="00414DCD"/>
    <w:rsid w:val="00414E85"/>
    <w:rsid w:val="0041621A"/>
    <w:rsid w:val="00416D5D"/>
    <w:rsid w:val="0041724B"/>
    <w:rsid w:val="00417649"/>
    <w:rsid w:val="0041768B"/>
    <w:rsid w:val="00420889"/>
    <w:rsid w:val="00420EC6"/>
    <w:rsid w:val="00421190"/>
    <w:rsid w:val="00422F47"/>
    <w:rsid w:val="00423BF6"/>
    <w:rsid w:val="00423D4F"/>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3E1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B74"/>
    <w:rsid w:val="00464B54"/>
    <w:rsid w:val="00464F72"/>
    <w:rsid w:val="00464F88"/>
    <w:rsid w:val="00464FE5"/>
    <w:rsid w:val="00465293"/>
    <w:rsid w:val="00466239"/>
    <w:rsid w:val="00466487"/>
    <w:rsid w:val="00467446"/>
    <w:rsid w:val="00467AC6"/>
    <w:rsid w:val="0047062D"/>
    <w:rsid w:val="00470842"/>
    <w:rsid w:val="00470DA9"/>
    <w:rsid w:val="00471164"/>
    <w:rsid w:val="0047255E"/>
    <w:rsid w:val="0047483E"/>
    <w:rsid w:val="00475AE4"/>
    <w:rsid w:val="00476DD3"/>
    <w:rsid w:val="00477461"/>
    <w:rsid w:val="00477679"/>
    <w:rsid w:val="00480268"/>
    <w:rsid w:val="00480C2A"/>
    <w:rsid w:val="004816C9"/>
    <w:rsid w:val="00481D2C"/>
    <w:rsid w:val="0048221A"/>
    <w:rsid w:val="00483CCF"/>
    <w:rsid w:val="0048453A"/>
    <w:rsid w:val="00484B3B"/>
    <w:rsid w:val="00484CAA"/>
    <w:rsid w:val="004852EA"/>
    <w:rsid w:val="00485C15"/>
    <w:rsid w:val="00485FCB"/>
    <w:rsid w:val="0048663B"/>
    <w:rsid w:val="00486923"/>
    <w:rsid w:val="004872D5"/>
    <w:rsid w:val="0048795D"/>
    <w:rsid w:val="0049031C"/>
    <w:rsid w:val="00490BBC"/>
    <w:rsid w:val="00490FC2"/>
    <w:rsid w:val="004910EB"/>
    <w:rsid w:val="0049134E"/>
    <w:rsid w:val="00491837"/>
    <w:rsid w:val="00491D6C"/>
    <w:rsid w:val="00492B81"/>
    <w:rsid w:val="00492E43"/>
    <w:rsid w:val="004931D2"/>
    <w:rsid w:val="00493FE1"/>
    <w:rsid w:val="00494297"/>
    <w:rsid w:val="00494EAA"/>
    <w:rsid w:val="004973F3"/>
    <w:rsid w:val="00497B92"/>
    <w:rsid w:val="004A0A6B"/>
    <w:rsid w:val="004A11A0"/>
    <w:rsid w:val="004A1427"/>
    <w:rsid w:val="004A2671"/>
    <w:rsid w:val="004A370E"/>
    <w:rsid w:val="004A376A"/>
    <w:rsid w:val="004A3CFD"/>
    <w:rsid w:val="004A4928"/>
    <w:rsid w:val="004A52BD"/>
    <w:rsid w:val="004A63B2"/>
    <w:rsid w:val="004A66F6"/>
    <w:rsid w:val="004B0399"/>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444C"/>
    <w:rsid w:val="004D4654"/>
    <w:rsid w:val="004D66F4"/>
    <w:rsid w:val="004D75E9"/>
    <w:rsid w:val="004D79D8"/>
    <w:rsid w:val="004D7DF1"/>
    <w:rsid w:val="004E01E5"/>
    <w:rsid w:val="004E1082"/>
    <w:rsid w:val="004E1ED2"/>
    <w:rsid w:val="004E2B7F"/>
    <w:rsid w:val="004E353F"/>
    <w:rsid w:val="004E3D0A"/>
    <w:rsid w:val="004E3E33"/>
    <w:rsid w:val="004E50C3"/>
    <w:rsid w:val="004E5463"/>
    <w:rsid w:val="004E56DE"/>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4720"/>
    <w:rsid w:val="005053E8"/>
    <w:rsid w:val="0050576E"/>
    <w:rsid w:val="0050598D"/>
    <w:rsid w:val="00510CD2"/>
    <w:rsid w:val="00510D38"/>
    <w:rsid w:val="00510DA3"/>
    <w:rsid w:val="00510F2B"/>
    <w:rsid w:val="005119C6"/>
    <w:rsid w:val="00512299"/>
    <w:rsid w:val="005132E8"/>
    <w:rsid w:val="00514173"/>
    <w:rsid w:val="00514882"/>
    <w:rsid w:val="005148B3"/>
    <w:rsid w:val="00514D83"/>
    <w:rsid w:val="00515D05"/>
    <w:rsid w:val="00517D8F"/>
    <w:rsid w:val="00520123"/>
    <w:rsid w:val="00520AAA"/>
    <w:rsid w:val="00521EE2"/>
    <w:rsid w:val="00521F4F"/>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2C8"/>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33A"/>
    <w:rsid w:val="005565E5"/>
    <w:rsid w:val="00556A8D"/>
    <w:rsid w:val="0055741E"/>
    <w:rsid w:val="00557F2D"/>
    <w:rsid w:val="00557F3B"/>
    <w:rsid w:val="00560C95"/>
    <w:rsid w:val="00560F3F"/>
    <w:rsid w:val="00561056"/>
    <w:rsid w:val="00561254"/>
    <w:rsid w:val="00561CA2"/>
    <w:rsid w:val="005622FC"/>
    <w:rsid w:val="005631B0"/>
    <w:rsid w:val="005631DB"/>
    <w:rsid w:val="00563609"/>
    <w:rsid w:val="005639AD"/>
    <w:rsid w:val="0056419C"/>
    <w:rsid w:val="005642BB"/>
    <w:rsid w:val="00564626"/>
    <w:rsid w:val="0056469A"/>
    <w:rsid w:val="005652CE"/>
    <w:rsid w:val="00565650"/>
    <w:rsid w:val="00565C6B"/>
    <w:rsid w:val="00565EE7"/>
    <w:rsid w:val="00566694"/>
    <w:rsid w:val="00566BCC"/>
    <w:rsid w:val="0056778D"/>
    <w:rsid w:val="00567FDF"/>
    <w:rsid w:val="00570F4F"/>
    <w:rsid w:val="00571AFD"/>
    <w:rsid w:val="00571DAE"/>
    <w:rsid w:val="005734B9"/>
    <w:rsid w:val="005749BB"/>
    <w:rsid w:val="00574C80"/>
    <w:rsid w:val="00574D94"/>
    <w:rsid w:val="00574E04"/>
    <w:rsid w:val="00576274"/>
    <w:rsid w:val="00576975"/>
    <w:rsid w:val="005769DF"/>
    <w:rsid w:val="00576D1D"/>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B758E"/>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C7810"/>
    <w:rsid w:val="005D0B2D"/>
    <w:rsid w:val="005D0FBF"/>
    <w:rsid w:val="005D1C20"/>
    <w:rsid w:val="005D28F4"/>
    <w:rsid w:val="005D3386"/>
    <w:rsid w:val="005D38DC"/>
    <w:rsid w:val="005D3A61"/>
    <w:rsid w:val="005D44C9"/>
    <w:rsid w:val="005D4E06"/>
    <w:rsid w:val="005D4E2C"/>
    <w:rsid w:val="005D56A5"/>
    <w:rsid w:val="005D59CC"/>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0BBD"/>
    <w:rsid w:val="005F0F5A"/>
    <w:rsid w:val="005F3C16"/>
    <w:rsid w:val="005F5656"/>
    <w:rsid w:val="005F57B5"/>
    <w:rsid w:val="005F6193"/>
    <w:rsid w:val="005F67F8"/>
    <w:rsid w:val="005F681C"/>
    <w:rsid w:val="005F7459"/>
    <w:rsid w:val="005F7DA5"/>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4979"/>
    <w:rsid w:val="00665086"/>
    <w:rsid w:val="00667888"/>
    <w:rsid w:val="00667926"/>
    <w:rsid w:val="0067071B"/>
    <w:rsid w:val="00671DA3"/>
    <w:rsid w:val="00671E67"/>
    <w:rsid w:val="00672FFC"/>
    <w:rsid w:val="006752C7"/>
    <w:rsid w:val="0067572F"/>
    <w:rsid w:val="00675C3D"/>
    <w:rsid w:val="00675F84"/>
    <w:rsid w:val="006763D1"/>
    <w:rsid w:val="00676875"/>
    <w:rsid w:val="00676DDE"/>
    <w:rsid w:val="006779B7"/>
    <w:rsid w:val="00677C22"/>
    <w:rsid w:val="00680235"/>
    <w:rsid w:val="00680A88"/>
    <w:rsid w:val="00680CBC"/>
    <w:rsid w:val="0068162D"/>
    <w:rsid w:val="00681BCD"/>
    <w:rsid w:val="00682F22"/>
    <w:rsid w:val="006841E7"/>
    <w:rsid w:val="0068608F"/>
    <w:rsid w:val="00686921"/>
    <w:rsid w:val="00686C04"/>
    <w:rsid w:val="00687AE6"/>
    <w:rsid w:val="006908A2"/>
    <w:rsid w:val="006908F9"/>
    <w:rsid w:val="006914EE"/>
    <w:rsid w:val="00691E55"/>
    <w:rsid w:val="00692917"/>
    <w:rsid w:val="00692B1E"/>
    <w:rsid w:val="00692F12"/>
    <w:rsid w:val="0069371E"/>
    <w:rsid w:val="00693795"/>
    <w:rsid w:val="00693BFD"/>
    <w:rsid w:val="00695539"/>
    <w:rsid w:val="00696098"/>
    <w:rsid w:val="00696236"/>
    <w:rsid w:val="00696518"/>
    <w:rsid w:val="00697022"/>
    <w:rsid w:val="0069706C"/>
    <w:rsid w:val="006A007D"/>
    <w:rsid w:val="006A044F"/>
    <w:rsid w:val="006A04CD"/>
    <w:rsid w:val="006A04E8"/>
    <w:rsid w:val="006A0A1C"/>
    <w:rsid w:val="006A0AAC"/>
    <w:rsid w:val="006A18F4"/>
    <w:rsid w:val="006A1C57"/>
    <w:rsid w:val="006A1D59"/>
    <w:rsid w:val="006A1FB4"/>
    <w:rsid w:val="006A200A"/>
    <w:rsid w:val="006A26AB"/>
    <w:rsid w:val="006A3550"/>
    <w:rsid w:val="006A3E39"/>
    <w:rsid w:val="006A547E"/>
    <w:rsid w:val="006A55F9"/>
    <w:rsid w:val="006A573C"/>
    <w:rsid w:val="006A6A7E"/>
    <w:rsid w:val="006A73EE"/>
    <w:rsid w:val="006A7709"/>
    <w:rsid w:val="006A796E"/>
    <w:rsid w:val="006A79F1"/>
    <w:rsid w:val="006A7C28"/>
    <w:rsid w:val="006B06D3"/>
    <w:rsid w:val="006B09AD"/>
    <w:rsid w:val="006B0EC9"/>
    <w:rsid w:val="006B0F81"/>
    <w:rsid w:val="006B1085"/>
    <w:rsid w:val="006B1183"/>
    <w:rsid w:val="006B1410"/>
    <w:rsid w:val="006B1F7B"/>
    <w:rsid w:val="006B3727"/>
    <w:rsid w:val="006B41BB"/>
    <w:rsid w:val="006B4965"/>
    <w:rsid w:val="006B559D"/>
    <w:rsid w:val="006B7E3B"/>
    <w:rsid w:val="006C01D0"/>
    <w:rsid w:val="006C0740"/>
    <w:rsid w:val="006C131F"/>
    <w:rsid w:val="006C20C9"/>
    <w:rsid w:val="006C2C08"/>
    <w:rsid w:val="006C32BE"/>
    <w:rsid w:val="006C61B0"/>
    <w:rsid w:val="006C6529"/>
    <w:rsid w:val="006C7A58"/>
    <w:rsid w:val="006D16D0"/>
    <w:rsid w:val="006D2A85"/>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4CAA"/>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6FA9"/>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5F8"/>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6D"/>
    <w:rsid w:val="00737AD9"/>
    <w:rsid w:val="00737EFF"/>
    <w:rsid w:val="00740251"/>
    <w:rsid w:val="007419CE"/>
    <w:rsid w:val="00741E3D"/>
    <w:rsid w:val="00742638"/>
    <w:rsid w:val="007429A8"/>
    <w:rsid w:val="00742FFF"/>
    <w:rsid w:val="007437F7"/>
    <w:rsid w:val="00744640"/>
    <w:rsid w:val="00745549"/>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A7"/>
    <w:rsid w:val="007633A9"/>
    <w:rsid w:val="00763A5C"/>
    <w:rsid w:val="00764839"/>
    <w:rsid w:val="007650AC"/>
    <w:rsid w:val="007654A6"/>
    <w:rsid w:val="0076633D"/>
    <w:rsid w:val="007663E5"/>
    <w:rsid w:val="00766700"/>
    <w:rsid w:val="0076675C"/>
    <w:rsid w:val="007678F4"/>
    <w:rsid w:val="00767989"/>
    <w:rsid w:val="00770B33"/>
    <w:rsid w:val="00770F99"/>
    <w:rsid w:val="00771541"/>
    <w:rsid w:val="00771BDD"/>
    <w:rsid w:val="00771F46"/>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1F3A"/>
    <w:rsid w:val="007921D6"/>
    <w:rsid w:val="0079284E"/>
    <w:rsid w:val="007933E5"/>
    <w:rsid w:val="007934C8"/>
    <w:rsid w:val="0079461C"/>
    <w:rsid w:val="0079514B"/>
    <w:rsid w:val="0079549A"/>
    <w:rsid w:val="0079610A"/>
    <w:rsid w:val="007964B7"/>
    <w:rsid w:val="00796664"/>
    <w:rsid w:val="00796B76"/>
    <w:rsid w:val="0079758A"/>
    <w:rsid w:val="007978A3"/>
    <w:rsid w:val="007A0703"/>
    <w:rsid w:val="007A2340"/>
    <w:rsid w:val="007A2834"/>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4F18"/>
    <w:rsid w:val="007B5361"/>
    <w:rsid w:val="007B569F"/>
    <w:rsid w:val="007B59DF"/>
    <w:rsid w:val="007B683E"/>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308"/>
    <w:rsid w:val="007F380B"/>
    <w:rsid w:val="007F39F0"/>
    <w:rsid w:val="007F3BBB"/>
    <w:rsid w:val="007F4062"/>
    <w:rsid w:val="007F6AE3"/>
    <w:rsid w:val="007F6B36"/>
    <w:rsid w:val="007F75FD"/>
    <w:rsid w:val="007F76CA"/>
    <w:rsid w:val="007F7B8D"/>
    <w:rsid w:val="00800752"/>
    <w:rsid w:val="008010DA"/>
    <w:rsid w:val="00802321"/>
    <w:rsid w:val="00803B7C"/>
    <w:rsid w:val="00804490"/>
    <w:rsid w:val="00805271"/>
    <w:rsid w:val="00805310"/>
    <w:rsid w:val="00805906"/>
    <w:rsid w:val="00806205"/>
    <w:rsid w:val="008069AC"/>
    <w:rsid w:val="00806DFE"/>
    <w:rsid w:val="008071BB"/>
    <w:rsid w:val="0080777C"/>
    <w:rsid w:val="00807D4E"/>
    <w:rsid w:val="0081005F"/>
    <w:rsid w:val="00810AC1"/>
    <w:rsid w:val="00810FF1"/>
    <w:rsid w:val="00811688"/>
    <w:rsid w:val="0081249B"/>
    <w:rsid w:val="008129DD"/>
    <w:rsid w:val="00812F4A"/>
    <w:rsid w:val="00813497"/>
    <w:rsid w:val="00813981"/>
    <w:rsid w:val="00813A83"/>
    <w:rsid w:val="00813B62"/>
    <w:rsid w:val="0081495A"/>
    <w:rsid w:val="00814FDC"/>
    <w:rsid w:val="00815140"/>
    <w:rsid w:val="008161C5"/>
    <w:rsid w:val="008166DC"/>
    <w:rsid w:val="00816B3F"/>
    <w:rsid w:val="00817513"/>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1D53"/>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2D36"/>
    <w:rsid w:val="008532E5"/>
    <w:rsid w:val="00854636"/>
    <w:rsid w:val="008551FA"/>
    <w:rsid w:val="00856E41"/>
    <w:rsid w:val="008575B9"/>
    <w:rsid w:val="008608D9"/>
    <w:rsid w:val="00860FAE"/>
    <w:rsid w:val="008626EB"/>
    <w:rsid w:val="008635BB"/>
    <w:rsid w:val="0086459A"/>
    <w:rsid w:val="00865F82"/>
    <w:rsid w:val="008662BA"/>
    <w:rsid w:val="008663AF"/>
    <w:rsid w:val="00867B79"/>
    <w:rsid w:val="008701F0"/>
    <w:rsid w:val="00870880"/>
    <w:rsid w:val="00872DB6"/>
    <w:rsid w:val="00873066"/>
    <w:rsid w:val="00874427"/>
    <w:rsid w:val="008750E6"/>
    <w:rsid w:val="00875497"/>
    <w:rsid w:val="00875549"/>
    <w:rsid w:val="00875E73"/>
    <w:rsid w:val="008803B6"/>
    <w:rsid w:val="008807BA"/>
    <w:rsid w:val="00881236"/>
    <w:rsid w:val="00882108"/>
    <w:rsid w:val="008845CD"/>
    <w:rsid w:val="008857E7"/>
    <w:rsid w:val="00885A48"/>
    <w:rsid w:val="00890347"/>
    <w:rsid w:val="00891743"/>
    <w:rsid w:val="00891ADF"/>
    <w:rsid w:val="00892A73"/>
    <w:rsid w:val="00893232"/>
    <w:rsid w:val="00894131"/>
    <w:rsid w:val="0089518D"/>
    <w:rsid w:val="00895F0B"/>
    <w:rsid w:val="00896202"/>
    <w:rsid w:val="00896B55"/>
    <w:rsid w:val="00896F7F"/>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4F0D"/>
    <w:rsid w:val="008A5076"/>
    <w:rsid w:val="008A5489"/>
    <w:rsid w:val="008A5775"/>
    <w:rsid w:val="008A5BC2"/>
    <w:rsid w:val="008A5F8C"/>
    <w:rsid w:val="008A653D"/>
    <w:rsid w:val="008A6C35"/>
    <w:rsid w:val="008A718B"/>
    <w:rsid w:val="008A7A83"/>
    <w:rsid w:val="008A7BC9"/>
    <w:rsid w:val="008A7F02"/>
    <w:rsid w:val="008B03E4"/>
    <w:rsid w:val="008B1314"/>
    <w:rsid w:val="008B1472"/>
    <w:rsid w:val="008B16BF"/>
    <w:rsid w:val="008B1965"/>
    <w:rsid w:val="008B1A8F"/>
    <w:rsid w:val="008B32DA"/>
    <w:rsid w:val="008B36EB"/>
    <w:rsid w:val="008B3700"/>
    <w:rsid w:val="008B370B"/>
    <w:rsid w:val="008B39E0"/>
    <w:rsid w:val="008B3CCB"/>
    <w:rsid w:val="008B4FC4"/>
    <w:rsid w:val="008B5E3A"/>
    <w:rsid w:val="008B73D0"/>
    <w:rsid w:val="008C0C6B"/>
    <w:rsid w:val="008C10E3"/>
    <w:rsid w:val="008C1769"/>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D7FC4"/>
    <w:rsid w:val="008E02CC"/>
    <w:rsid w:val="008E0D0C"/>
    <w:rsid w:val="008E23AF"/>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255"/>
    <w:rsid w:val="008F3C50"/>
    <w:rsid w:val="008F4442"/>
    <w:rsid w:val="008F499F"/>
    <w:rsid w:val="008F6075"/>
    <w:rsid w:val="008F778E"/>
    <w:rsid w:val="009013A6"/>
    <w:rsid w:val="00902F61"/>
    <w:rsid w:val="009035F7"/>
    <w:rsid w:val="009037A2"/>
    <w:rsid w:val="009039E4"/>
    <w:rsid w:val="00904033"/>
    <w:rsid w:val="0090469C"/>
    <w:rsid w:val="00904AFA"/>
    <w:rsid w:val="00905E1F"/>
    <w:rsid w:val="009064F7"/>
    <w:rsid w:val="00906BD0"/>
    <w:rsid w:val="009073D9"/>
    <w:rsid w:val="00907C64"/>
    <w:rsid w:val="00910AAF"/>
    <w:rsid w:val="00910B6C"/>
    <w:rsid w:val="00911008"/>
    <w:rsid w:val="00916B43"/>
    <w:rsid w:val="00916DDA"/>
    <w:rsid w:val="00917EBD"/>
    <w:rsid w:val="009201DE"/>
    <w:rsid w:val="00920292"/>
    <w:rsid w:val="009209AA"/>
    <w:rsid w:val="00920C20"/>
    <w:rsid w:val="00920E4E"/>
    <w:rsid w:val="00921F44"/>
    <w:rsid w:val="009226EE"/>
    <w:rsid w:val="00923109"/>
    <w:rsid w:val="00923803"/>
    <w:rsid w:val="00924A40"/>
    <w:rsid w:val="009250C3"/>
    <w:rsid w:val="00926175"/>
    <w:rsid w:val="00926400"/>
    <w:rsid w:val="00926976"/>
    <w:rsid w:val="00926C73"/>
    <w:rsid w:val="00927ADF"/>
    <w:rsid w:val="00931A61"/>
    <w:rsid w:val="00931D1B"/>
    <w:rsid w:val="00931F58"/>
    <w:rsid w:val="00932727"/>
    <w:rsid w:val="009329E6"/>
    <w:rsid w:val="00932C0C"/>
    <w:rsid w:val="00932E71"/>
    <w:rsid w:val="0093359F"/>
    <w:rsid w:val="009344B6"/>
    <w:rsid w:val="00935842"/>
    <w:rsid w:val="00936170"/>
    <w:rsid w:val="00936B25"/>
    <w:rsid w:val="00937D04"/>
    <w:rsid w:val="00940129"/>
    <w:rsid w:val="009420ED"/>
    <w:rsid w:val="00942F7F"/>
    <w:rsid w:val="00943A38"/>
    <w:rsid w:val="00943F1A"/>
    <w:rsid w:val="00944B19"/>
    <w:rsid w:val="00945EA2"/>
    <w:rsid w:val="00946644"/>
    <w:rsid w:val="00946D63"/>
    <w:rsid w:val="00947530"/>
    <w:rsid w:val="0095082F"/>
    <w:rsid w:val="00950AE6"/>
    <w:rsid w:val="00950BB8"/>
    <w:rsid w:val="00951044"/>
    <w:rsid w:val="00951CFF"/>
    <w:rsid w:val="00952765"/>
    <w:rsid w:val="009528A0"/>
    <w:rsid w:val="00953642"/>
    <w:rsid w:val="00954869"/>
    <w:rsid w:val="00954BF6"/>
    <w:rsid w:val="00955E64"/>
    <w:rsid w:val="00956273"/>
    <w:rsid w:val="00956276"/>
    <w:rsid w:val="00956BC4"/>
    <w:rsid w:val="00956DAD"/>
    <w:rsid w:val="009600E0"/>
    <w:rsid w:val="0096091C"/>
    <w:rsid w:val="009615BA"/>
    <w:rsid w:val="0096271D"/>
    <w:rsid w:val="00962AD6"/>
    <w:rsid w:val="009630FB"/>
    <w:rsid w:val="00963113"/>
    <w:rsid w:val="0096525C"/>
    <w:rsid w:val="009654DA"/>
    <w:rsid w:val="009658A5"/>
    <w:rsid w:val="0096603B"/>
    <w:rsid w:val="00967AC4"/>
    <w:rsid w:val="00967D94"/>
    <w:rsid w:val="00970C22"/>
    <w:rsid w:val="00970EC1"/>
    <w:rsid w:val="00972230"/>
    <w:rsid w:val="00972559"/>
    <w:rsid w:val="0097309C"/>
    <w:rsid w:val="00973356"/>
    <w:rsid w:val="00973D7A"/>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6F55"/>
    <w:rsid w:val="009B7CB9"/>
    <w:rsid w:val="009C0303"/>
    <w:rsid w:val="009C046E"/>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37A"/>
    <w:rsid w:val="009D1A0C"/>
    <w:rsid w:val="009D1F59"/>
    <w:rsid w:val="009D269D"/>
    <w:rsid w:val="009D2E62"/>
    <w:rsid w:val="009D417D"/>
    <w:rsid w:val="009D4F80"/>
    <w:rsid w:val="009D5240"/>
    <w:rsid w:val="009D640D"/>
    <w:rsid w:val="009D6D1E"/>
    <w:rsid w:val="009D7CBE"/>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3635"/>
    <w:rsid w:val="009F45E1"/>
    <w:rsid w:val="009F4950"/>
    <w:rsid w:val="009F5008"/>
    <w:rsid w:val="009F54EA"/>
    <w:rsid w:val="009F5D64"/>
    <w:rsid w:val="009F5ED0"/>
    <w:rsid w:val="009F6993"/>
    <w:rsid w:val="009F73F2"/>
    <w:rsid w:val="009F7486"/>
    <w:rsid w:val="009F7BDA"/>
    <w:rsid w:val="00A005A8"/>
    <w:rsid w:val="00A00802"/>
    <w:rsid w:val="00A00EF7"/>
    <w:rsid w:val="00A02789"/>
    <w:rsid w:val="00A02DF3"/>
    <w:rsid w:val="00A0315C"/>
    <w:rsid w:val="00A03341"/>
    <w:rsid w:val="00A0372F"/>
    <w:rsid w:val="00A03E2D"/>
    <w:rsid w:val="00A05592"/>
    <w:rsid w:val="00A05A82"/>
    <w:rsid w:val="00A062C2"/>
    <w:rsid w:val="00A064C5"/>
    <w:rsid w:val="00A0764E"/>
    <w:rsid w:val="00A100BD"/>
    <w:rsid w:val="00A10252"/>
    <w:rsid w:val="00A1065B"/>
    <w:rsid w:val="00A10D62"/>
    <w:rsid w:val="00A121CF"/>
    <w:rsid w:val="00A12AE8"/>
    <w:rsid w:val="00A158A5"/>
    <w:rsid w:val="00A16916"/>
    <w:rsid w:val="00A169D5"/>
    <w:rsid w:val="00A16CB7"/>
    <w:rsid w:val="00A20589"/>
    <w:rsid w:val="00A21488"/>
    <w:rsid w:val="00A219F3"/>
    <w:rsid w:val="00A21DEE"/>
    <w:rsid w:val="00A22986"/>
    <w:rsid w:val="00A2415D"/>
    <w:rsid w:val="00A2480A"/>
    <w:rsid w:val="00A24D1E"/>
    <w:rsid w:val="00A24F05"/>
    <w:rsid w:val="00A25DB5"/>
    <w:rsid w:val="00A273E1"/>
    <w:rsid w:val="00A27B28"/>
    <w:rsid w:val="00A30173"/>
    <w:rsid w:val="00A30239"/>
    <w:rsid w:val="00A325FA"/>
    <w:rsid w:val="00A329EB"/>
    <w:rsid w:val="00A32D62"/>
    <w:rsid w:val="00A33BCE"/>
    <w:rsid w:val="00A33FE2"/>
    <w:rsid w:val="00A34A73"/>
    <w:rsid w:val="00A3510B"/>
    <w:rsid w:val="00A40575"/>
    <w:rsid w:val="00A40F25"/>
    <w:rsid w:val="00A40F30"/>
    <w:rsid w:val="00A4218F"/>
    <w:rsid w:val="00A42E7B"/>
    <w:rsid w:val="00A43C7A"/>
    <w:rsid w:val="00A44508"/>
    <w:rsid w:val="00A44F43"/>
    <w:rsid w:val="00A45512"/>
    <w:rsid w:val="00A45E0B"/>
    <w:rsid w:val="00A461E5"/>
    <w:rsid w:val="00A46F5A"/>
    <w:rsid w:val="00A47647"/>
    <w:rsid w:val="00A47715"/>
    <w:rsid w:val="00A47861"/>
    <w:rsid w:val="00A511B6"/>
    <w:rsid w:val="00A5128B"/>
    <w:rsid w:val="00A52309"/>
    <w:rsid w:val="00A52515"/>
    <w:rsid w:val="00A526A1"/>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2F41"/>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E55"/>
    <w:rsid w:val="00A85D8C"/>
    <w:rsid w:val="00A860B1"/>
    <w:rsid w:val="00A86E8E"/>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701"/>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A3E"/>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4260"/>
    <w:rsid w:val="00AD45D6"/>
    <w:rsid w:val="00AD4A90"/>
    <w:rsid w:val="00AD4AFA"/>
    <w:rsid w:val="00AD549D"/>
    <w:rsid w:val="00AD6A9C"/>
    <w:rsid w:val="00AD7036"/>
    <w:rsid w:val="00AD74AF"/>
    <w:rsid w:val="00AD7AA2"/>
    <w:rsid w:val="00AD7ACB"/>
    <w:rsid w:val="00AD7B1D"/>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E7366"/>
    <w:rsid w:val="00AF0847"/>
    <w:rsid w:val="00AF2E80"/>
    <w:rsid w:val="00AF31C2"/>
    <w:rsid w:val="00AF3519"/>
    <w:rsid w:val="00AF60A2"/>
    <w:rsid w:val="00AF62E7"/>
    <w:rsid w:val="00AF66EC"/>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029"/>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1C7"/>
    <w:rsid w:val="00B37423"/>
    <w:rsid w:val="00B4078C"/>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4DA0"/>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2C"/>
    <w:rsid w:val="00B94DC5"/>
    <w:rsid w:val="00B95591"/>
    <w:rsid w:val="00B95D53"/>
    <w:rsid w:val="00B96711"/>
    <w:rsid w:val="00B9713C"/>
    <w:rsid w:val="00B972E5"/>
    <w:rsid w:val="00B97504"/>
    <w:rsid w:val="00B97B38"/>
    <w:rsid w:val="00BA058F"/>
    <w:rsid w:val="00BA0648"/>
    <w:rsid w:val="00BA0B6E"/>
    <w:rsid w:val="00BA107A"/>
    <w:rsid w:val="00BA17F1"/>
    <w:rsid w:val="00BA1ACD"/>
    <w:rsid w:val="00BA1BA1"/>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16B7"/>
    <w:rsid w:val="00BC25BA"/>
    <w:rsid w:val="00BC52FF"/>
    <w:rsid w:val="00BC5636"/>
    <w:rsid w:val="00BC56F1"/>
    <w:rsid w:val="00BC5E3C"/>
    <w:rsid w:val="00BC7768"/>
    <w:rsid w:val="00BD12A7"/>
    <w:rsid w:val="00BD165D"/>
    <w:rsid w:val="00BD2118"/>
    <w:rsid w:val="00BD4EF4"/>
    <w:rsid w:val="00BD5345"/>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51"/>
    <w:rsid w:val="00BF1785"/>
    <w:rsid w:val="00BF1A08"/>
    <w:rsid w:val="00BF257D"/>
    <w:rsid w:val="00BF3C2C"/>
    <w:rsid w:val="00BF3CFC"/>
    <w:rsid w:val="00BF3D10"/>
    <w:rsid w:val="00BF5958"/>
    <w:rsid w:val="00BF61BA"/>
    <w:rsid w:val="00BF61FF"/>
    <w:rsid w:val="00BF62DB"/>
    <w:rsid w:val="00BF6ED0"/>
    <w:rsid w:val="00BF7587"/>
    <w:rsid w:val="00C00B92"/>
    <w:rsid w:val="00C00FD1"/>
    <w:rsid w:val="00C0283B"/>
    <w:rsid w:val="00C03105"/>
    <w:rsid w:val="00C0399F"/>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2F47"/>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464"/>
    <w:rsid w:val="00C51754"/>
    <w:rsid w:val="00C51834"/>
    <w:rsid w:val="00C52F34"/>
    <w:rsid w:val="00C5336E"/>
    <w:rsid w:val="00C53D25"/>
    <w:rsid w:val="00C540C7"/>
    <w:rsid w:val="00C5456A"/>
    <w:rsid w:val="00C5537F"/>
    <w:rsid w:val="00C56336"/>
    <w:rsid w:val="00C5755C"/>
    <w:rsid w:val="00C60FFF"/>
    <w:rsid w:val="00C61372"/>
    <w:rsid w:val="00C61940"/>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CEA"/>
    <w:rsid w:val="00C65E50"/>
    <w:rsid w:val="00C668BA"/>
    <w:rsid w:val="00C67976"/>
    <w:rsid w:val="00C70A28"/>
    <w:rsid w:val="00C7112C"/>
    <w:rsid w:val="00C71524"/>
    <w:rsid w:val="00C718B3"/>
    <w:rsid w:val="00C725DF"/>
    <w:rsid w:val="00C72BD7"/>
    <w:rsid w:val="00C7318B"/>
    <w:rsid w:val="00C74053"/>
    <w:rsid w:val="00C7484D"/>
    <w:rsid w:val="00C74B62"/>
    <w:rsid w:val="00C74DD3"/>
    <w:rsid w:val="00C74F35"/>
    <w:rsid w:val="00C76514"/>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69BA"/>
    <w:rsid w:val="00C9725F"/>
    <w:rsid w:val="00CA0398"/>
    <w:rsid w:val="00CA0A44"/>
    <w:rsid w:val="00CA1023"/>
    <w:rsid w:val="00CA16AC"/>
    <w:rsid w:val="00CA31AE"/>
    <w:rsid w:val="00CA413B"/>
    <w:rsid w:val="00CA48B3"/>
    <w:rsid w:val="00CA5570"/>
    <w:rsid w:val="00CA591B"/>
    <w:rsid w:val="00CA6D16"/>
    <w:rsid w:val="00CA7E16"/>
    <w:rsid w:val="00CB0157"/>
    <w:rsid w:val="00CB0584"/>
    <w:rsid w:val="00CB0650"/>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4C5A"/>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2EE2"/>
    <w:rsid w:val="00D23F24"/>
    <w:rsid w:val="00D240E8"/>
    <w:rsid w:val="00D24EC6"/>
    <w:rsid w:val="00D257CF"/>
    <w:rsid w:val="00D26047"/>
    <w:rsid w:val="00D26E34"/>
    <w:rsid w:val="00D272A8"/>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72F"/>
    <w:rsid w:val="00D46A88"/>
    <w:rsid w:val="00D46E33"/>
    <w:rsid w:val="00D479C9"/>
    <w:rsid w:val="00D47C2F"/>
    <w:rsid w:val="00D50012"/>
    <w:rsid w:val="00D502B4"/>
    <w:rsid w:val="00D506D0"/>
    <w:rsid w:val="00D513A9"/>
    <w:rsid w:val="00D52DEC"/>
    <w:rsid w:val="00D5301E"/>
    <w:rsid w:val="00D532F0"/>
    <w:rsid w:val="00D536AC"/>
    <w:rsid w:val="00D54204"/>
    <w:rsid w:val="00D54E00"/>
    <w:rsid w:val="00D553FB"/>
    <w:rsid w:val="00D55DCE"/>
    <w:rsid w:val="00D5637A"/>
    <w:rsid w:val="00D5789E"/>
    <w:rsid w:val="00D60654"/>
    <w:rsid w:val="00D60CBC"/>
    <w:rsid w:val="00D639A9"/>
    <w:rsid w:val="00D647B7"/>
    <w:rsid w:val="00D6540A"/>
    <w:rsid w:val="00D67E4A"/>
    <w:rsid w:val="00D67F19"/>
    <w:rsid w:val="00D70FCA"/>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31E1"/>
    <w:rsid w:val="00DA412D"/>
    <w:rsid w:val="00DA41F3"/>
    <w:rsid w:val="00DA460B"/>
    <w:rsid w:val="00DA4F7C"/>
    <w:rsid w:val="00DA5AF2"/>
    <w:rsid w:val="00DA6698"/>
    <w:rsid w:val="00DA6B7D"/>
    <w:rsid w:val="00DA6E9C"/>
    <w:rsid w:val="00DB0044"/>
    <w:rsid w:val="00DB0226"/>
    <w:rsid w:val="00DB0856"/>
    <w:rsid w:val="00DB2D5F"/>
    <w:rsid w:val="00DB314F"/>
    <w:rsid w:val="00DB3215"/>
    <w:rsid w:val="00DB4DAA"/>
    <w:rsid w:val="00DB5DA6"/>
    <w:rsid w:val="00DB5DF1"/>
    <w:rsid w:val="00DB60DF"/>
    <w:rsid w:val="00DB622C"/>
    <w:rsid w:val="00DB7115"/>
    <w:rsid w:val="00DC138E"/>
    <w:rsid w:val="00DC19D7"/>
    <w:rsid w:val="00DC1A9A"/>
    <w:rsid w:val="00DC2B92"/>
    <w:rsid w:val="00DC325E"/>
    <w:rsid w:val="00DC4079"/>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6B"/>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47E"/>
    <w:rsid w:val="00DE75A8"/>
    <w:rsid w:val="00DE7BFB"/>
    <w:rsid w:val="00DE7CB1"/>
    <w:rsid w:val="00DF0685"/>
    <w:rsid w:val="00DF0EF3"/>
    <w:rsid w:val="00DF1D7E"/>
    <w:rsid w:val="00DF289E"/>
    <w:rsid w:val="00DF37CC"/>
    <w:rsid w:val="00DF48AD"/>
    <w:rsid w:val="00DF6622"/>
    <w:rsid w:val="00DF6D70"/>
    <w:rsid w:val="00E003EF"/>
    <w:rsid w:val="00E00416"/>
    <w:rsid w:val="00E00D6D"/>
    <w:rsid w:val="00E012DF"/>
    <w:rsid w:val="00E01B67"/>
    <w:rsid w:val="00E03268"/>
    <w:rsid w:val="00E03AE1"/>
    <w:rsid w:val="00E05000"/>
    <w:rsid w:val="00E0503E"/>
    <w:rsid w:val="00E05250"/>
    <w:rsid w:val="00E057A2"/>
    <w:rsid w:val="00E05DA7"/>
    <w:rsid w:val="00E06B62"/>
    <w:rsid w:val="00E07AB4"/>
    <w:rsid w:val="00E11BD1"/>
    <w:rsid w:val="00E12004"/>
    <w:rsid w:val="00E13704"/>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2BA"/>
    <w:rsid w:val="00E3362E"/>
    <w:rsid w:val="00E33BB0"/>
    <w:rsid w:val="00E3468F"/>
    <w:rsid w:val="00E35BFC"/>
    <w:rsid w:val="00E3620B"/>
    <w:rsid w:val="00E36830"/>
    <w:rsid w:val="00E36DAC"/>
    <w:rsid w:val="00E40240"/>
    <w:rsid w:val="00E40914"/>
    <w:rsid w:val="00E40D54"/>
    <w:rsid w:val="00E420DA"/>
    <w:rsid w:val="00E42B68"/>
    <w:rsid w:val="00E4494A"/>
    <w:rsid w:val="00E44A53"/>
    <w:rsid w:val="00E4566F"/>
    <w:rsid w:val="00E45816"/>
    <w:rsid w:val="00E45E6F"/>
    <w:rsid w:val="00E45F01"/>
    <w:rsid w:val="00E46451"/>
    <w:rsid w:val="00E4682D"/>
    <w:rsid w:val="00E4780A"/>
    <w:rsid w:val="00E5089A"/>
    <w:rsid w:val="00E5248F"/>
    <w:rsid w:val="00E52FCB"/>
    <w:rsid w:val="00E531C8"/>
    <w:rsid w:val="00E5363A"/>
    <w:rsid w:val="00E53C87"/>
    <w:rsid w:val="00E53DD3"/>
    <w:rsid w:val="00E54A16"/>
    <w:rsid w:val="00E5713D"/>
    <w:rsid w:val="00E572F1"/>
    <w:rsid w:val="00E575F2"/>
    <w:rsid w:val="00E57B23"/>
    <w:rsid w:val="00E60526"/>
    <w:rsid w:val="00E60967"/>
    <w:rsid w:val="00E609DC"/>
    <w:rsid w:val="00E61018"/>
    <w:rsid w:val="00E61C21"/>
    <w:rsid w:val="00E62203"/>
    <w:rsid w:val="00E63A22"/>
    <w:rsid w:val="00E63F34"/>
    <w:rsid w:val="00E64138"/>
    <w:rsid w:val="00E64265"/>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28A"/>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96D73"/>
    <w:rsid w:val="00EA071C"/>
    <w:rsid w:val="00EA1C1F"/>
    <w:rsid w:val="00EA1F01"/>
    <w:rsid w:val="00EA2087"/>
    <w:rsid w:val="00EA2DD1"/>
    <w:rsid w:val="00EA33A8"/>
    <w:rsid w:val="00EA354A"/>
    <w:rsid w:val="00EA41E0"/>
    <w:rsid w:val="00EA4B3F"/>
    <w:rsid w:val="00EA4E34"/>
    <w:rsid w:val="00EA55B8"/>
    <w:rsid w:val="00EA5956"/>
    <w:rsid w:val="00EA5CFD"/>
    <w:rsid w:val="00EA6A93"/>
    <w:rsid w:val="00EA6DB6"/>
    <w:rsid w:val="00EA7EC4"/>
    <w:rsid w:val="00EB06B1"/>
    <w:rsid w:val="00EB30AC"/>
    <w:rsid w:val="00EB326E"/>
    <w:rsid w:val="00EB546E"/>
    <w:rsid w:val="00EB5989"/>
    <w:rsid w:val="00EB59E8"/>
    <w:rsid w:val="00EB5D4E"/>
    <w:rsid w:val="00EB73FC"/>
    <w:rsid w:val="00EC044E"/>
    <w:rsid w:val="00EC1136"/>
    <w:rsid w:val="00EC2030"/>
    <w:rsid w:val="00EC2959"/>
    <w:rsid w:val="00EC3630"/>
    <w:rsid w:val="00EC4B04"/>
    <w:rsid w:val="00EC4FB3"/>
    <w:rsid w:val="00EC5080"/>
    <w:rsid w:val="00EC53CF"/>
    <w:rsid w:val="00EC5759"/>
    <w:rsid w:val="00EC5C62"/>
    <w:rsid w:val="00EC6171"/>
    <w:rsid w:val="00EC7102"/>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5328"/>
    <w:rsid w:val="00EE73F6"/>
    <w:rsid w:val="00EE7CBB"/>
    <w:rsid w:val="00EF0C58"/>
    <w:rsid w:val="00EF0DE3"/>
    <w:rsid w:val="00EF1501"/>
    <w:rsid w:val="00EF1752"/>
    <w:rsid w:val="00EF2BAF"/>
    <w:rsid w:val="00EF379A"/>
    <w:rsid w:val="00EF3A11"/>
    <w:rsid w:val="00EF4897"/>
    <w:rsid w:val="00EF4C9C"/>
    <w:rsid w:val="00EF5193"/>
    <w:rsid w:val="00EF6545"/>
    <w:rsid w:val="00EF65D4"/>
    <w:rsid w:val="00EF74D8"/>
    <w:rsid w:val="00EF7B75"/>
    <w:rsid w:val="00EF7F6D"/>
    <w:rsid w:val="00F0152C"/>
    <w:rsid w:val="00F01708"/>
    <w:rsid w:val="00F0213F"/>
    <w:rsid w:val="00F028D3"/>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2FDD"/>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7DF"/>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1B0C"/>
    <w:rsid w:val="00F826CA"/>
    <w:rsid w:val="00F82D84"/>
    <w:rsid w:val="00F83D02"/>
    <w:rsid w:val="00F84C47"/>
    <w:rsid w:val="00F8610D"/>
    <w:rsid w:val="00F86A2E"/>
    <w:rsid w:val="00F86CDE"/>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1A68"/>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45"/>
    <w:rsid w:val="00FC5248"/>
    <w:rsid w:val="00FC58CF"/>
    <w:rsid w:val="00FC5E41"/>
    <w:rsid w:val="00FC6D57"/>
    <w:rsid w:val="00FD1335"/>
    <w:rsid w:val="00FD13F5"/>
    <w:rsid w:val="00FD185A"/>
    <w:rsid w:val="00FD4A3B"/>
    <w:rsid w:val="00FD590F"/>
    <w:rsid w:val="00FD632C"/>
    <w:rsid w:val="00FD6465"/>
    <w:rsid w:val="00FD708C"/>
    <w:rsid w:val="00FD71E3"/>
    <w:rsid w:val="00FD7626"/>
    <w:rsid w:val="00FD7655"/>
    <w:rsid w:val="00FE07DA"/>
    <w:rsid w:val="00FE13B1"/>
    <w:rsid w:val="00FE1FC2"/>
    <w:rsid w:val="00FE270E"/>
    <w:rsid w:val="00FE3A05"/>
    <w:rsid w:val="00FE3D93"/>
    <w:rsid w:val="00FE421D"/>
    <w:rsid w:val="00FE4987"/>
    <w:rsid w:val="00FE5E40"/>
    <w:rsid w:val="00FE6277"/>
    <w:rsid w:val="00FE65F3"/>
    <w:rsid w:val="00FF06FB"/>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B41BB"/>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FE13B1"/>
    <w:pPr>
      <w:keepNext/>
      <w:numPr>
        <w:ilvl w:val="3"/>
        <w:numId w:val="1"/>
      </w:numPr>
      <w:spacing w:before="240" w:after="60"/>
      <w:outlineLvl w:val="3"/>
    </w:pPr>
    <w:rPr>
      <w:rFonts w:asciiTheme="minorHAnsi" w:eastAsiaTheme="minorEastAsia" w:hAnsiTheme="minorHAnsi"/>
      <w:b/>
      <w:bCs/>
      <w:szCs w:val="28"/>
      <w:lang w:val="en-US" w:bidi="en-US"/>
    </w:rPr>
  </w:style>
  <w:style w:type="paragraph" w:styleId="Heading5">
    <w:name w:val="heading 5"/>
    <w:basedOn w:val="Normal"/>
    <w:next w:val="Normal"/>
    <w:link w:val="Heading5Char"/>
    <w:uiPriority w:val="9"/>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33A"/>
    <w:pPr>
      <w:numPr>
        <w:numId w:val="2"/>
      </w:numPr>
      <w:contextualSpacing/>
    </w:pPr>
    <w:rPr>
      <w:rFonts w:asciiTheme="minorHAnsi" w:eastAsiaTheme="minorEastAsia" w:hAnsiTheme="minorHAnsi"/>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FE13B1"/>
    <w:rPr>
      <w:b/>
      <w:bCs/>
      <w:sz w:val="24"/>
      <w:szCs w:val="28"/>
    </w:rPr>
  </w:style>
  <w:style w:type="character" w:customStyle="1" w:styleId="Heading5Char">
    <w:name w:val="Heading 5 Char"/>
    <w:basedOn w:val="DefaultParagraphFont"/>
    <w:link w:val="Heading5"/>
    <w:uiPriority w:val="9"/>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 w:type="paragraph" w:customStyle="1" w:styleId="EndNoteBibliographyTitle">
    <w:name w:val="EndNote Bibliography Title"/>
    <w:basedOn w:val="Normal"/>
    <w:link w:val="EndNoteBibliographyTitleChar"/>
    <w:rsid w:val="00BF257D"/>
    <w:pPr>
      <w:framePr w:hSpace="180" w:wrap="around" w:vAnchor="text" w:hAnchor="margin" w:y="128"/>
      <w:jc w:val="center"/>
    </w:pPr>
    <w:rPr>
      <w:lang w:val="en-US"/>
    </w:rPr>
  </w:style>
  <w:style w:type="character" w:customStyle="1" w:styleId="EndNoteBibliographyTitleChar">
    <w:name w:val="EndNote Bibliography Title Char"/>
    <w:basedOn w:val="DefaultParagraphFont"/>
    <w:link w:val="EndNoteBibliographyTitle"/>
    <w:rsid w:val="00BF257D"/>
    <w:rPr>
      <w:rFonts w:ascii="Times New Roman" w:eastAsia="Times New Roman" w:hAnsi="Times New Roman"/>
      <w:sz w:val="24"/>
      <w:szCs w:val="24"/>
      <w:lang w:bidi="ar-SA"/>
    </w:rPr>
  </w:style>
  <w:style w:type="paragraph" w:customStyle="1" w:styleId="EndNoteBibliography">
    <w:name w:val="EndNote Bibliography"/>
    <w:basedOn w:val="Normal"/>
    <w:link w:val="EndNoteBibliographyChar"/>
    <w:rsid w:val="00BF257D"/>
    <w:pPr>
      <w:framePr w:hSpace="180" w:wrap="around" w:vAnchor="text" w:hAnchor="margin" w:y="128"/>
    </w:pPr>
    <w:rPr>
      <w:lang w:val="en-US"/>
    </w:rPr>
  </w:style>
  <w:style w:type="character" w:customStyle="1" w:styleId="EndNoteBibliographyChar">
    <w:name w:val="EndNote Bibliography Char"/>
    <w:basedOn w:val="DefaultParagraphFont"/>
    <w:link w:val="EndNoteBibliography"/>
    <w:rsid w:val="00BF257D"/>
    <w:rPr>
      <w:rFonts w:ascii="Times New Roman" w:eastAsia="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671555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2.emf"/><Relationship Id="rId21" Type="http://schemas.openxmlformats.org/officeDocument/2006/relationships/image" Target="media/image9.emf"/><Relationship Id="rId34" Type="http://schemas.openxmlformats.org/officeDocument/2006/relationships/hyperlink" Target="https://w3id.org/icity/PublicTransit.owl" TargetMode="External"/><Relationship Id="rId42" Type="http://schemas.openxmlformats.org/officeDocument/2006/relationships/hyperlink" Target="http://www"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hyperlink" Target="http://ontology.eil.utoronto.ca/icontact.ow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ntology.eil.utoronto.ca/icity/Time.owl" TargetMode="External"/><Relationship Id="rId24" Type="http://schemas.openxmlformats.org/officeDocument/2006/relationships/image" Target="media/image12.emf"/><Relationship Id="rId32" Type="http://schemas.openxmlformats.org/officeDocument/2006/relationships/image" Target="media/image17.emf"/><Relationship Id="rId37" Type="http://schemas.openxmlformats.org/officeDocument/2006/relationships/image" Target="media/image21.emf"/><Relationship Id="rId40" Type="http://schemas.openxmlformats.org/officeDocument/2006/relationships/hyperlink" Target="https://www.w3.org/TR/owl-tim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1.emf"/><Relationship Id="rId28" Type="http://schemas.openxmlformats.org/officeDocument/2006/relationships/image" Target="media/image15.emf"/><Relationship Id="rId36"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image" Target="media/image16.emf"/><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franz.com/ns/allegrograph/5.0/geo/nd" TargetMode="External"/><Relationship Id="rId14" Type="http://schemas.microsoft.com/office/2011/relationships/commentsExtended" Target="commentsExtended.xml"/><Relationship Id="rId22" Type="http://schemas.openxmlformats.org/officeDocument/2006/relationships/image" Target="media/image10.emf"/><Relationship Id="rId27" Type="http://schemas.openxmlformats.org/officeDocument/2006/relationships/hyperlink" Target="http://data.ign.fr/def/ignf/20150505.en.htm" TargetMode="External"/><Relationship Id="rId30" Type="http://schemas.openxmlformats.org/officeDocument/2006/relationships/hyperlink" Target="https://w3id.org/icity/SpatialLoc/" TargetMode="External"/><Relationship Id="rId35" Type="http://schemas.openxmlformats.org/officeDocument/2006/relationships/image" Target="media/image19.png"/><Relationship Id="rId43"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8.emf"/><Relationship Id="rId38" Type="http://schemas.openxmlformats.org/officeDocument/2006/relationships/hyperlink" Target="mailto:ec2-user@ec2-35-183-119-164.ca-central-1.compute.amazonaws.com" TargetMode="External"/><Relationship Id="rId46" Type="http://schemas.microsoft.com/office/2011/relationships/people" Target="people.xml"/><Relationship Id="rId20" Type="http://schemas.openxmlformats.org/officeDocument/2006/relationships/image" Target="media/image8.emf"/><Relationship Id="rId41" Type="http://schemas.openxmlformats.org/officeDocument/2006/relationships/hyperlink" Target="https://www.iso.org/standard/72325.html"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jpeg"/></Relationships>
</file>

<file path=word/_rels/footnotes.xml.rels><?xml version="1.0" encoding="UTF-8" standalone="yes"?>
<Relationships xmlns="http://schemas.openxmlformats.org/package/2006/relationships"><Relationship Id="rId1" Type="http://schemas.openxmlformats.org/officeDocument/2006/relationships/hyperlink" Target="http://www.w3.org/ns/ss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11</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8</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9</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10</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03A17313-9D89-1747-87D2-8CAA392EB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105</Pages>
  <Words>33210</Words>
  <Characters>189300</Characters>
  <Application>Microsoft Office Word</Application>
  <DocSecurity>0</DocSecurity>
  <Lines>1577</Lines>
  <Paragraphs>444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60</cp:revision>
  <cp:lastPrinted>2019-09-27T21:05:00Z</cp:lastPrinted>
  <dcterms:created xsi:type="dcterms:W3CDTF">2019-09-27T21:06:00Z</dcterms:created>
  <dcterms:modified xsi:type="dcterms:W3CDTF">2019-10-17T00:56:00Z</dcterms:modified>
</cp:coreProperties>
</file>