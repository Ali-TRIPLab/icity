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16692FA0"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A5956">
        <w:rPr>
          <w:rFonts w:ascii="Cambria" w:eastAsia="MS Gothic" w:hAnsi="Cambria"/>
          <w:i/>
          <w:iCs/>
          <w:color w:val="000000"/>
          <w:spacing w:val="15"/>
          <w:sz w:val="28"/>
          <w:szCs w:val="28"/>
          <w:lang w:eastAsia="en-CA"/>
        </w:rPr>
        <w:t>July 16, 2018</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4E6E5993" w14:textId="0493B35F" w:rsidR="00680A88"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523308961" w:history="1">
            <w:r w:rsidR="00680A88" w:rsidRPr="00822FFC">
              <w:rPr>
                <w:rStyle w:val="Hyperlink"/>
                <w:noProof/>
              </w:rPr>
              <w:t>1</w:t>
            </w:r>
            <w:r w:rsidR="00680A88">
              <w:rPr>
                <w:rFonts w:cstheme="minorBidi"/>
                <w:noProof/>
                <w:sz w:val="24"/>
                <w:lang w:val="en-CA" w:bidi="ar-SA"/>
              </w:rPr>
              <w:tab/>
            </w:r>
            <w:r w:rsidR="00680A88" w:rsidRPr="00822FFC">
              <w:rPr>
                <w:rStyle w:val="Hyperlink"/>
                <w:noProof/>
              </w:rPr>
              <w:t>Purpose</w:t>
            </w:r>
            <w:r w:rsidR="00680A88">
              <w:rPr>
                <w:noProof/>
                <w:webHidden/>
              </w:rPr>
              <w:tab/>
            </w:r>
            <w:r w:rsidR="00680A88">
              <w:rPr>
                <w:noProof/>
                <w:webHidden/>
              </w:rPr>
              <w:fldChar w:fldCharType="begin"/>
            </w:r>
            <w:r w:rsidR="00680A88">
              <w:rPr>
                <w:noProof/>
                <w:webHidden/>
              </w:rPr>
              <w:instrText xml:space="preserve"> PAGEREF _Toc523308961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7A6F49B8" w14:textId="6CDAEF6C" w:rsidR="00680A88" w:rsidRDefault="005D3441">
          <w:pPr>
            <w:pStyle w:val="TOC1"/>
            <w:tabs>
              <w:tab w:val="left" w:pos="400"/>
              <w:tab w:val="right" w:leader="dot" w:pos="9350"/>
            </w:tabs>
            <w:rPr>
              <w:rFonts w:cstheme="minorBidi"/>
              <w:noProof/>
              <w:sz w:val="24"/>
              <w:lang w:val="en-CA" w:bidi="ar-SA"/>
            </w:rPr>
          </w:pPr>
          <w:hyperlink w:anchor="_Toc523308962" w:history="1">
            <w:r w:rsidR="00680A88" w:rsidRPr="00822FFC">
              <w:rPr>
                <w:rStyle w:val="Hyperlink"/>
                <w:noProof/>
              </w:rPr>
              <w:t>2</w:t>
            </w:r>
            <w:r w:rsidR="00680A88">
              <w:rPr>
                <w:rFonts w:cstheme="minorBidi"/>
                <w:noProof/>
                <w:sz w:val="24"/>
                <w:lang w:val="en-CA" w:bidi="ar-SA"/>
              </w:rPr>
              <w:tab/>
            </w:r>
            <w:r w:rsidR="00680A88" w:rsidRPr="00822FFC">
              <w:rPr>
                <w:rStyle w:val="Hyperlink"/>
                <w:noProof/>
              </w:rPr>
              <w:t>Scope</w:t>
            </w:r>
            <w:r w:rsidR="00680A88">
              <w:rPr>
                <w:noProof/>
                <w:webHidden/>
              </w:rPr>
              <w:tab/>
            </w:r>
            <w:r w:rsidR="00680A88">
              <w:rPr>
                <w:noProof/>
                <w:webHidden/>
              </w:rPr>
              <w:fldChar w:fldCharType="begin"/>
            </w:r>
            <w:r w:rsidR="00680A88">
              <w:rPr>
                <w:noProof/>
                <w:webHidden/>
              </w:rPr>
              <w:instrText xml:space="preserve"> PAGEREF _Toc523308962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A6C1893" w14:textId="659186E2" w:rsidR="00680A88" w:rsidRDefault="005D3441">
          <w:pPr>
            <w:pStyle w:val="TOC1"/>
            <w:tabs>
              <w:tab w:val="left" w:pos="400"/>
              <w:tab w:val="right" w:leader="dot" w:pos="9350"/>
            </w:tabs>
            <w:rPr>
              <w:rFonts w:cstheme="minorBidi"/>
              <w:noProof/>
              <w:sz w:val="24"/>
              <w:lang w:val="en-CA" w:bidi="ar-SA"/>
            </w:rPr>
          </w:pPr>
          <w:hyperlink w:anchor="_Toc523308963" w:history="1">
            <w:r w:rsidR="00680A88" w:rsidRPr="00822FFC">
              <w:rPr>
                <w:rStyle w:val="Hyperlink"/>
                <w:noProof/>
              </w:rPr>
              <w:t>3</w:t>
            </w:r>
            <w:r w:rsidR="00680A88">
              <w:rPr>
                <w:rFonts w:cstheme="minorBidi"/>
                <w:noProof/>
                <w:sz w:val="24"/>
                <w:lang w:val="en-CA" w:bidi="ar-SA"/>
              </w:rPr>
              <w:tab/>
            </w:r>
            <w:r w:rsidR="00680A88" w:rsidRPr="00822FFC">
              <w:rPr>
                <w:rStyle w:val="Hyperlink"/>
                <w:noProof/>
              </w:rPr>
              <w:t>Outline</w:t>
            </w:r>
            <w:r w:rsidR="00680A88">
              <w:rPr>
                <w:noProof/>
                <w:webHidden/>
              </w:rPr>
              <w:tab/>
            </w:r>
            <w:r w:rsidR="00680A88">
              <w:rPr>
                <w:noProof/>
                <w:webHidden/>
              </w:rPr>
              <w:fldChar w:fldCharType="begin"/>
            </w:r>
            <w:r w:rsidR="00680A88">
              <w:rPr>
                <w:noProof/>
                <w:webHidden/>
              </w:rPr>
              <w:instrText xml:space="preserve"> PAGEREF _Toc523308963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3FF77547" w14:textId="72165B4D" w:rsidR="00680A88" w:rsidRDefault="005D3441">
          <w:pPr>
            <w:pStyle w:val="TOC1"/>
            <w:tabs>
              <w:tab w:val="left" w:pos="400"/>
              <w:tab w:val="right" w:leader="dot" w:pos="9350"/>
            </w:tabs>
            <w:rPr>
              <w:rFonts w:cstheme="minorBidi"/>
              <w:noProof/>
              <w:sz w:val="24"/>
              <w:lang w:val="en-CA" w:bidi="ar-SA"/>
            </w:rPr>
          </w:pPr>
          <w:hyperlink w:anchor="_Toc523308964" w:history="1">
            <w:r w:rsidR="00680A88" w:rsidRPr="00822FFC">
              <w:rPr>
                <w:rStyle w:val="Hyperlink"/>
                <w:noProof/>
              </w:rPr>
              <w:t>4</w:t>
            </w:r>
            <w:r w:rsidR="00680A88">
              <w:rPr>
                <w:rFonts w:cstheme="minorBidi"/>
                <w:noProof/>
                <w:sz w:val="24"/>
                <w:lang w:val="en-CA" w:bidi="ar-SA"/>
              </w:rPr>
              <w:tab/>
            </w:r>
            <w:r w:rsidR="00680A88" w:rsidRPr="00822FFC">
              <w:rPr>
                <w:rStyle w:val="Hyperlink"/>
                <w:noProof/>
              </w:rPr>
              <w:t>Role of the Ontology</w:t>
            </w:r>
            <w:r w:rsidR="00680A88">
              <w:rPr>
                <w:noProof/>
                <w:webHidden/>
              </w:rPr>
              <w:tab/>
            </w:r>
            <w:r w:rsidR="00680A88">
              <w:rPr>
                <w:noProof/>
                <w:webHidden/>
              </w:rPr>
              <w:fldChar w:fldCharType="begin"/>
            </w:r>
            <w:r w:rsidR="00680A88">
              <w:rPr>
                <w:noProof/>
                <w:webHidden/>
              </w:rPr>
              <w:instrText xml:space="preserve"> PAGEREF _Toc523308964 \h </w:instrText>
            </w:r>
            <w:r w:rsidR="00680A88">
              <w:rPr>
                <w:noProof/>
                <w:webHidden/>
              </w:rPr>
            </w:r>
            <w:r w:rsidR="00680A88">
              <w:rPr>
                <w:noProof/>
                <w:webHidden/>
              </w:rPr>
              <w:fldChar w:fldCharType="separate"/>
            </w:r>
            <w:r w:rsidR="00680A88">
              <w:rPr>
                <w:noProof/>
                <w:webHidden/>
              </w:rPr>
              <w:t>4</w:t>
            </w:r>
            <w:r w:rsidR="00680A88">
              <w:rPr>
                <w:noProof/>
                <w:webHidden/>
              </w:rPr>
              <w:fldChar w:fldCharType="end"/>
            </w:r>
          </w:hyperlink>
        </w:p>
        <w:p w14:paraId="135AEF46" w14:textId="3875172D" w:rsidR="00680A88" w:rsidRDefault="005D3441">
          <w:pPr>
            <w:pStyle w:val="TOC1"/>
            <w:tabs>
              <w:tab w:val="left" w:pos="400"/>
              <w:tab w:val="right" w:leader="dot" w:pos="9350"/>
            </w:tabs>
            <w:rPr>
              <w:rFonts w:cstheme="minorBidi"/>
              <w:noProof/>
              <w:sz w:val="24"/>
              <w:lang w:val="en-CA" w:bidi="ar-SA"/>
            </w:rPr>
          </w:pPr>
          <w:hyperlink w:anchor="_Toc523308965" w:history="1">
            <w:r w:rsidR="00680A88" w:rsidRPr="00822FFC">
              <w:rPr>
                <w:rStyle w:val="Hyperlink"/>
                <w:noProof/>
              </w:rPr>
              <w:t>5</w:t>
            </w:r>
            <w:r w:rsidR="00680A88">
              <w:rPr>
                <w:rFonts w:cstheme="minorBidi"/>
                <w:noProof/>
                <w:sz w:val="24"/>
                <w:lang w:val="en-CA" w:bidi="ar-SA"/>
              </w:rPr>
              <w:tab/>
            </w:r>
            <w:r w:rsidR="00680A88" w:rsidRPr="00822FFC">
              <w:rPr>
                <w:rStyle w:val="Hyperlink"/>
                <w:noProof/>
              </w:rPr>
              <w:t>Summary of Changes from Previous Version</w:t>
            </w:r>
            <w:r w:rsidR="00680A88">
              <w:rPr>
                <w:noProof/>
                <w:webHidden/>
              </w:rPr>
              <w:tab/>
            </w:r>
            <w:r w:rsidR="00680A88">
              <w:rPr>
                <w:noProof/>
                <w:webHidden/>
              </w:rPr>
              <w:fldChar w:fldCharType="begin"/>
            </w:r>
            <w:r w:rsidR="00680A88">
              <w:rPr>
                <w:noProof/>
                <w:webHidden/>
              </w:rPr>
              <w:instrText xml:space="preserve"> PAGEREF _Toc523308965 \h </w:instrText>
            </w:r>
            <w:r w:rsidR="00680A88">
              <w:rPr>
                <w:noProof/>
                <w:webHidden/>
              </w:rPr>
            </w:r>
            <w:r w:rsidR="00680A88">
              <w:rPr>
                <w:noProof/>
                <w:webHidden/>
              </w:rPr>
              <w:fldChar w:fldCharType="separate"/>
            </w:r>
            <w:r w:rsidR="00680A88">
              <w:rPr>
                <w:noProof/>
                <w:webHidden/>
              </w:rPr>
              <w:t>6</w:t>
            </w:r>
            <w:r w:rsidR="00680A88">
              <w:rPr>
                <w:noProof/>
                <w:webHidden/>
              </w:rPr>
              <w:fldChar w:fldCharType="end"/>
            </w:r>
          </w:hyperlink>
        </w:p>
        <w:p w14:paraId="229A190A" w14:textId="23DAC7AB" w:rsidR="00680A88" w:rsidRDefault="005D3441">
          <w:pPr>
            <w:pStyle w:val="TOC1"/>
            <w:tabs>
              <w:tab w:val="left" w:pos="400"/>
              <w:tab w:val="right" w:leader="dot" w:pos="9350"/>
            </w:tabs>
            <w:rPr>
              <w:rFonts w:cstheme="minorBidi"/>
              <w:noProof/>
              <w:sz w:val="24"/>
              <w:lang w:val="en-CA" w:bidi="ar-SA"/>
            </w:rPr>
          </w:pPr>
          <w:hyperlink w:anchor="_Toc523308966" w:history="1">
            <w:r w:rsidR="00680A88" w:rsidRPr="00822FFC">
              <w:rPr>
                <w:rStyle w:val="Hyperlink"/>
                <w:noProof/>
              </w:rPr>
              <w:t>6</w:t>
            </w:r>
            <w:r w:rsidR="00680A88">
              <w:rPr>
                <w:rFonts w:cstheme="minorBidi"/>
                <w:noProof/>
                <w:sz w:val="24"/>
                <w:lang w:val="en-CA" w:bidi="ar-SA"/>
              </w:rPr>
              <w:tab/>
            </w:r>
            <w:r w:rsidR="00680A88" w:rsidRPr="00822FFC">
              <w:rPr>
                <w:rStyle w:val="Hyperlink"/>
                <w:noProof/>
              </w:rPr>
              <w:t>Urban System Characteristics and Behaviour</w:t>
            </w:r>
            <w:r w:rsidR="00680A88">
              <w:rPr>
                <w:noProof/>
                <w:webHidden/>
              </w:rPr>
              <w:tab/>
            </w:r>
            <w:r w:rsidR="00680A88">
              <w:rPr>
                <w:noProof/>
                <w:webHidden/>
              </w:rPr>
              <w:fldChar w:fldCharType="begin"/>
            </w:r>
            <w:r w:rsidR="00680A88">
              <w:rPr>
                <w:noProof/>
                <w:webHidden/>
              </w:rPr>
              <w:instrText xml:space="preserve"> PAGEREF _Toc523308966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0CBF487D" w14:textId="4F90B7B7" w:rsidR="00680A88" w:rsidRDefault="005D3441">
          <w:pPr>
            <w:pStyle w:val="TOC2"/>
            <w:tabs>
              <w:tab w:val="left" w:pos="720"/>
              <w:tab w:val="right" w:leader="dot" w:pos="9350"/>
            </w:tabs>
            <w:rPr>
              <w:rFonts w:cstheme="minorBidi"/>
              <w:noProof/>
              <w:sz w:val="24"/>
              <w:lang w:val="en-CA" w:bidi="ar-SA"/>
            </w:rPr>
          </w:pPr>
          <w:hyperlink w:anchor="_Toc523308967" w:history="1">
            <w:r w:rsidR="00680A88" w:rsidRPr="00822FFC">
              <w:rPr>
                <w:rStyle w:val="Hyperlink"/>
                <w:rFonts w:ascii="Times New Roman" w:hAnsi="Times New Roman"/>
                <w:noProof/>
                <w:snapToGrid w:val="0"/>
                <w:w w:val="0"/>
              </w:rPr>
              <w:t>6.1</w:t>
            </w:r>
            <w:r w:rsidR="00680A88">
              <w:rPr>
                <w:rFonts w:cstheme="minorBidi"/>
                <w:noProof/>
                <w:sz w:val="24"/>
                <w:lang w:val="en-CA" w:bidi="ar-SA"/>
              </w:rPr>
              <w:tab/>
            </w:r>
            <w:r w:rsidR="00680A88" w:rsidRPr="00822FFC">
              <w:rPr>
                <w:rStyle w:val="Hyperlink"/>
                <w:noProof/>
              </w:rPr>
              <w:t>Foundational Ontologies</w:t>
            </w:r>
            <w:r w:rsidR="00680A88">
              <w:rPr>
                <w:noProof/>
                <w:webHidden/>
              </w:rPr>
              <w:tab/>
            </w:r>
            <w:r w:rsidR="00680A88">
              <w:rPr>
                <w:noProof/>
                <w:webHidden/>
              </w:rPr>
              <w:fldChar w:fldCharType="begin"/>
            </w:r>
            <w:r w:rsidR="00680A88">
              <w:rPr>
                <w:noProof/>
                <w:webHidden/>
              </w:rPr>
              <w:instrText xml:space="preserve"> PAGEREF _Toc523308967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214C8B33" w14:textId="0A60EC1B" w:rsidR="00680A88" w:rsidRDefault="005D3441">
          <w:pPr>
            <w:pStyle w:val="TOC3"/>
            <w:tabs>
              <w:tab w:val="left" w:pos="1200"/>
              <w:tab w:val="right" w:leader="dot" w:pos="9350"/>
            </w:tabs>
            <w:rPr>
              <w:rFonts w:cstheme="minorBidi"/>
              <w:noProof/>
              <w:sz w:val="24"/>
              <w:lang w:val="en-CA" w:bidi="ar-SA"/>
            </w:rPr>
          </w:pPr>
          <w:hyperlink w:anchor="_Toc523308968" w:history="1">
            <w:r w:rsidR="00680A88" w:rsidRPr="00822FFC">
              <w:rPr>
                <w:rStyle w:val="Hyperlink"/>
                <w:noProof/>
              </w:rPr>
              <w:t>6.1.1</w:t>
            </w:r>
            <w:r w:rsidR="00680A88">
              <w:rPr>
                <w:rFonts w:cstheme="minorBidi"/>
                <w:noProof/>
                <w:sz w:val="24"/>
                <w:lang w:val="en-CA" w:bidi="ar-SA"/>
              </w:rPr>
              <w:tab/>
            </w:r>
            <w:r w:rsidR="00680A88" w:rsidRPr="00822FFC">
              <w:rPr>
                <w:rStyle w:val="Hyperlink"/>
                <w:noProof/>
              </w:rPr>
              <w:t>Spatial Location Ontology</w:t>
            </w:r>
            <w:r w:rsidR="00680A88">
              <w:rPr>
                <w:noProof/>
                <w:webHidden/>
              </w:rPr>
              <w:tab/>
            </w:r>
            <w:r w:rsidR="00680A88">
              <w:rPr>
                <w:noProof/>
                <w:webHidden/>
              </w:rPr>
              <w:fldChar w:fldCharType="begin"/>
            </w:r>
            <w:r w:rsidR="00680A88">
              <w:rPr>
                <w:noProof/>
                <w:webHidden/>
              </w:rPr>
              <w:instrText xml:space="preserve"> PAGEREF _Toc523308968 \h </w:instrText>
            </w:r>
            <w:r w:rsidR="00680A88">
              <w:rPr>
                <w:noProof/>
                <w:webHidden/>
              </w:rPr>
            </w:r>
            <w:r w:rsidR="00680A88">
              <w:rPr>
                <w:noProof/>
                <w:webHidden/>
              </w:rPr>
              <w:fldChar w:fldCharType="separate"/>
            </w:r>
            <w:r w:rsidR="00680A88">
              <w:rPr>
                <w:noProof/>
                <w:webHidden/>
              </w:rPr>
              <w:t>8</w:t>
            </w:r>
            <w:r w:rsidR="00680A88">
              <w:rPr>
                <w:noProof/>
                <w:webHidden/>
              </w:rPr>
              <w:fldChar w:fldCharType="end"/>
            </w:r>
          </w:hyperlink>
        </w:p>
        <w:p w14:paraId="1084E851" w14:textId="5AFCFF89" w:rsidR="00680A88" w:rsidRDefault="005D3441">
          <w:pPr>
            <w:pStyle w:val="TOC3"/>
            <w:tabs>
              <w:tab w:val="left" w:pos="1200"/>
              <w:tab w:val="right" w:leader="dot" w:pos="9350"/>
            </w:tabs>
            <w:rPr>
              <w:rFonts w:cstheme="minorBidi"/>
              <w:noProof/>
              <w:sz w:val="24"/>
              <w:lang w:val="en-CA" w:bidi="ar-SA"/>
            </w:rPr>
          </w:pPr>
          <w:hyperlink w:anchor="_Toc523308969" w:history="1">
            <w:r w:rsidR="00680A88" w:rsidRPr="00822FFC">
              <w:rPr>
                <w:rStyle w:val="Hyperlink"/>
                <w:noProof/>
              </w:rPr>
              <w:t>6.1.2</w:t>
            </w:r>
            <w:r w:rsidR="00680A88">
              <w:rPr>
                <w:rFonts w:cstheme="minorBidi"/>
                <w:noProof/>
                <w:sz w:val="24"/>
                <w:lang w:val="en-CA" w:bidi="ar-SA"/>
              </w:rPr>
              <w:tab/>
            </w:r>
            <w:r w:rsidR="00680A88" w:rsidRPr="00822FFC">
              <w:rPr>
                <w:rStyle w:val="Hyperlink"/>
                <w:noProof/>
              </w:rPr>
              <w:t>Time Ontology</w:t>
            </w:r>
            <w:r w:rsidR="00680A88">
              <w:rPr>
                <w:noProof/>
                <w:webHidden/>
              </w:rPr>
              <w:tab/>
            </w:r>
            <w:r w:rsidR="00680A88">
              <w:rPr>
                <w:noProof/>
                <w:webHidden/>
              </w:rPr>
              <w:fldChar w:fldCharType="begin"/>
            </w:r>
            <w:r w:rsidR="00680A88">
              <w:rPr>
                <w:noProof/>
                <w:webHidden/>
              </w:rPr>
              <w:instrText xml:space="preserve"> PAGEREF _Toc523308969 \h </w:instrText>
            </w:r>
            <w:r w:rsidR="00680A88">
              <w:rPr>
                <w:noProof/>
                <w:webHidden/>
              </w:rPr>
            </w:r>
            <w:r w:rsidR="00680A88">
              <w:rPr>
                <w:noProof/>
                <w:webHidden/>
              </w:rPr>
              <w:fldChar w:fldCharType="separate"/>
            </w:r>
            <w:r w:rsidR="00680A88">
              <w:rPr>
                <w:noProof/>
                <w:webHidden/>
              </w:rPr>
              <w:t>11</w:t>
            </w:r>
            <w:r w:rsidR="00680A88">
              <w:rPr>
                <w:noProof/>
                <w:webHidden/>
              </w:rPr>
              <w:fldChar w:fldCharType="end"/>
            </w:r>
          </w:hyperlink>
        </w:p>
        <w:p w14:paraId="55D11529" w14:textId="3FBD4935" w:rsidR="00680A88" w:rsidRDefault="005D3441">
          <w:pPr>
            <w:pStyle w:val="TOC3"/>
            <w:tabs>
              <w:tab w:val="left" w:pos="1200"/>
              <w:tab w:val="right" w:leader="dot" w:pos="9350"/>
            </w:tabs>
            <w:rPr>
              <w:rFonts w:cstheme="minorBidi"/>
              <w:noProof/>
              <w:sz w:val="24"/>
              <w:lang w:val="en-CA" w:bidi="ar-SA"/>
            </w:rPr>
          </w:pPr>
          <w:hyperlink w:anchor="_Toc523308970" w:history="1">
            <w:r w:rsidR="00680A88" w:rsidRPr="00822FFC">
              <w:rPr>
                <w:rStyle w:val="Hyperlink"/>
                <w:noProof/>
              </w:rPr>
              <w:t>6.1.3</w:t>
            </w:r>
            <w:r w:rsidR="00680A88">
              <w:rPr>
                <w:rFonts w:cstheme="minorBidi"/>
                <w:noProof/>
                <w:sz w:val="24"/>
                <w:lang w:val="en-CA" w:bidi="ar-SA"/>
              </w:rPr>
              <w:tab/>
            </w:r>
            <w:r w:rsidR="00680A88" w:rsidRPr="00822FFC">
              <w:rPr>
                <w:rStyle w:val="Hyperlink"/>
                <w:noProof/>
              </w:rPr>
              <w:t>Change Ontology</w:t>
            </w:r>
            <w:r w:rsidR="00680A88">
              <w:rPr>
                <w:noProof/>
                <w:webHidden/>
              </w:rPr>
              <w:tab/>
            </w:r>
            <w:r w:rsidR="00680A88">
              <w:rPr>
                <w:noProof/>
                <w:webHidden/>
              </w:rPr>
              <w:fldChar w:fldCharType="begin"/>
            </w:r>
            <w:r w:rsidR="00680A88">
              <w:rPr>
                <w:noProof/>
                <w:webHidden/>
              </w:rPr>
              <w:instrText xml:space="preserve"> PAGEREF _Toc523308970 \h </w:instrText>
            </w:r>
            <w:r w:rsidR="00680A88">
              <w:rPr>
                <w:noProof/>
                <w:webHidden/>
              </w:rPr>
            </w:r>
            <w:r w:rsidR="00680A88">
              <w:rPr>
                <w:noProof/>
                <w:webHidden/>
              </w:rPr>
              <w:fldChar w:fldCharType="separate"/>
            </w:r>
            <w:r w:rsidR="00680A88">
              <w:rPr>
                <w:noProof/>
                <w:webHidden/>
              </w:rPr>
              <w:t>12</w:t>
            </w:r>
            <w:r w:rsidR="00680A88">
              <w:rPr>
                <w:noProof/>
                <w:webHidden/>
              </w:rPr>
              <w:fldChar w:fldCharType="end"/>
            </w:r>
          </w:hyperlink>
        </w:p>
        <w:p w14:paraId="5125A667" w14:textId="4866C33E" w:rsidR="00680A88" w:rsidRDefault="005D3441">
          <w:pPr>
            <w:pStyle w:val="TOC3"/>
            <w:tabs>
              <w:tab w:val="left" w:pos="1200"/>
              <w:tab w:val="right" w:leader="dot" w:pos="9350"/>
            </w:tabs>
            <w:rPr>
              <w:rFonts w:cstheme="minorBidi"/>
              <w:noProof/>
              <w:sz w:val="24"/>
              <w:lang w:val="en-CA" w:bidi="ar-SA"/>
            </w:rPr>
          </w:pPr>
          <w:hyperlink w:anchor="_Toc523308971" w:history="1">
            <w:r w:rsidR="00680A88" w:rsidRPr="00822FFC">
              <w:rPr>
                <w:rStyle w:val="Hyperlink"/>
                <w:noProof/>
              </w:rPr>
              <w:t>6.1.4</w:t>
            </w:r>
            <w:r w:rsidR="00680A88">
              <w:rPr>
                <w:rFonts w:cstheme="minorBidi"/>
                <w:noProof/>
                <w:sz w:val="24"/>
                <w:lang w:val="en-CA" w:bidi="ar-SA"/>
              </w:rPr>
              <w:tab/>
            </w:r>
            <w:r w:rsidR="00680A88" w:rsidRPr="00822FFC">
              <w:rPr>
                <w:rStyle w:val="Hyperlink"/>
                <w:noProof/>
              </w:rPr>
              <w:t>Activity Ontology</w:t>
            </w:r>
            <w:r w:rsidR="00680A88">
              <w:rPr>
                <w:noProof/>
                <w:webHidden/>
              </w:rPr>
              <w:tab/>
            </w:r>
            <w:r w:rsidR="00680A88">
              <w:rPr>
                <w:noProof/>
                <w:webHidden/>
              </w:rPr>
              <w:fldChar w:fldCharType="begin"/>
            </w:r>
            <w:r w:rsidR="00680A88">
              <w:rPr>
                <w:noProof/>
                <w:webHidden/>
              </w:rPr>
              <w:instrText xml:space="preserve"> PAGEREF _Toc523308971 \h </w:instrText>
            </w:r>
            <w:r w:rsidR="00680A88">
              <w:rPr>
                <w:noProof/>
                <w:webHidden/>
              </w:rPr>
            </w:r>
            <w:r w:rsidR="00680A88">
              <w:rPr>
                <w:noProof/>
                <w:webHidden/>
              </w:rPr>
              <w:fldChar w:fldCharType="separate"/>
            </w:r>
            <w:r w:rsidR="00680A88">
              <w:rPr>
                <w:noProof/>
                <w:webHidden/>
              </w:rPr>
              <w:t>13</w:t>
            </w:r>
            <w:r w:rsidR="00680A88">
              <w:rPr>
                <w:noProof/>
                <w:webHidden/>
              </w:rPr>
              <w:fldChar w:fldCharType="end"/>
            </w:r>
          </w:hyperlink>
        </w:p>
        <w:p w14:paraId="2C6D9576" w14:textId="3A24972B" w:rsidR="00680A88" w:rsidRDefault="005D3441">
          <w:pPr>
            <w:pStyle w:val="TOC3"/>
            <w:tabs>
              <w:tab w:val="left" w:pos="1200"/>
              <w:tab w:val="right" w:leader="dot" w:pos="9350"/>
            </w:tabs>
            <w:rPr>
              <w:rFonts w:cstheme="minorBidi"/>
              <w:noProof/>
              <w:sz w:val="24"/>
              <w:lang w:val="en-CA" w:bidi="ar-SA"/>
            </w:rPr>
          </w:pPr>
          <w:hyperlink w:anchor="_Toc523308972" w:history="1">
            <w:r w:rsidR="00680A88" w:rsidRPr="00822FFC">
              <w:rPr>
                <w:rStyle w:val="Hyperlink"/>
                <w:noProof/>
              </w:rPr>
              <w:t>6.1.5</w:t>
            </w:r>
            <w:r w:rsidR="00680A88">
              <w:rPr>
                <w:rFonts w:cstheme="minorBidi"/>
                <w:noProof/>
                <w:sz w:val="24"/>
                <w:lang w:val="en-CA" w:bidi="ar-SA"/>
              </w:rPr>
              <w:tab/>
            </w:r>
            <w:r w:rsidR="00680A88" w:rsidRPr="00822FFC">
              <w:rPr>
                <w:rStyle w:val="Hyperlink"/>
                <w:noProof/>
              </w:rPr>
              <w:t>Resource Ontology</w:t>
            </w:r>
            <w:r w:rsidR="00680A88">
              <w:rPr>
                <w:noProof/>
                <w:webHidden/>
              </w:rPr>
              <w:tab/>
            </w:r>
            <w:r w:rsidR="00680A88">
              <w:rPr>
                <w:noProof/>
                <w:webHidden/>
              </w:rPr>
              <w:fldChar w:fldCharType="begin"/>
            </w:r>
            <w:r w:rsidR="00680A88">
              <w:rPr>
                <w:noProof/>
                <w:webHidden/>
              </w:rPr>
              <w:instrText xml:space="preserve"> PAGEREF _Toc523308972 \h </w:instrText>
            </w:r>
            <w:r w:rsidR="00680A88">
              <w:rPr>
                <w:noProof/>
                <w:webHidden/>
              </w:rPr>
            </w:r>
            <w:r w:rsidR="00680A88">
              <w:rPr>
                <w:noProof/>
                <w:webHidden/>
              </w:rPr>
              <w:fldChar w:fldCharType="separate"/>
            </w:r>
            <w:r w:rsidR="00680A88">
              <w:rPr>
                <w:noProof/>
                <w:webHidden/>
              </w:rPr>
              <w:t>16</w:t>
            </w:r>
            <w:r w:rsidR="00680A88">
              <w:rPr>
                <w:noProof/>
                <w:webHidden/>
              </w:rPr>
              <w:fldChar w:fldCharType="end"/>
            </w:r>
          </w:hyperlink>
        </w:p>
        <w:p w14:paraId="030B93C2" w14:textId="686E93FE" w:rsidR="00680A88" w:rsidRDefault="005D3441">
          <w:pPr>
            <w:pStyle w:val="TOC3"/>
            <w:tabs>
              <w:tab w:val="left" w:pos="1200"/>
              <w:tab w:val="right" w:leader="dot" w:pos="9350"/>
            </w:tabs>
            <w:rPr>
              <w:rFonts w:cstheme="minorBidi"/>
              <w:noProof/>
              <w:sz w:val="24"/>
              <w:lang w:val="en-CA" w:bidi="ar-SA"/>
            </w:rPr>
          </w:pPr>
          <w:hyperlink w:anchor="_Toc523308973" w:history="1">
            <w:r w:rsidR="00680A88" w:rsidRPr="00822FFC">
              <w:rPr>
                <w:rStyle w:val="Hyperlink"/>
                <w:noProof/>
              </w:rPr>
              <w:t>6.1.6</w:t>
            </w:r>
            <w:r w:rsidR="00680A88">
              <w:rPr>
                <w:rFonts w:cstheme="minorBidi"/>
                <w:noProof/>
                <w:sz w:val="24"/>
                <w:lang w:val="en-CA" w:bidi="ar-SA"/>
              </w:rPr>
              <w:tab/>
            </w:r>
            <w:r w:rsidR="00680A88" w:rsidRPr="00822FFC">
              <w:rPr>
                <w:rStyle w:val="Hyperlink"/>
                <w:noProof/>
              </w:rPr>
              <w:t>Mereology Ontology</w:t>
            </w:r>
            <w:r w:rsidR="00680A88">
              <w:rPr>
                <w:noProof/>
                <w:webHidden/>
              </w:rPr>
              <w:tab/>
            </w:r>
            <w:r w:rsidR="00680A88">
              <w:rPr>
                <w:noProof/>
                <w:webHidden/>
              </w:rPr>
              <w:fldChar w:fldCharType="begin"/>
            </w:r>
            <w:r w:rsidR="00680A88">
              <w:rPr>
                <w:noProof/>
                <w:webHidden/>
              </w:rPr>
              <w:instrText xml:space="preserve"> PAGEREF _Toc523308973 \h </w:instrText>
            </w:r>
            <w:r w:rsidR="00680A88">
              <w:rPr>
                <w:noProof/>
                <w:webHidden/>
              </w:rPr>
            </w:r>
            <w:r w:rsidR="00680A88">
              <w:rPr>
                <w:noProof/>
                <w:webHidden/>
              </w:rPr>
              <w:fldChar w:fldCharType="separate"/>
            </w:r>
            <w:r w:rsidR="00680A88">
              <w:rPr>
                <w:noProof/>
                <w:webHidden/>
              </w:rPr>
              <w:t>17</w:t>
            </w:r>
            <w:r w:rsidR="00680A88">
              <w:rPr>
                <w:noProof/>
                <w:webHidden/>
              </w:rPr>
              <w:fldChar w:fldCharType="end"/>
            </w:r>
          </w:hyperlink>
        </w:p>
        <w:p w14:paraId="6E301C51" w14:textId="3927CA1E" w:rsidR="00680A88" w:rsidRDefault="005D3441">
          <w:pPr>
            <w:pStyle w:val="TOC3"/>
            <w:tabs>
              <w:tab w:val="left" w:pos="1200"/>
              <w:tab w:val="right" w:leader="dot" w:pos="9350"/>
            </w:tabs>
            <w:rPr>
              <w:rFonts w:cstheme="minorBidi"/>
              <w:noProof/>
              <w:sz w:val="24"/>
              <w:lang w:val="en-CA" w:bidi="ar-SA"/>
            </w:rPr>
          </w:pPr>
          <w:hyperlink w:anchor="_Toc523308974" w:history="1">
            <w:r w:rsidR="00680A88" w:rsidRPr="00822FFC">
              <w:rPr>
                <w:rStyle w:val="Hyperlink"/>
                <w:noProof/>
              </w:rPr>
              <w:t>6.1.7</w:t>
            </w:r>
            <w:r w:rsidR="00680A88">
              <w:rPr>
                <w:rFonts w:cstheme="minorBidi"/>
                <w:noProof/>
                <w:sz w:val="24"/>
                <w:lang w:val="en-CA" w:bidi="ar-SA"/>
              </w:rPr>
              <w:tab/>
            </w:r>
            <w:r w:rsidR="00680A88" w:rsidRPr="00822FFC">
              <w:rPr>
                <w:rStyle w:val="Hyperlink"/>
                <w:noProof/>
              </w:rPr>
              <w:t>Ontology of Units of Measure</w:t>
            </w:r>
            <w:r w:rsidR="00680A88">
              <w:rPr>
                <w:noProof/>
                <w:webHidden/>
              </w:rPr>
              <w:tab/>
            </w:r>
            <w:r w:rsidR="00680A88">
              <w:rPr>
                <w:noProof/>
                <w:webHidden/>
              </w:rPr>
              <w:fldChar w:fldCharType="begin"/>
            </w:r>
            <w:r w:rsidR="00680A88">
              <w:rPr>
                <w:noProof/>
                <w:webHidden/>
              </w:rPr>
              <w:instrText xml:space="preserve"> PAGEREF _Toc523308974 \h </w:instrText>
            </w:r>
            <w:r w:rsidR="00680A88">
              <w:rPr>
                <w:noProof/>
                <w:webHidden/>
              </w:rPr>
            </w:r>
            <w:r w:rsidR="00680A88">
              <w:rPr>
                <w:noProof/>
                <w:webHidden/>
              </w:rPr>
              <w:fldChar w:fldCharType="separate"/>
            </w:r>
            <w:r w:rsidR="00680A88">
              <w:rPr>
                <w:noProof/>
                <w:webHidden/>
              </w:rPr>
              <w:t>19</w:t>
            </w:r>
            <w:r w:rsidR="00680A88">
              <w:rPr>
                <w:noProof/>
                <w:webHidden/>
              </w:rPr>
              <w:fldChar w:fldCharType="end"/>
            </w:r>
          </w:hyperlink>
        </w:p>
        <w:p w14:paraId="46BB3B06" w14:textId="7B367500" w:rsidR="00680A88" w:rsidRDefault="005D3441">
          <w:pPr>
            <w:pStyle w:val="TOC3"/>
            <w:tabs>
              <w:tab w:val="left" w:pos="1200"/>
              <w:tab w:val="right" w:leader="dot" w:pos="9350"/>
            </w:tabs>
            <w:rPr>
              <w:rFonts w:cstheme="minorBidi"/>
              <w:noProof/>
              <w:sz w:val="24"/>
              <w:lang w:val="en-CA" w:bidi="ar-SA"/>
            </w:rPr>
          </w:pPr>
          <w:hyperlink w:anchor="_Toc523308975" w:history="1">
            <w:r w:rsidR="00680A88" w:rsidRPr="00822FFC">
              <w:rPr>
                <w:rStyle w:val="Hyperlink"/>
                <w:noProof/>
              </w:rPr>
              <w:t>6.1.8</w:t>
            </w:r>
            <w:r w:rsidR="00680A88">
              <w:rPr>
                <w:rFonts w:cstheme="minorBidi"/>
                <w:noProof/>
                <w:sz w:val="24"/>
                <w:lang w:val="en-CA" w:bidi="ar-SA"/>
              </w:rPr>
              <w:tab/>
            </w:r>
            <w:r w:rsidR="00680A88" w:rsidRPr="00822FFC">
              <w:rPr>
                <w:rStyle w:val="Hyperlink"/>
                <w:noProof/>
              </w:rPr>
              <w:t>Monetary Value Ontology</w:t>
            </w:r>
            <w:r w:rsidR="00680A88">
              <w:rPr>
                <w:noProof/>
                <w:webHidden/>
              </w:rPr>
              <w:tab/>
            </w:r>
            <w:r w:rsidR="00680A88">
              <w:rPr>
                <w:noProof/>
                <w:webHidden/>
              </w:rPr>
              <w:fldChar w:fldCharType="begin"/>
            </w:r>
            <w:r w:rsidR="00680A88">
              <w:rPr>
                <w:noProof/>
                <w:webHidden/>
              </w:rPr>
              <w:instrText xml:space="preserve"> PAGEREF _Toc523308975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17D43FCE" w14:textId="2A37BA07" w:rsidR="00680A88" w:rsidRDefault="005D3441">
          <w:pPr>
            <w:pStyle w:val="TOC2"/>
            <w:tabs>
              <w:tab w:val="left" w:pos="720"/>
              <w:tab w:val="right" w:leader="dot" w:pos="9350"/>
            </w:tabs>
            <w:rPr>
              <w:rFonts w:cstheme="minorBidi"/>
              <w:noProof/>
              <w:sz w:val="24"/>
              <w:lang w:val="en-CA" w:bidi="ar-SA"/>
            </w:rPr>
          </w:pPr>
          <w:hyperlink w:anchor="_Toc523308976" w:history="1">
            <w:r w:rsidR="00680A88" w:rsidRPr="00822FFC">
              <w:rPr>
                <w:rStyle w:val="Hyperlink"/>
                <w:rFonts w:ascii="Times New Roman" w:hAnsi="Times New Roman"/>
                <w:noProof/>
                <w:snapToGrid w:val="0"/>
                <w:w w:val="0"/>
              </w:rPr>
              <w:t>6.2</w:t>
            </w:r>
            <w:r w:rsidR="00680A88">
              <w:rPr>
                <w:rFonts w:cstheme="minorBidi"/>
                <w:noProof/>
                <w:sz w:val="24"/>
                <w:lang w:val="en-CA" w:bidi="ar-SA"/>
              </w:rPr>
              <w:tab/>
            </w:r>
            <w:r w:rsidR="00680A88" w:rsidRPr="00822FFC">
              <w:rPr>
                <w:rStyle w:val="Hyperlink"/>
                <w:noProof/>
              </w:rPr>
              <w:t>SSN Ontology</w:t>
            </w:r>
            <w:r w:rsidR="00680A88">
              <w:rPr>
                <w:noProof/>
                <w:webHidden/>
              </w:rPr>
              <w:tab/>
            </w:r>
            <w:r w:rsidR="00680A88">
              <w:rPr>
                <w:noProof/>
                <w:webHidden/>
              </w:rPr>
              <w:fldChar w:fldCharType="begin"/>
            </w:r>
            <w:r w:rsidR="00680A88">
              <w:rPr>
                <w:noProof/>
                <w:webHidden/>
              </w:rPr>
              <w:instrText xml:space="preserve"> PAGEREF _Toc523308976 \h </w:instrText>
            </w:r>
            <w:r w:rsidR="00680A88">
              <w:rPr>
                <w:noProof/>
                <w:webHidden/>
              </w:rPr>
            </w:r>
            <w:r w:rsidR="00680A88">
              <w:rPr>
                <w:noProof/>
                <w:webHidden/>
              </w:rPr>
              <w:fldChar w:fldCharType="separate"/>
            </w:r>
            <w:r w:rsidR="00680A88">
              <w:rPr>
                <w:noProof/>
                <w:webHidden/>
              </w:rPr>
              <w:t>23</w:t>
            </w:r>
            <w:r w:rsidR="00680A88">
              <w:rPr>
                <w:noProof/>
                <w:webHidden/>
              </w:rPr>
              <w:fldChar w:fldCharType="end"/>
            </w:r>
          </w:hyperlink>
        </w:p>
        <w:p w14:paraId="44A08785" w14:textId="129D8917" w:rsidR="00680A88" w:rsidRDefault="005D3441">
          <w:pPr>
            <w:pStyle w:val="TOC2"/>
            <w:tabs>
              <w:tab w:val="left" w:pos="720"/>
              <w:tab w:val="right" w:leader="dot" w:pos="9350"/>
            </w:tabs>
            <w:rPr>
              <w:rFonts w:cstheme="minorBidi"/>
              <w:noProof/>
              <w:sz w:val="24"/>
              <w:lang w:val="en-CA" w:bidi="ar-SA"/>
            </w:rPr>
          </w:pPr>
          <w:hyperlink w:anchor="_Toc523308977" w:history="1">
            <w:r w:rsidR="00680A88" w:rsidRPr="00822FFC">
              <w:rPr>
                <w:rStyle w:val="Hyperlink"/>
                <w:rFonts w:ascii="Times New Roman" w:hAnsi="Times New Roman"/>
                <w:noProof/>
                <w:snapToGrid w:val="0"/>
                <w:w w:val="0"/>
              </w:rPr>
              <w:t>6.3</w:t>
            </w:r>
            <w:r w:rsidR="00680A88">
              <w:rPr>
                <w:rFonts w:cstheme="minorBidi"/>
                <w:noProof/>
                <w:sz w:val="24"/>
                <w:lang w:val="en-CA" w:bidi="ar-SA"/>
              </w:rPr>
              <w:tab/>
            </w:r>
            <w:r w:rsidR="00680A88" w:rsidRPr="00822FFC">
              <w:rPr>
                <w:rStyle w:val="Hyperlink"/>
                <w:noProof/>
              </w:rPr>
              <w:t>iContact Ontology</w:t>
            </w:r>
            <w:r w:rsidR="00680A88">
              <w:rPr>
                <w:noProof/>
                <w:webHidden/>
              </w:rPr>
              <w:tab/>
            </w:r>
            <w:r w:rsidR="00680A88">
              <w:rPr>
                <w:noProof/>
                <w:webHidden/>
              </w:rPr>
              <w:fldChar w:fldCharType="begin"/>
            </w:r>
            <w:r w:rsidR="00680A88">
              <w:rPr>
                <w:noProof/>
                <w:webHidden/>
              </w:rPr>
              <w:instrText xml:space="preserve"> PAGEREF _Toc523308977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5D7BD04F" w14:textId="72C73409" w:rsidR="00680A88" w:rsidRDefault="005D3441">
          <w:pPr>
            <w:pStyle w:val="TOC2"/>
            <w:tabs>
              <w:tab w:val="left" w:pos="720"/>
              <w:tab w:val="right" w:leader="dot" w:pos="9350"/>
            </w:tabs>
            <w:rPr>
              <w:rFonts w:cstheme="minorBidi"/>
              <w:noProof/>
              <w:sz w:val="24"/>
              <w:lang w:val="en-CA" w:bidi="ar-SA"/>
            </w:rPr>
          </w:pPr>
          <w:hyperlink w:anchor="_Toc523308978" w:history="1">
            <w:r w:rsidR="00680A88" w:rsidRPr="00822FFC">
              <w:rPr>
                <w:rStyle w:val="Hyperlink"/>
                <w:rFonts w:ascii="Times New Roman" w:hAnsi="Times New Roman"/>
                <w:noProof/>
                <w:snapToGrid w:val="0"/>
                <w:w w:val="0"/>
              </w:rPr>
              <w:t>6.4</w:t>
            </w:r>
            <w:r w:rsidR="00680A88">
              <w:rPr>
                <w:rFonts w:cstheme="minorBidi"/>
                <w:noProof/>
                <w:sz w:val="24"/>
                <w:lang w:val="en-CA" w:bidi="ar-SA"/>
              </w:rPr>
              <w:tab/>
            </w:r>
            <w:r w:rsidR="00680A88" w:rsidRPr="00822FFC">
              <w:rPr>
                <w:rStyle w:val="Hyperlink"/>
                <w:noProof/>
              </w:rPr>
              <w:t>Person O</w:t>
            </w:r>
            <w:r w:rsidR="00680A88" w:rsidRPr="00822FFC">
              <w:rPr>
                <w:rStyle w:val="Hyperlink"/>
                <w:noProof/>
              </w:rPr>
              <w:t>n</w:t>
            </w:r>
            <w:r w:rsidR="00680A88" w:rsidRPr="00822FFC">
              <w:rPr>
                <w:rStyle w:val="Hyperlink"/>
                <w:noProof/>
              </w:rPr>
              <w:t>tology</w:t>
            </w:r>
            <w:r w:rsidR="00680A88">
              <w:rPr>
                <w:noProof/>
                <w:webHidden/>
              </w:rPr>
              <w:tab/>
            </w:r>
            <w:r w:rsidR="00680A88">
              <w:rPr>
                <w:noProof/>
                <w:webHidden/>
              </w:rPr>
              <w:fldChar w:fldCharType="begin"/>
            </w:r>
            <w:r w:rsidR="00680A88">
              <w:rPr>
                <w:noProof/>
                <w:webHidden/>
              </w:rPr>
              <w:instrText xml:space="preserve"> PAGEREF _Toc523308978 \h </w:instrText>
            </w:r>
            <w:r w:rsidR="00680A88">
              <w:rPr>
                <w:noProof/>
                <w:webHidden/>
              </w:rPr>
            </w:r>
            <w:r w:rsidR="00680A88">
              <w:rPr>
                <w:noProof/>
                <w:webHidden/>
              </w:rPr>
              <w:fldChar w:fldCharType="separate"/>
            </w:r>
            <w:r w:rsidR="00680A88">
              <w:rPr>
                <w:noProof/>
                <w:webHidden/>
              </w:rPr>
              <w:t>24</w:t>
            </w:r>
            <w:r w:rsidR="00680A88">
              <w:rPr>
                <w:noProof/>
                <w:webHidden/>
              </w:rPr>
              <w:fldChar w:fldCharType="end"/>
            </w:r>
          </w:hyperlink>
        </w:p>
        <w:p w14:paraId="71F33C1D" w14:textId="3143590C" w:rsidR="00680A88" w:rsidRDefault="005D3441">
          <w:pPr>
            <w:pStyle w:val="TOC2"/>
            <w:tabs>
              <w:tab w:val="left" w:pos="720"/>
              <w:tab w:val="right" w:leader="dot" w:pos="9350"/>
            </w:tabs>
            <w:rPr>
              <w:rFonts w:cstheme="minorBidi"/>
              <w:noProof/>
              <w:sz w:val="24"/>
              <w:lang w:val="en-CA" w:bidi="ar-SA"/>
            </w:rPr>
          </w:pPr>
          <w:hyperlink w:anchor="_Toc523308979" w:history="1">
            <w:r w:rsidR="00680A88" w:rsidRPr="00822FFC">
              <w:rPr>
                <w:rStyle w:val="Hyperlink"/>
                <w:rFonts w:ascii="Times New Roman" w:hAnsi="Times New Roman"/>
                <w:noProof/>
                <w:snapToGrid w:val="0"/>
                <w:w w:val="0"/>
              </w:rPr>
              <w:t>6.5</w:t>
            </w:r>
            <w:r w:rsidR="00680A88">
              <w:rPr>
                <w:rFonts w:cstheme="minorBidi"/>
                <w:noProof/>
                <w:sz w:val="24"/>
                <w:lang w:val="en-CA" w:bidi="ar-SA"/>
              </w:rPr>
              <w:tab/>
            </w:r>
            <w:r w:rsidR="00680A88" w:rsidRPr="00822FFC">
              <w:rPr>
                <w:rStyle w:val="Hyperlink"/>
                <w:noProof/>
              </w:rPr>
              <w:t>Household Ontology</w:t>
            </w:r>
            <w:r w:rsidR="00680A88">
              <w:rPr>
                <w:noProof/>
                <w:webHidden/>
              </w:rPr>
              <w:tab/>
            </w:r>
            <w:r w:rsidR="00680A88">
              <w:rPr>
                <w:noProof/>
                <w:webHidden/>
              </w:rPr>
              <w:fldChar w:fldCharType="begin"/>
            </w:r>
            <w:r w:rsidR="00680A88">
              <w:rPr>
                <w:noProof/>
                <w:webHidden/>
              </w:rPr>
              <w:instrText xml:space="preserve"> PAGEREF _Toc523308979 \h </w:instrText>
            </w:r>
            <w:r w:rsidR="00680A88">
              <w:rPr>
                <w:noProof/>
                <w:webHidden/>
              </w:rPr>
            </w:r>
            <w:r w:rsidR="00680A88">
              <w:rPr>
                <w:noProof/>
                <w:webHidden/>
              </w:rPr>
              <w:fldChar w:fldCharType="separate"/>
            </w:r>
            <w:r w:rsidR="00680A88">
              <w:rPr>
                <w:noProof/>
                <w:webHidden/>
              </w:rPr>
              <w:t>25</w:t>
            </w:r>
            <w:r w:rsidR="00680A88">
              <w:rPr>
                <w:noProof/>
                <w:webHidden/>
              </w:rPr>
              <w:fldChar w:fldCharType="end"/>
            </w:r>
          </w:hyperlink>
        </w:p>
        <w:p w14:paraId="1B562770" w14:textId="6A2BB5FF" w:rsidR="00680A88" w:rsidRDefault="005D3441">
          <w:pPr>
            <w:pStyle w:val="TOC2"/>
            <w:tabs>
              <w:tab w:val="left" w:pos="720"/>
              <w:tab w:val="right" w:leader="dot" w:pos="9350"/>
            </w:tabs>
            <w:rPr>
              <w:rFonts w:cstheme="minorBidi"/>
              <w:noProof/>
              <w:sz w:val="24"/>
              <w:lang w:val="en-CA" w:bidi="ar-SA"/>
            </w:rPr>
          </w:pPr>
          <w:hyperlink w:anchor="_Toc523308980" w:history="1">
            <w:r w:rsidR="00680A88" w:rsidRPr="00822FFC">
              <w:rPr>
                <w:rStyle w:val="Hyperlink"/>
                <w:rFonts w:ascii="Times New Roman" w:hAnsi="Times New Roman"/>
                <w:noProof/>
                <w:snapToGrid w:val="0"/>
                <w:w w:val="0"/>
              </w:rPr>
              <w:t>6.6</w:t>
            </w:r>
            <w:r w:rsidR="00680A88">
              <w:rPr>
                <w:rFonts w:cstheme="minorBidi"/>
                <w:noProof/>
                <w:sz w:val="24"/>
                <w:lang w:val="en-CA" w:bidi="ar-SA"/>
              </w:rPr>
              <w:tab/>
            </w:r>
            <w:r w:rsidR="00680A88" w:rsidRPr="00822FFC">
              <w:rPr>
                <w:rStyle w:val="Hyperlink"/>
                <w:noProof/>
              </w:rPr>
              <w:t>Organization Ontology</w:t>
            </w:r>
            <w:r w:rsidR="00680A88">
              <w:rPr>
                <w:noProof/>
                <w:webHidden/>
              </w:rPr>
              <w:tab/>
            </w:r>
            <w:r w:rsidR="00680A88">
              <w:rPr>
                <w:noProof/>
                <w:webHidden/>
              </w:rPr>
              <w:fldChar w:fldCharType="begin"/>
            </w:r>
            <w:r w:rsidR="00680A88">
              <w:rPr>
                <w:noProof/>
                <w:webHidden/>
              </w:rPr>
              <w:instrText xml:space="preserve"> PAGEREF _Toc523308980 \h </w:instrText>
            </w:r>
            <w:r w:rsidR="00680A88">
              <w:rPr>
                <w:noProof/>
                <w:webHidden/>
              </w:rPr>
            </w:r>
            <w:r w:rsidR="00680A88">
              <w:rPr>
                <w:noProof/>
                <w:webHidden/>
              </w:rPr>
              <w:fldChar w:fldCharType="separate"/>
            </w:r>
            <w:r w:rsidR="00680A88">
              <w:rPr>
                <w:noProof/>
                <w:webHidden/>
              </w:rPr>
              <w:t>27</w:t>
            </w:r>
            <w:r w:rsidR="00680A88">
              <w:rPr>
                <w:noProof/>
                <w:webHidden/>
              </w:rPr>
              <w:fldChar w:fldCharType="end"/>
            </w:r>
          </w:hyperlink>
        </w:p>
        <w:p w14:paraId="5333B3C0" w14:textId="6DF904D4" w:rsidR="00680A88" w:rsidRDefault="005D3441">
          <w:pPr>
            <w:pStyle w:val="TOC2"/>
            <w:tabs>
              <w:tab w:val="left" w:pos="720"/>
              <w:tab w:val="right" w:leader="dot" w:pos="9350"/>
            </w:tabs>
            <w:rPr>
              <w:rFonts w:cstheme="minorBidi"/>
              <w:noProof/>
              <w:sz w:val="24"/>
              <w:lang w:val="en-CA" w:bidi="ar-SA"/>
            </w:rPr>
          </w:pPr>
          <w:hyperlink w:anchor="_Toc523308981" w:history="1">
            <w:r w:rsidR="00680A88" w:rsidRPr="00822FFC">
              <w:rPr>
                <w:rStyle w:val="Hyperlink"/>
                <w:rFonts w:ascii="Times New Roman" w:hAnsi="Times New Roman"/>
                <w:noProof/>
                <w:snapToGrid w:val="0"/>
                <w:w w:val="0"/>
              </w:rPr>
              <w:t>6.7</w:t>
            </w:r>
            <w:r w:rsidR="00680A88">
              <w:rPr>
                <w:rFonts w:cstheme="minorBidi"/>
                <w:noProof/>
                <w:sz w:val="24"/>
                <w:lang w:val="en-CA" w:bidi="ar-SA"/>
              </w:rPr>
              <w:tab/>
            </w:r>
            <w:r w:rsidR="00680A88" w:rsidRPr="00822FFC">
              <w:rPr>
                <w:rStyle w:val="Hyperlink"/>
                <w:noProof/>
              </w:rPr>
              <w:t>Building Ontology</w:t>
            </w:r>
            <w:r w:rsidR="00680A88">
              <w:rPr>
                <w:noProof/>
                <w:webHidden/>
              </w:rPr>
              <w:tab/>
            </w:r>
            <w:r w:rsidR="00680A88">
              <w:rPr>
                <w:noProof/>
                <w:webHidden/>
              </w:rPr>
              <w:fldChar w:fldCharType="begin"/>
            </w:r>
            <w:r w:rsidR="00680A88">
              <w:rPr>
                <w:noProof/>
                <w:webHidden/>
              </w:rPr>
              <w:instrText xml:space="preserve"> PAGEREF _Toc523308981 \h </w:instrText>
            </w:r>
            <w:r w:rsidR="00680A88">
              <w:rPr>
                <w:noProof/>
                <w:webHidden/>
              </w:rPr>
            </w:r>
            <w:r w:rsidR="00680A88">
              <w:rPr>
                <w:noProof/>
                <w:webHidden/>
              </w:rPr>
              <w:fldChar w:fldCharType="separate"/>
            </w:r>
            <w:r w:rsidR="00680A88">
              <w:rPr>
                <w:noProof/>
                <w:webHidden/>
              </w:rPr>
              <w:t>29</w:t>
            </w:r>
            <w:r w:rsidR="00680A88">
              <w:rPr>
                <w:noProof/>
                <w:webHidden/>
              </w:rPr>
              <w:fldChar w:fldCharType="end"/>
            </w:r>
          </w:hyperlink>
        </w:p>
        <w:p w14:paraId="0183B235" w14:textId="12DE7D37" w:rsidR="00680A88" w:rsidRDefault="005D3441">
          <w:pPr>
            <w:pStyle w:val="TOC2"/>
            <w:tabs>
              <w:tab w:val="left" w:pos="720"/>
              <w:tab w:val="right" w:leader="dot" w:pos="9350"/>
            </w:tabs>
            <w:rPr>
              <w:rFonts w:cstheme="minorBidi"/>
              <w:noProof/>
              <w:sz w:val="24"/>
              <w:lang w:val="en-CA" w:bidi="ar-SA"/>
            </w:rPr>
          </w:pPr>
          <w:hyperlink w:anchor="_Toc523308982" w:history="1">
            <w:r w:rsidR="00680A88" w:rsidRPr="00822FFC">
              <w:rPr>
                <w:rStyle w:val="Hyperlink"/>
                <w:rFonts w:ascii="Times New Roman" w:hAnsi="Times New Roman"/>
                <w:noProof/>
                <w:snapToGrid w:val="0"/>
                <w:w w:val="0"/>
              </w:rPr>
              <w:t>6.8</w:t>
            </w:r>
            <w:r w:rsidR="00680A88">
              <w:rPr>
                <w:rFonts w:cstheme="minorBidi"/>
                <w:noProof/>
                <w:sz w:val="24"/>
                <w:lang w:val="en-CA" w:bidi="ar-SA"/>
              </w:rPr>
              <w:tab/>
            </w:r>
            <w:r w:rsidR="00680A88" w:rsidRPr="00822FFC">
              <w:rPr>
                <w:rStyle w:val="Hyperlink"/>
                <w:noProof/>
              </w:rPr>
              <w:t>Vehicle Ontology</w:t>
            </w:r>
            <w:r w:rsidR="00680A88">
              <w:rPr>
                <w:noProof/>
                <w:webHidden/>
              </w:rPr>
              <w:tab/>
            </w:r>
            <w:r w:rsidR="00680A88">
              <w:rPr>
                <w:noProof/>
                <w:webHidden/>
              </w:rPr>
              <w:fldChar w:fldCharType="begin"/>
            </w:r>
            <w:r w:rsidR="00680A88">
              <w:rPr>
                <w:noProof/>
                <w:webHidden/>
              </w:rPr>
              <w:instrText xml:space="preserve"> PAGEREF _Toc523308982 \h </w:instrText>
            </w:r>
            <w:r w:rsidR="00680A88">
              <w:rPr>
                <w:noProof/>
                <w:webHidden/>
              </w:rPr>
            </w:r>
            <w:r w:rsidR="00680A88">
              <w:rPr>
                <w:noProof/>
                <w:webHidden/>
              </w:rPr>
              <w:fldChar w:fldCharType="separate"/>
            </w:r>
            <w:r w:rsidR="00680A88">
              <w:rPr>
                <w:noProof/>
                <w:webHidden/>
              </w:rPr>
              <w:t>30</w:t>
            </w:r>
            <w:r w:rsidR="00680A88">
              <w:rPr>
                <w:noProof/>
                <w:webHidden/>
              </w:rPr>
              <w:fldChar w:fldCharType="end"/>
            </w:r>
          </w:hyperlink>
        </w:p>
        <w:p w14:paraId="34584C7C" w14:textId="6C20BB21" w:rsidR="00680A88" w:rsidRDefault="005D3441">
          <w:pPr>
            <w:pStyle w:val="TOC2"/>
            <w:tabs>
              <w:tab w:val="left" w:pos="720"/>
              <w:tab w:val="right" w:leader="dot" w:pos="9350"/>
            </w:tabs>
            <w:rPr>
              <w:rFonts w:cstheme="minorBidi"/>
              <w:noProof/>
              <w:sz w:val="24"/>
              <w:lang w:val="en-CA" w:bidi="ar-SA"/>
            </w:rPr>
          </w:pPr>
          <w:hyperlink w:anchor="_Toc523308983" w:history="1">
            <w:r w:rsidR="00680A88" w:rsidRPr="00822FFC">
              <w:rPr>
                <w:rStyle w:val="Hyperlink"/>
                <w:rFonts w:ascii="Times New Roman" w:hAnsi="Times New Roman"/>
                <w:noProof/>
                <w:snapToGrid w:val="0"/>
                <w:w w:val="0"/>
              </w:rPr>
              <w:t>6.9</w:t>
            </w:r>
            <w:r w:rsidR="00680A88">
              <w:rPr>
                <w:rFonts w:cstheme="minorBidi"/>
                <w:noProof/>
                <w:sz w:val="24"/>
                <w:lang w:val="en-CA" w:bidi="ar-SA"/>
              </w:rPr>
              <w:tab/>
            </w:r>
            <w:r w:rsidR="00680A88" w:rsidRPr="00822FFC">
              <w:rPr>
                <w:rStyle w:val="Hyperlink"/>
                <w:noProof/>
              </w:rPr>
              <w:t>Transportation System Ontology</w:t>
            </w:r>
            <w:r w:rsidR="00680A88">
              <w:rPr>
                <w:noProof/>
                <w:webHidden/>
              </w:rPr>
              <w:tab/>
            </w:r>
            <w:r w:rsidR="00680A88">
              <w:rPr>
                <w:noProof/>
                <w:webHidden/>
              </w:rPr>
              <w:fldChar w:fldCharType="begin"/>
            </w:r>
            <w:r w:rsidR="00680A88">
              <w:rPr>
                <w:noProof/>
                <w:webHidden/>
              </w:rPr>
              <w:instrText xml:space="preserve"> PAGEREF _Toc523308983 \h </w:instrText>
            </w:r>
            <w:r w:rsidR="00680A88">
              <w:rPr>
                <w:noProof/>
                <w:webHidden/>
              </w:rPr>
            </w:r>
            <w:r w:rsidR="00680A88">
              <w:rPr>
                <w:noProof/>
                <w:webHidden/>
              </w:rPr>
              <w:fldChar w:fldCharType="separate"/>
            </w:r>
            <w:r w:rsidR="00680A88">
              <w:rPr>
                <w:noProof/>
                <w:webHidden/>
              </w:rPr>
              <w:t>31</w:t>
            </w:r>
            <w:r w:rsidR="00680A88">
              <w:rPr>
                <w:noProof/>
                <w:webHidden/>
              </w:rPr>
              <w:fldChar w:fldCharType="end"/>
            </w:r>
          </w:hyperlink>
        </w:p>
        <w:p w14:paraId="3A7AF17D" w14:textId="3F65D79C" w:rsidR="00680A88" w:rsidRDefault="005D3441">
          <w:pPr>
            <w:pStyle w:val="TOC3"/>
            <w:tabs>
              <w:tab w:val="left" w:pos="1200"/>
              <w:tab w:val="right" w:leader="dot" w:pos="9350"/>
            </w:tabs>
            <w:rPr>
              <w:rFonts w:cstheme="minorBidi"/>
              <w:noProof/>
              <w:sz w:val="24"/>
              <w:lang w:val="en-CA" w:bidi="ar-SA"/>
            </w:rPr>
          </w:pPr>
          <w:hyperlink w:anchor="_Toc523308984" w:history="1">
            <w:r w:rsidR="00680A88" w:rsidRPr="00822FFC">
              <w:rPr>
                <w:rStyle w:val="Hyperlink"/>
                <w:noProof/>
              </w:rPr>
              <w:t>6.9.1</w:t>
            </w:r>
            <w:r w:rsidR="00680A88">
              <w:rPr>
                <w:rFonts w:cstheme="minorBidi"/>
                <w:noProof/>
                <w:sz w:val="24"/>
                <w:lang w:val="en-CA" w:bidi="ar-SA"/>
              </w:rPr>
              <w:tab/>
            </w:r>
            <w:r w:rsidR="00680A88" w:rsidRPr="00822FFC">
              <w:rPr>
                <w:rStyle w:val="Hyperlink"/>
                <w:noProof/>
              </w:rPr>
              <w:t>Travel Costs</w:t>
            </w:r>
            <w:r w:rsidR="00680A88">
              <w:rPr>
                <w:noProof/>
                <w:webHidden/>
              </w:rPr>
              <w:tab/>
            </w:r>
            <w:r w:rsidR="00680A88">
              <w:rPr>
                <w:noProof/>
                <w:webHidden/>
              </w:rPr>
              <w:fldChar w:fldCharType="begin"/>
            </w:r>
            <w:r w:rsidR="00680A88">
              <w:rPr>
                <w:noProof/>
                <w:webHidden/>
              </w:rPr>
              <w:instrText xml:space="preserve"> PAGEREF _Toc523308984 \h </w:instrText>
            </w:r>
            <w:r w:rsidR="00680A88">
              <w:rPr>
                <w:noProof/>
                <w:webHidden/>
              </w:rPr>
            </w:r>
            <w:r w:rsidR="00680A88">
              <w:rPr>
                <w:noProof/>
                <w:webHidden/>
              </w:rPr>
              <w:fldChar w:fldCharType="separate"/>
            </w:r>
            <w:r w:rsidR="00680A88">
              <w:rPr>
                <w:noProof/>
                <w:webHidden/>
              </w:rPr>
              <w:t>38</w:t>
            </w:r>
            <w:r w:rsidR="00680A88">
              <w:rPr>
                <w:noProof/>
                <w:webHidden/>
              </w:rPr>
              <w:fldChar w:fldCharType="end"/>
            </w:r>
          </w:hyperlink>
        </w:p>
        <w:p w14:paraId="198F0F7B" w14:textId="13934455" w:rsidR="00680A88" w:rsidRDefault="005D3441">
          <w:pPr>
            <w:pStyle w:val="TOC2"/>
            <w:tabs>
              <w:tab w:val="left" w:pos="960"/>
              <w:tab w:val="right" w:leader="dot" w:pos="9350"/>
            </w:tabs>
            <w:rPr>
              <w:rFonts w:cstheme="minorBidi"/>
              <w:noProof/>
              <w:sz w:val="24"/>
              <w:lang w:val="en-CA" w:bidi="ar-SA"/>
            </w:rPr>
          </w:pPr>
          <w:hyperlink w:anchor="_Toc523308985" w:history="1">
            <w:r w:rsidR="00680A88" w:rsidRPr="00822FFC">
              <w:rPr>
                <w:rStyle w:val="Hyperlink"/>
                <w:rFonts w:ascii="Times New Roman" w:hAnsi="Times New Roman"/>
                <w:noProof/>
                <w:snapToGrid w:val="0"/>
                <w:w w:val="0"/>
              </w:rPr>
              <w:t>6.10</w:t>
            </w:r>
            <w:r w:rsidR="00680A88">
              <w:rPr>
                <w:rFonts w:cstheme="minorBidi"/>
                <w:noProof/>
                <w:sz w:val="24"/>
                <w:lang w:val="en-CA" w:bidi="ar-SA"/>
              </w:rPr>
              <w:tab/>
            </w:r>
            <w:r w:rsidR="00680A88" w:rsidRPr="00822FFC">
              <w:rPr>
                <w:rStyle w:val="Hyperlink"/>
                <w:noProof/>
              </w:rPr>
              <w:t>Parking Ontology</w:t>
            </w:r>
            <w:r w:rsidR="00680A88">
              <w:rPr>
                <w:noProof/>
                <w:webHidden/>
              </w:rPr>
              <w:tab/>
            </w:r>
            <w:r w:rsidR="00680A88">
              <w:rPr>
                <w:noProof/>
                <w:webHidden/>
              </w:rPr>
              <w:fldChar w:fldCharType="begin"/>
            </w:r>
            <w:r w:rsidR="00680A88">
              <w:rPr>
                <w:noProof/>
                <w:webHidden/>
              </w:rPr>
              <w:instrText xml:space="preserve"> PAGEREF _Toc523308985 \h </w:instrText>
            </w:r>
            <w:r w:rsidR="00680A88">
              <w:rPr>
                <w:noProof/>
                <w:webHidden/>
              </w:rPr>
            </w:r>
            <w:r w:rsidR="00680A88">
              <w:rPr>
                <w:noProof/>
                <w:webHidden/>
              </w:rPr>
              <w:fldChar w:fldCharType="separate"/>
            </w:r>
            <w:r w:rsidR="00680A88">
              <w:rPr>
                <w:noProof/>
                <w:webHidden/>
              </w:rPr>
              <w:t>39</w:t>
            </w:r>
            <w:r w:rsidR="00680A88">
              <w:rPr>
                <w:noProof/>
                <w:webHidden/>
              </w:rPr>
              <w:fldChar w:fldCharType="end"/>
            </w:r>
          </w:hyperlink>
        </w:p>
        <w:p w14:paraId="2051B35C" w14:textId="06172E7B" w:rsidR="00680A88" w:rsidRDefault="005D3441">
          <w:pPr>
            <w:pStyle w:val="TOC2"/>
            <w:tabs>
              <w:tab w:val="left" w:pos="960"/>
              <w:tab w:val="right" w:leader="dot" w:pos="9350"/>
            </w:tabs>
            <w:rPr>
              <w:rFonts w:cstheme="minorBidi"/>
              <w:noProof/>
              <w:sz w:val="24"/>
              <w:lang w:val="en-CA" w:bidi="ar-SA"/>
            </w:rPr>
          </w:pPr>
          <w:hyperlink w:anchor="_Toc523308986" w:history="1">
            <w:r w:rsidR="00680A88" w:rsidRPr="00822FFC">
              <w:rPr>
                <w:rStyle w:val="Hyperlink"/>
                <w:rFonts w:ascii="Times New Roman" w:hAnsi="Times New Roman"/>
                <w:noProof/>
                <w:snapToGrid w:val="0"/>
                <w:w w:val="0"/>
              </w:rPr>
              <w:t>6.11</w:t>
            </w:r>
            <w:r w:rsidR="00680A88">
              <w:rPr>
                <w:rFonts w:cstheme="minorBidi"/>
                <w:noProof/>
                <w:sz w:val="24"/>
                <w:lang w:val="en-CA" w:bidi="ar-SA"/>
              </w:rPr>
              <w:tab/>
            </w:r>
            <w:r w:rsidR="00680A88" w:rsidRPr="00822FFC">
              <w:rPr>
                <w:rStyle w:val="Hyperlink"/>
                <w:noProof/>
              </w:rPr>
              <w:t>Public Transit Ontology</w:t>
            </w:r>
            <w:r w:rsidR="00680A88">
              <w:rPr>
                <w:noProof/>
                <w:webHidden/>
              </w:rPr>
              <w:tab/>
            </w:r>
            <w:r w:rsidR="00680A88">
              <w:rPr>
                <w:noProof/>
                <w:webHidden/>
              </w:rPr>
              <w:fldChar w:fldCharType="begin"/>
            </w:r>
            <w:r w:rsidR="00680A88">
              <w:rPr>
                <w:noProof/>
                <w:webHidden/>
              </w:rPr>
              <w:instrText xml:space="preserve"> PAGEREF _Toc523308986 \h </w:instrText>
            </w:r>
            <w:r w:rsidR="00680A88">
              <w:rPr>
                <w:noProof/>
                <w:webHidden/>
              </w:rPr>
            </w:r>
            <w:r w:rsidR="00680A88">
              <w:rPr>
                <w:noProof/>
                <w:webHidden/>
              </w:rPr>
              <w:fldChar w:fldCharType="separate"/>
            </w:r>
            <w:r w:rsidR="00680A88">
              <w:rPr>
                <w:noProof/>
                <w:webHidden/>
              </w:rPr>
              <w:t>41</w:t>
            </w:r>
            <w:r w:rsidR="00680A88">
              <w:rPr>
                <w:noProof/>
                <w:webHidden/>
              </w:rPr>
              <w:fldChar w:fldCharType="end"/>
            </w:r>
          </w:hyperlink>
        </w:p>
        <w:p w14:paraId="795A8372" w14:textId="40F7025F" w:rsidR="00680A88" w:rsidRDefault="005D3441">
          <w:pPr>
            <w:pStyle w:val="TOC2"/>
            <w:tabs>
              <w:tab w:val="left" w:pos="960"/>
              <w:tab w:val="right" w:leader="dot" w:pos="9350"/>
            </w:tabs>
            <w:rPr>
              <w:rFonts w:cstheme="minorBidi"/>
              <w:noProof/>
              <w:sz w:val="24"/>
              <w:lang w:val="en-CA" w:bidi="ar-SA"/>
            </w:rPr>
          </w:pPr>
          <w:hyperlink w:anchor="_Toc523308987" w:history="1">
            <w:r w:rsidR="00680A88" w:rsidRPr="00822FFC">
              <w:rPr>
                <w:rStyle w:val="Hyperlink"/>
                <w:rFonts w:ascii="Times New Roman" w:hAnsi="Times New Roman"/>
                <w:noProof/>
                <w:snapToGrid w:val="0"/>
                <w:w w:val="0"/>
              </w:rPr>
              <w:t>6.12</w:t>
            </w:r>
            <w:r w:rsidR="00680A88">
              <w:rPr>
                <w:rFonts w:cstheme="minorBidi"/>
                <w:noProof/>
                <w:sz w:val="24"/>
                <w:lang w:val="en-CA" w:bidi="ar-SA"/>
              </w:rPr>
              <w:tab/>
            </w:r>
            <w:r w:rsidR="00680A88" w:rsidRPr="00822FFC">
              <w:rPr>
                <w:rStyle w:val="Hyperlink"/>
                <w:noProof/>
              </w:rPr>
              <w:t>Land Use Ontology</w:t>
            </w:r>
            <w:r w:rsidR="00680A88">
              <w:rPr>
                <w:noProof/>
                <w:webHidden/>
              </w:rPr>
              <w:tab/>
            </w:r>
            <w:r w:rsidR="00680A88">
              <w:rPr>
                <w:noProof/>
                <w:webHidden/>
              </w:rPr>
              <w:fldChar w:fldCharType="begin"/>
            </w:r>
            <w:r w:rsidR="00680A88">
              <w:rPr>
                <w:noProof/>
                <w:webHidden/>
              </w:rPr>
              <w:instrText xml:space="preserve"> PAGEREF _Toc523308987 \h </w:instrText>
            </w:r>
            <w:r w:rsidR="00680A88">
              <w:rPr>
                <w:noProof/>
                <w:webHidden/>
              </w:rPr>
            </w:r>
            <w:r w:rsidR="00680A88">
              <w:rPr>
                <w:noProof/>
                <w:webHidden/>
              </w:rPr>
              <w:fldChar w:fldCharType="separate"/>
            </w:r>
            <w:r w:rsidR="00680A88">
              <w:rPr>
                <w:noProof/>
                <w:webHidden/>
              </w:rPr>
              <w:t>44</w:t>
            </w:r>
            <w:r w:rsidR="00680A88">
              <w:rPr>
                <w:noProof/>
                <w:webHidden/>
              </w:rPr>
              <w:fldChar w:fldCharType="end"/>
            </w:r>
          </w:hyperlink>
        </w:p>
        <w:p w14:paraId="2071A101" w14:textId="623EEE73" w:rsidR="00680A88" w:rsidRDefault="005D3441">
          <w:pPr>
            <w:pStyle w:val="TOC2"/>
            <w:tabs>
              <w:tab w:val="left" w:pos="960"/>
              <w:tab w:val="right" w:leader="dot" w:pos="9350"/>
            </w:tabs>
            <w:rPr>
              <w:rFonts w:cstheme="minorBidi"/>
              <w:noProof/>
              <w:sz w:val="24"/>
              <w:lang w:val="en-CA" w:bidi="ar-SA"/>
            </w:rPr>
          </w:pPr>
          <w:hyperlink w:anchor="_Toc523308988" w:history="1">
            <w:r w:rsidR="00680A88" w:rsidRPr="00822FFC">
              <w:rPr>
                <w:rStyle w:val="Hyperlink"/>
                <w:rFonts w:ascii="Times New Roman" w:hAnsi="Times New Roman"/>
                <w:noProof/>
                <w:snapToGrid w:val="0"/>
                <w:w w:val="0"/>
              </w:rPr>
              <w:t>6.13</w:t>
            </w:r>
            <w:r w:rsidR="00680A88">
              <w:rPr>
                <w:rFonts w:cstheme="minorBidi"/>
                <w:noProof/>
                <w:sz w:val="24"/>
                <w:lang w:val="en-CA" w:bidi="ar-SA"/>
              </w:rPr>
              <w:tab/>
            </w:r>
            <w:r w:rsidR="00680A88" w:rsidRPr="00822FFC">
              <w:rPr>
                <w:rStyle w:val="Hyperlink"/>
                <w:noProof/>
              </w:rPr>
              <w:t>Trip Ontology</w:t>
            </w:r>
            <w:r w:rsidR="00680A88">
              <w:rPr>
                <w:noProof/>
                <w:webHidden/>
              </w:rPr>
              <w:tab/>
            </w:r>
            <w:r w:rsidR="00680A88">
              <w:rPr>
                <w:noProof/>
                <w:webHidden/>
              </w:rPr>
              <w:fldChar w:fldCharType="begin"/>
            </w:r>
            <w:r w:rsidR="00680A88">
              <w:rPr>
                <w:noProof/>
                <w:webHidden/>
              </w:rPr>
              <w:instrText xml:space="preserve"> PAGEREF _Toc523308988 \h </w:instrText>
            </w:r>
            <w:r w:rsidR="00680A88">
              <w:rPr>
                <w:noProof/>
                <w:webHidden/>
              </w:rPr>
            </w:r>
            <w:r w:rsidR="00680A88">
              <w:rPr>
                <w:noProof/>
                <w:webHidden/>
              </w:rPr>
              <w:fldChar w:fldCharType="separate"/>
            </w:r>
            <w:r w:rsidR="00680A88">
              <w:rPr>
                <w:noProof/>
                <w:webHidden/>
              </w:rPr>
              <w:t>47</w:t>
            </w:r>
            <w:r w:rsidR="00680A88">
              <w:rPr>
                <w:noProof/>
                <w:webHidden/>
              </w:rPr>
              <w:fldChar w:fldCharType="end"/>
            </w:r>
          </w:hyperlink>
        </w:p>
        <w:p w14:paraId="423A6F1E" w14:textId="7B1C9FDD" w:rsidR="00680A88" w:rsidRDefault="005D3441">
          <w:pPr>
            <w:pStyle w:val="TOC3"/>
            <w:tabs>
              <w:tab w:val="left" w:pos="1200"/>
              <w:tab w:val="right" w:leader="dot" w:pos="9350"/>
            </w:tabs>
            <w:rPr>
              <w:rFonts w:cstheme="minorBidi"/>
              <w:noProof/>
              <w:sz w:val="24"/>
              <w:lang w:val="en-CA" w:bidi="ar-SA"/>
            </w:rPr>
          </w:pPr>
          <w:hyperlink w:anchor="_Toc523308989" w:history="1">
            <w:r w:rsidR="00680A88" w:rsidRPr="00822FFC">
              <w:rPr>
                <w:rStyle w:val="Hyperlink"/>
                <w:noProof/>
              </w:rPr>
              <w:t>6.13.1</w:t>
            </w:r>
            <w:r w:rsidR="00680A88">
              <w:rPr>
                <w:rFonts w:cstheme="minorBidi"/>
                <w:noProof/>
                <w:sz w:val="24"/>
                <w:lang w:val="en-CA" w:bidi="ar-SA"/>
              </w:rPr>
              <w:tab/>
            </w:r>
            <w:r w:rsidR="00680A88" w:rsidRPr="00822FFC">
              <w:rPr>
                <w:rStyle w:val="Hyperlink"/>
                <w:noProof/>
              </w:rPr>
              <w:t>Trip Costs</w:t>
            </w:r>
            <w:r w:rsidR="00680A88">
              <w:rPr>
                <w:noProof/>
                <w:webHidden/>
              </w:rPr>
              <w:tab/>
            </w:r>
            <w:r w:rsidR="00680A88">
              <w:rPr>
                <w:noProof/>
                <w:webHidden/>
              </w:rPr>
              <w:fldChar w:fldCharType="begin"/>
            </w:r>
            <w:r w:rsidR="00680A88">
              <w:rPr>
                <w:noProof/>
                <w:webHidden/>
              </w:rPr>
              <w:instrText xml:space="preserve"> PAGEREF _Toc523308989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56C59DE0" w14:textId="1549FCB8" w:rsidR="00680A88" w:rsidRDefault="005D3441">
          <w:pPr>
            <w:pStyle w:val="TOC2"/>
            <w:tabs>
              <w:tab w:val="left" w:pos="960"/>
              <w:tab w:val="right" w:leader="dot" w:pos="9350"/>
            </w:tabs>
            <w:rPr>
              <w:rFonts w:cstheme="minorBidi"/>
              <w:noProof/>
              <w:sz w:val="24"/>
              <w:lang w:val="en-CA" w:bidi="ar-SA"/>
            </w:rPr>
          </w:pPr>
          <w:hyperlink w:anchor="_Toc523308990" w:history="1">
            <w:r w:rsidR="00680A88" w:rsidRPr="00822FFC">
              <w:rPr>
                <w:rStyle w:val="Hyperlink"/>
                <w:rFonts w:ascii="Times New Roman" w:hAnsi="Times New Roman"/>
                <w:noProof/>
                <w:snapToGrid w:val="0"/>
                <w:w w:val="0"/>
              </w:rPr>
              <w:t>6.14</w:t>
            </w:r>
            <w:r w:rsidR="00680A88">
              <w:rPr>
                <w:rFonts w:cstheme="minorBidi"/>
                <w:noProof/>
                <w:sz w:val="24"/>
                <w:lang w:val="en-CA" w:bidi="ar-SA"/>
              </w:rPr>
              <w:tab/>
            </w:r>
            <w:r w:rsidR="00680A88" w:rsidRPr="00822FFC">
              <w:rPr>
                <w:rStyle w:val="Hyperlink"/>
                <w:noProof/>
              </w:rPr>
              <w:t>Urban Syst</w:t>
            </w:r>
            <w:r w:rsidR="00680A88" w:rsidRPr="00822FFC">
              <w:rPr>
                <w:rStyle w:val="Hyperlink"/>
                <w:noProof/>
              </w:rPr>
              <w:t>e</w:t>
            </w:r>
            <w:r w:rsidR="00680A88" w:rsidRPr="00822FFC">
              <w:rPr>
                <w:rStyle w:val="Hyperlink"/>
                <w:noProof/>
              </w:rPr>
              <w:t>m Ontology</w:t>
            </w:r>
            <w:r w:rsidR="00680A88">
              <w:rPr>
                <w:noProof/>
                <w:webHidden/>
              </w:rPr>
              <w:tab/>
            </w:r>
            <w:r w:rsidR="00680A88">
              <w:rPr>
                <w:noProof/>
                <w:webHidden/>
              </w:rPr>
              <w:fldChar w:fldCharType="begin"/>
            </w:r>
            <w:r w:rsidR="00680A88">
              <w:rPr>
                <w:noProof/>
                <w:webHidden/>
              </w:rPr>
              <w:instrText xml:space="preserve"> PAGEREF _Toc523308990 \h </w:instrText>
            </w:r>
            <w:r w:rsidR="00680A88">
              <w:rPr>
                <w:noProof/>
                <w:webHidden/>
              </w:rPr>
            </w:r>
            <w:r w:rsidR="00680A88">
              <w:rPr>
                <w:noProof/>
                <w:webHidden/>
              </w:rPr>
              <w:fldChar w:fldCharType="separate"/>
            </w:r>
            <w:r w:rsidR="00680A88">
              <w:rPr>
                <w:noProof/>
                <w:webHidden/>
              </w:rPr>
              <w:t>49</w:t>
            </w:r>
            <w:r w:rsidR="00680A88">
              <w:rPr>
                <w:noProof/>
                <w:webHidden/>
              </w:rPr>
              <w:fldChar w:fldCharType="end"/>
            </w:r>
          </w:hyperlink>
        </w:p>
        <w:p w14:paraId="76467B41" w14:textId="581C6798" w:rsidR="00680A88" w:rsidRDefault="005D3441">
          <w:pPr>
            <w:pStyle w:val="TOC1"/>
            <w:tabs>
              <w:tab w:val="left" w:pos="400"/>
              <w:tab w:val="right" w:leader="dot" w:pos="9350"/>
            </w:tabs>
            <w:rPr>
              <w:rFonts w:cstheme="minorBidi"/>
              <w:noProof/>
              <w:sz w:val="24"/>
              <w:lang w:val="en-CA" w:bidi="ar-SA"/>
            </w:rPr>
          </w:pPr>
          <w:hyperlink w:anchor="_Toc523308991" w:history="1">
            <w:r w:rsidR="00680A88" w:rsidRPr="00822FFC">
              <w:rPr>
                <w:rStyle w:val="Hyperlink"/>
                <w:noProof/>
              </w:rPr>
              <w:t>7</w:t>
            </w:r>
            <w:r w:rsidR="00680A88">
              <w:rPr>
                <w:rFonts w:cstheme="minorBidi"/>
                <w:noProof/>
                <w:sz w:val="24"/>
                <w:lang w:val="en-CA" w:bidi="ar-SA"/>
              </w:rPr>
              <w:tab/>
            </w:r>
            <w:r w:rsidR="00680A88" w:rsidRPr="00822FFC">
              <w:rPr>
                <w:rStyle w:val="Hyperlink"/>
                <w:noProof/>
              </w:rPr>
              <w:t>Applications</w:t>
            </w:r>
            <w:r w:rsidR="00680A88">
              <w:rPr>
                <w:noProof/>
                <w:webHidden/>
              </w:rPr>
              <w:tab/>
            </w:r>
            <w:r w:rsidR="00680A88">
              <w:rPr>
                <w:noProof/>
                <w:webHidden/>
              </w:rPr>
              <w:fldChar w:fldCharType="begin"/>
            </w:r>
            <w:r w:rsidR="00680A88">
              <w:rPr>
                <w:noProof/>
                <w:webHidden/>
              </w:rPr>
              <w:instrText xml:space="preserve"> PAGEREF _Toc523308991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08F36780" w14:textId="4AFB78E2" w:rsidR="00680A88" w:rsidRDefault="005D3441">
          <w:pPr>
            <w:pStyle w:val="TOC2"/>
            <w:tabs>
              <w:tab w:val="left" w:pos="720"/>
              <w:tab w:val="right" w:leader="dot" w:pos="9350"/>
            </w:tabs>
            <w:rPr>
              <w:rFonts w:cstheme="minorBidi"/>
              <w:noProof/>
              <w:sz w:val="24"/>
              <w:lang w:val="en-CA" w:bidi="ar-SA"/>
            </w:rPr>
          </w:pPr>
          <w:hyperlink w:anchor="_Toc523308992" w:history="1">
            <w:r w:rsidR="00680A88" w:rsidRPr="00822FFC">
              <w:rPr>
                <w:rStyle w:val="Hyperlink"/>
                <w:rFonts w:ascii="Times New Roman" w:hAnsi="Times New Roman"/>
                <w:noProof/>
                <w:snapToGrid w:val="0"/>
                <w:w w:val="0"/>
              </w:rPr>
              <w:t>7.1</w:t>
            </w:r>
            <w:r w:rsidR="00680A88">
              <w:rPr>
                <w:rFonts w:cstheme="minorBidi"/>
                <w:noProof/>
                <w:sz w:val="24"/>
                <w:lang w:val="en-CA" w:bidi="ar-SA"/>
              </w:rPr>
              <w:tab/>
            </w:r>
            <w:r w:rsidR="00680A88" w:rsidRPr="00822FFC">
              <w:rPr>
                <w:rStyle w:val="Hyperlink"/>
                <w:noProof/>
              </w:rPr>
              <w:t>iCity Ontology for the IT-SoS Framework</w:t>
            </w:r>
            <w:r w:rsidR="00680A88">
              <w:rPr>
                <w:noProof/>
                <w:webHidden/>
              </w:rPr>
              <w:tab/>
            </w:r>
            <w:r w:rsidR="00680A88">
              <w:rPr>
                <w:noProof/>
                <w:webHidden/>
              </w:rPr>
              <w:fldChar w:fldCharType="begin"/>
            </w:r>
            <w:r w:rsidR="00680A88">
              <w:rPr>
                <w:noProof/>
                <w:webHidden/>
              </w:rPr>
              <w:instrText xml:space="preserve"> PAGEREF _Toc523308992 \h </w:instrText>
            </w:r>
            <w:r w:rsidR="00680A88">
              <w:rPr>
                <w:noProof/>
                <w:webHidden/>
              </w:rPr>
            </w:r>
            <w:r w:rsidR="00680A88">
              <w:rPr>
                <w:noProof/>
                <w:webHidden/>
              </w:rPr>
              <w:fldChar w:fldCharType="separate"/>
            </w:r>
            <w:r w:rsidR="00680A88">
              <w:rPr>
                <w:noProof/>
                <w:webHidden/>
              </w:rPr>
              <w:t>51</w:t>
            </w:r>
            <w:r w:rsidR="00680A88">
              <w:rPr>
                <w:noProof/>
                <w:webHidden/>
              </w:rPr>
              <w:fldChar w:fldCharType="end"/>
            </w:r>
          </w:hyperlink>
        </w:p>
        <w:p w14:paraId="7CD648C7" w14:textId="5AFBC306" w:rsidR="00680A88" w:rsidRDefault="005D3441">
          <w:pPr>
            <w:pStyle w:val="TOC3"/>
            <w:tabs>
              <w:tab w:val="left" w:pos="1200"/>
              <w:tab w:val="right" w:leader="dot" w:pos="9350"/>
            </w:tabs>
            <w:rPr>
              <w:rFonts w:cstheme="minorBidi"/>
              <w:noProof/>
              <w:sz w:val="24"/>
              <w:lang w:val="en-CA" w:bidi="ar-SA"/>
            </w:rPr>
          </w:pPr>
          <w:hyperlink w:anchor="_Toc523308993" w:history="1">
            <w:r w:rsidR="00680A88" w:rsidRPr="00822FFC">
              <w:rPr>
                <w:rStyle w:val="Hyperlink"/>
                <w:noProof/>
              </w:rPr>
              <w:t>7.1.1</w:t>
            </w:r>
            <w:r w:rsidR="00680A88">
              <w:rPr>
                <w:rFonts w:cstheme="minorBidi"/>
                <w:noProof/>
                <w:sz w:val="24"/>
                <w:lang w:val="en-CA" w:bidi="ar-SA"/>
              </w:rPr>
              <w:tab/>
            </w:r>
            <w:r w:rsidR="00680A88" w:rsidRPr="00822FFC">
              <w:rPr>
                <w:rStyle w:val="Hyperlink"/>
                <w:noProof/>
              </w:rPr>
              <w:t>Ontology Interface: Functional Requirements</w:t>
            </w:r>
            <w:r w:rsidR="00680A88">
              <w:rPr>
                <w:noProof/>
                <w:webHidden/>
              </w:rPr>
              <w:tab/>
            </w:r>
            <w:r w:rsidR="00680A88">
              <w:rPr>
                <w:noProof/>
                <w:webHidden/>
              </w:rPr>
              <w:fldChar w:fldCharType="begin"/>
            </w:r>
            <w:r w:rsidR="00680A88">
              <w:rPr>
                <w:noProof/>
                <w:webHidden/>
              </w:rPr>
              <w:instrText xml:space="preserve"> PAGEREF _Toc523308993 \h </w:instrText>
            </w:r>
            <w:r w:rsidR="00680A88">
              <w:rPr>
                <w:noProof/>
                <w:webHidden/>
              </w:rPr>
            </w:r>
            <w:r w:rsidR="00680A88">
              <w:rPr>
                <w:noProof/>
                <w:webHidden/>
              </w:rPr>
              <w:fldChar w:fldCharType="separate"/>
            </w:r>
            <w:r w:rsidR="00680A88">
              <w:rPr>
                <w:noProof/>
                <w:webHidden/>
              </w:rPr>
              <w:t>52</w:t>
            </w:r>
            <w:r w:rsidR="00680A88">
              <w:rPr>
                <w:noProof/>
                <w:webHidden/>
              </w:rPr>
              <w:fldChar w:fldCharType="end"/>
            </w:r>
          </w:hyperlink>
        </w:p>
        <w:p w14:paraId="43B2EBBC" w14:textId="7ACEEB48" w:rsidR="00680A88" w:rsidRDefault="005D3441">
          <w:pPr>
            <w:pStyle w:val="TOC3"/>
            <w:tabs>
              <w:tab w:val="left" w:pos="1200"/>
              <w:tab w:val="right" w:leader="dot" w:pos="9350"/>
            </w:tabs>
            <w:rPr>
              <w:rFonts w:cstheme="minorBidi"/>
              <w:noProof/>
              <w:sz w:val="24"/>
              <w:lang w:val="en-CA" w:bidi="ar-SA"/>
            </w:rPr>
          </w:pPr>
          <w:hyperlink w:anchor="_Toc523308994" w:history="1">
            <w:r w:rsidR="00680A88" w:rsidRPr="00822FFC">
              <w:rPr>
                <w:rStyle w:val="Hyperlink"/>
                <w:noProof/>
              </w:rPr>
              <w:t>7.1.2</w:t>
            </w:r>
            <w:r w:rsidR="00680A88">
              <w:rPr>
                <w:rFonts w:cstheme="minorBidi"/>
                <w:noProof/>
                <w:sz w:val="24"/>
                <w:lang w:val="en-CA" w:bidi="ar-SA"/>
              </w:rPr>
              <w:tab/>
            </w:r>
            <w:r w:rsidR="00680A88" w:rsidRPr="00822FFC">
              <w:rPr>
                <w:rStyle w:val="Hyperlink"/>
                <w:noProof/>
              </w:rPr>
              <w:t>System Design</w:t>
            </w:r>
            <w:r w:rsidR="00680A88">
              <w:rPr>
                <w:noProof/>
                <w:webHidden/>
              </w:rPr>
              <w:tab/>
            </w:r>
            <w:r w:rsidR="00680A88">
              <w:rPr>
                <w:noProof/>
                <w:webHidden/>
              </w:rPr>
              <w:fldChar w:fldCharType="begin"/>
            </w:r>
            <w:r w:rsidR="00680A88">
              <w:rPr>
                <w:noProof/>
                <w:webHidden/>
              </w:rPr>
              <w:instrText xml:space="preserve"> PAGEREF _Toc523308994 \h </w:instrText>
            </w:r>
            <w:r w:rsidR="00680A88">
              <w:rPr>
                <w:noProof/>
                <w:webHidden/>
              </w:rPr>
            </w:r>
            <w:r w:rsidR="00680A88">
              <w:rPr>
                <w:noProof/>
                <w:webHidden/>
              </w:rPr>
              <w:fldChar w:fldCharType="separate"/>
            </w:r>
            <w:r w:rsidR="00680A88">
              <w:rPr>
                <w:noProof/>
                <w:webHidden/>
              </w:rPr>
              <w:t>55</w:t>
            </w:r>
            <w:r w:rsidR="00680A88">
              <w:rPr>
                <w:noProof/>
                <w:webHidden/>
              </w:rPr>
              <w:fldChar w:fldCharType="end"/>
            </w:r>
          </w:hyperlink>
        </w:p>
        <w:p w14:paraId="420A6570" w14:textId="78174DB6" w:rsidR="00680A88" w:rsidRDefault="005D3441">
          <w:pPr>
            <w:pStyle w:val="TOC3"/>
            <w:tabs>
              <w:tab w:val="left" w:pos="1200"/>
              <w:tab w:val="right" w:leader="dot" w:pos="9350"/>
            </w:tabs>
            <w:rPr>
              <w:rFonts w:cstheme="minorBidi"/>
              <w:noProof/>
              <w:sz w:val="24"/>
              <w:lang w:val="en-CA" w:bidi="ar-SA"/>
            </w:rPr>
          </w:pPr>
          <w:hyperlink w:anchor="_Toc523308995" w:history="1">
            <w:r w:rsidR="00680A88" w:rsidRPr="00822FFC">
              <w:rPr>
                <w:rStyle w:val="Hyperlink"/>
                <w:noProof/>
              </w:rPr>
              <w:t>7.1.3</w:t>
            </w:r>
            <w:r w:rsidR="00680A88">
              <w:rPr>
                <w:rFonts w:cstheme="minorBidi"/>
                <w:noProof/>
                <w:sz w:val="24"/>
                <w:lang w:val="en-CA" w:bidi="ar-SA"/>
              </w:rPr>
              <w:tab/>
            </w:r>
            <w:r w:rsidR="00680A88" w:rsidRPr="00822FFC">
              <w:rPr>
                <w:rStyle w:val="Hyperlink"/>
                <w:noProof/>
              </w:rPr>
              <w:t>Ontology Design: Required Extensions</w:t>
            </w:r>
            <w:r w:rsidR="00680A88">
              <w:rPr>
                <w:noProof/>
                <w:webHidden/>
              </w:rPr>
              <w:tab/>
            </w:r>
            <w:r w:rsidR="00680A88">
              <w:rPr>
                <w:noProof/>
                <w:webHidden/>
              </w:rPr>
              <w:fldChar w:fldCharType="begin"/>
            </w:r>
            <w:r w:rsidR="00680A88">
              <w:rPr>
                <w:noProof/>
                <w:webHidden/>
              </w:rPr>
              <w:instrText xml:space="preserve"> PAGEREF _Toc523308995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23E240DF" w14:textId="64ED1D7F" w:rsidR="00680A88" w:rsidRDefault="005D3441">
          <w:pPr>
            <w:pStyle w:val="TOC3"/>
            <w:tabs>
              <w:tab w:val="left" w:pos="1200"/>
              <w:tab w:val="right" w:leader="dot" w:pos="9350"/>
            </w:tabs>
            <w:rPr>
              <w:rFonts w:cstheme="minorBidi"/>
              <w:noProof/>
              <w:sz w:val="24"/>
              <w:lang w:val="en-CA" w:bidi="ar-SA"/>
            </w:rPr>
          </w:pPr>
          <w:hyperlink w:anchor="_Toc523308996" w:history="1">
            <w:r w:rsidR="00680A88" w:rsidRPr="00822FFC">
              <w:rPr>
                <w:rStyle w:val="Hyperlink"/>
                <w:noProof/>
              </w:rPr>
              <w:t>7.1.4</w:t>
            </w:r>
            <w:r w:rsidR="00680A88">
              <w:rPr>
                <w:rFonts w:cstheme="minorBidi"/>
                <w:noProof/>
                <w:sz w:val="24"/>
                <w:lang w:val="en-CA" w:bidi="ar-SA"/>
              </w:rPr>
              <w:tab/>
            </w:r>
            <w:r w:rsidR="00680A88" w:rsidRPr="00822FFC">
              <w:rPr>
                <w:rStyle w:val="Hyperlink"/>
                <w:noProof/>
              </w:rPr>
              <w:t>Next Steps</w:t>
            </w:r>
            <w:r w:rsidR="00680A88">
              <w:rPr>
                <w:noProof/>
                <w:webHidden/>
              </w:rPr>
              <w:tab/>
            </w:r>
            <w:r w:rsidR="00680A88">
              <w:rPr>
                <w:noProof/>
                <w:webHidden/>
              </w:rPr>
              <w:fldChar w:fldCharType="begin"/>
            </w:r>
            <w:r w:rsidR="00680A88">
              <w:rPr>
                <w:noProof/>
                <w:webHidden/>
              </w:rPr>
              <w:instrText xml:space="preserve"> PAGEREF _Toc523308996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39DF73EB" w14:textId="0CC80634" w:rsidR="00680A88" w:rsidRDefault="005D3441">
          <w:pPr>
            <w:pStyle w:val="TOC1"/>
            <w:tabs>
              <w:tab w:val="left" w:pos="400"/>
              <w:tab w:val="right" w:leader="dot" w:pos="9350"/>
            </w:tabs>
            <w:rPr>
              <w:rFonts w:cstheme="minorBidi"/>
              <w:noProof/>
              <w:sz w:val="24"/>
              <w:lang w:val="en-CA" w:bidi="ar-SA"/>
            </w:rPr>
          </w:pPr>
          <w:hyperlink w:anchor="_Toc523308997" w:history="1">
            <w:r w:rsidR="00680A88" w:rsidRPr="00822FFC">
              <w:rPr>
                <w:rStyle w:val="Hyperlink"/>
                <w:noProof/>
              </w:rPr>
              <w:t>8</w:t>
            </w:r>
            <w:r w:rsidR="00680A88">
              <w:rPr>
                <w:rFonts w:cstheme="minorBidi"/>
                <w:noProof/>
                <w:sz w:val="24"/>
                <w:lang w:val="en-CA" w:bidi="ar-SA"/>
              </w:rPr>
              <w:tab/>
            </w:r>
            <w:r w:rsidR="00680A88" w:rsidRPr="00822FFC">
              <w:rPr>
                <w:rStyle w:val="Hyperlink"/>
                <w:noProof/>
              </w:rPr>
              <w:t>Future Work</w:t>
            </w:r>
            <w:r w:rsidR="00680A88">
              <w:rPr>
                <w:noProof/>
                <w:webHidden/>
              </w:rPr>
              <w:tab/>
            </w:r>
            <w:r w:rsidR="00680A88">
              <w:rPr>
                <w:noProof/>
                <w:webHidden/>
              </w:rPr>
              <w:fldChar w:fldCharType="begin"/>
            </w:r>
            <w:r w:rsidR="00680A88">
              <w:rPr>
                <w:noProof/>
                <w:webHidden/>
              </w:rPr>
              <w:instrText xml:space="preserve"> PAGEREF _Toc523308997 \h </w:instrText>
            </w:r>
            <w:r w:rsidR="00680A88">
              <w:rPr>
                <w:noProof/>
                <w:webHidden/>
              </w:rPr>
            </w:r>
            <w:r w:rsidR="00680A88">
              <w:rPr>
                <w:noProof/>
                <w:webHidden/>
              </w:rPr>
              <w:fldChar w:fldCharType="separate"/>
            </w:r>
            <w:r w:rsidR="00680A88">
              <w:rPr>
                <w:noProof/>
                <w:webHidden/>
              </w:rPr>
              <w:t>57</w:t>
            </w:r>
            <w:r w:rsidR="00680A88">
              <w:rPr>
                <w:noProof/>
                <w:webHidden/>
              </w:rPr>
              <w:fldChar w:fldCharType="end"/>
            </w:r>
          </w:hyperlink>
        </w:p>
        <w:p w14:paraId="4C6ECE18" w14:textId="0C4F2BD8" w:rsidR="00680A88" w:rsidRDefault="005D3441">
          <w:pPr>
            <w:pStyle w:val="TOC2"/>
            <w:tabs>
              <w:tab w:val="left" w:pos="720"/>
              <w:tab w:val="right" w:leader="dot" w:pos="9350"/>
            </w:tabs>
            <w:rPr>
              <w:rFonts w:cstheme="minorBidi"/>
              <w:noProof/>
              <w:sz w:val="24"/>
              <w:lang w:val="en-CA" w:bidi="ar-SA"/>
            </w:rPr>
          </w:pPr>
          <w:hyperlink w:anchor="_Toc523308998" w:history="1">
            <w:r w:rsidR="00680A88" w:rsidRPr="00822FFC">
              <w:rPr>
                <w:rStyle w:val="Hyperlink"/>
                <w:rFonts w:ascii="Times New Roman" w:hAnsi="Times New Roman"/>
                <w:noProof/>
                <w:snapToGrid w:val="0"/>
                <w:w w:val="0"/>
              </w:rPr>
              <w:t>8.1</w:t>
            </w:r>
            <w:r w:rsidR="00680A88">
              <w:rPr>
                <w:rFonts w:cstheme="minorBidi"/>
                <w:noProof/>
                <w:sz w:val="24"/>
                <w:lang w:val="en-CA" w:bidi="ar-SA"/>
              </w:rPr>
              <w:tab/>
            </w:r>
            <w:r w:rsidR="00680A88" w:rsidRPr="00822FFC">
              <w:rPr>
                <w:rStyle w:val="Hyperlink"/>
                <w:noProof/>
              </w:rPr>
              <w:t>Extensions to the Urban System Ontology</w:t>
            </w:r>
            <w:r w:rsidR="00680A88">
              <w:rPr>
                <w:noProof/>
                <w:webHidden/>
              </w:rPr>
              <w:tab/>
            </w:r>
            <w:r w:rsidR="00680A88">
              <w:rPr>
                <w:noProof/>
                <w:webHidden/>
              </w:rPr>
              <w:fldChar w:fldCharType="begin"/>
            </w:r>
            <w:r w:rsidR="00680A88">
              <w:rPr>
                <w:noProof/>
                <w:webHidden/>
              </w:rPr>
              <w:instrText xml:space="preserve"> PAGEREF _Toc523308998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51E552BF" w14:textId="75E0833D" w:rsidR="00680A88" w:rsidRDefault="005D3441">
          <w:pPr>
            <w:pStyle w:val="TOC2"/>
            <w:tabs>
              <w:tab w:val="left" w:pos="720"/>
              <w:tab w:val="right" w:leader="dot" w:pos="9350"/>
            </w:tabs>
            <w:rPr>
              <w:rFonts w:cstheme="minorBidi"/>
              <w:noProof/>
              <w:sz w:val="24"/>
              <w:lang w:val="en-CA" w:bidi="ar-SA"/>
            </w:rPr>
          </w:pPr>
          <w:hyperlink w:anchor="_Toc523308999" w:history="1">
            <w:r w:rsidR="00680A88" w:rsidRPr="00822FFC">
              <w:rPr>
                <w:rStyle w:val="Hyperlink"/>
                <w:rFonts w:ascii="Times New Roman" w:hAnsi="Times New Roman"/>
                <w:noProof/>
                <w:snapToGrid w:val="0"/>
                <w:w w:val="0"/>
              </w:rPr>
              <w:t>8.2</w:t>
            </w:r>
            <w:r w:rsidR="00680A88">
              <w:rPr>
                <w:rFonts w:cstheme="minorBidi"/>
                <w:noProof/>
                <w:sz w:val="24"/>
                <w:lang w:val="en-CA" w:bidi="ar-SA"/>
              </w:rPr>
              <w:tab/>
            </w:r>
            <w:r w:rsidR="00680A88" w:rsidRPr="00822FFC">
              <w:rPr>
                <w:rStyle w:val="Hyperlink"/>
                <w:noProof/>
              </w:rPr>
              <w:t>Extensions for iCity Applications</w:t>
            </w:r>
            <w:r w:rsidR="00680A88">
              <w:rPr>
                <w:noProof/>
                <w:webHidden/>
              </w:rPr>
              <w:tab/>
            </w:r>
            <w:r w:rsidR="00680A88">
              <w:rPr>
                <w:noProof/>
                <w:webHidden/>
              </w:rPr>
              <w:fldChar w:fldCharType="begin"/>
            </w:r>
            <w:r w:rsidR="00680A88">
              <w:rPr>
                <w:noProof/>
                <w:webHidden/>
              </w:rPr>
              <w:instrText xml:space="preserve"> PAGEREF _Toc523308999 \h </w:instrText>
            </w:r>
            <w:r w:rsidR="00680A88">
              <w:rPr>
                <w:noProof/>
                <w:webHidden/>
              </w:rPr>
            </w:r>
            <w:r w:rsidR="00680A88">
              <w:rPr>
                <w:noProof/>
                <w:webHidden/>
              </w:rPr>
              <w:fldChar w:fldCharType="separate"/>
            </w:r>
            <w:r w:rsidR="00680A88">
              <w:rPr>
                <w:noProof/>
                <w:webHidden/>
              </w:rPr>
              <w:t>58</w:t>
            </w:r>
            <w:r w:rsidR="00680A88">
              <w:rPr>
                <w:noProof/>
                <w:webHidden/>
              </w:rPr>
              <w:fldChar w:fldCharType="end"/>
            </w:r>
          </w:hyperlink>
        </w:p>
        <w:p w14:paraId="65A45608" w14:textId="50341C02" w:rsidR="00680A88" w:rsidRDefault="005D3441">
          <w:pPr>
            <w:pStyle w:val="TOC3"/>
            <w:tabs>
              <w:tab w:val="left" w:pos="1200"/>
              <w:tab w:val="right" w:leader="dot" w:pos="9350"/>
            </w:tabs>
            <w:rPr>
              <w:rFonts w:cstheme="minorBidi"/>
              <w:noProof/>
              <w:sz w:val="24"/>
              <w:lang w:val="en-CA" w:bidi="ar-SA"/>
            </w:rPr>
          </w:pPr>
          <w:hyperlink w:anchor="_Toc523309000" w:history="1">
            <w:r w:rsidR="00680A88" w:rsidRPr="00822FFC">
              <w:rPr>
                <w:rStyle w:val="Hyperlink"/>
                <w:noProof/>
              </w:rPr>
              <w:t>8.2.1</w:t>
            </w:r>
            <w:r w:rsidR="00680A88">
              <w:rPr>
                <w:rFonts w:cstheme="minorBidi"/>
                <w:noProof/>
                <w:sz w:val="24"/>
                <w:lang w:val="en-CA" w:bidi="ar-SA"/>
              </w:rPr>
              <w:tab/>
            </w:r>
            <w:r w:rsidR="00680A88" w:rsidRPr="00822FFC">
              <w:rPr>
                <w:rStyle w:val="Hyperlink"/>
                <w:noProof/>
              </w:rPr>
              <w:t>Data Collection</w:t>
            </w:r>
            <w:r w:rsidR="00680A88">
              <w:rPr>
                <w:noProof/>
                <w:webHidden/>
              </w:rPr>
              <w:tab/>
            </w:r>
            <w:r w:rsidR="00680A88">
              <w:rPr>
                <w:noProof/>
                <w:webHidden/>
              </w:rPr>
              <w:fldChar w:fldCharType="begin"/>
            </w:r>
            <w:r w:rsidR="00680A88">
              <w:rPr>
                <w:noProof/>
                <w:webHidden/>
              </w:rPr>
              <w:instrText xml:space="preserve"> PAGEREF _Toc523309000 \h </w:instrText>
            </w:r>
            <w:r w:rsidR="00680A88">
              <w:rPr>
                <w:noProof/>
                <w:webHidden/>
              </w:rPr>
            </w:r>
            <w:r w:rsidR="00680A88">
              <w:rPr>
                <w:noProof/>
                <w:webHidden/>
              </w:rPr>
              <w:fldChar w:fldCharType="separate"/>
            </w:r>
            <w:r w:rsidR="00680A88">
              <w:rPr>
                <w:noProof/>
                <w:webHidden/>
              </w:rPr>
              <w:t>59</w:t>
            </w:r>
            <w:r w:rsidR="00680A88">
              <w:rPr>
                <w:noProof/>
                <w:webHidden/>
              </w:rPr>
              <w:fldChar w:fldCharType="end"/>
            </w:r>
          </w:hyperlink>
        </w:p>
        <w:p w14:paraId="6C855947" w14:textId="5398BDCD" w:rsidR="00680A88" w:rsidRDefault="005D3441">
          <w:pPr>
            <w:pStyle w:val="TOC3"/>
            <w:tabs>
              <w:tab w:val="left" w:pos="1200"/>
              <w:tab w:val="right" w:leader="dot" w:pos="9350"/>
            </w:tabs>
            <w:rPr>
              <w:rFonts w:cstheme="minorBidi"/>
              <w:noProof/>
              <w:sz w:val="24"/>
              <w:lang w:val="en-CA" w:bidi="ar-SA"/>
            </w:rPr>
          </w:pPr>
          <w:hyperlink w:anchor="_Toc523309001" w:history="1">
            <w:r w:rsidR="00680A88" w:rsidRPr="00822FFC">
              <w:rPr>
                <w:rStyle w:val="Hyperlink"/>
                <w:noProof/>
              </w:rPr>
              <w:t>8.2.2</w:t>
            </w:r>
            <w:r w:rsidR="00680A88">
              <w:rPr>
                <w:rFonts w:cstheme="minorBidi"/>
                <w:noProof/>
                <w:sz w:val="24"/>
                <w:lang w:val="en-CA" w:bidi="ar-SA"/>
              </w:rPr>
              <w:tab/>
            </w:r>
            <w:r w:rsidR="00680A88" w:rsidRPr="00822FFC">
              <w:rPr>
                <w:rStyle w:val="Hyperlink"/>
                <w:noProof/>
              </w:rPr>
              <w:t>Simulation of Urban Systems</w:t>
            </w:r>
            <w:r w:rsidR="00680A88">
              <w:rPr>
                <w:noProof/>
                <w:webHidden/>
              </w:rPr>
              <w:tab/>
            </w:r>
            <w:r w:rsidR="00680A88">
              <w:rPr>
                <w:noProof/>
                <w:webHidden/>
              </w:rPr>
              <w:fldChar w:fldCharType="begin"/>
            </w:r>
            <w:r w:rsidR="00680A88">
              <w:rPr>
                <w:noProof/>
                <w:webHidden/>
              </w:rPr>
              <w:instrText xml:space="preserve"> PAGEREF _Toc523309001 \h </w:instrText>
            </w:r>
            <w:r w:rsidR="00680A88">
              <w:rPr>
                <w:noProof/>
                <w:webHidden/>
              </w:rPr>
            </w:r>
            <w:r w:rsidR="00680A88">
              <w:rPr>
                <w:noProof/>
                <w:webHidden/>
              </w:rPr>
              <w:fldChar w:fldCharType="separate"/>
            </w:r>
            <w:r w:rsidR="00680A88">
              <w:rPr>
                <w:noProof/>
                <w:webHidden/>
              </w:rPr>
              <w:t>60</w:t>
            </w:r>
            <w:r w:rsidR="00680A88">
              <w:rPr>
                <w:noProof/>
                <w:webHidden/>
              </w:rPr>
              <w:fldChar w:fldCharType="end"/>
            </w:r>
          </w:hyperlink>
        </w:p>
        <w:p w14:paraId="52BEF9F8" w14:textId="2714759A" w:rsidR="00680A88" w:rsidRDefault="005D3441">
          <w:pPr>
            <w:pStyle w:val="TOC3"/>
            <w:tabs>
              <w:tab w:val="left" w:pos="1200"/>
              <w:tab w:val="right" w:leader="dot" w:pos="9350"/>
            </w:tabs>
            <w:rPr>
              <w:rFonts w:cstheme="minorBidi"/>
              <w:noProof/>
              <w:sz w:val="24"/>
              <w:lang w:val="en-CA" w:bidi="ar-SA"/>
            </w:rPr>
          </w:pPr>
          <w:hyperlink w:anchor="_Toc523309002" w:history="1">
            <w:r w:rsidR="00680A88" w:rsidRPr="00822FFC">
              <w:rPr>
                <w:rStyle w:val="Hyperlink"/>
                <w:noProof/>
              </w:rPr>
              <w:t>8.2.3</w:t>
            </w:r>
            <w:r w:rsidR="00680A88">
              <w:rPr>
                <w:rFonts w:cstheme="minorBidi"/>
                <w:noProof/>
                <w:sz w:val="24"/>
                <w:lang w:val="en-CA" w:bidi="ar-SA"/>
              </w:rPr>
              <w:tab/>
            </w:r>
            <w:r w:rsidR="00680A88" w:rsidRPr="00822FFC">
              <w:rPr>
                <w:rStyle w:val="Hyperlink"/>
                <w:noProof/>
              </w:rPr>
              <w:t>Analysis of Urban Systems</w:t>
            </w:r>
            <w:r w:rsidR="00680A88">
              <w:rPr>
                <w:noProof/>
                <w:webHidden/>
              </w:rPr>
              <w:tab/>
            </w:r>
            <w:r w:rsidR="00680A88">
              <w:rPr>
                <w:noProof/>
                <w:webHidden/>
              </w:rPr>
              <w:fldChar w:fldCharType="begin"/>
            </w:r>
            <w:r w:rsidR="00680A88">
              <w:rPr>
                <w:noProof/>
                <w:webHidden/>
              </w:rPr>
              <w:instrText xml:space="preserve"> PAGEREF _Toc523309002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03887EA2" w14:textId="12D37E68" w:rsidR="00680A88" w:rsidRDefault="005D3441">
          <w:pPr>
            <w:pStyle w:val="TOC3"/>
            <w:tabs>
              <w:tab w:val="left" w:pos="1200"/>
              <w:tab w:val="right" w:leader="dot" w:pos="9350"/>
            </w:tabs>
            <w:rPr>
              <w:rFonts w:cstheme="minorBidi"/>
              <w:noProof/>
              <w:sz w:val="24"/>
              <w:lang w:val="en-CA" w:bidi="ar-SA"/>
            </w:rPr>
          </w:pPr>
          <w:hyperlink w:anchor="_Toc523309003" w:history="1">
            <w:r w:rsidR="00680A88" w:rsidRPr="00822FFC">
              <w:rPr>
                <w:rStyle w:val="Hyperlink"/>
                <w:noProof/>
              </w:rPr>
              <w:t>8.2.4</w:t>
            </w:r>
            <w:r w:rsidR="00680A88">
              <w:rPr>
                <w:rFonts w:cstheme="minorBidi"/>
                <w:noProof/>
                <w:sz w:val="24"/>
                <w:lang w:val="en-CA" w:bidi="ar-SA"/>
              </w:rPr>
              <w:tab/>
            </w:r>
            <w:r w:rsidR="00680A88" w:rsidRPr="00822FFC">
              <w:rPr>
                <w:rStyle w:val="Hyperlink"/>
                <w:noProof/>
              </w:rPr>
              <w:t>Visualization of Urban Systems</w:t>
            </w:r>
            <w:r w:rsidR="00680A88">
              <w:rPr>
                <w:noProof/>
                <w:webHidden/>
              </w:rPr>
              <w:tab/>
            </w:r>
            <w:r w:rsidR="00680A88">
              <w:rPr>
                <w:noProof/>
                <w:webHidden/>
              </w:rPr>
              <w:fldChar w:fldCharType="begin"/>
            </w:r>
            <w:r w:rsidR="00680A88">
              <w:rPr>
                <w:noProof/>
                <w:webHidden/>
              </w:rPr>
              <w:instrText xml:space="preserve"> PAGEREF _Toc523309003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266EB0AB" w14:textId="55A44174" w:rsidR="00680A88" w:rsidRDefault="005D3441">
          <w:pPr>
            <w:pStyle w:val="TOC1"/>
            <w:tabs>
              <w:tab w:val="left" w:pos="400"/>
              <w:tab w:val="right" w:leader="dot" w:pos="9350"/>
            </w:tabs>
            <w:rPr>
              <w:rFonts w:cstheme="minorBidi"/>
              <w:noProof/>
              <w:sz w:val="24"/>
              <w:lang w:val="en-CA" w:bidi="ar-SA"/>
            </w:rPr>
          </w:pPr>
          <w:hyperlink w:anchor="_Toc523309004" w:history="1">
            <w:r w:rsidR="00680A88" w:rsidRPr="00822FFC">
              <w:rPr>
                <w:rStyle w:val="Hyperlink"/>
                <w:noProof/>
              </w:rPr>
              <w:t>9</w:t>
            </w:r>
            <w:r w:rsidR="00680A88">
              <w:rPr>
                <w:rFonts w:cstheme="minorBidi"/>
                <w:noProof/>
                <w:sz w:val="24"/>
                <w:lang w:val="en-CA" w:bidi="ar-SA"/>
              </w:rPr>
              <w:tab/>
            </w:r>
            <w:r w:rsidR="00680A88" w:rsidRPr="00822FFC">
              <w:rPr>
                <w:rStyle w:val="Hyperlink"/>
                <w:noProof/>
              </w:rPr>
              <w:t>Extra-logical Design Practices</w:t>
            </w:r>
            <w:r w:rsidR="00680A88">
              <w:rPr>
                <w:noProof/>
                <w:webHidden/>
              </w:rPr>
              <w:tab/>
            </w:r>
            <w:r w:rsidR="00680A88">
              <w:rPr>
                <w:noProof/>
                <w:webHidden/>
              </w:rPr>
              <w:fldChar w:fldCharType="begin"/>
            </w:r>
            <w:r w:rsidR="00680A88">
              <w:rPr>
                <w:noProof/>
                <w:webHidden/>
              </w:rPr>
              <w:instrText xml:space="preserve"> PAGEREF _Toc523309004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7F7C6337" w14:textId="63B15CCE" w:rsidR="00680A88" w:rsidRDefault="005D3441">
          <w:pPr>
            <w:pStyle w:val="TOC1"/>
            <w:tabs>
              <w:tab w:val="right" w:leader="dot" w:pos="9350"/>
            </w:tabs>
            <w:rPr>
              <w:rFonts w:cstheme="minorBidi"/>
              <w:noProof/>
              <w:sz w:val="24"/>
              <w:lang w:val="en-CA" w:bidi="ar-SA"/>
            </w:rPr>
          </w:pPr>
          <w:hyperlink w:anchor="_Toc523309005" w:history="1">
            <w:r w:rsidR="00680A88" w:rsidRPr="00822FFC">
              <w:rPr>
                <w:rStyle w:val="Hyperlink"/>
                <w:noProof/>
              </w:rPr>
              <w:t>Acknowledgements</w:t>
            </w:r>
            <w:r w:rsidR="00680A88">
              <w:rPr>
                <w:noProof/>
                <w:webHidden/>
              </w:rPr>
              <w:tab/>
            </w:r>
            <w:r w:rsidR="00680A88">
              <w:rPr>
                <w:noProof/>
                <w:webHidden/>
              </w:rPr>
              <w:fldChar w:fldCharType="begin"/>
            </w:r>
            <w:r w:rsidR="00680A88">
              <w:rPr>
                <w:noProof/>
                <w:webHidden/>
              </w:rPr>
              <w:instrText xml:space="preserve"> PAGEREF _Toc523309005 \h </w:instrText>
            </w:r>
            <w:r w:rsidR="00680A88">
              <w:rPr>
                <w:noProof/>
                <w:webHidden/>
              </w:rPr>
            </w:r>
            <w:r w:rsidR="00680A88">
              <w:rPr>
                <w:noProof/>
                <w:webHidden/>
              </w:rPr>
              <w:fldChar w:fldCharType="separate"/>
            </w:r>
            <w:r w:rsidR="00680A88">
              <w:rPr>
                <w:noProof/>
                <w:webHidden/>
              </w:rPr>
              <w:t>61</w:t>
            </w:r>
            <w:r w:rsidR="00680A88">
              <w:rPr>
                <w:noProof/>
                <w:webHidden/>
              </w:rPr>
              <w:fldChar w:fldCharType="end"/>
            </w:r>
          </w:hyperlink>
        </w:p>
        <w:p w14:paraId="61F71FAD" w14:textId="12E5C6FE" w:rsidR="00680A88" w:rsidRDefault="005D3441">
          <w:pPr>
            <w:pStyle w:val="TOC1"/>
            <w:tabs>
              <w:tab w:val="right" w:leader="dot" w:pos="9350"/>
            </w:tabs>
            <w:rPr>
              <w:rFonts w:cstheme="minorBidi"/>
              <w:noProof/>
              <w:sz w:val="24"/>
              <w:lang w:val="en-CA" w:bidi="ar-SA"/>
            </w:rPr>
          </w:pPr>
          <w:hyperlink w:anchor="_Toc523309006" w:history="1">
            <w:r w:rsidR="00680A88" w:rsidRPr="00822FFC">
              <w:rPr>
                <w:rStyle w:val="Hyperlink"/>
                <w:noProof/>
              </w:rPr>
              <w:t>Bibliography</w:t>
            </w:r>
            <w:r w:rsidR="00680A88">
              <w:rPr>
                <w:noProof/>
                <w:webHidden/>
              </w:rPr>
              <w:tab/>
            </w:r>
            <w:r w:rsidR="00680A88">
              <w:rPr>
                <w:noProof/>
                <w:webHidden/>
              </w:rPr>
              <w:fldChar w:fldCharType="begin"/>
            </w:r>
            <w:r w:rsidR="00680A88">
              <w:rPr>
                <w:noProof/>
                <w:webHidden/>
              </w:rPr>
              <w:instrText xml:space="preserve"> PAGEREF _Toc523309006 \h </w:instrText>
            </w:r>
            <w:r w:rsidR="00680A88">
              <w:rPr>
                <w:noProof/>
                <w:webHidden/>
              </w:rPr>
            </w:r>
            <w:r w:rsidR="00680A88">
              <w:rPr>
                <w:noProof/>
                <w:webHidden/>
              </w:rPr>
              <w:fldChar w:fldCharType="separate"/>
            </w:r>
            <w:r w:rsidR="00680A88">
              <w:rPr>
                <w:noProof/>
                <w:webHidden/>
              </w:rPr>
              <w:t>62</w:t>
            </w:r>
            <w:r w:rsidR="00680A88">
              <w:rPr>
                <w:noProof/>
                <w:webHidden/>
              </w:rPr>
              <w:fldChar w:fldCharType="end"/>
            </w:r>
          </w:hyperlink>
        </w:p>
        <w:p w14:paraId="6D1DC623" w14:textId="3F44D363"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52330896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523308962"/>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End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523308963"/>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523308964"/>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5D98504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Toc523308965"/>
      <w:bookmarkStart w:id="38" w:name="_Ref462673081"/>
      <w:r>
        <w:t>Summary of Changes from Previous Version</w:t>
      </w:r>
      <w:bookmarkEnd w:id="37"/>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523308966"/>
      <w:r>
        <w:t>Urban System Characteristics and Behaviour</w:t>
      </w:r>
      <w:bookmarkEnd w:id="38"/>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523308967"/>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523308968"/>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14828045" w14:textId="280DA678" w:rsidR="00A47647" w:rsidRPr="00A47647" w:rsidRDefault="00A47647" w:rsidP="00A47647">
      <w:r>
        <w:t>To capture generic spatial features</w:t>
      </w:r>
      <w:r w:rsidR="000F7B6B">
        <w:t>,</w:t>
      </w:r>
      <w:r>
        <w:t xml:space="preserve"> we require concepts of location, but also concepts of geometry in order to describe shapes that are more complex than a single point in space.</w:t>
      </w:r>
      <w:r w:rsidR="000F7B6B">
        <w:t xml:space="preserve"> In addition, we need to be able to describe the spatial relationship between various features (e.g. containment, overlaps).</w:t>
      </w:r>
      <w:r>
        <w:t xml:space="preserve"> To achieve this, we </w:t>
      </w:r>
      <w:r w:rsidR="000C0909">
        <w:t>leverage geoSPARQL</w:t>
      </w:r>
      <w:r w:rsidR="000C0909">
        <w:rPr>
          <w:rStyle w:val="FootnoteReference"/>
        </w:rPr>
        <w:footnoteReference w:id="3"/>
      </w:r>
      <w:r w:rsidR="000F7B6B">
        <w:t>. geoSPARQL sp</w:t>
      </w:r>
      <w:r w:rsidR="002E08AA">
        <w:t>ecifies the required vocabulary</w:t>
      </w:r>
      <w:r w:rsidR="000F7B6B">
        <w:t xml:space="preserve"> and provides specialized functions</w:t>
      </w:r>
      <w:r w:rsidR="005357C8">
        <w:t xml:space="preserve"> for querying spatial data</w:t>
      </w:r>
      <w:r w:rsidR="000F7B6B">
        <w:t xml:space="preserve"> that are supported by some implementations.</w:t>
      </w:r>
      <w:r w:rsidR="00786B83">
        <w:t xml:space="preserve"> The Spatial Location Ontology also includes the property hasLocation to capture the relationship between non-spatial objects and their associated spatial locations.</w:t>
      </w:r>
    </w:p>
    <w:p w14:paraId="2D32FDC3" w14:textId="650A4B70" w:rsidR="00C26501" w:rsidRPr="00105569" w:rsidRDefault="00F93F1C" w:rsidP="009E4A69">
      <w:pPr>
        <w:pStyle w:val="ListParagraph"/>
        <w:rPr>
          <w:sz w:val="24"/>
        </w:rPr>
      </w:pPr>
      <w:proofErr w:type="gramStart"/>
      <w:r w:rsidRPr="00105569">
        <w:rPr>
          <w:sz w:val="24"/>
        </w:rPr>
        <w:t>geo:</w:t>
      </w:r>
      <w:r w:rsidR="00C26501" w:rsidRPr="00105569">
        <w:rPr>
          <w:sz w:val="24"/>
        </w:rPr>
        <w:t>SpatialObject</w:t>
      </w:r>
      <w:proofErr w:type="gramEnd"/>
    </w:p>
    <w:p w14:paraId="183DDFE2" w14:textId="56FCF0E3" w:rsidR="00C26501" w:rsidRPr="00105569" w:rsidRDefault="00F93F1C" w:rsidP="009E4A69">
      <w:pPr>
        <w:pStyle w:val="ListParagraph"/>
        <w:rPr>
          <w:sz w:val="24"/>
        </w:rPr>
      </w:pPr>
      <w:proofErr w:type="gramStart"/>
      <w:r w:rsidRPr="00105569">
        <w:rPr>
          <w:sz w:val="24"/>
        </w:rPr>
        <w:t>geo:</w:t>
      </w:r>
      <w:r w:rsidR="00C26501" w:rsidRPr="00105569">
        <w:rPr>
          <w:sz w:val="24"/>
        </w:rPr>
        <w:t>Feature</w:t>
      </w:r>
      <w:proofErr w:type="gramEnd"/>
    </w:p>
    <w:p w14:paraId="5CD9ABEE" w14:textId="72D497BD" w:rsidR="00C26501" w:rsidRPr="00105569" w:rsidRDefault="00557F2D" w:rsidP="009E4A69">
      <w:pPr>
        <w:pStyle w:val="ListParagraph"/>
        <w:rPr>
          <w:sz w:val="24"/>
        </w:rPr>
      </w:pPr>
      <w:proofErr w:type="gramStart"/>
      <w:r w:rsidRPr="00105569">
        <w:rPr>
          <w:sz w:val="24"/>
        </w:rPr>
        <w:t>geo:G</w:t>
      </w:r>
      <w:r w:rsidR="00C26501" w:rsidRPr="00105569">
        <w:rPr>
          <w:sz w:val="24"/>
        </w:rPr>
        <w:t>eometry</w:t>
      </w:r>
      <w:proofErr w:type="gramEnd"/>
    </w:p>
    <w:p w14:paraId="08319CD5" w14:textId="61304382" w:rsidR="0077639F" w:rsidRPr="00105569" w:rsidRDefault="00F93F1C" w:rsidP="009E4A69">
      <w:pPr>
        <w:pStyle w:val="ListParagraph"/>
        <w:rPr>
          <w:sz w:val="24"/>
        </w:rPr>
      </w:pPr>
      <w:proofErr w:type="gramStart"/>
      <w:r w:rsidRPr="00105569">
        <w:rPr>
          <w:sz w:val="24"/>
        </w:rPr>
        <w:t>sf:</w:t>
      </w:r>
      <w:r w:rsidR="0077639F" w:rsidRPr="00105569">
        <w:rPr>
          <w:sz w:val="24"/>
        </w:rPr>
        <w:t>Point</w:t>
      </w:r>
      <w:proofErr w:type="gramEnd"/>
    </w:p>
    <w:p w14:paraId="3110214B" w14:textId="139AC40C" w:rsidR="0077639F" w:rsidRPr="00105569" w:rsidRDefault="00F93F1C" w:rsidP="009E4A69">
      <w:pPr>
        <w:pStyle w:val="ListParagraph"/>
        <w:rPr>
          <w:sz w:val="24"/>
        </w:rPr>
      </w:pPr>
      <w:proofErr w:type="gramStart"/>
      <w:r w:rsidRPr="00105569">
        <w:rPr>
          <w:sz w:val="24"/>
        </w:rPr>
        <w:t>sf:</w:t>
      </w:r>
      <w:r w:rsidR="0077639F" w:rsidRPr="00105569">
        <w:rPr>
          <w:sz w:val="24"/>
        </w:rPr>
        <w:t>Poly</w:t>
      </w:r>
      <w:proofErr w:type="gramEnd"/>
    </w:p>
    <w:p w14:paraId="1EDA7EE0" w14:textId="1B0E8B6D" w:rsidR="003D2A9A" w:rsidRPr="00105569" w:rsidRDefault="003D2A9A" w:rsidP="009E4A69">
      <w:pPr>
        <w:pStyle w:val="ListParagraph"/>
        <w:rPr>
          <w:sz w:val="24"/>
        </w:rPr>
      </w:pPr>
      <w:r w:rsidRPr="00105569">
        <w:rPr>
          <w:sz w:val="24"/>
        </w:rPr>
        <w:t>…</w:t>
      </w:r>
    </w:p>
    <w:p w14:paraId="180795DD" w14:textId="335FB077" w:rsidR="003D2A9A" w:rsidRPr="00105569" w:rsidRDefault="00F93F1C" w:rsidP="009E4A69">
      <w:pPr>
        <w:pStyle w:val="ListParagraph"/>
        <w:rPr>
          <w:sz w:val="24"/>
        </w:rPr>
      </w:pPr>
      <w:proofErr w:type="gramStart"/>
      <w:r w:rsidRPr="00105569">
        <w:rPr>
          <w:sz w:val="24"/>
        </w:rPr>
        <w:t>geo:</w:t>
      </w:r>
      <w:r w:rsidR="003D2A9A" w:rsidRPr="00105569">
        <w:rPr>
          <w:sz w:val="24"/>
        </w:rPr>
        <w:t>wktLiteral</w:t>
      </w:r>
      <w:proofErr w:type="gramEnd"/>
    </w:p>
    <w:p w14:paraId="760CFAC6" w14:textId="0744C802" w:rsidR="003D2A9A" w:rsidRPr="00105569" w:rsidRDefault="00F93F1C" w:rsidP="009E4A69">
      <w:pPr>
        <w:pStyle w:val="ListParagraph"/>
        <w:rPr>
          <w:sz w:val="24"/>
        </w:rPr>
      </w:pPr>
      <w:proofErr w:type="gramStart"/>
      <w:r w:rsidRPr="00105569">
        <w:rPr>
          <w:sz w:val="24"/>
        </w:rPr>
        <w:t>geo:</w:t>
      </w:r>
      <w:r w:rsidR="003D2A9A" w:rsidRPr="00105569">
        <w:rPr>
          <w:sz w:val="24"/>
        </w:rPr>
        <w:t>gmlLiteral</w:t>
      </w:r>
      <w:proofErr w:type="gramEnd"/>
    </w:p>
    <w:p w14:paraId="0110265B" w14:textId="0B942339" w:rsidR="007F4062" w:rsidRDefault="007F4062" w:rsidP="009E4A69">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2C6657" w14:paraId="77B659FF" w14:textId="77777777" w:rsidTr="00F51C25">
        <w:tc>
          <w:tcPr>
            <w:tcW w:w="2728" w:type="dxa"/>
          </w:tcPr>
          <w:p w14:paraId="39211268" w14:textId="01A17345" w:rsidR="002C6657" w:rsidRPr="00F51C25" w:rsidRDefault="002C6657" w:rsidP="00F51C25">
            <w:proofErr w:type="gramStart"/>
            <w:r>
              <w:t>icity:hasLocation</w:t>
            </w:r>
            <w:proofErr w:type="gramEnd"/>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w:lastRenderedPageBreak/>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D8001F" w:rsidRPr="00F62579" w:rsidRDefault="00D8001F"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D8001F" w:rsidRPr="00F62579" w:rsidRDefault="00D8001F"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D8001F" w:rsidRPr="00F62579" w:rsidRDefault="00D8001F" w:rsidP="00D273D4">
                              <w:pPr>
                                <w:spacing w:before="100" w:beforeAutospacing="1"/>
                                <w:jc w:val="center"/>
                                <w:rPr>
                                  <w:color w:val="000000"/>
                                </w:rPr>
                              </w:pPr>
                              <w:r w:rsidRPr="00F62579">
                                <w:rPr>
                                  <w:color w:val="000000"/>
                                </w:rPr>
                                <w:t>Geometr</w:t>
                              </w:r>
                              <w:r w:rsidR="005C1EB3">
                                <w:rPr>
                                  <w:color w:val="000000"/>
                                </w:rPr>
                                <w:t>y</w:t>
                              </w:r>
                              <w:r w:rsidRPr="00F62579">
                                <w:rPr>
                                  <w:color w:val="000000"/>
                                </w:rPr>
                                <w:t>y</w:t>
                              </w:r>
                              <w:r w:rsidR="005C1EB3">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D8001F" w:rsidRDefault="00D8001F"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D8001F" w:rsidRPr="00F62579" w:rsidRDefault="00D8001F"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D8001F" w:rsidRPr="00F62579" w:rsidRDefault="00D8001F"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D8001F" w:rsidRPr="00F62579" w:rsidRDefault="00D8001F" w:rsidP="00D273D4">
                        <w:pPr>
                          <w:spacing w:before="100" w:beforeAutospacing="1"/>
                          <w:jc w:val="center"/>
                          <w:rPr>
                            <w:color w:val="000000"/>
                          </w:rPr>
                        </w:pPr>
                        <w:r w:rsidRPr="00F62579">
                          <w:rPr>
                            <w:color w:val="000000"/>
                          </w:rPr>
                          <w:t>Geometr</w:t>
                        </w:r>
                        <w:r w:rsidR="005C1EB3">
                          <w:rPr>
                            <w:color w:val="000000"/>
                          </w:rPr>
                          <w:t>y</w:t>
                        </w:r>
                        <w:r w:rsidRPr="00F62579">
                          <w:rPr>
                            <w:color w:val="000000"/>
                          </w:rPr>
                          <w:t>y</w:t>
                        </w:r>
                        <w:r w:rsidR="005C1EB3">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D8001F" w:rsidRDefault="00D8001F" w:rsidP="00D273D4">
                        <w:pPr>
                          <w:spacing w:before="100" w:beforeAutospacing="1"/>
                        </w:pPr>
                        <w:r>
                          <w:t>hasGeometry</w:t>
                        </w:r>
                      </w:p>
                    </w:txbxContent>
                  </v:textbox>
                </v:shape>
                <w10:anchorlock/>
              </v:group>
            </w:pict>
          </mc:Fallback>
        </mc:AlternateContent>
      </w:r>
    </w:p>
    <w:p w14:paraId="2C4FB6F7" w14:textId="10A46FDB"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2</w:t>
      </w:r>
      <w:r w:rsidR="00FA06BD">
        <w:rPr>
          <w:noProof/>
        </w:rPr>
        <w:fldChar w:fldCharType="end"/>
      </w:r>
      <w:r>
        <w:t>: The key classes i</w:t>
      </w:r>
      <w:r w:rsidR="006158D6">
        <w:t xml:space="preserve">n geoSPARQL, from </w:t>
      </w:r>
      <w:sdt>
        <w:sdtPr>
          <w:id w:val="-1593151544"/>
          <w:citation/>
        </w:sdtPr>
        <w:sdtEnd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oval w14:anchorId="79CE3B42"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&#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2317B01"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&#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5C779CD"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&#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87A191"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&#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w14:anchorId="287D9AAB" id="_x0000_t56" coordsize="21600,21600" o:spt="56" path="m10800,0l0,8259,4200,21600,17400,21600,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&#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A03AB7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&#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w14:anchorId="0906BE8F"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&#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7BAB417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D8001F" w:rsidRPr="00870DF4" w:rsidRDefault="00D8001F" w:rsidP="00DA460B">
                            <w:pPr>
                              <w:rPr>
                                <w:rFonts w:ascii="Courier New" w:hAnsi="Courier New"/>
                              </w:rPr>
                            </w:pPr>
                            <w:proofErr w:type="gramStart"/>
                            <w:r w:rsidRPr="00870DF4">
                              <w:rPr>
                                <w:rFonts w:ascii="Courier New" w:hAnsi="Courier New"/>
                              </w:rPr>
                              <w:t>ex:Monument</w:t>
                            </w:r>
                            <w:proofErr w:type="gramEnd"/>
                            <w:r w:rsidRPr="00870DF4">
                              <w:rPr>
                                <w:rFonts w:ascii="Courier New" w:hAnsi="Courier New"/>
                              </w:rPr>
                              <w:t>1 a ex:Monument;</w:t>
                            </w:r>
                          </w:p>
                          <w:p w14:paraId="10094341"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rdfs:label</w:t>
                            </w:r>
                            <w:proofErr w:type="gramEnd"/>
                            <w:r w:rsidRPr="00870DF4">
                              <w:rPr>
                                <w:rFonts w:ascii="Courier New" w:hAnsi="Courier New"/>
                              </w:rPr>
                              <w:t xml:space="preserve"> "Washington Monument";</w:t>
                            </w:r>
                          </w:p>
                          <w:p w14:paraId="4E65DB1F"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geo:hasGeometry</w:t>
                            </w:r>
                            <w:proofErr w:type="gramEnd"/>
                            <w:r w:rsidRPr="00870DF4">
                              <w:rPr>
                                <w:rFonts w:ascii="Courier New" w:hAnsi="Courier New"/>
                              </w:rPr>
                              <w:t xml:space="preserve"> ex:Point1 .</w:t>
                            </w:r>
                          </w:p>
                          <w:p w14:paraId="34940B2E" w14:textId="77777777" w:rsidR="00D8001F" w:rsidRPr="00870DF4" w:rsidRDefault="00D8001F" w:rsidP="00DA460B">
                            <w:pPr>
                              <w:rPr>
                                <w:rFonts w:ascii="Courier New" w:hAnsi="Courier New"/>
                              </w:rPr>
                            </w:pPr>
                            <w:proofErr w:type="gramStart"/>
                            <w:r w:rsidRPr="00870DF4">
                              <w:rPr>
                                <w:rFonts w:ascii="Courier New" w:hAnsi="Courier New"/>
                              </w:rPr>
                              <w:t>ex:Point</w:t>
                            </w:r>
                            <w:proofErr w:type="gramEnd"/>
                            <w:r w:rsidRPr="00870DF4">
                              <w:rPr>
                                <w:rFonts w:ascii="Courier New" w:hAnsi="Courier New"/>
                              </w:rPr>
                              <w:t>1 a geo:Point;</w:t>
                            </w:r>
                          </w:p>
                          <w:p w14:paraId="2E7DB22A"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geo:asWKT</w:t>
                            </w:r>
                            <w:proofErr w:type="gramEnd"/>
                            <w:r w:rsidRPr="00870DF4">
                              <w:rPr>
                                <w:rFonts w:ascii="Courier New" w:hAnsi="Courier New"/>
                              </w:rPr>
                              <w:t xml:space="preserve"> "POINT(-77.03524 38.889468)"^^geo-sf:</w:t>
                            </w:r>
                            <w:r>
                              <w:rPr>
                                <w:rFonts w:ascii="Courier New" w:hAnsi="Courier New"/>
                              </w:rPr>
                              <w:t>WktLiteral</w:t>
                            </w:r>
                            <w:r w:rsidRPr="00870DF4">
                              <w:rPr>
                                <w:rFonts w:ascii="Courier New" w:hAnsi="Courier New"/>
                              </w:rPr>
                              <w:t>.</w:t>
                            </w:r>
                          </w:p>
                          <w:p w14:paraId="2728AF8E" w14:textId="77777777" w:rsidR="00D8001F" w:rsidRPr="00870DF4" w:rsidRDefault="00D8001F" w:rsidP="00DA460B">
                            <w:pPr>
                              <w:rPr>
                                <w:rFonts w:ascii="Courier New" w:hAnsi="Courier New"/>
                              </w:rPr>
                            </w:pPr>
                            <w:proofErr w:type="gramStart"/>
                            <w:r w:rsidRPr="00870DF4">
                              <w:rPr>
                                <w:rFonts w:ascii="Courier New" w:hAnsi="Courier New"/>
                              </w:rPr>
                              <w:t>Ex:Park</w:t>
                            </w:r>
                            <w:proofErr w:type="gramEnd"/>
                            <w:r w:rsidRPr="00870DF4">
                              <w:rPr>
                                <w:rFonts w:ascii="Courier New" w:hAnsi="Courier New"/>
                              </w:rPr>
                              <w:t>1 a ex:Park;</w:t>
                            </w:r>
                          </w:p>
                          <w:p w14:paraId="5EE39A33"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rdfs:label</w:t>
                            </w:r>
                            <w:proofErr w:type="gramEnd"/>
                            <w:r w:rsidRPr="00870DF4">
                              <w:rPr>
                                <w:rFonts w:ascii="Courier New" w:hAnsi="Courier New"/>
                              </w:rPr>
                              <w:t xml:space="preserve"> "Example Park";</w:t>
                            </w:r>
                          </w:p>
                          <w:p w14:paraId="5C9F7888"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geo:hasGeometry</w:t>
                            </w:r>
                            <w:proofErr w:type="gramEnd"/>
                            <w:r w:rsidRPr="00870DF4">
                              <w:rPr>
                                <w:rFonts w:ascii="Courier New" w:hAnsi="Courier New"/>
                              </w:rPr>
                              <w:t xml:space="preserve"> ex:Polygon1 .</w:t>
                            </w:r>
                          </w:p>
                          <w:p w14:paraId="6CDFE9B9" w14:textId="77777777" w:rsidR="00D8001F" w:rsidRPr="00870DF4" w:rsidRDefault="00D8001F" w:rsidP="00DA460B">
                            <w:pPr>
                              <w:rPr>
                                <w:rFonts w:ascii="Courier New" w:hAnsi="Courier New"/>
                              </w:rPr>
                            </w:pPr>
                            <w:proofErr w:type="gramStart"/>
                            <w:r w:rsidRPr="00870DF4">
                              <w:rPr>
                                <w:rFonts w:ascii="Courier New" w:hAnsi="Courier New"/>
                              </w:rPr>
                              <w:t>ex:Polygon</w:t>
                            </w:r>
                            <w:proofErr w:type="gramEnd"/>
                            <w:r w:rsidRPr="00870DF4">
                              <w:rPr>
                                <w:rFonts w:ascii="Courier New" w:hAnsi="Courier New"/>
                              </w:rPr>
                              <w:t>1 a geo:Polygon;</w:t>
                            </w:r>
                          </w:p>
                          <w:p w14:paraId="651642C2" w14:textId="77777777" w:rsidR="00D8001F" w:rsidRPr="00870DF4" w:rsidRDefault="00D8001F" w:rsidP="00DA460B">
                            <w:pPr>
                              <w:spacing w:after="120"/>
                              <w:ind w:left="288"/>
                            </w:pPr>
                            <w:proofErr w:type="gramStart"/>
                            <w:r w:rsidRPr="00870DF4">
                              <w:rPr>
                                <w:rFonts w:ascii="Courier New" w:hAnsi="Courier New"/>
                              </w:rPr>
                              <w:t>geo:asWKT</w:t>
                            </w:r>
                            <w:proofErr w:type="gramEnd"/>
                            <w:r w:rsidRPr="00870DF4">
                              <w:rPr>
                                <w:rFonts w:ascii="Courier New" w:hAnsi="Courier New"/>
                              </w:rPr>
                              <w:t xml:space="preserve">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D8001F" w:rsidRPr="00870DF4" w:rsidRDefault="00D8001F" w:rsidP="00DA460B">
                      <w:pPr>
                        <w:rPr>
                          <w:rFonts w:ascii="Courier New" w:hAnsi="Courier New"/>
                        </w:rPr>
                      </w:pPr>
                      <w:proofErr w:type="gramStart"/>
                      <w:r w:rsidRPr="00870DF4">
                        <w:rPr>
                          <w:rFonts w:ascii="Courier New" w:hAnsi="Courier New"/>
                        </w:rPr>
                        <w:t>ex:Monument</w:t>
                      </w:r>
                      <w:proofErr w:type="gramEnd"/>
                      <w:r w:rsidRPr="00870DF4">
                        <w:rPr>
                          <w:rFonts w:ascii="Courier New" w:hAnsi="Courier New"/>
                        </w:rPr>
                        <w:t>1 a ex:Monument;</w:t>
                      </w:r>
                    </w:p>
                    <w:p w14:paraId="10094341"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rdfs:label</w:t>
                      </w:r>
                      <w:proofErr w:type="gramEnd"/>
                      <w:r w:rsidRPr="00870DF4">
                        <w:rPr>
                          <w:rFonts w:ascii="Courier New" w:hAnsi="Courier New"/>
                        </w:rPr>
                        <w:t xml:space="preserve"> "Washington Monument";</w:t>
                      </w:r>
                    </w:p>
                    <w:p w14:paraId="4E65DB1F"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geo:hasGeometry</w:t>
                      </w:r>
                      <w:proofErr w:type="gramEnd"/>
                      <w:r w:rsidRPr="00870DF4">
                        <w:rPr>
                          <w:rFonts w:ascii="Courier New" w:hAnsi="Courier New"/>
                        </w:rPr>
                        <w:t xml:space="preserve"> ex:Point1 .</w:t>
                      </w:r>
                    </w:p>
                    <w:p w14:paraId="34940B2E" w14:textId="77777777" w:rsidR="00D8001F" w:rsidRPr="00870DF4" w:rsidRDefault="00D8001F" w:rsidP="00DA460B">
                      <w:pPr>
                        <w:rPr>
                          <w:rFonts w:ascii="Courier New" w:hAnsi="Courier New"/>
                        </w:rPr>
                      </w:pPr>
                      <w:proofErr w:type="gramStart"/>
                      <w:r w:rsidRPr="00870DF4">
                        <w:rPr>
                          <w:rFonts w:ascii="Courier New" w:hAnsi="Courier New"/>
                        </w:rPr>
                        <w:t>ex:Point</w:t>
                      </w:r>
                      <w:proofErr w:type="gramEnd"/>
                      <w:r w:rsidRPr="00870DF4">
                        <w:rPr>
                          <w:rFonts w:ascii="Courier New" w:hAnsi="Courier New"/>
                        </w:rPr>
                        <w:t>1 a geo:Point;</w:t>
                      </w:r>
                    </w:p>
                    <w:p w14:paraId="2E7DB22A" w14:textId="77777777" w:rsidR="00D8001F" w:rsidRPr="00870DF4" w:rsidRDefault="00D8001F"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geo:asWKT</w:t>
                      </w:r>
                      <w:proofErr w:type="gramEnd"/>
                      <w:r w:rsidRPr="00870DF4">
                        <w:rPr>
                          <w:rFonts w:ascii="Courier New" w:hAnsi="Courier New"/>
                        </w:rPr>
                        <w:t xml:space="preserve"> "POINT(-77.03524 38.889468)"^^geo-sf:</w:t>
                      </w:r>
                      <w:r>
                        <w:rPr>
                          <w:rFonts w:ascii="Courier New" w:hAnsi="Courier New"/>
                        </w:rPr>
                        <w:t>WktLiteral</w:t>
                      </w:r>
                      <w:r w:rsidRPr="00870DF4">
                        <w:rPr>
                          <w:rFonts w:ascii="Courier New" w:hAnsi="Courier New"/>
                        </w:rPr>
                        <w:t>.</w:t>
                      </w:r>
                    </w:p>
                    <w:p w14:paraId="2728AF8E" w14:textId="77777777" w:rsidR="00D8001F" w:rsidRPr="00870DF4" w:rsidRDefault="00D8001F" w:rsidP="00DA460B">
                      <w:pPr>
                        <w:rPr>
                          <w:rFonts w:ascii="Courier New" w:hAnsi="Courier New"/>
                        </w:rPr>
                      </w:pPr>
                      <w:proofErr w:type="gramStart"/>
                      <w:r w:rsidRPr="00870DF4">
                        <w:rPr>
                          <w:rFonts w:ascii="Courier New" w:hAnsi="Courier New"/>
                        </w:rPr>
                        <w:t>Ex:Park</w:t>
                      </w:r>
                      <w:proofErr w:type="gramEnd"/>
                      <w:r w:rsidRPr="00870DF4">
                        <w:rPr>
                          <w:rFonts w:ascii="Courier New" w:hAnsi="Courier New"/>
                        </w:rPr>
                        <w:t>1 a ex:Park;</w:t>
                      </w:r>
                    </w:p>
                    <w:p w14:paraId="5EE39A33"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rdfs:label</w:t>
                      </w:r>
                      <w:proofErr w:type="gramEnd"/>
                      <w:r w:rsidRPr="00870DF4">
                        <w:rPr>
                          <w:rFonts w:ascii="Courier New" w:hAnsi="Courier New"/>
                        </w:rPr>
                        <w:t xml:space="preserve"> "Example Park";</w:t>
                      </w:r>
                    </w:p>
                    <w:p w14:paraId="5C9F7888" w14:textId="77777777" w:rsidR="00D8001F" w:rsidRPr="00870DF4" w:rsidRDefault="00D8001F" w:rsidP="00DA460B">
                      <w:pPr>
                        <w:rPr>
                          <w:rFonts w:ascii="Courier New" w:hAnsi="Courier New"/>
                        </w:rPr>
                      </w:pPr>
                      <w:r w:rsidRPr="00870DF4">
                        <w:rPr>
                          <w:rFonts w:ascii="Courier New" w:hAnsi="Courier New"/>
                        </w:rPr>
                        <w:tab/>
                      </w:r>
                      <w:proofErr w:type="gramStart"/>
                      <w:r w:rsidRPr="00870DF4">
                        <w:rPr>
                          <w:rFonts w:ascii="Courier New" w:hAnsi="Courier New"/>
                        </w:rPr>
                        <w:t>geo:hasGeometry</w:t>
                      </w:r>
                      <w:proofErr w:type="gramEnd"/>
                      <w:r w:rsidRPr="00870DF4">
                        <w:rPr>
                          <w:rFonts w:ascii="Courier New" w:hAnsi="Courier New"/>
                        </w:rPr>
                        <w:t xml:space="preserve"> ex:Polygon1 .</w:t>
                      </w:r>
                    </w:p>
                    <w:p w14:paraId="6CDFE9B9" w14:textId="77777777" w:rsidR="00D8001F" w:rsidRPr="00870DF4" w:rsidRDefault="00D8001F" w:rsidP="00DA460B">
                      <w:pPr>
                        <w:rPr>
                          <w:rFonts w:ascii="Courier New" w:hAnsi="Courier New"/>
                        </w:rPr>
                      </w:pPr>
                      <w:proofErr w:type="gramStart"/>
                      <w:r w:rsidRPr="00870DF4">
                        <w:rPr>
                          <w:rFonts w:ascii="Courier New" w:hAnsi="Courier New"/>
                        </w:rPr>
                        <w:t>ex:Polygon</w:t>
                      </w:r>
                      <w:proofErr w:type="gramEnd"/>
                      <w:r w:rsidRPr="00870DF4">
                        <w:rPr>
                          <w:rFonts w:ascii="Courier New" w:hAnsi="Courier New"/>
                        </w:rPr>
                        <w:t>1 a geo:Polygon;</w:t>
                      </w:r>
                    </w:p>
                    <w:p w14:paraId="651642C2" w14:textId="77777777" w:rsidR="00D8001F" w:rsidRPr="00870DF4" w:rsidRDefault="00D8001F" w:rsidP="00DA460B">
                      <w:pPr>
                        <w:spacing w:after="120"/>
                        <w:ind w:left="288"/>
                      </w:pPr>
                      <w:proofErr w:type="gramStart"/>
                      <w:r w:rsidRPr="00870DF4">
                        <w:rPr>
                          <w:rFonts w:ascii="Courier New" w:hAnsi="Courier New"/>
                        </w:rPr>
                        <w:t>geo:asWKT</w:t>
                      </w:r>
                      <w:proofErr w:type="gramEnd"/>
                      <w:r w:rsidRPr="00870DF4">
                        <w:rPr>
                          <w:rFonts w:ascii="Courier New" w:hAnsi="Courier New"/>
                        </w:rPr>
                        <w:t xml:space="preserve">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64BE0D5"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1584DB4D" w14:textId="6510A7F8" w:rsidR="00DA460B" w:rsidRDefault="00DA460B" w:rsidP="00D50012">
      <w:r>
        <w:t>To do: include diagram of the above example.</w:t>
      </w:r>
    </w:p>
    <w:p w14:paraId="24DDD092" w14:textId="77777777" w:rsidR="00DA460B" w:rsidRDefault="00DA460B" w:rsidP="00D50012"/>
    <w:p w14:paraId="2CE99E12" w14:textId="2EA94C30" w:rsidR="00706F9C" w:rsidRPr="00E80D3C" w:rsidRDefault="00706F9C" w:rsidP="00D50012">
      <w:r>
        <w:t xml:space="preserve">Regarding the specification of the reference system used, </w:t>
      </w:r>
      <w:r w:rsidR="00FE07DA">
        <w:t xml:space="preserve">the default is assumed to be WGS84. In theory, GeoSPARQL supports the identification of alternate reference systems (however, these are captured as IRIs and concatenated with the coordinates). Currently, </w:t>
      </w:r>
      <w:r w:rsidR="00990BD1">
        <w:t xml:space="preserve">a translation </w:t>
      </w:r>
      <w:r w:rsidR="00990BD1">
        <w:lastRenderedPageBreak/>
        <w:t>between these systems is not implemented in geoSPARQL, however it appears as though other systems (e.g. Virtuoso) have implemented their own translations.</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52330896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lastRenderedPageBreak/>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523308970"/>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77777777"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523308971"/>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End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lastRenderedPageBreak/>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2029D7" w:rsidRDefault="002029D7" w:rsidP="00C63381">
            <w:pPr>
              <w:rPr>
                <w:highlight w:val="yellow"/>
              </w:rPr>
            </w:pPr>
            <w:r w:rsidRPr="002029D7">
              <w:rPr>
                <w:highlight w:val="yellow"/>
              </w:rPr>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2029D7" w:rsidRDefault="002029D7" w:rsidP="00C63381">
            <w:pPr>
              <w:rPr>
                <w:highlight w:val="yellow"/>
              </w:rPr>
            </w:pPr>
            <w:r w:rsidRPr="002029D7">
              <w:rPr>
                <w:highlight w:val="yellow"/>
              </w:rPr>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77777777" w:rsidR="009B1A62" w:rsidRDefault="009B1A62" w:rsidP="00C63381">
            <w:proofErr w:type="gramStart"/>
            <w:r>
              <w:t>only  State</w:t>
            </w:r>
            <w:proofErr w:type="gramEnd"/>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523308972"/>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1745A9CD" w:rsidR="005371CB" w:rsidRDefault="00520123" w:rsidP="00166F85">
      <w:pPr>
        <w:pStyle w:val="ListParagraph"/>
      </w:pPr>
      <w:r>
        <w:t>A Resource is a generic representation of some Thing that can be "used"</w:t>
      </w:r>
      <w:r w:rsidR="001E494D">
        <w:t xml:space="preserve"> in an Activity.</w:t>
      </w:r>
      <w:r>
        <w:br/>
      </w:r>
      <w:r w:rsidR="003C6BC4">
        <w:t xml:space="preserve">A </w:t>
      </w:r>
      <w:r w:rsidR="00D00BF4">
        <w:t>Resource may have some</w:t>
      </w:r>
      <w:r w:rsidR="003C6BC4">
        <w:t xml:space="preserve"> </w:t>
      </w:r>
      <w:r w:rsidR="00DA41F3">
        <w:t>Location</w:t>
      </w:r>
      <w:r w:rsidR="00D00BF4">
        <w:t xml:space="preserve">, amount or </w:t>
      </w:r>
      <w:r w:rsidR="003C6BC4">
        <w:t>availability</w:t>
      </w:r>
      <w:r w:rsidR="00D00BF4">
        <w:t>, according to the definition of the Manifestation or TimeVaryingEntity.</w:t>
      </w:r>
      <w:r w:rsidR="003C6BC4">
        <w:br/>
        <w:t xml:space="preserve">A Resource </w:t>
      </w:r>
      <w:r w:rsidR="00D00BF4">
        <w:t>must be</w:t>
      </w:r>
      <w:r w:rsidR="002E6C09">
        <w:t xml:space="preserve"> </w:t>
      </w:r>
      <w:r w:rsidR="003C6BC4" w:rsidRPr="00D00BF4">
        <w:rPr>
          <w:b/>
        </w:rPr>
        <w:t>classified as</w:t>
      </w:r>
      <w:r w:rsidR="003C6BC4">
        <w:t xml:space="preserve"> some Resource Type.</w:t>
      </w:r>
      <w:r w:rsidR="003C6BC4">
        <w:br/>
        <w:t>A Resource may</w:t>
      </w:r>
      <w:r w:rsidR="003C6BC4" w:rsidRPr="00D00BF4">
        <w:rPr>
          <w:b/>
        </w:rPr>
        <w:t xml:space="preserve"> participate in</w:t>
      </w:r>
      <w:r w:rsidR="003C6BC4">
        <w:t xml:space="preserve"> some Activity</w:t>
      </w:r>
      <w:r w:rsidR="001E494D">
        <w:t>.</w:t>
      </w:r>
      <w:r w:rsidR="001E494D">
        <w:br/>
      </w:r>
      <w:r w:rsidR="00D00BF4">
        <w:t>A</w:t>
      </w:r>
      <w:r w:rsidR="001E494D">
        <w:t xml:space="preserve"> </w:t>
      </w:r>
      <w:r w:rsidR="001E494D">
        <w:rPr>
          <w:i/>
        </w:rPr>
        <w:t>specific</w:t>
      </w:r>
      <w:r w:rsidR="00D00BF4">
        <w:t xml:space="preserve"> Resource may be </w:t>
      </w:r>
      <w:r w:rsidR="006A73EE" w:rsidRPr="00F16ED5">
        <w:rPr>
          <w:b/>
        </w:rPr>
        <w:t>used in</w:t>
      </w:r>
      <w:r w:rsidR="006A73EE">
        <w:t xml:space="preserve"> or </w:t>
      </w:r>
      <w:r w:rsidR="006A73EE" w:rsidRPr="00F16ED5">
        <w:rPr>
          <w:b/>
        </w:rPr>
        <w:t>consumed in</w:t>
      </w:r>
      <w:r w:rsidR="006A73EE">
        <w:t xml:space="preserve"> </w:t>
      </w:r>
      <w:r w:rsidR="001E494D">
        <w:t>some activit.</w:t>
      </w:r>
      <w:r w:rsidR="00344553">
        <w:t xml:space="preserve"> As with the precondition and effect </w:t>
      </w:r>
      <w:r w:rsidR="00344553">
        <w:lastRenderedPageBreak/>
        <w:t xml:space="preserve">properties defined in the Activity Ontology, these relationships are specific to a particular activity; more general properties may be defined (analogous to enables and causes) should this be required. </w:t>
      </w:r>
      <w:r w:rsidR="005371CB">
        <w:br/>
        <w:t xml:space="preserve">A Resource may have some </w:t>
      </w:r>
      <w:r w:rsidR="005371CB">
        <w:rPr>
          <w:b/>
        </w:rPr>
        <w:t>associated location</w:t>
      </w:r>
      <w:r w:rsidR="005371CB">
        <w:t xml:space="preserve">. </w:t>
      </w:r>
      <w:r w:rsidR="00166F85" w:rsidRPr="00166F85">
        <w:t>This property captures an approximate location that may or may not differ from its actual location. For example, a landmark may be associated with a particular point (single set of coordinates), whereas the landmark itself in fact has a location that extends beyond this single point. It may even be the case that the associated location is distinct from (ie. not contained in) the actual location.</w:t>
      </w:r>
      <w:r w:rsidR="005371CB">
        <w:br/>
        <w:t xml:space="preserve">A Resource may have some </w:t>
      </w:r>
      <w:r w:rsidR="005371CB">
        <w:rPr>
          <w:b/>
        </w:rPr>
        <w:t>owner</w:t>
      </w:r>
      <w:r w:rsidR="005371CB">
        <w:t>.</w:t>
      </w:r>
    </w:p>
    <w:p w14:paraId="2F9819FE" w14:textId="129783D0" w:rsidR="00B61C73" w:rsidRDefault="00B61C73" w:rsidP="009E4A69">
      <w:pPr>
        <w:pStyle w:val="ListParagraph"/>
      </w:pPr>
      <w:r>
        <w:t xml:space="preserve">A Resource may </w:t>
      </w:r>
      <w:r w:rsidRPr="00926C73">
        <w:rPr>
          <w:i/>
        </w:rPr>
        <w:t>either</w:t>
      </w:r>
      <w:r>
        <w:t xml:space="preserve"> be a</w:t>
      </w:r>
      <w:r w:rsidR="006A73EE">
        <w:t xml:space="preserve"> Divisible Resour</w:t>
      </w:r>
      <w:r w:rsidR="00926C73">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br/>
        <w:t>A divisible resource may be used by or consumed by more than one activity, whereas a non-divisible resource may only be used by one activity (i.e. the object may only be used by one activity at a time).</w:t>
      </w:r>
    </w:p>
    <w:p w14:paraId="7929E509" w14:textId="074E1C77" w:rsidR="00216301" w:rsidRDefault="003C6BC4" w:rsidP="00F16ED5">
      <w:pPr>
        <w:pStyle w:val="ListParagraph"/>
      </w:pPr>
      <w:r>
        <w:t>A Resource Type</w:t>
      </w:r>
      <w:r w:rsidR="00D00BF4">
        <w:t xml:space="preserve"> describes a class of Resources, (intuitively similar to the State Type class).</w:t>
      </w:r>
      <w:r w:rsidR="00D00BF4">
        <w:br/>
        <w:t>A Resource Typ</w:t>
      </w:r>
      <w:r w:rsidR="00092E5D">
        <w:t xml:space="preserve">e may be </w:t>
      </w:r>
      <w:r w:rsidR="00092E5D" w:rsidRPr="00F16ED5">
        <w:rPr>
          <w:b/>
        </w:rPr>
        <w:t>usedBy</w:t>
      </w:r>
      <w:r w:rsidR="00092E5D">
        <w:t xml:space="preserve"> or </w:t>
      </w:r>
      <w:r w:rsidR="00092E5D" w:rsidRPr="00F16ED5">
        <w:rPr>
          <w:b/>
        </w:rPr>
        <w:t>consumedBy</w:t>
      </w:r>
      <w:r w:rsidR="00092E5D">
        <w:t xml:space="preserve"> </w:t>
      </w:r>
      <w:r>
        <w:t>some Activity</w:t>
      </w:r>
      <w:r w:rsidR="00092E5D">
        <w:t>; the specification of the Resource Type defines the quantity of a particular resource that will be used or consumed by a particular activity.</w:t>
      </w:r>
      <w:r w:rsidR="006A73EE">
        <w:br/>
      </w:r>
      <w:r w:rsidR="00216301" w:rsidRPr="00216301">
        <w:t>If some resource</w:t>
      </w:r>
      <w:r w:rsidR="003109EB">
        <w:t xml:space="preserve"> type</w:t>
      </w:r>
      <w:r w:rsidR="00216301" w:rsidRPr="00216301">
        <w:t xml:space="preserve"> is used by an activity, then </w:t>
      </w:r>
      <w:r w:rsidR="00923109">
        <w:t>when the</w:t>
      </w:r>
      <w:r w:rsidR="00216301" w:rsidRPr="00216301">
        <w:t xml:space="preserve"> activity</w:t>
      </w:r>
      <w:r w:rsidR="00923109">
        <w:t xml:space="preserve"> occurs</w:t>
      </w:r>
      <w:r w:rsidR="00216301" w:rsidRPr="00216301">
        <w:t xml:space="preserve">, </w:t>
      </w:r>
      <w:r w:rsidR="003109EB">
        <w:t xml:space="preserve">there </w:t>
      </w:r>
      <w:r w:rsidR="00923109">
        <w:t>must be some</w:t>
      </w:r>
      <w:r w:rsidR="00216301" w:rsidRPr="00216301">
        <w:t xml:space="preserve"> resource </w:t>
      </w:r>
      <w:r w:rsidR="003109EB">
        <w:t xml:space="preserve">of that type that </w:t>
      </w:r>
      <w:r w:rsidR="00216301" w:rsidRPr="00216301">
        <w:t>is</w:t>
      </w:r>
      <w:r w:rsidR="00092E5D">
        <w:t xml:space="preserve"> (partially)</w:t>
      </w:r>
      <w:r w:rsidR="00216301" w:rsidRPr="00216301">
        <w:t xml:space="preserve"> not available.</w:t>
      </w:r>
      <w:r w:rsidR="00F16ED5">
        <w:rPr>
          <w:rStyle w:val="QuoteChar"/>
          <w:i w:val="0"/>
          <w:sz w:val="20"/>
        </w:rPr>
        <w:t xml:space="preserve"> </w:t>
      </w:r>
      <w:r w:rsidR="00F16ED5">
        <w:t xml:space="preserve">Further, </w:t>
      </w:r>
      <w:r w:rsidR="00216301">
        <w:t xml:space="preserve">the resource and the entity it is a manifestation of </w:t>
      </w:r>
      <w:r w:rsidR="00092E5D">
        <w:t xml:space="preserve">(partially) </w:t>
      </w:r>
      <w:r w:rsidR="00216301">
        <w:t>cease to exist by the end of the occurrence.</w:t>
      </w:r>
    </w:p>
    <w:p w14:paraId="57447A36" w14:textId="77777777" w:rsidR="006A73EE" w:rsidRPr="00216301" w:rsidRDefault="006A73EE" w:rsidP="006A73EE">
      <w:pPr>
        <w:pStyle w:val="ListParagraph"/>
        <w:numPr>
          <w:ilvl w:val="0"/>
          <w:numId w:val="0"/>
        </w:numPr>
        <w:ind w:left="720"/>
      </w:pPr>
      <w: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523308973"/>
      <w:r w:rsidRPr="00BB05EE">
        <w:lastRenderedPageBreak/>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End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523308974"/>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D8001F" w:rsidRPr="00680A88" w:rsidRDefault="00D8001F" w:rsidP="00345927">
                              <w:pPr>
                                <w:rPr>
                                  <w:sz w:val="22"/>
                                  <w:szCs w:val="22"/>
                                </w:rPr>
                              </w:pPr>
                              <w:proofErr w:type="gramStart"/>
                              <w:r w:rsidRPr="00680A88">
                                <w:rPr>
                                  <w:sz w:val="22"/>
                                  <w:szCs w:val="22"/>
                                </w:rPr>
                                <w:t>om:Quantity</w:t>
                              </w:r>
                              <w:proofErr w:type="gramEnd"/>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D8001F" w:rsidRPr="00680A88" w:rsidRDefault="00D8001F" w:rsidP="00345927">
                              <w:pPr>
                                <w:rPr>
                                  <w:sz w:val="22"/>
                                  <w:szCs w:val="22"/>
                                </w:rPr>
                              </w:pPr>
                              <w:proofErr w:type="gramStart"/>
                              <w:r w:rsidRPr="00680A88">
                                <w:rPr>
                                  <w:sz w:val="22"/>
                                  <w:szCs w:val="22"/>
                                </w:rPr>
                                <w:t>om:Measure</w:t>
                              </w:r>
                              <w:proofErr w:type="gramEnd"/>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D8001F" w:rsidRPr="00680A88" w:rsidRDefault="00D8001F" w:rsidP="00345927">
                              <w:pPr>
                                <w:rPr>
                                  <w:sz w:val="22"/>
                                  <w:szCs w:val="22"/>
                                </w:rPr>
                              </w:pPr>
                              <w:proofErr w:type="gramStart"/>
                              <w:r w:rsidRPr="00680A88">
                                <w:rPr>
                                  <w:sz w:val="22"/>
                                  <w:szCs w:val="22"/>
                                </w:rPr>
                                <w:t>om:hasValue</w:t>
                              </w:r>
                              <w:proofErr w:type="gramEnd"/>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D8001F" w:rsidRPr="00680A88" w:rsidRDefault="00D8001F" w:rsidP="00345927">
                              <w:pPr>
                                <w:rPr>
                                  <w:sz w:val="22"/>
                                  <w:szCs w:val="22"/>
                                </w:rPr>
                              </w:pPr>
                              <w:proofErr w:type="gramStart"/>
                              <w:r w:rsidRPr="00680A88">
                                <w:rPr>
                                  <w:sz w:val="22"/>
                                  <w:szCs w:val="22"/>
                                </w:rPr>
                                <w:t>om:numerical</w:t>
                              </w:r>
                              <w:proofErr w:type="gramEnd"/>
                              <w:r w:rsidRPr="00680A88">
                                <w:rPr>
                                  <w:sz w:val="22"/>
                                  <w:szCs w:val="22"/>
                                </w:rPr>
                                <w:t>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D8001F" w:rsidRPr="00680A88" w:rsidRDefault="00D8001F" w:rsidP="00345927">
                        <w:pPr>
                          <w:rPr>
                            <w:sz w:val="22"/>
                            <w:szCs w:val="22"/>
                          </w:rPr>
                        </w:pPr>
                        <w:proofErr w:type="gramStart"/>
                        <w:r w:rsidRPr="00680A88">
                          <w:rPr>
                            <w:sz w:val="22"/>
                            <w:szCs w:val="22"/>
                          </w:rPr>
                          <w:t>om:Quantity</w:t>
                        </w:r>
                        <w:proofErr w:type="gramEnd"/>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D8001F" w:rsidRPr="00680A88" w:rsidRDefault="00D8001F" w:rsidP="00345927">
                        <w:pPr>
                          <w:rPr>
                            <w:sz w:val="22"/>
                            <w:szCs w:val="22"/>
                          </w:rPr>
                        </w:pPr>
                        <w:proofErr w:type="gramStart"/>
                        <w:r w:rsidRPr="00680A88">
                          <w:rPr>
                            <w:sz w:val="22"/>
                            <w:szCs w:val="22"/>
                          </w:rPr>
                          <w:t>om:Measure</w:t>
                        </w:r>
                        <w:proofErr w:type="gramEnd"/>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D8001F" w:rsidRPr="00680A88" w:rsidRDefault="00D8001F" w:rsidP="00345927">
                        <w:pPr>
                          <w:rPr>
                            <w:sz w:val="22"/>
                            <w:szCs w:val="22"/>
                          </w:rPr>
                        </w:pPr>
                        <w:proofErr w:type="gramStart"/>
                        <w:r w:rsidRPr="00680A88">
                          <w:rPr>
                            <w:sz w:val="22"/>
                            <w:szCs w:val="22"/>
                          </w:rPr>
                          <w:t>om:hasValue</w:t>
                        </w:r>
                        <w:proofErr w:type="gramEnd"/>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D8001F" w:rsidRPr="00680A88" w:rsidRDefault="00D8001F" w:rsidP="00345927">
                        <w:pPr>
                          <w:rPr>
                            <w:sz w:val="22"/>
                            <w:szCs w:val="22"/>
                          </w:rPr>
                        </w:pPr>
                        <w:proofErr w:type="gramStart"/>
                        <w:r w:rsidRPr="00680A88">
                          <w:rPr>
                            <w:sz w:val="22"/>
                            <w:szCs w:val="22"/>
                          </w:rPr>
                          <w:t>om:unit</w:t>
                        </w:r>
                        <w:proofErr w:type="gramEnd"/>
                        <w:r w:rsidRPr="00680A88">
                          <w:rPr>
                            <w:sz w:val="22"/>
                            <w:szCs w:val="22"/>
                          </w:rPr>
                          <w: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D8001F" w:rsidRPr="00680A88" w:rsidRDefault="00D8001F" w:rsidP="00345927">
                        <w:pPr>
                          <w:rPr>
                            <w:sz w:val="22"/>
                            <w:szCs w:val="22"/>
                          </w:rPr>
                        </w:pPr>
                        <w:proofErr w:type="gramStart"/>
                        <w:r w:rsidRPr="00680A88">
                          <w:rPr>
                            <w:sz w:val="22"/>
                            <w:szCs w:val="22"/>
                          </w:rPr>
                          <w:t>om:numerical</w:t>
                        </w:r>
                        <w:proofErr w:type="gramEnd"/>
                        <w:r w:rsidRPr="00680A88">
                          <w:rPr>
                            <w:sz w:val="22"/>
                            <w:szCs w:val="22"/>
                          </w:rPr>
                          <w:t>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230AE6F8"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5</w:t>
      </w:r>
      <w:r w:rsidR="00FA06BD">
        <w:rPr>
          <w:noProof/>
        </w:rPr>
        <w:fldChar w:fldCharType="end"/>
      </w:r>
      <w:bookmarkEnd w:id="63"/>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12EE35EF"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w:t>
      </w:r>
      <w:r w:rsidR="00A45E0B">
        <w:lastRenderedPageBreak/>
        <w:t xml:space="preserve">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Default="00896B55" w:rsidP="00896B55">
      <w:pPr>
        <w:pStyle w:val="Heading3"/>
      </w:pPr>
      <w:bookmarkStart w:id="65" w:name="_Toc523308975"/>
      <w:r>
        <w:lastRenderedPageBreak/>
        <w:t>Monetary Value Ontology</w:t>
      </w:r>
      <w:bookmarkEnd w:id="65"/>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Default="000B72D5" w:rsidP="001B2595">
      <w:pPr>
        <w:pStyle w:val="Heading3"/>
      </w:pPr>
      <w:r>
        <w:t>Recurring events ontology</w:t>
      </w:r>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lastRenderedPageBreak/>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w:t>
      </w:r>
      <w:r w:rsidRPr="009A0D2C">
        <w:rPr>
          <w:sz w:val="24"/>
          <w:lang w:val="en-CA"/>
        </w:rPr>
        <w:lastRenderedPageBreak/>
        <w:t xml:space="preserve">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65874266"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However, the calendar terms themselves are distinct from activities. In other words, Monday </w:t>
      </w:r>
      <w:r>
        <w:rPr>
          <w:i/>
          <w:sz w:val="24"/>
          <w:lang w:val="en-CA"/>
        </w:rPr>
        <w:t>behaves</w:t>
      </w:r>
      <w:r>
        <w:rPr>
          <w:sz w:val="24"/>
          <w:lang w:val="en-CA"/>
        </w:rPr>
        <w:t xml:space="preserve"> like an activity that recurs every 7 days, and has a duration of 24 hours, however Monday is not a type of activity.</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lastRenderedPageBreak/>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6" w:name="_Toc523308976"/>
      <w:ins w:id="67" w:author="Megan Katsumi" w:date="2018-11-14T08:38:00Z">
        <w:r>
          <w:t>Sensors</w:t>
        </w:r>
        <w:r w:rsidRPr="00E72AD2">
          <w:t xml:space="preserve"> </w:t>
        </w:r>
      </w:ins>
      <w:r w:rsidR="004F1D87" w:rsidRPr="00E72AD2">
        <w:t>Ontology</w:t>
      </w:r>
      <w:bookmarkEnd w:id="66"/>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68" w:author="Megan Katsumi" w:date="2018-11-14T08:40:00Z"/>
        </w:rPr>
      </w:pPr>
      <w:r w:rsidRPr="000C6992">
        <w:t>The</w:t>
      </w:r>
      <w:ins w:id="69" w:author="Megan Katsumi" w:date="2018-11-14T08:38:00Z">
        <w:r w:rsidR="00E72AD2">
          <w:t xml:space="preserve"> sensors </w:t>
        </w:r>
      </w:ins>
      <w:ins w:id="70"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1"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2" w:author="Megan Katsumi" w:date="2018-11-14T08:40:00Z">
        <w:r>
          <w:t>Sens</w:t>
        </w:r>
      </w:ins>
      <w:ins w:id="73"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4" w:author="Megan Katsumi" w:date="2018-11-14T08:40:00Z"/>
        </w:rPr>
      </w:pPr>
      <w:ins w:id="75"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6"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77" w:author="Megan Katsumi" w:date="2018-11-14T09:03:00Z">
        <w:r w:rsidR="008D6D01">
          <w:t xml:space="preserve">interest (e.g. ex:mybodytemperature). Current documentation suggests that this is a choice for the modeler. </w:t>
        </w:r>
        <w:r w:rsidR="008D6D01">
          <w:lastRenderedPageBreak/>
          <w:t>F</w:t>
        </w:r>
      </w:ins>
      <w:ins w:id="78"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79" w:author="Megan Katsumi" w:date="2018-11-14T09:05:00Z">
        <w:r w:rsidR="008D6D01">
          <w:t>that observe some property (e.g. vehicle presence) regardless of the location. This is useful as there may be different kinds of sensors</w:t>
        </w:r>
      </w:ins>
      <w:ins w:id="80" w:author="Megan Katsumi" w:date="2018-11-14T09:06:00Z">
        <w:r w:rsidR="008D6D01">
          <w:t xml:space="preserve"> that observe the same properties (e.g. loop detectors vs Bluetooth sensors) and while they might not share the exact feature of interest, they may be in close enough proximity to be </w:t>
        </w:r>
      </w:ins>
      <w:ins w:id="81" w:author="Megan Katsumi" w:date="2018-11-14T09:07:00Z">
        <w:r w:rsidR="008D6D01">
          <w:t>related</w:t>
        </w:r>
      </w:ins>
      <w:ins w:id="82"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07C1855B" w14:textId="77777777"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3" w:author="Megan Katsumi" w:date="2018-11-14T12:27:00Z">
            <w:rPr/>
          </w:rPrChange>
        </w:rPr>
      </w:pPr>
      <w:r w:rsidRPr="005410AB">
        <w:rPr>
          <w:sz w:val="22"/>
          <w:rPrChange w:id="84" w:author="Megan Katsumi" w:date="2018-11-14T12:27:00Z">
            <w:rPr/>
          </w:rPrChange>
        </w:rPr>
        <w:t>SSN</w:t>
      </w:r>
    </w:p>
    <w:p w14:paraId="0D5CA729" w14:textId="6D2A1B74"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7" w:name="_Toc523308977"/>
      <w:r>
        <w:t>Contact Ontology</w:t>
      </w:r>
      <w:bookmarkEnd w:id="87"/>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w:t>
      </w:r>
      <w:r w:rsidR="007429A8">
        <w:lastRenderedPageBreak/>
        <w:t>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15"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6"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88" w:name="_Toc523308978"/>
      <w:r w:rsidRPr="00EC4B04">
        <w:t>Person</w:t>
      </w:r>
      <w:r w:rsidRPr="00956273">
        <w:t xml:space="preserve"> Ontology</w:t>
      </w:r>
      <w:bookmarkEnd w:id="88"/>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89" w:name="_Toc523308979"/>
      <w:r>
        <w:t>Household Ontology</w:t>
      </w:r>
      <w:bookmarkEnd w:id="89"/>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 xml:space="preserve">simply </w:t>
      </w:r>
      <w:proofErr w:type="gramStart"/>
      <w:r>
        <w:t>make</w:t>
      </w:r>
      <w:proofErr w:type="gramEnd"/>
      <w:r>
        <w:t xml:space="preserv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lastRenderedPageBreak/>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34EC2332" w:rsidR="008A7A83" w:rsidRDefault="008A7A83" w:rsidP="002626F5">
            <w:r>
              <w:t>hasMember</w:t>
            </w:r>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77777777" w:rsidR="008A7A83" w:rsidRDefault="008A7A83" w:rsidP="002626F5">
            <w:proofErr w:type="gramStart"/>
            <w:r>
              <w:t>gci:Household</w:t>
            </w:r>
            <w:proofErr w:type="gramEnd"/>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77777777" w:rsidR="008A7A83" w:rsidRDefault="008A7A83" w:rsidP="002626F5">
            <w:r>
              <w:t xml:space="preserve">exactly </w:t>
            </w:r>
            <w:proofErr w:type="gramStart"/>
            <w:r>
              <w:t>1  time</w:t>
            </w:r>
            <w:proofErr w:type="gramEnd"/>
            <w:r>
              <w:t>:TemporalEntity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50E6A657" w:rsidR="008A7A83" w:rsidRDefault="008A7A83" w:rsidP="002626F5">
            <w:r>
              <w:t>hasMember</w:t>
            </w:r>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lastRenderedPageBreak/>
        <w:t>gci:</w:t>
      </w:r>
      <w:r w:rsidR="00827DD8">
        <w:t xml:space="preserve"> </w:t>
      </w:r>
      <w:r w:rsidR="00896B55">
        <w:t>GCI-Shelter Ontology</w:t>
      </w:r>
      <w:r w:rsidR="00827DD8">
        <w:rPr>
          <w:rStyle w:val="FootnoteReference"/>
        </w:rPr>
        <w:footnoteReference w:id="14"/>
      </w:r>
    </w:p>
    <w:p w14:paraId="2E8DA171" w14:textId="77777777" w:rsidR="004B15F3" w:rsidRDefault="004B15F3" w:rsidP="009E4A69">
      <w:pPr>
        <w:pStyle w:val="ListParagraph"/>
      </w:pPr>
      <w:r>
        <w:t>icity-foundation: iCity-Foundation Ontology</w:t>
      </w:r>
    </w:p>
    <w:p w14:paraId="0A77405A" w14:textId="77777777" w:rsidR="008F1630" w:rsidRDefault="008F1630" w:rsidP="00EA354A">
      <w:pPr>
        <w:pStyle w:val="Heading2"/>
      </w:pPr>
      <w:bookmarkStart w:id="90" w:name="_Toc523308980"/>
      <w:r>
        <w:t>Organization Ontology</w:t>
      </w:r>
      <w:bookmarkEnd w:id="90"/>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2496"/>
        <w:gridCol w:w="3878"/>
      </w:tblGrid>
      <w:tr w:rsidR="000C363A" w14:paraId="314A93BA" w14:textId="77777777" w:rsidTr="00CE3491">
        <w:trPr>
          <w:cantSplit/>
        </w:trPr>
        <w:tc>
          <w:tcPr>
            <w:tcW w:w="2737" w:type="dxa"/>
            <w:shd w:val="clear" w:color="auto" w:fill="00FFFF"/>
          </w:tcPr>
          <w:p w14:paraId="659E6256" w14:textId="77777777" w:rsidR="000C363A" w:rsidRDefault="000C363A" w:rsidP="00EA354A">
            <w:r>
              <w:t>Object</w:t>
            </w:r>
          </w:p>
        </w:tc>
        <w:tc>
          <w:tcPr>
            <w:tcW w:w="2496" w:type="dxa"/>
            <w:shd w:val="clear" w:color="auto" w:fill="00FFFF"/>
          </w:tcPr>
          <w:p w14:paraId="082F61CD" w14:textId="77777777" w:rsidR="000C363A" w:rsidRDefault="000C363A" w:rsidP="00EA354A">
            <w:r>
              <w:t>Property</w:t>
            </w:r>
          </w:p>
        </w:tc>
        <w:tc>
          <w:tcPr>
            <w:tcW w:w="4117" w:type="dxa"/>
            <w:shd w:val="clear" w:color="auto" w:fill="00FFFF"/>
          </w:tcPr>
          <w:p w14:paraId="1CC79FCF" w14:textId="77777777" w:rsidR="000C363A" w:rsidRDefault="000C363A" w:rsidP="00EA354A">
            <w:r>
              <w:t>Value</w:t>
            </w:r>
          </w:p>
        </w:tc>
      </w:tr>
      <w:tr w:rsidR="003D78DD" w14:paraId="29B3EF76" w14:textId="77777777" w:rsidTr="00CE3491">
        <w:trPr>
          <w:cantSplit/>
        </w:trPr>
        <w:tc>
          <w:tcPr>
            <w:tcW w:w="2737" w:type="dxa"/>
            <w:vMerge w:val="restart"/>
          </w:tcPr>
          <w:p w14:paraId="15122402" w14:textId="77777777" w:rsidR="003D78DD" w:rsidRDefault="003D78DD" w:rsidP="00FE6277">
            <w:r>
              <w:t>Organization</w:t>
            </w:r>
            <w:r w:rsidR="008161C5">
              <w:t>PD</w:t>
            </w:r>
          </w:p>
        </w:tc>
        <w:tc>
          <w:tcPr>
            <w:tcW w:w="2496" w:type="dxa"/>
          </w:tcPr>
          <w:p w14:paraId="73FC279B" w14:textId="77777777" w:rsidR="003D78DD" w:rsidRDefault="003D78DD" w:rsidP="00EA354A">
            <w:r>
              <w:t>subclassOf</w:t>
            </w:r>
          </w:p>
        </w:tc>
        <w:tc>
          <w:tcPr>
            <w:tcW w:w="4117"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CE3491">
        <w:trPr>
          <w:cantSplit/>
        </w:trPr>
        <w:tc>
          <w:tcPr>
            <w:tcW w:w="2737" w:type="dxa"/>
            <w:vMerge/>
          </w:tcPr>
          <w:p w14:paraId="76F64500" w14:textId="77777777" w:rsidR="003D78DD" w:rsidRDefault="003D78DD" w:rsidP="00EA354A"/>
        </w:tc>
        <w:tc>
          <w:tcPr>
            <w:tcW w:w="2496" w:type="dxa"/>
          </w:tcPr>
          <w:p w14:paraId="60C2079C" w14:textId="77777777" w:rsidR="003D78DD" w:rsidRDefault="003D78DD" w:rsidP="00EA354A">
            <w:r>
              <w:t>equivalentClass</w:t>
            </w:r>
          </w:p>
        </w:tc>
        <w:tc>
          <w:tcPr>
            <w:tcW w:w="4117"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CE3491">
        <w:trPr>
          <w:cantSplit/>
        </w:trPr>
        <w:tc>
          <w:tcPr>
            <w:tcW w:w="2737" w:type="dxa"/>
            <w:vMerge/>
          </w:tcPr>
          <w:p w14:paraId="3D62818E" w14:textId="77777777" w:rsidR="003D78DD" w:rsidRDefault="003D78DD" w:rsidP="003D78DD"/>
        </w:tc>
        <w:tc>
          <w:tcPr>
            <w:tcW w:w="2496" w:type="dxa"/>
          </w:tcPr>
          <w:p w14:paraId="0710E720" w14:textId="77777777" w:rsidR="003D78DD" w:rsidRDefault="004B15F3" w:rsidP="003D78DD">
            <w:proofErr w:type="gramStart"/>
            <w:r>
              <w:t>change:</w:t>
            </w:r>
            <w:r w:rsidR="006D5597">
              <w:t>existsAt</w:t>
            </w:r>
            <w:proofErr w:type="gramEnd"/>
          </w:p>
        </w:tc>
        <w:tc>
          <w:tcPr>
            <w:tcW w:w="4117" w:type="dxa"/>
          </w:tcPr>
          <w:p w14:paraId="2E7F757E" w14:textId="77777777" w:rsidR="003D78DD" w:rsidRDefault="003D78DD" w:rsidP="003D78DD">
            <w:r>
              <w:t xml:space="preserve">exactly 1 </w:t>
            </w:r>
            <w:proofErr w:type="gramStart"/>
            <w:r w:rsidR="002F0C0F">
              <w:t>time:</w:t>
            </w:r>
            <w:r>
              <w:t>Interval</w:t>
            </w:r>
            <w:proofErr w:type="gramEnd"/>
          </w:p>
        </w:tc>
      </w:tr>
      <w:tr w:rsidR="00780FAD" w14:paraId="1DE66ABF" w14:textId="77777777" w:rsidTr="00CE3491">
        <w:trPr>
          <w:cantSplit/>
        </w:trPr>
        <w:tc>
          <w:tcPr>
            <w:tcW w:w="2737" w:type="dxa"/>
            <w:vMerge w:val="restart"/>
          </w:tcPr>
          <w:p w14:paraId="0E68ECAC" w14:textId="77777777" w:rsidR="00780FAD" w:rsidRDefault="00780FAD" w:rsidP="00FE6277">
            <w:proofErr w:type="gramStart"/>
            <w:r>
              <w:t>tove:Organization</w:t>
            </w:r>
            <w:proofErr w:type="gramEnd"/>
          </w:p>
        </w:tc>
        <w:tc>
          <w:tcPr>
            <w:tcW w:w="2496" w:type="dxa"/>
          </w:tcPr>
          <w:p w14:paraId="6A4C3D00" w14:textId="77777777" w:rsidR="00780FAD" w:rsidRDefault="00780FAD" w:rsidP="003D78DD">
            <w:r>
              <w:t>subclassOf</w:t>
            </w:r>
          </w:p>
        </w:tc>
        <w:tc>
          <w:tcPr>
            <w:tcW w:w="4117" w:type="dxa"/>
          </w:tcPr>
          <w:p w14:paraId="09CD23E3" w14:textId="77777777" w:rsidR="00780FAD" w:rsidRDefault="004B15F3" w:rsidP="003D78DD">
            <w:proofErr w:type="gramStart"/>
            <w:r>
              <w:t>change:</w:t>
            </w:r>
            <w:r w:rsidR="00780FAD">
              <w:t>Manifestation</w:t>
            </w:r>
            <w:proofErr w:type="gramEnd"/>
          </w:p>
        </w:tc>
      </w:tr>
      <w:tr w:rsidR="00780FAD" w14:paraId="3B88BBCA" w14:textId="77777777" w:rsidTr="00CE3491">
        <w:trPr>
          <w:cantSplit/>
        </w:trPr>
        <w:tc>
          <w:tcPr>
            <w:tcW w:w="2737" w:type="dxa"/>
            <w:vMerge/>
          </w:tcPr>
          <w:p w14:paraId="2B99EC77" w14:textId="77777777" w:rsidR="00780FAD" w:rsidRDefault="00780FAD" w:rsidP="003D78DD"/>
        </w:tc>
        <w:tc>
          <w:tcPr>
            <w:tcW w:w="2496" w:type="dxa"/>
          </w:tcPr>
          <w:p w14:paraId="4B116B38" w14:textId="77777777" w:rsidR="00780FAD" w:rsidRDefault="00780FAD" w:rsidP="003D78DD">
            <w:r>
              <w:t>equivalentClass</w:t>
            </w:r>
          </w:p>
        </w:tc>
        <w:tc>
          <w:tcPr>
            <w:tcW w:w="4117" w:type="dxa"/>
          </w:tcPr>
          <w:p w14:paraId="764B22F3" w14:textId="77777777" w:rsidR="00780FAD" w:rsidRDefault="004B15F3" w:rsidP="003D78DD">
            <w:proofErr w:type="gramStart"/>
            <w:r>
              <w:t>change:</w:t>
            </w:r>
            <w:r w:rsidR="00780FAD">
              <w:t>manifestationOf</w:t>
            </w:r>
            <w:proofErr w:type="gramEnd"/>
            <w:r w:rsidR="00780FAD">
              <w:t xml:space="preserve"> some OrganizationPD and  </w:t>
            </w:r>
            <w:r>
              <w:t xml:space="preserve"> change:</w:t>
            </w:r>
            <w:r w:rsidR="00780FAD">
              <w:t>manifestationOf only OrganizationPD</w:t>
            </w:r>
          </w:p>
        </w:tc>
      </w:tr>
      <w:tr w:rsidR="00780FAD" w14:paraId="1954ED85" w14:textId="77777777" w:rsidTr="00CE3491">
        <w:trPr>
          <w:cantSplit/>
        </w:trPr>
        <w:tc>
          <w:tcPr>
            <w:tcW w:w="2737" w:type="dxa"/>
            <w:vMerge/>
          </w:tcPr>
          <w:p w14:paraId="07990370" w14:textId="77777777" w:rsidR="00780FAD" w:rsidRDefault="00780FAD" w:rsidP="003D78DD"/>
        </w:tc>
        <w:tc>
          <w:tcPr>
            <w:tcW w:w="2496" w:type="dxa"/>
          </w:tcPr>
          <w:p w14:paraId="14258501" w14:textId="77777777" w:rsidR="00780FAD" w:rsidRDefault="004B15F3" w:rsidP="003D78DD">
            <w:proofErr w:type="gramStart"/>
            <w:r>
              <w:t>change:</w:t>
            </w:r>
            <w:r w:rsidR="006D5597">
              <w:t>existsAt</w:t>
            </w:r>
            <w:proofErr w:type="gramEnd"/>
          </w:p>
        </w:tc>
        <w:tc>
          <w:tcPr>
            <w:tcW w:w="4117" w:type="dxa"/>
          </w:tcPr>
          <w:p w14:paraId="7E6C3C5E" w14:textId="77777777" w:rsidR="00780FAD" w:rsidRDefault="00780FAD" w:rsidP="003D78DD">
            <w:r>
              <w:t xml:space="preserve">exactly </w:t>
            </w:r>
            <w:proofErr w:type="gramStart"/>
            <w:r>
              <w:t xml:space="preserve">1 </w:t>
            </w:r>
            <w:r w:rsidR="002F0C0F">
              <w:t xml:space="preserve"> time</w:t>
            </w:r>
            <w:proofErr w:type="gramEnd"/>
            <w:r w:rsidR="002F0C0F">
              <w:t>:</w:t>
            </w:r>
            <w:r>
              <w:t>TemporalEntity</w:t>
            </w:r>
          </w:p>
        </w:tc>
      </w:tr>
      <w:tr w:rsidR="00780FAD" w14:paraId="3990AA28" w14:textId="77777777" w:rsidTr="00CE3491">
        <w:trPr>
          <w:cantSplit/>
        </w:trPr>
        <w:tc>
          <w:tcPr>
            <w:tcW w:w="2737" w:type="dxa"/>
            <w:vMerge/>
          </w:tcPr>
          <w:p w14:paraId="6A28B518" w14:textId="77777777" w:rsidR="00780FAD" w:rsidRDefault="00780FAD" w:rsidP="003D78DD"/>
        </w:tc>
        <w:tc>
          <w:tcPr>
            <w:tcW w:w="2496" w:type="dxa"/>
          </w:tcPr>
          <w:p w14:paraId="36B8593F" w14:textId="77777777" w:rsidR="00780FAD" w:rsidRDefault="004B15F3" w:rsidP="003D78DD">
            <w:proofErr w:type="gramStart"/>
            <w:r>
              <w:t>schema:address</w:t>
            </w:r>
            <w:proofErr w:type="gramEnd"/>
          </w:p>
        </w:tc>
        <w:tc>
          <w:tcPr>
            <w:tcW w:w="4117" w:type="dxa"/>
          </w:tcPr>
          <w:p w14:paraId="5944A592" w14:textId="77777777" w:rsidR="00780FAD" w:rsidRDefault="00780FAD" w:rsidP="003D78DD">
            <w:r>
              <w:t xml:space="preserve">only </w:t>
            </w:r>
            <w:proofErr w:type="gramStart"/>
            <w:r w:rsidR="004B15F3">
              <w:t>schema:Postal</w:t>
            </w:r>
            <w:r>
              <w:t>Address</w:t>
            </w:r>
            <w:proofErr w:type="gramEnd"/>
          </w:p>
        </w:tc>
      </w:tr>
      <w:tr w:rsidR="00780FAD" w14:paraId="40CA8EA5" w14:textId="77777777" w:rsidTr="00CE3491">
        <w:trPr>
          <w:cantSplit/>
        </w:trPr>
        <w:tc>
          <w:tcPr>
            <w:tcW w:w="2737" w:type="dxa"/>
            <w:vMerge/>
          </w:tcPr>
          <w:p w14:paraId="7DDC8B62" w14:textId="77777777" w:rsidR="00780FAD" w:rsidRDefault="00780FAD" w:rsidP="00780FAD"/>
        </w:tc>
        <w:tc>
          <w:tcPr>
            <w:tcW w:w="2496" w:type="dxa"/>
          </w:tcPr>
          <w:p w14:paraId="10DC1A0D" w14:textId="77777777" w:rsidR="00780FAD" w:rsidRDefault="00780FAD" w:rsidP="00780FAD">
            <w:proofErr w:type="gramStart"/>
            <w:r>
              <w:t>tove:has</w:t>
            </w:r>
            <w:proofErr w:type="gramEnd"/>
            <w:r>
              <w:t>_goal</w:t>
            </w:r>
          </w:p>
        </w:tc>
        <w:tc>
          <w:tcPr>
            <w:tcW w:w="4117" w:type="dxa"/>
          </w:tcPr>
          <w:p w14:paraId="66E02A7B" w14:textId="77777777" w:rsidR="00780FAD" w:rsidRDefault="00780FAD" w:rsidP="00780FAD">
            <w:r>
              <w:t xml:space="preserve">only </w:t>
            </w:r>
            <w:proofErr w:type="gramStart"/>
            <w:r w:rsidR="00671E67">
              <w:t>tove:</w:t>
            </w:r>
            <w:r>
              <w:t>Goal</w:t>
            </w:r>
            <w:proofErr w:type="gramEnd"/>
          </w:p>
        </w:tc>
      </w:tr>
      <w:tr w:rsidR="00780FAD" w14:paraId="13B99565" w14:textId="77777777" w:rsidTr="00CE3491">
        <w:trPr>
          <w:cantSplit/>
        </w:trPr>
        <w:tc>
          <w:tcPr>
            <w:tcW w:w="2737" w:type="dxa"/>
            <w:vMerge/>
          </w:tcPr>
          <w:p w14:paraId="35CF213D" w14:textId="77777777" w:rsidR="00780FAD" w:rsidRDefault="00780FAD" w:rsidP="00780FAD"/>
        </w:tc>
        <w:tc>
          <w:tcPr>
            <w:tcW w:w="2496" w:type="dxa"/>
          </w:tcPr>
          <w:p w14:paraId="663AFE12" w14:textId="77777777" w:rsidR="00780FAD" w:rsidRDefault="00780FAD" w:rsidP="00780FAD">
            <w:proofErr w:type="gramStart"/>
            <w:r>
              <w:t>tove:consists</w:t>
            </w:r>
            <w:proofErr w:type="gramEnd"/>
            <w:r>
              <w:t>_of</w:t>
            </w:r>
          </w:p>
        </w:tc>
        <w:tc>
          <w:tcPr>
            <w:tcW w:w="4117" w:type="dxa"/>
          </w:tcPr>
          <w:p w14:paraId="0031DB60" w14:textId="77777777" w:rsidR="00780FAD" w:rsidRDefault="00780FAD" w:rsidP="00780FAD">
            <w:r>
              <w:t xml:space="preserve">only </w:t>
            </w:r>
            <w:proofErr w:type="gramStart"/>
            <w:r>
              <w:t>tove:Division</w:t>
            </w:r>
            <w:proofErr w:type="gramEnd"/>
          </w:p>
        </w:tc>
      </w:tr>
      <w:tr w:rsidR="00780FAD" w14:paraId="4A16DA15" w14:textId="77777777" w:rsidTr="00CE3491">
        <w:trPr>
          <w:cantSplit/>
        </w:trPr>
        <w:tc>
          <w:tcPr>
            <w:tcW w:w="2737" w:type="dxa"/>
            <w:vMerge w:val="restart"/>
          </w:tcPr>
          <w:p w14:paraId="51A4FAEA" w14:textId="77777777" w:rsidR="00780FAD" w:rsidRDefault="00780FAD" w:rsidP="00780FAD">
            <w:proofErr w:type="gramStart"/>
            <w:r>
              <w:t>tove:Role</w:t>
            </w:r>
            <w:proofErr w:type="gramEnd"/>
          </w:p>
        </w:tc>
        <w:tc>
          <w:tcPr>
            <w:tcW w:w="2496" w:type="dxa"/>
          </w:tcPr>
          <w:p w14:paraId="413AC632" w14:textId="77777777" w:rsidR="00780FAD" w:rsidRDefault="00780FAD" w:rsidP="00780FAD">
            <w:proofErr w:type="gramStart"/>
            <w:r>
              <w:t>tove:has</w:t>
            </w:r>
            <w:proofErr w:type="gramEnd"/>
            <w:r>
              <w:t>_goal</w:t>
            </w:r>
          </w:p>
        </w:tc>
        <w:tc>
          <w:tcPr>
            <w:tcW w:w="4117"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CE3491">
        <w:trPr>
          <w:cantSplit/>
        </w:trPr>
        <w:tc>
          <w:tcPr>
            <w:tcW w:w="2737" w:type="dxa"/>
            <w:vMerge/>
          </w:tcPr>
          <w:p w14:paraId="69B9239B" w14:textId="77777777" w:rsidR="00780FAD" w:rsidRDefault="00780FAD" w:rsidP="00780FAD"/>
        </w:tc>
        <w:tc>
          <w:tcPr>
            <w:tcW w:w="2496" w:type="dxa"/>
          </w:tcPr>
          <w:p w14:paraId="7E97D230" w14:textId="77777777" w:rsidR="00780FAD" w:rsidRDefault="00780FAD" w:rsidP="00780FAD">
            <w:proofErr w:type="gramStart"/>
            <w:r>
              <w:t>tove:has</w:t>
            </w:r>
            <w:proofErr w:type="gramEnd"/>
            <w:r>
              <w:t>_process</w:t>
            </w:r>
          </w:p>
        </w:tc>
        <w:tc>
          <w:tcPr>
            <w:tcW w:w="4117"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CE3491">
        <w:trPr>
          <w:cantSplit/>
        </w:trPr>
        <w:tc>
          <w:tcPr>
            <w:tcW w:w="2737" w:type="dxa"/>
            <w:vMerge/>
          </w:tcPr>
          <w:p w14:paraId="54315667" w14:textId="77777777" w:rsidR="00780FAD" w:rsidRDefault="00780FAD" w:rsidP="00780FAD"/>
        </w:tc>
        <w:tc>
          <w:tcPr>
            <w:tcW w:w="2496" w:type="dxa"/>
          </w:tcPr>
          <w:p w14:paraId="03CC8769" w14:textId="77777777" w:rsidR="00780FAD" w:rsidRDefault="00780FAD" w:rsidP="00780FAD">
            <w:proofErr w:type="gramStart"/>
            <w:r>
              <w:t>tove:has</w:t>
            </w:r>
            <w:proofErr w:type="gramEnd"/>
            <w:r>
              <w:t>_authority</w:t>
            </w:r>
          </w:p>
        </w:tc>
        <w:tc>
          <w:tcPr>
            <w:tcW w:w="4117"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CE3491">
        <w:trPr>
          <w:cantSplit/>
        </w:trPr>
        <w:tc>
          <w:tcPr>
            <w:tcW w:w="2737" w:type="dxa"/>
            <w:vMerge/>
          </w:tcPr>
          <w:p w14:paraId="4CD6104B" w14:textId="77777777" w:rsidR="00780FAD" w:rsidRDefault="00780FAD" w:rsidP="00780FAD"/>
        </w:tc>
        <w:tc>
          <w:tcPr>
            <w:tcW w:w="2496" w:type="dxa"/>
          </w:tcPr>
          <w:p w14:paraId="4B3BF851" w14:textId="77777777" w:rsidR="00780FAD" w:rsidRDefault="00780FAD" w:rsidP="00780FAD">
            <w:proofErr w:type="gramStart"/>
            <w:r>
              <w:t>tove:requires</w:t>
            </w:r>
            <w:proofErr w:type="gramEnd"/>
            <w:r>
              <w:t>_skill</w:t>
            </w:r>
          </w:p>
        </w:tc>
        <w:tc>
          <w:tcPr>
            <w:tcW w:w="4117"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CE3491">
        <w:trPr>
          <w:cantSplit/>
        </w:trPr>
        <w:tc>
          <w:tcPr>
            <w:tcW w:w="2737" w:type="dxa"/>
            <w:vMerge/>
          </w:tcPr>
          <w:p w14:paraId="1093FDAB" w14:textId="77777777" w:rsidR="00780FAD" w:rsidRDefault="00780FAD" w:rsidP="00780FAD"/>
        </w:tc>
        <w:tc>
          <w:tcPr>
            <w:tcW w:w="2496" w:type="dxa"/>
          </w:tcPr>
          <w:p w14:paraId="18775088" w14:textId="77777777" w:rsidR="00780FAD" w:rsidRDefault="00780FAD" w:rsidP="00780FAD">
            <w:proofErr w:type="gramStart"/>
            <w:r>
              <w:t>tove:has</w:t>
            </w:r>
            <w:proofErr w:type="gramEnd"/>
            <w:r>
              <w:t>_resource</w:t>
            </w:r>
          </w:p>
        </w:tc>
        <w:tc>
          <w:tcPr>
            <w:tcW w:w="4117"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CE3491">
        <w:trPr>
          <w:cantSplit/>
        </w:trPr>
        <w:tc>
          <w:tcPr>
            <w:tcW w:w="2737" w:type="dxa"/>
          </w:tcPr>
          <w:p w14:paraId="033F4887" w14:textId="77777777" w:rsidR="00780FAD" w:rsidRDefault="00DA6E9C" w:rsidP="00780FAD">
            <w:proofErr w:type="gramStart"/>
            <w:r>
              <w:t>tove:</w:t>
            </w:r>
            <w:r w:rsidR="00780FAD">
              <w:t>Goal</w:t>
            </w:r>
            <w:proofErr w:type="gramEnd"/>
          </w:p>
        </w:tc>
        <w:tc>
          <w:tcPr>
            <w:tcW w:w="2496" w:type="dxa"/>
          </w:tcPr>
          <w:p w14:paraId="2DCE1EC3" w14:textId="77777777" w:rsidR="00780FAD" w:rsidRDefault="00780FAD" w:rsidP="00780FAD">
            <w:r>
              <w:t>subClassOf</w:t>
            </w:r>
          </w:p>
        </w:tc>
        <w:tc>
          <w:tcPr>
            <w:tcW w:w="4117" w:type="dxa"/>
          </w:tcPr>
          <w:p w14:paraId="577EEFC3" w14:textId="77777777" w:rsidR="00780FAD" w:rsidRDefault="00780FAD" w:rsidP="00780FAD">
            <w:r>
              <w:t>StateType</w:t>
            </w:r>
          </w:p>
        </w:tc>
      </w:tr>
      <w:tr w:rsidR="00780FAD" w14:paraId="1C252282" w14:textId="77777777" w:rsidTr="00CE3491">
        <w:trPr>
          <w:cantSplit/>
        </w:trPr>
        <w:tc>
          <w:tcPr>
            <w:tcW w:w="2737" w:type="dxa"/>
            <w:vMerge w:val="restart"/>
          </w:tcPr>
          <w:p w14:paraId="76A782CC" w14:textId="77777777" w:rsidR="00780FAD" w:rsidRDefault="00780FAD" w:rsidP="00780FAD">
            <w:r>
              <w:t>FirmPD</w:t>
            </w:r>
          </w:p>
        </w:tc>
        <w:tc>
          <w:tcPr>
            <w:tcW w:w="2496" w:type="dxa"/>
          </w:tcPr>
          <w:p w14:paraId="1351BB4E" w14:textId="77777777" w:rsidR="00780FAD" w:rsidRDefault="00780FAD" w:rsidP="00780FAD">
            <w:r>
              <w:t>subclassOf</w:t>
            </w:r>
          </w:p>
        </w:tc>
        <w:tc>
          <w:tcPr>
            <w:tcW w:w="4117"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CE3491">
        <w:trPr>
          <w:cantSplit/>
        </w:trPr>
        <w:tc>
          <w:tcPr>
            <w:tcW w:w="2737" w:type="dxa"/>
            <w:vMerge/>
          </w:tcPr>
          <w:p w14:paraId="57A99B22" w14:textId="77777777" w:rsidR="00780FAD" w:rsidRDefault="00780FAD" w:rsidP="00780FAD"/>
        </w:tc>
        <w:tc>
          <w:tcPr>
            <w:tcW w:w="2496" w:type="dxa"/>
          </w:tcPr>
          <w:p w14:paraId="20B15340" w14:textId="77777777" w:rsidR="00780FAD" w:rsidRDefault="00780FAD" w:rsidP="00780FAD">
            <w:r>
              <w:t>has</w:t>
            </w:r>
            <w:r w:rsidR="005C5ABB">
              <w:t>Firm</w:t>
            </w:r>
            <w:r>
              <w:t>Id</w:t>
            </w:r>
          </w:p>
        </w:tc>
        <w:tc>
          <w:tcPr>
            <w:tcW w:w="4117" w:type="dxa"/>
          </w:tcPr>
          <w:p w14:paraId="4DD3874E" w14:textId="77777777" w:rsidR="00780FAD" w:rsidRDefault="00780FAD" w:rsidP="00780FAD">
            <w:r>
              <w:t xml:space="preserve">only </w:t>
            </w:r>
            <w:r w:rsidR="005C5ABB">
              <w:t>Firm</w:t>
            </w:r>
            <w:r>
              <w:t>Id</w:t>
            </w:r>
          </w:p>
        </w:tc>
      </w:tr>
      <w:tr w:rsidR="00780FAD" w14:paraId="2B181B42" w14:textId="77777777" w:rsidTr="00CE3491">
        <w:trPr>
          <w:cantSplit/>
        </w:trPr>
        <w:tc>
          <w:tcPr>
            <w:tcW w:w="2737" w:type="dxa"/>
            <w:vMerge/>
          </w:tcPr>
          <w:p w14:paraId="16CC4A6D" w14:textId="77777777" w:rsidR="00780FAD" w:rsidRDefault="00780FAD" w:rsidP="00780FAD"/>
        </w:tc>
        <w:tc>
          <w:tcPr>
            <w:tcW w:w="2496" w:type="dxa"/>
          </w:tcPr>
          <w:p w14:paraId="364FFEA1" w14:textId="77777777" w:rsidR="00780FAD" w:rsidRDefault="00780FAD" w:rsidP="00780FAD">
            <w:r>
              <w:t>equivalentClass</w:t>
            </w:r>
          </w:p>
        </w:tc>
        <w:tc>
          <w:tcPr>
            <w:tcW w:w="4117"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CE3491">
        <w:trPr>
          <w:cantSplit/>
        </w:trPr>
        <w:tc>
          <w:tcPr>
            <w:tcW w:w="2737" w:type="dxa"/>
            <w:vMerge/>
          </w:tcPr>
          <w:p w14:paraId="56DA6FE4" w14:textId="77777777" w:rsidR="00780FAD" w:rsidRDefault="00780FAD" w:rsidP="00780FAD"/>
        </w:tc>
        <w:tc>
          <w:tcPr>
            <w:tcW w:w="2496" w:type="dxa"/>
          </w:tcPr>
          <w:p w14:paraId="15037185" w14:textId="77777777" w:rsidR="00780FAD" w:rsidRDefault="004B15F3" w:rsidP="00780FAD">
            <w:proofErr w:type="gramStart"/>
            <w:r>
              <w:t>change:</w:t>
            </w:r>
            <w:r w:rsidR="006D5597">
              <w:t>existsAt</w:t>
            </w:r>
            <w:proofErr w:type="gramEnd"/>
          </w:p>
        </w:tc>
        <w:tc>
          <w:tcPr>
            <w:tcW w:w="4117"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CE3491">
        <w:trPr>
          <w:cantSplit/>
        </w:trPr>
        <w:tc>
          <w:tcPr>
            <w:tcW w:w="2737" w:type="dxa"/>
            <w:vMerge w:val="restart"/>
          </w:tcPr>
          <w:p w14:paraId="13849FE6" w14:textId="77777777" w:rsidR="00780FAD" w:rsidRDefault="00780FAD" w:rsidP="00780FAD">
            <w:r>
              <w:t>Firm</w:t>
            </w:r>
          </w:p>
        </w:tc>
        <w:tc>
          <w:tcPr>
            <w:tcW w:w="2496" w:type="dxa"/>
          </w:tcPr>
          <w:p w14:paraId="61F6EC9B" w14:textId="77777777" w:rsidR="00780FAD" w:rsidRDefault="00780FAD" w:rsidP="00780FAD">
            <w:r>
              <w:t>subclassOf</w:t>
            </w:r>
          </w:p>
        </w:tc>
        <w:tc>
          <w:tcPr>
            <w:tcW w:w="4117"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CE3491">
        <w:trPr>
          <w:cantSplit/>
        </w:trPr>
        <w:tc>
          <w:tcPr>
            <w:tcW w:w="2737" w:type="dxa"/>
            <w:vMerge/>
          </w:tcPr>
          <w:p w14:paraId="7BE42DE7" w14:textId="77777777" w:rsidR="00780FAD" w:rsidRDefault="00780FAD" w:rsidP="00780FAD"/>
        </w:tc>
        <w:tc>
          <w:tcPr>
            <w:tcW w:w="2496" w:type="dxa"/>
          </w:tcPr>
          <w:p w14:paraId="7BC1DF37" w14:textId="77777777" w:rsidR="00780FAD" w:rsidRDefault="00780FAD" w:rsidP="00780FAD">
            <w:r>
              <w:t>equivalentClass</w:t>
            </w:r>
          </w:p>
        </w:tc>
        <w:tc>
          <w:tcPr>
            <w:tcW w:w="4117"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CE3491">
        <w:trPr>
          <w:cantSplit/>
        </w:trPr>
        <w:tc>
          <w:tcPr>
            <w:tcW w:w="2737" w:type="dxa"/>
            <w:vMerge/>
          </w:tcPr>
          <w:p w14:paraId="507F3665" w14:textId="77777777" w:rsidR="00780FAD" w:rsidRDefault="00780FAD" w:rsidP="00780FAD"/>
        </w:tc>
        <w:tc>
          <w:tcPr>
            <w:tcW w:w="2496" w:type="dxa"/>
          </w:tcPr>
          <w:p w14:paraId="3B569330" w14:textId="77777777" w:rsidR="00780FAD" w:rsidRDefault="004B15F3" w:rsidP="00780FAD">
            <w:proofErr w:type="gramStart"/>
            <w:r>
              <w:t>change:</w:t>
            </w:r>
            <w:r w:rsidR="006D5597">
              <w:t>existsAt</w:t>
            </w:r>
            <w:proofErr w:type="gramEnd"/>
          </w:p>
        </w:tc>
        <w:tc>
          <w:tcPr>
            <w:tcW w:w="4117"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CE3491">
        <w:trPr>
          <w:cantSplit/>
        </w:trPr>
        <w:tc>
          <w:tcPr>
            <w:tcW w:w="2737" w:type="dxa"/>
            <w:vMerge/>
          </w:tcPr>
          <w:p w14:paraId="2279CC63" w14:textId="77777777" w:rsidR="00780FAD" w:rsidRDefault="00780FAD" w:rsidP="00780FAD"/>
        </w:tc>
        <w:tc>
          <w:tcPr>
            <w:tcW w:w="2496" w:type="dxa"/>
          </w:tcPr>
          <w:p w14:paraId="35A2BD92" w14:textId="77777777" w:rsidR="00780FAD" w:rsidRDefault="004B15F3" w:rsidP="00780FAD">
            <w:proofErr w:type="gramStart"/>
            <w:r>
              <w:t>schema:address</w:t>
            </w:r>
            <w:proofErr w:type="gramEnd"/>
          </w:p>
        </w:tc>
        <w:tc>
          <w:tcPr>
            <w:tcW w:w="4117"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CE3491">
        <w:trPr>
          <w:cantSplit/>
        </w:trPr>
        <w:tc>
          <w:tcPr>
            <w:tcW w:w="2737" w:type="dxa"/>
            <w:vMerge/>
          </w:tcPr>
          <w:p w14:paraId="41BAA019" w14:textId="77777777" w:rsidR="00780FAD" w:rsidRDefault="00780FAD" w:rsidP="00780FAD"/>
        </w:tc>
        <w:tc>
          <w:tcPr>
            <w:tcW w:w="2496" w:type="dxa"/>
          </w:tcPr>
          <w:p w14:paraId="2F9CBBC5" w14:textId="77777777" w:rsidR="00780FAD" w:rsidRDefault="00780FAD" w:rsidP="00780FAD">
            <w:r>
              <w:t>has</w:t>
            </w:r>
            <w:r w:rsidR="00434958">
              <w:t>Industry</w:t>
            </w:r>
            <w:r>
              <w:t>Type</w:t>
            </w:r>
          </w:p>
        </w:tc>
        <w:tc>
          <w:tcPr>
            <w:tcW w:w="4117" w:type="dxa"/>
          </w:tcPr>
          <w:p w14:paraId="2ADC427E" w14:textId="77777777" w:rsidR="00780FAD" w:rsidRDefault="00780FAD" w:rsidP="00780FAD">
            <w:r>
              <w:t>only IndustryType</w:t>
            </w:r>
          </w:p>
        </w:tc>
      </w:tr>
      <w:tr w:rsidR="00780FAD" w14:paraId="10115D2A" w14:textId="77777777" w:rsidTr="00CE3491">
        <w:trPr>
          <w:cantSplit/>
        </w:trPr>
        <w:tc>
          <w:tcPr>
            <w:tcW w:w="2737" w:type="dxa"/>
            <w:vMerge/>
          </w:tcPr>
          <w:p w14:paraId="2C8D1FEB" w14:textId="77777777" w:rsidR="00780FAD" w:rsidRDefault="00780FAD" w:rsidP="00780FAD"/>
        </w:tc>
        <w:tc>
          <w:tcPr>
            <w:tcW w:w="2496" w:type="dxa"/>
          </w:tcPr>
          <w:p w14:paraId="3D0E3364" w14:textId="77777777" w:rsidR="00780FAD" w:rsidRDefault="00780FAD" w:rsidP="00780FAD">
            <w:r>
              <w:t>hasEstablishment</w:t>
            </w:r>
          </w:p>
        </w:tc>
        <w:tc>
          <w:tcPr>
            <w:tcW w:w="4117" w:type="dxa"/>
          </w:tcPr>
          <w:p w14:paraId="64D665EF" w14:textId="77777777" w:rsidR="00780FAD" w:rsidRDefault="00780FAD" w:rsidP="00780FAD">
            <w:r>
              <w:t>only BusinessEstablishment</w:t>
            </w:r>
          </w:p>
        </w:tc>
      </w:tr>
      <w:tr w:rsidR="00780FAD" w14:paraId="79325DDD" w14:textId="77777777" w:rsidTr="00CE3491">
        <w:trPr>
          <w:cantSplit/>
        </w:trPr>
        <w:tc>
          <w:tcPr>
            <w:tcW w:w="2737" w:type="dxa"/>
            <w:vMerge w:val="restart"/>
          </w:tcPr>
          <w:p w14:paraId="052FD7D9" w14:textId="77777777" w:rsidR="00780FAD" w:rsidRDefault="00780FAD" w:rsidP="00780FAD">
            <w:r>
              <w:t>BusinessEstablishmentPD</w:t>
            </w:r>
          </w:p>
        </w:tc>
        <w:tc>
          <w:tcPr>
            <w:tcW w:w="2496" w:type="dxa"/>
          </w:tcPr>
          <w:p w14:paraId="17784D2B" w14:textId="77777777" w:rsidR="00780FAD" w:rsidRDefault="00780FAD" w:rsidP="00780FAD">
            <w:r>
              <w:t>subclassOf</w:t>
            </w:r>
          </w:p>
        </w:tc>
        <w:tc>
          <w:tcPr>
            <w:tcW w:w="4117"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CE3491">
        <w:trPr>
          <w:cantSplit/>
        </w:trPr>
        <w:tc>
          <w:tcPr>
            <w:tcW w:w="2737" w:type="dxa"/>
            <w:vMerge/>
          </w:tcPr>
          <w:p w14:paraId="1C47E398" w14:textId="77777777" w:rsidR="00780FAD" w:rsidRDefault="00780FAD" w:rsidP="00780FAD"/>
        </w:tc>
        <w:tc>
          <w:tcPr>
            <w:tcW w:w="2496" w:type="dxa"/>
          </w:tcPr>
          <w:p w14:paraId="0CF2FEE3" w14:textId="77777777" w:rsidR="00780FAD" w:rsidRDefault="004B15F3" w:rsidP="00780FAD">
            <w:proofErr w:type="gramStart"/>
            <w:r>
              <w:t>change:</w:t>
            </w:r>
            <w:r w:rsidR="006D5597">
              <w:t>existsAt</w:t>
            </w:r>
            <w:proofErr w:type="gramEnd"/>
          </w:p>
        </w:tc>
        <w:tc>
          <w:tcPr>
            <w:tcW w:w="4117"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CE3491">
        <w:trPr>
          <w:cantSplit/>
        </w:trPr>
        <w:tc>
          <w:tcPr>
            <w:tcW w:w="2737" w:type="dxa"/>
            <w:vMerge/>
          </w:tcPr>
          <w:p w14:paraId="35EC27C4" w14:textId="77777777" w:rsidR="00780FAD" w:rsidRDefault="00780FAD" w:rsidP="00780FAD"/>
        </w:tc>
        <w:tc>
          <w:tcPr>
            <w:tcW w:w="2496" w:type="dxa"/>
          </w:tcPr>
          <w:p w14:paraId="3FBE4FF6" w14:textId="77777777" w:rsidR="00780FAD" w:rsidRDefault="00780FAD" w:rsidP="00780FAD">
            <w:r>
              <w:t>has</w:t>
            </w:r>
            <w:r w:rsidR="00671E67">
              <w:t>Business</w:t>
            </w:r>
            <w:r>
              <w:t>Id</w:t>
            </w:r>
          </w:p>
        </w:tc>
        <w:tc>
          <w:tcPr>
            <w:tcW w:w="4117" w:type="dxa"/>
          </w:tcPr>
          <w:p w14:paraId="030E6E55" w14:textId="77777777" w:rsidR="00780FAD" w:rsidRDefault="00780FAD" w:rsidP="00780FAD">
            <w:r>
              <w:t xml:space="preserve">only </w:t>
            </w:r>
            <w:r w:rsidR="00671E67">
              <w:t>Business</w:t>
            </w:r>
            <w:r>
              <w:t>Id</w:t>
            </w:r>
          </w:p>
        </w:tc>
      </w:tr>
      <w:tr w:rsidR="00780FAD" w14:paraId="3922905C" w14:textId="77777777" w:rsidTr="00CE3491">
        <w:trPr>
          <w:cantSplit/>
        </w:trPr>
        <w:tc>
          <w:tcPr>
            <w:tcW w:w="2737" w:type="dxa"/>
            <w:vMerge/>
          </w:tcPr>
          <w:p w14:paraId="583AD17A" w14:textId="77777777" w:rsidR="00780FAD" w:rsidRDefault="00780FAD" w:rsidP="00780FAD"/>
        </w:tc>
        <w:tc>
          <w:tcPr>
            <w:tcW w:w="2496" w:type="dxa"/>
          </w:tcPr>
          <w:p w14:paraId="638308CA" w14:textId="77777777" w:rsidR="00780FAD" w:rsidRDefault="00780FAD" w:rsidP="00780FAD">
            <w:r>
              <w:t>equivalentClass</w:t>
            </w:r>
          </w:p>
        </w:tc>
        <w:tc>
          <w:tcPr>
            <w:tcW w:w="4117"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CE3491">
        <w:trPr>
          <w:cantSplit/>
        </w:trPr>
        <w:tc>
          <w:tcPr>
            <w:tcW w:w="2737" w:type="dxa"/>
            <w:vMerge w:val="restart"/>
          </w:tcPr>
          <w:p w14:paraId="7E08EE2A" w14:textId="77777777" w:rsidR="00780FAD" w:rsidRDefault="00780FAD" w:rsidP="00780FAD">
            <w:r>
              <w:t>BusinessEstablishment</w:t>
            </w:r>
          </w:p>
        </w:tc>
        <w:tc>
          <w:tcPr>
            <w:tcW w:w="2496" w:type="dxa"/>
          </w:tcPr>
          <w:p w14:paraId="37A5ABCF" w14:textId="77777777" w:rsidR="00780FAD" w:rsidRDefault="00780FAD" w:rsidP="00780FAD">
            <w:r>
              <w:t>subclassOf</w:t>
            </w:r>
          </w:p>
        </w:tc>
        <w:tc>
          <w:tcPr>
            <w:tcW w:w="4117"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CE3491">
        <w:trPr>
          <w:cantSplit/>
        </w:trPr>
        <w:tc>
          <w:tcPr>
            <w:tcW w:w="2737" w:type="dxa"/>
            <w:vMerge/>
          </w:tcPr>
          <w:p w14:paraId="0B367C17" w14:textId="77777777" w:rsidR="00780FAD" w:rsidRDefault="00780FAD" w:rsidP="00780FAD"/>
        </w:tc>
        <w:tc>
          <w:tcPr>
            <w:tcW w:w="2496" w:type="dxa"/>
          </w:tcPr>
          <w:p w14:paraId="444338CD" w14:textId="77777777" w:rsidR="00780FAD" w:rsidRDefault="00780FAD" w:rsidP="00780FAD">
            <w:r>
              <w:t>equivalentClass</w:t>
            </w:r>
          </w:p>
        </w:tc>
        <w:tc>
          <w:tcPr>
            <w:tcW w:w="4117"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CE3491">
        <w:trPr>
          <w:cantSplit/>
        </w:trPr>
        <w:tc>
          <w:tcPr>
            <w:tcW w:w="2737" w:type="dxa"/>
            <w:vMerge/>
          </w:tcPr>
          <w:p w14:paraId="6BB3BF9E" w14:textId="77777777" w:rsidR="00780FAD" w:rsidRDefault="00780FAD" w:rsidP="00780FAD"/>
        </w:tc>
        <w:tc>
          <w:tcPr>
            <w:tcW w:w="2496" w:type="dxa"/>
          </w:tcPr>
          <w:p w14:paraId="69CAEDFB" w14:textId="77777777" w:rsidR="00780FAD" w:rsidRDefault="004B15F3" w:rsidP="00780FAD">
            <w:proofErr w:type="gramStart"/>
            <w:r>
              <w:t>change:</w:t>
            </w:r>
            <w:r w:rsidR="006D5597">
              <w:t>existsAt</w:t>
            </w:r>
            <w:proofErr w:type="gramEnd"/>
          </w:p>
        </w:tc>
        <w:tc>
          <w:tcPr>
            <w:tcW w:w="4117"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CE3491">
        <w:trPr>
          <w:cantSplit/>
        </w:trPr>
        <w:tc>
          <w:tcPr>
            <w:tcW w:w="2737" w:type="dxa"/>
            <w:vMerge/>
          </w:tcPr>
          <w:p w14:paraId="6D988AD1" w14:textId="77777777" w:rsidR="00780FAD" w:rsidRDefault="00780FAD" w:rsidP="00780FAD"/>
        </w:tc>
        <w:tc>
          <w:tcPr>
            <w:tcW w:w="2496" w:type="dxa"/>
          </w:tcPr>
          <w:p w14:paraId="10127628" w14:textId="77777777" w:rsidR="00780FAD" w:rsidRDefault="00671E67" w:rsidP="00780FAD">
            <w:r>
              <w:t>spatial_</w:t>
            </w:r>
            <w:proofErr w:type="gramStart"/>
            <w:r>
              <w:t>loc:</w:t>
            </w:r>
            <w:r w:rsidR="00780FAD">
              <w:t>hasLocation</w:t>
            </w:r>
            <w:proofErr w:type="gramEnd"/>
          </w:p>
        </w:tc>
        <w:tc>
          <w:tcPr>
            <w:tcW w:w="4117"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CE3491">
        <w:trPr>
          <w:cantSplit/>
        </w:trPr>
        <w:tc>
          <w:tcPr>
            <w:tcW w:w="2737" w:type="dxa"/>
            <w:vMerge/>
          </w:tcPr>
          <w:p w14:paraId="0A0F9181" w14:textId="77777777" w:rsidR="00780FAD" w:rsidRDefault="00780FAD" w:rsidP="00780FAD"/>
        </w:tc>
        <w:tc>
          <w:tcPr>
            <w:tcW w:w="2496" w:type="dxa"/>
          </w:tcPr>
          <w:p w14:paraId="124DBC16" w14:textId="77777777" w:rsidR="00780FAD" w:rsidRDefault="004B15F3" w:rsidP="00780FAD">
            <w:proofErr w:type="gramStart"/>
            <w:r>
              <w:t>schema:</w:t>
            </w:r>
            <w:r w:rsidR="00780FAD">
              <w:t>address</w:t>
            </w:r>
            <w:proofErr w:type="gramEnd"/>
          </w:p>
        </w:tc>
        <w:tc>
          <w:tcPr>
            <w:tcW w:w="4117"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CE3491">
        <w:trPr>
          <w:cantSplit/>
        </w:trPr>
        <w:tc>
          <w:tcPr>
            <w:tcW w:w="2737" w:type="dxa"/>
            <w:vMerge w:val="restart"/>
          </w:tcPr>
          <w:p w14:paraId="1AE6F08D" w14:textId="77777777" w:rsidR="00662AF4" w:rsidRDefault="00662AF4" w:rsidP="00662AF4">
            <w:proofErr w:type="gramStart"/>
            <w:r>
              <w:t>tove:OrganizationAgent</w:t>
            </w:r>
            <w:proofErr w:type="gramEnd"/>
          </w:p>
        </w:tc>
        <w:tc>
          <w:tcPr>
            <w:tcW w:w="2496" w:type="dxa"/>
          </w:tcPr>
          <w:p w14:paraId="28A712F0" w14:textId="77777777" w:rsidR="00662AF4" w:rsidRDefault="00662AF4" w:rsidP="00662AF4">
            <w:proofErr w:type="gramStart"/>
            <w:r>
              <w:t>tove:member</w:t>
            </w:r>
            <w:proofErr w:type="gramEnd"/>
            <w:r>
              <w:t>_of</w:t>
            </w:r>
          </w:p>
        </w:tc>
        <w:tc>
          <w:tcPr>
            <w:tcW w:w="4117"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CE3491">
        <w:trPr>
          <w:cantSplit/>
        </w:trPr>
        <w:tc>
          <w:tcPr>
            <w:tcW w:w="2737" w:type="dxa"/>
            <w:vMerge/>
          </w:tcPr>
          <w:p w14:paraId="5348B19F" w14:textId="77777777" w:rsidR="00662AF4" w:rsidRDefault="00662AF4" w:rsidP="00662AF4"/>
        </w:tc>
        <w:tc>
          <w:tcPr>
            <w:tcW w:w="2496" w:type="dxa"/>
          </w:tcPr>
          <w:p w14:paraId="26D301F2" w14:textId="77777777" w:rsidR="00662AF4" w:rsidRDefault="00662AF4" w:rsidP="00662AF4">
            <w:proofErr w:type="gramStart"/>
            <w:r>
              <w:t>tove:plays</w:t>
            </w:r>
            <w:proofErr w:type="gramEnd"/>
          </w:p>
        </w:tc>
        <w:tc>
          <w:tcPr>
            <w:tcW w:w="4117" w:type="dxa"/>
          </w:tcPr>
          <w:p w14:paraId="07FE6AF2" w14:textId="77777777" w:rsidR="00662AF4" w:rsidRDefault="00662AF4" w:rsidP="00662AF4">
            <w:proofErr w:type="gramStart"/>
            <w:r>
              <w:t>only  tove</w:t>
            </w:r>
            <w:proofErr w:type="gramEnd"/>
            <w:r>
              <w:t>:Role</w:t>
            </w:r>
          </w:p>
        </w:tc>
      </w:tr>
      <w:tr w:rsidR="00662AF4" w14:paraId="6A01104A" w14:textId="77777777" w:rsidTr="00CE3491">
        <w:trPr>
          <w:cantSplit/>
        </w:trPr>
        <w:tc>
          <w:tcPr>
            <w:tcW w:w="2737" w:type="dxa"/>
            <w:vMerge/>
          </w:tcPr>
          <w:p w14:paraId="7439247A" w14:textId="77777777" w:rsidR="00662AF4" w:rsidRDefault="00662AF4" w:rsidP="00662AF4"/>
        </w:tc>
        <w:tc>
          <w:tcPr>
            <w:tcW w:w="2496" w:type="dxa"/>
          </w:tcPr>
          <w:p w14:paraId="4F394E96" w14:textId="77777777" w:rsidR="00662AF4" w:rsidRDefault="00662AF4" w:rsidP="00662AF4">
            <w:proofErr w:type="gramStart"/>
            <w:r>
              <w:t>tove:has</w:t>
            </w:r>
            <w:proofErr w:type="gramEnd"/>
            <w:r>
              <w:t>_goal</w:t>
            </w:r>
          </w:p>
        </w:tc>
        <w:tc>
          <w:tcPr>
            <w:tcW w:w="4117"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CE3491">
        <w:trPr>
          <w:cantSplit/>
        </w:trPr>
        <w:tc>
          <w:tcPr>
            <w:tcW w:w="2737" w:type="dxa"/>
            <w:vMerge/>
          </w:tcPr>
          <w:p w14:paraId="45DADE65" w14:textId="77777777" w:rsidR="00662AF4" w:rsidRDefault="00662AF4" w:rsidP="00662AF4"/>
        </w:tc>
        <w:tc>
          <w:tcPr>
            <w:tcW w:w="2496" w:type="dxa"/>
          </w:tcPr>
          <w:p w14:paraId="789297AA" w14:textId="77777777" w:rsidR="00662AF4" w:rsidRDefault="00662AF4" w:rsidP="00662AF4">
            <w:proofErr w:type="gramStart"/>
            <w:r>
              <w:t>tove:has</w:t>
            </w:r>
            <w:proofErr w:type="gramEnd"/>
            <w:r>
              <w:t>_authority</w:t>
            </w:r>
          </w:p>
        </w:tc>
        <w:tc>
          <w:tcPr>
            <w:tcW w:w="4117"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CE3491">
        <w:trPr>
          <w:cantSplit/>
        </w:trPr>
        <w:tc>
          <w:tcPr>
            <w:tcW w:w="2737" w:type="dxa"/>
            <w:vMerge w:val="restart"/>
          </w:tcPr>
          <w:p w14:paraId="37E61ABA" w14:textId="77777777" w:rsidR="00CE3491" w:rsidRDefault="00CE3491" w:rsidP="00662AF4">
            <w:r>
              <w:t>Employee</w:t>
            </w:r>
          </w:p>
        </w:tc>
        <w:tc>
          <w:tcPr>
            <w:tcW w:w="2496" w:type="dxa"/>
          </w:tcPr>
          <w:p w14:paraId="119C251E" w14:textId="77777777" w:rsidR="00CE3491" w:rsidRDefault="00CE3491" w:rsidP="00662AF4">
            <w:r>
              <w:t>subclassOf</w:t>
            </w:r>
          </w:p>
        </w:tc>
        <w:tc>
          <w:tcPr>
            <w:tcW w:w="4117" w:type="dxa"/>
          </w:tcPr>
          <w:p w14:paraId="2E48B7AE" w14:textId="77777777" w:rsidR="00CE3491" w:rsidRDefault="00CE3491" w:rsidP="00662AF4">
            <w:proofErr w:type="gramStart"/>
            <w:r>
              <w:t>tove:OrganizationAgent</w:t>
            </w:r>
            <w:proofErr w:type="gramEnd"/>
          </w:p>
        </w:tc>
      </w:tr>
      <w:tr w:rsidR="00CE3491" w14:paraId="1E168887" w14:textId="77777777" w:rsidTr="00CE3491">
        <w:trPr>
          <w:cantSplit/>
        </w:trPr>
        <w:tc>
          <w:tcPr>
            <w:tcW w:w="2737" w:type="dxa"/>
            <w:vMerge/>
          </w:tcPr>
          <w:p w14:paraId="4EA4CB9E" w14:textId="77777777" w:rsidR="00CE3491" w:rsidRDefault="00CE3491" w:rsidP="00662AF4"/>
        </w:tc>
        <w:tc>
          <w:tcPr>
            <w:tcW w:w="2496" w:type="dxa"/>
          </w:tcPr>
          <w:p w14:paraId="2324536D" w14:textId="77777777" w:rsidR="00CE3491" w:rsidRDefault="00CE3491" w:rsidP="00662AF4">
            <w:r>
              <w:t>employedAs</w:t>
            </w:r>
          </w:p>
        </w:tc>
        <w:tc>
          <w:tcPr>
            <w:tcW w:w="4117" w:type="dxa"/>
          </w:tcPr>
          <w:p w14:paraId="43A14D12" w14:textId="77777777" w:rsidR="00CE3491" w:rsidRDefault="00CE3491" w:rsidP="00662AF4">
            <w:r>
              <w:t>some Occupation</w:t>
            </w:r>
          </w:p>
        </w:tc>
      </w:tr>
      <w:tr w:rsidR="00CE3491" w14:paraId="4B648F63" w14:textId="77777777" w:rsidTr="00CE3491">
        <w:trPr>
          <w:cantSplit/>
        </w:trPr>
        <w:tc>
          <w:tcPr>
            <w:tcW w:w="2737" w:type="dxa"/>
            <w:vMerge/>
          </w:tcPr>
          <w:p w14:paraId="6180667A" w14:textId="77777777" w:rsidR="00CE3491" w:rsidRDefault="00CE3491" w:rsidP="00662AF4"/>
        </w:tc>
        <w:tc>
          <w:tcPr>
            <w:tcW w:w="2496" w:type="dxa"/>
          </w:tcPr>
          <w:p w14:paraId="15E84272" w14:textId="77777777" w:rsidR="00CE3491" w:rsidRDefault="00CE3491" w:rsidP="00662AF4">
            <w:r>
              <w:t>hasPay</w:t>
            </w:r>
          </w:p>
        </w:tc>
        <w:tc>
          <w:tcPr>
            <w:tcW w:w="4117" w:type="dxa"/>
          </w:tcPr>
          <w:p w14:paraId="0A49C704" w14:textId="77777777" w:rsidR="00CE3491" w:rsidRDefault="00CE3491" w:rsidP="00662AF4">
            <w:r>
              <w:t>some Wage or Salary</w:t>
            </w:r>
          </w:p>
        </w:tc>
      </w:tr>
      <w:tr w:rsidR="00CE3491" w14:paraId="77B811CE" w14:textId="77777777" w:rsidTr="00CE3491">
        <w:trPr>
          <w:cantSplit/>
        </w:trPr>
        <w:tc>
          <w:tcPr>
            <w:tcW w:w="2737" w:type="dxa"/>
            <w:vMerge/>
          </w:tcPr>
          <w:p w14:paraId="6BDDA5E0" w14:textId="77777777" w:rsidR="00CE3491" w:rsidRDefault="00CE3491" w:rsidP="00662AF4"/>
        </w:tc>
        <w:tc>
          <w:tcPr>
            <w:tcW w:w="2496" w:type="dxa"/>
          </w:tcPr>
          <w:p w14:paraId="31316535" w14:textId="77777777" w:rsidR="00CE3491" w:rsidRDefault="00CE3491" w:rsidP="00662AF4">
            <w:r>
              <w:t>worksAt</w:t>
            </w:r>
          </w:p>
        </w:tc>
        <w:tc>
          <w:tcPr>
            <w:tcW w:w="4117"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CE3491">
        <w:trPr>
          <w:cantSplit/>
        </w:trPr>
        <w:tc>
          <w:tcPr>
            <w:tcW w:w="2737" w:type="dxa"/>
            <w:vMerge/>
          </w:tcPr>
          <w:p w14:paraId="1F2A0E40" w14:textId="77777777" w:rsidR="00CE3491" w:rsidRDefault="00CE3491" w:rsidP="00662AF4"/>
        </w:tc>
        <w:tc>
          <w:tcPr>
            <w:tcW w:w="2496" w:type="dxa"/>
          </w:tcPr>
          <w:p w14:paraId="2B71617A" w14:textId="403B2261" w:rsidR="00CE3491" w:rsidRPr="00A74095" w:rsidRDefault="00CE3491" w:rsidP="00662AF4">
            <w:r w:rsidRPr="00A74095">
              <w:t>hasEmploymentStatus</w:t>
            </w:r>
          </w:p>
        </w:tc>
        <w:tc>
          <w:tcPr>
            <w:tcW w:w="4117" w:type="dxa"/>
          </w:tcPr>
          <w:p w14:paraId="37B54FF3" w14:textId="0BD78908" w:rsidR="00CE3491" w:rsidRPr="00A74095" w:rsidRDefault="00CE3491" w:rsidP="00662AF4">
            <w:r w:rsidRPr="00A74095">
              <w:t>only EmploymentStatus</w:t>
            </w:r>
          </w:p>
        </w:tc>
      </w:tr>
      <w:tr w:rsidR="00CB4925" w14:paraId="65C3F9BF" w14:textId="77777777" w:rsidTr="00CE3491">
        <w:trPr>
          <w:cantSplit/>
        </w:trPr>
        <w:tc>
          <w:tcPr>
            <w:tcW w:w="2737" w:type="dxa"/>
          </w:tcPr>
          <w:p w14:paraId="3789778A" w14:textId="46E6B786" w:rsidR="00CB4925" w:rsidRDefault="00CB4925" w:rsidP="00662AF4">
            <w:r>
              <w:t>FullTimeEmployee</w:t>
            </w:r>
          </w:p>
        </w:tc>
        <w:tc>
          <w:tcPr>
            <w:tcW w:w="2496" w:type="dxa"/>
          </w:tcPr>
          <w:p w14:paraId="2FBBB663" w14:textId="3B3B5C30" w:rsidR="00CB4925" w:rsidRPr="00A74095" w:rsidRDefault="00CB4925" w:rsidP="00662AF4">
            <w:r>
              <w:t>subClassOf</w:t>
            </w:r>
          </w:p>
        </w:tc>
        <w:tc>
          <w:tcPr>
            <w:tcW w:w="4117" w:type="dxa"/>
          </w:tcPr>
          <w:p w14:paraId="4F50B1DB" w14:textId="66901611" w:rsidR="00CB4925" w:rsidRPr="00A74095" w:rsidRDefault="00CB4925" w:rsidP="00662AF4">
            <w:r>
              <w:t>Employee</w:t>
            </w:r>
          </w:p>
        </w:tc>
      </w:tr>
      <w:tr w:rsidR="00CB4925" w14:paraId="030260E5" w14:textId="77777777" w:rsidTr="00CE3491">
        <w:trPr>
          <w:cantSplit/>
        </w:trPr>
        <w:tc>
          <w:tcPr>
            <w:tcW w:w="2737" w:type="dxa"/>
          </w:tcPr>
          <w:p w14:paraId="4775FABF" w14:textId="40856428" w:rsidR="00CB4925" w:rsidRDefault="00CB4925" w:rsidP="00662AF4">
            <w:r>
              <w:t>FullTimeHomeEmployee</w:t>
            </w:r>
          </w:p>
        </w:tc>
        <w:tc>
          <w:tcPr>
            <w:tcW w:w="2496" w:type="dxa"/>
          </w:tcPr>
          <w:p w14:paraId="14213D0F" w14:textId="42769A0A" w:rsidR="00CB4925" w:rsidRPr="00A74095" w:rsidRDefault="00CB4925" w:rsidP="00662AF4">
            <w:r>
              <w:t>subClassOf</w:t>
            </w:r>
          </w:p>
        </w:tc>
        <w:tc>
          <w:tcPr>
            <w:tcW w:w="4117" w:type="dxa"/>
          </w:tcPr>
          <w:p w14:paraId="5A301E2C" w14:textId="1F01FC1F" w:rsidR="00CB4925" w:rsidRPr="00A74095" w:rsidRDefault="00CB4925" w:rsidP="00662AF4">
            <w:r>
              <w:t>FullTimeEmployee</w:t>
            </w:r>
          </w:p>
        </w:tc>
      </w:tr>
      <w:tr w:rsidR="000C4D13" w14:paraId="7850CF58" w14:textId="77777777" w:rsidTr="00CE3491">
        <w:trPr>
          <w:cantSplit/>
        </w:trPr>
        <w:tc>
          <w:tcPr>
            <w:tcW w:w="2737" w:type="dxa"/>
          </w:tcPr>
          <w:p w14:paraId="45C7F0B2" w14:textId="77FE3C81" w:rsidR="000C4D13" w:rsidRDefault="000C4D13" w:rsidP="000C4D13">
            <w:r>
              <w:t>FullTimeRegEmployee</w:t>
            </w:r>
          </w:p>
        </w:tc>
        <w:tc>
          <w:tcPr>
            <w:tcW w:w="2496" w:type="dxa"/>
          </w:tcPr>
          <w:p w14:paraId="2269B502" w14:textId="7F9B15B8" w:rsidR="000C4D13" w:rsidRDefault="000C4D13" w:rsidP="000C4D13">
            <w:r>
              <w:t>(</w:t>
            </w:r>
            <w:r>
              <w:t>subClassOf</w:t>
            </w:r>
          </w:p>
        </w:tc>
        <w:tc>
          <w:tcPr>
            <w:tcW w:w="4117" w:type="dxa"/>
          </w:tcPr>
          <w:p w14:paraId="4C51C71F" w14:textId="5780F21D" w:rsidR="000C4D13" w:rsidRDefault="000C4D13" w:rsidP="000C4D13">
            <w:r>
              <w:t>FullTimeEmployee</w:t>
            </w:r>
            <w:r>
              <w:t>) and (not FullTimeHomeEmployee)</w:t>
            </w:r>
          </w:p>
        </w:tc>
      </w:tr>
      <w:tr w:rsidR="000C4D13" w14:paraId="66816D42" w14:textId="77777777" w:rsidTr="00CE3491">
        <w:trPr>
          <w:cantSplit/>
        </w:trPr>
        <w:tc>
          <w:tcPr>
            <w:tcW w:w="2737" w:type="dxa"/>
          </w:tcPr>
          <w:p w14:paraId="2E0E465E" w14:textId="494F9834" w:rsidR="000C4D13" w:rsidRDefault="000C4D13" w:rsidP="000C4D13">
            <w:r>
              <w:t>PartTimeEmployee</w:t>
            </w:r>
          </w:p>
        </w:tc>
        <w:tc>
          <w:tcPr>
            <w:tcW w:w="2496" w:type="dxa"/>
          </w:tcPr>
          <w:p w14:paraId="74AE549E" w14:textId="131A177B" w:rsidR="000C4D13" w:rsidRPr="00A74095" w:rsidRDefault="000C4D13" w:rsidP="000C4D13">
            <w:r>
              <w:t>subClassOf</w:t>
            </w:r>
          </w:p>
        </w:tc>
        <w:tc>
          <w:tcPr>
            <w:tcW w:w="4117" w:type="dxa"/>
          </w:tcPr>
          <w:p w14:paraId="5EF134BF" w14:textId="173A4633" w:rsidR="000C4D13" w:rsidRPr="00A74095" w:rsidRDefault="000C4D13" w:rsidP="000C4D13">
            <w:r>
              <w:t>Employee</w:t>
            </w:r>
          </w:p>
        </w:tc>
      </w:tr>
      <w:tr w:rsidR="000C4D13" w14:paraId="672713A5" w14:textId="77777777" w:rsidTr="00CE3491">
        <w:trPr>
          <w:cantSplit/>
        </w:trPr>
        <w:tc>
          <w:tcPr>
            <w:tcW w:w="2737" w:type="dxa"/>
          </w:tcPr>
          <w:p w14:paraId="4F171E7A" w14:textId="1FB89DBE" w:rsidR="000C4D13" w:rsidRDefault="000C4D13" w:rsidP="000C4D13">
            <w:r>
              <w:t>PartTimeHomeEmployee</w:t>
            </w:r>
          </w:p>
        </w:tc>
        <w:tc>
          <w:tcPr>
            <w:tcW w:w="2496" w:type="dxa"/>
          </w:tcPr>
          <w:p w14:paraId="44F90DEE" w14:textId="6B0383D3" w:rsidR="000C4D13" w:rsidRPr="00A74095" w:rsidRDefault="000C4D13" w:rsidP="000C4D13">
            <w:r>
              <w:t>subClassOf</w:t>
            </w:r>
          </w:p>
        </w:tc>
        <w:tc>
          <w:tcPr>
            <w:tcW w:w="4117" w:type="dxa"/>
          </w:tcPr>
          <w:p w14:paraId="2198349C" w14:textId="55E30D4F" w:rsidR="000C4D13" w:rsidRPr="00A74095" w:rsidRDefault="000C4D13" w:rsidP="000C4D13">
            <w:r>
              <w:t>PartTimeEmployee</w:t>
            </w:r>
          </w:p>
        </w:tc>
      </w:tr>
      <w:tr w:rsidR="000C4D13" w14:paraId="3E574A00" w14:textId="77777777" w:rsidTr="00CE3491">
        <w:trPr>
          <w:cantSplit/>
        </w:trPr>
        <w:tc>
          <w:tcPr>
            <w:tcW w:w="2737" w:type="dxa"/>
          </w:tcPr>
          <w:p w14:paraId="129D0A34" w14:textId="6724A1C6" w:rsidR="000C4D13" w:rsidRDefault="000C4D13" w:rsidP="000C4D13">
            <w:r>
              <w:t>PartTime</w:t>
            </w:r>
            <w:r>
              <w:t>TimeRegEmployee</w:t>
            </w:r>
          </w:p>
        </w:tc>
        <w:tc>
          <w:tcPr>
            <w:tcW w:w="2496" w:type="dxa"/>
          </w:tcPr>
          <w:p w14:paraId="2D9D32A6" w14:textId="6D8D2662" w:rsidR="000C4D13" w:rsidRDefault="000C4D13" w:rsidP="000C4D13">
            <w:r>
              <w:t>(subClassOf</w:t>
            </w:r>
          </w:p>
        </w:tc>
        <w:tc>
          <w:tcPr>
            <w:tcW w:w="4117" w:type="dxa"/>
          </w:tcPr>
          <w:p w14:paraId="02ACE845" w14:textId="29BE78CC" w:rsidR="000C4D13" w:rsidRDefault="000C4D13" w:rsidP="000C4D13">
            <w:r>
              <w:t>Part</w:t>
            </w:r>
            <w:r>
              <w:t xml:space="preserve">TimeEmployee) and (not </w:t>
            </w:r>
            <w:r>
              <w:t>Part</w:t>
            </w:r>
            <w:r>
              <w:t>TimeHomeEmployee)</w:t>
            </w:r>
          </w:p>
        </w:tc>
      </w:tr>
      <w:tr w:rsidR="000C4D13" w14:paraId="398E58D2" w14:textId="77777777" w:rsidTr="00CE3491">
        <w:trPr>
          <w:cantSplit/>
        </w:trPr>
        <w:tc>
          <w:tcPr>
            <w:tcW w:w="2737" w:type="dxa"/>
            <w:vMerge w:val="restart"/>
          </w:tcPr>
          <w:p w14:paraId="6B9002E5" w14:textId="77777777" w:rsidR="000C4D13" w:rsidRDefault="000C4D13" w:rsidP="000C4D13">
            <w:r>
              <w:t>Wage</w:t>
            </w:r>
          </w:p>
        </w:tc>
        <w:tc>
          <w:tcPr>
            <w:tcW w:w="2496" w:type="dxa"/>
          </w:tcPr>
          <w:p w14:paraId="0ECBFD29" w14:textId="77777777" w:rsidR="000C4D13" w:rsidRDefault="000C4D13" w:rsidP="000C4D13">
            <w:r>
              <w:t>hourlyPay</w:t>
            </w:r>
          </w:p>
        </w:tc>
        <w:tc>
          <w:tcPr>
            <w:tcW w:w="4117"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CE3491">
        <w:trPr>
          <w:cantSplit/>
        </w:trPr>
        <w:tc>
          <w:tcPr>
            <w:tcW w:w="2737" w:type="dxa"/>
            <w:vMerge/>
          </w:tcPr>
          <w:p w14:paraId="24F23FF1" w14:textId="77777777" w:rsidR="000C4D13" w:rsidRDefault="000C4D13" w:rsidP="000C4D13"/>
        </w:tc>
        <w:tc>
          <w:tcPr>
            <w:tcW w:w="2496" w:type="dxa"/>
          </w:tcPr>
          <w:p w14:paraId="7C8BB73F" w14:textId="77777777" w:rsidR="000C4D13" w:rsidRDefault="000C4D13" w:rsidP="000C4D13">
            <w:r>
              <w:t>overtimePay</w:t>
            </w:r>
          </w:p>
        </w:tc>
        <w:tc>
          <w:tcPr>
            <w:tcW w:w="4117" w:type="dxa"/>
          </w:tcPr>
          <w:p w14:paraId="1701DCA8" w14:textId="77777777" w:rsidR="000C4D13" w:rsidRDefault="000C4D13" w:rsidP="000C4D13">
            <w:proofErr w:type="gramStart"/>
            <w:r>
              <w:t>only  monetary</w:t>
            </w:r>
            <w:proofErr w:type="gramEnd"/>
            <w:r>
              <w:t>:MonetaryValue</w:t>
            </w:r>
          </w:p>
        </w:tc>
      </w:tr>
      <w:tr w:rsidR="000C4D13" w14:paraId="267D6AF1" w14:textId="77777777" w:rsidTr="00CE3491">
        <w:trPr>
          <w:cantSplit/>
        </w:trPr>
        <w:tc>
          <w:tcPr>
            <w:tcW w:w="2737" w:type="dxa"/>
          </w:tcPr>
          <w:p w14:paraId="2D269054" w14:textId="77777777" w:rsidR="000C4D13" w:rsidRDefault="000C4D13" w:rsidP="000C4D13">
            <w:r>
              <w:t>Salary</w:t>
            </w:r>
          </w:p>
        </w:tc>
        <w:tc>
          <w:tcPr>
            <w:tcW w:w="2496" w:type="dxa"/>
          </w:tcPr>
          <w:p w14:paraId="3B7BB02C" w14:textId="77777777" w:rsidR="000C4D13" w:rsidRDefault="000C4D13" w:rsidP="000C4D13">
            <w:r>
              <w:t>hasAnnualPay</w:t>
            </w:r>
          </w:p>
        </w:tc>
        <w:tc>
          <w:tcPr>
            <w:tcW w:w="4117"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CE3491">
        <w:trPr>
          <w:cantSplit/>
        </w:trPr>
        <w:tc>
          <w:tcPr>
            <w:tcW w:w="2737" w:type="dxa"/>
          </w:tcPr>
          <w:p w14:paraId="347C6995" w14:textId="77777777" w:rsidR="000C4D13" w:rsidRDefault="000C4D13" w:rsidP="000C4D13">
            <w:proofErr w:type="gramStart"/>
            <w:r>
              <w:t>tove:Activity</w:t>
            </w:r>
            <w:proofErr w:type="gramEnd"/>
          </w:p>
        </w:tc>
        <w:tc>
          <w:tcPr>
            <w:tcW w:w="2496" w:type="dxa"/>
          </w:tcPr>
          <w:p w14:paraId="23EB3E4A" w14:textId="77777777" w:rsidR="000C4D13" w:rsidRDefault="000C4D13" w:rsidP="000C4D13">
            <w:r>
              <w:t>equivalentClass</w:t>
            </w:r>
          </w:p>
        </w:tc>
        <w:tc>
          <w:tcPr>
            <w:tcW w:w="4117" w:type="dxa"/>
          </w:tcPr>
          <w:p w14:paraId="12C16976" w14:textId="77777777" w:rsidR="000C4D13" w:rsidRDefault="000C4D13" w:rsidP="000C4D13">
            <w:proofErr w:type="gramStart"/>
            <w:r>
              <w:t>activity:Activity</w:t>
            </w:r>
            <w:proofErr w:type="gramEnd"/>
          </w:p>
        </w:tc>
      </w:tr>
      <w:tr w:rsidR="000C4D13" w14:paraId="69B077D5" w14:textId="77777777" w:rsidTr="00CE3491">
        <w:trPr>
          <w:cantSplit/>
        </w:trPr>
        <w:tc>
          <w:tcPr>
            <w:tcW w:w="2737" w:type="dxa"/>
          </w:tcPr>
          <w:p w14:paraId="56B9227B" w14:textId="77777777" w:rsidR="000C4D13" w:rsidRDefault="000C4D13" w:rsidP="000C4D13">
            <w:proofErr w:type="gramStart"/>
            <w:r>
              <w:t>tove:Resource</w:t>
            </w:r>
            <w:proofErr w:type="gramEnd"/>
          </w:p>
        </w:tc>
        <w:tc>
          <w:tcPr>
            <w:tcW w:w="2496" w:type="dxa"/>
          </w:tcPr>
          <w:p w14:paraId="176CA154" w14:textId="77777777" w:rsidR="000C4D13" w:rsidRDefault="000C4D13" w:rsidP="000C4D13">
            <w:r>
              <w:t>equivalentClass</w:t>
            </w:r>
          </w:p>
        </w:tc>
        <w:tc>
          <w:tcPr>
            <w:tcW w:w="4117" w:type="dxa"/>
          </w:tcPr>
          <w:p w14:paraId="3D75C26C" w14:textId="77777777" w:rsidR="000C4D13" w:rsidRDefault="000C4D13" w:rsidP="000C4D13">
            <w:proofErr w:type="gramStart"/>
            <w:r>
              <w:t>resource:Resource</w:t>
            </w:r>
            <w:proofErr w:type="gramEnd"/>
          </w:p>
        </w:tc>
      </w:tr>
      <w:tr w:rsidR="000C4D13" w14:paraId="4C77C14A" w14:textId="77777777" w:rsidTr="00CE3491">
        <w:trPr>
          <w:cantSplit/>
        </w:trPr>
        <w:tc>
          <w:tcPr>
            <w:tcW w:w="2737" w:type="dxa"/>
          </w:tcPr>
          <w:p w14:paraId="6EBC400D" w14:textId="5A24D5A7" w:rsidR="000C4D13" w:rsidRPr="00A74095" w:rsidRDefault="000C4D13" w:rsidP="000C4D13">
            <w:r w:rsidRPr="00A74095">
              <w:t>EmploymentStatus</w:t>
            </w:r>
          </w:p>
        </w:tc>
        <w:tc>
          <w:tcPr>
            <w:tcW w:w="2496" w:type="dxa"/>
          </w:tcPr>
          <w:p w14:paraId="46F22596" w14:textId="0D4FCF75" w:rsidR="000C4D13" w:rsidRPr="00A74095" w:rsidRDefault="000C4D13" w:rsidP="000C4D13">
            <w:r w:rsidRPr="00A74095">
              <w:t>equivalentClass</w:t>
            </w:r>
          </w:p>
        </w:tc>
        <w:tc>
          <w:tcPr>
            <w:tcW w:w="4117"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CE3491">
        <w:trPr>
          <w:cantSplit/>
        </w:trPr>
        <w:tc>
          <w:tcPr>
            <w:tcW w:w="2737" w:type="dxa"/>
          </w:tcPr>
          <w:p w14:paraId="01BBD101" w14:textId="202DE362" w:rsidR="000C4D13" w:rsidRPr="00324747" w:rsidRDefault="000C4D13" w:rsidP="000C4D13">
            <w:r w:rsidRPr="00324747">
              <w:t>GeneralOffice</w:t>
            </w:r>
          </w:p>
        </w:tc>
        <w:tc>
          <w:tcPr>
            <w:tcW w:w="2496" w:type="dxa"/>
          </w:tcPr>
          <w:p w14:paraId="1D4DBC6D" w14:textId="1406840D" w:rsidR="000C4D13" w:rsidRPr="00324747" w:rsidRDefault="000C4D13" w:rsidP="000C4D13">
            <w:r w:rsidRPr="00324747">
              <w:t>subClassOf</w:t>
            </w:r>
          </w:p>
        </w:tc>
        <w:tc>
          <w:tcPr>
            <w:tcW w:w="4117" w:type="dxa"/>
          </w:tcPr>
          <w:p w14:paraId="4A4269C1" w14:textId="10DE29B6" w:rsidR="000C4D13" w:rsidRPr="00324747" w:rsidRDefault="000C4D13" w:rsidP="000C4D13">
            <w:r w:rsidRPr="00324747">
              <w:t>Occupation</w:t>
            </w:r>
          </w:p>
        </w:tc>
      </w:tr>
      <w:tr w:rsidR="000C4D13" w14:paraId="6E0C520F" w14:textId="77777777" w:rsidTr="00CE3491">
        <w:trPr>
          <w:cantSplit/>
        </w:trPr>
        <w:tc>
          <w:tcPr>
            <w:tcW w:w="2737" w:type="dxa"/>
          </w:tcPr>
          <w:p w14:paraId="7C25CFC6" w14:textId="79200832" w:rsidR="000C4D13" w:rsidRPr="00324747" w:rsidRDefault="000C4D13" w:rsidP="000C4D13">
            <w:r w:rsidRPr="00324747">
              <w:t>Trades</w:t>
            </w:r>
          </w:p>
        </w:tc>
        <w:tc>
          <w:tcPr>
            <w:tcW w:w="2496" w:type="dxa"/>
          </w:tcPr>
          <w:p w14:paraId="51A0D88A" w14:textId="688090AD" w:rsidR="000C4D13" w:rsidRPr="00324747" w:rsidRDefault="000C4D13" w:rsidP="000C4D13">
            <w:r w:rsidRPr="00324747">
              <w:t>subClassOf</w:t>
            </w:r>
          </w:p>
        </w:tc>
        <w:tc>
          <w:tcPr>
            <w:tcW w:w="4117" w:type="dxa"/>
          </w:tcPr>
          <w:p w14:paraId="229FF87B" w14:textId="1A38DD86" w:rsidR="000C4D13" w:rsidRPr="00324747" w:rsidRDefault="000C4D13" w:rsidP="000C4D13">
            <w:r w:rsidRPr="00324747">
              <w:t>Occupation</w:t>
            </w:r>
          </w:p>
        </w:tc>
      </w:tr>
      <w:tr w:rsidR="000C4D13" w14:paraId="2C9DD810" w14:textId="77777777" w:rsidTr="00CE3491">
        <w:trPr>
          <w:cantSplit/>
        </w:trPr>
        <w:tc>
          <w:tcPr>
            <w:tcW w:w="2737" w:type="dxa"/>
          </w:tcPr>
          <w:p w14:paraId="25DE9F35" w14:textId="39C2B94E" w:rsidR="000C4D13" w:rsidRPr="00324747" w:rsidRDefault="000C4D13" w:rsidP="000C4D13">
            <w:r w:rsidRPr="00324747">
              <w:t>Professional</w:t>
            </w:r>
          </w:p>
        </w:tc>
        <w:tc>
          <w:tcPr>
            <w:tcW w:w="2496" w:type="dxa"/>
          </w:tcPr>
          <w:p w14:paraId="688E89BF" w14:textId="2BC744FC" w:rsidR="000C4D13" w:rsidRPr="00324747" w:rsidRDefault="000C4D13" w:rsidP="000C4D13">
            <w:r w:rsidRPr="00324747">
              <w:t>subClassOf</w:t>
            </w:r>
          </w:p>
        </w:tc>
        <w:tc>
          <w:tcPr>
            <w:tcW w:w="4117" w:type="dxa"/>
          </w:tcPr>
          <w:p w14:paraId="3F4747E4" w14:textId="5B5752BC" w:rsidR="000C4D13" w:rsidRPr="00324747" w:rsidRDefault="000C4D13" w:rsidP="000C4D13">
            <w:r w:rsidRPr="00324747">
              <w:t>Occupation</w:t>
            </w:r>
          </w:p>
        </w:tc>
      </w:tr>
      <w:tr w:rsidR="000C4D13" w14:paraId="2624A435" w14:textId="77777777" w:rsidTr="00CE3491">
        <w:trPr>
          <w:cantSplit/>
        </w:trPr>
        <w:tc>
          <w:tcPr>
            <w:tcW w:w="2737" w:type="dxa"/>
          </w:tcPr>
          <w:p w14:paraId="43FF8F4F" w14:textId="4459DE57" w:rsidR="000C4D13" w:rsidRPr="00324747" w:rsidRDefault="000C4D13" w:rsidP="000C4D13">
            <w:r w:rsidRPr="00324747">
              <w:t>Sales</w:t>
            </w:r>
          </w:p>
        </w:tc>
        <w:tc>
          <w:tcPr>
            <w:tcW w:w="2496" w:type="dxa"/>
          </w:tcPr>
          <w:p w14:paraId="3E299E12" w14:textId="2E93A689" w:rsidR="000C4D13" w:rsidRPr="00324747" w:rsidRDefault="000C4D13" w:rsidP="000C4D13">
            <w:r w:rsidRPr="00324747">
              <w:t>subClassOf</w:t>
            </w:r>
          </w:p>
        </w:tc>
        <w:tc>
          <w:tcPr>
            <w:tcW w:w="4117" w:type="dxa"/>
          </w:tcPr>
          <w:p w14:paraId="5DA1E03E" w14:textId="63E4DA02" w:rsidR="000C4D13" w:rsidRPr="00324747" w:rsidRDefault="000C4D13" w:rsidP="000C4D13">
            <w:r w:rsidRPr="00324747">
              <w:t>Occupation</w:t>
            </w:r>
          </w:p>
        </w:tc>
      </w:tr>
      <w:tr w:rsidR="000C4D13" w14:paraId="606136D1" w14:textId="77777777" w:rsidTr="00CE3491">
        <w:trPr>
          <w:cantSplit/>
        </w:trPr>
        <w:tc>
          <w:tcPr>
            <w:tcW w:w="2737" w:type="dxa"/>
          </w:tcPr>
          <w:p w14:paraId="7AB953A1" w14:textId="5BFBCA02" w:rsidR="000C4D13" w:rsidRPr="00324747" w:rsidRDefault="000C4D13" w:rsidP="000C4D13">
            <w:r w:rsidRPr="00324747">
              <w:t>EducationalInstitution</w:t>
            </w:r>
          </w:p>
        </w:tc>
        <w:tc>
          <w:tcPr>
            <w:tcW w:w="2496" w:type="dxa"/>
          </w:tcPr>
          <w:p w14:paraId="32CA3EA0" w14:textId="302EA08B" w:rsidR="000C4D13" w:rsidRPr="00324747" w:rsidRDefault="000C4D13" w:rsidP="000C4D13">
            <w:r w:rsidRPr="00324747">
              <w:t>subClassOf</w:t>
            </w:r>
          </w:p>
        </w:tc>
        <w:tc>
          <w:tcPr>
            <w:tcW w:w="4117" w:type="dxa"/>
          </w:tcPr>
          <w:p w14:paraId="13D152C6" w14:textId="08FD228C" w:rsidR="000C4D13" w:rsidRPr="00324747" w:rsidRDefault="000C4D13" w:rsidP="000C4D13">
            <w:r w:rsidRPr="00324747">
              <w:t>Organization</w:t>
            </w:r>
          </w:p>
        </w:tc>
      </w:tr>
      <w:tr w:rsidR="000C4D13" w14:paraId="61C1DA5C" w14:textId="77777777" w:rsidTr="00CE3491">
        <w:trPr>
          <w:cantSplit/>
        </w:trPr>
        <w:tc>
          <w:tcPr>
            <w:tcW w:w="2737" w:type="dxa"/>
            <w:vMerge w:val="restart"/>
          </w:tcPr>
          <w:p w14:paraId="333D72BD" w14:textId="6867D973" w:rsidR="000C4D13" w:rsidRPr="00CE6297" w:rsidRDefault="000C4D13" w:rsidP="000C4D13">
            <w:r w:rsidRPr="00CE6297">
              <w:t>Student</w:t>
            </w:r>
          </w:p>
        </w:tc>
        <w:tc>
          <w:tcPr>
            <w:tcW w:w="2496" w:type="dxa"/>
          </w:tcPr>
          <w:p w14:paraId="57677E85" w14:textId="6B91AD5D" w:rsidR="000C4D13" w:rsidRPr="00CE6297" w:rsidRDefault="000C4D13" w:rsidP="000C4D13">
            <w:r w:rsidRPr="00CE6297">
              <w:t>subClassOf</w:t>
            </w:r>
          </w:p>
        </w:tc>
        <w:tc>
          <w:tcPr>
            <w:tcW w:w="4117" w:type="dxa"/>
          </w:tcPr>
          <w:p w14:paraId="386DA78F" w14:textId="5405937B" w:rsidR="000C4D13" w:rsidRPr="00CE6297" w:rsidRDefault="000C4D13" w:rsidP="000C4D13">
            <w:r w:rsidRPr="00CE6297">
              <w:t>OrganizationAgent</w:t>
            </w:r>
          </w:p>
        </w:tc>
      </w:tr>
      <w:tr w:rsidR="000C4D13" w14:paraId="77219F2C" w14:textId="77777777" w:rsidTr="00CE3491">
        <w:trPr>
          <w:cantSplit/>
        </w:trPr>
        <w:tc>
          <w:tcPr>
            <w:tcW w:w="2737" w:type="dxa"/>
            <w:vMerge/>
          </w:tcPr>
          <w:p w14:paraId="25F491F5" w14:textId="77777777" w:rsidR="000C4D13" w:rsidRPr="00CE6297" w:rsidRDefault="000C4D13" w:rsidP="000C4D13"/>
        </w:tc>
        <w:tc>
          <w:tcPr>
            <w:tcW w:w="2496" w:type="dxa"/>
          </w:tcPr>
          <w:p w14:paraId="3290281D" w14:textId="6B56242E" w:rsidR="000C4D13" w:rsidRPr="00CE6297" w:rsidRDefault="000C4D13" w:rsidP="000C4D13">
            <w:r w:rsidRPr="00CE6297">
              <w:t>enrolledIn</w:t>
            </w:r>
          </w:p>
        </w:tc>
        <w:tc>
          <w:tcPr>
            <w:tcW w:w="4117" w:type="dxa"/>
          </w:tcPr>
          <w:p w14:paraId="5F5FBEA5" w14:textId="76787CCF" w:rsidR="000C4D13" w:rsidRPr="00CE6297" w:rsidRDefault="000C4D13" w:rsidP="000C4D13">
            <w:r w:rsidRPr="00CE6297">
              <w:t>min 1 EducationalInstitution</w:t>
            </w:r>
          </w:p>
        </w:tc>
      </w:tr>
      <w:tr w:rsidR="000C4D13" w14:paraId="66EE9A1C" w14:textId="77777777" w:rsidTr="00CE3491">
        <w:trPr>
          <w:cantSplit/>
        </w:trPr>
        <w:tc>
          <w:tcPr>
            <w:tcW w:w="2737" w:type="dxa"/>
          </w:tcPr>
          <w:p w14:paraId="4D07E7C5" w14:textId="2A79CB9A" w:rsidR="000C4D13" w:rsidRPr="00CE6297" w:rsidRDefault="000C4D13" w:rsidP="000C4D13">
            <w:r>
              <w:t>FullTimeStudent</w:t>
            </w:r>
          </w:p>
        </w:tc>
        <w:tc>
          <w:tcPr>
            <w:tcW w:w="2496" w:type="dxa"/>
          </w:tcPr>
          <w:p w14:paraId="4353502D" w14:textId="0012B35A" w:rsidR="000C4D13" w:rsidRPr="00CE6297" w:rsidRDefault="000C4D13" w:rsidP="000C4D13">
            <w:r>
              <w:t>subClassOf</w:t>
            </w:r>
          </w:p>
        </w:tc>
        <w:tc>
          <w:tcPr>
            <w:tcW w:w="4117" w:type="dxa"/>
          </w:tcPr>
          <w:p w14:paraId="6E379F7E" w14:textId="0919E5A5" w:rsidR="000C4D13" w:rsidRPr="00CE6297" w:rsidRDefault="000C4D13" w:rsidP="000C4D13">
            <w:r>
              <w:t>Student</w:t>
            </w:r>
          </w:p>
        </w:tc>
      </w:tr>
      <w:tr w:rsidR="000C4D13" w14:paraId="148C68AB" w14:textId="77777777" w:rsidTr="00CE3491">
        <w:trPr>
          <w:cantSplit/>
        </w:trPr>
        <w:tc>
          <w:tcPr>
            <w:tcW w:w="2737" w:type="dxa"/>
          </w:tcPr>
          <w:p w14:paraId="1C5BA126" w14:textId="41CE5657" w:rsidR="000C4D13" w:rsidRDefault="000C4D13" w:rsidP="000C4D13">
            <w:r>
              <w:t>PartTimeStudent</w:t>
            </w:r>
          </w:p>
        </w:tc>
        <w:tc>
          <w:tcPr>
            <w:tcW w:w="2496" w:type="dxa"/>
          </w:tcPr>
          <w:p w14:paraId="0241F1DF" w14:textId="0C150E8C" w:rsidR="000C4D13" w:rsidRDefault="000C4D13" w:rsidP="000C4D13">
            <w:r>
              <w:t>subClassOf</w:t>
            </w:r>
          </w:p>
        </w:tc>
        <w:tc>
          <w:tcPr>
            <w:tcW w:w="4117"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1" w:name="_Toc523308981"/>
      <w:r>
        <w:lastRenderedPageBreak/>
        <w:t>Building Ontology</w:t>
      </w:r>
      <w:bookmarkEnd w:id="91"/>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2" w:name="_Toc523308982"/>
      <w:r>
        <w:t>Vehicle Ontology</w:t>
      </w:r>
      <w:bookmarkEnd w:id="92"/>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DD695A" w14:paraId="2D7840A2" w14:textId="77777777" w:rsidTr="00756EE0">
        <w:trPr>
          <w:cantSplit/>
        </w:trPr>
        <w:tc>
          <w:tcPr>
            <w:tcW w:w="2424" w:type="dxa"/>
            <w:vMerge/>
          </w:tcPr>
          <w:p w14:paraId="46129F49" w14:textId="77777777" w:rsidR="00DD695A" w:rsidRDefault="00DD695A" w:rsidP="00A219F3"/>
        </w:tc>
        <w:tc>
          <w:tcPr>
            <w:tcW w:w="3178" w:type="dxa"/>
          </w:tcPr>
          <w:p w14:paraId="53757DEC" w14:textId="77777777" w:rsidR="00DD695A" w:rsidRDefault="00DD695A" w:rsidP="00A219F3">
            <w:r>
              <w:t>hasMode</w:t>
            </w:r>
          </w:p>
        </w:tc>
        <w:tc>
          <w:tcPr>
            <w:tcW w:w="3748" w:type="dxa"/>
          </w:tcPr>
          <w:p w14:paraId="5D6CAEBC" w14:textId="77777777" w:rsidR="00DD695A" w:rsidRDefault="00DD695A" w:rsidP="00A219F3">
            <w:r>
              <w:t>only Mode</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3" w:name="_Toc523308983"/>
      <w:r>
        <w:t>Transportation System Ontology</w:t>
      </w:r>
      <w:bookmarkEnd w:id="93"/>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 xml:space="preserve">y </w:t>
      </w:r>
      <w:r>
        <w:lastRenderedPageBreak/>
        <w:t>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CC6A815"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 has one or more Mode(s) of access.</w:t>
      </w:r>
    </w:p>
    <w:p w14:paraId="4DDAD8BD" w14:textId="637436FC"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t>There is a relationship between the modes of access of a link and those of the arcs it contains</w:t>
      </w:r>
      <w:r w:rsidR="00510D38" w:rsidRPr="00503161">
        <w:rPr>
          <w:sz w:val="24"/>
        </w:rPr>
        <w:t xml:space="preserve"> that should be captured in a more detailed representation.</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 xml:space="preserve">Signal Control: Controls the flow of transportation between some of the incoming and outgoing arcs that the Node connects. Signal Controls have specialized attributes such as </w:t>
      </w:r>
      <w:r w:rsidRPr="00503161">
        <w:rPr>
          <w:sz w:val="24"/>
        </w:rPr>
        <w:lastRenderedPageBreak/>
        <w:t>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 xml:space="preserve">has an invariant location, which is co-located with (contains </w:t>
      </w:r>
      <w:r w:rsidRPr="00F8610D">
        <w:rPr>
          <w:sz w:val="24"/>
        </w:rPr>
        <w:lastRenderedPageBreak/>
        <w:t>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45560"/>
                    </a:xfrm>
                    <a:prstGeom prst="rect">
                      <a:avLst/>
                    </a:prstGeom>
                  </pic:spPr>
                </pic:pic>
              </a:graphicData>
            </a:graphic>
          </wp:inline>
        </w:drawing>
      </w:r>
    </w:p>
    <w:p w14:paraId="40E9D59D" w14:textId="7EE75821"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7</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81DA387" w:rsidR="00357841" w:rsidRPr="00700C00" w:rsidRDefault="00357841" w:rsidP="00357841">
            <w:r>
              <w:t>hasMode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w:t>
            </w:r>
            <w:r w:rsidRPr="000B5886">
              <w:lastRenderedPageBreak/>
              <w:t xml:space="preserve">numerator' only </w:t>
            </w:r>
            <w:r w:rsidR="00602F42">
              <w:t>om:</w:t>
            </w:r>
            <w:r w:rsidRPr="000B5886">
              <w:t>CardinalityUnitPerTime) and (</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70465508" w:rsidR="00357841" w:rsidRPr="00700C00" w:rsidRDefault="00357841" w:rsidP="00357841">
            <w:r>
              <w:t>hasMode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4" w:author="Megan Katsumi" w:date="2018-11-14T08:39:00Z">
              <w:r>
                <w:t>LoopDetector</w:t>
              </w:r>
            </w:ins>
          </w:p>
        </w:tc>
        <w:tc>
          <w:tcPr>
            <w:tcW w:w="2446" w:type="dxa"/>
          </w:tcPr>
          <w:p w14:paraId="39B665CE" w14:textId="768C97D5" w:rsidR="001020C5" w:rsidRDefault="001020C5" w:rsidP="00272044">
            <w:proofErr w:type="gramStart"/>
            <w:ins w:id="95" w:author="Megan Katsumi" w:date="2018-11-14T09:12:00Z">
              <w:r>
                <w:t>sosa:</w:t>
              </w:r>
            </w:ins>
            <w:ins w:id="96"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97"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98"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99"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0"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1"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2"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3" w:author="Megan Katsumi" w:date="2018-11-14T10:32:00Z">
              <w:r>
                <w:t>{</w:t>
              </w:r>
            </w:ins>
            <w:ins w:id="104" w:author="Megan Katsumi" w:date="2018-11-14T10:33:00Z">
              <w:r>
                <w:t>mean_</w:t>
              </w:r>
            </w:ins>
            <w:ins w:id="105" w:author="Megan Katsumi" w:date="2018-11-14T11:14:00Z">
              <w:r>
                <w:t>travel_</w:t>
              </w:r>
            </w:ins>
            <w:ins w:id="106"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07"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08" w:author="Megan Katsumi" w:date="2018-11-14T09:25:00Z">
              <w:r>
                <w:t>only (</w:t>
              </w:r>
              <w:proofErr w:type="gramStart"/>
              <w:r>
                <w:t>sosa:Observation</w:t>
              </w:r>
              <w:proofErr w:type="gramEnd"/>
              <w:r>
                <w:t xml:space="preserve"> and sosa:hasFeatureOfInterest</w:t>
              </w:r>
            </w:ins>
            <w:ins w:id="109" w:author="Megan Katsumi" w:date="2018-11-14T09:26:00Z">
              <w:r>
                <w:t xml:space="preserve"> only transport:</w:t>
              </w:r>
            </w:ins>
            <w:ins w:id="110" w:author="Megan Katsumi" w:date="2018-11-14T10:27:00Z">
              <w:r>
                <w:t>Arc</w:t>
              </w:r>
            </w:ins>
            <w:ins w:id="111" w:author="Megan Katsumi" w:date="2018-11-14T10:35:00Z">
              <w:r>
                <w:t xml:space="preserve"> and sosa:</w:t>
              </w:r>
            </w:ins>
            <w:ins w:id="112" w:author="Megan Katsumi" w:date="2018-11-14T12:23:00Z">
              <w:r>
                <w:t>wasO</w:t>
              </w:r>
            </w:ins>
            <w:ins w:id="113" w:author="Megan Katsumi" w:date="2018-11-14T10:35:00Z">
              <w:r>
                <w:t>riginatedBy {vehicle</w:t>
              </w:r>
            </w:ins>
            <w:ins w:id="114" w:author="Megan Katsumi" w:date="2018-11-14T10:36:00Z">
              <w:r>
                <w:t>_presence}</w:t>
              </w:r>
            </w:ins>
            <w:r>
              <w:t xml:space="preserve"> and </w:t>
            </w:r>
            <w:r w:rsidRPr="009C34EF">
              <w:rPr>
                <w:highlight w:val="yellow"/>
              </w:rPr>
              <w:t>sosa:hasResult RoadOccupancy or VehicleVolume or MeanTravelSpeed</w:t>
            </w:r>
            <w:ins w:id="115"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6"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7"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18"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19" w:author="Megan Katsumi" w:date="2018-11-14T10:32:00Z">
              <w:r w:rsidRPr="009C34EF">
                <w:t>{</w:t>
              </w:r>
            </w:ins>
            <w:ins w:id="120" w:author="Megan Katsumi" w:date="2018-11-14T10:33:00Z">
              <w:r w:rsidRPr="009C34EF">
                <w:t>mean_</w:t>
              </w:r>
            </w:ins>
            <w:ins w:id="121" w:author="Megan Katsumi" w:date="2018-11-14T11:14:00Z">
              <w:r w:rsidRPr="009C34EF">
                <w:t>travel_</w:t>
              </w:r>
            </w:ins>
            <w:ins w:id="122"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lastRenderedPageBreak/>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358A43B2" w:rsidR="00E5248F" w:rsidRPr="00E5248F" w:rsidRDefault="00E5248F" w:rsidP="00E5248F">
      <w:r>
        <w:t>Define lane and link capacity units in greater detail</w:t>
      </w:r>
      <w:r w:rsidR="00092042">
        <w:t xml:space="preserve"> (e.g. with numerators and denominators)</w:t>
      </w:r>
      <w:r>
        <w:t>.</w:t>
      </w:r>
    </w:p>
    <w:p w14:paraId="327B6795" w14:textId="77777777" w:rsidR="009D0500" w:rsidRDefault="00DF48AD" w:rsidP="009D0500">
      <w:pPr>
        <w:pStyle w:val="Heading3"/>
      </w:pPr>
      <w:bookmarkStart w:id="123" w:name="_Toc523308984"/>
      <w:r>
        <w:t xml:space="preserve">Travel </w:t>
      </w:r>
      <w:r w:rsidR="00E91E39">
        <w:t>Costs</w:t>
      </w:r>
      <w:bookmarkEnd w:id="123"/>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lastRenderedPageBreak/>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77777777" w:rsidR="00EA2DD1" w:rsidRDefault="00EA2DD1" w:rsidP="00EA2DD1">
            <w:r>
              <w:t xml:space="preserve">only </w:t>
            </w:r>
            <w:proofErr w:type="gramStart"/>
            <w:r>
              <w:t>vehicle:Mode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4" w:name="_Toc523308985"/>
      <w:r>
        <w:t>Parking Ontology</w:t>
      </w:r>
      <w:bookmarkEnd w:id="124"/>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lastRenderedPageBreak/>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proofErr w:type="gramStart"/>
            <w:r>
              <w:t>mereology:hasProperPart</w:t>
            </w:r>
            <w:proofErr w:type="gramEnd"/>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lastRenderedPageBreak/>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r w:rsidR="00767989">
              <w:t>om:</w:t>
            </w:r>
            <w:r>
              <w:t xml:space="preserve">MonetaryValue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5" w:name="_Toc523308986"/>
      <w:r>
        <w:t>Public</w:t>
      </w:r>
      <w:r w:rsidR="00BD7C89">
        <w:t xml:space="preserve"> Transit Ontology</w:t>
      </w:r>
      <w:bookmarkEnd w:id="125"/>
    </w:p>
    <w:p w14:paraId="6A7EE14B" w14:textId="07F0684A" w:rsidR="00D479C9" w:rsidRDefault="005D3441" w:rsidP="00D479C9">
      <w:pPr>
        <w:rPr>
          <w:i/>
        </w:rPr>
      </w:pPr>
      <w:hyperlink r:id="rId18"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lastRenderedPageBreak/>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4FD1BC8"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53D953DF" w:rsidR="00B577C2" w:rsidRPr="00816B3F"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4BF6F7AF" w14:textId="77777777" w:rsidR="00D4596C" w:rsidRDefault="00D4596C" w:rsidP="00EA354A">
      <w:pPr>
        <w:pStyle w:val="Heading2"/>
      </w:pPr>
      <w:bookmarkStart w:id="126" w:name="_Toc523308987"/>
      <w:r>
        <w:t>Land Use</w:t>
      </w:r>
      <w:r w:rsidR="00BA1ACD">
        <w:t xml:space="preserve"> Ontology</w:t>
      </w:r>
      <w:bookmarkEnd w:id="126"/>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0F81DCFB"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6914EE">
        <w:t>.</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r w:rsidR="00297428">
        <w:br/>
      </w:r>
      <w:r w:rsidR="0066239F">
        <w:t>Future w</w:t>
      </w:r>
      <w:r w:rsidR="0066239F" w:rsidRPr="00E80D3C">
        <w:t>ork</w:t>
      </w:r>
      <w:r w:rsidR="0066239F">
        <w:t xml:space="preserve"> will</w:t>
      </w:r>
      <w:r w:rsidR="00297428">
        <w:t xml:space="preserve"> look at extending the SpatialLoc Ontology (specifically the Geometry class) with a representation of various measurements such as surface area, volume, length, and so on.</w:t>
      </w:r>
      <w:r w:rsidR="005E0780">
        <w:br/>
      </w:r>
      <w:r w:rsidR="0066239F" w:rsidRPr="00E80D3C">
        <w:t>Future work</w:t>
      </w:r>
      <w:r w:rsidR="0066239F">
        <w:t xml:space="preserve"> will also </w:t>
      </w:r>
      <w:r w:rsidR="005E0780">
        <w:t xml:space="preserve"> extend population representation to captured defined_as, residence, and other restrictions.</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lastRenderedPageBreak/>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80D3C">
        <w:trPr>
          <w:cantSplit/>
        </w:trPr>
        <w:tc>
          <w:tcPr>
            <w:tcW w:w="2771" w:type="dxa"/>
            <w:shd w:val="clear" w:color="auto" w:fill="00FFFF"/>
          </w:tcPr>
          <w:p w14:paraId="5222F38B" w14:textId="77777777" w:rsidR="00B46D53" w:rsidRDefault="00B46D53" w:rsidP="00BA5A7B">
            <w:r>
              <w:t>Object</w:t>
            </w:r>
          </w:p>
        </w:tc>
        <w:tc>
          <w:tcPr>
            <w:tcW w:w="2911" w:type="dxa"/>
            <w:shd w:val="clear" w:color="auto" w:fill="00FFFF"/>
          </w:tcPr>
          <w:p w14:paraId="21E5F94F" w14:textId="77777777" w:rsidR="00B46D53" w:rsidRDefault="00B46D53" w:rsidP="00BA5A7B">
            <w:r>
              <w:t>Property</w:t>
            </w:r>
          </w:p>
        </w:tc>
        <w:tc>
          <w:tcPr>
            <w:tcW w:w="3668" w:type="dxa"/>
            <w:shd w:val="clear" w:color="auto" w:fill="00FFFF"/>
          </w:tcPr>
          <w:p w14:paraId="0E9A1CB3" w14:textId="77777777" w:rsidR="00B46D53" w:rsidRDefault="00B46D53" w:rsidP="00BA5A7B">
            <w:r>
              <w:t>Value</w:t>
            </w:r>
          </w:p>
        </w:tc>
      </w:tr>
      <w:tr w:rsidR="00A47861" w14:paraId="4450F69E" w14:textId="77777777" w:rsidTr="00E80D3C">
        <w:trPr>
          <w:cantSplit/>
        </w:trPr>
        <w:tc>
          <w:tcPr>
            <w:tcW w:w="2771" w:type="dxa"/>
            <w:vMerge w:val="restart"/>
          </w:tcPr>
          <w:p w14:paraId="7A141920" w14:textId="77777777" w:rsidR="00A47861" w:rsidRDefault="00A47861" w:rsidP="00A47861">
            <w:r>
              <w:t>Parcel</w:t>
            </w:r>
            <w:r w:rsidR="00D22E62">
              <w:t>PD</w:t>
            </w:r>
          </w:p>
        </w:tc>
        <w:tc>
          <w:tcPr>
            <w:tcW w:w="2911" w:type="dxa"/>
          </w:tcPr>
          <w:p w14:paraId="7014CF5E" w14:textId="77777777" w:rsidR="00A47861" w:rsidRDefault="00A47861" w:rsidP="00A47861">
            <w:r>
              <w:t>subclassOf</w:t>
            </w:r>
          </w:p>
        </w:tc>
        <w:tc>
          <w:tcPr>
            <w:tcW w:w="3668"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80D3C">
        <w:trPr>
          <w:cantSplit/>
        </w:trPr>
        <w:tc>
          <w:tcPr>
            <w:tcW w:w="2771" w:type="dxa"/>
            <w:vMerge/>
          </w:tcPr>
          <w:p w14:paraId="7111F425" w14:textId="77777777" w:rsidR="00A47861" w:rsidRDefault="00A47861" w:rsidP="00A47861"/>
        </w:tc>
        <w:tc>
          <w:tcPr>
            <w:tcW w:w="2911" w:type="dxa"/>
          </w:tcPr>
          <w:p w14:paraId="58D02D18" w14:textId="77777777" w:rsidR="00A47861" w:rsidRDefault="00A47861" w:rsidP="00A47861">
            <w:r>
              <w:t>equivalentClass</w:t>
            </w:r>
          </w:p>
        </w:tc>
        <w:tc>
          <w:tcPr>
            <w:tcW w:w="3668"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w:t>
            </w:r>
            <w:r>
              <w:lastRenderedPageBreak/>
              <w:t>change:</w:t>
            </w:r>
            <w:r w:rsidR="00D22E62">
              <w:t>hasManifestation only Parcel</w:t>
            </w:r>
          </w:p>
        </w:tc>
      </w:tr>
      <w:tr w:rsidR="00A47861" w14:paraId="2B3B7D04" w14:textId="77777777" w:rsidTr="00E80D3C">
        <w:trPr>
          <w:cantSplit/>
        </w:trPr>
        <w:tc>
          <w:tcPr>
            <w:tcW w:w="2771" w:type="dxa"/>
            <w:vMerge/>
          </w:tcPr>
          <w:p w14:paraId="3699D4D2" w14:textId="77777777" w:rsidR="00A47861" w:rsidRDefault="00A47861" w:rsidP="00A47861"/>
        </w:tc>
        <w:tc>
          <w:tcPr>
            <w:tcW w:w="2911" w:type="dxa"/>
          </w:tcPr>
          <w:p w14:paraId="46864D10" w14:textId="77777777" w:rsidR="00A47861" w:rsidRDefault="00B17E1B" w:rsidP="00A47861">
            <w:proofErr w:type="gramStart"/>
            <w:r>
              <w:t>change:</w:t>
            </w:r>
            <w:r w:rsidR="006D5597">
              <w:t>existsAt</w:t>
            </w:r>
            <w:proofErr w:type="gramEnd"/>
          </w:p>
        </w:tc>
        <w:tc>
          <w:tcPr>
            <w:tcW w:w="3668" w:type="dxa"/>
          </w:tcPr>
          <w:p w14:paraId="2947314F" w14:textId="77777777" w:rsidR="00A47861" w:rsidRDefault="00A47861" w:rsidP="00A47861">
            <w:r>
              <w:t xml:space="preserve">exactly 1 </w:t>
            </w:r>
            <w:proofErr w:type="gramStart"/>
            <w:r w:rsidR="00B17E1B">
              <w:t>time:</w:t>
            </w:r>
            <w:r>
              <w:t>Interval</w:t>
            </w:r>
            <w:proofErr w:type="gramEnd"/>
          </w:p>
        </w:tc>
      </w:tr>
      <w:tr w:rsidR="00A47861" w14:paraId="13426EC8" w14:textId="77777777" w:rsidTr="00E80D3C">
        <w:trPr>
          <w:cantSplit/>
        </w:trPr>
        <w:tc>
          <w:tcPr>
            <w:tcW w:w="2771" w:type="dxa"/>
            <w:vMerge/>
          </w:tcPr>
          <w:p w14:paraId="2437C9B6" w14:textId="77777777" w:rsidR="00A47861" w:rsidRDefault="00A47861" w:rsidP="00A47861"/>
        </w:tc>
        <w:tc>
          <w:tcPr>
            <w:tcW w:w="2911" w:type="dxa"/>
          </w:tcPr>
          <w:p w14:paraId="0B421AFF" w14:textId="77777777" w:rsidR="00A47861" w:rsidRDefault="00B17E1B" w:rsidP="00A47861">
            <w:r>
              <w:t>spatial_</w:t>
            </w:r>
            <w:proofErr w:type="gramStart"/>
            <w:r>
              <w:t>loc:</w:t>
            </w:r>
            <w:r w:rsidR="00A47861">
              <w:t>hasLocation</w:t>
            </w:r>
            <w:proofErr w:type="gramEnd"/>
          </w:p>
        </w:tc>
        <w:tc>
          <w:tcPr>
            <w:tcW w:w="3668" w:type="dxa"/>
          </w:tcPr>
          <w:p w14:paraId="02124DE1" w14:textId="77777777" w:rsidR="00A47861" w:rsidRDefault="00A47861" w:rsidP="00A47861">
            <w:r>
              <w:t xml:space="preserve">exactly 1 </w:t>
            </w:r>
            <w:r w:rsidR="00B17E1B">
              <w:t>spatial_</w:t>
            </w:r>
            <w:proofErr w:type="gramStart"/>
            <w:r w:rsidR="00B17E1B">
              <w:t>loc;</w:t>
            </w:r>
            <w:r>
              <w:t>Spatial</w:t>
            </w:r>
            <w:r w:rsidR="00B17E1B">
              <w:t>Feature</w:t>
            </w:r>
            <w:proofErr w:type="gramEnd"/>
          </w:p>
        </w:tc>
      </w:tr>
      <w:tr w:rsidR="00297428" w14:paraId="3F44BBEF" w14:textId="77777777" w:rsidTr="0062461A">
        <w:trPr>
          <w:cantSplit/>
        </w:trPr>
        <w:tc>
          <w:tcPr>
            <w:tcW w:w="2771" w:type="dxa"/>
            <w:vMerge w:val="restart"/>
          </w:tcPr>
          <w:p w14:paraId="76A0B16B" w14:textId="77777777" w:rsidR="00297428" w:rsidRDefault="00297428" w:rsidP="00A47861">
            <w:proofErr w:type="gramStart"/>
            <w:r>
              <w:t>lbcs:Parcel</w:t>
            </w:r>
            <w:proofErr w:type="gramEnd"/>
          </w:p>
        </w:tc>
        <w:tc>
          <w:tcPr>
            <w:tcW w:w="2911" w:type="dxa"/>
          </w:tcPr>
          <w:p w14:paraId="0DC340A6" w14:textId="77777777" w:rsidR="00297428" w:rsidRDefault="00297428" w:rsidP="00A47861">
            <w:r>
              <w:t>subclassOf</w:t>
            </w:r>
          </w:p>
        </w:tc>
        <w:tc>
          <w:tcPr>
            <w:tcW w:w="3668" w:type="dxa"/>
          </w:tcPr>
          <w:p w14:paraId="1693CDA4" w14:textId="77777777" w:rsidR="00297428" w:rsidRDefault="00297428" w:rsidP="00A47861">
            <w:proofErr w:type="gramStart"/>
            <w:r>
              <w:t>change:Manifestation</w:t>
            </w:r>
            <w:proofErr w:type="gramEnd"/>
          </w:p>
        </w:tc>
      </w:tr>
      <w:tr w:rsidR="00297428" w14:paraId="5CEC76D5" w14:textId="77777777" w:rsidTr="0062461A">
        <w:trPr>
          <w:cantSplit/>
        </w:trPr>
        <w:tc>
          <w:tcPr>
            <w:tcW w:w="2771" w:type="dxa"/>
            <w:vMerge/>
          </w:tcPr>
          <w:p w14:paraId="4AEA91DF" w14:textId="77777777" w:rsidR="00297428" w:rsidRDefault="00297428" w:rsidP="00A47861"/>
        </w:tc>
        <w:tc>
          <w:tcPr>
            <w:tcW w:w="2911" w:type="dxa"/>
          </w:tcPr>
          <w:p w14:paraId="23EAEDE2" w14:textId="77777777" w:rsidR="00297428" w:rsidRDefault="00297428" w:rsidP="00A47861">
            <w:r>
              <w:t>equivalentClass</w:t>
            </w:r>
          </w:p>
        </w:tc>
        <w:tc>
          <w:tcPr>
            <w:tcW w:w="3668" w:type="dxa"/>
          </w:tcPr>
          <w:p w14:paraId="06B4B0BA" w14:textId="77777777" w:rsidR="00297428" w:rsidRDefault="00297428" w:rsidP="00A47861">
            <w:proofErr w:type="gramStart"/>
            <w:r>
              <w:t>change:manifestationOf</w:t>
            </w:r>
            <w:proofErr w:type="gramEnd"/>
            <w:r>
              <w:t xml:space="preserve"> some ParcelPD and   change:manifestationOf only ParcelPD</w:t>
            </w:r>
          </w:p>
        </w:tc>
      </w:tr>
      <w:tr w:rsidR="00297428" w14:paraId="7541BE16" w14:textId="77777777" w:rsidTr="0062461A">
        <w:trPr>
          <w:cantSplit/>
        </w:trPr>
        <w:tc>
          <w:tcPr>
            <w:tcW w:w="2771" w:type="dxa"/>
            <w:vMerge/>
          </w:tcPr>
          <w:p w14:paraId="7697AA1C" w14:textId="77777777" w:rsidR="00297428" w:rsidRDefault="00297428" w:rsidP="00A47861"/>
        </w:tc>
        <w:tc>
          <w:tcPr>
            <w:tcW w:w="2911" w:type="dxa"/>
          </w:tcPr>
          <w:p w14:paraId="3365E11E" w14:textId="77777777" w:rsidR="00297428" w:rsidRDefault="00297428" w:rsidP="00A47861">
            <w:proofErr w:type="gramStart"/>
            <w:r>
              <w:t>change:existsAt</w:t>
            </w:r>
            <w:proofErr w:type="gramEnd"/>
          </w:p>
        </w:tc>
        <w:tc>
          <w:tcPr>
            <w:tcW w:w="3668" w:type="dxa"/>
          </w:tcPr>
          <w:p w14:paraId="667A19EE" w14:textId="77777777" w:rsidR="00297428" w:rsidRDefault="00297428" w:rsidP="00A47861">
            <w:r>
              <w:t xml:space="preserve">exactly 1 </w:t>
            </w:r>
            <w:proofErr w:type="gramStart"/>
            <w:r>
              <w:t>time:TemporalEntity</w:t>
            </w:r>
            <w:proofErr w:type="gramEnd"/>
          </w:p>
        </w:tc>
      </w:tr>
      <w:tr w:rsidR="00297428" w14:paraId="6C76CD7F" w14:textId="77777777" w:rsidTr="0062461A">
        <w:trPr>
          <w:cantSplit/>
        </w:trPr>
        <w:tc>
          <w:tcPr>
            <w:tcW w:w="2771" w:type="dxa"/>
            <w:vMerge/>
          </w:tcPr>
          <w:p w14:paraId="76265124" w14:textId="77777777" w:rsidR="00297428" w:rsidRDefault="00297428" w:rsidP="00A47861"/>
        </w:tc>
        <w:tc>
          <w:tcPr>
            <w:tcW w:w="2911" w:type="dxa"/>
          </w:tcPr>
          <w:p w14:paraId="3703DBB9" w14:textId="77777777" w:rsidR="00297428" w:rsidRDefault="00297428" w:rsidP="00A47861">
            <w:r>
              <w:t>hasLandUse</w:t>
            </w:r>
          </w:p>
        </w:tc>
        <w:tc>
          <w:tcPr>
            <w:tcW w:w="3668" w:type="dxa"/>
          </w:tcPr>
          <w:p w14:paraId="2A11159C" w14:textId="77777777" w:rsidR="00297428" w:rsidRDefault="00297428" w:rsidP="00A47861">
            <w:r>
              <w:t>min 1 LandUseClassification</w:t>
            </w:r>
          </w:p>
        </w:tc>
      </w:tr>
      <w:tr w:rsidR="00297428" w14:paraId="17722EC2" w14:textId="77777777" w:rsidTr="007A42D4">
        <w:trPr>
          <w:cantSplit/>
        </w:trPr>
        <w:tc>
          <w:tcPr>
            <w:tcW w:w="2771" w:type="dxa"/>
            <w:vMerge/>
          </w:tcPr>
          <w:p w14:paraId="445FCC6B" w14:textId="77777777" w:rsidR="00297428" w:rsidRDefault="00297428" w:rsidP="00A47861"/>
        </w:tc>
        <w:tc>
          <w:tcPr>
            <w:tcW w:w="2911" w:type="dxa"/>
          </w:tcPr>
          <w:p w14:paraId="2A31FE0A" w14:textId="12789355" w:rsidR="00297428" w:rsidRDefault="00297428" w:rsidP="00A47861">
            <w:r>
              <w:t>associatedArea</w:t>
            </w:r>
          </w:p>
        </w:tc>
        <w:tc>
          <w:tcPr>
            <w:tcW w:w="3668" w:type="dxa"/>
          </w:tcPr>
          <w:p w14:paraId="5AEB7EF4" w14:textId="3D4FC981" w:rsidR="00297428" w:rsidRDefault="00297428" w:rsidP="00A47861">
            <w:r>
              <w:t xml:space="preserve">only </w:t>
            </w:r>
            <w:proofErr w:type="gramStart"/>
            <w:r w:rsidR="00172BEE">
              <w:t>om:area</w:t>
            </w:r>
            <w:proofErr w:type="gramEnd"/>
          </w:p>
        </w:tc>
      </w:tr>
      <w:tr w:rsidR="00DE75A8" w14:paraId="0AE0D7E7" w14:textId="77777777" w:rsidTr="007A42D4">
        <w:trPr>
          <w:cantSplit/>
        </w:trPr>
        <w:tc>
          <w:tcPr>
            <w:tcW w:w="2771" w:type="dxa"/>
          </w:tcPr>
          <w:p w14:paraId="36CA58DC" w14:textId="77777777" w:rsidR="00DE75A8" w:rsidRDefault="00DE75A8" w:rsidP="00A47861"/>
        </w:tc>
        <w:tc>
          <w:tcPr>
            <w:tcW w:w="2911" w:type="dxa"/>
          </w:tcPr>
          <w:p w14:paraId="0BBFC199" w14:textId="2EB68731" w:rsidR="00DE75A8" w:rsidRDefault="00DE75A8" w:rsidP="00A47861">
            <w:r>
              <w:t>hasPopulation</w:t>
            </w:r>
          </w:p>
        </w:tc>
        <w:tc>
          <w:tcPr>
            <w:tcW w:w="3668" w:type="dxa"/>
          </w:tcPr>
          <w:p w14:paraId="5672BD9B" w14:textId="6D1D7AFC" w:rsidR="00DE75A8" w:rsidRDefault="008215E6" w:rsidP="008215E6">
            <w:r>
              <w:t>o</w:t>
            </w:r>
            <w:r w:rsidR="0014465C">
              <w:t xml:space="preserve">nly </w:t>
            </w:r>
            <w:r>
              <w:t>Population</w:t>
            </w:r>
          </w:p>
        </w:tc>
      </w:tr>
      <w:tr w:rsidR="00DE75A8" w14:paraId="7F2E4FC0" w14:textId="77777777" w:rsidTr="007A42D4">
        <w:trPr>
          <w:cantSplit/>
        </w:trPr>
        <w:tc>
          <w:tcPr>
            <w:tcW w:w="2771" w:type="dxa"/>
          </w:tcPr>
          <w:p w14:paraId="73FB1B44" w14:textId="3321F17B" w:rsidR="00DE75A8" w:rsidRDefault="008215E6" w:rsidP="00A47861">
            <w:r>
              <w:t>ResidentPopulation</w:t>
            </w:r>
          </w:p>
        </w:tc>
        <w:tc>
          <w:tcPr>
            <w:tcW w:w="2911" w:type="dxa"/>
          </w:tcPr>
          <w:p w14:paraId="0351FA71" w14:textId="19437B16" w:rsidR="00DE75A8" w:rsidRDefault="008215E6" w:rsidP="00A47861">
            <w:r>
              <w:t>subclassOf</w:t>
            </w:r>
          </w:p>
        </w:tc>
        <w:tc>
          <w:tcPr>
            <w:tcW w:w="3668" w:type="dxa"/>
          </w:tcPr>
          <w:p w14:paraId="7B01628A" w14:textId="10EA5388" w:rsidR="00DE75A8" w:rsidRDefault="008215E6" w:rsidP="008215E6">
            <w:proofErr w:type="gramStart"/>
            <w:r>
              <w:t>govstat:Population</w:t>
            </w:r>
            <w:proofErr w:type="gramEnd"/>
          </w:p>
        </w:tc>
      </w:tr>
      <w:tr w:rsidR="008215E6" w14:paraId="4E4B21C0" w14:textId="77777777" w:rsidTr="007A42D4">
        <w:trPr>
          <w:cantSplit/>
        </w:trPr>
        <w:tc>
          <w:tcPr>
            <w:tcW w:w="2771" w:type="dxa"/>
          </w:tcPr>
          <w:p w14:paraId="2FB5C199" w14:textId="335AAECC" w:rsidR="008215E6" w:rsidRDefault="008215E6" w:rsidP="00A47861">
            <w:r>
              <w:t>EmployedPopulation</w:t>
            </w:r>
          </w:p>
        </w:tc>
        <w:tc>
          <w:tcPr>
            <w:tcW w:w="2911" w:type="dxa"/>
          </w:tcPr>
          <w:p w14:paraId="6AD0CBB1" w14:textId="38F09F1A" w:rsidR="008215E6" w:rsidRDefault="008215E6" w:rsidP="00A47861">
            <w:r>
              <w:t>subclassOf</w:t>
            </w:r>
          </w:p>
        </w:tc>
        <w:tc>
          <w:tcPr>
            <w:tcW w:w="3668" w:type="dxa"/>
          </w:tcPr>
          <w:p w14:paraId="67233F95" w14:textId="02147DDE" w:rsidR="008215E6" w:rsidRDefault="008215E6" w:rsidP="008215E6">
            <w:r>
              <w:t>ResidentPopulation</w:t>
            </w:r>
          </w:p>
        </w:tc>
      </w:tr>
      <w:tr w:rsidR="002E15FC" w14:paraId="5959DB2F" w14:textId="77777777" w:rsidTr="00E80D3C">
        <w:trPr>
          <w:cantSplit/>
        </w:trPr>
        <w:tc>
          <w:tcPr>
            <w:tcW w:w="2771" w:type="dxa"/>
          </w:tcPr>
          <w:p w14:paraId="3C7B4659" w14:textId="673A7410" w:rsidR="002E15FC" w:rsidRDefault="002E15FC" w:rsidP="00A47861">
            <w:r>
              <w:t>LBCSClassification</w:t>
            </w:r>
          </w:p>
        </w:tc>
        <w:tc>
          <w:tcPr>
            <w:tcW w:w="2911" w:type="dxa"/>
          </w:tcPr>
          <w:p w14:paraId="604698D9" w14:textId="4883696C" w:rsidR="002E15FC" w:rsidRDefault="002E15FC" w:rsidP="00A47861">
            <w:r>
              <w:t>subclassOf</w:t>
            </w:r>
          </w:p>
        </w:tc>
        <w:tc>
          <w:tcPr>
            <w:tcW w:w="3668" w:type="dxa"/>
          </w:tcPr>
          <w:p w14:paraId="0F62B8D7" w14:textId="2B60181A" w:rsidR="002E15FC" w:rsidDel="00710A59" w:rsidRDefault="003A68E1" w:rsidP="00A47861">
            <w:r>
              <w:t>LandUseClassification</w:t>
            </w:r>
          </w:p>
        </w:tc>
      </w:tr>
      <w:tr w:rsidR="00B83F5B" w14:paraId="1058518A" w14:textId="77777777" w:rsidTr="00E80D3C">
        <w:trPr>
          <w:cantSplit/>
        </w:trPr>
        <w:tc>
          <w:tcPr>
            <w:tcW w:w="2771" w:type="dxa"/>
            <w:vMerge w:val="restart"/>
          </w:tcPr>
          <w:p w14:paraId="24B67A73" w14:textId="77777777" w:rsidR="00B83F5B" w:rsidRDefault="00B83F5B" w:rsidP="00A47861">
            <w:r>
              <w:t>ActivityClassification</w:t>
            </w:r>
          </w:p>
        </w:tc>
        <w:tc>
          <w:tcPr>
            <w:tcW w:w="2911" w:type="dxa"/>
          </w:tcPr>
          <w:p w14:paraId="07844441" w14:textId="77777777" w:rsidR="00B83F5B" w:rsidRDefault="00B83F5B" w:rsidP="00A47861">
            <w:r>
              <w:t>subclassOf</w:t>
            </w:r>
          </w:p>
        </w:tc>
        <w:tc>
          <w:tcPr>
            <w:tcW w:w="3668" w:type="dxa"/>
          </w:tcPr>
          <w:p w14:paraId="783B271C" w14:textId="2E6CDA00" w:rsidR="00B83F5B" w:rsidRDefault="00710A59" w:rsidP="00A47861">
            <w:r>
              <w:t>LBCSClassification</w:t>
            </w:r>
          </w:p>
        </w:tc>
      </w:tr>
      <w:tr w:rsidR="00B83F5B" w14:paraId="4E118DF9" w14:textId="77777777" w:rsidTr="00E80D3C">
        <w:trPr>
          <w:cantSplit/>
        </w:trPr>
        <w:tc>
          <w:tcPr>
            <w:tcW w:w="2771" w:type="dxa"/>
            <w:vMerge/>
          </w:tcPr>
          <w:p w14:paraId="273CD20F" w14:textId="77777777" w:rsidR="00B83F5B" w:rsidRDefault="00B83F5B" w:rsidP="00A47861"/>
        </w:tc>
        <w:tc>
          <w:tcPr>
            <w:tcW w:w="2911" w:type="dxa"/>
          </w:tcPr>
          <w:p w14:paraId="63534265" w14:textId="77777777" w:rsidR="00B83F5B" w:rsidRDefault="00B83F5B" w:rsidP="00A47861">
            <w:r>
              <w:t>equivalentClass</w:t>
            </w:r>
          </w:p>
        </w:tc>
        <w:tc>
          <w:tcPr>
            <w:tcW w:w="3668" w:type="dxa"/>
          </w:tcPr>
          <w:p w14:paraId="0C26F855" w14:textId="77777777" w:rsidR="00B83F5B" w:rsidRDefault="00B83F5B" w:rsidP="00A47861">
            <w:proofErr w:type="gramStart"/>
            <w:r>
              <w:t>lbcs:Activity</w:t>
            </w:r>
            <w:proofErr w:type="gramEnd"/>
          </w:p>
        </w:tc>
      </w:tr>
      <w:tr w:rsidR="00B83F5B" w14:paraId="1C8056AB" w14:textId="77777777" w:rsidTr="00E80D3C">
        <w:trPr>
          <w:cantSplit/>
        </w:trPr>
        <w:tc>
          <w:tcPr>
            <w:tcW w:w="2771" w:type="dxa"/>
            <w:vMerge w:val="restart"/>
          </w:tcPr>
          <w:p w14:paraId="12807309" w14:textId="77777777" w:rsidR="00B83F5B" w:rsidRDefault="00B83F5B" w:rsidP="00A47861">
            <w:r>
              <w:t>FunctionClassification</w:t>
            </w:r>
          </w:p>
        </w:tc>
        <w:tc>
          <w:tcPr>
            <w:tcW w:w="2911" w:type="dxa"/>
          </w:tcPr>
          <w:p w14:paraId="64C9D11F" w14:textId="77777777" w:rsidR="00B83F5B" w:rsidRDefault="00B83F5B" w:rsidP="00A47861">
            <w:r>
              <w:t>subclassOf</w:t>
            </w:r>
          </w:p>
        </w:tc>
        <w:tc>
          <w:tcPr>
            <w:tcW w:w="3668" w:type="dxa"/>
          </w:tcPr>
          <w:p w14:paraId="2D687C96" w14:textId="20F40C5E" w:rsidR="00B83F5B" w:rsidRDefault="00710A59" w:rsidP="00A47861">
            <w:r>
              <w:t>LBCSClassification</w:t>
            </w:r>
          </w:p>
        </w:tc>
      </w:tr>
      <w:tr w:rsidR="00B83F5B" w14:paraId="61F8B77E" w14:textId="77777777" w:rsidTr="00E80D3C">
        <w:trPr>
          <w:cantSplit/>
        </w:trPr>
        <w:tc>
          <w:tcPr>
            <w:tcW w:w="2771" w:type="dxa"/>
            <w:vMerge/>
          </w:tcPr>
          <w:p w14:paraId="02899F3D" w14:textId="77777777" w:rsidR="00B83F5B" w:rsidRDefault="00B83F5B" w:rsidP="00B83F5B"/>
        </w:tc>
        <w:tc>
          <w:tcPr>
            <w:tcW w:w="2911" w:type="dxa"/>
          </w:tcPr>
          <w:p w14:paraId="74AE94B7" w14:textId="77777777" w:rsidR="00B83F5B" w:rsidRDefault="00B83F5B" w:rsidP="00B83F5B">
            <w:r>
              <w:t>equivalentClass</w:t>
            </w:r>
          </w:p>
        </w:tc>
        <w:tc>
          <w:tcPr>
            <w:tcW w:w="3668" w:type="dxa"/>
          </w:tcPr>
          <w:p w14:paraId="688C1B1B" w14:textId="77777777" w:rsidR="00B83F5B" w:rsidRDefault="00B83F5B" w:rsidP="00B83F5B">
            <w:proofErr w:type="gramStart"/>
            <w:r>
              <w:t>lbcs:Function</w:t>
            </w:r>
            <w:proofErr w:type="gramEnd"/>
          </w:p>
        </w:tc>
      </w:tr>
      <w:tr w:rsidR="00B83F5B" w14:paraId="20AE8C3F" w14:textId="77777777" w:rsidTr="00E80D3C">
        <w:trPr>
          <w:cantSplit/>
        </w:trPr>
        <w:tc>
          <w:tcPr>
            <w:tcW w:w="2771" w:type="dxa"/>
            <w:vMerge w:val="restart"/>
          </w:tcPr>
          <w:p w14:paraId="1DA45111" w14:textId="77777777" w:rsidR="00B83F5B" w:rsidRDefault="00B83F5B" w:rsidP="00B83F5B">
            <w:r>
              <w:t>StructureClassification</w:t>
            </w:r>
          </w:p>
        </w:tc>
        <w:tc>
          <w:tcPr>
            <w:tcW w:w="2911" w:type="dxa"/>
          </w:tcPr>
          <w:p w14:paraId="43C6A90E" w14:textId="77777777" w:rsidR="00B83F5B" w:rsidRDefault="00B83F5B" w:rsidP="00B83F5B">
            <w:r>
              <w:t>subclassOf</w:t>
            </w:r>
          </w:p>
        </w:tc>
        <w:tc>
          <w:tcPr>
            <w:tcW w:w="3668" w:type="dxa"/>
          </w:tcPr>
          <w:p w14:paraId="37505A8C" w14:textId="4D8B27DF" w:rsidR="00B83F5B" w:rsidRDefault="00710A59" w:rsidP="00B83F5B">
            <w:r>
              <w:t>LBCSClassification</w:t>
            </w:r>
          </w:p>
        </w:tc>
      </w:tr>
      <w:tr w:rsidR="00B83F5B" w14:paraId="69608D23" w14:textId="77777777" w:rsidTr="00E80D3C">
        <w:trPr>
          <w:cantSplit/>
        </w:trPr>
        <w:tc>
          <w:tcPr>
            <w:tcW w:w="2771" w:type="dxa"/>
            <w:vMerge/>
          </w:tcPr>
          <w:p w14:paraId="63470921" w14:textId="77777777" w:rsidR="00B83F5B" w:rsidRDefault="00B83F5B" w:rsidP="00B83F5B"/>
        </w:tc>
        <w:tc>
          <w:tcPr>
            <w:tcW w:w="2911" w:type="dxa"/>
          </w:tcPr>
          <w:p w14:paraId="37361254" w14:textId="77777777" w:rsidR="00B83F5B" w:rsidRDefault="00B83F5B" w:rsidP="00B83F5B">
            <w:r>
              <w:t>equivalentClass</w:t>
            </w:r>
          </w:p>
        </w:tc>
        <w:tc>
          <w:tcPr>
            <w:tcW w:w="3668" w:type="dxa"/>
          </w:tcPr>
          <w:p w14:paraId="3069E41A" w14:textId="77777777" w:rsidR="00B83F5B" w:rsidRDefault="00B83F5B" w:rsidP="00B83F5B">
            <w:proofErr w:type="gramStart"/>
            <w:r>
              <w:t>lbcs:Structure</w:t>
            </w:r>
            <w:proofErr w:type="gramEnd"/>
          </w:p>
        </w:tc>
      </w:tr>
      <w:tr w:rsidR="00B83F5B" w14:paraId="4989F00A" w14:textId="77777777" w:rsidTr="00E80D3C">
        <w:trPr>
          <w:cantSplit/>
        </w:trPr>
        <w:tc>
          <w:tcPr>
            <w:tcW w:w="2771" w:type="dxa"/>
            <w:vMerge w:val="restart"/>
          </w:tcPr>
          <w:p w14:paraId="381373CC" w14:textId="77777777" w:rsidR="00B83F5B" w:rsidRDefault="00B83F5B" w:rsidP="00B83F5B">
            <w:r>
              <w:t>SiteClassification</w:t>
            </w:r>
          </w:p>
        </w:tc>
        <w:tc>
          <w:tcPr>
            <w:tcW w:w="2911" w:type="dxa"/>
          </w:tcPr>
          <w:p w14:paraId="5D4E2B28" w14:textId="77777777" w:rsidR="00B83F5B" w:rsidRDefault="00B83F5B" w:rsidP="00B83F5B">
            <w:r>
              <w:t>subclassOf</w:t>
            </w:r>
          </w:p>
        </w:tc>
        <w:tc>
          <w:tcPr>
            <w:tcW w:w="3668" w:type="dxa"/>
          </w:tcPr>
          <w:p w14:paraId="1ADA7367" w14:textId="6E8578EA" w:rsidR="00B83F5B" w:rsidRDefault="00710A59" w:rsidP="00B83F5B">
            <w:r>
              <w:t>LBCSClassification</w:t>
            </w:r>
          </w:p>
        </w:tc>
      </w:tr>
      <w:tr w:rsidR="00B83F5B" w14:paraId="6DAC61E9" w14:textId="77777777" w:rsidTr="00E80D3C">
        <w:trPr>
          <w:cantSplit/>
        </w:trPr>
        <w:tc>
          <w:tcPr>
            <w:tcW w:w="2771" w:type="dxa"/>
            <w:vMerge/>
          </w:tcPr>
          <w:p w14:paraId="4BCA7D42" w14:textId="77777777" w:rsidR="00B83F5B" w:rsidRDefault="00B83F5B" w:rsidP="00B83F5B"/>
        </w:tc>
        <w:tc>
          <w:tcPr>
            <w:tcW w:w="2911" w:type="dxa"/>
          </w:tcPr>
          <w:p w14:paraId="32342DB6" w14:textId="77777777" w:rsidR="00B83F5B" w:rsidRDefault="00B83F5B" w:rsidP="00B83F5B">
            <w:r>
              <w:t>equivalentClass</w:t>
            </w:r>
          </w:p>
        </w:tc>
        <w:tc>
          <w:tcPr>
            <w:tcW w:w="3668" w:type="dxa"/>
          </w:tcPr>
          <w:p w14:paraId="16CA65B4" w14:textId="77777777" w:rsidR="00B83F5B" w:rsidRDefault="00B83F5B" w:rsidP="00B83F5B">
            <w:proofErr w:type="gramStart"/>
            <w:r>
              <w:t>lbcs:Site</w:t>
            </w:r>
            <w:proofErr w:type="gramEnd"/>
          </w:p>
        </w:tc>
      </w:tr>
      <w:tr w:rsidR="00B83F5B" w14:paraId="647EB0DD" w14:textId="77777777" w:rsidTr="00E80D3C">
        <w:trPr>
          <w:cantSplit/>
        </w:trPr>
        <w:tc>
          <w:tcPr>
            <w:tcW w:w="2771" w:type="dxa"/>
            <w:vMerge w:val="restart"/>
          </w:tcPr>
          <w:p w14:paraId="09351857" w14:textId="77777777" w:rsidR="00B83F5B" w:rsidRDefault="00B83F5B" w:rsidP="00B83F5B">
            <w:r>
              <w:t>OwnershipClassification</w:t>
            </w:r>
          </w:p>
        </w:tc>
        <w:tc>
          <w:tcPr>
            <w:tcW w:w="2911" w:type="dxa"/>
          </w:tcPr>
          <w:p w14:paraId="54F37C46" w14:textId="77777777" w:rsidR="00B83F5B" w:rsidRDefault="00B83F5B" w:rsidP="00B83F5B">
            <w:r>
              <w:t>subclassOf</w:t>
            </w:r>
          </w:p>
        </w:tc>
        <w:tc>
          <w:tcPr>
            <w:tcW w:w="3668" w:type="dxa"/>
          </w:tcPr>
          <w:p w14:paraId="1BF36BE3" w14:textId="117CA039" w:rsidR="00B83F5B" w:rsidRDefault="00710A59" w:rsidP="00B83F5B">
            <w:r>
              <w:t>LBCSClassification</w:t>
            </w:r>
          </w:p>
        </w:tc>
      </w:tr>
      <w:tr w:rsidR="00B83F5B" w14:paraId="7E6E75FE" w14:textId="77777777" w:rsidTr="00E80D3C">
        <w:trPr>
          <w:cantSplit/>
        </w:trPr>
        <w:tc>
          <w:tcPr>
            <w:tcW w:w="2771" w:type="dxa"/>
            <w:vMerge/>
          </w:tcPr>
          <w:p w14:paraId="6B540079" w14:textId="77777777" w:rsidR="00B83F5B" w:rsidRDefault="00B83F5B" w:rsidP="00B83F5B"/>
        </w:tc>
        <w:tc>
          <w:tcPr>
            <w:tcW w:w="2911" w:type="dxa"/>
          </w:tcPr>
          <w:p w14:paraId="10A31B45" w14:textId="77777777" w:rsidR="00B83F5B" w:rsidRDefault="00B83F5B" w:rsidP="00B83F5B">
            <w:r>
              <w:t>equivalentClass</w:t>
            </w:r>
          </w:p>
        </w:tc>
        <w:tc>
          <w:tcPr>
            <w:tcW w:w="3668" w:type="dxa"/>
          </w:tcPr>
          <w:p w14:paraId="5C59DC8A" w14:textId="77777777" w:rsidR="00B83F5B" w:rsidRDefault="00B83F5B" w:rsidP="00B83F5B">
            <w:proofErr w:type="gramStart"/>
            <w:r>
              <w:t>lbcs:Ownership</w:t>
            </w:r>
            <w:proofErr w:type="gramEnd"/>
          </w:p>
        </w:tc>
      </w:tr>
      <w:tr w:rsidR="00E06B62" w14:paraId="0718E785" w14:textId="77777777" w:rsidTr="00E80D3C">
        <w:trPr>
          <w:cantSplit/>
        </w:trPr>
        <w:tc>
          <w:tcPr>
            <w:tcW w:w="2771" w:type="dxa"/>
            <w:vMerge w:val="restart"/>
          </w:tcPr>
          <w:p w14:paraId="331A3A05" w14:textId="617684C6" w:rsidR="00E06B62" w:rsidRDefault="00E06B62" w:rsidP="00B83F5B">
            <w:r>
              <w:t>CLUMPClassification</w:t>
            </w:r>
          </w:p>
        </w:tc>
        <w:tc>
          <w:tcPr>
            <w:tcW w:w="2911" w:type="dxa"/>
          </w:tcPr>
          <w:p w14:paraId="10308DB0" w14:textId="1AD08742" w:rsidR="00E06B62" w:rsidRDefault="00E06B62" w:rsidP="00B83F5B">
            <w:r>
              <w:t>subclassOf</w:t>
            </w:r>
          </w:p>
        </w:tc>
        <w:tc>
          <w:tcPr>
            <w:tcW w:w="3668" w:type="dxa"/>
          </w:tcPr>
          <w:p w14:paraId="31B8516F" w14:textId="4CE1B4F6" w:rsidR="00E06B62" w:rsidRDefault="00E06B62" w:rsidP="00B83F5B">
            <w:r>
              <w:t>LandUseClassification</w:t>
            </w:r>
          </w:p>
        </w:tc>
      </w:tr>
      <w:tr w:rsidR="00E06B62" w14:paraId="03B704E1" w14:textId="77777777" w:rsidTr="00E80D3C">
        <w:trPr>
          <w:cantSplit/>
        </w:trPr>
        <w:tc>
          <w:tcPr>
            <w:tcW w:w="2771" w:type="dxa"/>
            <w:vMerge/>
          </w:tcPr>
          <w:p w14:paraId="7A96678A" w14:textId="77777777" w:rsidR="00E06B62" w:rsidRDefault="00E06B62" w:rsidP="00B83F5B"/>
        </w:tc>
        <w:tc>
          <w:tcPr>
            <w:tcW w:w="2911" w:type="dxa"/>
          </w:tcPr>
          <w:p w14:paraId="770F1848" w14:textId="4FBB1081" w:rsidR="00E06B62" w:rsidRDefault="00E06B62" w:rsidP="00B83F5B">
            <w:r>
              <w:t>equivalentTo</w:t>
            </w:r>
          </w:p>
        </w:tc>
        <w:tc>
          <w:tcPr>
            <w:tcW w:w="3668"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80D3C">
        <w:trPr>
          <w:cantSplit/>
        </w:trPr>
        <w:tc>
          <w:tcPr>
            <w:tcW w:w="2771" w:type="dxa"/>
            <w:vMerge w:val="restart"/>
          </w:tcPr>
          <w:p w14:paraId="76F15E03" w14:textId="280C6D48" w:rsidR="00E06B62" w:rsidRDefault="00E06B62" w:rsidP="00B76537">
            <w:r>
              <w:t>AAFCClassification</w:t>
            </w:r>
          </w:p>
        </w:tc>
        <w:tc>
          <w:tcPr>
            <w:tcW w:w="2911" w:type="dxa"/>
          </w:tcPr>
          <w:p w14:paraId="24B09E9D" w14:textId="219C1BC9" w:rsidR="00E06B62" w:rsidRDefault="00E06B62" w:rsidP="00B76537">
            <w:r>
              <w:t>subclassOf</w:t>
            </w:r>
          </w:p>
        </w:tc>
        <w:tc>
          <w:tcPr>
            <w:tcW w:w="3668" w:type="dxa"/>
          </w:tcPr>
          <w:p w14:paraId="26C1BAE3" w14:textId="7CE2BD5D" w:rsidR="00E06B62" w:rsidRDefault="00E06B62" w:rsidP="00B76537">
            <w:r>
              <w:t>LandUseClassification</w:t>
            </w:r>
          </w:p>
        </w:tc>
      </w:tr>
      <w:tr w:rsidR="00E06B62" w14:paraId="490A0B70" w14:textId="77777777" w:rsidTr="00E80D3C">
        <w:trPr>
          <w:cantSplit/>
        </w:trPr>
        <w:tc>
          <w:tcPr>
            <w:tcW w:w="2771" w:type="dxa"/>
            <w:vMerge/>
          </w:tcPr>
          <w:p w14:paraId="19FA0995" w14:textId="77777777" w:rsidR="00E06B62" w:rsidRDefault="00E06B62" w:rsidP="00B76537"/>
        </w:tc>
        <w:tc>
          <w:tcPr>
            <w:tcW w:w="2911" w:type="dxa"/>
          </w:tcPr>
          <w:p w14:paraId="284E54EC" w14:textId="21659923" w:rsidR="00E06B62" w:rsidRDefault="00E06B62" w:rsidP="00B76537">
            <w:r>
              <w:t>equivalentTo</w:t>
            </w:r>
          </w:p>
        </w:tc>
        <w:tc>
          <w:tcPr>
            <w:tcW w:w="3668"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80D3C">
        <w:trPr>
          <w:cantSplit/>
        </w:trPr>
        <w:tc>
          <w:tcPr>
            <w:tcW w:w="2771" w:type="dxa"/>
            <w:vMerge w:val="restart"/>
          </w:tcPr>
          <w:p w14:paraId="7581A3AF" w14:textId="1E9B64C7" w:rsidR="00E06B62" w:rsidRDefault="00E06B62" w:rsidP="00B76537">
            <w:r>
              <w:t>Unclassified</w:t>
            </w:r>
          </w:p>
        </w:tc>
        <w:tc>
          <w:tcPr>
            <w:tcW w:w="2911" w:type="dxa"/>
          </w:tcPr>
          <w:p w14:paraId="09717460" w14:textId="4A75DD5D" w:rsidR="00E06B62" w:rsidRDefault="00E06B62" w:rsidP="00B76537">
            <w:r>
              <w:t>subclassOf</w:t>
            </w:r>
          </w:p>
        </w:tc>
        <w:tc>
          <w:tcPr>
            <w:tcW w:w="3668" w:type="dxa"/>
          </w:tcPr>
          <w:p w14:paraId="608A4DD5" w14:textId="26BA2608" w:rsidR="00E06B62" w:rsidRDefault="00E06B62" w:rsidP="00B76537">
            <w:r>
              <w:t>AAFCClassification</w:t>
            </w:r>
          </w:p>
        </w:tc>
      </w:tr>
      <w:tr w:rsidR="00E06B62" w14:paraId="53D1E77C" w14:textId="77777777" w:rsidTr="00E80D3C">
        <w:trPr>
          <w:cantSplit/>
        </w:trPr>
        <w:tc>
          <w:tcPr>
            <w:tcW w:w="2771" w:type="dxa"/>
            <w:vMerge/>
          </w:tcPr>
          <w:p w14:paraId="7475C7E4" w14:textId="77777777" w:rsidR="00E06B62" w:rsidRDefault="00E06B62" w:rsidP="00B76537"/>
        </w:tc>
        <w:tc>
          <w:tcPr>
            <w:tcW w:w="2911" w:type="dxa"/>
          </w:tcPr>
          <w:p w14:paraId="658263E5" w14:textId="36AA6294" w:rsidR="00E06B62" w:rsidRDefault="00E06B62" w:rsidP="00B76537">
            <w:r>
              <w:t>equivalentTo</w:t>
            </w:r>
          </w:p>
        </w:tc>
        <w:tc>
          <w:tcPr>
            <w:tcW w:w="3668" w:type="dxa"/>
          </w:tcPr>
          <w:p w14:paraId="563F41F3" w14:textId="4A37F829" w:rsidR="00E06B62" w:rsidRDefault="0062743B" w:rsidP="00B76537">
            <w:r w:rsidRPr="0062743B">
              <w:t>hasAAFCCode value "11"</w:t>
            </w:r>
          </w:p>
        </w:tc>
      </w:tr>
      <w:tr w:rsidR="00F95B7F" w14:paraId="5207F4BC" w14:textId="77777777" w:rsidTr="00E80D3C">
        <w:trPr>
          <w:cantSplit/>
        </w:trPr>
        <w:tc>
          <w:tcPr>
            <w:tcW w:w="2771" w:type="dxa"/>
            <w:vMerge w:val="restart"/>
          </w:tcPr>
          <w:p w14:paraId="1CB4314E" w14:textId="40A8FCE0" w:rsidR="00F95B7F" w:rsidRDefault="00F95B7F" w:rsidP="00E06B62">
            <w:r>
              <w:t>Settlement</w:t>
            </w:r>
          </w:p>
        </w:tc>
        <w:tc>
          <w:tcPr>
            <w:tcW w:w="2911" w:type="dxa"/>
          </w:tcPr>
          <w:p w14:paraId="47D45155" w14:textId="2423D377" w:rsidR="00F95B7F" w:rsidRDefault="00F95B7F" w:rsidP="00E06B62">
            <w:r>
              <w:t>subclassOf</w:t>
            </w:r>
          </w:p>
        </w:tc>
        <w:tc>
          <w:tcPr>
            <w:tcW w:w="3668" w:type="dxa"/>
          </w:tcPr>
          <w:p w14:paraId="3740F51C" w14:textId="0D7446DD" w:rsidR="00F95B7F" w:rsidRDefault="00F95B7F" w:rsidP="00E06B62">
            <w:r>
              <w:t>AAFCClassification</w:t>
            </w:r>
          </w:p>
        </w:tc>
      </w:tr>
      <w:tr w:rsidR="00F95B7F" w14:paraId="409CAB7E" w14:textId="77777777" w:rsidTr="00E80D3C">
        <w:trPr>
          <w:cantSplit/>
        </w:trPr>
        <w:tc>
          <w:tcPr>
            <w:tcW w:w="2771" w:type="dxa"/>
            <w:vMerge/>
          </w:tcPr>
          <w:p w14:paraId="24A5097D" w14:textId="77777777" w:rsidR="00F95B7F" w:rsidRDefault="00F95B7F" w:rsidP="00E06B62"/>
        </w:tc>
        <w:tc>
          <w:tcPr>
            <w:tcW w:w="2911" w:type="dxa"/>
          </w:tcPr>
          <w:p w14:paraId="6A69CDA9" w14:textId="556BDCDC" w:rsidR="00F95B7F" w:rsidRDefault="00F95B7F" w:rsidP="00E06B62">
            <w:r>
              <w:t>equivalentTo</w:t>
            </w:r>
          </w:p>
        </w:tc>
        <w:tc>
          <w:tcPr>
            <w:tcW w:w="3668" w:type="dxa"/>
          </w:tcPr>
          <w:p w14:paraId="7803B0A5" w14:textId="0DA8CE5B" w:rsidR="00F95B7F" w:rsidRDefault="0062743B" w:rsidP="00E06B62">
            <w:r w:rsidRPr="0062743B">
              <w:t>hasAAFCCode value "21"</w:t>
            </w:r>
          </w:p>
        </w:tc>
      </w:tr>
      <w:tr w:rsidR="00F95B7F" w14:paraId="28E20BD3" w14:textId="77777777" w:rsidTr="00E80D3C">
        <w:trPr>
          <w:cantSplit/>
        </w:trPr>
        <w:tc>
          <w:tcPr>
            <w:tcW w:w="2771" w:type="dxa"/>
            <w:vMerge w:val="restart"/>
          </w:tcPr>
          <w:p w14:paraId="669F6A6A" w14:textId="1D552D51" w:rsidR="00F95B7F" w:rsidRDefault="00F95B7F" w:rsidP="00F95B7F">
            <w:r>
              <w:t>Roads</w:t>
            </w:r>
          </w:p>
        </w:tc>
        <w:tc>
          <w:tcPr>
            <w:tcW w:w="2911" w:type="dxa"/>
          </w:tcPr>
          <w:p w14:paraId="0CC24AA3" w14:textId="653BD3A3" w:rsidR="00F95B7F" w:rsidRDefault="00F95B7F" w:rsidP="00F95B7F">
            <w:r>
              <w:t>subclassOf</w:t>
            </w:r>
          </w:p>
        </w:tc>
        <w:tc>
          <w:tcPr>
            <w:tcW w:w="3668" w:type="dxa"/>
          </w:tcPr>
          <w:p w14:paraId="14B618CC" w14:textId="433304AF" w:rsidR="00F95B7F" w:rsidRPr="00E06B62" w:rsidRDefault="00F95B7F" w:rsidP="00F95B7F">
            <w:r>
              <w:t>AAFCClassification</w:t>
            </w:r>
          </w:p>
        </w:tc>
      </w:tr>
      <w:tr w:rsidR="00F95B7F" w14:paraId="66120554" w14:textId="77777777" w:rsidTr="00E80D3C">
        <w:trPr>
          <w:cantSplit/>
        </w:trPr>
        <w:tc>
          <w:tcPr>
            <w:tcW w:w="2771" w:type="dxa"/>
            <w:vMerge/>
          </w:tcPr>
          <w:p w14:paraId="652E5B90" w14:textId="77777777" w:rsidR="00F95B7F" w:rsidRDefault="00F95B7F" w:rsidP="00F95B7F"/>
        </w:tc>
        <w:tc>
          <w:tcPr>
            <w:tcW w:w="2911" w:type="dxa"/>
          </w:tcPr>
          <w:p w14:paraId="3E7B8DB6" w14:textId="5C63622C" w:rsidR="00F95B7F" w:rsidRDefault="00F95B7F" w:rsidP="00F95B7F">
            <w:r>
              <w:t>equivalentTo</w:t>
            </w:r>
          </w:p>
        </w:tc>
        <w:tc>
          <w:tcPr>
            <w:tcW w:w="3668" w:type="dxa"/>
          </w:tcPr>
          <w:p w14:paraId="24F85643" w14:textId="64C48307" w:rsidR="00F95B7F" w:rsidRDefault="0062743B" w:rsidP="00F95B7F">
            <w:r w:rsidRPr="0062743B">
              <w:t>hasAAFCCode value "25"</w:t>
            </w:r>
          </w:p>
        </w:tc>
      </w:tr>
      <w:tr w:rsidR="00AD6A9C" w14:paraId="3EEC6848" w14:textId="77777777" w:rsidTr="00E80D3C">
        <w:trPr>
          <w:cantSplit/>
        </w:trPr>
        <w:tc>
          <w:tcPr>
            <w:tcW w:w="2771" w:type="dxa"/>
            <w:vMerge w:val="restart"/>
          </w:tcPr>
          <w:p w14:paraId="0D2D3077" w14:textId="3D1D54DF" w:rsidR="00AD6A9C" w:rsidRDefault="00AD6A9C" w:rsidP="00F95B7F">
            <w:r>
              <w:t>Water</w:t>
            </w:r>
          </w:p>
        </w:tc>
        <w:tc>
          <w:tcPr>
            <w:tcW w:w="2911" w:type="dxa"/>
          </w:tcPr>
          <w:p w14:paraId="19A90E70" w14:textId="3E8274E9" w:rsidR="00AD6A9C" w:rsidRDefault="00AD6A9C" w:rsidP="00F95B7F">
            <w:r>
              <w:t>subclassOf</w:t>
            </w:r>
          </w:p>
        </w:tc>
        <w:tc>
          <w:tcPr>
            <w:tcW w:w="3668" w:type="dxa"/>
          </w:tcPr>
          <w:p w14:paraId="059BA3ED" w14:textId="2DCBE7A9" w:rsidR="00AD6A9C" w:rsidRPr="00E06B62" w:rsidRDefault="00AD6A9C" w:rsidP="00F95B7F">
            <w:r>
              <w:t>AAFCClassification</w:t>
            </w:r>
          </w:p>
        </w:tc>
      </w:tr>
      <w:tr w:rsidR="00AD6A9C" w14:paraId="5D4043AC" w14:textId="77777777" w:rsidTr="00E80D3C">
        <w:trPr>
          <w:cantSplit/>
        </w:trPr>
        <w:tc>
          <w:tcPr>
            <w:tcW w:w="2771" w:type="dxa"/>
            <w:vMerge/>
          </w:tcPr>
          <w:p w14:paraId="32EDD5E1" w14:textId="77777777" w:rsidR="00AD6A9C" w:rsidRDefault="00AD6A9C" w:rsidP="00F95B7F"/>
        </w:tc>
        <w:tc>
          <w:tcPr>
            <w:tcW w:w="2911" w:type="dxa"/>
          </w:tcPr>
          <w:p w14:paraId="6932D820" w14:textId="057100EB" w:rsidR="00AD6A9C" w:rsidRDefault="00AD6A9C" w:rsidP="00F95B7F">
            <w:r>
              <w:t>equivalentTo</w:t>
            </w:r>
          </w:p>
        </w:tc>
        <w:tc>
          <w:tcPr>
            <w:tcW w:w="3668" w:type="dxa"/>
          </w:tcPr>
          <w:p w14:paraId="5E9A3717" w14:textId="0271F655" w:rsidR="00AD6A9C" w:rsidRDefault="0062743B" w:rsidP="00F95B7F">
            <w:r w:rsidRPr="0062743B">
              <w:t>hasAAFCCode value "31"</w:t>
            </w:r>
          </w:p>
        </w:tc>
      </w:tr>
      <w:tr w:rsidR="00AD6A9C" w14:paraId="0B5FF89E" w14:textId="77777777" w:rsidTr="00E80D3C">
        <w:trPr>
          <w:cantSplit/>
        </w:trPr>
        <w:tc>
          <w:tcPr>
            <w:tcW w:w="2771" w:type="dxa"/>
            <w:vMerge w:val="restart"/>
          </w:tcPr>
          <w:p w14:paraId="70D79D0E" w14:textId="3B86DB2C" w:rsidR="00AD6A9C" w:rsidRDefault="00AD6A9C" w:rsidP="00AD6A9C">
            <w:r>
              <w:t>Forest</w:t>
            </w:r>
          </w:p>
        </w:tc>
        <w:tc>
          <w:tcPr>
            <w:tcW w:w="2911" w:type="dxa"/>
          </w:tcPr>
          <w:p w14:paraId="1AB105AB" w14:textId="1E4F0BCF" w:rsidR="00AD6A9C" w:rsidRDefault="00AD6A9C" w:rsidP="00AD6A9C">
            <w:r>
              <w:t>subclassOf</w:t>
            </w:r>
          </w:p>
        </w:tc>
        <w:tc>
          <w:tcPr>
            <w:tcW w:w="3668" w:type="dxa"/>
          </w:tcPr>
          <w:p w14:paraId="14333409" w14:textId="5984BB32" w:rsidR="00AD6A9C" w:rsidRPr="00E06B62" w:rsidRDefault="00AD6A9C" w:rsidP="00AD6A9C">
            <w:r>
              <w:t>AAFCClassification</w:t>
            </w:r>
          </w:p>
        </w:tc>
      </w:tr>
      <w:tr w:rsidR="00AD6A9C" w14:paraId="79E260FB" w14:textId="77777777" w:rsidTr="00E80D3C">
        <w:trPr>
          <w:cantSplit/>
        </w:trPr>
        <w:tc>
          <w:tcPr>
            <w:tcW w:w="2771" w:type="dxa"/>
            <w:vMerge/>
          </w:tcPr>
          <w:p w14:paraId="573C6847" w14:textId="77777777" w:rsidR="00AD6A9C" w:rsidRDefault="00AD6A9C" w:rsidP="00AD6A9C"/>
        </w:tc>
        <w:tc>
          <w:tcPr>
            <w:tcW w:w="2911" w:type="dxa"/>
          </w:tcPr>
          <w:p w14:paraId="437954C5" w14:textId="7CAF70B8" w:rsidR="00AD6A9C" w:rsidRDefault="00AD6A9C" w:rsidP="00AD6A9C">
            <w:r>
              <w:t>equivalentTo</w:t>
            </w:r>
          </w:p>
        </w:tc>
        <w:tc>
          <w:tcPr>
            <w:tcW w:w="3668" w:type="dxa"/>
          </w:tcPr>
          <w:p w14:paraId="20B5CF67" w14:textId="0C74CA6E" w:rsidR="00AD6A9C" w:rsidRDefault="0062743B" w:rsidP="00AD6A9C">
            <w:r w:rsidRPr="0062743B">
              <w:t>hasAAFCCode value "41"</w:t>
            </w:r>
          </w:p>
        </w:tc>
      </w:tr>
      <w:tr w:rsidR="00AD6A9C" w14:paraId="14F80D7F" w14:textId="77777777" w:rsidTr="00E80D3C">
        <w:trPr>
          <w:cantSplit/>
        </w:trPr>
        <w:tc>
          <w:tcPr>
            <w:tcW w:w="2771" w:type="dxa"/>
            <w:vMerge w:val="restart"/>
          </w:tcPr>
          <w:p w14:paraId="7E211FA7" w14:textId="20ADC7C7" w:rsidR="00AD6A9C" w:rsidRDefault="00AD6A9C" w:rsidP="00AD6A9C">
            <w:r>
              <w:t>ForestWetland</w:t>
            </w:r>
          </w:p>
        </w:tc>
        <w:tc>
          <w:tcPr>
            <w:tcW w:w="2911" w:type="dxa"/>
          </w:tcPr>
          <w:p w14:paraId="57C84E37" w14:textId="0F4168A2" w:rsidR="00AD6A9C" w:rsidRDefault="00AD6A9C" w:rsidP="00AD6A9C">
            <w:r>
              <w:t>subclassOf</w:t>
            </w:r>
          </w:p>
        </w:tc>
        <w:tc>
          <w:tcPr>
            <w:tcW w:w="3668" w:type="dxa"/>
          </w:tcPr>
          <w:p w14:paraId="3A6D7A42" w14:textId="5B57C207" w:rsidR="00AD6A9C" w:rsidRPr="00E06B62" w:rsidRDefault="00AD6A9C" w:rsidP="00AD6A9C">
            <w:r>
              <w:t>AAFCClassification</w:t>
            </w:r>
          </w:p>
        </w:tc>
      </w:tr>
      <w:tr w:rsidR="00AD6A9C" w14:paraId="5EDC569A" w14:textId="77777777" w:rsidTr="00E80D3C">
        <w:trPr>
          <w:cantSplit/>
        </w:trPr>
        <w:tc>
          <w:tcPr>
            <w:tcW w:w="2771" w:type="dxa"/>
            <w:vMerge/>
          </w:tcPr>
          <w:p w14:paraId="3C2663CD" w14:textId="77777777" w:rsidR="00AD6A9C" w:rsidRDefault="00AD6A9C" w:rsidP="00AD6A9C"/>
        </w:tc>
        <w:tc>
          <w:tcPr>
            <w:tcW w:w="2911" w:type="dxa"/>
          </w:tcPr>
          <w:p w14:paraId="27CF8125" w14:textId="45F34410" w:rsidR="00AD6A9C" w:rsidRDefault="00AD6A9C" w:rsidP="00AD6A9C">
            <w:r>
              <w:t>equivalentTo</w:t>
            </w:r>
          </w:p>
        </w:tc>
        <w:tc>
          <w:tcPr>
            <w:tcW w:w="3668" w:type="dxa"/>
          </w:tcPr>
          <w:p w14:paraId="5E9A41D4" w14:textId="701E8484" w:rsidR="00AD6A9C" w:rsidRDefault="0062743B" w:rsidP="00AD6A9C">
            <w:r w:rsidRPr="0062743B">
              <w:t>hasAAFCCode value "42"</w:t>
            </w:r>
          </w:p>
        </w:tc>
      </w:tr>
      <w:tr w:rsidR="00AD6A9C" w14:paraId="781DEFFE" w14:textId="77777777" w:rsidTr="00E80D3C">
        <w:trPr>
          <w:cantSplit/>
        </w:trPr>
        <w:tc>
          <w:tcPr>
            <w:tcW w:w="2771" w:type="dxa"/>
            <w:vMerge w:val="restart"/>
          </w:tcPr>
          <w:p w14:paraId="6302B77B" w14:textId="30B81CC0" w:rsidR="00AD6A9C" w:rsidRDefault="00AD6A9C" w:rsidP="00AD6A9C">
            <w:r>
              <w:t>Trees</w:t>
            </w:r>
          </w:p>
        </w:tc>
        <w:tc>
          <w:tcPr>
            <w:tcW w:w="2911" w:type="dxa"/>
          </w:tcPr>
          <w:p w14:paraId="7A45CF48" w14:textId="5DC928D9" w:rsidR="00AD6A9C" w:rsidRDefault="00AD6A9C" w:rsidP="00AD6A9C">
            <w:r>
              <w:t>subclassOf</w:t>
            </w:r>
          </w:p>
        </w:tc>
        <w:tc>
          <w:tcPr>
            <w:tcW w:w="3668" w:type="dxa"/>
          </w:tcPr>
          <w:p w14:paraId="632E090C" w14:textId="0930F68F" w:rsidR="00AD6A9C" w:rsidRPr="00E06B62" w:rsidRDefault="00AD6A9C" w:rsidP="00AD6A9C">
            <w:r>
              <w:t>AAFCClassification</w:t>
            </w:r>
          </w:p>
        </w:tc>
      </w:tr>
      <w:tr w:rsidR="00AD6A9C" w14:paraId="3D1D6137" w14:textId="77777777" w:rsidTr="00E80D3C">
        <w:trPr>
          <w:cantSplit/>
        </w:trPr>
        <w:tc>
          <w:tcPr>
            <w:tcW w:w="2771" w:type="dxa"/>
            <w:vMerge/>
          </w:tcPr>
          <w:p w14:paraId="16C22F5A" w14:textId="77777777" w:rsidR="00AD6A9C" w:rsidRDefault="00AD6A9C" w:rsidP="00AD6A9C"/>
        </w:tc>
        <w:tc>
          <w:tcPr>
            <w:tcW w:w="2911" w:type="dxa"/>
          </w:tcPr>
          <w:p w14:paraId="329F3A68" w14:textId="2B2743BD" w:rsidR="00AD6A9C" w:rsidRDefault="00AD6A9C" w:rsidP="00AD6A9C">
            <w:r>
              <w:t>equivalentTo</w:t>
            </w:r>
          </w:p>
        </w:tc>
        <w:tc>
          <w:tcPr>
            <w:tcW w:w="3668" w:type="dxa"/>
          </w:tcPr>
          <w:p w14:paraId="21906FCA" w14:textId="44CC665C" w:rsidR="00AD6A9C" w:rsidRDefault="0062743B" w:rsidP="00AD6A9C">
            <w:r w:rsidRPr="0062743B">
              <w:t>hasAAFCCode value "45"</w:t>
            </w:r>
          </w:p>
        </w:tc>
      </w:tr>
      <w:tr w:rsidR="00F91428" w14:paraId="28DCF21B" w14:textId="77777777" w:rsidTr="00E80D3C">
        <w:trPr>
          <w:cantSplit/>
        </w:trPr>
        <w:tc>
          <w:tcPr>
            <w:tcW w:w="2771" w:type="dxa"/>
            <w:vMerge w:val="restart"/>
          </w:tcPr>
          <w:p w14:paraId="3270B17F" w14:textId="463105F5" w:rsidR="00F91428" w:rsidRDefault="00F91428" w:rsidP="00AD6A9C">
            <w:r>
              <w:t>TreedWetland</w:t>
            </w:r>
          </w:p>
        </w:tc>
        <w:tc>
          <w:tcPr>
            <w:tcW w:w="2911" w:type="dxa"/>
          </w:tcPr>
          <w:p w14:paraId="285619C6" w14:textId="301936DE" w:rsidR="00F91428" w:rsidRDefault="00F91428" w:rsidP="00AD6A9C">
            <w:r>
              <w:t>subclassOf</w:t>
            </w:r>
          </w:p>
        </w:tc>
        <w:tc>
          <w:tcPr>
            <w:tcW w:w="3668" w:type="dxa"/>
          </w:tcPr>
          <w:p w14:paraId="0A278318" w14:textId="525AAA34" w:rsidR="00F91428" w:rsidRPr="00E06B62" w:rsidRDefault="00F91428" w:rsidP="00AD6A9C">
            <w:r>
              <w:t>AAFCClassification</w:t>
            </w:r>
          </w:p>
        </w:tc>
      </w:tr>
      <w:tr w:rsidR="00F91428" w14:paraId="5E088CFE" w14:textId="77777777" w:rsidTr="00E80D3C">
        <w:trPr>
          <w:cantSplit/>
        </w:trPr>
        <w:tc>
          <w:tcPr>
            <w:tcW w:w="2771" w:type="dxa"/>
            <w:vMerge/>
          </w:tcPr>
          <w:p w14:paraId="131415AA" w14:textId="77777777" w:rsidR="00F91428" w:rsidRDefault="00F91428" w:rsidP="00AD6A9C"/>
        </w:tc>
        <w:tc>
          <w:tcPr>
            <w:tcW w:w="2911" w:type="dxa"/>
          </w:tcPr>
          <w:p w14:paraId="048FC552" w14:textId="0915DAA6" w:rsidR="00F91428" w:rsidRDefault="00F91428" w:rsidP="00AD6A9C">
            <w:r>
              <w:t>equivalentTo</w:t>
            </w:r>
          </w:p>
        </w:tc>
        <w:tc>
          <w:tcPr>
            <w:tcW w:w="3668" w:type="dxa"/>
          </w:tcPr>
          <w:p w14:paraId="1A9194DC" w14:textId="03A68BAD" w:rsidR="00F91428" w:rsidRDefault="0062743B" w:rsidP="00AD6A9C">
            <w:r w:rsidRPr="0062743B">
              <w:t>hasAAFCCode value "46"</w:t>
            </w:r>
          </w:p>
        </w:tc>
      </w:tr>
      <w:tr w:rsidR="00C21459" w14:paraId="6D38F101" w14:textId="77777777" w:rsidTr="00E80D3C">
        <w:trPr>
          <w:cantSplit/>
        </w:trPr>
        <w:tc>
          <w:tcPr>
            <w:tcW w:w="2771" w:type="dxa"/>
            <w:vMerge w:val="restart"/>
          </w:tcPr>
          <w:p w14:paraId="56395388" w14:textId="71B12990" w:rsidR="00C21459" w:rsidRDefault="00C21459" w:rsidP="00F91428">
            <w:r>
              <w:t>AAFCCropland</w:t>
            </w:r>
          </w:p>
        </w:tc>
        <w:tc>
          <w:tcPr>
            <w:tcW w:w="2911" w:type="dxa"/>
          </w:tcPr>
          <w:p w14:paraId="70467B32" w14:textId="519596C8" w:rsidR="00C21459" w:rsidRDefault="00C21459" w:rsidP="00F91428">
            <w:r>
              <w:t>subclassOf</w:t>
            </w:r>
          </w:p>
        </w:tc>
        <w:tc>
          <w:tcPr>
            <w:tcW w:w="3668" w:type="dxa"/>
          </w:tcPr>
          <w:p w14:paraId="5AF1117E" w14:textId="72C655AA" w:rsidR="00C21459" w:rsidRPr="00E06B62" w:rsidRDefault="00C21459" w:rsidP="00F91428">
            <w:r>
              <w:t>AAFCClassification</w:t>
            </w:r>
          </w:p>
        </w:tc>
      </w:tr>
      <w:tr w:rsidR="00C21459" w14:paraId="112BD76D" w14:textId="77777777" w:rsidTr="00E80D3C">
        <w:trPr>
          <w:cantSplit/>
        </w:trPr>
        <w:tc>
          <w:tcPr>
            <w:tcW w:w="2771" w:type="dxa"/>
            <w:vMerge/>
          </w:tcPr>
          <w:p w14:paraId="0D9F95BC" w14:textId="77777777" w:rsidR="00C21459" w:rsidRDefault="00C21459" w:rsidP="00F91428"/>
        </w:tc>
        <w:tc>
          <w:tcPr>
            <w:tcW w:w="2911" w:type="dxa"/>
          </w:tcPr>
          <w:p w14:paraId="3E401754" w14:textId="59F43C80" w:rsidR="00C21459" w:rsidRDefault="00C21459" w:rsidP="00F91428">
            <w:r>
              <w:t>equivalentTo</w:t>
            </w:r>
          </w:p>
        </w:tc>
        <w:tc>
          <w:tcPr>
            <w:tcW w:w="3668" w:type="dxa"/>
          </w:tcPr>
          <w:p w14:paraId="3BCBB6AD" w14:textId="29E93894" w:rsidR="00C21459" w:rsidRDefault="0062743B" w:rsidP="00F91428">
            <w:r w:rsidRPr="0062743B">
              <w:t>hasAAFCCode value "51"</w:t>
            </w:r>
          </w:p>
        </w:tc>
      </w:tr>
      <w:tr w:rsidR="00F91769" w14:paraId="79652DA4" w14:textId="77777777" w:rsidTr="00E80D3C">
        <w:trPr>
          <w:cantSplit/>
        </w:trPr>
        <w:tc>
          <w:tcPr>
            <w:tcW w:w="2771" w:type="dxa"/>
            <w:vMerge w:val="restart"/>
          </w:tcPr>
          <w:p w14:paraId="636B24FF" w14:textId="78B26EAC" w:rsidR="00F91769" w:rsidRDefault="00F91769" w:rsidP="00C21459">
            <w:r>
              <w:t>GrasslandManaged</w:t>
            </w:r>
          </w:p>
        </w:tc>
        <w:tc>
          <w:tcPr>
            <w:tcW w:w="2911" w:type="dxa"/>
          </w:tcPr>
          <w:p w14:paraId="20773B1B" w14:textId="1F026AD6" w:rsidR="00F91769" w:rsidRDefault="00F91769" w:rsidP="00C21459">
            <w:r>
              <w:t>subclassOf</w:t>
            </w:r>
          </w:p>
        </w:tc>
        <w:tc>
          <w:tcPr>
            <w:tcW w:w="3668" w:type="dxa"/>
          </w:tcPr>
          <w:p w14:paraId="192346F0" w14:textId="3AC951A2" w:rsidR="00F91769" w:rsidRPr="00E06B62" w:rsidRDefault="00F91769" w:rsidP="00C21459">
            <w:r>
              <w:t>AAFCClassification</w:t>
            </w:r>
          </w:p>
        </w:tc>
      </w:tr>
      <w:tr w:rsidR="00F91769" w14:paraId="1EF3112F" w14:textId="77777777" w:rsidTr="00E80D3C">
        <w:trPr>
          <w:cantSplit/>
        </w:trPr>
        <w:tc>
          <w:tcPr>
            <w:tcW w:w="2771" w:type="dxa"/>
            <w:vMerge/>
          </w:tcPr>
          <w:p w14:paraId="76A3EBB4" w14:textId="77777777" w:rsidR="00F91769" w:rsidRDefault="00F91769" w:rsidP="00C21459"/>
        </w:tc>
        <w:tc>
          <w:tcPr>
            <w:tcW w:w="2911" w:type="dxa"/>
          </w:tcPr>
          <w:p w14:paraId="099657D9" w14:textId="6DE6FE6E" w:rsidR="00F91769" w:rsidRDefault="00F91769" w:rsidP="00C21459">
            <w:r>
              <w:t>equivalentTo</w:t>
            </w:r>
          </w:p>
        </w:tc>
        <w:tc>
          <w:tcPr>
            <w:tcW w:w="3668" w:type="dxa"/>
          </w:tcPr>
          <w:p w14:paraId="67B4D242" w14:textId="4509C01B" w:rsidR="00F91769" w:rsidRDefault="0062743B" w:rsidP="00C21459">
            <w:r w:rsidRPr="0062743B">
              <w:t>hasAAFCCode value "61"</w:t>
            </w:r>
          </w:p>
        </w:tc>
      </w:tr>
      <w:tr w:rsidR="00270463" w14:paraId="10E73099" w14:textId="77777777" w:rsidTr="00E80D3C">
        <w:trPr>
          <w:cantSplit/>
        </w:trPr>
        <w:tc>
          <w:tcPr>
            <w:tcW w:w="2771" w:type="dxa"/>
            <w:vMerge w:val="restart"/>
          </w:tcPr>
          <w:p w14:paraId="2A6F0CF1" w14:textId="1CA51A00" w:rsidR="00270463" w:rsidRDefault="00270463" w:rsidP="00F91769">
            <w:r>
              <w:t>GrasslandUnmanaged</w:t>
            </w:r>
          </w:p>
        </w:tc>
        <w:tc>
          <w:tcPr>
            <w:tcW w:w="2911" w:type="dxa"/>
          </w:tcPr>
          <w:p w14:paraId="01503679" w14:textId="3D2BB177" w:rsidR="00270463" w:rsidRDefault="00270463" w:rsidP="00F91769">
            <w:r>
              <w:t>subclassOf</w:t>
            </w:r>
          </w:p>
        </w:tc>
        <w:tc>
          <w:tcPr>
            <w:tcW w:w="3668" w:type="dxa"/>
          </w:tcPr>
          <w:p w14:paraId="7D4666EB" w14:textId="5043F374" w:rsidR="00270463" w:rsidRPr="00E06B62" w:rsidRDefault="00270463" w:rsidP="00F91769">
            <w:r>
              <w:t>AAFCClassification</w:t>
            </w:r>
          </w:p>
        </w:tc>
      </w:tr>
      <w:tr w:rsidR="00270463" w14:paraId="208F0B01" w14:textId="77777777" w:rsidTr="00E80D3C">
        <w:trPr>
          <w:cantSplit/>
        </w:trPr>
        <w:tc>
          <w:tcPr>
            <w:tcW w:w="2771" w:type="dxa"/>
            <w:vMerge/>
          </w:tcPr>
          <w:p w14:paraId="433F9809" w14:textId="77777777" w:rsidR="00270463" w:rsidRDefault="00270463" w:rsidP="00F91769"/>
        </w:tc>
        <w:tc>
          <w:tcPr>
            <w:tcW w:w="2911" w:type="dxa"/>
          </w:tcPr>
          <w:p w14:paraId="79B85B4C" w14:textId="2AA5F83C" w:rsidR="00270463" w:rsidRDefault="00270463" w:rsidP="00F91769">
            <w:r>
              <w:t>equivalentTo</w:t>
            </w:r>
          </w:p>
        </w:tc>
        <w:tc>
          <w:tcPr>
            <w:tcW w:w="3668" w:type="dxa"/>
          </w:tcPr>
          <w:p w14:paraId="30935E22" w14:textId="3567FA7A" w:rsidR="00270463" w:rsidRDefault="0062743B" w:rsidP="00F91769">
            <w:r w:rsidRPr="0062743B">
              <w:t>hasAAFCCode value "62"</w:t>
            </w:r>
          </w:p>
        </w:tc>
      </w:tr>
      <w:tr w:rsidR="00270463" w14:paraId="4FA24A00" w14:textId="77777777" w:rsidTr="00E80D3C">
        <w:trPr>
          <w:cantSplit/>
        </w:trPr>
        <w:tc>
          <w:tcPr>
            <w:tcW w:w="2771" w:type="dxa"/>
            <w:vMerge w:val="restart"/>
          </w:tcPr>
          <w:p w14:paraId="63ACF012" w14:textId="211D0F52" w:rsidR="00270463" w:rsidRDefault="00270463" w:rsidP="00270463">
            <w:r>
              <w:t>Wetland</w:t>
            </w:r>
          </w:p>
        </w:tc>
        <w:tc>
          <w:tcPr>
            <w:tcW w:w="2911" w:type="dxa"/>
          </w:tcPr>
          <w:p w14:paraId="7C82C777" w14:textId="53CC6FF7" w:rsidR="00270463" w:rsidRDefault="00270463" w:rsidP="00270463">
            <w:r>
              <w:t>subclassOf</w:t>
            </w:r>
          </w:p>
        </w:tc>
        <w:tc>
          <w:tcPr>
            <w:tcW w:w="3668" w:type="dxa"/>
          </w:tcPr>
          <w:p w14:paraId="402B13C5" w14:textId="64F037FC" w:rsidR="00270463" w:rsidRPr="00E06B62" w:rsidRDefault="00270463" w:rsidP="00270463">
            <w:r>
              <w:t>AAFCClassification</w:t>
            </w:r>
          </w:p>
        </w:tc>
      </w:tr>
      <w:tr w:rsidR="00270463" w14:paraId="72B116C4" w14:textId="77777777" w:rsidTr="00E80D3C">
        <w:trPr>
          <w:cantSplit/>
        </w:trPr>
        <w:tc>
          <w:tcPr>
            <w:tcW w:w="2771" w:type="dxa"/>
            <w:vMerge/>
          </w:tcPr>
          <w:p w14:paraId="4769FD6C" w14:textId="77777777" w:rsidR="00270463" w:rsidRDefault="00270463" w:rsidP="00270463"/>
        </w:tc>
        <w:tc>
          <w:tcPr>
            <w:tcW w:w="2911" w:type="dxa"/>
          </w:tcPr>
          <w:p w14:paraId="482C03E8" w14:textId="0EC35E3C" w:rsidR="00270463" w:rsidRDefault="00270463" w:rsidP="00270463">
            <w:r>
              <w:t>equivalentTo</w:t>
            </w:r>
          </w:p>
        </w:tc>
        <w:tc>
          <w:tcPr>
            <w:tcW w:w="3668" w:type="dxa"/>
          </w:tcPr>
          <w:p w14:paraId="5B9EB5CB" w14:textId="6F13DD16" w:rsidR="00270463" w:rsidRDefault="0062743B" w:rsidP="00270463">
            <w:r w:rsidRPr="0062743B">
              <w:t>hasAAFCCode value "71"</w:t>
            </w:r>
          </w:p>
        </w:tc>
      </w:tr>
      <w:tr w:rsidR="00270463" w14:paraId="61FF70EA" w14:textId="77777777" w:rsidTr="00E80D3C">
        <w:trPr>
          <w:cantSplit/>
        </w:trPr>
        <w:tc>
          <w:tcPr>
            <w:tcW w:w="2771" w:type="dxa"/>
            <w:vMerge w:val="restart"/>
          </w:tcPr>
          <w:p w14:paraId="459A3DFC" w14:textId="2FC0AB66" w:rsidR="00270463" w:rsidRDefault="00270463" w:rsidP="00270463">
            <w:r>
              <w:t>WetlandShrub</w:t>
            </w:r>
          </w:p>
        </w:tc>
        <w:tc>
          <w:tcPr>
            <w:tcW w:w="2911" w:type="dxa"/>
          </w:tcPr>
          <w:p w14:paraId="4948C57D" w14:textId="3D434B1D" w:rsidR="00270463" w:rsidRDefault="00270463" w:rsidP="00270463">
            <w:r>
              <w:t>subclassOf</w:t>
            </w:r>
          </w:p>
        </w:tc>
        <w:tc>
          <w:tcPr>
            <w:tcW w:w="3668" w:type="dxa"/>
          </w:tcPr>
          <w:p w14:paraId="07CD1731" w14:textId="59A5654F" w:rsidR="00270463" w:rsidRPr="00E06B62" w:rsidRDefault="00270463" w:rsidP="00270463">
            <w:r>
              <w:t>AAFCClassification</w:t>
            </w:r>
          </w:p>
        </w:tc>
      </w:tr>
      <w:tr w:rsidR="00270463" w14:paraId="20EFA9DE" w14:textId="77777777" w:rsidTr="00E80D3C">
        <w:trPr>
          <w:cantSplit/>
        </w:trPr>
        <w:tc>
          <w:tcPr>
            <w:tcW w:w="2771" w:type="dxa"/>
            <w:vMerge/>
          </w:tcPr>
          <w:p w14:paraId="11DC0BBE" w14:textId="77777777" w:rsidR="00270463" w:rsidRDefault="00270463" w:rsidP="00270463"/>
        </w:tc>
        <w:tc>
          <w:tcPr>
            <w:tcW w:w="2911" w:type="dxa"/>
          </w:tcPr>
          <w:p w14:paraId="41BB36D0" w14:textId="255463B8" w:rsidR="00270463" w:rsidRDefault="00270463" w:rsidP="00270463">
            <w:r>
              <w:t>equivalentTo</w:t>
            </w:r>
          </w:p>
        </w:tc>
        <w:tc>
          <w:tcPr>
            <w:tcW w:w="3668" w:type="dxa"/>
          </w:tcPr>
          <w:p w14:paraId="4632ABA5" w14:textId="002BB83F" w:rsidR="00270463" w:rsidRDefault="0062743B" w:rsidP="00270463">
            <w:r w:rsidRPr="0062743B">
              <w:t>hasAAFCCode value "73"</w:t>
            </w:r>
          </w:p>
        </w:tc>
      </w:tr>
      <w:tr w:rsidR="00270463" w14:paraId="4A352EBA" w14:textId="77777777" w:rsidTr="00E80D3C">
        <w:trPr>
          <w:cantSplit/>
        </w:trPr>
        <w:tc>
          <w:tcPr>
            <w:tcW w:w="2771" w:type="dxa"/>
            <w:vMerge w:val="restart"/>
          </w:tcPr>
          <w:p w14:paraId="4B891736" w14:textId="092FB1CB" w:rsidR="00270463" w:rsidRDefault="00270463" w:rsidP="00270463">
            <w:r>
              <w:t>WetlandHerb</w:t>
            </w:r>
          </w:p>
        </w:tc>
        <w:tc>
          <w:tcPr>
            <w:tcW w:w="2911" w:type="dxa"/>
          </w:tcPr>
          <w:p w14:paraId="654C555F" w14:textId="232CAC6B" w:rsidR="00270463" w:rsidRDefault="00270463" w:rsidP="00270463">
            <w:r>
              <w:t>subclassOf</w:t>
            </w:r>
          </w:p>
        </w:tc>
        <w:tc>
          <w:tcPr>
            <w:tcW w:w="3668" w:type="dxa"/>
          </w:tcPr>
          <w:p w14:paraId="3C7406C9" w14:textId="03DF5B58" w:rsidR="00270463" w:rsidRPr="00E06B62" w:rsidRDefault="00270463" w:rsidP="00270463">
            <w:r>
              <w:t>AAFCClassification</w:t>
            </w:r>
          </w:p>
        </w:tc>
      </w:tr>
      <w:tr w:rsidR="00270463" w14:paraId="45488A94" w14:textId="77777777" w:rsidTr="00E80D3C">
        <w:trPr>
          <w:cantSplit/>
        </w:trPr>
        <w:tc>
          <w:tcPr>
            <w:tcW w:w="2771" w:type="dxa"/>
            <w:vMerge/>
          </w:tcPr>
          <w:p w14:paraId="4045FFAE" w14:textId="77777777" w:rsidR="00270463" w:rsidRDefault="00270463" w:rsidP="00270463"/>
        </w:tc>
        <w:tc>
          <w:tcPr>
            <w:tcW w:w="2911" w:type="dxa"/>
          </w:tcPr>
          <w:p w14:paraId="586E88DB" w14:textId="0AF92064" w:rsidR="00270463" w:rsidRDefault="00270463" w:rsidP="00270463">
            <w:r>
              <w:t>equivalentTo</w:t>
            </w:r>
          </w:p>
        </w:tc>
        <w:tc>
          <w:tcPr>
            <w:tcW w:w="3668" w:type="dxa"/>
          </w:tcPr>
          <w:p w14:paraId="238520D0" w14:textId="68CD473E" w:rsidR="00270463" w:rsidRDefault="0062743B" w:rsidP="00270463">
            <w:r w:rsidRPr="0062743B">
              <w:t>hasAAFCCode value "74"</w:t>
            </w:r>
          </w:p>
        </w:tc>
      </w:tr>
      <w:tr w:rsidR="00011C71" w14:paraId="5D79A9FA" w14:textId="77777777" w:rsidTr="00E80D3C">
        <w:trPr>
          <w:cantSplit/>
        </w:trPr>
        <w:tc>
          <w:tcPr>
            <w:tcW w:w="2771" w:type="dxa"/>
            <w:vMerge w:val="restart"/>
          </w:tcPr>
          <w:p w14:paraId="42119921" w14:textId="471321F2" w:rsidR="00011C71" w:rsidRDefault="00011C71" w:rsidP="00011C71">
            <w:r>
              <w:t>OtherLand</w:t>
            </w:r>
          </w:p>
        </w:tc>
        <w:tc>
          <w:tcPr>
            <w:tcW w:w="2911" w:type="dxa"/>
          </w:tcPr>
          <w:p w14:paraId="382C56CA" w14:textId="7F027F24" w:rsidR="00011C71" w:rsidRDefault="00011C71" w:rsidP="00011C71">
            <w:r>
              <w:t>subclassOf</w:t>
            </w:r>
          </w:p>
        </w:tc>
        <w:tc>
          <w:tcPr>
            <w:tcW w:w="3668" w:type="dxa"/>
          </w:tcPr>
          <w:p w14:paraId="180A4805" w14:textId="1DD47B9F" w:rsidR="00011C71" w:rsidRPr="00E06B62" w:rsidRDefault="00011C71" w:rsidP="00011C71">
            <w:r>
              <w:t>AAFCClassification</w:t>
            </w:r>
          </w:p>
        </w:tc>
      </w:tr>
      <w:tr w:rsidR="00011C71" w14:paraId="07CBEA90" w14:textId="77777777" w:rsidTr="00E80D3C">
        <w:trPr>
          <w:cantSplit/>
        </w:trPr>
        <w:tc>
          <w:tcPr>
            <w:tcW w:w="2771" w:type="dxa"/>
            <w:vMerge/>
          </w:tcPr>
          <w:p w14:paraId="111CBC58" w14:textId="77777777" w:rsidR="00011C71" w:rsidRDefault="00011C71" w:rsidP="00011C71"/>
        </w:tc>
        <w:tc>
          <w:tcPr>
            <w:tcW w:w="2911" w:type="dxa"/>
          </w:tcPr>
          <w:p w14:paraId="167236DE" w14:textId="34F23CE7" w:rsidR="00011C71" w:rsidRDefault="00011C71" w:rsidP="00011C71">
            <w:r>
              <w:t>equivalentTo</w:t>
            </w:r>
          </w:p>
        </w:tc>
        <w:tc>
          <w:tcPr>
            <w:tcW w:w="3668" w:type="dxa"/>
          </w:tcPr>
          <w:p w14:paraId="36AF8D49" w14:textId="3B7404B5" w:rsidR="00011C71" w:rsidRDefault="0062743B" w:rsidP="00011C71">
            <w:r w:rsidRPr="0062743B">
              <w:t>hasAAFCCode value "91"</w:t>
            </w:r>
          </w:p>
        </w:tc>
      </w:tr>
      <w:tr w:rsidR="00451959" w14:paraId="32872486" w14:textId="77777777" w:rsidTr="00E80D3C">
        <w:trPr>
          <w:cantSplit/>
        </w:trPr>
        <w:tc>
          <w:tcPr>
            <w:tcW w:w="2771" w:type="dxa"/>
            <w:vMerge w:val="restart"/>
          </w:tcPr>
          <w:p w14:paraId="14AAD2EA" w14:textId="55C2D151" w:rsidR="00451959" w:rsidRDefault="00451959" w:rsidP="008A5489">
            <w:r>
              <w:t>UrbanBuiltUp</w:t>
            </w:r>
          </w:p>
        </w:tc>
        <w:tc>
          <w:tcPr>
            <w:tcW w:w="2911" w:type="dxa"/>
          </w:tcPr>
          <w:p w14:paraId="786A270F" w14:textId="5F426E67" w:rsidR="00451959" w:rsidRDefault="00451959" w:rsidP="008A5489">
            <w:r>
              <w:t>subclassOf</w:t>
            </w:r>
          </w:p>
        </w:tc>
        <w:tc>
          <w:tcPr>
            <w:tcW w:w="3668" w:type="dxa"/>
          </w:tcPr>
          <w:p w14:paraId="1B69524D" w14:textId="44438A1F" w:rsidR="00451959" w:rsidRPr="00E06B62" w:rsidRDefault="00451959" w:rsidP="008A5489">
            <w:r>
              <w:t>CLUMPClassification</w:t>
            </w:r>
          </w:p>
        </w:tc>
      </w:tr>
      <w:tr w:rsidR="00451959" w14:paraId="1BC3E672" w14:textId="77777777" w:rsidTr="00E80D3C">
        <w:trPr>
          <w:cantSplit/>
        </w:trPr>
        <w:tc>
          <w:tcPr>
            <w:tcW w:w="2771" w:type="dxa"/>
            <w:vMerge/>
          </w:tcPr>
          <w:p w14:paraId="21DB7F13" w14:textId="77777777" w:rsidR="00451959" w:rsidRDefault="00451959" w:rsidP="008A5489"/>
        </w:tc>
        <w:tc>
          <w:tcPr>
            <w:tcW w:w="2911" w:type="dxa"/>
          </w:tcPr>
          <w:p w14:paraId="7CA6BEF6" w14:textId="456C5A69" w:rsidR="00451959" w:rsidRDefault="00451959" w:rsidP="008A5489">
            <w:r>
              <w:t>equivalentTo</w:t>
            </w:r>
          </w:p>
        </w:tc>
        <w:tc>
          <w:tcPr>
            <w:tcW w:w="3668" w:type="dxa"/>
          </w:tcPr>
          <w:p w14:paraId="23F8D303" w14:textId="32427F8A" w:rsidR="00451959" w:rsidRDefault="00451959" w:rsidP="008A5489">
            <w:r w:rsidRPr="0062743B">
              <w:t>hasCLUMPCode value "B"</w:t>
            </w:r>
          </w:p>
        </w:tc>
      </w:tr>
      <w:tr w:rsidR="00451959" w14:paraId="1A6E8F02" w14:textId="77777777" w:rsidTr="00E80D3C">
        <w:trPr>
          <w:cantSplit/>
        </w:trPr>
        <w:tc>
          <w:tcPr>
            <w:tcW w:w="2771" w:type="dxa"/>
            <w:vMerge w:val="restart"/>
          </w:tcPr>
          <w:p w14:paraId="63F4F419" w14:textId="75C9B4B9" w:rsidR="00451959" w:rsidRDefault="00451959" w:rsidP="00451959">
            <w:r>
              <w:t>MinesQuarriesSandGravelPits</w:t>
            </w:r>
          </w:p>
        </w:tc>
        <w:tc>
          <w:tcPr>
            <w:tcW w:w="2911" w:type="dxa"/>
          </w:tcPr>
          <w:p w14:paraId="474548AF" w14:textId="4D4B6CDE" w:rsidR="00451959" w:rsidRDefault="00451959" w:rsidP="00451959">
            <w:r>
              <w:t>subclassOf</w:t>
            </w:r>
          </w:p>
        </w:tc>
        <w:tc>
          <w:tcPr>
            <w:tcW w:w="3668" w:type="dxa"/>
          </w:tcPr>
          <w:p w14:paraId="4802471A" w14:textId="619C54A4" w:rsidR="00451959" w:rsidRPr="0062743B" w:rsidRDefault="00451959" w:rsidP="00451959">
            <w:r>
              <w:t>CLUMPClassification</w:t>
            </w:r>
          </w:p>
        </w:tc>
      </w:tr>
      <w:tr w:rsidR="00451959" w14:paraId="00697CA9" w14:textId="77777777" w:rsidTr="00E80D3C">
        <w:trPr>
          <w:cantSplit/>
        </w:trPr>
        <w:tc>
          <w:tcPr>
            <w:tcW w:w="2771" w:type="dxa"/>
            <w:vMerge/>
          </w:tcPr>
          <w:p w14:paraId="7A80DAF7" w14:textId="77777777" w:rsidR="00451959" w:rsidRDefault="00451959" w:rsidP="00451959"/>
        </w:tc>
        <w:tc>
          <w:tcPr>
            <w:tcW w:w="2911" w:type="dxa"/>
          </w:tcPr>
          <w:p w14:paraId="3C5D2407" w14:textId="69E020CE" w:rsidR="00451959" w:rsidRDefault="00451959" w:rsidP="00451959">
            <w:r>
              <w:t>equivalentTo</w:t>
            </w:r>
          </w:p>
        </w:tc>
        <w:tc>
          <w:tcPr>
            <w:tcW w:w="3668" w:type="dxa"/>
          </w:tcPr>
          <w:p w14:paraId="5C3BE267" w14:textId="3258BCA8" w:rsidR="00451959" w:rsidRDefault="00451959" w:rsidP="00451959">
            <w:r>
              <w:t>hasCLUMPCode value "E</w:t>
            </w:r>
            <w:r w:rsidRPr="0062743B">
              <w:t>"</w:t>
            </w:r>
          </w:p>
        </w:tc>
      </w:tr>
      <w:tr w:rsidR="00451959" w14:paraId="1978B936" w14:textId="77777777" w:rsidTr="00E80D3C">
        <w:trPr>
          <w:cantSplit/>
        </w:trPr>
        <w:tc>
          <w:tcPr>
            <w:tcW w:w="2771" w:type="dxa"/>
            <w:vMerge w:val="restart"/>
          </w:tcPr>
          <w:p w14:paraId="26333CEF" w14:textId="18C4B6B6" w:rsidR="00451959" w:rsidRDefault="00451959" w:rsidP="00451959">
            <w:r>
              <w:t>CLUMPCropland</w:t>
            </w:r>
          </w:p>
        </w:tc>
        <w:tc>
          <w:tcPr>
            <w:tcW w:w="2911" w:type="dxa"/>
          </w:tcPr>
          <w:p w14:paraId="16B57099" w14:textId="73FF1FB6" w:rsidR="00451959" w:rsidRDefault="00451959" w:rsidP="00451959">
            <w:r>
              <w:t>subclassOf</w:t>
            </w:r>
          </w:p>
        </w:tc>
        <w:tc>
          <w:tcPr>
            <w:tcW w:w="3668" w:type="dxa"/>
          </w:tcPr>
          <w:p w14:paraId="49AD53E8" w14:textId="1D708EAD" w:rsidR="00451959" w:rsidRDefault="00451959" w:rsidP="00451959">
            <w:r>
              <w:t>CLUMPClassification</w:t>
            </w:r>
          </w:p>
        </w:tc>
      </w:tr>
      <w:tr w:rsidR="00451959" w14:paraId="79CAFAC7" w14:textId="77777777" w:rsidTr="00E80D3C">
        <w:trPr>
          <w:cantSplit/>
        </w:trPr>
        <w:tc>
          <w:tcPr>
            <w:tcW w:w="2771" w:type="dxa"/>
            <w:vMerge/>
          </w:tcPr>
          <w:p w14:paraId="298AC256" w14:textId="77777777" w:rsidR="00451959" w:rsidRDefault="00451959" w:rsidP="00451959"/>
        </w:tc>
        <w:tc>
          <w:tcPr>
            <w:tcW w:w="2911" w:type="dxa"/>
          </w:tcPr>
          <w:p w14:paraId="4B4E2C84" w14:textId="7B038A6B" w:rsidR="00451959" w:rsidRDefault="00451959" w:rsidP="00451959">
            <w:r>
              <w:t>equivalentTo</w:t>
            </w:r>
          </w:p>
        </w:tc>
        <w:tc>
          <w:tcPr>
            <w:tcW w:w="3668" w:type="dxa"/>
          </w:tcPr>
          <w:p w14:paraId="110EA48A" w14:textId="61ABCEA5" w:rsidR="00451959" w:rsidRDefault="00451959" w:rsidP="00451959">
            <w:r>
              <w:t>hasCLUMPCode value "A</w:t>
            </w:r>
            <w:r w:rsidRPr="0062743B">
              <w:t>"</w:t>
            </w:r>
          </w:p>
        </w:tc>
      </w:tr>
      <w:tr w:rsidR="00451959" w14:paraId="0E83EA03" w14:textId="77777777" w:rsidTr="00E80D3C">
        <w:trPr>
          <w:cantSplit/>
        </w:trPr>
        <w:tc>
          <w:tcPr>
            <w:tcW w:w="2771" w:type="dxa"/>
            <w:vMerge w:val="restart"/>
          </w:tcPr>
          <w:p w14:paraId="0E5288F5" w14:textId="47FF4897" w:rsidR="00451959" w:rsidRDefault="00451959" w:rsidP="00451959">
            <w:r>
              <w:t>CLUMPWater</w:t>
            </w:r>
          </w:p>
        </w:tc>
        <w:tc>
          <w:tcPr>
            <w:tcW w:w="2911" w:type="dxa"/>
          </w:tcPr>
          <w:p w14:paraId="0F5CEA16" w14:textId="7BAD4E7F" w:rsidR="00451959" w:rsidRDefault="00451959" w:rsidP="00451959">
            <w:r>
              <w:t>subclassOf</w:t>
            </w:r>
          </w:p>
        </w:tc>
        <w:tc>
          <w:tcPr>
            <w:tcW w:w="3668" w:type="dxa"/>
          </w:tcPr>
          <w:p w14:paraId="7A8D019D" w14:textId="42A96B3A" w:rsidR="00451959" w:rsidRDefault="00451959" w:rsidP="00451959">
            <w:r>
              <w:t>CLUMPClassification</w:t>
            </w:r>
          </w:p>
        </w:tc>
      </w:tr>
      <w:tr w:rsidR="00451959" w14:paraId="03DD34FE" w14:textId="77777777" w:rsidTr="00E80D3C">
        <w:trPr>
          <w:cantSplit/>
        </w:trPr>
        <w:tc>
          <w:tcPr>
            <w:tcW w:w="2771" w:type="dxa"/>
            <w:vMerge/>
          </w:tcPr>
          <w:p w14:paraId="47521823" w14:textId="77777777" w:rsidR="00451959" w:rsidRDefault="00451959" w:rsidP="00451959"/>
        </w:tc>
        <w:tc>
          <w:tcPr>
            <w:tcW w:w="2911" w:type="dxa"/>
          </w:tcPr>
          <w:p w14:paraId="3374CEC2" w14:textId="5846B982" w:rsidR="00451959" w:rsidRDefault="00451959" w:rsidP="00451959">
            <w:r>
              <w:t>equivalentTo</w:t>
            </w:r>
          </w:p>
        </w:tc>
        <w:tc>
          <w:tcPr>
            <w:tcW w:w="3668" w:type="dxa"/>
          </w:tcPr>
          <w:p w14:paraId="232CAC5D" w14:textId="741468F1" w:rsidR="00451959" w:rsidRDefault="00451959" w:rsidP="00451959">
            <w:r>
              <w:t>hasCLUMPCode value "Z</w:t>
            </w:r>
            <w:r w:rsidRPr="0062743B">
              <w:t>"</w:t>
            </w:r>
          </w:p>
        </w:tc>
      </w:tr>
      <w:tr w:rsidR="007A42D4" w14:paraId="129FD7F2" w14:textId="77777777" w:rsidTr="00E80D3C">
        <w:trPr>
          <w:cantSplit/>
        </w:trPr>
        <w:tc>
          <w:tcPr>
            <w:tcW w:w="2771" w:type="dxa"/>
            <w:vMerge w:val="restart"/>
          </w:tcPr>
          <w:p w14:paraId="22764657" w14:textId="69977B27" w:rsidR="007A42D4" w:rsidRDefault="007A42D4" w:rsidP="00451959">
            <w:r>
              <w:t>Horticulture</w:t>
            </w:r>
          </w:p>
        </w:tc>
        <w:tc>
          <w:tcPr>
            <w:tcW w:w="2911" w:type="dxa"/>
          </w:tcPr>
          <w:p w14:paraId="2E754CF3" w14:textId="07B67463" w:rsidR="007A42D4" w:rsidRDefault="007A42D4" w:rsidP="00451959">
            <w:r>
              <w:t>subclassOf</w:t>
            </w:r>
          </w:p>
        </w:tc>
        <w:tc>
          <w:tcPr>
            <w:tcW w:w="3668" w:type="dxa"/>
          </w:tcPr>
          <w:p w14:paraId="6515DBD8" w14:textId="7D9BBA53" w:rsidR="007A42D4" w:rsidRDefault="007A42D4" w:rsidP="00451959">
            <w:r>
              <w:t>CLUMPClassification</w:t>
            </w:r>
          </w:p>
        </w:tc>
      </w:tr>
      <w:tr w:rsidR="007A42D4" w14:paraId="030FFB44" w14:textId="77777777" w:rsidTr="00E80D3C">
        <w:trPr>
          <w:cantSplit/>
        </w:trPr>
        <w:tc>
          <w:tcPr>
            <w:tcW w:w="2771" w:type="dxa"/>
            <w:vMerge/>
          </w:tcPr>
          <w:p w14:paraId="1E72E634" w14:textId="77777777" w:rsidR="007A42D4" w:rsidRDefault="007A42D4" w:rsidP="00451959"/>
        </w:tc>
        <w:tc>
          <w:tcPr>
            <w:tcW w:w="2911" w:type="dxa"/>
          </w:tcPr>
          <w:p w14:paraId="38F616EF" w14:textId="17271607" w:rsidR="007A42D4" w:rsidRDefault="007A42D4" w:rsidP="00451959">
            <w:r>
              <w:t>equivalentTo</w:t>
            </w:r>
          </w:p>
        </w:tc>
        <w:tc>
          <w:tcPr>
            <w:tcW w:w="3668" w:type="dxa"/>
          </w:tcPr>
          <w:p w14:paraId="53DA9196" w14:textId="3E5229BD" w:rsidR="007A42D4" w:rsidRDefault="007A42D4" w:rsidP="00451959">
            <w:r>
              <w:t>hasCLUMPCode value "H</w:t>
            </w:r>
            <w:r w:rsidRPr="0062743B">
              <w:t>"</w:t>
            </w:r>
          </w:p>
        </w:tc>
      </w:tr>
      <w:tr w:rsidR="007A42D4" w14:paraId="01EB42CD" w14:textId="77777777" w:rsidTr="00E80D3C">
        <w:trPr>
          <w:cantSplit/>
        </w:trPr>
        <w:tc>
          <w:tcPr>
            <w:tcW w:w="2771" w:type="dxa"/>
            <w:vMerge w:val="restart"/>
          </w:tcPr>
          <w:p w14:paraId="5D8D002C" w14:textId="0F69BD8C" w:rsidR="007A42D4" w:rsidRDefault="007A42D4" w:rsidP="007A42D4">
            <w:r>
              <w:t>ImprovedPasture</w:t>
            </w:r>
          </w:p>
        </w:tc>
        <w:tc>
          <w:tcPr>
            <w:tcW w:w="2911" w:type="dxa"/>
          </w:tcPr>
          <w:p w14:paraId="054C7C9E" w14:textId="0B48D343" w:rsidR="007A42D4" w:rsidRDefault="007A42D4" w:rsidP="007A42D4">
            <w:r>
              <w:t>subclassOf</w:t>
            </w:r>
          </w:p>
        </w:tc>
        <w:tc>
          <w:tcPr>
            <w:tcW w:w="3668" w:type="dxa"/>
          </w:tcPr>
          <w:p w14:paraId="62556AB3" w14:textId="03DD7B73" w:rsidR="007A42D4" w:rsidRDefault="007A42D4" w:rsidP="007A42D4">
            <w:r>
              <w:t>CLUMPClassification</w:t>
            </w:r>
          </w:p>
        </w:tc>
      </w:tr>
      <w:tr w:rsidR="007A42D4" w14:paraId="6B33F053" w14:textId="77777777" w:rsidTr="00E80D3C">
        <w:trPr>
          <w:cantSplit/>
        </w:trPr>
        <w:tc>
          <w:tcPr>
            <w:tcW w:w="2771" w:type="dxa"/>
            <w:vMerge/>
          </w:tcPr>
          <w:p w14:paraId="4801C5C3" w14:textId="77777777" w:rsidR="007A42D4" w:rsidRDefault="007A42D4" w:rsidP="007A42D4"/>
        </w:tc>
        <w:tc>
          <w:tcPr>
            <w:tcW w:w="2911" w:type="dxa"/>
          </w:tcPr>
          <w:p w14:paraId="070CB43E" w14:textId="42979ACF" w:rsidR="007A42D4" w:rsidRDefault="007A42D4" w:rsidP="007A42D4">
            <w:r>
              <w:t>equivalentTo</w:t>
            </w:r>
          </w:p>
        </w:tc>
        <w:tc>
          <w:tcPr>
            <w:tcW w:w="3668" w:type="dxa"/>
          </w:tcPr>
          <w:p w14:paraId="0D6B5F4E" w14:textId="25A0F9EE" w:rsidR="007A42D4" w:rsidRDefault="007A42D4" w:rsidP="007A42D4">
            <w:r>
              <w:t>hasCLUMPCode value "P</w:t>
            </w:r>
            <w:r w:rsidRPr="0062743B">
              <w:t>"</w:t>
            </w:r>
          </w:p>
        </w:tc>
      </w:tr>
      <w:tr w:rsidR="007A42D4" w14:paraId="28AF82FC" w14:textId="77777777" w:rsidTr="00E80D3C">
        <w:trPr>
          <w:cantSplit/>
        </w:trPr>
        <w:tc>
          <w:tcPr>
            <w:tcW w:w="2771" w:type="dxa"/>
            <w:vMerge w:val="restart"/>
          </w:tcPr>
          <w:p w14:paraId="51998D73" w14:textId="22517BD6" w:rsidR="007A42D4" w:rsidRDefault="007A42D4" w:rsidP="007A42D4">
            <w:r>
              <w:t>NonProductiveWoodland</w:t>
            </w:r>
          </w:p>
        </w:tc>
        <w:tc>
          <w:tcPr>
            <w:tcW w:w="2911" w:type="dxa"/>
          </w:tcPr>
          <w:p w14:paraId="0AD45F07" w14:textId="369C8823" w:rsidR="007A42D4" w:rsidRDefault="007A42D4" w:rsidP="007A42D4">
            <w:r>
              <w:t>subclassOf</w:t>
            </w:r>
          </w:p>
        </w:tc>
        <w:tc>
          <w:tcPr>
            <w:tcW w:w="3668" w:type="dxa"/>
          </w:tcPr>
          <w:p w14:paraId="104E58C0" w14:textId="2E1F6C06" w:rsidR="007A42D4" w:rsidRDefault="007A42D4" w:rsidP="007A42D4">
            <w:r>
              <w:t>CLUMPClassification</w:t>
            </w:r>
          </w:p>
        </w:tc>
      </w:tr>
      <w:tr w:rsidR="007A42D4" w14:paraId="7E49806B" w14:textId="77777777" w:rsidTr="00E80D3C">
        <w:trPr>
          <w:cantSplit/>
        </w:trPr>
        <w:tc>
          <w:tcPr>
            <w:tcW w:w="2771" w:type="dxa"/>
            <w:vMerge/>
          </w:tcPr>
          <w:p w14:paraId="055EE1AD" w14:textId="77777777" w:rsidR="007A42D4" w:rsidRDefault="007A42D4" w:rsidP="007A42D4"/>
        </w:tc>
        <w:tc>
          <w:tcPr>
            <w:tcW w:w="2911" w:type="dxa"/>
          </w:tcPr>
          <w:p w14:paraId="240463EB" w14:textId="64D07810" w:rsidR="007A42D4" w:rsidRDefault="007A42D4" w:rsidP="007A42D4">
            <w:r>
              <w:t>equivalentTo</w:t>
            </w:r>
          </w:p>
        </w:tc>
        <w:tc>
          <w:tcPr>
            <w:tcW w:w="3668" w:type="dxa"/>
          </w:tcPr>
          <w:p w14:paraId="5779FF71" w14:textId="7EF1F36B" w:rsidR="007A42D4" w:rsidRDefault="007A42D4" w:rsidP="007A42D4">
            <w:r>
              <w:t>hasCLUMPCode value "U</w:t>
            </w:r>
            <w:r w:rsidRPr="0062743B">
              <w:t>"</w:t>
            </w:r>
          </w:p>
        </w:tc>
      </w:tr>
      <w:tr w:rsidR="007A42D4" w14:paraId="0053249E" w14:textId="77777777" w:rsidTr="00E80D3C">
        <w:trPr>
          <w:cantSplit/>
        </w:trPr>
        <w:tc>
          <w:tcPr>
            <w:tcW w:w="2771" w:type="dxa"/>
            <w:vMerge w:val="restart"/>
          </w:tcPr>
          <w:p w14:paraId="61E6D91E" w14:textId="797F6A97" w:rsidR="007A42D4" w:rsidRDefault="007A42D4" w:rsidP="007A42D4">
            <w:r>
              <w:t>OrchardsVineyards</w:t>
            </w:r>
          </w:p>
        </w:tc>
        <w:tc>
          <w:tcPr>
            <w:tcW w:w="2911" w:type="dxa"/>
          </w:tcPr>
          <w:p w14:paraId="70243A9F" w14:textId="5D06AB93" w:rsidR="007A42D4" w:rsidRDefault="007A42D4" w:rsidP="007A42D4">
            <w:r>
              <w:t>subclassOf</w:t>
            </w:r>
          </w:p>
        </w:tc>
        <w:tc>
          <w:tcPr>
            <w:tcW w:w="3668" w:type="dxa"/>
          </w:tcPr>
          <w:p w14:paraId="38E9E717" w14:textId="63F11094" w:rsidR="007A42D4" w:rsidRDefault="007A42D4" w:rsidP="007A42D4">
            <w:r>
              <w:t>CLUMPClassification</w:t>
            </w:r>
          </w:p>
        </w:tc>
      </w:tr>
      <w:tr w:rsidR="007A42D4" w14:paraId="7E040525" w14:textId="77777777" w:rsidTr="00E80D3C">
        <w:trPr>
          <w:cantSplit/>
        </w:trPr>
        <w:tc>
          <w:tcPr>
            <w:tcW w:w="2771" w:type="dxa"/>
            <w:vMerge/>
          </w:tcPr>
          <w:p w14:paraId="3F6A0801" w14:textId="77777777" w:rsidR="007A42D4" w:rsidRDefault="007A42D4" w:rsidP="007A42D4"/>
        </w:tc>
        <w:tc>
          <w:tcPr>
            <w:tcW w:w="2911" w:type="dxa"/>
          </w:tcPr>
          <w:p w14:paraId="61C1F649" w14:textId="7B464ABC" w:rsidR="007A42D4" w:rsidRDefault="007A42D4" w:rsidP="007A42D4">
            <w:r>
              <w:t>equivalentTo</w:t>
            </w:r>
          </w:p>
        </w:tc>
        <w:tc>
          <w:tcPr>
            <w:tcW w:w="3668" w:type="dxa"/>
          </w:tcPr>
          <w:p w14:paraId="69124C3F" w14:textId="4D72055A" w:rsidR="007A42D4" w:rsidRDefault="007A42D4" w:rsidP="007A42D4">
            <w:r>
              <w:t>hasCLUMPCode value "G</w:t>
            </w:r>
            <w:r w:rsidRPr="0062743B">
              <w:t>"</w:t>
            </w:r>
          </w:p>
        </w:tc>
      </w:tr>
      <w:tr w:rsidR="007A42D4" w14:paraId="3ED25F31" w14:textId="77777777" w:rsidTr="007A42D4">
        <w:trPr>
          <w:cantSplit/>
        </w:trPr>
        <w:tc>
          <w:tcPr>
            <w:tcW w:w="2771" w:type="dxa"/>
            <w:vMerge w:val="restart"/>
          </w:tcPr>
          <w:p w14:paraId="088012C1" w14:textId="496F99DB" w:rsidR="007A42D4" w:rsidRDefault="007A42D4" w:rsidP="007A42D4">
            <w:r>
              <w:t>OutdoorRecreation</w:t>
            </w:r>
          </w:p>
        </w:tc>
        <w:tc>
          <w:tcPr>
            <w:tcW w:w="2911" w:type="dxa"/>
          </w:tcPr>
          <w:p w14:paraId="345C1AAE" w14:textId="5BA71CA9" w:rsidR="007A42D4" w:rsidRDefault="007A42D4" w:rsidP="007A42D4">
            <w:r>
              <w:t>subclassOf</w:t>
            </w:r>
          </w:p>
        </w:tc>
        <w:tc>
          <w:tcPr>
            <w:tcW w:w="3668" w:type="dxa"/>
          </w:tcPr>
          <w:p w14:paraId="4C785143" w14:textId="350368BF" w:rsidR="007A42D4" w:rsidRDefault="007A42D4" w:rsidP="007A42D4">
            <w:r>
              <w:t>CLUMPClassification</w:t>
            </w:r>
          </w:p>
        </w:tc>
      </w:tr>
      <w:tr w:rsidR="007A42D4" w14:paraId="276CED6A" w14:textId="77777777" w:rsidTr="007A42D4">
        <w:trPr>
          <w:cantSplit/>
        </w:trPr>
        <w:tc>
          <w:tcPr>
            <w:tcW w:w="2771" w:type="dxa"/>
            <w:vMerge/>
          </w:tcPr>
          <w:p w14:paraId="02857212" w14:textId="77777777" w:rsidR="007A42D4" w:rsidRDefault="007A42D4" w:rsidP="007A42D4"/>
        </w:tc>
        <w:tc>
          <w:tcPr>
            <w:tcW w:w="2911" w:type="dxa"/>
          </w:tcPr>
          <w:p w14:paraId="5475BB2F" w14:textId="18DCCB9C" w:rsidR="007A42D4" w:rsidRDefault="007A42D4" w:rsidP="007A42D4">
            <w:r>
              <w:t>equivalentTo</w:t>
            </w:r>
          </w:p>
        </w:tc>
        <w:tc>
          <w:tcPr>
            <w:tcW w:w="3668" w:type="dxa"/>
          </w:tcPr>
          <w:p w14:paraId="439ADF14" w14:textId="78B457AD" w:rsidR="007A42D4" w:rsidRDefault="007A42D4" w:rsidP="007A42D4">
            <w:r>
              <w:t>hasCLUMPCode value "O</w:t>
            </w:r>
            <w:r w:rsidRPr="0062743B">
              <w:t>"</w:t>
            </w:r>
          </w:p>
        </w:tc>
      </w:tr>
      <w:tr w:rsidR="007A42D4" w14:paraId="3A8497C9" w14:textId="77777777" w:rsidTr="007A42D4">
        <w:trPr>
          <w:cantSplit/>
        </w:trPr>
        <w:tc>
          <w:tcPr>
            <w:tcW w:w="2771" w:type="dxa"/>
            <w:vMerge w:val="restart"/>
          </w:tcPr>
          <w:p w14:paraId="6F4D4F14" w14:textId="21270E5C" w:rsidR="007A42D4" w:rsidRDefault="007A42D4" w:rsidP="007A42D4">
            <w:r>
              <w:t>ProductiveWoodland</w:t>
            </w:r>
          </w:p>
        </w:tc>
        <w:tc>
          <w:tcPr>
            <w:tcW w:w="2911" w:type="dxa"/>
          </w:tcPr>
          <w:p w14:paraId="03DF9C12" w14:textId="024A3206" w:rsidR="007A42D4" w:rsidRDefault="007A42D4" w:rsidP="007A42D4">
            <w:r>
              <w:t>subclassOf</w:t>
            </w:r>
          </w:p>
        </w:tc>
        <w:tc>
          <w:tcPr>
            <w:tcW w:w="3668" w:type="dxa"/>
          </w:tcPr>
          <w:p w14:paraId="3472FDEF" w14:textId="736DD39D" w:rsidR="007A42D4" w:rsidRDefault="007A42D4" w:rsidP="007A42D4">
            <w:r>
              <w:t>CLUMPClassification</w:t>
            </w:r>
          </w:p>
        </w:tc>
      </w:tr>
      <w:tr w:rsidR="007A42D4" w14:paraId="33FF2F16" w14:textId="77777777" w:rsidTr="007A42D4">
        <w:trPr>
          <w:cantSplit/>
        </w:trPr>
        <w:tc>
          <w:tcPr>
            <w:tcW w:w="2771" w:type="dxa"/>
            <w:vMerge/>
          </w:tcPr>
          <w:p w14:paraId="51EDD0E2" w14:textId="77777777" w:rsidR="007A42D4" w:rsidRDefault="007A42D4" w:rsidP="007A42D4"/>
        </w:tc>
        <w:tc>
          <w:tcPr>
            <w:tcW w:w="2911" w:type="dxa"/>
          </w:tcPr>
          <w:p w14:paraId="2B7350DC" w14:textId="5FBE3370" w:rsidR="007A42D4" w:rsidRDefault="007A42D4" w:rsidP="007A42D4">
            <w:r>
              <w:t>equivalentTo</w:t>
            </w:r>
          </w:p>
        </w:tc>
        <w:tc>
          <w:tcPr>
            <w:tcW w:w="3668" w:type="dxa"/>
          </w:tcPr>
          <w:p w14:paraId="01F1CAD6" w14:textId="32DCE037" w:rsidR="007A42D4" w:rsidRDefault="007A42D4" w:rsidP="007A42D4">
            <w:r>
              <w:t>hasCLUMPCode value "T</w:t>
            </w:r>
            <w:r w:rsidRPr="0062743B">
              <w:t>"</w:t>
            </w:r>
          </w:p>
        </w:tc>
      </w:tr>
      <w:tr w:rsidR="007A42D4" w14:paraId="0BD9EB83" w14:textId="77777777" w:rsidTr="007A42D4">
        <w:trPr>
          <w:cantSplit/>
        </w:trPr>
        <w:tc>
          <w:tcPr>
            <w:tcW w:w="2771" w:type="dxa"/>
            <w:vMerge w:val="restart"/>
          </w:tcPr>
          <w:p w14:paraId="07239763" w14:textId="2C548E4E" w:rsidR="007A42D4" w:rsidRDefault="007A42D4" w:rsidP="007A42D4">
            <w:r>
              <w:t>SwampMarshBog</w:t>
            </w:r>
          </w:p>
        </w:tc>
        <w:tc>
          <w:tcPr>
            <w:tcW w:w="2911" w:type="dxa"/>
          </w:tcPr>
          <w:p w14:paraId="7B736EC7" w14:textId="1F745264" w:rsidR="007A42D4" w:rsidRDefault="007A42D4" w:rsidP="007A42D4">
            <w:r>
              <w:t>subclassOf</w:t>
            </w:r>
          </w:p>
        </w:tc>
        <w:tc>
          <w:tcPr>
            <w:tcW w:w="3668" w:type="dxa"/>
          </w:tcPr>
          <w:p w14:paraId="166DC2E1" w14:textId="4C899920" w:rsidR="007A42D4" w:rsidRDefault="007A42D4" w:rsidP="007A42D4">
            <w:r>
              <w:t>CLUMPClassification</w:t>
            </w:r>
          </w:p>
        </w:tc>
      </w:tr>
      <w:tr w:rsidR="007A42D4" w14:paraId="0266173E" w14:textId="77777777" w:rsidTr="007A42D4">
        <w:trPr>
          <w:cantSplit/>
        </w:trPr>
        <w:tc>
          <w:tcPr>
            <w:tcW w:w="2771" w:type="dxa"/>
            <w:vMerge/>
          </w:tcPr>
          <w:p w14:paraId="2FF24A1E" w14:textId="77777777" w:rsidR="007A42D4" w:rsidRDefault="007A42D4" w:rsidP="007A42D4"/>
        </w:tc>
        <w:tc>
          <w:tcPr>
            <w:tcW w:w="2911" w:type="dxa"/>
          </w:tcPr>
          <w:p w14:paraId="7D123F9B" w14:textId="21964658" w:rsidR="007A42D4" w:rsidRDefault="007A42D4" w:rsidP="007A42D4">
            <w:r>
              <w:t>equivalentTo</w:t>
            </w:r>
          </w:p>
        </w:tc>
        <w:tc>
          <w:tcPr>
            <w:tcW w:w="3668" w:type="dxa"/>
          </w:tcPr>
          <w:p w14:paraId="401F0DED" w14:textId="408B9FDF" w:rsidR="007A42D4" w:rsidRDefault="007A42D4" w:rsidP="007A42D4">
            <w:r>
              <w:t>hasCLUMPCode value "M</w:t>
            </w:r>
            <w:r w:rsidRPr="0062743B">
              <w:t>"</w:t>
            </w:r>
          </w:p>
        </w:tc>
      </w:tr>
      <w:tr w:rsidR="007A42D4" w14:paraId="56D91D59" w14:textId="77777777" w:rsidTr="007A42D4">
        <w:trPr>
          <w:cantSplit/>
        </w:trPr>
        <w:tc>
          <w:tcPr>
            <w:tcW w:w="2771" w:type="dxa"/>
            <w:vMerge w:val="restart"/>
          </w:tcPr>
          <w:p w14:paraId="7282D0D5" w14:textId="7AA6CA16" w:rsidR="007A42D4" w:rsidRDefault="007A42D4" w:rsidP="007A42D4">
            <w:r>
              <w:t>UnimprovedPasture</w:t>
            </w:r>
          </w:p>
        </w:tc>
        <w:tc>
          <w:tcPr>
            <w:tcW w:w="2911" w:type="dxa"/>
          </w:tcPr>
          <w:p w14:paraId="1F926B66" w14:textId="0836F703" w:rsidR="007A42D4" w:rsidRDefault="007A42D4" w:rsidP="007A42D4">
            <w:r>
              <w:t>subclassOf</w:t>
            </w:r>
          </w:p>
        </w:tc>
        <w:tc>
          <w:tcPr>
            <w:tcW w:w="3668" w:type="dxa"/>
          </w:tcPr>
          <w:p w14:paraId="4F2EF0CF" w14:textId="3FAEDF3E" w:rsidR="007A42D4" w:rsidRDefault="007A42D4" w:rsidP="007A42D4">
            <w:r>
              <w:t>CLUMPClassification</w:t>
            </w:r>
          </w:p>
        </w:tc>
      </w:tr>
      <w:tr w:rsidR="007A42D4" w14:paraId="757E7CAE" w14:textId="77777777" w:rsidTr="007A42D4">
        <w:trPr>
          <w:cantSplit/>
        </w:trPr>
        <w:tc>
          <w:tcPr>
            <w:tcW w:w="2771" w:type="dxa"/>
            <w:vMerge/>
          </w:tcPr>
          <w:p w14:paraId="4001B8A3" w14:textId="77777777" w:rsidR="007A42D4" w:rsidRDefault="007A42D4" w:rsidP="007A42D4"/>
        </w:tc>
        <w:tc>
          <w:tcPr>
            <w:tcW w:w="2911" w:type="dxa"/>
          </w:tcPr>
          <w:p w14:paraId="1D152A25" w14:textId="108224E3" w:rsidR="007A42D4" w:rsidRDefault="007A42D4" w:rsidP="007A42D4">
            <w:r>
              <w:t>equivalentTo</w:t>
            </w:r>
          </w:p>
        </w:tc>
        <w:tc>
          <w:tcPr>
            <w:tcW w:w="3668" w:type="dxa"/>
          </w:tcPr>
          <w:p w14:paraId="4FFE9A9E" w14:textId="000B552D" w:rsidR="007A42D4" w:rsidRDefault="007A42D4" w:rsidP="007A42D4">
            <w:r>
              <w:t>hasCLUMPCode value "K</w:t>
            </w:r>
            <w:r w:rsidRPr="0062743B">
              <w:t>"</w:t>
            </w:r>
          </w:p>
        </w:tc>
      </w:tr>
      <w:tr w:rsidR="007A42D4" w14:paraId="39A2C994" w14:textId="77777777" w:rsidTr="007A42D4">
        <w:trPr>
          <w:cantSplit/>
        </w:trPr>
        <w:tc>
          <w:tcPr>
            <w:tcW w:w="2771" w:type="dxa"/>
            <w:vMerge w:val="restart"/>
          </w:tcPr>
          <w:p w14:paraId="29B03519" w14:textId="69C948D8" w:rsidR="007A42D4" w:rsidRDefault="007A42D4" w:rsidP="007A42D4">
            <w:r>
              <w:t>Unmapped</w:t>
            </w:r>
          </w:p>
        </w:tc>
        <w:tc>
          <w:tcPr>
            <w:tcW w:w="2911" w:type="dxa"/>
          </w:tcPr>
          <w:p w14:paraId="67F1D845" w14:textId="148B4B95" w:rsidR="007A42D4" w:rsidRDefault="007A42D4" w:rsidP="007A42D4">
            <w:r>
              <w:t>subclassOf</w:t>
            </w:r>
          </w:p>
        </w:tc>
        <w:tc>
          <w:tcPr>
            <w:tcW w:w="3668" w:type="dxa"/>
          </w:tcPr>
          <w:p w14:paraId="4402C740" w14:textId="3EDF488E" w:rsidR="007A42D4" w:rsidRDefault="007A42D4" w:rsidP="007A42D4">
            <w:r>
              <w:t>CLUMPClassification</w:t>
            </w:r>
          </w:p>
        </w:tc>
      </w:tr>
      <w:tr w:rsidR="007A42D4" w14:paraId="2FBAFD87" w14:textId="77777777" w:rsidTr="007A42D4">
        <w:trPr>
          <w:cantSplit/>
        </w:trPr>
        <w:tc>
          <w:tcPr>
            <w:tcW w:w="2771" w:type="dxa"/>
            <w:vMerge/>
          </w:tcPr>
          <w:p w14:paraId="1F3B2FFD" w14:textId="77777777" w:rsidR="007A42D4" w:rsidRDefault="007A42D4" w:rsidP="007A42D4"/>
        </w:tc>
        <w:tc>
          <w:tcPr>
            <w:tcW w:w="2911" w:type="dxa"/>
          </w:tcPr>
          <w:p w14:paraId="3CACB1CF" w14:textId="339CF963" w:rsidR="007A42D4" w:rsidRDefault="007A42D4" w:rsidP="007A42D4">
            <w:r>
              <w:t>equivalentTo</w:t>
            </w:r>
          </w:p>
        </w:tc>
        <w:tc>
          <w:tcPr>
            <w:tcW w:w="3668" w:type="dxa"/>
          </w:tcPr>
          <w:p w14:paraId="482E352E" w14:textId="137D3790" w:rsidR="007A42D4" w:rsidRDefault="007A42D4" w:rsidP="007A42D4">
            <w:r>
              <w:t>hasCLUMPCode value "8</w:t>
            </w:r>
            <w:r w:rsidRPr="0062743B">
              <w:t>"</w:t>
            </w:r>
          </w:p>
        </w:tc>
      </w:tr>
      <w:tr w:rsidR="007A42D4" w14:paraId="2679F21E" w14:textId="77777777" w:rsidTr="007A42D4">
        <w:trPr>
          <w:cantSplit/>
        </w:trPr>
        <w:tc>
          <w:tcPr>
            <w:tcW w:w="2771" w:type="dxa"/>
            <w:vMerge w:val="restart"/>
          </w:tcPr>
          <w:p w14:paraId="748CFB09" w14:textId="009DF709" w:rsidR="007A42D4" w:rsidRDefault="007A42D4" w:rsidP="007A42D4">
            <w:r>
              <w:t>UnproductiveRock</w:t>
            </w:r>
          </w:p>
        </w:tc>
        <w:tc>
          <w:tcPr>
            <w:tcW w:w="2911" w:type="dxa"/>
          </w:tcPr>
          <w:p w14:paraId="5F877716" w14:textId="25EFB13E" w:rsidR="007A42D4" w:rsidRDefault="007A42D4" w:rsidP="007A42D4">
            <w:r>
              <w:t>subclassOf</w:t>
            </w:r>
          </w:p>
        </w:tc>
        <w:tc>
          <w:tcPr>
            <w:tcW w:w="3668" w:type="dxa"/>
          </w:tcPr>
          <w:p w14:paraId="6AF079B5" w14:textId="776F55C9" w:rsidR="007A42D4" w:rsidRDefault="007A42D4" w:rsidP="007A42D4">
            <w:r>
              <w:t>CLUMPClassification</w:t>
            </w:r>
          </w:p>
        </w:tc>
      </w:tr>
      <w:tr w:rsidR="007A42D4" w14:paraId="47D41F25" w14:textId="77777777" w:rsidTr="007A42D4">
        <w:trPr>
          <w:cantSplit/>
        </w:trPr>
        <w:tc>
          <w:tcPr>
            <w:tcW w:w="2771" w:type="dxa"/>
            <w:vMerge/>
          </w:tcPr>
          <w:p w14:paraId="6063829D" w14:textId="77777777" w:rsidR="007A42D4" w:rsidRDefault="007A42D4" w:rsidP="007A42D4"/>
        </w:tc>
        <w:tc>
          <w:tcPr>
            <w:tcW w:w="2911" w:type="dxa"/>
          </w:tcPr>
          <w:p w14:paraId="6496A6F0" w14:textId="2FBBB2A0" w:rsidR="007A42D4" w:rsidRDefault="007A42D4" w:rsidP="007A42D4">
            <w:r>
              <w:t>equivalentTo</w:t>
            </w:r>
          </w:p>
        </w:tc>
        <w:tc>
          <w:tcPr>
            <w:tcW w:w="3668" w:type="dxa"/>
          </w:tcPr>
          <w:p w14:paraId="028F203B" w14:textId="6998DA1E" w:rsidR="007A42D4" w:rsidRDefault="007A42D4" w:rsidP="007A42D4">
            <w:r>
              <w:t>hasCLUMPCode value "L</w:t>
            </w:r>
            <w:r w:rsidRPr="0062743B">
              <w:t>"</w:t>
            </w:r>
          </w:p>
        </w:tc>
      </w:tr>
      <w:tr w:rsidR="007A42D4" w14:paraId="4444406A" w14:textId="77777777" w:rsidTr="007A42D4">
        <w:trPr>
          <w:cantSplit/>
        </w:trPr>
        <w:tc>
          <w:tcPr>
            <w:tcW w:w="2771" w:type="dxa"/>
          </w:tcPr>
          <w:p w14:paraId="3F30449D" w14:textId="300D24BF" w:rsidR="007A42D4" w:rsidRDefault="007A42D4" w:rsidP="007A42D4">
            <w:r>
              <w:lastRenderedPageBreak/>
              <w:t>UnproductiveSand</w:t>
            </w:r>
          </w:p>
        </w:tc>
        <w:tc>
          <w:tcPr>
            <w:tcW w:w="2911" w:type="dxa"/>
          </w:tcPr>
          <w:p w14:paraId="39C522D0" w14:textId="2D28D1BA" w:rsidR="007A42D4" w:rsidRDefault="007A42D4" w:rsidP="007A42D4">
            <w:r>
              <w:t>subclassOf</w:t>
            </w:r>
          </w:p>
        </w:tc>
        <w:tc>
          <w:tcPr>
            <w:tcW w:w="3668" w:type="dxa"/>
          </w:tcPr>
          <w:p w14:paraId="5AD54EFE" w14:textId="1202A4FD" w:rsidR="007A42D4" w:rsidRDefault="007A42D4" w:rsidP="007A42D4">
            <w:r>
              <w:t>CLUMPClassification</w:t>
            </w:r>
          </w:p>
        </w:tc>
      </w:tr>
      <w:tr w:rsidR="007A42D4" w14:paraId="1C24B5AF" w14:textId="77777777" w:rsidTr="007A42D4">
        <w:trPr>
          <w:cantSplit/>
        </w:trPr>
        <w:tc>
          <w:tcPr>
            <w:tcW w:w="2771" w:type="dxa"/>
          </w:tcPr>
          <w:p w14:paraId="41226D7C" w14:textId="77777777" w:rsidR="007A42D4" w:rsidRDefault="007A42D4" w:rsidP="007A42D4"/>
        </w:tc>
        <w:tc>
          <w:tcPr>
            <w:tcW w:w="2911" w:type="dxa"/>
          </w:tcPr>
          <w:p w14:paraId="60CF08DC" w14:textId="475ACDAC" w:rsidR="007A42D4" w:rsidRDefault="007A42D4" w:rsidP="007A42D4">
            <w:r>
              <w:t>equivalentTo</w:t>
            </w:r>
          </w:p>
        </w:tc>
        <w:tc>
          <w:tcPr>
            <w:tcW w:w="3668"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2D25BA01" w14:textId="4A62B216" w:rsidR="00281C77" w:rsidRPr="00281C77"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w:t>
      </w:r>
      <w:r>
        <w:rPr>
          <w:lang w:val="en-CA"/>
        </w:rPr>
        <w:t xml:space="preserve"> (e.g. municipal / federal government, transit agency, etc.)</w:t>
      </w:r>
      <w:bookmarkStart w:id="127" w:name="_GoBack"/>
      <w:bookmarkEnd w:id="127"/>
      <w:r>
        <w:rPr>
          <w:lang w:val="en-CA"/>
        </w:rPr>
        <w:br/>
      </w:r>
    </w:p>
    <w:p w14:paraId="7451174D" w14:textId="77777777" w:rsidR="00D4596C" w:rsidRDefault="0070434A" w:rsidP="00EA354A">
      <w:pPr>
        <w:pStyle w:val="Heading2"/>
      </w:pPr>
      <w:bookmarkStart w:id="128" w:name="_Toc523308988"/>
      <w:r>
        <w:t>Trip</w:t>
      </w:r>
      <w:r w:rsidR="00BA1ACD">
        <w:t xml:space="preserve"> Ontology</w:t>
      </w:r>
      <w:bookmarkEnd w:id="128"/>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571C92CA"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2862FC" w14:paraId="00146623" w14:textId="77777777" w:rsidTr="00DF0EF3">
        <w:trPr>
          <w:cantSplit/>
        </w:trPr>
        <w:tc>
          <w:tcPr>
            <w:tcW w:w="2204" w:type="dxa"/>
            <w:vMerge w:val="restart"/>
          </w:tcPr>
          <w:p w14:paraId="52DF3DD9" w14:textId="77777777" w:rsidR="002862FC" w:rsidRDefault="002862FC" w:rsidP="008E6E32">
            <w:r>
              <w:t>Trip</w:t>
            </w:r>
          </w:p>
        </w:tc>
        <w:tc>
          <w:tcPr>
            <w:tcW w:w="2484" w:type="dxa"/>
          </w:tcPr>
          <w:p w14:paraId="59549A07" w14:textId="77777777" w:rsidR="002862FC" w:rsidRDefault="002862FC" w:rsidP="008E6E32">
            <w:proofErr w:type="gramStart"/>
            <w:r>
              <w:t>mereology:containedIn</w:t>
            </w:r>
            <w:proofErr w:type="gramEnd"/>
          </w:p>
        </w:tc>
        <w:tc>
          <w:tcPr>
            <w:tcW w:w="4662" w:type="dxa"/>
          </w:tcPr>
          <w:p w14:paraId="1DA5E379" w14:textId="77777777" w:rsidR="002862FC" w:rsidRDefault="002862FC" w:rsidP="008E6E32">
            <w:r>
              <w:t>exactly 1 Tour</w:t>
            </w:r>
          </w:p>
        </w:tc>
      </w:tr>
      <w:tr w:rsidR="002862FC" w14:paraId="0DBFC831" w14:textId="77777777" w:rsidTr="00DF0EF3">
        <w:trPr>
          <w:cantSplit/>
        </w:trPr>
        <w:tc>
          <w:tcPr>
            <w:tcW w:w="2204" w:type="dxa"/>
            <w:vMerge/>
          </w:tcPr>
          <w:p w14:paraId="20CF4685" w14:textId="77777777" w:rsidR="002862FC" w:rsidRDefault="002862FC" w:rsidP="008E6E32"/>
        </w:tc>
        <w:tc>
          <w:tcPr>
            <w:tcW w:w="2484" w:type="dxa"/>
          </w:tcPr>
          <w:p w14:paraId="4AD11C62" w14:textId="116FC111" w:rsidR="002862FC" w:rsidRPr="00B706B5" w:rsidRDefault="002862FC" w:rsidP="008E6E32">
            <w:r w:rsidRPr="00B706B5">
              <w:t>subclassOf</w:t>
            </w:r>
          </w:p>
        </w:tc>
        <w:tc>
          <w:tcPr>
            <w:tcW w:w="4662" w:type="dxa"/>
          </w:tcPr>
          <w:p w14:paraId="533AB1B1" w14:textId="50325699" w:rsidR="002862FC" w:rsidRPr="00B706B5" w:rsidRDefault="002862FC" w:rsidP="008E6E32">
            <w:proofErr w:type="gramStart"/>
            <w:r w:rsidRPr="00B706B5">
              <w:t>activity:Activity</w:t>
            </w:r>
            <w:proofErr w:type="gramEnd"/>
          </w:p>
        </w:tc>
      </w:tr>
      <w:tr w:rsidR="002862FC" w14:paraId="6C931658" w14:textId="77777777" w:rsidTr="00DF0EF3">
        <w:trPr>
          <w:cantSplit/>
        </w:trPr>
        <w:tc>
          <w:tcPr>
            <w:tcW w:w="2204" w:type="dxa"/>
            <w:vMerge/>
          </w:tcPr>
          <w:p w14:paraId="299F03A4" w14:textId="77777777" w:rsidR="002862FC" w:rsidRDefault="002862FC" w:rsidP="008E6E32"/>
        </w:tc>
        <w:tc>
          <w:tcPr>
            <w:tcW w:w="2484" w:type="dxa"/>
          </w:tcPr>
          <w:p w14:paraId="545B6386" w14:textId="77777777" w:rsidR="002862FC" w:rsidRDefault="002862FC" w:rsidP="008E6E32">
            <w:r>
              <w:t>startLoc</w:t>
            </w:r>
          </w:p>
        </w:tc>
        <w:tc>
          <w:tcPr>
            <w:tcW w:w="4662" w:type="dxa"/>
          </w:tcPr>
          <w:p w14:paraId="5105F4F4" w14:textId="77777777" w:rsidR="002862FC" w:rsidRDefault="002862FC" w:rsidP="008E6E32">
            <w:r w:rsidRPr="00E80D3C">
              <w:rPr>
                <w:highlight w:val="yellow"/>
              </w:rPr>
              <w:t>only</w:t>
            </w:r>
            <w:r>
              <w:t xml:space="preserve"> spatial_</w:t>
            </w:r>
            <w:proofErr w:type="gramStart"/>
            <w:r>
              <w:t>loc:SpatialFeature</w:t>
            </w:r>
            <w:proofErr w:type="gramEnd"/>
          </w:p>
        </w:tc>
      </w:tr>
      <w:tr w:rsidR="002862FC" w14:paraId="2A555DC1" w14:textId="77777777" w:rsidTr="00DF0EF3">
        <w:trPr>
          <w:cantSplit/>
        </w:trPr>
        <w:tc>
          <w:tcPr>
            <w:tcW w:w="2204" w:type="dxa"/>
            <w:vMerge/>
          </w:tcPr>
          <w:p w14:paraId="61CD28C6" w14:textId="77777777" w:rsidR="002862FC" w:rsidRDefault="002862FC" w:rsidP="008E6E32"/>
        </w:tc>
        <w:tc>
          <w:tcPr>
            <w:tcW w:w="2484" w:type="dxa"/>
          </w:tcPr>
          <w:p w14:paraId="16A2290C" w14:textId="77777777" w:rsidR="002862FC" w:rsidRDefault="002862FC" w:rsidP="008E6E32">
            <w:r>
              <w:t>endLoc</w:t>
            </w:r>
          </w:p>
        </w:tc>
        <w:tc>
          <w:tcPr>
            <w:tcW w:w="4662" w:type="dxa"/>
          </w:tcPr>
          <w:p w14:paraId="660D6129" w14:textId="77777777" w:rsidR="002862FC" w:rsidRDefault="002862FC" w:rsidP="008E6E32">
            <w:proofErr w:type="gramStart"/>
            <w:r w:rsidRPr="00E80D3C">
              <w:rPr>
                <w:highlight w:val="yellow"/>
              </w:rPr>
              <w:t>only</w:t>
            </w:r>
            <w:r>
              <w:t xml:space="preserve">  spatial</w:t>
            </w:r>
            <w:proofErr w:type="gramEnd"/>
            <w:r>
              <w:t>_loc:SpatialFeature</w:t>
            </w:r>
          </w:p>
        </w:tc>
      </w:tr>
      <w:tr w:rsidR="002862FC" w14:paraId="31B0A8B5" w14:textId="77777777" w:rsidTr="00DF0EF3">
        <w:trPr>
          <w:cantSplit/>
        </w:trPr>
        <w:tc>
          <w:tcPr>
            <w:tcW w:w="2204" w:type="dxa"/>
            <w:vMerge/>
          </w:tcPr>
          <w:p w14:paraId="27FA7242" w14:textId="77777777" w:rsidR="002862FC" w:rsidRDefault="002862FC" w:rsidP="008E6E32"/>
        </w:tc>
        <w:tc>
          <w:tcPr>
            <w:tcW w:w="2484" w:type="dxa"/>
          </w:tcPr>
          <w:p w14:paraId="4DFE09D8" w14:textId="77777777" w:rsidR="002862FC" w:rsidRPr="00E80D3C" w:rsidRDefault="002862FC" w:rsidP="008E6E32">
            <w:pPr>
              <w:rPr>
                <w:strike/>
              </w:rPr>
            </w:pPr>
            <w:r w:rsidRPr="00E80D3C">
              <w:rPr>
                <w:strike/>
              </w:rPr>
              <w:t>during</w:t>
            </w:r>
          </w:p>
        </w:tc>
        <w:tc>
          <w:tcPr>
            <w:tcW w:w="4662" w:type="dxa"/>
          </w:tcPr>
          <w:p w14:paraId="25CC8254" w14:textId="77777777" w:rsidR="002862FC" w:rsidRPr="00E80D3C" w:rsidRDefault="002862FC" w:rsidP="008E6E32">
            <w:pPr>
              <w:rPr>
                <w:strike/>
              </w:rPr>
            </w:pPr>
            <w:r w:rsidRPr="00E80D3C">
              <w:rPr>
                <w:strike/>
              </w:rPr>
              <w:t xml:space="preserve">exactly 1 </w:t>
            </w:r>
            <w:proofErr w:type="gramStart"/>
            <w:r w:rsidRPr="00E80D3C">
              <w:rPr>
                <w:strike/>
              </w:rPr>
              <w:t>time:Interval</w:t>
            </w:r>
            <w:proofErr w:type="gramEnd"/>
          </w:p>
        </w:tc>
      </w:tr>
      <w:tr w:rsidR="002862FC" w14:paraId="35277DE0" w14:textId="77777777" w:rsidTr="00DF0EF3">
        <w:trPr>
          <w:cantSplit/>
        </w:trPr>
        <w:tc>
          <w:tcPr>
            <w:tcW w:w="2204" w:type="dxa"/>
            <w:vMerge/>
          </w:tcPr>
          <w:p w14:paraId="6144F993" w14:textId="77777777" w:rsidR="002862FC" w:rsidRDefault="002862FC" w:rsidP="008E6E32"/>
        </w:tc>
        <w:tc>
          <w:tcPr>
            <w:tcW w:w="2484" w:type="dxa"/>
          </w:tcPr>
          <w:p w14:paraId="2E2763BB" w14:textId="77777777" w:rsidR="002862FC" w:rsidRDefault="002862FC" w:rsidP="008E6E32">
            <w:r>
              <w:t>accessesNetwork</w:t>
            </w:r>
          </w:p>
        </w:tc>
        <w:tc>
          <w:tcPr>
            <w:tcW w:w="4662" w:type="dxa"/>
          </w:tcPr>
          <w:p w14:paraId="3829C2EB" w14:textId="77777777" w:rsidR="002862FC" w:rsidRDefault="002862FC" w:rsidP="008E6E32">
            <w:r>
              <w:t xml:space="preserve">min 1 </w:t>
            </w:r>
            <w:proofErr w:type="gramStart"/>
            <w:r>
              <w:t>transportation:Network</w:t>
            </w:r>
            <w:proofErr w:type="gramEnd"/>
          </w:p>
        </w:tc>
      </w:tr>
      <w:tr w:rsidR="002862FC" w14:paraId="6489F01A" w14:textId="77777777" w:rsidTr="00DF0EF3">
        <w:trPr>
          <w:cantSplit/>
        </w:trPr>
        <w:tc>
          <w:tcPr>
            <w:tcW w:w="2204" w:type="dxa"/>
            <w:vMerge/>
          </w:tcPr>
          <w:p w14:paraId="4714BF4F" w14:textId="77777777" w:rsidR="002862FC" w:rsidRDefault="002862FC" w:rsidP="008E6E32"/>
        </w:tc>
        <w:tc>
          <w:tcPr>
            <w:tcW w:w="2484" w:type="dxa"/>
          </w:tcPr>
          <w:p w14:paraId="01FC17BD" w14:textId="77777777" w:rsidR="002862FC" w:rsidRDefault="002862FC" w:rsidP="008E6E32">
            <w:r>
              <w:t>accessesArc</w:t>
            </w:r>
          </w:p>
        </w:tc>
        <w:tc>
          <w:tcPr>
            <w:tcW w:w="4662" w:type="dxa"/>
          </w:tcPr>
          <w:p w14:paraId="3F275F90" w14:textId="77777777" w:rsidR="002862FC" w:rsidRDefault="002862FC" w:rsidP="008E6E32">
            <w:r>
              <w:t xml:space="preserve">min </w:t>
            </w:r>
            <w:proofErr w:type="gramStart"/>
            <w:r>
              <w:t>1  transportation</w:t>
            </w:r>
            <w:proofErr w:type="gramEnd"/>
            <w:r>
              <w:t>:Arc</w:t>
            </w:r>
          </w:p>
        </w:tc>
      </w:tr>
      <w:tr w:rsidR="002862FC" w14:paraId="2D11479F" w14:textId="77777777" w:rsidTr="00DF0EF3">
        <w:trPr>
          <w:cantSplit/>
        </w:trPr>
        <w:tc>
          <w:tcPr>
            <w:tcW w:w="2204" w:type="dxa"/>
            <w:vMerge/>
          </w:tcPr>
          <w:p w14:paraId="1ACD0FA8" w14:textId="77777777" w:rsidR="002862FC" w:rsidRDefault="002862FC" w:rsidP="008E6E32"/>
        </w:tc>
        <w:tc>
          <w:tcPr>
            <w:tcW w:w="2484" w:type="dxa"/>
          </w:tcPr>
          <w:p w14:paraId="47DE5D53" w14:textId="77777777" w:rsidR="002862FC" w:rsidRDefault="002862FC" w:rsidP="008E6E32">
            <w:r>
              <w:t>occursOn</w:t>
            </w:r>
          </w:p>
        </w:tc>
        <w:tc>
          <w:tcPr>
            <w:tcW w:w="4662" w:type="dxa"/>
          </w:tcPr>
          <w:p w14:paraId="38AF02F5" w14:textId="77777777" w:rsidR="002862FC" w:rsidRDefault="002862FC" w:rsidP="008E6E32">
            <w:r>
              <w:t xml:space="preserve">min </w:t>
            </w:r>
            <w:proofErr w:type="gramStart"/>
            <w:r>
              <w:t>1  transportation</w:t>
            </w:r>
            <w:proofErr w:type="gramEnd"/>
            <w:r>
              <w:t>:TransportationComplex</w:t>
            </w:r>
          </w:p>
        </w:tc>
      </w:tr>
      <w:tr w:rsidR="002862FC" w14:paraId="5DE04AC3" w14:textId="77777777" w:rsidTr="00DF0EF3">
        <w:trPr>
          <w:cantSplit/>
        </w:trPr>
        <w:tc>
          <w:tcPr>
            <w:tcW w:w="2204" w:type="dxa"/>
            <w:vMerge/>
          </w:tcPr>
          <w:p w14:paraId="1C770517" w14:textId="77777777" w:rsidR="002862FC" w:rsidRDefault="002862FC" w:rsidP="008E6E32"/>
        </w:tc>
        <w:tc>
          <w:tcPr>
            <w:tcW w:w="2484" w:type="dxa"/>
          </w:tcPr>
          <w:p w14:paraId="1D0B08E4" w14:textId="00A0F6A2" w:rsidR="002862FC" w:rsidRPr="00E80D3C" w:rsidRDefault="002862FC" w:rsidP="008E6E32">
            <w:pPr>
              <w:rPr>
                <w:highlight w:val="yellow"/>
              </w:rPr>
            </w:pPr>
            <w:r w:rsidRPr="00E80D3C">
              <w:rPr>
                <w:highlight w:val="yellow"/>
              </w:rPr>
              <w:t>hasMode</w:t>
            </w:r>
          </w:p>
        </w:tc>
        <w:tc>
          <w:tcPr>
            <w:tcW w:w="4662" w:type="dxa"/>
          </w:tcPr>
          <w:p w14:paraId="4B60DBE2" w14:textId="05B0B9A2" w:rsidR="002862FC" w:rsidRPr="00E80D3C" w:rsidRDefault="002862FC" w:rsidP="008E6E32">
            <w:pPr>
              <w:rPr>
                <w:highlight w:val="yellow"/>
              </w:rPr>
            </w:pPr>
            <w:r w:rsidRPr="00E80D3C">
              <w:rPr>
                <w:highlight w:val="yellow"/>
              </w:rPr>
              <w:t xml:space="preserve">min 1 </w:t>
            </w:r>
            <w:proofErr w:type="gramStart"/>
            <w:r w:rsidRPr="00E80D3C">
              <w:rPr>
                <w:highlight w:val="yellow"/>
              </w:rPr>
              <w:t>vehicle:Mode</w:t>
            </w:r>
            <w:proofErr w:type="gramEnd"/>
            <w:r w:rsidRPr="00E80D3C">
              <w:rPr>
                <w:highlight w:val="yellow"/>
              </w:rPr>
              <w:t>?</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728E7D09" w14:textId="77777777" w:rsidTr="00DF0EF3">
        <w:trPr>
          <w:cantSplit/>
        </w:trPr>
        <w:tc>
          <w:tcPr>
            <w:tcW w:w="2204" w:type="dxa"/>
            <w:vMerge/>
          </w:tcPr>
          <w:p w14:paraId="56F7A1FF" w14:textId="77777777" w:rsidR="00DF0EF3" w:rsidRDefault="00DF0EF3" w:rsidP="008E6E32"/>
        </w:tc>
        <w:tc>
          <w:tcPr>
            <w:tcW w:w="2484" w:type="dxa"/>
          </w:tcPr>
          <w:p w14:paraId="750E90B2" w14:textId="77777777" w:rsidR="00DF0EF3" w:rsidRDefault="00DF0EF3" w:rsidP="008E6E32">
            <w:r>
              <w:t>during</w:t>
            </w:r>
          </w:p>
        </w:tc>
        <w:tc>
          <w:tcPr>
            <w:tcW w:w="4662" w:type="dxa"/>
          </w:tcPr>
          <w:p w14:paraId="4AD1ED6E" w14:textId="77777777" w:rsidR="00DF0EF3" w:rsidRDefault="00DF0EF3" w:rsidP="008E6E32">
            <w:r>
              <w:t xml:space="preserve">exactly 1 </w:t>
            </w:r>
            <w:proofErr w:type="gramStart"/>
            <w:r>
              <w:t>time:Interval</w:t>
            </w:r>
            <w:proofErr w:type="gramEnd"/>
          </w:p>
        </w:tc>
      </w:tr>
      <w:tr w:rsidR="00DF0EF3" w14:paraId="58B11752" w14:textId="77777777" w:rsidTr="00DF0EF3">
        <w:trPr>
          <w:cantSplit/>
        </w:trPr>
        <w:tc>
          <w:tcPr>
            <w:tcW w:w="2204" w:type="dxa"/>
            <w:vMerge/>
          </w:tcPr>
          <w:p w14:paraId="5F5FA792" w14:textId="77777777" w:rsidR="00DF0EF3" w:rsidRDefault="00DF0EF3" w:rsidP="008E6E32"/>
        </w:tc>
        <w:tc>
          <w:tcPr>
            <w:tcW w:w="2484" w:type="dxa"/>
          </w:tcPr>
          <w:p w14:paraId="73AC7C0E" w14:textId="77777777" w:rsidR="00DF0EF3" w:rsidRDefault="00DF0EF3" w:rsidP="008E6E32">
            <w:r>
              <w:t>startLoc</w:t>
            </w:r>
          </w:p>
        </w:tc>
        <w:tc>
          <w:tcPr>
            <w:tcW w:w="4662" w:type="dxa"/>
          </w:tcPr>
          <w:p w14:paraId="3B201421" w14:textId="77777777" w:rsidR="00DF0EF3" w:rsidRDefault="00DF0EF3" w:rsidP="008E6E32">
            <w:r>
              <w:t>only spatial_</w:t>
            </w:r>
            <w:proofErr w:type="gramStart"/>
            <w:r>
              <w:t>loc:SpatialFeature</w:t>
            </w:r>
            <w:proofErr w:type="gramEnd"/>
          </w:p>
        </w:tc>
      </w:tr>
      <w:tr w:rsidR="00DF0EF3" w14:paraId="2194A7AD" w14:textId="77777777" w:rsidTr="00DF0EF3">
        <w:trPr>
          <w:cantSplit/>
        </w:trPr>
        <w:tc>
          <w:tcPr>
            <w:tcW w:w="2204" w:type="dxa"/>
            <w:vMerge/>
          </w:tcPr>
          <w:p w14:paraId="1CD87CC2" w14:textId="77777777" w:rsidR="00DF0EF3" w:rsidRDefault="00DF0EF3" w:rsidP="008E6E32"/>
        </w:tc>
        <w:tc>
          <w:tcPr>
            <w:tcW w:w="2484" w:type="dxa"/>
          </w:tcPr>
          <w:p w14:paraId="3836DB65" w14:textId="77777777" w:rsidR="00DF0EF3" w:rsidRDefault="00DF0EF3" w:rsidP="008E6E32">
            <w:r>
              <w:t>endLoc</w:t>
            </w:r>
          </w:p>
        </w:tc>
        <w:tc>
          <w:tcPr>
            <w:tcW w:w="4662" w:type="dxa"/>
          </w:tcPr>
          <w:p w14:paraId="2B8B7F05" w14:textId="77777777" w:rsidR="00DF0EF3" w:rsidRDefault="00DF0EF3" w:rsidP="008E6E32">
            <w:r>
              <w:t>only spatial_</w:t>
            </w:r>
            <w:proofErr w:type="gramStart"/>
            <w:r>
              <w:t>loc:SpatialFeature</w:t>
            </w:r>
            <w:proofErr w:type="gramEnd"/>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DF0EF3" w14:paraId="57DC22E4" w14:textId="77777777" w:rsidTr="00DF0EF3">
        <w:trPr>
          <w:cantSplit/>
        </w:trPr>
        <w:tc>
          <w:tcPr>
            <w:tcW w:w="2204" w:type="dxa"/>
            <w:vMerge/>
          </w:tcPr>
          <w:p w14:paraId="60F0CECE" w14:textId="77777777" w:rsidR="00DF0EF3" w:rsidRDefault="00DF0EF3" w:rsidP="008E6E32"/>
        </w:tc>
        <w:tc>
          <w:tcPr>
            <w:tcW w:w="2484" w:type="dxa"/>
          </w:tcPr>
          <w:p w14:paraId="113AA947" w14:textId="77777777" w:rsidR="00DF0EF3" w:rsidRDefault="00DF0EF3" w:rsidP="008E6E32">
            <w:r>
              <w:t>accessesNetwork</w:t>
            </w:r>
          </w:p>
        </w:tc>
        <w:tc>
          <w:tcPr>
            <w:tcW w:w="4662" w:type="dxa"/>
          </w:tcPr>
          <w:p w14:paraId="127CC69D" w14:textId="77777777" w:rsidR="00DF0EF3" w:rsidRDefault="00DF0EF3" w:rsidP="008E6E32">
            <w:r>
              <w:t xml:space="preserve">min </w:t>
            </w:r>
            <w:proofErr w:type="gramStart"/>
            <w:r>
              <w:t>1  transportation</w:t>
            </w:r>
            <w:proofErr w:type="gramEnd"/>
            <w:r>
              <w:t>:Network</w:t>
            </w:r>
          </w:p>
        </w:tc>
      </w:tr>
      <w:tr w:rsidR="00DF0EF3" w14:paraId="181EFDFA" w14:textId="77777777" w:rsidTr="00DF0EF3">
        <w:trPr>
          <w:cantSplit/>
        </w:trPr>
        <w:tc>
          <w:tcPr>
            <w:tcW w:w="2204" w:type="dxa"/>
            <w:vMerge/>
          </w:tcPr>
          <w:p w14:paraId="333364F6" w14:textId="77777777" w:rsidR="00DF0EF3" w:rsidRDefault="00DF0EF3" w:rsidP="008E6E32"/>
        </w:tc>
        <w:tc>
          <w:tcPr>
            <w:tcW w:w="2484" w:type="dxa"/>
          </w:tcPr>
          <w:p w14:paraId="55B50CEE" w14:textId="77777777" w:rsidR="00DF0EF3" w:rsidRDefault="00DF0EF3" w:rsidP="008E6E32">
            <w:r>
              <w:t>accessesArc</w:t>
            </w:r>
          </w:p>
        </w:tc>
        <w:tc>
          <w:tcPr>
            <w:tcW w:w="4662" w:type="dxa"/>
          </w:tcPr>
          <w:p w14:paraId="1DBDDEF4" w14:textId="77777777" w:rsidR="00DF0EF3" w:rsidRDefault="00DF0EF3" w:rsidP="008E6E32">
            <w:r>
              <w:t xml:space="preserve">min </w:t>
            </w:r>
            <w:proofErr w:type="gramStart"/>
            <w:r>
              <w:t>1  transportation</w:t>
            </w:r>
            <w:proofErr w:type="gramEnd"/>
            <w:r>
              <w:t>:Arc</w:t>
            </w:r>
          </w:p>
        </w:tc>
      </w:tr>
      <w:tr w:rsidR="00DF0EF3" w14:paraId="410833B8" w14:textId="77777777" w:rsidTr="00DF0EF3">
        <w:trPr>
          <w:cantSplit/>
        </w:trPr>
        <w:tc>
          <w:tcPr>
            <w:tcW w:w="2204" w:type="dxa"/>
            <w:vMerge/>
          </w:tcPr>
          <w:p w14:paraId="7802104C" w14:textId="77777777" w:rsidR="00DF0EF3" w:rsidRDefault="00DF0EF3" w:rsidP="008E6E32"/>
        </w:tc>
        <w:tc>
          <w:tcPr>
            <w:tcW w:w="2484" w:type="dxa"/>
          </w:tcPr>
          <w:p w14:paraId="02382175" w14:textId="77777777" w:rsidR="00DF0EF3" w:rsidRDefault="00DF0EF3" w:rsidP="008E6E32">
            <w:r>
              <w:t>occursOn</w:t>
            </w:r>
          </w:p>
        </w:tc>
        <w:tc>
          <w:tcPr>
            <w:tcW w:w="4662" w:type="dxa"/>
          </w:tcPr>
          <w:p w14:paraId="3E684412" w14:textId="77777777" w:rsidR="00DF0EF3" w:rsidRDefault="00DF0EF3" w:rsidP="008E6E32">
            <w:r>
              <w:t xml:space="preserve">min </w:t>
            </w:r>
            <w:proofErr w:type="gramStart"/>
            <w:r>
              <w:t>1  transportation</w:t>
            </w:r>
            <w:proofErr w:type="gramEnd"/>
            <w:r>
              <w:t>:TransportationComplex</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77777777" w:rsidR="008E6E32" w:rsidRDefault="001F1FB9" w:rsidP="001F1FB9">
            <w:proofErr w:type="gramStart"/>
            <w:r>
              <w:t>mereology:contains</w:t>
            </w:r>
            <w:proofErr w:type="gramEnd"/>
          </w:p>
        </w:tc>
        <w:tc>
          <w:tcPr>
            <w:tcW w:w="4662" w:type="dxa"/>
          </w:tcPr>
          <w:p w14:paraId="3AA54FBC" w14:textId="77777777" w:rsidR="008E6E32" w:rsidRDefault="008E6E32" w:rsidP="008E6E32">
            <w:r>
              <w:t>min 1 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77777777" w:rsidR="008E6E32" w:rsidRDefault="008E6E32" w:rsidP="008E6E32">
            <w:r>
              <w:t>only SpatialThing</w:t>
            </w:r>
          </w:p>
        </w:tc>
      </w:tr>
      <w:tr w:rsidR="008E6E32" w14:paraId="4D7E63D4" w14:textId="77777777" w:rsidTr="00DF0EF3">
        <w:trPr>
          <w:cantSplit/>
        </w:trPr>
        <w:tc>
          <w:tcPr>
            <w:tcW w:w="2204" w:type="dxa"/>
            <w:vMerge/>
          </w:tcPr>
          <w:p w14:paraId="04F903FD" w14:textId="77777777" w:rsidR="008E6E32" w:rsidRDefault="008E6E32" w:rsidP="008E6E32"/>
        </w:tc>
        <w:tc>
          <w:tcPr>
            <w:tcW w:w="2484" w:type="dxa"/>
          </w:tcPr>
          <w:p w14:paraId="601ABDD3" w14:textId="77777777" w:rsidR="008E6E32" w:rsidRDefault="008E6E32" w:rsidP="008E6E32">
            <w:r>
              <w:t>endLoc</w:t>
            </w:r>
          </w:p>
        </w:tc>
        <w:tc>
          <w:tcPr>
            <w:tcW w:w="4662" w:type="dxa"/>
          </w:tcPr>
          <w:p w14:paraId="7CF13B57" w14:textId="77777777" w:rsidR="008E6E32" w:rsidRDefault="008E6E32" w:rsidP="008E6E32">
            <w:r>
              <w:t>only SpatialThing</w:t>
            </w:r>
          </w:p>
        </w:tc>
      </w:tr>
      <w:tr w:rsidR="008E6E32" w14:paraId="73F0F993" w14:textId="77777777" w:rsidTr="00DF0EF3">
        <w:trPr>
          <w:cantSplit/>
        </w:trPr>
        <w:tc>
          <w:tcPr>
            <w:tcW w:w="2204" w:type="dxa"/>
            <w:vMerge/>
          </w:tcPr>
          <w:p w14:paraId="04C89329" w14:textId="77777777" w:rsidR="008E6E32" w:rsidRDefault="008E6E32" w:rsidP="008E6E32"/>
        </w:tc>
        <w:tc>
          <w:tcPr>
            <w:tcW w:w="2484" w:type="dxa"/>
          </w:tcPr>
          <w:p w14:paraId="1DC248E3" w14:textId="77777777" w:rsidR="008E6E32" w:rsidRDefault="008E6E32" w:rsidP="008E6E32">
            <w:r>
              <w:t>during</w:t>
            </w:r>
          </w:p>
        </w:tc>
        <w:tc>
          <w:tcPr>
            <w:tcW w:w="4662" w:type="dxa"/>
          </w:tcPr>
          <w:p w14:paraId="417300C2" w14:textId="77777777" w:rsidR="008E6E32" w:rsidRDefault="008E6E32" w:rsidP="008E6E32">
            <w:r>
              <w:t xml:space="preserve">only </w:t>
            </w:r>
            <w:proofErr w:type="gramStart"/>
            <w:r>
              <w:t>time:Interval</w:t>
            </w:r>
            <w:proofErr w:type="gramEnd"/>
          </w:p>
        </w:tc>
      </w:tr>
      <w:tr w:rsidR="008E6E32" w14:paraId="053805E7" w14:textId="77777777" w:rsidTr="00DF0EF3">
        <w:trPr>
          <w:cantSplit/>
        </w:trPr>
        <w:tc>
          <w:tcPr>
            <w:tcW w:w="2204" w:type="dxa"/>
            <w:vMerge/>
          </w:tcPr>
          <w:p w14:paraId="7EA37A34" w14:textId="77777777" w:rsidR="008E6E32" w:rsidRDefault="008E6E32" w:rsidP="008E6E32"/>
        </w:tc>
        <w:tc>
          <w:tcPr>
            <w:tcW w:w="2484" w:type="dxa"/>
          </w:tcPr>
          <w:p w14:paraId="60941C31" w14:textId="77777777" w:rsidR="008E6E32" w:rsidRDefault="008E6E32" w:rsidP="008E6E32">
            <w:r>
              <w:t>accessesNetwork</w:t>
            </w:r>
          </w:p>
        </w:tc>
        <w:tc>
          <w:tcPr>
            <w:tcW w:w="4662" w:type="dxa"/>
          </w:tcPr>
          <w:p w14:paraId="2D0A7505" w14:textId="77777777" w:rsidR="008E6E32" w:rsidRDefault="008E6E32" w:rsidP="008E6E32">
            <w:r>
              <w:t xml:space="preserve">min </w:t>
            </w:r>
            <w:proofErr w:type="gramStart"/>
            <w:r>
              <w:t>1  transportation</w:t>
            </w:r>
            <w:proofErr w:type="gramEnd"/>
            <w:r>
              <w:t>:Network</w:t>
            </w:r>
          </w:p>
        </w:tc>
      </w:tr>
      <w:tr w:rsidR="008E6E32" w14:paraId="32D2A0A5" w14:textId="77777777" w:rsidTr="00DF0EF3">
        <w:trPr>
          <w:cantSplit/>
        </w:trPr>
        <w:tc>
          <w:tcPr>
            <w:tcW w:w="2204" w:type="dxa"/>
            <w:vMerge/>
          </w:tcPr>
          <w:p w14:paraId="51473487" w14:textId="77777777" w:rsidR="008E6E32" w:rsidRDefault="008E6E32" w:rsidP="008E6E32"/>
        </w:tc>
        <w:tc>
          <w:tcPr>
            <w:tcW w:w="2484" w:type="dxa"/>
          </w:tcPr>
          <w:p w14:paraId="33B6EF11" w14:textId="77777777" w:rsidR="008E6E32" w:rsidRDefault="008E6E32" w:rsidP="008E6E32">
            <w:r>
              <w:t>accessesArc</w:t>
            </w:r>
          </w:p>
        </w:tc>
        <w:tc>
          <w:tcPr>
            <w:tcW w:w="4662" w:type="dxa"/>
          </w:tcPr>
          <w:p w14:paraId="0BFE38B8" w14:textId="77777777" w:rsidR="008E6E32" w:rsidRDefault="008E6E32" w:rsidP="008E6E32">
            <w:r>
              <w:t xml:space="preserve">min </w:t>
            </w:r>
            <w:proofErr w:type="gramStart"/>
            <w:r>
              <w:t>1  transportation</w:t>
            </w:r>
            <w:proofErr w:type="gramEnd"/>
            <w:r>
              <w:t>:Arc</w:t>
            </w:r>
          </w:p>
        </w:tc>
      </w:tr>
      <w:tr w:rsidR="008E6E32" w14:paraId="4CB4A215" w14:textId="77777777" w:rsidTr="00DF0EF3">
        <w:trPr>
          <w:cantSplit/>
        </w:trPr>
        <w:tc>
          <w:tcPr>
            <w:tcW w:w="2204" w:type="dxa"/>
            <w:vMerge/>
          </w:tcPr>
          <w:p w14:paraId="55699D73" w14:textId="77777777" w:rsidR="008E6E32" w:rsidRDefault="008E6E32" w:rsidP="008E6E32"/>
        </w:tc>
        <w:tc>
          <w:tcPr>
            <w:tcW w:w="2484" w:type="dxa"/>
          </w:tcPr>
          <w:p w14:paraId="4FCA37DE" w14:textId="77777777" w:rsidR="008E6E32" w:rsidRDefault="008E6E32" w:rsidP="008E6E32">
            <w:r>
              <w:t>occursOn</w:t>
            </w:r>
          </w:p>
        </w:tc>
        <w:tc>
          <w:tcPr>
            <w:tcW w:w="4662" w:type="dxa"/>
          </w:tcPr>
          <w:p w14:paraId="1BCE197D" w14:textId="77777777" w:rsidR="008E6E32" w:rsidRDefault="008E6E32" w:rsidP="008E6E32">
            <w:r>
              <w:t xml:space="preserve">min </w:t>
            </w:r>
            <w:proofErr w:type="gramStart"/>
            <w:r>
              <w:t>1  transportation</w:t>
            </w:r>
            <w:proofErr w:type="gramEnd"/>
            <w:r>
              <w:t>:TransportationComplex</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29" w:name="_Toc523308989"/>
      <w:r>
        <w:t>Trip Costs</w:t>
      </w:r>
      <w:bookmarkEnd w:id="129"/>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lastRenderedPageBreak/>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0" w:name="_Toc523308990"/>
      <w:r>
        <w:t>Urban System Ontology</w:t>
      </w:r>
      <w:bookmarkEnd w:id="130"/>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1"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48056E8F"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may </w:t>
      </w:r>
      <w:r w:rsidRPr="005565E5">
        <w:rPr>
          <w:b/>
        </w:rPr>
        <w:t>have</w:t>
      </w:r>
      <w:r>
        <w:t xml:space="preserve"> some </w:t>
      </w:r>
      <w:r w:rsidRPr="005565E5">
        <w:rPr>
          <w:b/>
        </w:rPr>
        <w:t>TransitPass</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77777777"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lastRenderedPageBreak/>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9EB4490" w14:textId="77777777" w:rsidTr="00B65D5F">
        <w:trPr>
          <w:cantSplit/>
        </w:trPr>
        <w:tc>
          <w:tcPr>
            <w:tcW w:w="2896" w:type="dxa"/>
            <w:vMerge/>
          </w:tcPr>
          <w:p w14:paraId="6A00834B" w14:textId="77777777" w:rsidR="00FD13F5" w:rsidRDefault="00FD13F5" w:rsidP="00FD13F5"/>
        </w:tc>
        <w:tc>
          <w:tcPr>
            <w:tcW w:w="2374" w:type="dxa"/>
          </w:tcPr>
          <w:p w14:paraId="30B9BF9F" w14:textId="77777777" w:rsidR="00FD13F5" w:rsidRPr="00A852ED" w:rsidRDefault="00FD13F5" w:rsidP="00FD13F5">
            <w:r w:rsidRPr="00A852ED">
              <w:t>hasPass</w:t>
            </w:r>
          </w:p>
        </w:tc>
        <w:tc>
          <w:tcPr>
            <w:tcW w:w="4080" w:type="dxa"/>
          </w:tcPr>
          <w:p w14:paraId="60F8F566" w14:textId="77777777" w:rsidR="00FD13F5" w:rsidRPr="00A852ED" w:rsidRDefault="00157C17" w:rsidP="00FD13F5">
            <w:r>
              <w:t xml:space="preserve">some </w:t>
            </w:r>
            <w:proofErr w:type="gramStart"/>
            <w:r>
              <w:t>transit:</w:t>
            </w:r>
            <w:r w:rsidR="00FD13F5" w:rsidRPr="00A852ED">
              <w:t>Pass</w:t>
            </w:r>
            <w:proofErr w:type="gramEnd"/>
            <w:r w:rsidR="00FD13F5" w:rsidRPr="00A852ED">
              <w:tab/>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D13F5" w14:paraId="75F2E008" w14:textId="77777777" w:rsidTr="00B65D5F">
        <w:trPr>
          <w:cantSplit/>
        </w:trPr>
        <w:tc>
          <w:tcPr>
            <w:tcW w:w="2896" w:type="dxa"/>
            <w:vMerge w:val="restart"/>
          </w:tcPr>
          <w:p w14:paraId="27A18C3B" w14:textId="77777777" w:rsidR="00FD13F5" w:rsidRPr="00623BD2" w:rsidRDefault="00FD13F5" w:rsidP="00FD13F5">
            <w:proofErr w:type="gramStart"/>
            <w:r w:rsidRPr="00623BD2">
              <w:t>vehicle:Vehicle</w:t>
            </w:r>
            <w:proofErr w:type="gramEnd"/>
          </w:p>
        </w:tc>
        <w:tc>
          <w:tcPr>
            <w:tcW w:w="2374" w:type="dxa"/>
          </w:tcPr>
          <w:p w14:paraId="7B8D6CFA" w14:textId="77777777" w:rsidR="00FD13F5" w:rsidRPr="00623BD2" w:rsidRDefault="00FD13F5" w:rsidP="00FD13F5">
            <w:r w:rsidRPr="00623BD2">
              <w:t>occupiedBy</w:t>
            </w:r>
          </w:p>
        </w:tc>
        <w:tc>
          <w:tcPr>
            <w:tcW w:w="4080" w:type="dxa"/>
          </w:tcPr>
          <w:p w14:paraId="7B9A9FD6" w14:textId="77777777" w:rsidR="00FD13F5" w:rsidRPr="00623BD2" w:rsidRDefault="00FD13F5" w:rsidP="00FD13F5">
            <w:r w:rsidRPr="00623BD2">
              <w:t xml:space="preserve">only (Occupant </w:t>
            </w:r>
            <w:proofErr w:type="gramStart"/>
            <w:r w:rsidRPr="00623BD2">
              <w:t>or  Cargo</w:t>
            </w:r>
            <w:proofErr w:type="gramEnd"/>
            <w:r w:rsidRPr="00623BD2">
              <w:t>)</w:t>
            </w:r>
          </w:p>
        </w:tc>
      </w:tr>
      <w:tr w:rsidR="00FD13F5" w14:paraId="2D10CE7A" w14:textId="77777777" w:rsidTr="00B65D5F">
        <w:trPr>
          <w:cantSplit/>
        </w:trPr>
        <w:tc>
          <w:tcPr>
            <w:tcW w:w="2896" w:type="dxa"/>
            <w:vMerge/>
          </w:tcPr>
          <w:p w14:paraId="01898686" w14:textId="77777777" w:rsidR="00FD13F5" w:rsidRPr="00623BD2" w:rsidRDefault="00FD13F5" w:rsidP="00FD13F5"/>
        </w:tc>
        <w:tc>
          <w:tcPr>
            <w:tcW w:w="2374" w:type="dxa"/>
          </w:tcPr>
          <w:p w14:paraId="13FA80A6" w14:textId="77777777" w:rsidR="00FD13F5" w:rsidRPr="00623BD2" w:rsidRDefault="00FD13F5" w:rsidP="00FD13F5">
            <w:r w:rsidRPr="00623BD2">
              <w:t>hasOwner</w:t>
            </w:r>
          </w:p>
        </w:tc>
        <w:tc>
          <w:tcPr>
            <w:tcW w:w="4080" w:type="dxa"/>
          </w:tcPr>
          <w:p w14:paraId="0C261C1A" w14:textId="77777777" w:rsidR="00FD13F5" w:rsidRPr="00623BD2" w:rsidRDefault="00FD13F5" w:rsidP="00FD13F5">
            <w:r w:rsidRPr="00623BD2">
              <w:t>only (</w:t>
            </w:r>
            <w:proofErr w:type="gramStart"/>
            <w:r w:rsidRPr="00623BD2">
              <w:t>person:Person</w:t>
            </w:r>
            <w:proofErr w:type="gramEnd"/>
            <w:r w:rsidRPr="00623BD2">
              <w:t xml:space="preserve"> or org:Organization)</w:t>
            </w:r>
          </w:p>
        </w:tc>
      </w:tr>
      <w:tr w:rsidR="00FD13F5" w14:paraId="2ADF9AB9" w14:textId="77777777" w:rsidTr="00B65D5F">
        <w:trPr>
          <w:cantSplit/>
        </w:trPr>
        <w:tc>
          <w:tcPr>
            <w:tcW w:w="2896" w:type="dxa"/>
          </w:tcPr>
          <w:p w14:paraId="78CDE2EA" w14:textId="77777777" w:rsidR="00FD13F5" w:rsidRPr="00623BD2" w:rsidRDefault="00FD13F5" w:rsidP="00FD13F5">
            <w:r w:rsidRPr="00623BD2">
              <w:t>Occupant</w:t>
            </w:r>
          </w:p>
        </w:tc>
        <w:tc>
          <w:tcPr>
            <w:tcW w:w="2374" w:type="dxa"/>
          </w:tcPr>
          <w:p w14:paraId="0D87233C" w14:textId="77777777" w:rsidR="00FD13F5" w:rsidRPr="00623BD2" w:rsidRDefault="00FD13F5" w:rsidP="00FD13F5">
            <w:r w:rsidRPr="00623BD2">
              <w:t>equivalentClass</w:t>
            </w:r>
          </w:p>
        </w:tc>
        <w:tc>
          <w:tcPr>
            <w:tcW w:w="4080" w:type="dxa"/>
          </w:tcPr>
          <w:p w14:paraId="145F662D" w14:textId="77777777" w:rsidR="00FD13F5" w:rsidRPr="00623BD2" w:rsidRDefault="00FD13F5" w:rsidP="00FD13F5">
            <w:proofErr w:type="gramStart"/>
            <w:r w:rsidRPr="00623BD2">
              <w:t>person:Person</w:t>
            </w:r>
            <w:proofErr w:type="gramEnd"/>
            <w:r w:rsidRPr="00623BD2">
              <w:t xml:space="preserve"> and occupies some vehicle:Vehicle</w:t>
            </w:r>
          </w:p>
        </w:tc>
      </w:tr>
      <w:tr w:rsidR="00FD13F5" w14:paraId="04A7946F" w14:textId="77777777" w:rsidTr="00B65D5F">
        <w:trPr>
          <w:cantSplit/>
        </w:trPr>
        <w:tc>
          <w:tcPr>
            <w:tcW w:w="2896" w:type="dxa"/>
          </w:tcPr>
          <w:p w14:paraId="5F3F84E5" w14:textId="77777777" w:rsidR="00FD13F5" w:rsidRPr="00623BD2" w:rsidRDefault="00FD13F5" w:rsidP="00FD13F5">
            <w:r w:rsidRPr="00623BD2">
              <w:t>Cargo</w:t>
            </w:r>
          </w:p>
        </w:tc>
        <w:tc>
          <w:tcPr>
            <w:tcW w:w="2374" w:type="dxa"/>
          </w:tcPr>
          <w:p w14:paraId="22DA2F4B" w14:textId="77777777" w:rsidR="00FD13F5" w:rsidRPr="00623BD2" w:rsidRDefault="00FD13F5" w:rsidP="00FD13F5">
            <w:r w:rsidRPr="00623BD2">
              <w:t>equivalentClass</w:t>
            </w:r>
          </w:p>
        </w:tc>
        <w:tc>
          <w:tcPr>
            <w:tcW w:w="4080" w:type="dxa"/>
          </w:tcPr>
          <w:p w14:paraId="27550B84" w14:textId="77777777" w:rsidR="00FD13F5" w:rsidRPr="00623BD2" w:rsidRDefault="00FD13F5" w:rsidP="00FD13F5">
            <w:r w:rsidRPr="00623BD2">
              <w:t>not(</w:t>
            </w:r>
            <w:proofErr w:type="gramStart"/>
            <w:r w:rsidRPr="00623BD2">
              <w:t>person:Person</w:t>
            </w:r>
            <w:proofErr w:type="gramEnd"/>
            <w:r w:rsidRPr="00623BD2">
              <w:t>) and occupies some vehicle:Vehicle</w:t>
            </w:r>
          </w:p>
        </w:tc>
      </w:tr>
      <w:tr w:rsidR="00FD13F5" w14:paraId="2015718C" w14:textId="77777777" w:rsidTr="00B65D5F">
        <w:trPr>
          <w:cantSplit/>
        </w:trPr>
        <w:tc>
          <w:tcPr>
            <w:tcW w:w="2896" w:type="dxa"/>
          </w:tcPr>
          <w:p w14:paraId="2BF612C2" w14:textId="77777777" w:rsidR="00FD13F5" w:rsidRPr="00623BD2" w:rsidRDefault="00FD13F5" w:rsidP="00FD13F5">
            <w:proofErr w:type="gramStart"/>
            <w:r>
              <w:t>transport:ArcPD</w:t>
            </w:r>
            <w:proofErr w:type="gramEnd"/>
          </w:p>
        </w:tc>
        <w:tc>
          <w:tcPr>
            <w:tcW w:w="2374" w:type="dxa"/>
          </w:tcPr>
          <w:p w14:paraId="1A3A6B4E" w14:textId="77777777" w:rsidR="00FD13F5" w:rsidRPr="00791E6A" w:rsidRDefault="00FD13F5" w:rsidP="00FD13F5">
            <w:r w:rsidRPr="00791E6A">
              <w:t>hasMode</w:t>
            </w:r>
          </w:p>
        </w:tc>
        <w:tc>
          <w:tcPr>
            <w:tcW w:w="4080" w:type="dxa"/>
          </w:tcPr>
          <w:p w14:paraId="4E33461C" w14:textId="77777777" w:rsidR="00FD13F5" w:rsidRPr="00791E6A" w:rsidRDefault="00FD13F5" w:rsidP="00FD13F5">
            <w:r w:rsidRPr="00791E6A">
              <w:t xml:space="preserve">only </w:t>
            </w:r>
            <w:proofErr w:type="gramStart"/>
            <w:r w:rsidRPr="00791E6A">
              <w:t>vehicle:Mode</w:t>
            </w:r>
            <w:proofErr w:type="gramEnd"/>
          </w:p>
        </w:tc>
      </w:tr>
      <w:tr w:rsidR="00FD13F5" w14:paraId="12D50F74" w14:textId="77777777" w:rsidTr="00B65D5F">
        <w:trPr>
          <w:cantSplit/>
        </w:trPr>
        <w:tc>
          <w:tcPr>
            <w:tcW w:w="2896" w:type="dxa"/>
          </w:tcPr>
          <w:p w14:paraId="71B1C55F" w14:textId="77777777" w:rsidR="00FD13F5" w:rsidRDefault="00FD13F5" w:rsidP="00FD13F5">
            <w:proofErr w:type="gramStart"/>
            <w:r>
              <w:lastRenderedPageBreak/>
              <w:t>transport:RoadSegment</w:t>
            </w:r>
            <w:proofErr w:type="gramEnd"/>
          </w:p>
        </w:tc>
        <w:tc>
          <w:tcPr>
            <w:tcW w:w="2374" w:type="dxa"/>
          </w:tcPr>
          <w:p w14:paraId="4BEDD295" w14:textId="77777777" w:rsidR="00FD13F5" w:rsidRPr="00791E6A" w:rsidRDefault="00FD13F5" w:rsidP="00FD13F5">
            <w:r w:rsidRPr="00791E6A">
              <w:t>accessedBy</w:t>
            </w:r>
          </w:p>
        </w:tc>
        <w:tc>
          <w:tcPr>
            <w:tcW w:w="4080" w:type="dxa"/>
          </w:tcPr>
          <w:p w14:paraId="7DB48EBE" w14:textId="77777777" w:rsidR="00FD13F5" w:rsidRPr="00791E6A" w:rsidRDefault="00FD13F5" w:rsidP="00E32263">
            <w:pPr>
              <w:tabs>
                <w:tab w:val="center" w:pos="2335"/>
              </w:tabs>
            </w:pPr>
            <w:r w:rsidRPr="00791E6A">
              <w:t xml:space="preserve">only </w:t>
            </w:r>
            <w:proofErr w:type="gramStart"/>
            <w:r w:rsidRPr="00791E6A">
              <w:t>transport:Arc</w:t>
            </w:r>
            <w:proofErr w:type="gramEnd"/>
            <w:r w:rsidRPr="00791E6A">
              <w:t xml:space="preserve"> and manifestationOf</w:t>
            </w:r>
            <w:r w:rsidR="00E32263">
              <w:t xml:space="preserve"> only</w:t>
            </w:r>
            <w:r w:rsidRPr="00791E6A">
              <w:t xml:space="preserve"> (hasMode </w:t>
            </w:r>
            <w:r w:rsidR="00E32263">
              <w:t>value water</w:t>
            </w:r>
            <w:r w:rsidRPr="00791E6A">
              <w:t>)</w:t>
            </w:r>
          </w:p>
        </w:tc>
      </w:tr>
      <w:tr w:rsidR="00FD13F5" w14:paraId="03A8825B" w14:textId="77777777" w:rsidTr="00B65D5F">
        <w:trPr>
          <w:cantSplit/>
        </w:trPr>
        <w:tc>
          <w:tcPr>
            <w:tcW w:w="2896" w:type="dxa"/>
          </w:tcPr>
          <w:p w14:paraId="21C6DFF4" w14:textId="77777777" w:rsidR="00FD13F5" w:rsidRPr="001227F5" w:rsidRDefault="00FD13F5" w:rsidP="00FD13F5">
            <w:proofErr w:type="gramStart"/>
            <w:r w:rsidRPr="001227F5">
              <w:t>transit:TransitSystem</w:t>
            </w:r>
            <w:proofErr w:type="gramEnd"/>
          </w:p>
        </w:tc>
        <w:tc>
          <w:tcPr>
            <w:tcW w:w="2374" w:type="dxa"/>
          </w:tcPr>
          <w:p w14:paraId="658A64A3" w14:textId="77777777" w:rsidR="00FD13F5" w:rsidRPr="001227F5" w:rsidRDefault="00AD27F4" w:rsidP="00FD13F5">
            <w:r>
              <w:t>hasOwner</w:t>
            </w:r>
          </w:p>
        </w:tc>
        <w:tc>
          <w:tcPr>
            <w:tcW w:w="4080" w:type="dxa"/>
          </w:tcPr>
          <w:p w14:paraId="0943A89F" w14:textId="77777777" w:rsidR="00FD13F5" w:rsidRPr="001227F5" w:rsidRDefault="00FD13F5" w:rsidP="00FD13F5">
            <w:r w:rsidRPr="001227F5">
              <w:t xml:space="preserve">only </w:t>
            </w:r>
            <w:proofErr w:type="gramStart"/>
            <w:r w:rsidRPr="001227F5">
              <w:t>org:Organization</w:t>
            </w:r>
            <w:proofErr w:type="gramEnd"/>
          </w:p>
        </w:tc>
      </w:tr>
      <w:tr w:rsidR="00FD13F5" w14:paraId="38A4F6E7" w14:textId="77777777" w:rsidTr="00B65D5F">
        <w:trPr>
          <w:cantSplit/>
        </w:trPr>
        <w:tc>
          <w:tcPr>
            <w:tcW w:w="2896" w:type="dxa"/>
          </w:tcPr>
          <w:p w14:paraId="729D7F13" w14:textId="77777777" w:rsidR="00FD13F5" w:rsidRPr="001227F5" w:rsidRDefault="00FD13F5" w:rsidP="00FD13F5">
            <w:proofErr w:type="gramStart"/>
            <w:r w:rsidRPr="001227F5">
              <w:t>transit:Route</w:t>
            </w:r>
            <w:proofErr w:type="gramEnd"/>
          </w:p>
        </w:tc>
        <w:tc>
          <w:tcPr>
            <w:tcW w:w="2374" w:type="dxa"/>
          </w:tcPr>
          <w:p w14:paraId="1F20E794" w14:textId="77777777" w:rsidR="00FD13F5" w:rsidRPr="001227F5" w:rsidRDefault="00FD13F5" w:rsidP="00FD13F5">
            <w:r w:rsidRPr="001227F5">
              <w:t>executedBy</w:t>
            </w:r>
          </w:p>
        </w:tc>
        <w:tc>
          <w:tcPr>
            <w:tcW w:w="4080" w:type="dxa"/>
          </w:tcPr>
          <w:p w14:paraId="4C60CCFD" w14:textId="77777777" w:rsidR="00FD13F5" w:rsidRPr="001227F5" w:rsidRDefault="00FD13F5" w:rsidP="00FD13F5">
            <w:r w:rsidRPr="001227F5">
              <w:t xml:space="preserve">only </w:t>
            </w:r>
            <w:proofErr w:type="gramStart"/>
            <w:r w:rsidRPr="001227F5">
              <w:t>vehicle:Vehicle</w:t>
            </w:r>
            <w:proofErr w:type="gramEnd"/>
          </w:p>
        </w:tc>
      </w:tr>
      <w:tr w:rsidR="009B4346" w14:paraId="12B0EFA2" w14:textId="77777777" w:rsidTr="00B65D5F">
        <w:trPr>
          <w:cantSplit/>
        </w:trPr>
        <w:tc>
          <w:tcPr>
            <w:tcW w:w="2896" w:type="dxa"/>
            <w:vMerge w:val="restart"/>
          </w:tcPr>
          <w:p w14:paraId="0EC4CED9" w14:textId="77777777" w:rsidR="009B4346" w:rsidRDefault="009B4346" w:rsidP="00740251">
            <w:proofErr w:type="gramStart"/>
            <w:r>
              <w:t>trip:Trip</w:t>
            </w:r>
            <w:proofErr w:type="gramEnd"/>
          </w:p>
        </w:tc>
        <w:tc>
          <w:tcPr>
            <w:tcW w:w="2374" w:type="dxa"/>
          </w:tcPr>
          <w:p w14:paraId="2F401EF1" w14:textId="77777777" w:rsidR="009B4346" w:rsidRPr="004842BE" w:rsidRDefault="009B4346" w:rsidP="00FD13F5">
            <w:r>
              <w:t>subClassOf</w:t>
            </w:r>
          </w:p>
        </w:tc>
        <w:tc>
          <w:tcPr>
            <w:tcW w:w="4080" w:type="dxa"/>
          </w:tcPr>
          <w:p w14:paraId="49EFE1A9" w14:textId="51DFB501" w:rsidR="009B4346" w:rsidRPr="004842BE" w:rsidRDefault="009B4346" w:rsidP="00FD13F5">
            <w:proofErr w:type="gramStart"/>
            <w:r>
              <w:t>activity:Activit</w:t>
            </w:r>
            <w:r w:rsidR="008E2A78">
              <w:t>y</w:t>
            </w:r>
            <w:proofErr w:type="gramEnd"/>
          </w:p>
        </w:tc>
      </w:tr>
      <w:tr w:rsidR="009B4346" w14:paraId="73BE403F" w14:textId="77777777" w:rsidTr="00B65D5F">
        <w:trPr>
          <w:cantSplit/>
        </w:trPr>
        <w:tc>
          <w:tcPr>
            <w:tcW w:w="2896" w:type="dxa"/>
            <w:vMerge/>
          </w:tcPr>
          <w:p w14:paraId="28E5C829" w14:textId="77777777" w:rsidR="009B4346" w:rsidRDefault="009B4346" w:rsidP="00FD13F5"/>
        </w:tc>
        <w:tc>
          <w:tcPr>
            <w:tcW w:w="2374" w:type="dxa"/>
          </w:tcPr>
          <w:p w14:paraId="123C8A1D" w14:textId="77777777" w:rsidR="009B4346" w:rsidRPr="004842BE" w:rsidRDefault="009B4346" w:rsidP="00FD13F5">
            <w:r w:rsidRPr="004842BE">
              <w:t>performedBy</w:t>
            </w:r>
          </w:p>
        </w:tc>
        <w:tc>
          <w:tcPr>
            <w:tcW w:w="4080" w:type="dxa"/>
          </w:tcPr>
          <w:p w14:paraId="378B3D5F" w14:textId="77777777" w:rsidR="009B4346" w:rsidRPr="004842BE" w:rsidRDefault="009B4346" w:rsidP="00FD13F5">
            <w:r w:rsidRPr="004842BE">
              <w:t xml:space="preserve">some </w:t>
            </w:r>
            <w:proofErr w:type="gramStart"/>
            <w:r w:rsidRPr="004842BE">
              <w:t>person:Person</w:t>
            </w:r>
            <w:proofErr w:type="gramEnd"/>
          </w:p>
        </w:tc>
      </w:tr>
      <w:tr w:rsidR="009B4346" w14:paraId="5E7A2962" w14:textId="77777777" w:rsidTr="00B65D5F">
        <w:trPr>
          <w:cantSplit/>
        </w:trPr>
        <w:tc>
          <w:tcPr>
            <w:tcW w:w="2896" w:type="dxa"/>
            <w:vMerge/>
          </w:tcPr>
          <w:p w14:paraId="64B3AFD0" w14:textId="77777777" w:rsidR="009B4346" w:rsidRDefault="009B4346" w:rsidP="00FD13F5"/>
        </w:tc>
        <w:tc>
          <w:tcPr>
            <w:tcW w:w="2374" w:type="dxa"/>
          </w:tcPr>
          <w:p w14:paraId="5C6CB360" w14:textId="77777777" w:rsidR="009B4346" w:rsidRPr="004842BE" w:rsidRDefault="009B4346" w:rsidP="00FD13F5">
            <w:r w:rsidRPr="004842BE">
              <w:t>associatedWith</w:t>
            </w:r>
          </w:p>
        </w:tc>
        <w:tc>
          <w:tcPr>
            <w:tcW w:w="4080" w:type="dxa"/>
          </w:tcPr>
          <w:p w14:paraId="512A4A88" w14:textId="77777777" w:rsidR="009B4346" w:rsidRPr="004842BE" w:rsidRDefault="009B4346" w:rsidP="00FD13F5">
            <w:r w:rsidRPr="004842BE">
              <w:t xml:space="preserve">only </w:t>
            </w:r>
            <w:proofErr w:type="gramStart"/>
            <w:r w:rsidRPr="004842BE">
              <w:t>activity:Activity</w:t>
            </w:r>
            <w:proofErr w:type="gramEnd"/>
          </w:p>
        </w:tc>
      </w:tr>
    </w:tbl>
    <w:p w14:paraId="585F1AD1" w14:textId="0B914A8C" w:rsidR="00044769" w:rsidRDefault="00044769" w:rsidP="002016ED">
      <w:pPr>
        <w:pStyle w:val="Heading1"/>
      </w:pPr>
      <w:bookmarkStart w:id="132" w:name="_Ref520703666"/>
      <w:bookmarkStart w:id="133" w:name="_Toc523308991"/>
      <w:r>
        <w:t>Applications</w:t>
      </w:r>
      <w:bookmarkEnd w:id="132"/>
      <w:bookmarkEnd w:id="133"/>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4" w:name="_Toc523308992"/>
      <w:r>
        <w:t>iCity Ontology for the IT-SoS Framework</w:t>
      </w:r>
      <w:bookmarkEnd w:id="134"/>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5" w:name="_Toc523308993"/>
      <w:r>
        <w:t xml:space="preserve">Ontology Interface: </w:t>
      </w:r>
      <w:r w:rsidR="006F44C8">
        <w:t>Functional Requirements</w:t>
      </w:r>
      <w:bookmarkEnd w:id="135"/>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lastRenderedPageBreak/>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6" w:name="_Toc523308994"/>
      <w:r>
        <w:t>System Design</w:t>
      </w:r>
      <w:bookmarkEnd w:id="136"/>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lastRenderedPageBreak/>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0096" cy="2520000"/>
                    </a:xfrm>
                    <a:prstGeom prst="rect">
                      <a:avLst/>
                    </a:prstGeom>
                  </pic:spPr>
                </pic:pic>
              </a:graphicData>
            </a:graphic>
          </wp:inline>
        </w:drawing>
      </w:r>
    </w:p>
    <w:p w14:paraId="720889D2" w14:textId="3F992069" w:rsidR="006F44C8" w:rsidRDefault="00F924D9" w:rsidP="00E80D3C">
      <w:pPr>
        <w:pStyle w:val="Caption"/>
      </w:pPr>
      <w:bookmarkStart w:id="137"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8</w:t>
      </w:r>
      <w:r w:rsidR="00FA06BD">
        <w:rPr>
          <w:noProof/>
        </w:rPr>
        <w:fldChar w:fldCharType="end"/>
      </w:r>
      <w:bookmarkEnd w:id="137"/>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lastRenderedPageBreak/>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50" cy="2520000"/>
                    </a:xfrm>
                    <a:prstGeom prst="rect">
                      <a:avLst/>
                    </a:prstGeom>
                  </pic:spPr>
                </pic:pic>
              </a:graphicData>
            </a:graphic>
          </wp:inline>
        </w:drawing>
      </w:r>
    </w:p>
    <w:p w14:paraId="1EA49CDD" w14:textId="6237749E" w:rsidR="006F44C8" w:rsidRDefault="00F924D9" w:rsidP="00E80D3C">
      <w:pPr>
        <w:pStyle w:val="Caption"/>
      </w:pPr>
      <w:bookmarkStart w:id="138"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9</w:t>
      </w:r>
      <w:r w:rsidR="00FA06BD">
        <w:rPr>
          <w:noProof/>
        </w:rPr>
        <w:fldChar w:fldCharType="end"/>
      </w:r>
      <w:bookmarkEnd w:id="138"/>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797" cy="2520000"/>
                    </a:xfrm>
                    <a:prstGeom prst="rect">
                      <a:avLst/>
                    </a:prstGeom>
                  </pic:spPr>
                </pic:pic>
              </a:graphicData>
            </a:graphic>
          </wp:inline>
        </w:drawing>
      </w:r>
    </w:p>
    <w:p w14:paraId="12B6CB37" w14:textId="14B15911" w:rsidR="006F44C8" w:rsidRDefault="00F924D9" w:rsidP="00E80D3C">
      <w:pPr>
        <w:pStyle w:val="Caption"/>
      </w:pPr>
      <w:bookmarkStart w:id="139"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F367B8">
        <w:rPr>
          <w:noProof/>
        </w:rPr>
        <w:t>10</w:t>
      </w:r>
      <w:r w:rsidR="00FA06BD">
        <w:rPr>
          <w:noProof/>
        </w:rPr>
        <w:fldChar w:fldCharType="end"/>
      </w:r>
      <w:bookmarkEnd w:id="139"/>
      <w:r>
        <w:t xml:space="preserve">: </w:t>
      </w:r>
      <w:r w:rsidRPr="001026E7">
        <w:t>Illustration of the key components within the ITS Application Engine.</w:t>
      </w:r>
    </w:p>
    <w:p w14:paraId="26C1F73D" w14:textId="77777777" w:rsidR="006F44C8" w:rsidRDefault="006F44C8" w:rsidP="00E80D3C">
      <w:pPr>
        <w:pStyle w:val="Heading3"/>
      </w:pPr>
      <w:bookmarkStart w:id="140" w:name="_Toc523308995"/>
      <w:r>
        <w:t>Ontology Design: Required Extensions</w:t>
      </w:r>
      <w:bookmarkEnd w:id="140"/>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1" w:name="_Toc523308996"/>
      <w:r>
        <w:t>Next Steps</w:t>
      </w:r>
      <w:bookmarkEnd w:id="141"/>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r>
        <w:lastRenderedPageBreak/>
        <w:t>iCity Ontology for Urban Simulation Results</w:t>
      </w:r>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2" w:name="_Toc523308997"/>
      <w:r>
        <w:t>Future Work</w:t>
      </w:r>
      <w:bookmarkEnd w:id="131"/>
      <w:bookmarkEnd w:id="142"/>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3" w:name="_Toc523308998"/>
      <w:r>
        <w:lastRenderedPageBreak/>
        <w:t>Extensions to the Urban System Ontology</w:t>
      </w:r>
      <w:bookmarkEnd w:id="143"/>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4" w:name="_Ref468171904"/>
      <w:bookmarkStart w:id="145" w:name="_Toc523308999"/>
      <w:r>
        <w:t>Extensions for iCity Applications</w:t>
      </w:r>
      <w:bookmarkEnd w:id="144"/>
      <w:bookmarkEnd w:id="145"/>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3713" cy="3625200"/>
                    </a:xfrm>
                    <a:prstGeom prst="rect">
                      <a:avLst/>
                    </a:prstGeom>
                  </pic:spPr>
                </pic:pic>
              </a:graphicData>
            </a:graphic>
          </wp:inline>
        </w:drawing>
      </w:r>
    </w:p>
    <w:p w14:paraId="2E375581" w14:textId="5F600893" w:rsidR="00540B7F" w:rsidRDefault="00540B7F" w:rsidP="00540B7F">
      <w:pPr>
        <w:pStyle w:val="Caption"/>
      </w:pPr>
      <w:bookmarkStart w:id="146"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F367B8">
        <w:rPr>
          <w:noProof/>
        </w:rPr>
        <w:t>11</w:t>
      </w:r>
      <w:r w:rsidR="00FB5BA5">
        <w:rPr>
          <w:noProof/>
        </w:rPr>
        <w:fldChar w:fldCharType="end"/>
      </w:r>
      <w:bookmarkEnd w:id="146"/>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7" w:name="_Ref462673109"/>
      <w:bookmarkStart w:id="148" w:name="_Toc523309000"/>
      <w:r w:rsidRPr="006E670F">
        <w:t>Data</w:t>
      </w:r>
      <w:r>
        <w:t xml:space="preserve"> Collection</w:t>
      </w:r>
      <w:bookmarkEnd w:id="147"/>
      <w:bookmarkEnd w:id="148"/>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r>
      <w:r w:rsidRPr="00E80D3C">
        <w:rPr>
          <w:sz w:val="24"/>
        </w:rPr>
        <w:lastRenderedPageBreak/>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49" w:name="_Ref462673142"/>
      <w:bookmarkStart w:id="150" w:name="_Toc523309001"/>
      <w:r w:rsidRPr="00DB0856">
        <w:t>Simulation of Urban Systems</w:t>
      </w:r>
      <w:bookmarkEnd w:id="149"/>
      <w:bookmarkEnd w:id="150"/>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r>
      <w:r w:rsidRPr="00E80D3C">
        <w:rPr>
          <w:sz w:val="24"/>
        </w:rPr>
        <w:lastRenderedPageBreak/>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1" w:name="_Ref462673156"/>
      <w:bookmarkStart w:id="152" w:name="_Toc523309002"/>
      <w:r>
        <w:t>Analysis of Urban Systems</w:t>
      </w:r>
      <w:bookmarkEnd w:id="151"/>
      <w:bookmarkEnd w:id="152"/>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3" w:name="_Ref462673168"/>
      <w:bookmarkStart w:id="154" w:name="_Toc523309003"/>
      <w:r>
        <w:t>Visualization of Urban Systems</w:t>
      </w:r>
      <w:bookmarkEnd w:id="153"/>
      <w:bookmarkEnd w:id="154"/>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5" w:name="_Toc523309004"/>
      <w:r>
        <w:t>Extra-logical Design Practices</w:t>
      </w:r>
      <w:bookmarkEnd w:id="155"/>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6" w:name="_Toc523309005"/>
      <w:r w:rsidRPr="00045329">
        <w:t>Acknowledgements</w:t>
      </w:r>
      <w:bookmarkEnd w:id="156"/>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7" w:name="_Toc523309006"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7"/>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3"/>
      <w:footerReference w:type="firs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106E9" w14:textId="77777777" w:rsidR="005D3441" w:rsidRDefault="005D3441" w:rsidP="00EA354A">
      <w:r>
        <w:separator/>
      </w:r>
    </w:p>
  </w:endnote>
  <w:endnote w:type="continuationSeparator" w:id="0">
    <w:p w14:paraId="22CA5A38" w14:textId="77777777" w:rsidR="005D3441" w:rsidRDefault="005D3441"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D8001F" w:rsidRDefault="00D8001F">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D8001F" w:rsidRPr="0032583C" w:rsidRDefault="00D8001F">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D8001F" w14:paraId="2B76F3B3" w14:textId="77777777" w:rsidTr="00967D94">
      <w:tc>
        <w:tcPr>
          <w:tcW w:w="6947" w:type="dxa"/>
        </w:tcPr>
        <w:p w14:paraId="07DEE8C9" w14:textId="77777777" w:rsidR="00D8001F" w:rsidRDefault="00D8001F"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D8001F" w:rsidRDefault="00D8001F"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D8001F" w:rsidRDefault="00D8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3657C3" w14:textId="77777777" w:rsidR="005D3441" w:rsidRDefault="005D3441" w:rsidP="00EA354A">
      <w:r>
        <w:separator/>
      </w:r>
    </w:p>
  </w:footnote>
  <w:footnote w:type="continuationSeparator" w:id="0">
    <w:p w14:paraId="3711D1BF" w14:textId="77777777" w:rsidR="005D3441" w:rsidRDefault="005D3441" w:rsidP="00EA354A">
      <w:r>
        <w:continuationSeparator/>
      </w:r>
    </w:p>
  </w:footnote>
  <w:footnote w:id="1">
    <w:p w14:paraId="005D8B98" w14:textId="5699BB61" w:rsidR="00D8001F" w:rsidRPr="00FF4EA6" w:rsidRDefault="00D8001F">
      <w:pPr>
        <w:pStyle w:val="FootnoteText"/>
        <w:rPr>
          <w:lang w:val="en-CA"/>
        </w:rPr>
      </w:pPr>
      <w:r>
        <w:rPr>
          <w:rStyle w:val="FootnoteReference"/>
        </w:rPr>
        <w:footnoteRef/>
      </w:r>
      <w:r>
        <w:t xml:space="preserve"> </w:t>
      </w:r>
      <w:r w:rsidRPr="00FF4EA6">
        <w:t>https://github.com/dgarijo/Widoco</w:t>
      </w:r>
    </w:p>
  </w:footnote>
  <w:footnote w:id="2">
    <w:p w14:paraId="15FCF3B1" w14:textId="77777777" w:rsidR="00D8001F" w:rsidRDefault="00D8001F"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1858E02A" w14:textId="77739805" w:rsidR="00D8001F" w:rsidRPr="00E80D3C" w:rsidRDefault="00D8001F">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D8001F" w:rsidRDefault="00D8001F">
      <w:pPr>
        <w:pStyle w:val="FootnoteText"/>
      </w:pPr>
      <w:r>
        <w:rPr>
          <w:rStyle w:val="FootnoteReference"/>
        </w:rPr>
        <w:footnoteRef/>
      </w:r>
      <w:r>
        <w:t xml:space="preserve"> </w:t>
      </w:r>
      <w:r w:rsidRPr="009A36FB">
        <w:t>https://www.w3.org/TR/owl-time/</w:t>
      </w:r>
    </w:p>
  </w:footnote>
  <w:footnote w:id="5">
    <w:p w14:paraId="357B0B37" w14:textId="77777777" w:rsidR="00D8001F" w:rsidRDefault="00D8001F">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D8001F" w:rsidRPr="00E80D3C" w:rsidRDefault="00D8001F">
      <w:pPr>
        <w:pStyle w:val="FootnoteText"/>
        <w:rPr>
          <w:lang w:val="en-CA"/>
        </w:rPr>
      </w:pPr>
      <w:r>
        <w:rPr>
          <w:rStyle w:val="FootnoteReference"/>
        </w:rPr>
        <w:footnoteRef/>
      </w:r>
      <w:r>
        <w:t xml:space="preserve"> </w:t>
      </w:r>
      <w:r>
        <w:rPr>
          <w:lang w:val="en-CA"/>
        </w:rPr>
        <w:t>equivalent property?</w:t>
      </w:r>
    </w:p>
  </w:footnote>
  <w:footnote w:id="7">
    <w:p w14:paraId="1E58F82F" w14:textId="77777777" w:rsidR="00D8001F" w:rsidRPr="008C0C6B" w:rsidRDefault="00D8001F">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D8001F" w:rsidRDefault="00D8001F">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D8001F" w:rsidRPr="00E80D3C" w:rsidRDefault="00D8001F">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D8001F" w:rsidRPr="00BD4EF4" w:rsidRDefault="00D8001F" w:rsidP="00E80D3C">
      <w:r>
        <w:rPr>
          <w:rStyle w:val="FootnoteReference"/>
        </w:rPr>
        <w:footnoteRef/>
      </w:r>
      <w:r>
        <w:t xml:space="preserve"> </w:t>
      </w:r>
      <w:r w:rsidRPr="00DC74DA">
        <w:t>http://ontology.eil.utoronto.ca/GCI/Foundation/GCI-Foundation-v2.owl</w:t>
      </w:r>
      <w:r>
        <w:t>#</w:t>
      </w:r>
    </w:p>
    <w:p w14:paraId="4AE1EB08" w14:textId="6D90AB37" w:rsidR="00D8001F" w:rsidRPr="00E80D3C" w:rsidRDefault="00D8001F">
      <w:pPr>
        <w:pStyle w:val="FootnoteText"/>
        <w:rPr>
          <w:lang w:val="en-CA"/>
        </w:rPr>
      </w:pPr>
    </w:p>
  </w:footnote>
  <w:footnote w:id="11">
    <w:p w14:paraId="2B0DD081" w14:textId="0C4649C5" w:rsidR="00D8001F" w:rsidRPr="008E7C02" w:rsidRDefault="00D8001F">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D8001F" w:rsidRPr="00046E73" w:rsidRDefault="00D8001F">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D8001F" w:rsidRDefault="00D8001F">
      <w:pPr>
        <w:pStyle w:val="FootnoteText"/>
      </w:pPr>
      <w:r>
        <w:rPr>
          <w:rStyle w:val="FootnoteReference"/>
        </w:rPr>
        <w:footnoteRef/>
      </w:r>
      <w:r>
        <w:t xml:space="preserve"> </w:t>
      </w:r>
      <w:r w:rsidRPr="00827DD8">
        <w:t>http://schema.org/</w:t>
      </w:r>
    </w:p>
  </w:footnote>
  <w:footnote w:id="14">
    <w:p w14:paraId="4E061129" w14:textId="77777777" w:rsidR="00D8001F" w:rsidRDefault="00D8001F">
      <w:pPr>
        <w:pStyle w:val="FootnoteText"/>
      </w:pPr>
      <w:r>
        <w:rPr>
          <w:rStyle w:val="FootnoteReference"/>
        </w:rPr>
        <w:footnoteRef/>
      </w:r>
      <w:r>
        <w:t xml:space="preserve"> </w:t>
      </w:r>
      <w:r w:rsidRPr="00827DD8">
        <w:t>http://ontology.eil.utoronto.ca/GCI/Shelters/GCI-Shelters.html</w:t>
      </w:r>
    </w:p>
  </w:footnote>
  <w:footnote w:id="15">
    <w:p w14:paraId="59CD3014" w14:textId="77777777" w:rsidR="00D8001F" w:rsidRDefault="00D8001F">
      <w:pPr>
        <w:pStyle w:val="FootnoteText"/>
      </w:pPr>
      <w:r>
        <w:rPr>
          <w:rStyle w:val="FootnoteReference"/>
        </w:rPr>
        <w:footnoteRef/>
      </w:r>
      <w:r>
        <w:t xml:space="preserve"> </w:t>
      </w:r>
      <w:r w:rsidRPr="005B2B4C">
        <w:t>http://ontology.eil.utoronto.ca/tove/organization.html</w:t>
      </w:r>
    </w:p>
  </w:footnote>
  <w:footnote w:id="16">
    <w:p w14:paraId="2EAE6E34" w14:textId="77777777" w:rsidR="00D8001F" w:rsidRDefault="00D8001F"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D8001F" w:rsidRPr="001A792D" w:rsidRDefault="00D8001F">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D8001F" w:rsidRDefault="00D8001F">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D8001F" w:rsidRPr="006539A1" w:rsidRDefault="00D8001F"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D8001F" w:rsidRPr="005B0E28" w:rsidRDefault="00D8001F">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36BADB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5"/>
  </w:num>
  <w:num w:numId="7">
    <w:abstractNumId w:val="14"/>
  </w:num>
  <w:num w:numId="8">
    <w:abstractNumId w:val="23"/>
  </w:num>
  <w:num w:numId="9">
    <w:abstractNumId w:val="3"/>
  </w:num>
  <w:num w:numId="10">
    <w:abstractNumId w:val="24"/>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2"/>
  </w:num>
  <w:num w:numId="23">
    <w:abstractNumId w:val="15"/>
  </w:num>
  <w:num w:numId="24">
    <w:abstractNumId w:val="7"/>
  </w:num>
  <w:num w:numId="25">
    <w:abstractNumId w:val="10"/>
  </w:num>
  <w:num w:numId="26">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AB4"/>
    <w:rsid w:val="0023193A"/>
    <w:rsid w:val="00231EEB"/>
    <w:rsid w:val="00232ADD"/>
    <w:rsid w:val="00232CF4"/>
    <w:rsid w:val="00233354"/>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DA8"/>
    <w:rsid w:val="00440C8C"/>
    <w:rsid w:val="0044106C"/>
    <w:rsid w:val="00441CA2"/>
    <w:rsid w:val="00442D85"/>
    <w:rsid w:val="0044381B"/>
    <w:rsid w:val="00443B0A"/>
    <w:rsid w:val="004440CD"/>
    <w:rsid w:val="0044650B"/>
    <w:rsid w:val="00446A35"/>
    <w:rsid w:val="00447B80"/>
    <w:rsid w:val="00451410"/>
    <w:rsid w:val="00451959"/>
    <w:rsid w:val="004519E4"/>
    <w:rsid w:val="004523C2"/>
    <w:rsid w:val="004528D5"/>
    <w:rsid w:val="00453E60"/>
    <w:rsid w:val="00455BD0"/>
    <w:rsid w:val="004604AD"/>
    <w:rsid w:val="00464B54"/>
    <w:rsid w:val="00464F72"/>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1C20"/>
    <w:rsid w:val="005D3386"/>
    <w:rsid w:val="005D3441"/>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2F06"/>
    <w:rsid w:val="00722F88"/>
    <w:rsid w:val="00723909"/>
    <w:rsid w:val="00723A70"/>
    <w:rsid w:val="0072665F"/>
    <w:rsid w:val="007312EF"/>
    <w:rsid w:val="007325E1"/>
    <w:rsid w:val="00732AFD"/>
    <w:rsid w:val="00732C94"/>
    <w:rsid w:val="00733062"/>
    <w:rsid w:val="0073310B"/>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2797"/>
    <w:rsid w:val="007535DF"/>
    <w:rsid w:val="00753CBA"/>
    <w:rsid w:val="007540C2"/>
    <w:rsid w:val="007542D0"/>
    <w:rsid w:val="007545F2"/>
    <w:rsid w:val="00754900"/>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6DDA"/>
    <w:rsid w:val="00917EBD"/>
    <w:rsid w:val="00920292"/>
    <w:rsid w:val="009209AA"/>
    <w:rsid w:val="00920C20"/>
    <w:rsid w:val="00920E4E"/>
    <w:rsid w:val="00921F44"/>
    <w:rsid w:val="009226EE"/>
    <w:rsid w:val="00923109"/>
    <w:rsid w:val="00924A40"/>
    <w:rsid w:val="009250C3"/>
    <w:rsid w:val="00926976"/>
    <w:rsid w:val="00926C73"/>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5DB5"/>
    <w:rsid w:val="00A273E1"/>
    <w:rsid w:val="00A27B28"/>
    <w:rsid w:val="00A30173"/>
    <w:rsid w:val="00A32D62"/>
    <w:rsid w:val="00A33BCE"/>
    <w:rsid w:val="00A34A73"/>
    <w:rsid w:val="00A3510B"/>
    <w:rsid w:val="00A40575"/>
    <w:rsid w:val="00A40F25"/>
    <w:rsid w:val="00A4218F"/>
    <w:rsid w:val="00A42E7B"/>
    <w:rsid w:val="00A43C7A"/>
    <w:rsid w:val="00A44508"/>
    <w:rsid w:val="00A44F43"/>
    <w:rsid w:val="00A45512"/>
    <w:rsid w:val="00A45E0B"/>
    <w:rsid w:val="00A461E5"/>
    <w:rsid w:val="00A47647"/>
    <w:rsid w:val="00A47715"/>
    <w:rsid w:val="00A47861"/>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73D1"/>
    <w:rsid w:val="00A70D73"/>
    <w:rsid w:val="00A71591"/>
    <w:rsid w:val="00A72D35"/>
    <w:rsid w:val="00A73421"/>
    <w:rsid w:val="00A73CEA"/>
    <w:rsid w:val="00A74095"/>
    <w:rsid w:val="00A74718"/>
    <w:rsid w:val="00A749A3"/>
    <w:rsid w:val="00A7515E"/>
    <w:rsid w:val="00A755AA"/>
    <w:rsid w:val="00A75949"/>
    <w:rsid w:val="00A75C6C"/>
    <w:rsid w:val="00A76461"/>
    <w:rsid w:val="00A76D03"/>
    <w:rsid w:val="00A776A5"/>
    <w:rsid w:val="00A77D71"/>
    <w:rsid w:val="00A807D8"/>
    <w:rsid w:val="00A80B68"/>
    <w:rsid w:val="00A81843"/>
    <w:rsid w:val="00A81E33"/>
    <w:rsid w:val="00A82DDE"/>
    <w:rsid w:val="00A835CF"/>
    <w:rsid w:val="00A83B40"/>
    <w:rsid w:val="00A84E55"/>
    <w:rsid w:val="00A85D8C"/>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D11"/>
    <w:rsid w:val="00F44D21"/>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5E40"/>
    <w:rsid w:val="00FE6277"/>
    <w:rsid w:val="00FE65F3"/>
    <w:rsid w:val="00FF2205"/>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hyperlink" Target="https://w3id.org/icity/PublicTransit.ow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image" Target="media/image5.tif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3id.org/icity/SpatialLoc/"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ontology.eil.utoronto.ca/icontact.owl" TargetMode="External"/><Relationship Id="rId23"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6.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s>
</file>

<file path=word/_rels/foot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12B5FC91-D929-6C4B-B430-139B86C074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72</Pages>
  <Words>21008</Words>
  <Characters>132775</Characters>
  <Application>Microsoft Office Word</Application>
  <DocSecurity>0</DocSecurity>
  <Lines>5106</Lines>
  <Paragraphs>3417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43</cp:revision>
  <cp:lastPrinted>2017-08-16T13:18:00Z</cp:lastPrinted>
  <dcterms:created xsi:type="dcterms:W3CDTF">2018-11-28T19:50:00Z</dcterms:created>
  <dcterms:modified xsi:type="dcterms:W3CDTF">2019-01-17T17:04:00Z</dcterms:modified>
</cp:coreProperties>
</file>