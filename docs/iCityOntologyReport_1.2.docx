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994900">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994900">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994900">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994900">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994900">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994900">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994900">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994900">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994900">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994900">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994900">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994900">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994900">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994900">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994900">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994900">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994900">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994900">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994900">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994900">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994900">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994900">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994900">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994900">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994900">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994900">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994900">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994900">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994900">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994900">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994900">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994900">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994900">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994900">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994900">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994900">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994900">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994900">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994900">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994900">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994900">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994900">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994900">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994900">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994900">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994900">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994900">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65165651" w:rsidR="0003690F" w:rsidRDefault="00664979" w:rsidP="00896202">
      <w:r>
        <w:t>The parthood relationship</w:t>
      </w:r>
      <w:r w:rsidR="00C355FA">
        <w:t xml:space="preserve"> a fundamental construct that we use to describe the world. </w:t>
      </w:r>
      <w:r w:rsidR="00896202">
        <w:t>While sometimes co</w:t>
      </w:r>
      <w:r w:rsidR="00F16ED5">
        <w:t xml:space="preserve">nflated, there are distinctly different types </w:t>
      </w:r>
      <w:r w:rsidR="00896202">
        <w:t xml:space="preserve">of "parthood".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w:t>
      </w:r>
      <w:r w:rsidR="00C62622">
        <w:t xml:space="preserv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w:t>
      </w:r>
      <w:r w:rsidR="00333AFF">
        <w:t xml:space="preserve">semantics </w:t>
      </w:r>
      <w:r w:rsidR="00333AFF">
        <w:t xml:space="preserve">are omitted, </w:t>
      </w:r>
      <w:r w:rsidR="00333AFF">
        <w:t xml:space="preserve">which may not be required for one application </w:t>
      </w:r>
      <w:r w:rsidR="00333AFF">
        <w:t xml:space="preserve">but </w:t>
      </w:r>
      <w:r w:rsidR="00333AFF">
        <w:t xml:space="preserve">may be important for another. For example, if transitivity is a key aspect of some required reasoning, then perhaps a parthood relation would be defined as transitive, and some </w:t>
      </w:r>
      <w:r w:rsidR="00333AFF">
        <w:t>omissions</w:t>
      </w:r>
      <w:r w:rsidR="00333AFF">
        <w:t xml:space="preserve"> would be made with respect to the formalization other restrictions (e.g. cardinality) that should be applied to the parthood relation. </w:t>
      </w:r>
      <w:r w:rsidR="00333AFF">
        <w:t>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7A98BDA3" w14:textId="775B437F" w:rsidR="00A325FA" w:rsidRDefault="00A325FA" w:rsidP="00A325FA">
      <w:r>
        <w:t>This ontology defines</w:t>
      </w:r>
      <w:r w:rsidR="00A7235A">
        <w:t xml:space="preserve"> the general properties such that the commonality between domain-specific part-of relations may be captured, and more detailed semantics may be provided in extensions (in or beyond the OWL representation)</w:t>
      </w:r>
      <w:r w:rsidR="00810AC1">
        <w:t>.</w:t>
      </w:r>
      <w:r w:rsidR="00A22986">
        <w:t xml:space="preserve"> </w:t>
      </w:r>
      <w:r w:rsidR="00724C8C">
        <w:t xml:space="preserve">In addition to the aforementioned work by [ref Bittner &amp; </w:t>
      </w:r>
      <w:r w:rsidR="00724C8C">
        <w:lastRenderedPageBreak/>
        <w:t>Donnelly], v</w:t>
      </w:r>
      <w:r>
        <w:t xml:space="preserve">arious approaches to the </w:t>
      </w:r>
      <w:r w:rsidR="00A22986">
        <w:t xml:space="preserve">extension and definition of these </w:t>
      </w:r>
      <w:r>
        <w:t xml:space="preserve">mereological relationships </w:t>
      </w:r>
      <w:r w:rsidRPr="00D55DCE">
        <w:t xml:space="preserve">in OWL </w:t>
      </w:r>
      <w:r w:rsidRPr="00D55DCE">
        <w:t>have been proposed that might be used to ext</w:t>
      </w:r>
      <w:r w:rsidR="00724C8C" w:rsidRPr="00D55DCE">
        <w:t xml:space="preserve">end the ontology presented here, such as in </w:t>
      </w:r>
      <w:r w:rsidR="002E36E8" w:rsidRPr="00D55DCE">
        <w:t>[https://www.w3.org/2001/sw/BestPractices/OEP/SimplePartWhole/]</w:t>
      </w:r>
      <w:r w:rsidRPr="00D55DCE">
        <w:t xml:space="preserve">, and also in top-level ontologies such as </w:t>
      </w:r>
      <w:r w:rsidR="00724C8C" w:rsidRPr="00D55DCE">
        <w:t xml:space="preserve">[ref </w:t>
      </w:r>
      <w:r w:rsidRPr="00D55DCE">
        <w:t>BFO</w:t>
      </w:r>
      <w:r w:rsidR="00724C8C" w:rsidRPr="00D55DCE">
        <w:t>]</w:t>
      </w:r>
      <w:r w:rsidRPr="00D55DCE">
        <w:t>.</w:t>
      </w:r>
    </w:p>
    <w:p w14:paraId="166799F6" w14:textId="77777777" w:rsidR="00BF62DB" w:rsidRPr="009D1A0C" w:rsidRDefault="00BF62DB" w:rsidP="00896202"/>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bookmarkStart w:id="62" w:name="_GoBack" w:colFirst="0" w:colLast="0"/>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bookmarkEnd w:id="62"/>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3" w:name="_Toc2843353"/>
      <w:r w:rsidRPr="00216E9F">
        <w:t>Ontology of Units of Measure</w:t>
      </w:r>
      <w:bookmarkEnd w:id="63"/>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w:lastRenderedPageBreak/>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994900" w:rsidRPr="00680A88" w:rsidRDefault="0099490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994900" w:rsidRPr="00680A88" w:rsidRDefault="0099490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994900" w:rsidRPr="00680A88" w:rsidRDefault="0099490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994900" w:rsidRPr="00680A88" w:rsidRDefault="0099490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994900" w:rsidRPr="00680A88" w:rsidRDefault="0099490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994900" w:rsidRPr="00680A88" w:rsidRDefault="00994900"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994900" w:rsidRPr="00680A88" w:rsidRDefault="00994900"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994900" w:rsidRPr="00680A88" w:rsidRDefault="00994900"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994900" w:rsidRPr="00680A88" w:rsidRDefault="00994900"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994900" w:rsidRPr="00680A88" w:rsidRDefault="0099490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4"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4"/>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5"/>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w:t>
      </w:r>
      <w:r w:rsidRPr="000B72D5">
        <w:rPr>
          <w:sz w:val="24"/>
        </w:rPr>
        <w:lastRenderedPageBreak/>
        <w:t xml:space="preserve">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lastRenderedPageBreak/>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6" w:name="_Toc2843354"/>
      <w:r w:rsidRPr="00733EB6">
        <w:rPr>
          <w:strike/>
        </w:rPr>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7" w:name="_Toc2843355"/>
      <w:r w:rsidRPr="00733EB6">
        <w:t>Recurring events ontology</w:t>
      </w:r>
      <w:bookmarkEnd w:id="67"/>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w:t>
      </w:r>
      <w:r w:rsidRPr="009A0D2C">
        <w:rPr>
          <w:sz w:val="24"/>
          <w:lang w:val="en-CA"/>
        </w:rPr>
        <w:lastRenderedPageBreak/>
        <w:t xml:space="preserve">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lastRenderedPageBreak/>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8" w:name="_Toc2843356"/>
      <w:ins w:id="69" w:author="Megan Katsumi" w:date="2018-11-14T08:38:00Z">
        <w:r>
          <w:lastRenderedPageBreak/>
          <w:t>Sensors</w:t>
        </w:r>
        <w:r w:rsidRPr="00E72AD2">
          <w:t xml:space="preserve"> </w:t>
        </w:r>
      </w:ins>
      <w:r w:rsidR="004F1D87" w:rsidRPr="00E72AD2">
        <w:t>Ontology</w:t>
      </w:r>
      <w:bookmarkEnd w:id="68"/>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70" w:author="Megan Katsumi" w:date="2018-11-14T08:40:00Z"/>
        </w:rPr>
      </w:pPr>
      <w:r w:rsidRPr="000C6992">
        <w:t>The</w:t>
      </w:r>
      <w:ins w:id="71" w:author="Megan Katsumi" w:date="2018-11-14T08:38:00Z">
        <w:r w:rsidR="00E72AD2">
          <w:t xml:space="preserve"> sensors </w:t>
        </w:r>
      </w:ins>
      <w:ins w:id="72"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8"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9" w:author="Megan Katsumi" w:date="2018-11-14T09:03:00Z">
        <w:r w:rsidR="008D6D01">
          <w:t>interest (e.g. ex:mybodytemperature). Current documentation suggests that this is a choice for the modeler. F</w:t>
        </w:r>
      </w:ins>
      <w:ins w:id="80"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1" w:author="Megan Katsumi" w:date="2018-11-14T09:05:00Z">
        <w:r w:rsidR="008D6D01">
          <w:t>that observe some property (e.g. vehicle presence) regardless of the location. This is useful as there may be different kinds of sensors</w:t>
        </w:r>
      </w:ins>
      <w:ins w:id="82" w:author="Megan Katsumi" w:date="2018-11-14T09:06:00Z">
        <w:r w:rsidR="008D6D01">
          <w:t xml:space="preserve"> that observe the same properties (e.g. loop detectors vs Bluetooth sensors) and while they might not share the exact feature of interest, they may be in close enough proximity to be </w:t>
        </w:r>
      </w:ins>
      <w:ins w:id="83" w:author="Megan Katsumi" w:date="2018-11-14T09:07:00Z">
        <w:r w:rsidR="008D6D01">
          <w:t>related</w:t>
        </w:r>
      </w:ins>
      <w:ins w:id="84"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lastRenderedPageBreak/>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SSN</w:t>
      </w:r>
    </w:p>
    <w:p w14:paraId="0D5CA729" w14:textId="6D2A1B74" w:rsidR="004F1D87" w:rsidRPr="005410AB" w:rsidRDefault="004F1D87" w:rsidP="004F1D87">
      <w:pPr>
        <w:pStyle w:val="ListParagraph"/>
        <w:rPr>
          <w:sz w:val="22"/>
          <w:rPrChange w:id="87" w:author="Megan Katsumi" w:date="2018-11-14T12:27:00Z">
            <w:rPr/>
          </w:rPrChange>
        </w:rPr>
      </w:pPr>
      <w:r w:rsidRPr="005410AB">
        <w:rPr>
          <w:sz w:val="22"/>
          <w:rPrChange w:id="88"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9" w:name="_Toc2843357"/>
      <w:r>
        <w:t>Contact Ontology</w:t>
      </w:r>
      <w:bookmarkEnd w:id="89"/>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lastRenderedPageBreak/>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0" w:name="_Toc2843358"/>
      <w:r w:rsidRPr="00EC4B04">
        <w:t>Person</w:t>
      </w:r>
      <w:r w:rsidRPr="00956273">
        <w:t xml:space="preserve"> Ontology</w:t>
      </w:r>
      <w:bookmarkEnd w:id="90"/>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1" w:name="_Toc2843359"/>
      <w:r>
        <w:t>Household Ontology</w:t>
      </w:r>
      <w:bookmarkEnd w:id="91"/>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p w14:paraId="5B930D1B" w14:textId="32542555" w:rsidR="00994900" w:rsidRDefault="00D44FEE" w:rsidP="00994900">
      <w:r w:rsidRPr="00D44FEE">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706B2289" w:rsidR="008A7A83" w:rsidRDefault="00C11786" w:rsidP="002626F5">
            <w:proofErr w:type="gramStart"/>
            <w:r>
              <w:t>mer:hasPart</w:t>
            </w:r>
            <w:proofErr w:type="gramEnd"/>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proofErr w:type="gramStart"/>
            <w:r>
              <w:t>mer:hasPart</w:t>
            </w:r>
            <w:proofErr w:type="gramEnd"/>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3"/>
      </w:r>
    </w:p>
    <w:p w14:paraId="2E8DA171" w14:textId="61C7FEF0" w:rsidR="004B15F3" w:rsidRDefault="00C11786" w:rsidP="009E4A69">
      <w:pPr>
        <w:pStyle w:val="ListParagraph"/>
      </w:pPr>
      <w:proofErr w:type="gramStart"/>
      <w:r>
        <w:t>mer:Mereology</w:t>
      </w:r>
      <w:proofErr w:type="gramEnd"/>
      <w:r>
        <w:t xml:space="preserve"> Ontology</w:t>
      </w:r>
    </w:p>
    <w:p w14:paraId="0A77405A" w14:textId="77777777" w:rsidR="008F1630" w:rsidRDefault="008F1630" w:rsidP="00EA354A">
      <w:pPr>
        <w:pStyle w:val="Heading2"/>
      </w:pPr>
      <w:bookmarkStart w:id="92" w:name="_Toc2843360"/>
      <w:r>
        <w:t>Organization Ontology</w:t>
      </w:r>
      <w:bookmarkEnd w:id="92"/>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lastRenderedPageBreak/>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lastRenderedPageBreak/>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3" w:name="_Toc2843361"/>
      <w:r>
        <w:t>Building Ontology</w:t>
      </w:r>
      <w:bookmarkEnd w:id="93"/>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4" w:name="_Toc2843362"/>
      <w:r>
        <w:t>Vehicle Ontology</w:t>
      </w:r>
      <w:bookmarkEnd w:id="94"/>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5" w:name="_Toc2843363"/>
      <w:r>
        <w:t>Transportation System Ontology</w:t>
      </w:r>
      <w:bookmarkEnd w:id="95"/>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lastRenderedPageBreak/>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 xml:space="preserve">A Node accesses some TransportationComplex, such as an Intersection. In the future, it </w:t>
      </w:r>
      <w:r w:rsidR="004D7DF1" w:rsidRPr="00503161">
        <w:rPr>
          <w:sz w:val="24"/>
        </w:rPr>
        <w:lastRenderedPageBreak/>
        <w:t>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r>
      <w:r w:rsidRPr="00F8610D">
        <w:rPr>
          <w:sz w:val="24"/>
        </w:rPr>
        <w:lastRenderedPageBreak/>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 xml:space="preserve">CardinalityUnitPerTime) and </w:t>
            </w:r>
            <w:r w:rsidRPr="000B5886">
              <w:lastRenderedPageBreak/>
              <w:t>(</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 xml:space="preserve">and  </w:t>
            </w:r>
            <w:r>
              <w:lastRenderedPageBreak/>
              <w:t>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lastRenderedPageBreak/>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6" w:author="Megan Katsumi" w:date="2018-11-14T08:39:00Z">
              <w:r>
                <w:t>LoopDetector</w:t>
              </w:r>
            </w:ins>
          </w:p>
        </w:tc>
        <w:tc>
          <w:tcPr>
            <w:tcW w:w="2446" w:type="dxa"/>
          </w:tcPr>
          <w:p w14:paraId="39B665CE" w14:textId="768C97D5" w:rsidR="001020C5" w:rsidRDefault="001020C5" w:rsidP="00272044">
            <w:proofErr w:type="gramStart"/>
            <w:ins w:id="97" w:author="Megan Katsumi" w:date="2018-11-14T09:12:00Z">
              <w:r>
                <w:t>sosa:</w:t>
              </w:r>
            </w:ins>
            <w:ins w:id="98"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9"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0"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1"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2"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3"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4"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5" w:author="Megan Katsumi" w:date="2018-11-14T10:32:00Z">
              <w:r>
                <w:t>{</w:t>
              </w:r>
            </w:ins>
            <w:ins w:id="106" w:author="Megan Katsumi" w:date="2018-11-14T10:33:00Z">
              <w:r>
                <w:t>mean_</w:t>
              </w:r>
            </w:ins>
            <w:ins w:id="107" w:author="Megan Katsumi" w:date="2018-11-14T11:14:00Z">
              <w:r>
                <w:t>travel_</w:t>
              </w:r>
            </w:ins>
            <w:ins w:id="108"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9"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0" w:author="Megan Katsumi" w:date="2018-11-14T09:25:00Z">
              <w:r>
                <w:t>only (</w:t>
              </w:r>
              <w:proofErr w:type="gramStart"/>
              <w:r>
                <w:t>sosa:Observation</w:t>
              </w:r>
              <w:proofErr w:type="gramEnd"/>
              <w:r>
                <w:t xml:space="preserve"> and sosa:hasFeatureOfInterest</w:t>
              </w:r>
            </w:ins>
            <w:ins w:id="111" w:author="Megan Katsumi" w:date="2018-11-14T09:26:00Z">
              <w:r>
                <w:t xml:space="preserve"> only transport:</w:t>
              </w:r>
            </w:ins>
            <w:ins w:id="112" w:author="Megan Katsumi" w:date="2018-11-14T10:27:00Z">
              <w:r>
                <w:t>Arc</w:t>
              </w:r>
            </w:ins>
            <w:ins w:id="113" w:author="Megan Katsumi" w:date="2018-11-14T10:35:00Z">
              <w:r>
                <w:t xml:space="preserve"> and sosa:</w:t>
              </w:r>
            </w:ins>
            <w:ins w:id="114" w:author="Megan Katsumi" w:date="2018-11-14T12:23:00Z">
              <w:r>
                <w:t>wasO</w:t>
              </w:r>
            </w:ins>
            <w:ins w:id="115" w:author="Megan Katsumi" w:date="2018-11-14T10:35:00Z">
              <w:r>
                <w:t>riginatedBy {vehicle</w:t>
              </w:r>
            </w:ins>
            <w:ins w:id="116" w:author="Megan Katsumi" w:date="2018-11-14T10:36:00Z">
              <w:r>
                <w:t>_presence}</w:t>
              </w:r>
            </w:ins>
            <w:r>
              <w:t xml:space="preserve"> and </w:t>
            </w:r>
            <w:r w:rsidRPr="009C34EF">
              <w:rPr>
                <w:highlight w:val="yellow"/>
              </w:rPr>
              <w:t>sosa:hasResult RoadOccupancy or VehicleVolume or MeanTravelSpeed</w:t>
            </w:r>
            <w:ins w:id="117"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8"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9"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0"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1" w:author="Megan Katsumi" w:date="2018-11-14T10:32:00Z">
              <w:r w:rsidRPr="009C34EF">
                <w:t>{</w:t>
              </w:r>
            </w:ins>
            <w:ins w:id="122" w:author="Megan Katsumi" w:date="2018-11-14T10:33:00Z">
              <w:r w:rsidRPr="009C34EF">
                <w:t>mean_</w:t>
              </w:r>
            </w:ins>
            <w:ins w:id="123" w:author="Megan Katsumi" w:date="2018-11-14T11:14:00Z">
              <w:r w:rsidRPr="009C34EF">
                <w:t>travel_</w:t>
              </w:r>
            </w:ins>
            <w:ins w:id="124"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 xml:space="preserve">e thing, or </w:t>
      </w:r>
      <w:r w:rsidR="00A1065B">
        <w:lastRenderedPageBreak/>
        <w:t>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5" w:name="_Toc2843364"/>
      <w:r>
        <w:t xml:space="preserve">Travel </w:t>
      </w:r>
      <w:r w:rsidR="00E91E39">
        <w:t>Costs</w:t>
      </w:r>
      <w:bookmarkEnd w:id="125"/>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w:t>
      </w:r>
      <w:r w:rsidR="00E91E39">
        <w:lastRenderedPageBreak/>
        <w:t xml:space="preserve">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6" w:name="_Toc2843365"/>
      <w:r>
        <w:t>Parking Ontology</w:t>
      </w:r>
      <w:bookmarkEnd w:id="126"/>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lastRenderedPageBreak/>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lastRenderedPageBreak/>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7" w:name="_Toc2843366"/>
      <w:r>
        <w:t>Public</w:t>
      </w:r>
      <w:r w:rsidR="00BD7C89">
        <w:t xml:space="preserve"> Transit Ontology</w:t>
      </w:r>
      <w:bookmarkEnd w:id="127"/>
    </w:p>
    <w:p w14:paraId="6A7EE14B" w14:textId="07F0684A" w:rsidR="00D479C9" w:rsidRDefault="00994900"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28" w:name="_Toc2843367"/>
      <w:r>
        <w:t>Land Use</w:t>
      </w:r>
      <w:r w:rsidR="00BA1ACD">
        <w:t xml:space="preserve"> Ontology</w:t>
      </w:r>
      <w:bookmarkEnd w:id="128"/>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9" w:name="_Toc2843368"/>
      <w:r>
        <w:t>Trip</w:t>
      </w:r>
      <w:r w:rsidR="00BA1ACD">
        <w:t xml:space="preserve"> Ontology</w:t>
      </w:r>
      <w:bookmarkEnd w:id="129"/>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0" w:name="_Toc2843369"/>
      <w:r>
        <w:t>Trip Costs</w:t>
      </w:r>
      <w:bookmarkEnd w:id="130"/>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1" w:name="_Toc2843370"/>
      <w:r>
        <w:t>Urban System Ontology</w:t>
      </w:r>
      <w:bookmarkEnd w:id="131"/>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2"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33"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34" w:name="_Toc2843371"/>
      <w:r>
        <w:lastRenderedPageBreak/>
        <w:t>Applications</w:t>
      </w:r>
      <w:bookmarkEnd w:id="133"/>
      <w:bookmarkEnd w:id="134"/>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5" w:name="_Toc2843372"/>
      <w:r>
        <w:t>iCity Ontology for the IT-SoS Framework</w:t>
      </w:r>
      <w:bookmarkEnd w:id="135"/>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6" w:name="_Toc2843373"/>
      <w:r>
        <w:t xml:space="preserve">Ontology Interface: </w:t>
      </w:r>
      <w:r w:rsidR="006F44C8">
        <w:t>Functional Requirements</w:t>
      </w:r>
      <w:bookmarkEnd w:id="136"/>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7" w:name="_Toc2843374"/>
      <w:r>
        <w:t>System Design</w:t>
      </w:r>
      <w:bookmarkEnd w:id="137"/>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8"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8"/>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9"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9"/>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40"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40"/>
      <w:r>
        <w:t xml:space="preserve">: </w:t>
      </w:r>
      <w:r w:rsidRPr="001026E7">
        <w:t>Illustration of the key components within the ITS Application Engine.</w:t>
      </w:r>
    </w:p>
    <w:p w14:paraId="26C1F73D" w14:textId="77777777" w:rsidR="006F44C8" w:rsidRDefault="006F44C8" w:rsidP="00E80D3C">
      <w:pPr>
        <w:pStyle w:val="Heading3"/>
      </w:pPr>
      <w:bookmarkStart w:id="141" w:name="_Toc2843375"/>
      <w:r>
        <w:t>Ontology Design: Required Extensions</w:t>
      </w:r>
      <w:bookmarkEnd w:id="141"/>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2" w:name="_Toc2843376"/>
      <w:r>
        <w:t>Next Steps</w:t>
      </w:r>
      <w:bookmarkEnd w:id="142"/>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43" w:name="_Toc2843377"/>
      <w:r>
        <w:t>iCity Ontology for Urban Simulation Results</w:t>
      </w:r>
      <w:bookmarkEnd w:id="143"/>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4" w:name="_Toc2843378"/>
      <w:r>
        <w:t>Future Work</w:t>
      </w:r>
      <w:bookmarkEnd w:id="132"/>
      <w:bookmarkEnd w:id="144"/>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5" w:name="_Toc2843379"/>
      <w:r>
        <w:t>Extensions to the Urban System Ontology</w:t>
      </w:r>
      <w:bookmarkEnd w:id="145"/>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6" w:name="_Ref468171904"/>
      <w:bookmarkStart w:id="147" w:name="_Toc2843380"/>
      <w:r>
        <w:lastRenderedPageBreak/>
        <w:t>Extensions for iCity Applications</w:t>
      </w:r>
      <w:bookmarkEnd w:id="146"/>
      <w:bookmarkEnd w:id="147"/>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8"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8"/>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9" w:name="_Ref462673109"/>
      <w:bookmarkStart w:id="150" w:name="_Toc2843381"/>
      <w:r w:rsidRPr="006E670F">
        <w:lastRenderedPageBreak/>
        <w:t>Data</w:t>
      </w:r>
      <w:r>
        <w:t xml:space="preserve"> Collection</w:t>
      </w:r>
      <w:bookmarkEnd w:id="149"/>
      <w:bookmarkEnd w:id="150"/>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1" w:name="_Ref462673142"/>
      <w:bookmarkStart w:id="152" w:name="_Toc2843382"/>
      <w:r w:rsidRPr="00DB0856">
        <w:t>Simulation of Urban Systems</w:t>
      </w:r>
      <w:bookmarkEnd w:id="151"/>
      <w:bookmarkEnd w:id="152"/>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3" w:name="_Ref462673156"/>
      <w:bookmarkStart w:id="154" w:name="_Toc2843383"/>
      <w:r>
        <w:t>Analysis of Urban Systems</w:t>
      </w:r>
      <w:bookmarkEnd w:id="153"/>
      <w:bookmarkEnd w:id="154"/>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5" w:name="_Ref462673168"/>
      <w:bookmarkStart w:id="156" w:name="_Toc2843384"/>
      <w:r>
        <w:t>Visualization of Urban Systems</w:t>
      </w:r>
      <w:bookmarkEnd w:id="155"/>
      <w:bookmarkEnd w:id="156"/>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7" w:name="_Toc2843385"/>
      <w:r>
        <w:t>Extra-logical Design Practices</w:t>
      </w:r>
      <w:bookmarkEnd w:id="157"/>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8" w:name="_Toc2843386"/>
      <w:r w:rsidRPr="00045329">
        <w:t>Acknowledgements</w:t>
      </w:r>
      <w:bookmarkEnd w:id="158"/>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9"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9"/>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943EB" w14:textId="77777777" w:rsidR="001A1A52" w:rsidRDefault="001A1A52" w:rsidP="00EA354A">
      <w:r>
        <w:separator/>
      </w:r>
    </w:p>
  </w:endnote>
  <w:endnote w:type="continuationSeparator" w:id="0">
    <w:p w14:paraId="22C4954D" w14:textId="77777777" w:rsidR="001A1A52" w:rsidRDefault="001A1A52"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994900" w:rsidRDefault="0099490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994900" w:rsidRPr="0032583C" w:rsidRDefault="0099490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994900" w14:paraId="2B76F3B3" w14:textId="77777777" w:rsidTr="00967D94">
      <w:tc>
        <w:tcPr>
          <w:tcW w:w="6947" w:type="dxa"/>
        </w:tcPr>
        <w:p w14:paraId="07DEE8C9" w14:textId="77777777" w:rsidR="00994900" w:rsidRDefault="0099490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994900" w:rsidRDefault="0099490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994900" w:rsidRDefault="0099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FA723" w14:textId="77777777" w:rsidR="001A1A52" w:rsidRDefault="001A1A52" w:rsidP="00EA354A">
      <w:r>
        <w:separator/>
      </w:r>
    </w:p>
  </w:footnote>
  <w:footnote w:type="continuationSeparator" w:id="0">
    <w:p w14:paraId="694F2D78" w14:textId="77777777" w:rsidR="001A1A52" w:rsidRDefault="001A1A52" w:rsidP="00EA354A">
      <w:r>
        <w:continuationSeparator/>
      </w:r>
    </w:p>
  </w:footnote>
  <w:footnote w:id="1">
    <w:p w14:paraId="005D8B98" w14:textId="5699BB61" w:rsidR="00994900" w:rsidRPr="00FF4EA6" w:rsidRDefault="0099490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994900" w:rsidRDefault="0099490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994900" w:rsidRPr="00E80D3C" w:rsidRDefault="00994900"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994900" w:rsidRDefault="00994900">
      <w:pPr>
        <w:pStyle w:val="FootnoteText"/>
      </w:pPr>
      <w:r>
        <w:rPr>
          <w:rStyle w:val="FootnoteReference"/>
        </w:rPr>
        <w:footnoteRef/>
      </w:r>
      <w:r>
        <w:t xml:space="preserve"> </w:t>
      </w:r>
      <w:r w:rsidRPr="009A36FB">
        <w:t>https://www.w3.org/TR/owl-time/</w:t>
      </w:r>
    </w:p>
  </w:footnote>
  <w:footnote w:id="5">
    <w:p w14:paraId="357B0B37" w14:textId="77777777" w:rsidR="00994900" w:rsidRDefault="00994900">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994900" w:rsidRPr="00E80D3C" w:rsidRDefault="00994900">
      <w:pPr>
        <w:pStyle w:val="FootnoteText"/>
        <w:rPr>
          <w:lang w:val="en-CA"/>
        </w:rPr>
      </w:pPr>
      <w:r>
        <w:rPr>
          <w:rStyle w:val="FootnoteReference"/>
        </w:rPr>
        <w:footnoteRef/>
      </w:r>
      <w:r>
        <w:t xml:space="preserve"> </w:t>
      </w:r>
      <w:r>
        <w:rPr>
          <w:lang w:val="en-CA"/>
        </w:rPr>
        <w:t>equivalent property?</w:t>
      </w:r>
    </w:p>
  </w:footnote>
  <w:footnote w:id="7">
    <w:p w14:paraId="5635F86B" w14:textId="77777777" w:rsidR="00994900" w:rsidRDefault="00994900">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994900" w:rsidRPr="00E80D3C" w:rsidRDefault="00994900">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994900" w:rsidRPr="00BD4EF4" w:rsidRDefault="00994900" w:rsidP="00E80D3C">
      <w:r>
        <w:rPr>
          <w:rStyle w:val="FootnoteReference"/>
        </w:rPr>
        <w:footnoteRef/>
      </w:r>
      <w:r>
        <w:t xml:space="preserve"> </w:t>
      </w:r>
      <w:r w:rsidRPr="00DC74DA">
        <w:t>http://ontology.eil.utoronto.ca/GCI/Foundation/GCI-Foundation-v2.owl</w:t>
      </w:r>
      <w:r>
        <w:t>#</w:t>
      </w:r>
    </w:p>
    <w:p w14:paraId="4AE1EB08" w14:textId="6D90AB37" w:rsidR="00994900" w:rsidRPr="00E80D3C" w:rsidRDefault="00994900">
      <w:pPr>
        <w:pStyle w:val="FootnoteText"/>
        <w:rPr>
          <w:lang w:val="en-CA"/>
        </w:rPr>
      </w:pPr>
    </w:p>
  </w:footnote>
  <w:footnote w:id="10">
    <w:p w14:paraId="2B0DD081" w14:textId="0C4649C5" w:rsidR="00994900" w:rsidRPr="008E7C02" w:rsidRDefault="00994900">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994900" w:rsidRPr="00046E73" w:rsidRDefault="00994900">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994900" w:rsidRDefault="00994900">
      <w:pPr>
        <w:pStyle w:val="FootnoteText"/>
      </w:pPr>
      <w:r>
        <w:rPr>
          <w:rStyle w:val="FootnoteReference"/>
        </w:rPr>
        <w:footnoteRef/>
      </w:r>
      <w:r>
        <w:t xml:space="preserve"> </w:t>
      </w:r>
      <w:r w:rsidRPr="00827DD8">
        <w:t>http://schema.org/</w:t>
      </w:r>
    </w:p>
  </w:footnote>
  <w:footnote w:id="13">
    <w:p w14:paraId="4E061129" w14:textId="77777777" w:rsidR="00994900" w:rsidRDefault="00994900">
      <w:pPr>
        <w:pStyle w:val="FootnoteText"/>
      </w:pPr>
      <w:r>
        <w:rPr>
          <w:rStyle w:val="FootnoteReference"/>
        </w:rPr>
        <w:footnoteRef/>
      </w:r>
      <w:r>
        <w:t xml:space="preserve"> </w:t>
      </w:r>
      <w:r w:rsidRPr="00827DD8">
        <w:t>http://ontology.eil.utoronto.ca/GCI/Shelters/GCI-Shelters.html</w:t>
      </w:r>
    </w:p>
  </w:footnote>
  <w:footnote w:id="14">
    <w:p w14:paraId="59CD3014" w14:textId="77777777" w:rsidR="00994900" w:rsidRDefault="00994900">
      <w:pPr>
        <w:pStyle w:val="FootnoteText"/>
      </w:pPr>
      <w:r>
        <w:rPr>
          <w:rStyle w:val="FootnoteReference"/>
        </w:rPr>
        <w:footnoteRef/>
      </w:r>
      <w:r>
        <w:t xml:space="preserve"> </w:t>
      </w:r>
      <w:r w:rsidRPr="005B2B4C">
        <w:t>http://ontology.eil.utoronto.ca/tove/organization.html</w:t>
      </w:r>
    </w:p>
  </w:footnote>
  <w:footnote w:id="15">
    <w:p w14:paraId="2EAE6E34" w14:textId="77777777" w:rsidR="00994900" w:rsidRDefault="00994900"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994900" w:rsidRPr="001A792D" w:rsidRDefault="0099490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994900" w:rsidRDefault="00994900">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994900" w:rsidRPr="006539A1" w:rsidRDefault="00994900"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994900" w:rsidRPr="005B0E28" w:rsidRDefault="0099490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1A52"/>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4C8C"/>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54B2"/>
    <w:rsid w:val="00E2622A"/>
    <w:rsid w:val="00E278B4"/>
    <w:rsid w:val="00E301C1"/>
    <w:rsid w:val="00E30220"/>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DD5718E9-97EE-BA4B-B7DE-B3DF4C457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74</Pages>
  <Words>23239</Words>
  <Characters>132467</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36</cp:revision>
  <cp:lastPrinted>2017-08-16T13:18:00Z</cp:lastPrinted>
  <dcterms:created xsi:type="dcterms:W3CDTF">2018-11-28T19:50:00Z</dcterms:created>
  <dcterms:modified xsi:type="dcterms:W3CDTF">2019-04-03T13:45:00Z</dcterms:modified>
</cp:coreProperties>
</file>