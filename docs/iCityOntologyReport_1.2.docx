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FC5248">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FC5248">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FC5248">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FC5248">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FC5248">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FC5248">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FC5248">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FC5248">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FC5248">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FC5248">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FC5248">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FC5248">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FC5248">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FC5248">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FC5248">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FC5248">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FC5248">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FC5248">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FC5248">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FC5248">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FC5248">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FC5248">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FC5248">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FC5248">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FC5248">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FC5248">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FC5248">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FC5248">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FC5248">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FC5248">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FC5248">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FC5248">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FC5248">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FC5248">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FC5248">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FC5248">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FC5248">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FC5248">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FC5248">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FC5248">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FC5248">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FC5248">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FC5248">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FC5248">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FC5248">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FC5248">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FC5248">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37ADB" w:rsidRPr="00870DF4" w:rsidRDefault="00D37ADB" w:rsidP="00DA460B">
                            <w:pPr>
                              <w:rPr>
                                <w:rFonts w:ascii="Courier New" w:hAnsi="Courier New"/>
                              </w:rPr>
                            </w:pPr>
                            <w:r w:rsidRPr="00870DF4">
                              <w:rPr>
                                <w:rFonts w:ascii="Courier New" w:hAnsi="Courier New"/>
                              </w:rPr>
                              <w:t>ex:Monument1 a ex:Monument;</w:t>
                            </w:r>
                          </w:p>
                          <w:p w14:paraId="10094341" w14:textId="77777777" w:rsidR="00D37ADB" w:rsidRPr="00870DF4" w:rsidRDefault="00D37ADB" w:rsidP="00DA460B">
                            <w:pPr>
                              <w:rPr>
                                <w:rFonts w:ascii="Courier New" w:hAnsi="Courier New"/>
                              </w:rPr>
                            </w:pPr>
                            <w:r w:rsidRPr="00870DF4">
                              <w:rPr>
                                <w:rFonts w:ascii="Courier New" w:hAnsi="Courier New"/>
                              </w:rPr>
                              <w:t xml:space="preserve">   rdfs:label "Washington Monument";</w:t>
                            </w:r>
                          </w:p>
                          <w:p w14:paraId="4E65DB1F" w14:textId="77777777" w:rsidR="00D37ADB" w:rsidRPr="00870DF4" w:rsidRDefault="00D37ADB" w:rsidP="00DA460B">
                            <w:pPr>
                              <w:rPr>
                                <w:rFonts w:ascii="Courier New" w:hAnsi="Courier New"/>
                              </w:rPr>
                            </w:pPr>
                            <w:r w:rsidRPr="00870DF4">
                              <w:rPr>
                                <w:rFonts w:ascii="Courier New" w:hAnsi="Courier New"/>
                              </w:rPr>
                              <w:t xml:space="preserve">   geo:hasGeometry ex:Point1 .</w:t>
                            </w:r>
                          </w:p>
                          <w:p w14:paraId="34940B2E" w14:textId="77777777" w:rsidR="00D37ADB" w:rsidRPr="00870DF4" w:rsidRDefault="00D37ADB" w:rsidP="00DA460B">
                            <w:pPr>
                              <w:rPr>
                                <w:rFonts w:ascii="Courier New" w:hAnsi="Courier New"/>
                              </w:rPr>
                            </w:pPr>
                            <w:r w:rsidRPr="00870DF4">
                              <w:rPr>
                                <w:rFonts w:ascii="Courier New" w:hAnsi="Courier New"/>
                              </w:rPr>
                              <w:t>ex:Point1 a geo:Point;</w:t>
                            </w:r>
                          </w:p>
                          <w:p w14:paraId="2E7DB22A" w14:textId="77777777" w:rsidR="00D37ADB" w:rsidRPr="00870DF4" w:rsidRDefault="00D37ADB"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37ADB" w:rsidRPr="00870DF4" w:rsidRDefault="00D37ADB" w:rsidP="00DA460B">
                            <w:pPr>
                              <w:rPr>
                                <w:rFonts w:ascii="Courier New" w:hAnsi="Courier New"/>
                              </w:rPr>
                            </w:pPr>
                            <w:r w:rsidRPr="00870DF4">
                              <w:rPr>
                                <w:rFonts w:ascii="Courier New" w:hAnsi="Courier New"/>
                              </w:rPr>
                              <w:t>Ex:Park1 a ex:Park;</w:t>
                            </w:r>
                          </w:p>
                          <w:p w14:paraId="5EE39A33" w14:textId="77777777" w:rsidR="00D37ADB" w:rsidRPr="00870DF4" w:rsidRDefault="00D37ADB" w:rsidP="00DA460B">
                            <w:pPr>
                              <w:rPr>
                                <w:rFonts w:ascii="Courier New" w:hAnsi="Courier New"/>
                              </w:rPr>
                            </w:pPr>
                            <w:r w:rsidRPr="00870DF4">
                              <w:rPr>
                                <w:rFonts w:ascii="Courier New" w:hAnsi="Courier New"/>
                              </w:rPr>
                              <w:tab/>
                              <w:t>rdfs:label "Example Park";</w:t>
                            </w:r>
                          </w:p>
                          <w:p w14:paraId="5C9F7888" w14:textId="77777777" w:rsidR="00D37ADB" w:rsidRPr="00870DF4" w:rsidRDefault="00D37ADB" w:rsidP="00DA460B">
                            <w:pPr>
                              <w:rPr>
                                <w:rFonts w:ascii="Courier New" w:hAnsi="Courier New"/>
                              </w:rPr>
                            </w:pPr>
                            <w:r w:rsidRPr="00870DF4">
                              <w:rPr>
                                <w:rFonts w:ascii="Courier New" w:hAnsi="Courier New"/>
                              </w:rPr>
                              <w:tab/>
                              <w:t>geo:hasGeometry ex:Polygon1 .</w:t>
                            </w:r>
                          </w:p>
                          <w:p w14:paraId="6CDFE9B9" w14:textId="77777777" w:rsidR="00D37ADB" w:rsidRPr="00870DF4" w:rsidRDefault="00D37ADB" w:rsidP="00DA460B">
                            <w:pPr>
                              <w:rPr>
                                <w:rFonts w:ascii="Courier New" w:hAnsi="Courier New"/>
                              </w:rPr>
                            </w:pPr>
                            <w:r w:rsidRPr="00870DF4">
                              <w:rPr>
                                <w:rFonts w:ascii="Courier New" w:hAnsi="Courier New"/>
                              </w:rPr>
                              <w:t>ex:Polygon1 a geo:Polygon;</w:t>
                            </w:r>
                          </w:p>
                          <w:p w14:paraId="651642C2" w14:textId="77777777" w:rsidR="00D37ADB" w:rsidRPr="00870DF4" w:rsidRDefault="00D37ADB"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D37ADB" w:rsidRPr="00870DF4" w:rsidRDefault="00D37ADB" w:rsidP="00DA460B">
                      <w:pPr>
                        <w:rPr>
                          <w:rFonts w:ascii="Courier New" w:hAnsi="Courier New"/>
                        </w:rPr>
                      </w:pPr>
                      <w:r w:rsidRPr="00870DF4">
                        <w:rPr>
                          <w:rFonts w:ascii="Courier New" w:hAnsi="Courier New"/>
                        </w:rPr>
                        <w:t>ex:Monument1 a ex:Monument;</w:t>
                      </w:r>
                    </w:p>
                    <w:p w14:paraId="10094341" w14:textId="77777777" w:rsidR="00D37ADB" w:rsidRPr="00870DF4" w:rsidRDefault="00D37ADB" w:rsidP="00DA460B">
                      <w:pPr>
                        <w:rPr>
                          <w:rFonts w:ascii="Courier New" w:hAnsi="Courier New"/>
                        </w:rPr>
                      </w:pPr>
                      <w:r w:rsidRPr="00870DF4">
                        <w:rPr>
                          <w:rFonts w:ascii="Courier New" w:hAnsi="Courier New"/>
                        </w:rPr>
                        <w:t xml:space="preserve">   rdfs:label "Washington Monument";</w:t>
                      </w:r>
                    </w:p>
                    <w:p w14:paraId="4E65DB1F" w14:textId="77777777" w:rsidR="00D37ADB" w:rsidRPr="00870DF4" w:rsidRDefault="00D37ADB" w:rsidP="00DA460B">
                      <w:pPr>
                        <w:rPr>
                          <w:rFonts w:ascii="Courier New" w:hAnsi="Courier New"/>
                        </w:rPr>
                      </w:pPr>
                      <w:r w:rsidRPr="00870DF4">
                        <w:rPr>
                          <w:rFonts w:ascii="Courier New" w:hAnsi="Courier New"/>
                        </w:rPr>
                        <w:t xml:space="preserve">   geo:hasGeometry ex:Point1 .</w:t>
                      </w:r>
                    </w:p>
                    <w:p w14:paraId="34940B2E" w14:textId="77777777" w:rsidR="00D37ADB" w:rsidRPr="00870DF4" w:rsidRDefault="00D37ADB" w:rsidP="00DA460B">
                      <w:pPr>
                        <w:rPr>
                          <w:rFonts w:ascii="Courier New" w:hAnsi="Courier New"/>
                        </w:rPr>
                      </w:pPr>
                      <w:r w:rsidRPr="00870DF4">
                        <w:rPr>
                          <w:rFonts w:ascii="Courier New" w:hAnsi="Courier New"/>
                        </w:rPr>
                        <w:t>ex:Point1 a geo:Point;</w:t>
                      </w:r>
                    </w:p>
                    <w:p w14:paraId="2E7DB22A" w14:textId="77777777" w:rsidR="00D37ADB" w:rsidRPr="00870DF4" w:rsidRDefault="00D37ADB"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37ADB" w:rsidRPr="00870DF4" w:rsidRDefault="00D37ADB" w:rsidP="00DA460B">
                      <w:pPr>
                        <w:rPr>
                          <w:rFonts w:ascii="Courier New" w:hAnsi="Courier New"/>
                        </w:rPr>
                      </w:pPr>
                      <w:r w:rsidRPr="00870DF4">
                        <w:rPr>
                          <w:rFonts w:ascii="Courier New" w:hAnsi="Courier New"/>
                        </w:rPr>
                        <w:t>Ex:Park1 a ex:Park;</w:t>
                      </w:r>
                    </w:p>
                    <w:p w14:paraId="5EE39A33" w14:textId="77777777" w:rsidR="00D37ADB" w:rsidRPr="00870DF4" w:rsidRDefault="00D37ADB" w:rsidP="00DA460B">
                      <w:pPr>
                        <w:rPr>
                          <w:rFonts w:ascii="Courier New" w:hAnsi="Courier New"/>
                        </w:rPr>
                      </w:pPr>
                      <w:r w:rsidRPr="00870DF4">
                        <w:rPr>
                          <w:rFonts w:ascii="Courier New" w:hAnsi="Courier New"/>
                        </w:rPr>
                        <w:tab/>
                        <w:t>rdfs:label "Example Park";</w:t>
                      </w:r>
                    </w:p>
                    <w:p w14:paraId="5C9F7888" w14:textId="77777777" w:rsidR="00D37ADB" w:rsidRPr="00870DF4" w:rsidRDefault="00D37ADB" w:rsidP="00DA460B">
                      <w:pPr>
                        <w:rPr>
                          <w:rFonts w:ascii="Courier New" w:hAnsi="Courier New"/>
                        </w:rPr>
                      </w:pPr>
                      <w:r w:rsidRPr="00870DF4">
                        <w:rPr>
                          <w:rFonts w:ascii="Courier New" w:hAnsi="Courier New"/>
                        </w:rPr>
                        <w:tab/>
                        <w:t>geo:hasGeometry ex:Polygon1 .</w:t>
                      </w:r>
                    </w:p>
                    <w:p w14:paraId="6CDFE9B9" w14:textId="77777777" w:rsidR="00D37ADB" w:rsidRPr="00870DF4" w:rsidRDefault="00D37ADB" w:rsidP="00DA460B">
                      <w:pPr>
                        <w:rPr>
                          <w:rFonts w:ascii="Courier New" w:hAnsi="Courier New"/>
                        </w:rPr>
                      </w:pPr>
                      <w:r w:rsidRPr="00870DF4">
                        <w:rPr>
                          <w:rFonts w:ascii="Courier New" w:hAnsi="Courier New"/>
                        </w:rPr>
                        <w:t>ex:Polygon1 a geo:Polygon;</w:t>
                      </w:r>
                    </w:p>
                    <w:p w14:paraId="651642C2" w14:textId="77777777" w:rsidR="00D37ADB" w:rsidRPr="00870DF4" w:rsidRDefault="00D37ADB"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End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37ADB" w:rsidRPr="00680A88" w:rsidRDefault="00D37ADB"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37ADB" w:rsidRPr="00680A88" w:rsidRDefault="00D37ADB"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37ADB" w:rsidRPr="00680A88" w:rsidRDefault="00D37ADB"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37ADB" w:rsidRPr="00680A88" w:rsidRDefault="00D37ADB"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37ADB" w:rsidRPr="00680A88" w:rsidRDefault="00D37ADB"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37ADB" w:rsidRPr="00680A88" w:rsidRDefault="00D37ADB"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37ADB" w:rsidRPr="00680A88" w:rsidRDefault="00D37ADB"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37ADB" w:rsidRPr="00680A88" w:rsidRDefault="00D37ADB"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37ADB" w:rsidRPr="00680A88" w:rsidRDefault="00D37ADB"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37ADB" w:rsidRPr="00680A88" w:rsidRDefault="00D37ADB"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37ADB" w:rsidRPr="00680A88" w:rsidRDefault="00D37ADB"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37ADB" w:rsidRPr="00680A88" w:rsidRDefault="00D37ADB"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6" w:name="_Toc11329768"/>
      <w:r w:rsidRPr="00733EB6">
        <w:t xml:space="preserve">Recurring </w:t>
      </w:r>
      <w:r w:rsidR="0029246E">
        <w:t>E</w:t>
      </w:r>
      <w:r w:rsidRPr="00733EB6">
        <w:t>vent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7"/>
      <w:r w:rsidRPr="0029246E">
        <w:t xml:space="preserve">activity </w:t>
      </w:r>
      <w:commentRangeEnd w:id="67"/>
      <w:r w:rsidR="000E0AE7">
        <w:rPr>
          <w:rStyle w:val="CommentReference"/>
          <w:rFonts w:asciiTheme="minorHAnsi" w:eastAsiaTheme="minorEastAsia" w:hAnsiTheme="minorHAnsi"/>
          <w:lang w:val="en-US" w:bidi="en-US"/>
        </w:rPr>
        <w:commentReference w:id="67"/>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9" w:name="_Toc11329769"/>
      <w:r>
        <w:t>Observations</w:t>
      </w:r>
      <w:r w:rsidR="00E72AD2" w:rsidRPr="00E72AD2">
        <w:t xml:space="preserve"> </w:t>
      </w:r>
      <w:r w:rsidR="004F1D87" w:rsidRPr="00E72AD2">
        <w:t>Ontology</w:t>
      </w:r>
      <w:bookmarkEnd w:id="69"/>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6B444DC4" w14:textId="23D56286" w:rsidR="00113A87" w:rsidRDefault="00113A87" w:rsidP="004F1D87">
      <w:r w:rsidRPr="00113A87">
        <w:rPr>
          <w:highlight w:val="yellow"/>
        </w:rPr>
        <w:t>More on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lastRenderedPageBreak/>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1D5F19C6"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514173">
        <w:tc>
          <w:tcPr>
            <w:tcW w:w="2616"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025" w:type="dxa"/>
            <w:shd w:val="clear" w:color="auto" w:fill="00FFFF"/>
          </w:tcPr>
          <w:p w14:paraId="77226714" w14:textId="77777777" w:rsidR="004F1D87" w:rsidRDefault="004F1D87" w:rsidP="002F7C60">
            <w:r>
              <w:t>Value</w:t>
            </w:r>
          </w:p>
        </w:tc>
      </w:tr>
      <w:tr w:rsidR="00514173" w14:paraId="3A1E8D36" w14:textId="77777777" w:rsidTr="00514173">
        <w:tc>
          <w:tcPr>
            <w:tcW w:w="2616" w:type="dxa"/>
            <w:vMerge w:val="restart"/>
          </w:tcPr>
          <w:p w14:paraId="198B6745" w14:textId="32D92FBB" w:rsidR="00514173" w:rsidRDefault="00514173" w:rsidP="002F7C60">
            <w:r>
              <w:t>sosa:Sensor</w:t>
            </w:r>
          </w:p>
        </w:tc>
        <w:tc>
          <w:tcPr>
            <w:tcW w:w="2709" w:type="dxa"/>
          </w:tcPr>
          <w:p w14:paraId="14058C06" w14:textId="77777777" w:rsidR="00514173" w:rsidRDefault="00514173" w:rsidP="002F7C60">
            <w:r>
              <w:t>sosa:madeObservation</w:t>
            </w:r>
          </w:p>
        </w:tc>
        <w:tc>
          <w:tcPr>
            <w:tcW w:w="4025" w:type="dxa"/>
          </w:tcPr>
          <w:p w14:paraId="33D9805F" w14:textId="77777777" w:rsidR="00514173" w:rsidRDefault="00514173" w:rsidP="002F7C60">
            <w:r>
              <w:t>only sosa:Observation</w:t>
            </w:r>
          </w:p>
        </w:tc>
      </w:tr>
      <w:tr w:rsidR="00514173" w14:paraId="2164A14F" w14:textId="77777777" w:rsidTr="00514173">
        <w:tc>
          <w:tcPr>
            <w:tcW w:w="2616" w:type="dxa"/>
            <w:vMerge/>
          </w:tcPr>
          <w:p w14:paraId="411C1C25" w14:textId="77777777" w:rsidR="00514173" w:rsidRDefault="00514173" w:rsidP="002F7C60"/>
        </w:tc>
        <w:tc>
          <w:tcPr>
            <w:tcW w:w="2709" w:type="dxa"/>
          </w:tcPr>
          <w:p w14:paraId="6E7094E0" w14:textId="77777777" w:rsidR="00514173" w:rsidRDefault="00514173" w:rsidP="002F7C60">
            <w:r>
              <w:t>sosa:observes</w:t>
            </w:r>
          </w:p>
        </w:tc>
        <w:tc>
          <w:tcPr>
            <w:tcW w:w="4025" w:type="dxa"/>
          </w:tcPr>
          <w:p w14:paraId="700C429E" w14:textId="77777777" w:rsidR="00514173" w:rsidRDefault="00514173" w:rsidP="002F7C60">
            <w:r>
              <w:t>only sosa:ObservableProperty</w:t>
            </w:r>
          </w:p>
        </w:tc>
      </w:tr>
      <w:tr w:rsidR="00514173" w14:paraId="69B5BEA1" w14:textId="77777777" w:rsidTr="00514173">
        <w:tc>
          <w:tcPr>
            <w:tcW w:w="2616" w:type="dxa"/>
            <w:vMerge/>
          </w:tcPr>
          <w:p w14:paraId="2C8D1B8F" w14:textId="77777777" w:rsidR="00514173" w:rsidRDefault="00514173" w:rsidP="002F7C60"/>
        </w:tc>
        <w:tc>
          <w:tcPr>
            <w:tcW w:w="2709" w:type="dxa"/>
          </w:tcPr>
          <w:p w14:paraId="3C66F7D8" w14:textId="77777777" w:rsidR="00514173" w:rsidRDefault="00514173" w:rsidP="002F7C60">
            <w:r>
              <w:t>ssn:detects</w:t>
            </w:r>
          </w:p>
        </w:tc>
        <w:tc>
          <w:tcPr>
            <w:tcW w:w="4025" w:type="dxa"/>
          </w:tcPr>
          <w:p w14:paraId="553EEA77" w14:textId="77777777" w:rsidR="00514173" w:rsidRDefault="00514173" w:rsidP="002F7C60">
            <w:r>
              <w:t>only ssn:Stimulus</w:t>
            </w:r>
          </w:p>
        </w:tc>
      </w:tr>
      <w:tr w:rsidR="00514173" w14:paraId="52A791EE" w14:textId="77777777" w:rsidTr="00514173">
        <w:tc>
          <w:tcPr>
            <w:tcW w:w="2616" w:type="dxa"/>
            <w:vMerge/>
          </w:tcPr>
          <w:p w14:paraId="0CFBA119" w14:textId="77777777" w:rsidR="00514173" w:rsidRDefault="00514173" w:rsidP="002F7C60"/>
        </w:tc>
        <w:tc>
          <w:tcPr>
            <w:tcW w:w="2709" w:type="dxa"/>
          </w:tcPr>
          <w:p w14:paraId="2C5FEAEA" w14:textId="2B45240F" w:rsidR="00514173" w:rsidRDefault="00514173" w:rsidP="002F7C60">
            <w:r>
              <w:t>subclassOf</w:t>
            </w:r>
          </w:p>
        </w:tc>
        <w:tc>
          <w:tcPr>
            <w:tcW w:w="4025" w:type="dxa"/>
          </w:tcPr>
          <w:p w14:paraId="76C3DAA3" w14:textId="3D690004" w:rsidR="00514173" w:rsidRDefault="00514173" w:rsidP="002F7C60">
            <w:r>
              <w:t>Observer</w:t>
            </w:r>
          </w:p>
        </w:tc>
      </w:tr>
      <w:tr w:rsidR="00514173" w14:paraId="12E621ED" w14:textId="77777777" w:rsidTr="00514173">
        <w:trPr>
          <w:trHeight w:val="63"/>
        </w:trPr>
        <w:tc>
          <w:tcPr>
            <w:tcW w:w="2616" w:type="dxa"/>
            <w:vMerge w:val="restart"/>
          </w:tcPr>
          <w:p w14:paraId="7C5F19CD" w14:textId="0EF7E9E2" w:rsidR="00514173" w:rsidRDefault="00514173" w:rsidP="002F7C60">
            <w:r>
              <w:t>sosa:Observation</w:t>
            </w:r>
          </w:p>
        </w:tc>
        <w:tc>
          <w:tcPr>
            <w:tcW w:w="2709" w:type="dxa"/>
          </w:tcPr>
          <w:p w14:paraId="676DBC37" w14:textId="77777777" w:rsidR="00514173" w:rsidRDefault="00514173" w:rsidP="002F7C60">
            <w:r>
              <w:t>sosa:madeBySensor</w:t>
            </w:r>
          </w:p>
        </w:tc>
        <w:tc>
          <w:tcPr>
            <w:tcW w:w="4025" w:type="dxa"/>
          </w:tcPr>
          <w:p w14:paraId="77DA75CD" w14:textId="77777777" w:rsidR="00514173" w:rsidRDefault="00514173" w:rsidP="002F7C60">
            <w:r>
              <w:t>exactly 1 sosa:Sensor</w:t>
            </w:r>
          </w:p>
        </w:tc>
      </w:tr>
      <w:tr w:rsidR="00514173" w14:paraId="450BF05F" w14:textId="77777777" w:rsidTr="00514173">
        <w:trPr>
          <w:trHeight w:val="63"/>
        </w:trPr>
        <w:tc>
          <w:tcPr>
            <w:tcW w:w="2616" w:type="dxa"/>
            <w:vMerge/>
          </w:tcPr>
          <w:p w14:paraId="21B03CAB" w14:textId="77777777" w:rsidR="00514173" w:rsidRDefault="00514173" w:rsidP="002F7C60"/>
        </w:tc>
        <w:tc>
          <w:tcPr>
            <w:tcW w:w="2709" w:type="dxa"/>
          </w:tcPr>
          <w:p w14:paraId="01142F1C" w14:textId="77777777" w:rsidR="00514173" w:rsidRDefault="00514173" w:rsidP="002F7C60">
            <w:r>
              <w:t>sosa:hasFeatureOfInterest</w:t>
            </w:r>
          </w:p>
        </w:tc>
        <w:tc>
          <w:tcPr>
            <w:tcW w:w="4025" w:type="dxa"/>
          </w:tcPr>
          <w:p w14:paraId="7E60077B" w14:textId="77777777" w:rsidR="00514173" w:rsidRDefault="00514173" w:rsidP="002F7C60">
            <w:r>
              <w:t>exactly 1 owl:Thing and only sosa:FeatureOfInterest</w:t>
            </w:r>
          </w:p>
        </w:tc>
      </w:tr>
      <w:tr w:rsidR="00514173" w14:paraId="78A30D62" w14:textId="77777777" w:rsidTr="00514173">
        <w:trPr>
          <w:trHeight w:val="63"/>
        </w:trPr>
        <w:tc>
          <w:tcPr>
            <w:tcW w:w="2616" w:type="dxa"/>
            <w:vMerge/>
          </w:tcPr>
          <w:p w14:paraId="76114719" w14:textId="77777777" w:rsidR="00514173" w:rsidRDefault="00514173" w:rsidP="002F7C60"/>
        </w:tc>
        <w:tc>
          <w:tcPr>
            <w:tcW w:w="2709" w:type="dxa"/>
          </w:tcPr>
          <w:p w14:paraId="0FE17B14" w14:textId="77777777" w:rsidR="00514173" w:rsidRDefault="00514173" w:rsidP="002F7C60">
            <w:r>
              <w:t>sosa:hasResult</w:t>
            </w:r>
          </w:p>
        </w:tc>
        <w:tc>
          <w:tcPr>
            <w:tcW w:w="4025" w:type="dxa"/>
          </w:tcPr>
          <w:p w14:paraId="583B5E72" w14:textId="77777777" w:rsidR="00514173" w:rsidRDefault="00514173" w:rsidP="002F7C60">
            <w:r>
              <w:t>exactly 1 owl:Thing and only sosa:Result</w:t>
            </w:r>
          </w:p>
        </w:tc>
      </w:tr>
      <w:tr w:rsidR="00514173" w14:paraId="51F3E3E9" w14:textId="77777777" w:rsidTr="00514173">
        <w:trPr>
          <w:trHeight w:val="63"/>
        </w:trPr>
        <w:tc>
          <w:tcPr>
            <w:tcW w:w="2616" w:type="dxa"/>
            <w:vMerge/>
          </w:tcPr>
          <w:p w14:paraId="22455DDE" w14:textId="77777777" w:rsidR="00514173" w:rsidRDefault="00514173" w:rsidP="002F7C60"/>
        </w:tc>
        <w:tc>
          <w:tcPr>
            <w:tcW w:w="2709" w:type="dxa"/>
          </w:tcPr>
          <w:p w14:paraId="5A2ECB77" w14:textId="77777777" w:rsidR="00514173" w:rsidRDefault="00514173" w:rsidP="002F7C60">
            <w:r>
              <w:t>sosa:observedProperty</w:t>
            </w:r>
          </w:p>
        </w:tc>
        <w:tc>
          <w:tcPr>
            <w:tcW w:w="4025" w:type="dxa"/>
          </w:tcPr>
          <w:p w14:paraId="50406873" w14:textId="77777777" w:rsidR="00514173" w:rsidRDefault="00514173" w:rsidP="002F7C60">
            <w:r>
              <w:t>exactly 1 owl:Thing and only sosa:ObservableProperty</w:t>
            </w:r>
          </w:p>
        </w:tc>
      </w:tr>
      <w:tr w:rsidR="00514173" w14:paraId="261D79B0" w14:textId="77777777" w:rsidTr="00514173">
        <w:trPr>
          <w:trHeight w:val="63"/>
        </w:trPr>
        <w:tc>
          <w:tcPr>
            <w:tcW w:w="2616" w:type="dxa"/>
            <w:vMerge/>
          </w:tcPr>
          <w:p w14:paraId="147B3D36" w14:textId="77777777" w:rsidR="00514173" w:rsidRDefault="00514173" w:rsidP="002F7C60"/>
        </w:tc>
        <w:tc>
          <w:tcPr>
            <w:tcW w:w="2709" w:type="dxa"/>
          </w:tcPr>
          <w:p w14:paraId="56E7F2BE" w14:textId="77777777" w:rsidR="00514173" w:rsidRDefault="00514173" w:rsidP="002F7C60">
            <w:r>
              <w:t>sosa:phenomenonTime</w:t>
            </w:r>
          </w:p>
        </w:tc>
        <w:tc>
          <w:tcPr>
            <w:tcW w:w="4025" w:type="dxa"/>
          </w:tcPr>
          <w:p w14:paraId="1B5850B9" w14:textId="77777777" w:rsidR="00514173" w:rsidRDefault="00514173" w:rsidP="002F7C60">
            <w:r>
              <w:t>exactly 1 owl:Thing</w:t>
            </w:r>
          </w:p>
        </w:tc>
      </w:tr>
      <w:tr w:rsidR="00514173" w14:paraId="67CFDBCF" w14:textId="77777777" w:rsidTr="00514173">
        <w:trPr>
          <w:trHeight w:val="63"/>
        </w:trPr>
        <w:tc>
          <w:tcPr>
            <w:tcW w:w="2616" w:type="dxa"/>
            <w:vMerge/>
          </w:tcPr>
          <w:p w14:paraId="53D21C6B" w14:textId="77777777" w:rsidR="00514173" w:rsidRDefault="00514173" w:rsidP="002F7C60"/>
        </w:tc>
        <w:tc>
          <w:tcPr>
            <w:tcW w:w="2709" w:type="dxa"/>
          </w:tcPr>
          <w:p w14:paraId="3E9919A6" w14:textId="77777777" w:rsidR="00514173" w:rsidRDefault="00514173" w:rsidP="002F7C60">
            <w:r>
              <w:t>sosa:resultTime</w:t>
            </w:r>
          </w:p>
        </w:tc>
        <w:tc>
          <w:tcPr>
            <w:tcW w:w="4025" w:type="dxa"/>
          </w:tcPr>
          <w:p w14:paraId="1279DAE9" w14:textId="77777777" w:rsidR="00514173" w:rsidRDefault="00514173" w:rsidP="002F7C60">
            <w:r>
              <w:t>exactly 1 rdfs:Literal</w:t>
            </w:r>
          </w:p>
        </w:tc>
      </w:tr>
      <w:tr w:rsidR="00514173" w14:paraId="031CEE93" w14:textId="77777777" w:rsidTr="00514173">
        <w:trPr>
          <w:trHeight w:val="63"/>
        </w:trPr>
        <w:tc>
          <w:tcPr>
            <w:tcW w:w="2616" w:type="dxa"/>
            <w:vMerge/>
          </w:tcPr>
          <w:p w14:paraId="2C3072C3" w14:textId="77777777" w:rsidR="00514173" w:rsidRDefault="00514173" w:rsidP="002F7C60"/>
        </w:tc>
        <w:tc>
          <w:tcPr>
            <w:tcW w:w="2709" w:type="dxa"/>
          </w:tcPr>
          <w:p w14:paraId="59AF5F28" w14:textId="77777777" w:rsidR="00514173" w:rsidRDefault="00514173" w:rsidP="002F7C60">
            <w:r>
              <w:t>ssn:wasOriginatedBy</w:t>
            </w:r>
          </w:p>
        </w:tc>
        <w:tc>
          <w:tcPr>
            <w:tcW w:w="4025" w:type="dxa"/>
          </w:tcPr>
          <w:p w14:paraId="37E263D7" w14:textId="77777777" w:rsidR="00514173" w:rsidRDefault="00514173" w:rsidP="002F7C60">
            <w:r>
              <w:t>exactly 1 owl:Thing and only ssn:Stimulus</w:t>
            </w:r>
          </w:p>
        </w:tc>
      </w:tr>
      <w:tr w:rsidR="00514173" w14:paraId="592A2EEE" w14:textId="77777777" w:rsidTr="00514173">
        <w:trPr>
          <w:trHeight w:val="63"/>
        </w:trPr>
        <w:tc>
          <w:tcPr>
            <w:tcW w:w="2616" w:type="dxa"/>
            <w:vMerge/>
          </w:tcPr>
          <w:p w14:paraId="720CE7A1" w14:textId="77777777" w:rsidR="00514173" w:rsidRDefault="00514173" w:rsidP="002F7C60"/>
        </w:tc>
        <w:tc>
          <w:tcPr>
            <w:tcW w:w="2709" w:type="dxa"/>
          </w:tcPr>
          <w:p w14:paraId="741F02C5" w14:textId="257CA6C0" w:rsidR="00514173" w:rsidRDefault="00514173" w:rsidP="002F7C60">
            <w:r>
              <w:t>subclassOf</w:t>
            </w:r>
          </w:p>
        </w:tc>
        <w:tc>
          <w:tcPr>
            <w:tcW w:w="4025" w:type="dxa"/>
          </w:tcPr>
          <w:p w14:paraId="64BA465C" w14:textId="7C6EC441" w:rsidR="00514173" w:rsidRDefault="00514173" w:rsidP="002F7C60">
            <w:r>
              <w:t>Observation</w:t>
            </w:r>
          </w:p>
        </w:tc>
      </w:tr>
      <w:tr w:rsidR="00E24B3D" w14:paraId="5BAE33E6" w14:textId="77777777" w:rsidTr="00514173">
        <w:trPr>
          <w:trHeight w:val="63"/>
        </w:trPr>
        <w:tc>
          <w:tcPr>
            <w:tcW w:w="2616" w:type="dxa"/>
            <w:vMerge w:val="restart"/>
          </w:tcPr>
          <w:p w14:paraId="6C71C380" w14:textId="4DD39FFF" w:rsidR="00E24B3D" w:rsidRDefault="00973D7A" w:rsidP="00616EC9">
            <w:r>
              <w:t>sosa:</w:t>
            </w:r>
            <w:r w:rsidR="00E24B3D">
              <w:t>ObservableProperty</w:t>
            </w:r>
          </w:p>
        </w:tc>
        <w:tc>
          <w:tcPr>
            <w:tcW w:w="2709" w:type="dxa"/>
          </w:tcPr>
          <w:p w14:paraId="6365E6FB" w14:textId="4509EEDF" w:rsidR="00E24B3D" w:rsidRPr="00F06DDA" w:rsidRDefault="00E24B3D" w:rsidP="002F7C60">
            <w:r>
              <w:t>subClassOf</w:t>
            </w:r>
          </w:p>
        </w:tc>
        <w:tc>
          <w:tcPr>
            <w:tcW w:w="4025" w:type="dxa"/>
          </w:tcPr>
          <w:p w14:paraId="575B1129" w14:textId="07583314" w:rsidR="00E24B3D" w:rsidRPr="00F06DDA" w:rsidRDefault="00E24B3D" w:rsidP="002F7C60">
            <w:r>
              <w:t>ssn:Property</w:t>
            </w:r>
          </w:p>
        </w:tc>
      </w:tr>
      <w:tr w:rsidR="00E24B3D" w14:paraId="072BF4BF" w14:textId="77777777" w:rsidTr="00514173">
        <w:trPr>
          <w:trHeight w:val="63"/>
        </w:trPr>
        <w:tc>
          <w:tcPr>
            <w:tcW w:w="2616"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025" w:type="dxa"/>
          </w:tcPr>
          <w:p w14:paraId="434347F2" w14:textId="77777777" w:rsidR="00E24B3D" w:rsidRDefault="00E24B3D" w:rsidP="002F7C60">
            <w:r w:rsidRPr="00F06DDA">
              <w:t xml:space="preserve">only </w:t>
            </w:r>
            <w:r>
              <w:t>ssn:</w:t>
            </w:r>
            <w:r w:rsidRPr="00F06DDA">
              <w:t>Stimulus</w:t>
            </w:r>
          </w:p>
        </w:tc>
      </w:tr>
      <w:tr w:rsidR="00E24B3D" w14:paraId="5AF9964D" w14:textId="77777777" w:rsidTr="00514173">
        <w:trPr>
          <w:trHeight w:val="63"/>
        </w:trPr>
        <w:tc>
          <w:tcPr>
            <w:tcW w:w="2616"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025" w:type="dxa"/>
          </w:tcPr>
          <w:p w14:paraId="3AA4AFD0" w14:textId="77777777" w:rsidR="00E24B3D" w:rsidRDefault="00E24B3D" w:rsidP="002F7C60">
            <w:r w:rsidRPr="00F06DDA">
              <w:t>only</w:t>
            </w:r>
            <w:r>
              <w:t xml:space="preserve"> sosa:</w:t>
            </w:r>
            <w:r w:rsidRPr="00F06DDA">
              <w:t>Observation</w:t>
            </w:r>
          </w:p>
        </w:tc>
      </w:tr>
      <w:tr w:rsidR="00E24B3D" w14:paraId="01339D76" w14:textId="77777777" w:rsidTr="00514173">
        <w:trPr>
          <w:trHeight w:val="63"/>
        </w:trPr>
        <w:tc>
          <w:tcPr>
            <w:tcW w:w="2616"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025" w:type="dxa"/>
          </w:tcPr>
          <w:p w14:paraId="30A9E7F0" w14:textId="77777777" w:rsidR="00E24B3D" w:rsidRDefault="00E24B3D" w:rsidP="002F7C60">
            <w:r w:rsidRPr="00F06DDA">
              <w:t xml:space="preserve">only </w:t>
            </w:r>
            <w:r>
              <w:t>sosa:</w:t>
            </w:r>
            <w:r w:rsidRPr="00F06DDA">
              <w:t>Sensor</w:t>
            </w:r>
          </w:p>
        </w:tc>
      </w:tr>
      <w:tr w:rsidR="004F1D87" w14:paraId="09F99F04" w14:textId="77777777" w:rsidTr="00514173">
        <w:trPr>
          <w:trHeight w:val="63"/>
        </w:trPr>
        <w:tc>
          <w:tcPr>
            <w:tcW w:w="2616" w:type="dxa"/>
          </w:tcPr>
          <w:p w14:paraId="342C5EFB" w14:textId="3A39BF04" w:rsidR="004F1D87" w:rsidRDefault="00973D7A" w:rsidP="002F7C60">
            <w:r>
              <w:t>sosa:</w:t>
            </w:r>
            <w:r w:rsidR="004F1D87">
              <w:t>FeatureOfInterest</w:t>
            </w:r>
          </w:p>
        </w:tc>
        <w:tc>
          <w:tcPr>
            <w:tcW w:w="2709" w:type="dxa"/>
          </w:tcPr>
          <w:p w14:paraId="254495FC" w14:textId="77777777" w:rsidR="004F1D87" w:rsidRDefault="004F1D87" w:rsidP="002F7C60">
            <w:r>
              <w:t>ssn:</w:t>
            </w:r>
            <w:r w:rsidRPr="00F06DDA">
              <w:t xml:space="preserve">'has property' </w:t>
            </w:r>
          </w:p>
        </w:tc>
        <w:tc>
          <w:tcPr>
            <w:tcW w:w="4025" w:type="dxa"/>
          </w:tcPr>
          <w:p w14:paraId="533A9882" w14:textId="77777777" w:rsidR="004F1D87" w:rsidRDefault="004F1D87" w:rsidP="002F7C60">
            <w:r w:rsidRPr="00F06DDA">
              <w:t>min 1 owl:Thing</w:t>
            </w:r>
            <w:r>
              <w:t xml:space="preserve"> and ssn:Property</w:t>
            </w:r>
          </w:p>
        </w:tc>
      </w:tr>
      <w:tr w:rsidR="004F1D87" w14:paraId="6491F58D" w14:textId="77777777" w:rsidTr="00514173">
        <w:trPr>
          <w:trHeight w:val="63"/>
        </w:trPr>
        <w:tc>
          <w:tcPr>
            <w:tcW w:w="2616" w:type="dxa"/>
          </w:tcPr>
          <w:p w14:paraId="485607E9" w14:textId="450E3375" w:rsidR="004F1D87" w:rsidRDefault="00973D7A" w:rsidP="002F7C60">
            <w:r>
              <w:t>sosa:</w:t>
            </w:r>
            <w:r w:rsidR="004F1D87">
              <w:t>Result</w:t>
            </w:r>
          </w:p>
        </w:tc>
        <w:tc>
          <w:tcPr>
            <w:tcW w:w="2709" w:type="dxa"/>
          </w:tcPr>
          <w:p w14:paraId="277A5CF9" w14:textId="77777777" w:rsidR="004F1D87" w:rsidRDefault="004F1D87" w:rsidP="002F7C60">
            <w:r>
              <w:t>sosa:</w:t>
            </w:r>
            <w:r w:rsidRPr="00F06DDA">
              <w:t xml:space="preserve">'is result of' </w:t>
            </w:r>
          </w:p>
        </w:tc>
        <w:tc>
          <w:tcPr>
            <w:tcW w:w="4025" w:type="dxa"/>
          </w:tcPr>
          <w:p w14:paraId="1C4D8271" w14:textId="77777777" w:rsidR="004F1D87" w:rsidRDefault="004F1D87" w:rsidP="002F7C60">
            <w:r w:rsidRPr="00F06DDA">
              <w:t>min 1 owl:Thing</w:t>
            </w:r>
          </w:p>
        </w:tc>
      </w:tr>
      <w:tr w:rsidR="00FD6465" w14:paraId="0CF8A951" w14:textId="77777777" w:rsidTr="00514173">
        <w:trPr>
          <w:trHeight w:val="63"/>
        </w:trPr>
        <w:tc>
          <w:tcPr>
            <w:tcW w:w="2616" w:type="dxa"/>
          </w:tcPr>
          <w:p w14:paraId="4E1956E9" w14:textId="78B76BB9" w:rsidR="00FD6465" w:rsidRDefault="00514173" w:rsidP="002F7C60">
            <w:r>
              <w:lastRenderedPageBreak/>
              <w:t>Observation</w:t>
            </w:r>
          </w:p>
        </w:tc>
        <w:tc>
          <w:tcPr>
            <w:tcW w:w="2709" w:type="dxa"/>
          </w:tcPr>
          <w:p w14:paraId="3D2805DB" w14:textId="088F2878" w:rsidR="00FD6465" w:rsidRDefault="00FD6465" w:rsidP="002F7C60">
            <w:r>
              <w:t>observedBy</w:t>
            </w:r>
          </w:p>
        </w:tc>
        <w:tc>
          <w:tcPr>
            <w:tcW w:w="4025" w:type="dxa"/>
          </w:tcPr>
          <w:p w14:paraId="43757AE6" w14:textId="4E472E9C" w:rsidR="00FD6465" w:rsidRPr="00F06DDA" w:rsidRDefault="00514173" w:rsidP="002F7C60">
            <w:r>
              <w:t>only Observer</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SSN</w:t>
      </w:r>
    </w:p>
    <w:p w14:paraId="0D5CA729" w14:textId="6D2A1B74" w:rsidR="004F1D87" w:rsidRPr="005410AB" w:rsidRDefault="004F1D87" w:rsidP="004F1D87">
      <w:pPr>
        <w:pStyle w:val="ListParagraph"/>
        <w:rPr>
          <w:sz w:val="22"/>
          <w:rPrChange w:id="72" w:author="Megan Katsumi" w:date="2018-11-14T12:27:00Z">
            <w:rPr/>
          </w:rPrChange>
        </w:rPr>
      </w:pPr>
      <w:r w:rsidRPr="005410AB">
        <w:rPr>
          <w:sz w:val="22"/>
          <w:rPrChange w:id="73"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4" w:name="_Toc11329770"/>
      <w:r>
        <w:t>Contact Ontology</w:t>
      </w:r>
      <w:bookmarkEnd w:id="74"/>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5" w:name="_Toc11329771"/>
      <w:r w:rsidRPr="00EC4B04">
        <w:t>Person</w:t>
      </w:r>
      <w:r w:rsidRPr="00956273">
        <w:t xml:space="preserve"> Ontology</w:t>
      </w:r>
      <w:bookmarkEnd w:id="75"/>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6" w:name="_Toc11329772"/>
      <w:r>
        <w:t>Household Ontology</w:t>
      </w:r>
      <w:bookmarkEnd w:id="76"/>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7" w:name="_Toc11329773"/>
      <w:r>
        <w:t>Organization Ontology</w:t>
      </w:r>
      <w:bookmarkEnd w:id="77"/>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lastRenderedPageBreak/>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lastRenderedPageBreak/>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8" w:name="_Toc11329774"/>
      <w:r>
        <w:t>Building Ontology</w:t>
      </w:r>
      <w:bookmarkEnd w:id="78"/>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lastRenderedPageBreak/>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lastRenderedPageBreak/>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9" w:name="_Toc11329775"/>
      <w:r>
        <w:t>Vehicle Ontology</w:t>
      </w:r>
      <w:bookmarkEnd w:id="79"/>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r>
      <w:r w:rsidR="002A2C7E">
        <w:lastRenderedPageBreak/>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80" w:name="_Toc11329776"/>
      <w:r>
        <w:t>Transportation System Ontology</w:t>
      </w:r>
      <w:bookmarkEnd w:id="80"/>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r>
      <w:r w:rsidR="0081495A" w:rsidRPr="00503161">
        <w:rPr>
          <w:bCs/>
          <w:sz w:val="24"/>
        </w:rPr>
        <w:lastRenderedPageBreak/>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lastRenderedPageBreak/>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r w:rsidRPr="00417649">
              <w:rPr>
                <w:highlight w:val="yellow"/>
              </w:rPr>
              <w:t>mereology:hasComponent</w:t>
            </w:r>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r w:rsidRPr="00417649">
              <w:rPr>
                <w:highlight w:val="yellow"/>
              </w:rPr>
              <w:t>mereology:componentOf</w:t>
            </w:r>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rsidRPr="00417649">
              <w:rPr>
                <w:highlight w:val="yellow"/>
              </w:rP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w:t>
            </w:r>
            <w:r>
              <w:lastRenderedPageBreak/>
              <w:t>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1" w:author="Megan Katsumi" w:date="2018-11-14T08:39:00Z">
              <w:r>
                <w:t>LoopDetector</w:t>
              </w:r>
            </w:ins>
          </w:p>
        </w:tc>
        <w:tc>
          <w:tcPr>
            <w:tcW w:w="2446" w:type="dxa"/>
          </w:tcPr>
          <w:p w14:paraId="39B665CE" w14:textId="768C97D5" w:rsidR="001020C5" w:rsidRDefault="001020C5" w:rsidP="00272044">
            <w:ins w:id="82" w:author="Megan Katsumi" w:date="2018-11-14T09:12:00Z">
              <w:r>
                <w:t>sosa:</w:t>
              </w:r>
            </w:ins>
            <w:ins w:id="83" w:author="Megan Katsumi" w:date="2018-11-14T10:30:00Z">
              <w:r>
                <w:t>detects</w:t>
              </w:r>
            </w:ins>
          </w:p>
        </w:tc>
        <w:tc>
          <w:tcPr>
            <w:tcW w:w="4399" w:type="dxa"/>
          </w:tcPr>
          <w:p w14:paraId="256C6CC0" w14:textId="2E4DF2A3" w:rsidR="001020C5" w:rsidRDefault="001020C5" w:rsidP="00272044">
            <w:pPr>
              <w:tabs>
                <w:tab w:val="center" w:pos="2335"/>
              </w:tabs>
            </w:pPr>
            <w:ins w:id="84"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85" w:author="Megan Katsumi" w:date="2018-11-14T10:30:00Z">
              <w:r>
                <w:t>sosa:observes</w:t>
              </w:r>
            </w:ins>
          </w:p>
        </w:tc>
        <w:tc>
          <w:tcPr>
            <w:tcW w:w="4399" w:type="dxa"/>
          </w:tcPr>
          <w:p w14:paraId="34D9286A" w14:textId="443F730D" w:rsidR="001020C5" w:rsidRDefault="001020C5" w:rsidP="00272044">
            <w:pPr>
              <w:tabs>
                <w:tab w:val="center" w:pos="2335"/>
              </w:tabs>
            </w:pPr>
            <w:ins w:id="86"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87" w:author="Megan Katsumi" w:date="2018-11-14T10:32:00Z">
              <w:r>
                <w:t>sosa:observes</w:t>
              </w:r>
            </w:ins>
          </w:p>
        </w:tc>
        <w:tc>
          <w:tcPr>
            <w:tcW w:w="4399" w:type="dxa"/>
          </w:tcPr>
          <w:p w14:paraId="45D6BFE2" w14:textId="6B215E2F" w:rsidR="001020C5" w:rsidRDefault="001020C5" w:rsidP="00272044">
            <w:pPr>
              <w:tabs>
                <w:tab w:val="center" w:pos="2335"/>
              </w:tabs>
            </w:pPr>
            <w:ins w:id="88"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89" w:author="Megan Katsumi" w:date="2018-11-14T10:32:00Z">
              <w:r>
                <w:t>sosa:observes</w:t>
              </w:r>
            </w:ins>
          </w:p>
        </w:tc>
        <w:tc>
          <w:tcPr>
            <w:tcW w:w="4399" w:type="dxa"/>
          </w:tcPr>
          <w:p w14:paraId="6B904044" w14:textId="4B4711CD" w:rsidR="001020C5" w:rsidRDefault="001020C5" w:rsidP="00272044">
            <w:pPr>
              <w:tabs>
                <w:tab w:val="center" w:pos="2335"/>
              </w:tabs>
            </w:pPr>
            <w:ins w:id="90" w:author="Megan Katsumi" w:date="2018-11-14T10:32:00Z">
              <w:r>
                <w:t>{</w:t>
              </w:r>
            </w:ins>
            <w:ins w:id="91" w:author="Megan Katsumi" w:date="2018-11-14T10:33:00Z">
              <w:r>
                <w:t>mean_</w:t>
              </w:r>
            </w:ins>
            <w:ins w:id="92" w:author="Megan Katsumi" w:date="2018-11-14T11:14:00Z">
              <w:r>
                <w:t>travel_</w:t>
              </w:r>
            </w:ins>
            <w:ins w:id="93"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94" w:author="Megan Katsumi" w:date="2018-11-14T09:25:00Z">
              <w:r>
                <w:t>sosa:madeObservation</w:t>
              </w:r>
            </w:ins>
          </w:p>
        </w:tc>
        <w:tc>
          <w:tcPr>
            <w:tcW w:w="4399" w:type="dxa"/>
          </w:tcPr>
          <w:p w14:paraId="0EBFD551" w14:textId="3211FBD3" w:rsidR="001020C5" w:rsidRDefault="001020C5" w:rsidP="00272044">
            <w:pPr>
              <w:tabs>
                <w:tab w:val="center" w:pos="2335"/>
              </w:tabs>
            </w:pPr>
            <w:ins w:id="95" w:author="Megan Katsumi" w:date="2018-11-14T09:25:00Z">
              <w:r>
                <w:t>only (sosa:Observation and sosa:hasFeatureOfInterest</w:t>
              </w:r>
            </w:ins>
            <w:ins w:id="96" w:author="Megan Katsumi" w:date="2018-11-14T09:26:00Z">
              <w:r>
                <w:t xml:space="preserve"> only transport:</w:t>
              </w:r>
            </w:ins>
            <w:ins w:id="97" w:author="Megan Katsumi" w:date="2018-11-14T10:27:00Z">
              <w:r>
                <w:t>Arc</w:t>
              </w:r>
            </w:ins>
            <w:ins w:id="98" w:author="Megan Katsumi" w:date="2018-11-14T10:35:00Z">
              <w:r>
                <w:t xml:space="preserve"> and sosa:</w:t>
              </w:r>
            </w:ins>
            <w:ins w:id="99" w:author="Megan Katsumi" w:date="2018-11-14T12:23:00Z">
              <w:r>
                <w:t>wasO</w:t>
              </w:r>
            </w:ins>
            <w:ins w:id="100" w:author="Megan Katsumi" w:date="2018-11-14T10:35:00Z">
              <w:r>
                <w:t>riginatedBy {vehicle</w:t>
              </w:r>
            </w:ins>
            <w:ins w:id="101" w:author="Megan Katsumi" w:date="2018-11-14T10:36:00Z">
              <w:r>
                <w:t>_presence}</w:t>
              </w:r>
            </w:ins>
            <w:r>
              <w:t xml:space="preserve"> and </w:t>
            </w:r>
            <w:r w:rsidRPr="009C34EF">
              <w:rPr>
                <w:highlight w:val="yellow"/>
              </w:rPr>
              <w:t>sosa:hasResult RoadOccupancy or VehicleVolume or MeanTravelSpeed</w:t>
            </w:r>
            <w:ins w:id="102"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3"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4"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5"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6" w:author="Megan Katsumi" w:date="2018-11-14T10:32:00Z">
              <w:r w:rsidRPr="009C34EF">
                <w:t>{</w:t>
              </w:r>
            </w:ins>
            <w:ins w:id="107" w:author="Megan Katsumi" w:date="2018-11-14T10:33:00Z">
              <w:r w:rsidRPr="009C34EF">
                <w:t>mean_</w:t>
              </w:r>
            </w:ins>
            <w:ins w:id="108" w:author="Megan Katsumi" w:date="2018-11-14T11:14:00Z">
              <w:r w:rsidRPr="009C34EF">
                <w:t>travel_</w:t>
              </w:r>
            </w:ins>
            <w:ins w:id="109"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lastRenderedPageBreak/>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10" w:name="_Toc11329777"/>
      <w:r>
        <w:t xml:space="preserve">Travel </w:t>
      </w:r>
      <w:r w:rsidR="00E91E39">
        <w:t>Costs</w:t>
      </w:r>
      <w:bookmarkEnd w:id="110"/>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1" w:name="_Toc11329778"/>
      <w:r>
        <w:t>Parking Ontology</w:t>
      </w:r>
      <w:bookmarkEnd w:id="111"/>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r>
      <w:r w:rsidR="00FB5BA5">
        <w:lastRenderedPageBreak/>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FC5248"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 xml:space="preserve">Transit Trips have specific restrictions and specialized properties. A Transit Trip occurs on some </w:t>
      </w:r>
      <w:r w:rsidR="00C24958">
        <w:lastRenderedPageBreak/>
        <w:t>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lastRenderedPageBreak/>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w:t>
      </w:r>
      <w:r w:rsidR="00DE5225">
        <w:lastRenderedPageBreak/>
        <w:t xml:space="preserve">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 xml:space="preserve">change:manifestationOf some ParcelPD and   </w:t>
            </w:r>
            <w:r>
              <w:lastRenderedPageBreak/>
              <w:t>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lastRenderedPageBreak/>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lastRenderedPageBreak/>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 xml:space="preserve">Earlier in this report, we recognized that the urban system covers many different concepts, thus motivating the design of the preceding, so-called generic ontologies. However, it must be recognized that in isolation, these concepts do not effectively capture the urban system. The </w:t>
      </w:r>
      <w:r>
        <w:lastRenderedPageBreak/>
        <w:t>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8"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lastRenderedPageBreak/>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lastRenderedPageBreak/>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w:t>
      </w:r>
      <w:r w:rsidR="00B61932">
        <w:lastRenderedPageBreak/>
        <w:t xml:space="preserve">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lastRenderedPageBreak/>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lastRenderedPageBreak/>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lastRenderedPageBreak/>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egan Katsumi" w:date="2019-06-27T13:17:00Z" w:initials="MK">
    <w:p w14:paraId="5F15738F" w14:textId="54FF16BB" w:rsidR="000E0AE7" w:rsidRPr="0029246E" w:rsidRDefault="000E0AE7" w:rsidP="000E0AE7">
      <w:r>
        <w:rPr>
          <w:rStyle w:val="CommentReference"/>
        </w:rPr>
        <w:annotationRef/>
      </w:r>
      <w:r w:rsidRPr="0029246E">
        <w:t>-what about states? Is there an independent notion of recurring states or are they always tied to some (causal) recurring activity</w:t>
      </w:r>
      <w:r>
        <w:t>?</w:t>
      </w:r>
      <w:bookmarkStart w:id="68" w:name="_GoBack"/>
      <w:bookmarkEnd w:id="68"/>
    </w:p>
    <w:p w14:paraId="089B9643" w14:textId="53E04DCC" w:rsidR="000E0AE7" w:rsidRDefault="000E0AE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6802C" w14:textId="77777777" w:rsidR="00FC5248" w:rsidRDefault="00FC5248" w:rsidP="00EA354A">
      <w:r>
        <w:separator/>
      </w:r>
    </w:p>
  </w:endnote>
  <w:endnote w:type="continuationSeparator" w:id="0">
    <w:p w14:paraId="4B83F010" w14:textId="77777777" w:rsidR="00FC5248" w:rsidRDefault="00FC5248"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D37ADB" w:rsidRDefault="00D37ADB">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37ADB" w:rsidRPr="0032583C" w:rsidRDefault="00D37ADB">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37ADB" w14:paraId="2B76F3B3" w14:textId="77777777" w:rsidTr="00967D94">
      <w:tc>
        <w:tcPr>
          <w:tcW w:w="6947" w:type="dxa"/>
        </w:tcPr>
        <w:p w14:paraId="07DEE8C9" w14:textId="77777777" w:rsidR="00D37ADB" w:rsidRDefault="00D37ADB"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37ADB" w:rsidRDefault="00D37ADB"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37ADB" w:rsidRDefault="00D37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A53D3" w14:textId="77777777" w:rsidR="00FC5248" w:rsidRDefault="00FC5248" w:rsidP="00EA354A">
      <w:r>
        <w:separator/>
      </w:r>
    </w:p>
  </w:footnote>
  <w:footnote w:type="continuationSeparator" w:id="0">
    <w:p w14:paraId="2CA127B4" w14:textId="77777777" w:rsidR="00FC5248" w:rsidRDefault="00FC5248" w:rsidP="00EA354A">
      <w:r>
        <w:continuationSeparator/>
      </w:r>
    </w:p>
  </w:footnote>
  <w:footnote w:id="1">
    <w:p w14:paraId="005D8B98" w14:textId="5699BB61" w:rsidR="00D37ADB" w:rsidRPr="00FF4EA6" w:rsidRDefault="00D37ADB">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37ADB" w:rsidRDefault="00D37ADB"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D37ADB" w:rsidRPr="00E80D3C" w:rsidRDefault="00D37ADB"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37ADB" w:rsidRDefault="00D37ADB">
      <w:pPr>
        <w:pStyle w:val="FootnoteText"/>
      </w:pPr>
      <w:r>
        <w:rPr>
          <w:rStyle w:val="FootnoteReference"/>
        </w:rPr>
        <w:footnoteRef/>
      </w:r>
      <w:r>
        <w:t xml:space="preserve"> </w:t>
      </w:r>
      <w:r w:rsidRPr="009A36FB">
        <w:t>https://www.w3.org/TR/owl-time/</w:t>
      </w:r>
    </w:p>
  </w:footnote>
  <w:footnote w:id="5">
    <w:p w14:paraId="357B0B37" w14:textId="77777777" w:rsidR="00D37ADB" w:rsidRDefault="00D37ADB">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D37ADB" w:rsidRPr="00E80D3C" w:rsidRDefault="00D37ADB">
      <w:pPr>
        <w:pStyle w:val="FootnoteText"/>
        <w:rPr>
          <w:lang w:val="en-CA"/>
        </w:rPr>
      </w:pPr>
      <w:r>
        <w:rPr>
          <w:rStyle w:val="FootnoteReference"/>
        </w:rPr>
        <w:footnoteRef/>
      </w:r>
      <w:r>
        <w:t xml:space="preserve"> </w:t>
      </w:r>
      <w:r>
        <w:rPr>
          <w:lang w:val="en-CA"/>
        </w:rPr>
        <w:t>equivalent property?</w:t>
      </w:r>
    </w:p>
  </w:footnote>
  <w:footnote w:id="7">
    <w:p w14:paraId="5635F86B" w14:textId="77777777" w:rsidR="00D37ADB" w:rsidRDefault="00D37ADB">
      <w:pPr>
        <w:pStyle w:val="FootnoteText"/>
      </w:pPr>
      <w:r>
        <w:rPr>
          <w:rStyle w:val="FootnoteReference"/>
        </w:rPr>
        <w:footnoteRef/>
      </w:r>
      <w:r>
        <w:t xml:space="preserve"> om:</w:t>
      </w:r>
      <w:r w:rsidRPr="00BD4EF4">
        <w:t>http://www.wurvoc.org/vocabularies/om-1.6/</w:t>
      </w:r>
    </w:p>
  </w:footnote>
  <w:footnote w:id="8">
    <w:p w14:paraId="0CCCF2E2" w14:textId="46693F90" w:rsidR="00D37ADB" w:rsidRPr="00E80D3C" w:rsidRDefault="00D37ADB">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D37ADB" w:rsidRPr="00BD4EF4" w:rsidRDefault="00D37ADB" w:rsidP="00E80D3C">
      <w:r>
        <w:rPr>
          <w:rStyle w:val="FootnoteReference"/>
        </w:rPr>
        <w:footnoteRef/>
      </w:r>
      <w:r>
        <w:t xml:space="preserve"> </w:t>
      </w:r>
      <w:r w:rsidRPr="00DC74DA">
        <w:t>http://ontology.eil.utoronto.ca/GCI/Foundation/GCI-Foundation-v2.owl</w:t>
      </w:r>
      <w:r>
        <w:t>#</w:t>
      </w:r>
    </w:p>
    <w:p w14:paraId="4AE1EB08" w14:textId="6D90AB37" w:rsidR="00D37ADB" w:rsidRPr="00E80D3C" w:rsidRDefault="00D37ADB">
      <w:pPr>
        <w:pStyle w:val="FootnoteText"/>
        <w:rPr>
          <w:lang w:val="en-CA"/>
        </w:rPr>
      </w:pPr>
    </w:p>
  </w:footnote>
  <w:footnote w:id="10">
    <w:p w14:paraId="2B0DD081" w14:textId="0C4649C5" w:rsidR="00D37ADB" w:rsidRPr="008E7C02" w:rsidRDefault="00D37ADB">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29246E" w:rsidRPr="008E7C02" w:rsidRDefault="0029246E"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D37ADB" w:rsidRPr="00046E73" w:rsidRDefault="00D37ADB">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37ADB" w:rsidRDefault="00D37ADB">
      <w:pPr>
        <w:pStyle w:val="FootnoteText"/>
      </w:pPr>
      <w:r>
        <w:rPr>
          <w:rStyle w:val="FootnoteReference"/>
        </w:rPr>
        <w:footnoteRef/>
      </w:r>
      <w:r>
        <w:t xml:space="preserve"> </w:t>
      </w:r>
      <w:r w:rsidRPr="00827DD8">
        <w:t>http://schema.org/</w:t>
      </w:r>
    </w:p>
  </w:footnote>
  <w:footnote w:id="14">
    <w:p w14:paraId="4E061129" w14:textId="77777777" w:rsidR="00D37ADB" w:rsidRDefault="00D37ADB">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37ADB" w:rsidRDefault="00D37ADB">
      <w:pPr>
        <w:pStyle w:val="FootnoteText"/>
      </w:pPr>
      <w:r>
        <w:rPr>
          <w:rStyle w:val="FootnoteReference"/>
        </w:rPr>
        <w:footnoteRef/>
      </w:r>
      <w:r>
        <w:t xml:space="preserve"> </w:t>
      </w:r>
      <w:r w:rsidRPr="005B2B4C">
        <w:t>http://ontology.eil.utoronto.ca/tove/organization.html</w:t>
      </w:r>
    </w:p>
  </w:footnote>
  <w:footnote w:id="16">
    <w:p w14:paraId="2EAE6E34" w14:textId="77777777" w:rsidR="00D37ADB" w:rsidRDefault="00D37ADB"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37ADB" w:rsidRPr="001A792D" w:rsidRDefault="00D37ADB">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37ADB" w:rsidRDefault="00D37ADB">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37ADB" w:rsidRPr="006539A1" w:rsidRDefault="00D37ADB"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37ADB" w:rsidRPr="005B0E28" w:rsidRDefault="00D37ADB">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
  </w:num>
  <w:num w:numId="4">
    <w:abstractNumId w:val="9"/>
  </w:num>
  <w:num w:numId="5">
    <w:abstractNumId w:val="23"/>
  </w:num>
  <w:num w:numId="6">
    <w:abstractNumId w:val="30"/>
  </w:num>
  <w:num w:numId="7">
    <w:abstractNumId w:val="16"/>
  </w:num>
  <w:num w:numId="8">
    <w:abstractNumId w:val="28"/>
  </w:num>
  <w:num w:numId="9">
    <w:abstractNumId w:val="4"/>
  </w:num>
  <w:num w:numId="10">
    <w:abstractNumId w:val="29"/>
  </w:num>
  <w:num w:numId="11">
    <w:abstractNumId w:val="7"/>
  </w:num>
  <w:num w:numId="12">
    <w:abstractNumId w:val="5"/>
  </w:num>
  <w:num w:numId="13">
    <w:abstractNumId w:val="3"/>
  </w:num>
  <w:num w:numId="14">
    <w:abstractNumId w:val="22"/>
  </w:num>
  <w:num w:numId="15">
    <w:abstractNumId w:val="24"/>
  </w:num>
  <w:num w:numId="16">
    <w:abstractNumId w:val="6"/>
  </w:num>
  <w:num w:numId="17">
    <w:abstractNumId w:val="14"/>
  </w:num>
  <w:num w:numId="18">
    <w:abstractNumId w:val="21"/>
  </w:num>
  <w:num w:numId="19">
    <w:abstractNumId w:val="12"/>
  </w:num>
  <w:num w:numId="20">
    <w:abstractNumId w:val="2"/>
  </w:num>
  <w:num w:numId="21">
    <w:abstractNumId w:val="10"/>
  </w:num>
  <w:num w:numId="22">
    <w:abstractNumId w:val="27"/>
  </w:num>
  <w:num w:numId="23">
    <w:abstractNumId w:val="17"/>
  </w:num>
  <w:num w:numId="24">
    <w:abstractNumId w:val="8"/>
  </w:num>
  <w:num w:numId="25">
    <w:abstractNumId w:val="11"/>
  </w:num>
  <w:num w:numId="26">
    <w:abstractNumId w:val="19"/>
  </w:num>
  <w:num w:numId="27">
    <w:abstractNumId w:val="26"/>
  </w:num>
  <w:num w:numId="28">
    <w:abstractNumId w:val="20"/>
  </w:num>
  <w:num w:numId="29">
    <w:abstractNumId w:val="18"/>
  </w:num>
  <w:num w:numId="30">
    <w:abstractNumId w:val="13"/>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BE95BB20-19FD-0141-9C0E-178A9D24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76</Pages>
  <Words>23840</Words>
  <Characters>135892</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14</cp:revision>
  <cp:lastPrinted>2017-08-16T13:18:00Z</cp:lastPrinted>
  <dcterms:created xsi:type="dcterms:W3CDTF">2019-04-08T13:58:00Z</dcterms:created>
  <dcterms:modified xsi:type="dcterms:W3CDTF">2019-06-27T17:17:00Z</dcterms:modified>
</cp:coreProperties>
</file>