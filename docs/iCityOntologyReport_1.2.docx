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1E7B307" w14:textId="77777777" w:rsidR="00C35D24" w:rsidRDefault="00C35D24" w:rsidP="00C77BFB">
      <w:pPr>
        <w:spacing w:before="120" w:after="240" w:line="240" w:lineRule="auto"/>
        <w:rPr>
          <w:rFonts w:ascii="Cambria" w:eastAsia="MS Gothic" w:hAnsi="Cambria"/>
          <w:i/>
          <w:iCs/>
          <w:color w:val="000000"/>
          <w:spacing w:val="15"/>
          <w:sz w:val="36"/>
          <w:lang w:eastAsia="en-CA"/>
        </w:rPr>
      </w:pPr>
    </w:p>
    <w:p w14:paraId="20CBE3A5" w14:textId="77777777" w:rsidR="00C35D24" w:rsidRDefault="00E31A2A" w:rsidP="00C77BFB">
      <w:pPr>
        <w:spacing w:before="120" w:after="240" w:line="240" w:lineRule="auto"/>
        <w:rPr>
          <w:rFonts w:ascii="Cambria" w:eastAsia="MS Gothic" w:hAnsi="Cambria"/>
          <w:i/>
          <w:iCs/>
          <w:color w:val="000000"/>
          <w:spacing w:val="15"/>
          <w:sz w:val="36"/>
          <w:lang w:eastAsia="en-CA"/>
        </w:rPr>
      </w:pPr>
      <w:commentRangeStart w:id="5"/>
      <w:commentRangeEnd w:id="5"/>
      <w:r>
        <w:rPr>
          <w:rStyle w:val="CommentReference"/>
          <w:rFonts w:asciiTheme="minorHAnsi" w:eastAsiaTheme="minorEastAsia" w:hAnsiTheme="minorHAnsi"/>
          <w:lang w:val="en-US" w:bidi="en-US"/>
        </w:rPr>
        <w:commentReference w:id="5"/>
      </w:r>
    </w:p>
    <w:p w14:paraId="2A8F8309" w14:textId="3C39FF52" w:rsidR="00C35D24" w:rsidRDefault="00C35D24" w:rsidP="00C77BFB">
      <w:pPr>
        <w:spacing w:before="120" w:after="240" w:line="240" w:lineRule="auto"/>
        <w:rPr>
          <w:rFonts w:eastAsia="Calibri"/>
          <w:lang w:eastAsia="en-CA"/>
        </w:rPr>
      </w:pPr>
    </w:p>
    <w:p w14:paraId="1804B0E7" w14:textId="77777777" w:rsidR="00C77BFB" w:rsidRPr="00C35D24" w:rsidRDefault="00C77BFB" w:rsidP="00C77BFB">
      <w:pPr>
        <w:spacing w:before="120" w:after="240" w:line="240" w:lineRule="auto"/>
        <w:rPr>
          <w:rFonts w:eastAsia="Calibri"/>
          <w:lang w:eastAsia="en-CA"/>
        </w:rPr>
      </w:pPr>
    </w:p>
    <w:p w14:paraId="5EA2B427" w14:textId="77777777" w:rsidR="00C35D24" w:rsidRPr="00C35D24" w:rsidRDefault="00C35D24" w:rsidP="00C77BFB">
      <w:pPr>
        <w:spacing w:before="120" w:after="240" w:line="240" w:lineRule="auto"/>
        <w:rPr>
          <w:rFonts w:eastAsia="Calibri"/>
          <w:lang w:eastAsia="en-CA"/>
        </w:rPr>
      </w:pPr>
    </w:p>
    <w:p w14:paraId="22E62BBD" w14:textId="77777777" w:rsidR="00C35D24" w:rsidRPr="00C35D24" w:rsidRDefault="00C35D24" w:rsidP="00C77BFB">
      <w:pPr>
        <w:spacing w:before="120" w:after="240" w:line="240" w:lineRule="auto"/>
        <w:rPr>
          <w:rFonts w:eastAsia="Calibri"/>
          <w:lang w:eastAsia="en-CA"/>
        </w:rPr>
      </w:pPr>
    </w:p>
    <w:p w14:paraId="7328B6E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77BFB">
      <w:pPr>
        <w:spacing w:line="240" w:lineRule="auto"/>
        <w:rPr>
          <w:rFonts w:ascii="Cambria" w:eastAsia="MS Gothic" w:hAnsi="Cambria"/>
          <w:i/>
          <w:iCs/>
          <w:color w:val="000000"/>
          <w:spacing w:val="15"/>
          <w:sz w:val="28"/>
          <w:szCs w:val="28"/>
          <w:lang w:eastAsia="en-CA"/>
        </w:rPr>
      </w:pPr>
    </w:p>
    <w:p w14:paraId="1C49A4D8" w14:textId="77777777" w:rsid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77BFB">
      <w:pPr>
        <w:spacing w:before="120" w:after="240" w:line="240" w:lineRule="auto"/>
        <w:rPr>
          <w:rFonts w:eastAsia="Calibri"/>
          <w:lang w:eastAsia="en-CA"/>
        </w:rPr>
      </w:pPr>
    </w:p>
    <w:p w14:paraId="32FFE096" w14:textId="77777777" w:rsidR="00C35D24" w:rsidRPr="00C35D24" w:rsidRDefault="00C35D24" w:rsidP="00C77BFB">
      <w:pPr>
        <w:spacing w:before="120" w:after="240" w:line="240" w:lineRule="auto"/>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593AB0C4" w:rsidR="00B165C7" w:rsidRPr="00C35D24" w:rsidRDefault="00967D94"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5F7625">
        <w:rPr>
          <w:rFonts w:ascii="Cambria" w:eastAsia="MS Gothic" w:hAnsi="Cambria"/>
          <w:i/>
          <w:iCs/>
          <w:color w:val="000000"/>
          <w:spacing w:val="15"/>
          <w:sz w:val="28"/>
          <w:szCs w:val="28"/>
          <w:lang w:eastAsia="en-CA"/>
        </w:rPr>
        <w:t>January 30, 2020</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63C9A1EC" w14:textId="322185C6" w:rsidR="00C73696" w:rsidRDefault="00672FFC">
          <w:pPr>
            <w:pStyle w:val="TOC1"/>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31283011" w:history="1">
            <w:r w:rsidR="00C73696" w:rsidRPr="00F214B1">
              <w:rPr>
                <w:rStyle w:val="Hyperlink"/>
                <w:noProof/>
              </w:rPr>
              <w:t>1</w:t>
            </w:r>
            <w:r w:rsidR="00C73696">
              <w:rPr>
                <w:rFonts w:cstheme="minorBidi"/>
                <w:noProof/>
                <w:sz w:val="24"/>
                <w:lang w:val="en-CA" w:bidi="ar-SA"/>
              </w:rPr>
              <w:tab/>
            </w:r>
            <w:r w:rsidR="00C73696" w:rsidRPr="00F214B1">
              <w:rPr>
                <w:rStyle w:val="Hyperlink"/>
                <w:noProof/>
              </w:rPr>
              <w:t>Purpose</w:t>
            </w:r>
            <w:r w:rsidR="00C73696">
              <w:rPr>
                <w:noProof/>
                <w:webHidden/>
              </w:rPr>
              <w:tab/>
            </w:r>
            <w:r w:rsidR="00C73696">
              <w:rPr>
                <w:noProof/>
                <w:webHidden/>
              </w:rPr>
              <w:fldChar w:fldCharType="begin"/>
            </w:r>
            <w:r w:rsidR="00C73696">
              <w:rPr>
                <w:noProof/>
                <w:webHidden/>
              </w:rPr>
              <w:instrText xml:space="preserve"> PAGEREF _Toc31283011 \h </w:instrText>
            </w:r>
            <w:r w:rsidR="00C73696">
              <w:rPr>
                <w:noProof/>
                <w:webHidden/>
              </w:rPr>
            </w:r>
            <w:r w:rsidR="00C73696">
              <w:rPr>
                <w:noProof/>
                <w:webHidden/>
              </w:rPr>
              <w:fldChar w:fldCharType="separate"/>
            </w:r>
            <w:r w:rsidR="00C73696">
              <w:rPr>
                <w:noProof/>
                <w:webHidden/>
              </w:rPr>
              <w:t>6</w:t>
            </w:r>
            <w:r w:rsidR="00C73696">
              <w:rPr>
                <w:noProof/>
                <w:webHidden/>
              </w:rPr>
              <w:fldChar w:fldCharType="end"/>
            </w:r>
          </w:hyperlink>
        </w:p>
        <w:p w14:paraId="4955BD57" w14:textId="301A5A33" w:rsidR="00C73696" w:rsidRDefault="00C73696">
          <w:pPr>
            <w:pStyle w:val="TOC1"/>
            <w:rPr>
              <w:rFonts w:cstheme="minorBidi"/>
              <w:noProof/>
              <w:sz w:val="24"/>
              <w:lang w:val="en-CA" w:bidi="ar-SA"/>
            </w:rPr>
          </w:pPr>
          <w:hyperlink w:anchor="_Toc31283012" w:history="1">
            <w:r w:rsidRPr="00F214B1">
              <w:rPr>
                <w:rStyle w:val="Hyperlink"/>
                <w:noProof/>
              </w:rPr>
              <w:t>2</w:t>
            </w:r>
            <w:r>
              <w:rPr>
                <w:rFonts w:cstheme="minorBidi"/>
                <w:noProof/>
                <w:sz w:val="24"/>
                <w:lang w:val="en-CA" w:bidi="ar-SA"/>
              </w:rPr>
              <w:tab/>
            </w:r>
            <w:r w:rsidRPr="00F214B1">
              <w:rPr>
                <w:rStyle w:val="Hyperlink"/>
                <w:noProof/>
              </w:rPr>
              <w:t>Scope</w:t>
            </w:r>
            <w:r>
              <w:rPr>
                <w:noProof/>
                <w:webHidden/>
              </w:rPr>
              <w:tab/>
            </w:r>
            <w:r>
              <w:rPr>
                <w:noProof/>
                <w:webHidden/>
              </w:rPr>
              <w:fldChar w:fldCharType="begin"/>
            </w:r>
            <w:r>
              <w:rPr>
                <w:noProof/>
                <w:webHidden/>
              </w:rPr>
              <w:instrText xml:space="preserve"> PAGEREF _Toc31283012 \h </w:instrText>
            </w:r>
            <w:r>
              <w:rPr>
                <w:noProof/>
                <w:webHidden/>
              </w:rPr>
            </w:r>
            <w:r>
              <w:rPr>
                <w:noProof/>
                <w:webHidden/>
              </w:rPr>
              <w:fldChar w:fldCharType="separate"/>
            </w:r>
            <w:r>
              <w:rPr>
                <w:noProof/>
                <w:webHidden/>
              </w:rPr>
              <w:t>6</w:t>
            </w:r>
            <w:r>
              <w:rPr>
                <w:noProof/>
                <w:webHidden/>
              </w:rPr>
              <w:fldChar w:fldCharType="end"/>
            </w:r>
          </w:hyperlink>
        </w:p>
        <w:p w14:paraId="794D8DF1" w14:textId="7CC03771" w:rsidR="00C73696" w:rsidRDefault="00C73696">
          <w:pPr>
            <w:pStyle w:val="TOC1"/>
            <w:rPr>
              <w:rFonts w:cstheme="minorBidi"/>
              <w:noProof/>
              <w:sz w:val="24"/>
              <w:lang w:val="en-CA" w:bidi="ar-SA"/>
            </w:rPr>
          </w:pPr>
          <w:hyperlink w:anchor="_Toc31283013" w:history="1">
            <w:r w:rsidRPr="00F214B1">
              <w:rPr>
                <w:rStyle w:val="Hyperlink"/>
                <w:noProof/>
              </w:rPr>
              <w:t>3</w:t>
            </w:r>
            <w:r>
              <w:rPr>
                <w:rFonts w:cstheme="minorBidi"/>
                <w:noProof/>
                <w:sz w:val="24"/>
                <w:lang w:val="en-CA" w:bidi="ar-SA"/>
              </w:rPr>
              <w:tab/>
            </w:r>
            <w:r w:rsidRPr="00F214B1">
              <w:rPr>
                <w:rStyle w:val="Hyperlink"/>
                <w:noProof/>
              </w:rPr>
              <w:t>Role of the Ontology</w:t>
            </w:r>
            <w:r>
              <w:rPr>
                <w:noProof/>
                <w:webHidden/>
              </w:rPr>
              <w:tab/>
            </w:r>
            <w:r>
              <w:rPr>
                <w:noProof/>
                <w:webHidden/>
              </w:rPr>
              <w:fldChar w:fldCharType="begin"/>
            </w:r>
            <w:r>
              <w:rPr>
                <w:noProof/>
                <w:webHidden/>
              </w:rPr>
              <w:instrText xml:space="preserve"> PAGEREF _Toc31283013 \h </w:instrText>
            </w:r>
            <w:r>
              <w:rPr>
                <w:noProof/>
                <w:webHidden/>
              </w:rPr>
            </w:r>
            <w:r>
              <w:rPr>
                <w:noProof/>
                <w:webHidden/>
              </w:rPr>
              <w:fldChar w:fldCharType="separate"/>
            </w:r>
            <w:r>
              <w:rPr>
                <w:noProof/>
                <w:webHidden/>
              </w:rPr>
              <w:t>6</w:t>
            </w:r>
            <w:r>
              <w:rPr>
                <w:noProof/>
                <w:webHidden/>
              </w:rPr>
              <w:fldChar w:fldCharType="end"/>
            </w:r>
          </w:hyperlink>
        </w:p>
        <w:p w14:paraId="2F4B4080" w14:textId="09873685" w:rsidR="00C73696" w:rsidRDefault="00C73696">
          <w:pPr>
            <w:pStyle w:val="TOC1"/>
            <w:rPr>
              <w:rFonts w:cstheme="minorBidi"/>
              <w:noProof/>
              <w:sz w:val="24"/>
              <w:lang w:val="en-CA" w:bidi="ar-SA"/>
            </w:rPr>
          </w:pPr>
          <w:hyperlink w:anchor="_Toc31283014" w:history="1">
            <w:r w:rsidRPr="00F214B1">
              <w:rPr>
                <w:rStyle w:val="Hyperlink"/>
                <w:noProof/>
              </w:rPr>
              <w:t>4</w:t>
            </w:r>
            <w:r>
              <w:rPr>
                <w:rFonts w:cstheme="minorBidi"/>
                <w:noProof/>
                <w:sz w:val="24"/>
                <w:lang w:val="en-CA" w:bidi="ar-SA"/>
              </w:rPr>
              <w:tab/>
            </w:r>
            <w:r w:rsidRPr="00F214B1">
              <w:rPr>
                <w:rStyle w:val="Hyperlink"/>
                <w:noProof/>
              </w:rPr>
              <w:t>Development Approach</w:t>
            </w:r>
            <w:r>
              <w:rPr>
                <w:noProof/>
                <w:webHidden/>
              </w:rPr>
              <w:tab/>
            </w:r>
            <w:r>
              <w:rPr>
                <w:noProof/>
                <w:webHidden/>
              </w:rPr>
              <w:fldChar w:fldCharType="begin"/>
            </w:r>
            <w:r>
              <w:rPr>
                <w:noProof/>
                <w:webHidden/>
              </w:rPr>
              <w:instrText xml:space="preserve"> PAGEREF _Toc31283014 \h </w:instrText>
            </w:r>
            <w:r>
              <w:rPr>
                <w:noProof/>
                <w:webHidden/>
              </w:rPr>
            </w:r>
            <w:r>
              <w:rPr>
                <w:noProof/>
                <w:webHidden/>
              </w:rPr>
              <w:fldChar w:fldCharType="separate"/>
            </w:r>
            <w:r>
              <w:rPr>
                <w:noProof/>
                <w:webHidden/>
              </w:rPr>
              <w:t>8</w:t>
            </w:r>
            <w:r>
              <w:rPr>
                <w:noProof/>
                <w:webHidden/>
              </w:rPr>
              <w:fldChar w:fldCharType="end"/>
            </w:r>
          </w:hyperlink>
        </w:p>
        <w:p w14:paraId="74F64258" w14:textId="2A01B3C5" w:rsidR="00C73696" w:rsidRDefault="00C73696">
          <w:pPr>
            <w:pStyle w:val="TOC1"/>
            <w:rPr>
              <w:rFonts w:cstheme="minorBidi"/>
              <w:noProof/>
              <w:sz w:val="24"/>
              <w:lang w:val="en-CA" w:bidi="ar-SA"/>
            </w:rPr>
          </w:pPr>
          <w:hyperlink w:anchor="_Toc31283015" w:history="1">
            <w:r w:rsidRPr="00F214B1">
              <w:rPr>
                <w:rStyle w:val="Hyperlink"/>
                <w:noProof/>
              </w:rPr>
              <w:t>5</w:t>
            </w:r>
            <w:r>
              <w:rPr>
                <w:rFonts w:cstheme="minorBidi"/>
                <w:noProof/>
                <w:sz w:val="24"/>
                <w:lang w:val="en-CA" w:bidi="ar-SA"/>
              </w:rPr>
              <w:tab/>
            </w:r>
            <w:r w:rsidRPr="00F214B1">
              <w:rPr>
                <w:rStyle w:val="Hyperlink"/>
                <w:noProof/>
              </w:rPr>
              <w:t>Requirements</w:t>
            </w:r>
            <w:r>
              <w:rPr>
                <w:noProof/>
                <w:webHidden/>
              </w:rPr>
              <w:tab/>
            </w:r>
            <w:r>
              <w:rPr>
                <w:noProof/>
                <w:webHidden/>
              </w:rPr>
              <w:fldChar w:fldCharType="begin"/>
            </w:r>
            <w:r>
              <w:rPr>
                <w:noProof/>
                <w:webHidden/>
              </w:rPr>
              <w:instrText xml:space="preserve"> PAGEREF _Toc31283015 \h </w:instrText>
            </w:r>
            <w:r>
              <w:rPr>
                <w:noProof/>
                <w:webHidden/>
              </w:rPr>
            </w:r>
            <w:r>
              <w:rPr>
                <w:noProof/>
                <w:webHidden/>
              </w:rPr>
              <w:fldChar w:fldCharType="separate"/>
            </w:r>
            <w:r>
              <w:rPr>
                <w:noProof/>
                <w:webHidden/>
              </w:rPr>
              <w:t>9</w:t>
            </w:r>
            <w:r>
              <w:rPr>
                <w:noProof/>
                <w:webHidden/>
              </w:rPr>
              <w:fldChar w:fldCharType="end"/>
            </w:r>
          </w:hyperlink>
        </w:p>
        <w:p w14:paraId="265C0DA0" w14:textId="4F0B09A7" w:rsidR="00C73696" w:rsidRDefault="00C73696">
          <w:pPr>
            <w:pStyle w:val="TOC2"/>
            <w:tabs>
              <w:tab w:val="left" w:pos="720"/>
              <w:tab w:val="right" w:leader="dot" w:pos="9350"/>
            </w:tabs>
            <w:rPr>
              <w:rFonts w:cstheme="minorBidi"/>
              <w:noProof/>
              <w:sz w:val="24"/>
              <w:lang w:val="en-CA" w:bidi="ar-SA"/>
            </w:rPr>
          </w:pPr>
          <w:hyperlink w:anchor="_Toc31283016" w:history="1">
            <w:r w:rsidRPr="00F214B1">
              <w:rPr>
                <w:rStyle w:val="Hyperlink"/>
                <w:rFonts w:ascii="Times New Roman" w:hAnsi="Times New Roman"/>
                <w:noProof/>
                <w:snapToGrid w:val="0"/>
                <w:w w:val="0"/>
              </w:rPr>
              <w:t>5.1</w:t>
            </w:r>
            <w:r>
              <w:rPr>
                <w:rFonts w:cstheme="minorBidi"/>
                <w:noProof/>
                <w:sz w:val="24"/>
                <w:lang w:val="en-CA" w:bidi="ar-SA"/>
              </w:rPr>
              <w:tab/>
            </w:r>
            <w:r w:rsidRPr="00F214B1">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_Toc31283016 \h </w:instrText>
            </w:r>
            <w:r>
              <w:rPr>
                <w:noProof/>
                <w:webHidden/>
              </w:rPr>
            </w:r>
            <w:r>
              <w:rPr>
                <w:noProof/>
                <w:webHidden/>
              </w:rPr>
              <w:fldChar w:fldCharType="separate"/>
            </w:r>
            <w:r>
              <w:rPr>
                <w:noProof/>
                <w:webHidden/>
              </w:rPr>
              <w:t>11</w:t>
            </w:r>
            <w:r>
              <w:rPr>
                <w:noProof/>
                <w:webHidden/>
              </w:rPr>
              <w:fldChar w:fldCharType="end"/>
            </w:r>
          </w:hyperlink>
        </w:p>
        <w:p w14:paraId="34837D15" w14:textId="51891099" w:rsidR="00C73696" w:rsidRDefault="00C73696">
          <w:pPr>
            <w:pStyle w:val="TOC2"/>
            <w:tabs>
              <w:tab w:val="left" w:pos="720"/>
              <w:tab w:val="right" w:leader="dot" w:pos="9350"/>
            </w:tabs>
            <w:rPr>
              <w:rFonts w:cstheme="minorBidi"/>
              <w:noProof/>
              <w:sz w:val="24"/>
              <w:lang w:val="en-CA" w:bidi="ar-SA"/>
            </w:rPr>
          </w:pPr>
          <w:hyperlink w:anchor="_Toc31283017" w:history="1">
            <w:r w:rsidRPr="00F214B1">
              <w:rPr>
                <w:rStyle w:val="Hyperlink"/>
                <w:rFonts w:ascii="Times New Roman" w:hAnsi="Times New Roman"/>
                <w:noProof/>
                <w:snapToGrid w:val="0"/>
                <w:w w:val="0"/>
              </w:rPr>
              <w:t>5.2</w:t>
            </w:r>
            <w:r>
              <w:rPr>
                <w:rFonts w:cstheme="minorBidi"/>
                <w:noProof/>
                <w:sz w:val="24"/>
                <w:lang w:val="en-CA" w:bidi="ar-SA"/>
              </w:rPr>
              <w:tab/>
            </w:r>
            <w:r w:rsidRPr="00F214B1">
              <w:rPr>
                <w:rStyle w:val="Hyperlink"/>
                <w:noProof/>
              </w:rPr>
              <w:t>Motivating Scenario: Transit Research</w:t>
            </w:r>
            <w:r>
              <w:rPr>
                <w:noProof/>
                <w:webHidden/>
              </w:rPr>
              <w:tab/>
            </w:r>
            <w:r>
              <w:rPr>
                <w:noProof/>
                <w:webHidden/>
              </w:rPr>
              <w:fldChar w:fldCharType="begin"/>
            </w:r>
            <w:r>
              <w:rPr>
                <w:noProof/>
                <w:webHidden/>
              </w:rPr>
              <w:instrText xml:space="preserve"> PAGEREF _Toc31283017 \h </w:instrText>
            </w:r>
            <w:r>
              <w:rPr>
                <w:noProof/>
                <w:webHidden/>
              </w:rPr>
            </w:r>
            <w:r>
              <w:rPr>
                <w:noProof/>
                <w:webHidden/>
              </w:rPr>
              <w:fldChar w:fldCharType="separate"/>
            </w:r>
            <w:r>
              <w:rPr>
                <w:noProof/>
                <w:webHidden/>
              </w:rPr>
              <w:t>12</w:t>
            </w:r>
            <w:r>
              <w:rPr>
                <w:noProof/>
                <w:webHidden/>
              </w:rPr>
              <w:fldChar w:fldCharType="end"/>
            </w:r>
          </w:hyperlink>
        </w:p>
        <w:p w14:paraId="33624CD2" w14:textId="0C322E0C" w:rsidR="00C73696" w:rsidRDefault="00C73696">
          <w:pPr>
            <w:pStyle w:val="TOC2"/>
            <w:tabs>
              <w:tab w:val="left" w:pos="720"/>
              <w:tab w:val="right" w:leader="dot" w:pos="9350"/>
            </w:tabs>
            <w:rPr>
              <w:rFonts w:cstheme="minorBidi"/>
              <w:noProof/>
              <w:sz w:val="24"/>
              <w:lang w:val="en-CA" w:bidi="ar-SA"/>
            </w:rPr>
          </w:pPr>
          <w:hyperlink w:anchor="_Toc31283018" w:history="1">
            <w:r w:rsidRPr="00F214B1">
              <w:rPr>
                <w:rStyle w:val="Hyperlink"/>
                <w:rFonts w:ascii="Times New Roman" w:hAnsi="Times New Roman"/>
                <w:noProof/>
                <w:snapToGrid w:val="0"/>
                <w:w w:val="0"/>
              </w:rPr>
              <w:t>5.3</w:t>
            </w:r>
            <w:r>
              <w:rPr>
                <w:rFonts w:cstheme="minorBidi"/>
                <w:noProof/>
                <w:sz w:val="24"/>
                <w:lang w:val="en-CA" w:bidi="ar-SA"/>
              </w:rPr>
              <w:tab/>
            </w:r>
            <w:r w:rsidRPr="00F214B1">
              <w:rPr>
                <w:rStyle w:val="Hyperlink"/>
                <w:noProof/>
              </w:rPr>
              <w:t>Motivating Scenario: Smart Parking Applications</w:t>
            </w:r>
            <w:r>
              <w:rPr>
                <w:noProof/>
                <w:webHidden/>
              </w:rPr>
              <w:tab/>
            </w:r>
            <w:r>
              <w:rPr>
                <w:noProof/>
                <w:webHidden/>
              </w:rPr>
              <w:fldChar w:fldCharType="begin"/>
            </w:r>
            <w:r>
              <w:rPr>
                <w:noProof/>
                <w:webHidden/>
              </w:rPr>
              <w:instrText xml:space="preserve"> PAGEREF _Toc31283018 \h </w:instrText>
            </w:r>
            <w:r>
              <w:rPr>
                <w:noProof/>
                <w:webHidden/>
              </w:rPr>
            </w:r>
            <w:r>
              <w:rPr>
                <w:noProof/>
                <w:webHidden/>
              </w:rPr>
              <w:fldChar w:fldCharType="separate"/>
            </w:r>
            <w:r>
              <w:rPr>
                <w:noProof/>
                <w:webHidden/>
              </w:rPr>
              <w:t>12</w:t>
            </w:r>
            <w:r>
              <w:rPr>
                <w:noProof/>
                <w:webHidden/>
              </w:rPr>
              <w:fldChar w:fldCharType="end"/>
            </w:r>
          </w:hyperlink>
        </w:p>
        <w:p w14:paraId="5D29E4FC" w14:textId="6D95DA32" w:rsidR="00C73696" w:rsidRDefault="00C73696">
          <w:pPr>
            <w:pStyle w:val="TOC2"/>
            <w:tabs>
              <w:tab w:val="left" w:pos="720"/>
              <w:tab w:val="right" w:leader="dot" w:pos="9350"/>
            </w:tabs>
            <w:rPr>
              <w:rFonts w:cstheme="minorBidi"/>
              <w:noProof/>
              <w:sz w:val="24"/>
              <w:lang w:val="en-CA" w:bidi="ar-SA"/>
            </w:rPr>
          </w:pPr>
          <w:hyperlink w:anchor="_Toc31283019" w:history="1">
            <w:r w:rsidRPr="00F214B1">
              <w:rPr>
                <w:rStyle w:val="Hyperlink"/>
                <w:rFonts w:ascii="Times New Roman" w:hAnsi="Times New Roman"/>
                <w:noProof/>
                <w:snapToGrid w:val="0"/>
                <w:w w:val="0"/>
              </w:rPr>
              <w:t>5.4</w:t>
            </w:r>
            <w:r>
              <w:rPr>
                <w:rFonts w:cstheme="minorBidi"/>
                <w:noProof/>
                <w:sz w:val="24"/>
                <w:lang w:val="en-CA" w:bidi="ar-SA"/>
              </w:rPr>
              <w:tab/>
            </w:r>
            <w:r w:rsidRPr="00F214B1">
              <w:rPr>
                <w:rStyle w:val="Hyperlink"/>
                <w:noProof/>
              </w:rPr>
              <w:t>Motivating Scenario: ATIS via IT-SoS</w:t>
            </w:r>
            <w:r>
              <w:rPr>
                <w:noProof/>
                <w:webHidden/>
              </w:rPr>
              <w:tab/>
            </w:r>
            <w:r>
              <w:rPr>
                <w:noProof/>
                <w:webHidden/>
              </w:rPr>
              <w:fldChar w:fldCharType="begin"/>
            </w:r>
            <w:r>
              <w:rPr>
                <w:noProof/>
                <w:webHidden/>
              </w:rPr>
              <w:instrText xml:space="preserve"> PAGEREF _Toc31283019 \h </w:instrText>
            </w:r>
            <w:r>
              <w:rPr>
                <w:noProof/>
                <w:webHidden/>
              </w:rPr>
            </w:r>
            <w:r>
              <w:rPr>
                <w:noProof/>
                <w:webHidden/>
              </w:rPr>
              <w:fldChar w:fldCharType="separate"/>
            </w:r>
            <w:r>
              <w:rPr>
                <w:noProof/>
                <w:webHidden/>
              </w:rPr>
              <w:t>13</w:t>
            </w:r>
            <w:r>
              <w:rPr>
                <w:noProof/>
                <w:webHidden/>
              </w:rPr>
              <w:fldChar w:fldCharType="end"/>
            </w:r>
          </w:hyperlink>
        </w:p>
        <w:p w14:paraId="2B428971" w14:textId="04EBD826" w:rsidR="00C73696" w:rsidRDefault="00C73696">
          <w:pPr>
            <w:pStyle w:val="TOC2"/>
            <w:tabs>
              <w:tab w:val="left" w:pos="720"/>
              <w:tab w:val="right" w:leader="dot" w:pos="9350"/>
            </w:tabs>
            <w:rPr>
              <w:rFonts w:cstheme="minorBidi"/>
              <w:noProof/>
              <w:sz w:val="24"/>
              <w:lang w:val="en-CA" w:bidi="ar-SA"/>
            </w:rPr>
          </w:pPr>
          <w:hyperlink w:anchor="_Toc31283020" w:history="1">
            <w:r w:rsidRPr="00F214B1">
              <w:rPr>
                <w:rStyle w:val="Hyperlink"/>
                <w:rFonts w:ascii="Times New Roman" w:hAnsi="Times New Roman"/>
                <w:noProof/>
                <w:snapToGrid w:val="0"/>
                <w:w w:val="0"/>
              </w:rPr>
              <w:t>5.5</w:t>
            </w:r>
            <w:r>
              <w:rPr>
                <w:rFonts w:cstheme="minorBidi"/>
                <w:noProof/>
                <w:sz w:val="24"/>
                <w:lang w:val="en-CA" w:bidi="ar-SA"/>
              </w:rPr>
              <w:tab/>
            </w:r>
            <w:r w:rsidRPr="00F214B1">
              <w:rPr>
                <w:rStyle w:val="Hyperlink"/>
                <w:noProof/>
              </w:rPr>
              <w:t>Motivating Scenario: ArcGIS Query Support</w:t>
            </w:r>
            <w:r>
              <w:rPr>
                <w:noProof/>
                <w:webHidden/>
              </w:rPr>
              <w:tab/>
            </w:r>
            <w:r>
              <w:rPr>
                <w:noProof/>
                <w:webHidden/>
              </w:rPr>
              <w:fldChar w:fldCharType="begin"/>
            </w:r>
            <w:r>
              <w:rPr>
                <w:noProof/>
                <w:webHidden/>
              </w:rPr>
              <w:instrText xml:space="preserve"> PAGEREF _Toc31283020 \h </w:instrText>
            </w:r>
            <w:r>
              <w:rPr>
                <w:noProof/>
                <w:webHidden/>
              </w:rPr>
            </w:r>
            <w:r>
              <w:rPr>
                <w:noProof/>
                <w:webHidden/>
              </w:rPr>
              <w:fldChar w:fldCharType="separate"/>
            </w:r>
            <w:r>
              <w:rPr>
                <w:noProof/>
                <w:webHidden/>
              </w:rPr>
              <w:t>14</w:t>
            </w:r>
            <w:r>
              <w:rPr>
                <w:noProof/>
                <w:webHidden/>
              </w:rPr>
              <w:fldChar w:fldCharType="end"/>
            </w:r>
          </w:hyperlink>
        </w:p>
        <w:p w14:paraId="329F6B20" w14:textId="20DD546E" w:rsidR="00C73696" w:rsidRDefault="00C73696">
          <w:pPr>
            <w:pStyle w:val="TOC1"/>
            <w:rPr>
              <w:rFonts w:cstheme="minorBidi"/>
              <w:noProof/>
              <w:sz w:val="24"/>
              <w:lang w:val="en-CA" w:bidi="ar-SA"/>
            </w:rPr>
          </w:pPr>
          <w:hyperlink w:anchor="_Toc31283021" w:history="1">
            <w:r w:rsidRPr="00F214B1">
              <w:rPr>
                <w:rStyle w:val="Hyperlink"/>
                <w:noProof/>
              </w:rPr>
              <w:t>6</w:t>
            </w:r>
            <w:r>
              <w:rPr>
                <w:rFonts w:cstheme="minorBidi"/>
                <w:noProof/>
                <w:sz w:val="24"/>
                <w:lang w:val="en-CA" w:bidi="ar-SA"/>
              </w:rPr>
              <w:tab/>
            </w:r>
            <w:r w:rsidRPr="00F214B1">
              <w:rPr>
                <w:rStyle w:val="Hyperlink"/>
                <w:noProof/>
              </w:rPr>
              <w:t>Urban System Characteristics and Behaviour</w:t>
            </w:r>
            <w:r>
              <w:rPr>
                <w:noProof/>
                <w:webHidden/>
              </w:rPr>
              <w:tab/>
            </w:r>
            <w:r>
              <w:rPr>
                <w:noProof/>
                <w:webHidden/>
              </w:rPr>
              <w:fldChar w:fldCharType="begin"/>
            </w:r>
            <w:r>
              <w:rPr>
                <w:noProof/>
                <w:webHidden/>
              </w:rPr>
              <w:instrText xml:space="preserve"> PAGEREF _Toc31283021 \h </w:instrText>
            </w:r>
            <w:r>
              <w:rPr>
                <w:noProof/>
                <w:webHidden/>
              </w:rPr>
            </w:r>
            <w:r>
              <w:rPr>
                <w:noProof/>
                <w:webHidden/>
              </w:rPr>
              <w:fldChar w:fldCharType="separate"/>
            </w:r>
            <w:r>
              <w:rPr>
                <w:noProof/>
                <w:webHidden/>
              </w:rPr>
              <w:t>15</w:t>
            </w:r>
            <w:r>
              <w:rPr>
                <w:noProof/>
                <w:webHidden/>
              </w:rPr>
              <w:fldChar w:fldCharType="end"/>
            </w:r>
          </w:hyperlink>
        </w:p>
        <w:p w14:paraId="28DD7182" w14:textId="30159C92" w:rsidR="00C73696" w:rsidRDefault="00C73696">
          <w:pPr>
            <w:pStyle w:val="TOC2"/>
            <w:tabs>
              <w:tab w:val="left" w:pos="720"/>
              <w:tab w:val="right" w:leader="dot" w:pos="9350"/>
            </w:tabs>
            <w:rPr>
              <w:rFonts w:cstheme="minorBidi"/>
              <w:noProof/>
              <w:sz w:val="24"/>
              <w:lang w:val="en-CA" w:bidi="ar-SA"/>
            </w:rPr>
          </w:pPr>
          <w:hyperlink w:anchor="_Toc31283022" w:history="1">
            <w:r w:rsidRPr="00F214B1">
              <w:rPr>
                <w:rStyle w:val="Hyperlink"/>
                <w:rFonts w:ascii="Times New Roman" w:hAnsi="Times New Roman"/>
                <w:noProof/>
                <w:snapToGrid w:val="0"/>
                <w:w w:val="0"/>
              </w:rPr>
              <w:t>6.1</w:t>
            </w:r>
            <w:r>
              <w:rPr>
                <w:rFonts w:cstheme="minorBidi"/>
                <w:noProof/>
                <w:sz w:val="24"/>
                <w:lang w:val="en-CA" w:bidi="ar-SA"/>
              </w:rPr>
              <w:tab/>
            </w:r>
            <w:r w:rsidRPr="00F214B1">
              <w:rPr>
                <w:rStyle w:val="Hyperlink"/>
                <w:noProof/>
              </w:rPr>
              <w:t>Foundational Ontologies</w:t>
            </w:r>
            <w:r>
              <w:rPr>
                <w:noProof/>
                <w:webHidden/>
              </w:rPr>
              <w:tab/>
            </w:r>
            <w:r>
              <w:rPr>
                <w:noProof/>
                <w:webHidden/>
              </w:rPr>
              <w:fldChar w:fldCharType="begin"/>
            </w:r>
            <w:r>
              <w:rPr>
                <w:noProof/>
                <w:webHidden/>
              </w:rPr>
              <w:instrText xml:space="preserve"> PAGEREF _Toc31283022 \h </w:instrText>
            </w:r>
            <w:r>
              <w:rPr>
                <w:noProof/>
                <w:webHidden/>
              </w:rPr>
            </w:r>
            <w:r>
              <w:rPr>
                <w:noProof/>
                <w:webHidden/>
              </w:rPr>
              <w:fldChar w:fldCharType="separate"/>
            </w:r>
            <w:r>
              <w:rPr>
                <w:noProof/>
                <w:webHidden/>
              </w:rPr>
              <w:t>16</w:t>
            </w:r>
            <w:r>
              <w:rPr>
                <w:noProof/>
                <w:webHidden/>
              </w:rPr>
              <w:fldChar w:fldCharType="end"/>
            </w:r>
          </w:hyperlink>
        </w:p>
        <w:p w14:paraId="52585B9F" w14:textId="5A994D09" w:rsidR="00C73696" w:rsidRDefault="00C73696">
          <w:pPr>
            <w:pStyle w:val="TOC3"/>
            <w:tabs>
              <w:tab w:val="left" w:pos="1200"/>
              <w:tab w:val="right" w:leader="dot" w:pos="9350"/>
            </w:tabs>
            <w:rPr>
              <w:rFonts w:cstheme="minorBidi"/>
              <w:noProof/>
              <w:sz w:val="24"/>
              <w:lang w:val="en-CA" w:bidi="ar-SA"/>
            </w:rPr>
          </w:pPr>
          <w:hyperlink w:anchor="_Toc31283023" w:history="1">
            <w:r w:rsidRPr="00F214B1">
              <w:rPr>
                <w:rStyle w:val="Hyperlink"/>
                <w:noProof/>
              </w:rPr>
              <w:t>6.1.1</w:t>
            </w:r>
            <w:r>
              <w:rPr>
                <w:rFonts w:cstheme="minorBidi"/>
                <w:noProof/>
                <w:sz w:val="24"/>
                <w:lang w:val="en-CA" w:bidi="ar-SA"/>
              </w:rPr>
              <w:tab/>
            </w:r>
            <w:r w:rsidRPr="00F214B1">
              <w:rPr>
                <w:rStyle w:val="Hyperlink"/>
                <w:noProof/>
              </w:rPr>
              <w:t>Location Ontology</w:t>
            </w:r>
            <w:r>
              <w:rPr>
                <w:noProof/>
                <w:webHidden/>
              </w:rPr>
              <w:tab/>
            </w:r>
            <w:r>
              <w:rPr>
                <w:noProof/>
                <w:webHidden/>
              </w:rPr>
              <w:fldChar w:fldCharType="begin"/>
            </w:r>
            <w:r>
              <w:rPr>
                <w:noProof/>
                <w:webHidden/>
              </w:rPr>
              <w:instrText xml:space="preserve"> PAGEREF _Toc31283023 \h </w:instrText>
            </w:r>
            <w:r>
              <w:rPr>
                <w:noProof/>
                <w:webHidden/>
              </w:rPr>
            </w:r>
            <w:r>
              <w:rPr>
                <w:noProof/>
                <w:webHidden/>
              </w:rPr>
              <w:fldChar w:fldCharType="separate"/>
            </w:r>
            <w:r>
              <w:rPr>
                <w:noProof/>
                <w:webHidden/>
              </w:rPr>
              <w:t>16</w:t>
            </w:r>
            <w:r>
              <w:rPr>
                <w:noProof/>
                <w:webHidden/>
              </w:rPr>
              <w:fldChar w:fldCharType="end"/>
            </w:r>
          </w:hyperlink>
        </w:p>
        <w:p w14:paraId="22BFC2F9" w14:textId="73BA7129" w:rsidR="00C73696" w:rsidRDefault="00C73696">
          <w:pPr>
            <w:pStyle w:val="TOC3"/>
            <w:tabs>
              <w:tab w:val="left" w:pos="1200"/>
              <w:tab w:val="right" w:leader="dot" w:pos="9350"/>
            </w:tabs>
            <w:rPr>
              <w:rFonts w:cstheme="minorBidi"/>
              <w:noProof/>
              <w:sz w:val="24"/>
              <w:lang w:val="en-CA" w:bidi="ar-SA"/>
            </w:rPr>
          </w:pPr>
          <w:hyperlink w:anchor="_Toc31283024" w:history="1">
            <w:r w:rsidRPr="00F214B1">
              <w:rPr>
                <w:rStyle w:val="Hyperlink"/>
                <w:noProof/>
              </w:rPr>
              <w:t>6.1.2</w:t>
            </w:r>
            <w:r>
              <w:rPr>
                <w:rFonts w:cstheme="minorBidi"/>
                <w:noProof/>
                <w:sz w:val="24"/>
                <w:lang w:val="en-CA" w:bidi="ar-SA"/>
              </w:rPr>
              <w:tab/>
            </w:r>
            <w:r w:rsidRPr="00F214B1">
              <w:rPr>
                <w:rStyle w:val="Hyperlink"/>
                <w:noProof/>
              </w:rPr>
              <w:t>Time Ontology</w:t>
            </w:r>
            <w:r>
              <w:rPr>
                <w:noProof/>
                <w:webHidden/>
              </w:rPr>
              <w:tab/>
            </w:r>
            <w:r>
              <w:rPr>
                <w:noProof/>
                <w:webHidden/>
              </w:rPr>
              <w:fldChar w:fldCharType="begin"/>
            </w:r>
            <w:r>
              <w:rPr>
                <w:noProof/>
                <w:webHidden/>
              </w:rPr>
              <w:instrText xml:space="preserve"> PAGEREF _Toc31283024 \h </w:instrText>
            </w:r>
            <w:r>
              <w:rPr>
                <w:noProof/>
                <w:webHidden/>
              </w:rPr>
            </w:r>
            <w:r>
              <w:rPr>
                <w:noProof/>
                <w:webHidden/>
              </w:rPr>
              <w:fldChar w:fldCharType="separate"/>
            </w:r>
            <w:r>
              <w:rPr>
                <w:noProof/>
                <w:webHidden/>
              </w:rPr>
              <w:t>20</w:t>
            </w:r>
            <w:r>
              <w:rPr>
                <w:noProof/>
                <w:webHidden/>
              </w:rPr>
              <w:fldChar w:fldCharType="end"/>
            </w:r>
          </w:hyperlink>
        </w:p>
        <w:p w14:paraId="31A786A0" w14:textId="4B80BFF2" w:rsidR="00C73696" w:rsidRDefault="00C73696">
          <w:pPr>
            <w:pStyle w:val="TOC3"/>
            <w:tabs>
              <w:tab w:val="left" w:pos="1200"/>
              <w:tab w:val="right" w:leader="dot" w:pos="9350"/>
            </w:tabs>
            <w:rPr>
              <w:rFonts w:cstheme="minorBidi"/>
              <w:noProof/>
              <w:sz w:val="24"/>
              <w:lang w:val="en-CA" w:bidi="ar-SA"/>
            </w:rPr>
          </w:pPr>
          <w:hyperlink w:anchor="_Toc31283025" w:history="1">
            <w:r w:rsidRPr="00F214B1">
              <w:rPr>
                <w:rStyle w:val="Hyperlink"/>
                <w:noProof/>
              </w:rPr>
              <w:t>6.1.3</w:t>
            </w:r>
            <w:r>
              <w:rPr>
                <w:rFonts w:cstheme="minorBidi"/>
                <w:noProof/>
                <w:sz w:val="24"/>
                <w:lang w:val="en-CA" w:bidi="ar-SA"/>
              </w:rPr>
              <w:tab/>
            </w:r>
            <w:r w:rsidRPr="00F214B1">
              <w:rPr>
                <w:rStyle w:val="Hyperlink"/>
                <w:noProof/>
              </w:rPr>
              <w:t>Change Ontology</w:t>
            </w:r>
            <w:r>
              <w:rPr>
                <w:noProof/>
                <w:webHidden/>
              </w:rPr>
              <w:tab/>
            </w:r>
            <w:r>
              <w:rPr>
                <w:noProof/>
                <w:webHidden/>
              </w:rPr>
              <w:fldChar w:fldCharType="begin"/>
            </w:r>
            <w:r>
              <w:rPr>
                <w:noProof/>
                <w:webHidden/>
              </w:rPr>
              <w:instrText xml:space="preserve"> PAGEREF _Toc31283025 \h </w:instrText>
            </w:r>
            <w:r>
              <w:rPr>
                <w:noProof/>
                <w:webHidden/>
              </w:rPr>
            </w:r>
            <w:r>
              <w:rPr>
                <w:noProof/>
                <w:webHidden/>
              </w:rPr>
              <w:fldChar w:fldCharType="separate"/>
            </w:r>
            <w:r>
              <w:rPr>
                <w:noProof/>
                <w:webHidden/>
              </w:rPr>
              <w:t>23</w:t>
            </w:r>
            <w:r>
              <w:rPr>
                <w:noProof/>
                <w:webHidden/>
              </w:rPr>
              <w:fldChar w:fldCharType="end"/>
            </w:r>
          </w:hyperlink>
        </w:p>
        <w:p w14:paraId="02E47C80" w14:textId="47E0475E" w:rsidR="00C73696" w:rsidRDefault="00C73696">
          <w:pPr>
            <w:pStyle w:val="TOC3"/>
            <w:tabs>
              <w:tab w:val="left" w:pos="1200"/>
              <w:tab w:val="right" w:leader="dot" w:pos="9350"/>
            </w:tabs>
            <w:rPr>
              <w:rFonts w:cstheme="minorBidi"/>
              <w:noProof/>
              <w:sz w:val="24"/>
              <w:lang w:val="en-CA" w:bidi="ar-SA"/>
            </w:rPr>
          </w:pPr>
          <w:hyperlink w:anchor="_Toc31283026" w:history="1">
            <w:r w:rsidRPr="00F214B1">
              <w:rPr>
                <w:rStyle w:val="Hyperlink"/>
                <w:noProof/>
              </w:rPr>
              <w:t>6.1.4</w:t>
            </w:r>
            <w:r>
              <w:rPr>
                <w:rFonts w:cstheme="minorBidi"/>
                <w:noProof/>
                <w:sz w:val="24"/>
                <w:lang w:val="en-CA" w:bidi="ar-SA"/>
              </w:rPr>
              <w:tab/>
            </w:r>
            <w:r w:rsidRPr="00F214B1">
              <w:rPr>
                <w:rStyle w:val="Hyperlink"/>
                <w:noProof/>
              </w:rPr>
              <w:t>Activity Ontology</w:t>
            </w:r>
            <w:r>
              <w:rPr>
                <w:noProof/>
                <w:webHidden/>
              </w:rPr>
              <w:tab/>
            </w:r>
            <w:r>
              <w:rPr>
                <w:noProof/>
                <w:webHidden/>
              </w:rPr>
              <w:fldChar w:fldCharType="begin"/>
            </w:r>
            <w:r>
              <w:rPr>
                <w:noProof/>
                <w:webHidden/>
              </w:rPr>
              <w:instrText xml:space="preserve"> PAGEREF _Toc31283026 \h </w:instrText>
            </w:r>
            <w:r>
              <w:rPr>
                <w:noProof/>
                <w:webHidden/>
              </w:rPr>
            </w:r>
            <w:r>
              <w:rPr>
                <w:noProof/>
                <w:webHidden/>
              </w:rPr>
              <w:fldChar w:fldCharType="separate"/>
            </w:r>
            <w:r>
              <w:rPr>
                <w:noProof/>
                <w:webHidden/>
              </w:rPr>
              <w:t>27</w:t>
            </w:r>
            <w:r>
              <w:rPr>
                <w:noProof/>
                <w:webHidden/>
              </w:rPr>
              <w:fldChar w:fldCharType="end"/>
            </w:r>
          </w:hyperlink>
        </w:p>
        <w:p w14:paraId="1288DBD9" w14:textId="02652B9C" w:rsidR="00C73696" w:rsidRDefault="00C73696">
          <w:pPr>
            <w:pStyle w:val="TOC3"/>
            <w:tabs>
              <w:tab w:val="left" w:pos="1200"/>
              <w:tab w:val="right" w:leader="dot" w:pos="9350"/>
            </w:tabs>
            <w:rPr>
              <w:rFonts w:cstheme="minorBidi"/>
              <w:noProof/>
              <w:sz w:val="24"/>
              <w:lang w:val="en-CA" w:bidi="ar-SA"/>
            </w:rPr>
          </w:pPr>
          <w:hyperlink w:anchor="_Toc31283027" w:history="1">
            <w:r w:rsidRPr="00F214B1">
              <w:rPr>
                <w:rStyle w:val="Hyperlink"/>
                <w:noProof/>
              </w:rPr>
              <w:t>6.1.5</w:t>
            </w:r>
            <w:r>
              <w:rPr>
                <w:rFonts w:cstheme="minorBidi"/>
                <w:noProof/>
                <w:sz w:val="24"/>
                <w:lang w:val="en-CA" w:bidi="ar-SA"/>
              </w:rPr>
              <w:tab/>
            </w:r>
            <w:r w:rsidRPr="00F214B1">
              <w:rPr>
                <w:rStyle w:val="Hyperlink"/>
                <w:noProof/>
              </w:rPr>
              <w:t>Recurring Event ontology</w:t>
            </w:r>
            <w:r>
              <w:rPr>
                <w:noProof/>
                <w:webHidden/>
              </w:rPr>
              <w:tab/>
            </w:r>
            <w:r>
              <w:rPr>
                <w:noProof/>
                <w:webHidden/>
              </w:rPr>
              <w:fldChar w:fldCharType="begin"/>
            </w:r>
            <w:r>
              <w:rPr>
                <w:noProof/>
                <w:webHidden/>
              </w:rPr>
              <w:instrText xml:space="preserve"> PAGEREF _Toc31283027 \h </w:instrText>
            </w:r>
            <w:r>
              <w:rPr>
                <w:noProof/>
                <w:webHidden/>
              </w:rPr>
            </w:r>
            <w:r>
              <w:rPr>
                <w:noProof/>
                <w:webHidden/>
              </w:rPr>
              <w:fldChar w:fldCharType="separate"/>
            </w:r>
            <w:r>
              <w:rPr>
                <w:noProof/>
                <w:webHidden/>
              </w:rPr>
              <w:t>35</w:t>
            </w:r>
            <w:r>
              <w:rPr>
                <w:noProof/>
                <w:webHidden/>
              </w:rPr>
              <w:fldChar w:fldCharType="end"/>
            </w:r>
          </w:hyperlink>
        </w:p>
        <w:p w14:paraId="2766C0CB" w14:textId="5AEBE46A" w:rsidR="00C73696" w:rsidRDefault="00C73696">
          <w:pPr>
            <w:pStyle w:val="TOC3"/>
            <w:tabs>
              <w:tab w:val="left" w:pos="1200"/>
              <w:tab w:val="right" w:leader="dot" w:pos="9350"/>
            </w:tabs>
            <w:rPr>
              <w:rFonts w:cstheme="minorBidi"/>
              <w:noProof/>
              <w:sz w:val="24"/>
              <w:lang w:val="en-CA" w:bidi="ar-SA"/>
            </w:rPr>
          </w:pPr>
          <w:hyperlink w:anchor="_Toc31283028" w:history="1">
            <w:r w:rsidRPr="00F214B1">
              <w:rPr>
                <w:rStyle w:val="Hyperlink"/>
                <w:noProof/>
              </w:rPr>
              <w:t>6.1.6</w:t>
            </w:r>
            <w:r>
              <w:rPr>
                <w:rFonts w:cstheme="minorBidi"/>
                <w:noProof/>
                <w:sz w:val="24"/>
                <w:lang w:val="en-CA" w:bidi="ar-SA"/>
              </w:rPr>
              <w:tab/>
            </w:r>
            <w:r w:rsidRPr="00F214B1">
              <w:rPr>
                <w:rStyle w:val="Hyperlink"/>
                <w:noProof/>
              </w:rPr>
              <w:t>Resource Ontology</w:t>
            </w:r>
            <w:r>
              <w:rPr>
                <w:noProof/>
                <w:webHidden/>
              </w:rPr>
              <w:tab/>
            </w:r>
            <w:r>
              <w:rPr>
                <w:noProof/>
                <w:webHidden/>
              </w:rPr>
              <w:fldChar w:fldCharType="begin"/>
            </w:r>
            <w:r>
              <w:rPr>
                <w:noProof/>
                <w:webHidden/>
              </w:rPr>
              <w:instrText xml:space="preserve"> PAGEREF _Toc31283028 \h </w:instrText>
            </w:r>
            <w:r>
              <w:rPr>
                <w:noProof/>
                <w:webHidden/>
              </w:rPr>
            </w:r>
            <w:r>
              <w:rPr>
                <w:noProof/>
                <w:webHidden/>
              </w:rPr>
              <w:fldChar w:fldCharType="separate"/>
            </w:r>
            <w:r>
              <w:rPr>
                <w:noProof/>
                <w:webHidden/>
              </w:rPr>
              <w:t>40</w:t>
            </w:r>
            <w:r>
              <w:rPr>
                <w:noProof/>
                <w:webHidden/>
              </w:rPr>
              <w:fldChar w:fldCharType="end"/>
            </w:r>
          </w:hyperlink>
        </w:p>
        <w:p w14:paraId="2BFEF5A0" w14:textId="5AE81B52" w:rsidR="00C73696" w:rsidRDefault="00C73696">
          <w:pPr>
            <w:pStyle w:val="TOC3"/>
            <w:tabs>
              <w:tab w:val="left" w:pos="1200"/>
              <w:tab w:val="right" w:leader="dot" w:pos="9350"/>
            </w:tabs>
            <w:rPr>
              <w:rFonts w:cstheme="minorBidi"/>
              <w:noProof/>
              <w:sz w:val="24"/>
              <w:lang w:val="en-CA" w:bidi="ar-SA"/>
            </w:rPr>
          </w:pPr>
          <w:hyperlink w:anchor="_Toc31283029" w:history="1">
            <w:r w:rsidRPr="00F214B1">
              <w:rPr>
                <w:rStyle w:val="Hyperlink"/>
                <w:noProof/>
              </w:rPr>
              <w:t>6.1.7</w:t>
            </w:r>
            <w:r>
              <w:rPr>
                <w:rFonts w:cstheme="minorBidi"/>
                <w:noProof/>
                <w:sz w:val="24"/>
                <w:lang w:val="en-CA" w:bidi="ar-SA"/>
              </w:rPr>
              <w:tab/>
            </w:r>
            <w:r w:rsidRPr="00F214B1">
              <w:rPr>
                <w:rStyle w:val="Hyperlink"/>
                <w:noProof/>
              </w:rPr>
              <w:t>Parthood Ontology</w:t>
            </w:r>
            <w:r>
              <w:rPr>
                <w:noProof/>
                <w:webHidden/>
              </w:rPr>
              <w:tab/>
            </w:r>
            <w:r>
              <w:rPr>
                <w:noProof/>
                <w:webHidden/>
              </w:rPr>
              <w:fldChar w:fldCharType="begin"/>
            </w:r>
            <w:r>
              <w:rPr>
                <w:noProof/>
                <w:webHidden/>
              </w:rPr>
              <w:instrText xml:space="preserve"> PAGEREF _Toc31283029 \h </w:instrText>
            </w:r>
            <w:r>
              <w:rPr>
                <w:noProof/>
                <w:webHidden/>
              </w:rPr>
            </w:r>
            <w:r>
              <w:rPr>
                <w:noProof/>
                <w:webHidden/>
              </w:rPr>
              <w:fldChar w:fldCharType="separate"/>
            </w:r>
            <w:r>
              <w:rPr>
                <w:noProof/>
                <w:webHidden/>
              </w:rPr>
              <w:t>44</w:t>
            </w:r>
            <w:r>
              <w:rPr>
                <w:noProof/>
                <w:webHidden/>
              </w:rPr>
              <w:fldChar w:fldCharType="end"/>
            </w:r>
          </w:hyperlink>
        </w:p>
        <w:p w14:paraId="6F21D8B5" w14:textId="5BAC9D8C" w:rsidR="00C73696" w:rsidRDefault="00C73696">
          <w:pPr>
            <w:pStyle w:val="TOC3"/>
            <w:tabs>
              <w:tab w:val="left" w:pos="1200"/>
              <w:tab w:val="right" w:leader="dot" w:pos="9350"/>
            </w:tabs>
            <w:rPr>
              <w:rFonts w:cstheme="minorBidi"/>
              <w:noProof/>
              <w:sz w:val="24"/>
              <w:lang w:val="en-CA" w:bidi="ar-SA"/>
            </w:rPr>
          </w:pPr>
          <w:hyperlink w:anchor="_Toc31283030" w:history="1">
            <w:r w:rsidRPr="00F214B1">
              <w:rPr>
                <w:rStyle w:val="Hyperlink"/>
                <w:noProof/>
              </w:rPr>
              <w:t>6.1.8</w:t>
            </w:r>
            <w:r>
              <w:rPr>
                <w:rFonts w:cstheme="minorBidi"/>
                <w:noProof/>
                <w:sz w:val="24"/>
                <w:lang w:val="en-CA" w:bidi="ar-SA"/>
              </w:rPr>
              <w:tab/>
            </w:r>
            <w:r w:rsidRPr="00F214B1">
              <w:rPr>
                <w:rStyle w:val="Hyperlink"/>
                <w:noProof/>
              </w:rPr>
              <w:t>Units of Measure Ontology</w:t>
            </w:r>
            <w:r>
              <w:rPr>
                <w:noProof/>
                <w:webHidden/>
              </w:rPr>
              <w:tab/>
            </w:r>
            <w:r>
              <w:rPr>
                <w:noProof/>
                <w:webHidden/>
              </w:rPr>
              <w:fldChar w:fldCharType="begin"/>
            </w:r>
            <w:r>
              <w:rPr>
                <w:noProof/>
                <w:webHidden/>
              </w:rPr>
              <w:instrText xml:space="preserve"> PAGEREF _Toc31283030 \h </w:instrText>
            </w:r>
            <w:r>
              <w:rPr>
                <w:noProof/>
                <w:webHidden/>
              </w:rPr>
            </w:r>
            <w:r>
              <w:rPr>
                <w:noProof/>
                <w:webHidden/>
              </w:rPr>
              <w:fldChar w:fldCharType="separate"/>
            </w:r>
            <w:r>
              <w:rPr>
                <w:noProof/>
                <w:webHidden/>
              </w:rPr>
              <w:t>47</w:t>
            </w:r>
            <w:r>
              <w:rPr>
                <w:noProof/>
                <w:webHidden/>
              </w:rPr>
              <w:fldChar w:fldCharType="end"/>
            </w:r>
          </w:hyperlink>
        </w:p>
        <w:p w14:paraId="008392F1" w14:textId="2046FDD5" w:rsidR="00C73696" w:rsidRDefault="00C73696">
          <w:pPr>
            <w:pStyle w:val="TOC3"/>
            <w:tabs>
              <w:tab w:val="left" w:pos="1200"/>
              <w:tab w:val="right" w:leader="dot" w:pos="9350"/>
            </w:tabs>
            <w:rPr>
              <w:rFonts w:cstheme="minorBidi"/>
              <w:noProof/>
              <w:sz w:val="24"/>
              <w:lang w:val="en-CA" w:bidi="ar-SA"/>
            </w:rPr>
          </w:pPr>
          <w:hyperlink w:anchor="_Toc31283031" w:history="1">
            <w:r w:rsidRPr="00F214B1">
              <w:rPr>
                <w:rStyle w:val="Hyperlink"/>
                <w:noProof/>
              </w:rPr>
              <w:t>6.1.9</w:t>
            </w:r>
            <w:r>
              <w:rPr>
                <w:rFonts w:cstheme="minorBidi"/>
                <w:noProof/>
                <w:sz w:val="24"/>
                <w:lang w:val="en-CA" w:bidi="ar-SA"/>
              </w:rPr>
              <w:tab/>
            </w:r>
            <w:r w:rsidRPr="00F214B1">
              <w:rPr>
                <w:rStyle w:val="Hyperlink"/>
                <w:noProof/>
              </w:rPr>
              <w:t>Observations Ontology</w:t>
            </w:r>
            <w:r>
              <w:rPr>
                <w:noProof/>
                <w:webHidden/>
              </w:rPr>
              <w:tab/>
            </w:r>
            <w:r>
              <w:rPr>
                <w:noProof/>
                <w:webHidden/>
              </w:rPr>
              <w:fldChar w:fldCharType="begin"/>
            </w:r>
            <w:r>
              <w:rPr>
                <w:noProof/>
                <w:webHidden/>
              </w:rPr>
              <w:instrText xml:space="preserve"> PAGEREF _Toc31283031 \h </w:instrText>
            </w:r>
            <w:r>
              <w:rPr>
                <w:noProof/>
                <w:webHidden/>
              </w:rPr>
            </w:r>
            <w:r>
              <w:rPr>
                <w:noProof/>
                <w:webHidden/>
              </w:rPr>
              <w:fldChar w:fldCharType="separate"/>
            </w:r>
            <w:r>
              <w:rPr>
                <w:noProof/>
                <w:webHidden/>
              </w:rPr>
              <w:t>53</w:t>
            </w:r>
            <w:r>
              <w:rPr>
                <w:noProof/>
                <w:webHidden/>
              </w:rPr>
              <w:fldChar w:fldCharType="end"/>
            </w:r>
          </w:hyperlink>
        </w:p>
        <w:p w14:paraId="52A8CC57" w14:textId="7E71CC61" w:rsidR="00C73696" w:rsidRDefault="00C73696">
          <w:pPr>
            <w:pStyle w:val="TOC2"/>
            <w:tabs>
              <w:tab w:val="left" w:pos="720"/>
              <w:tab w:val="right" w:leader="dot" w:pos="9350"/>
            </w:tabs>
            <w:rPr>
              <w:rFonts w:cstheme="minorBidi"/>
              <w:noProof/>
              <w:sz w:val="24"/>
              <w:lang w:val="en-CA" w:bidi="ar-SA"/>
            </w:rPr>
          </w:pPr>
          <w:hyperlink w:anchor="_Toc31283032" w:history="1">
            <w:r w:rsidRPr="00F214B1">
              <w:rPr>
                <w:rStyle w:val="Hyperlink"/>
                <w:rFonts w:ascii="Times New Roman" w:hAnsi="Times New Roman"/>
                <w:noProof/>
                <w:snapToGrid w:val="0"/>
                <w:w w:val="0"/>
              </w:rPr>
              <w:t>6.2</w:t>
            </w:r>
            <w:r>
              <w:rPr>
                <w:rFonts w:cstheme="minorBidi"/>
                <w:noProof/>
                <w:sz w:val="24"/>
                <w:lang w:val="en-CA" w:bidi="ar-SA"/>
              </w:rPr>
              <w:tab/>
            </w:r>
            <w:r w:rsidRPr="00F214B1">
              <w:rPr>
                <w:rStyle w:val="Hyperlink"/>
                <w:noProof/>
              </w:rPr>
              <w:t>Contact Ontology</w:t>
            </w:r>
            <w:r>
              <w:rPr>
                <w:noProof/>
                <w:webHidden/>
              </w:rPr>
              <w:tab/>
            </w:r>
            <w:r>
              <w:rPr>
                <w:noProof/>
                <w:webHidden/>
              </w:rPr>
              <w:fldChar w:fldCharType="begin"/>
            </w:r>
            <w:r>
              <w:rPr>
                <w:noProof/>
                <w:webHidden/>
              </w:rPr>
              <w:instrText xml:space="preserve"> PAGEREF _Toc31283032 \h </w:instrText>
            </w:r>
            <w:r>
              <w:rPr>
                <w:noProof/>
                <w:webHidden/>
              </w:rPr>
            </w:r>
            <w:r>
              <w:rPr>
                <w:noProof/>
                <w:webHidden/>
              </w:rPr>
              <w:fldChar w:fldCharType="separate"/>
            </w:r>
            <w:r>
              <w:rPr>
                <w:noProof/>
                <w:webHidden/>
              </w:rPr>
              <w:t>57</w:t>
            </w:r>
            <w:r>
              <w:rPr>
                <w:noProof/>
                <w:webHidden/>
              </w:rPr>
              <w:fldChar w:fldCharType="end"/>
            </w:r>
          </w:hyperlink>
        </w:p>
        <w:p w14:paraId="30B40691" w14:textId="0220CC52" w:rsidR="00C73696" w:rsidRDefault="00C73696">
          <w:pPr>
            <w:pStyle w:val="TOC2"/>
            <w:tabs>
              <w:tab w:val="left" w:pos="720"/>
              <w:tab w:val="right" w:leader="dot" w:pos="9350"/>
            </w:tabs>
            <w:rPr>
              <w:rFonts w:cstheme="minorBidi"/>
              <w:noProof/>
              <w:sz w:val="24"/>
              <w:lang w:val="en-CA" w:bidi="ar-SA"/>
            </w:rPr>
          </w:pPr>
          <w:hyperlink w:anchor="_Toc31283033" w:history="1">
            <w:r w:rsidRPr="00F214B1">
              <w:rPr>
                <w:rStyle w:val="Hyperlink"/>
                <w:rFonts w:ascii="Times New Roman" w:hAnsi="Times New Roman"/>
                <w:noProof/>
                <w:snapToGrid w:val="0"/>
                <w:w w:val="0"/>
              </w:rPr>
              <w:t>6.3</w:t>
            </w:r>
            <w:r>
              <w:rPr>
                <w:rFonts w:cstheme="minorBidi"/>
                <w:noProof/>
                <w:sz w:val="24"/>
                <w:lang w:val="en-CA" w:bidi="ar-SA"/>
              </w:rPr>
              <w:tab/>
            </w:r>
            <w:r w:rsidRPr="00F214B1">
              <w:rPr>
                <w:rStyle w:val="Hyperlink"/>
                <w:noProof/>
              </w:rPr>
              <w:t>Person Ontology</w:t>
            </w:r>
            <w:r>
              <w:rPr>
                <w:noProof/>
                <w:webHidden/>
              </w:rPr>
              <w:tab/>
            </w:r>
            <w:r>
              <w:rPr>
                <w:noProof/>
                <w:webHidden/>
              </w:rPr>
              <w:fldChar w:fldCharType="begin"/>
            </w:r>
            <w:r>
              <w:rPr>
                <w:noProof/>
                <w:webHidden/>
              </w:rPr>
              <w:instrText xml:space="preserve"> PAGEREF _Toc31283033 \h </w:instrText>
            </w:r>
            <w:r>
              <w:rPr>
                <w:noProof/>
                <w:webHidden/>
              </w:rPr>
            </w:r>
            <w:r>
              <w:rPr>
                <w:noProof/>
                <w:webHidden/>
              </w:rPr>
              <w:fldChar w:fldCharType="separate"/>
            </w:r>
            <w:r>
              <w:rPr>
                <w:noProof/>
                <w:webHidden/>
              </w:rPr>
              <w:t>58</w:t>
            </w:r>
            <w:r>
              <w:rPr>
                <w:noProof/>
                <w:webHidden/>
              </w:rPr>
              <w:fldChar w:fldCharType="end"/>
            </w:r>
          </w:hyperlink>
        </w:p>
        <w:p w14:paraId="056CA945" w14:textId="2785432B" w:rsidR="00C73696" w:rsidRDefault="00C73696">
          <w:pPr>
            <w:pStyle w:val="TOC2"/>
            <w:tabs>
              <w:tab w:val="left" w:pos="720"/>
              <w:tab w:val="right" w:leader="dot" w:pos="9350"/>
            </w:tabs>
            <w:rPr>
              <w:rFonts w:cstheme="minorBidi"/>
              <w:noProof/>
              <w:sz w:val="24"/>
              <w:lang w:val="en-CA" w:bidi="ar-SA"/>
            </w:rPr>
          </w:pPr>
          <w:hyperlink w:anchor="_Toc31283034" w:history="1">
            <w:r w:rsidRPr="00F214B1">
              <w:rPr>
                <w:rStyle w:val="Hyperlink"/>
                <w:rFonts w:ascii="Times New Roman" w:hAnsi="Times New Roman"/>
                <w:noProof/>
                <w:snapToGrid w:val="0"/>
                <w:w w:val="0"/>
              </w:rPr>
              <w:t>6.4</w:t>
            </w:r>
            <w:r>
              <w:rPr>
                <w:rFonts w:cstheme="minorBidi"/>
                <w:noProof/>
                <w:sz w:val="24"/>
                <w:lang w:val="en-CA" w:bidi="ar-SA"/>
              </w:rPr>
              <w:tab/>
            </w:r>
            <w:r w:rsidRPr="00F214B1">
              <w:rPr>
                <w:rStyle w:val="Hyperlink"/>
                <w:noProof/>
              </w:rPr>
              <w:t>Household Ontology</w:t>
            </w:r>
            <w:r>
              <w:rPr>
                <w:noProof/>
                <w:webHidden/>
              </w:rPr>
              <w:tab/>
            </w:r>
            <w:r>
              <w:rPr>
                <w:noProof/>
                <w:webHidden/>
              </w:rPr>
              <w:fldChar w:fldCharType="begin"/>
            </w:r>
            <w:r>
              <w:rPr>
                <w:noProof/>
                <w:webHidden/>
              </w:rPr>
              <w:instrText xml:space="preserve"> PAGEREF _Toc31283034 \h </w:instrText>
            </w:r>
            <w:r>
              <w:rPr>
                <w:noProof/>
                <w:webHidden/>
              </w:rPr>
            </w:r>
            <w:r>
              <w:rPr>
                <w:noProof/>
                <w:webHidden/>
              </w:rPr>
              <w:fldChar w:fldCharType="separate"/>
            </w:r>
            <w:r>
              <w:rPr>
                <w:noProof/>
                <w:webHidden/>
              </w:rPr>
              <w:t>60</w:t>
            </w:r>
            <w:r>
              <w:rPr>
                <w:noProof/>
                <w:webHidden/>
              </w:rPr>
              <w:fldChar w:fldCharType="end"/>
            </w:r>
          </w:hyperlink>
        </w:p>
        <w:p w14:paraId="34A65F35" w14:textId="60A3F367" w:rsidR="00C73696" w:rsidRDefault="00C73696">
          <w:pPr>
            <w:pStyle w:val="TOC2"/>
            <w:tabs>
              <w:tab w:val="left" w:pos="720"/>
              <w:tab w:val="right" w:leader="dot" w:pos="9350"/>
            </w:tabs>
            <w:rPr>
              <w:rFonts w:cstheme="minorBidi"/>
              <w:noProof/>
              <w:sz w:val="24"/>
              <w:lang w:val="en-CA" w:bidi="ar-SA"/>
            </w:rPr>
          </w:pPr>
          <w:hyperlink w:anchor="_Toc31283035" w:history="1">
            <w:r w:rsidRPr="00F214B1">
              <w:rPr>
                <w:rStyle w:val="Hyperlink"/>
                <w:rFonts w:ascii="Times New Roman" w:hAnsi="Times New Roman"/>
                <w:noProof/>
                <w:snapToGrid w:val="0"/>
                <w:w w:val="0"/>
              </w:rPr>
              <w:t>6.5</w:t>
            </w:r>
            <w:r>
              <w:rPr>
                <w:rFonts w:cstheme="minorBidi"/>
                <w:noProof/>
                <w:sz w:val="24"/>
                <w:lang w:val="en-CA" w:bidi="ar-SA"/>
              </w:rPr>
              <w:tab/>
            </w:r>
            <w:r w:rsidRPr="00F214B1">
              <w:rPr>
                <w:rStyle w:val="Hyperlink"/>
                <w:noProof/>
              </w:rPr>
              <w:t>Organization Ontology</w:t>
            </w:r>
            <w:r>
              <w:rPr>
                <w:noProof/>
                <w:webHidden/>
              </w:rPr>
              <w:tab/>
            </w:r>
            <w:r>
              <w:rPr>
                <w:noProof/>
                <w:webHidden/>
              </w:rPr>
              <w:fldChar w:fldCharType="begin"/>
            </w:r>
            <w:r>
              <w:rPr>
                <w:noProof/>
                <w:webHidden/>
              </w:rPr>
              <w:instrText xml:space="preserve"> PAGEREF _Toc31283035 \h </w:instrText>
            </w:r>
            <w:r>
              <w:rPr>
                <w:noProof/>
                <w:webHidden/>
              </w:rPr>
            </w:r>
            <w:r>
              <w:rPr>
                <w:noProof/>
                <w:webHidden/>
              </w:rPr>
              <w:fldChar w:fldCharType="separate"/>
            </w:r>
            <w:r>
              <w:rPr>
                <w:noProof/>
                <w:webHidden/>
              </w:rPr>
              <w:t>63</w:t>
            </w:r>
            <w:r>
              <w:rPr>
                <w:noProof/>
                <w:webHidden/>
              </w:rPr>
              <w:fldChar w:fldCharType="end"/>
            </w:r>
          </w:hyperlink>
        </w:p>
        <w:p w14:paraId="6D9F555C" w14:textId="70CBB307" w:rsidR="00C73696" w:rsidRDefault="00C73696">
          <w:pPr>
            <w:pStyle w:val="TOC2"/>
            <w:tabs>
              <w:tab w:val="left" w:pos="720"/>
              <w:tab w:val="right" w:leader="dot" w:pos="9350"/>
            </w:tabs>
            <w:rPr>
              <w:rFonts w:cstheme="minorBidi"/>
              <w:noProof/>
              <w:sz w:val="24"/>
              <w:lang w:val="en-CA" w:bidi="ar-SA"/>
            </w:rPr>
          </w:pPr>
          <w:hyperlink w:anchor="_Toc31283036" w:history="1">
            <w:r w:rsidRPr="00F214B1">
              <w:rPr>
                <w:rStyle w:val="Hyperlink"/>
                <w:rFonts w:ascii="Times New Roman" w:hAnsi="Times New Roman"/>
                <w:noProof/>
                <w:snapToGrid w:val="0"/>
                <w:w w:val="0"/>
              </w:rPr>
              <w:t>6.6</w:t>
            </w:r>
            <w:r>
              <w:rPr>
                <w:rFonts w:cstheme="minorBidi"/>
                <w:noProof/>
                <w:sz w:val="24"/>
                <w:lang w:val="en-CA" w:bidi="ar-SA"/>
              </w:rPr>
              <w:tab/>
            </w:r>
            <w:r w:rsidRPr="00F214B1">
              <w:rPr>
                <w:rStyle w:val="Hyperlink"/>
                <w:noProof/>
              </w:rPr>
              <w:t>Building Ontology</w:t>
            </w:r>
            <w:r>
              <w:rPr>
                <w:noProof/>
                <w:webHidden/>
              </w:rPr>
              <w:tab/>
            </w:r>
            <w:r>
              <w:rPr>
                <w:noProof/>
                <w:webHidden/>
              </w:rPr>
              <w:fldChar w:fldCharType="begin"/>
            </w:r>
            <w:r>
              <w:rPr>
                <w:noProof/>
                <w:webHidden/>
              </w:rPr>
              <w:instrText xml:space="preserve"> PAGEREF _Toc31283036 \h </w:instrText>
            </w:r>
            <w:r>
              <w:rPr>
                <w:noProof/>
                <w:webHidden/>
              </w:rPr>
            </w:r>
            <w:r>
              <w:rPr>
                <w:noProof/>
                <w:webHidden/>
              </w:rPr>
              <w:fldChar w:fldCharType="separate"/>
            </w:r>
            <w:r>
              <w:rPr>
                <w:noProof/>
                <w:webHidden/>
              </w:rPr>
              <w:t>68</w:t>
            </w:r>
            <w:r>
              <w:rPr>
                <w:noProof/>
                <w:webHidden/>
              </w:rPr>
              <w:fldChar w:fldCharType="end"/>
            </w:r>
          </w:hyperlink>
        </w:p>
        <w:p w14:paraId="149A93D9" w14:textId="0B98E4AD" w:rsidR="00C73696" w:rsidRDefault="00C73696">
          <w:pPr>
            <w:pStyle w:val="TOC2"/>
            <w:tabs>
              <w:tab w:val="left" w:pos="720"/>
              <w:tab w:val="right" w:leader="dot" w:pos="9350"/>
            </w:tabs>
            <w:rPr>
              <w:rFonts w:cstheme="minorBidi"/>
              <w:noProof/>
              <w:sz w:val="24"/>
              <w:lang w:val="en-CA" w:bidi="ar-SA"/>
            </w:rPr>
          </w:pPr>
          <w:hyperlink w:anchor="_Toc31283037" w:history="1">
            <w:r w:rsidRPr="00F214B1">
              <w:rPr>
                <w:rStyle w:val="Hyperlink"/>
                <w:rFonts w:ascii="Times New Roman" w:hAnsi="Times New Roman"/>
                <w:noProof/>
                <w:snapToGrid w:val="0"/>
                <w:w w:val="0"/>
              </w:rPr>
              <w:t>6.7</w:t>
            </w:r>
            <w:r>
              <w:rPr>
                <w:rFonts w:cstheme="minorBidi"/>
                <w:noProof/>
                <w:sz w:val="24"/>
                <w:lang w:val="en-CA" w:bidi="ar-SA"/>
              </w:rPr>
              <w:tab/>
            </w:r>
            <w:r w:rsidRPr="00F214B1">
              <w:rPr>
                <w:rStyle w:val="Hyperlink"/>
                <w:noProof/>
              </w:rPr>
              <w:t>Vehicle Ontology</w:t>
            </w:r>
            <w:r>
              <w:rPr>
                <w:noProof/>
                <w:webHidden/>
              </w:rPr>
              <w:tab/>
            </w:r>
            <w:r>
              <w:rPr>
                <w:noProof/>
                <w:webHidden/>
              </w:rPr>
              <w:fldChar w:fldCharType="begin"/>
            </w:r>
            <w:r>
              <w:rPr>
                <w:noProof/>
                <w:webHidden/>
              </w:rPr>
              <w:instrText xml:space="preserve"> PAGEREF _Toc31283037 \h </w:instrText>
            </w:r>
            <w:r>
              <w:rPr>
                <w:noProof/>
                <w:webHidden/>
              </w:rPr>
            </w:r>
            <w:r>
              <w:rPr>
                <w:noProof/>
                <w:webHidden/>
              </w:rPr>
              <w:fldChar w:fldCharType="separate"/>
            </w:r>
            <w:r>
              <w:rPr>
                <w:noProof/>
                <w:webHidden/>
              </w:rPr>
              <w:t>72</w:t>
            </w:r>
            <w:r>
              <w:rPr>
                <w:noProof/>
                <w:webHidden/>
              </w:rPr>
              <w:fldChar w:fldCharType="end"/>
            </w:r>
          </w:hyperlink>
        </w:p>
        <w:p w14:paraId="0926B531" w14:textId="3828B82B" w:rsidR="00C73696" w:rsidRDefault="00C73696">
          <w:pPr>
            <w:pStyle w:val="TOC2"/>
            <w:tabs>
              <w:tab w:val="left" w:pos="720"/>
              <w:tab w:val="right" w:leader="dot" w:pos="9350"/>
            </w:tabs>
            <w:rPr>
              <w:rFonts w:cstheme="minorBidi"/>
              <w:noProof/>
              <w:sz w:val="24"/>
              <w:lang w:val="en-CA" w:bidi="ar-SA"/>
            </w:rPr>
          </w:pPr>
          <w:hyperlink w:anchor="_Toc31283038" w:history="1">
            <w:r w:rsidRPr="00F214B1">
              <w:rPr>
                <w:rStyle w:val="Hyperlink"/>
                <w:rFonts w:ascii="Times New Roman" w:hAnsi="Times New Roman"/>
                <w:noProof/>
                <w:snapToGrid w:val="0"/>
                <w:w w:val="0"/>
              </w:rPr>
              <w:t>6.8</w:t>
            </w:r>
            <w:r>
              <w:rPr>
                <w:rFonts w:cstheme="minorBidi"/>
                <w:noProof/>
                <w:sz w:val="24"/>
                <w:lang w:val="en-CA" w:bidi="ar-SA"/>
              </w:rPr>
              <w:tab/>
            </w:r>
            <w:r w:rsidRPr="00F214B1">
              <w:rPr>
                <w:rStyle w:val="Hyperlink"/>
                <w:noProof/>
              </w:rPr>
              <w:t>Transportation System Ontology</w:t>
            </w:r>
            <w:r>
              <w:rPr>
                <w:noProof/>
                <w:webHidden/>
              </w:rPr>
              <w:tab/>
            </w:r>
            <w:r>
              <w:rPr>
                <w:noProof/>
                <w:webHidden/>
              </w:rPr>
              <w:fldChar w:fldCharType="begin"/>
            </w:r>
            <w:r>
              <w:rPr>
                <w:noProof/>
                <w:webHidden/>
              </w:rPr>
              <w:instrText xml:space="preserve"> PAGEREF _Toc31283038 \h </w:instrText>
            </w:r>
            <w:r>
              <w:rPr>
                <w:noProof/>
                <w:webHidden/>
              </w:rPr>
            </w:r>
            <w:r>
              <w:rPr>
                <w:noProof/>
                <w:webHidden/>
              </w:rPr>
              <w:fldChar w:fldCharType="separate"/>
            </w:r>
            <w:r>
              <w:rPr>
                <w:noProof/>
                <w:webHidden/>
              </w:rPr>
              <w:t>74</w:t>
            </w:r>
            <w:r>
              <w:rPr>
                <w:noProof/>
                <w:webHidden/>
              </w:rPr>
              <w:fldChar w:fldCharType="end"/>
            </w:r>
          </w:hyperlink>
        </w:p>
        <w:p w14:paraId="2D01C59C" w14:textId="3B73D7F5" w:rsidR="00C73696" w:rsidRDefault="00C73696">
          <w:pPr>
            <w:pStyle w:val="TOC3"/>
            <w:tabs>
              <w:tab w:val="left" w:pos="1200"/>
              <w:tab w:val="right" w:leader="dot" w:pos="9350"/>
            </w:tabs>
            <w:rPr>
              <w:rFonts w:cstheme="minorBidi"/>
              <w:noProof/>
              <w:sz w:val="24"/>
              <w:lang w:val="en-CA" w:bidi="ar-SA"/>
            </w:rPr>
          </w:pPr>
          <w:hyperlink w:anchor="_Toc31283039" w:history="1">
            <w:r w:rsidRPr="00F214B1">
              <w:rPr>
                <w:rStyle w:val="Hyperlink"/>
                <w:noProof/>
              </w:rPr>
              <w:t>6.8.1</w:t>
            </w:r>
            <w:r>
              <w:rPr>
                <w:rFonts w:cstheme="minorBidi"/>
                <w:noProof/>
                <w:sz w:val="24"/>
                <w:lang w:val="en-CA" w:bidi="ar-SA"/>
              </w:rPr>
              <w:tab/>
            </w:r>
            <w:r w:rsidRPr="00F214B1">
              <w:rPr>
                <w:rStyle w:val="Hyperlink"/>
                <w:noProof/>
              </w:rPr>
              <w:t>Travel Costs</w:t>
            </w:r>
            <w:r>
              <w:rPr>
                <w:noProof/>
                <w:webHidden/>
              </w:rPr>
              <w:tab/>
            </w:r>
            <w:r>
              <w:rPr>
                <w:noProof/>
                <w:webHidden/>
              </w:rPr>
              <w:fldChar w:fldCharType="begin"/>
            </w:r>
            <w:r>
              <w:rPr>
                <w:noProof/>
                <w:webHidden/>
              </w:rPr>
              <w:instrText xml:space="preserve"> PAGEREF _Toc31283039 \h </w:instrText>
            </w:r>
            <w:r>
              <w:rPr>
                <w:noProof/>
                <w:webHidden/>
              </w:rPr>
            </w:r>
            <w:r>
              <w:rPr>
                <w:noProof/>
                <w:webHidden/>
              </w:rPr>
              <w:fldChar w:fldCharType="separate"/>
            </w:r>
            <w:r>
              <w:rPr>
                <w:noProof/>
                <w:webHidden/>
              </w:rPr>
              <w:t>86</w:t>
            </w:r>
            <w:r>
              <w:rPr>
                <w:noProof/>
                <w:webHidden/>
              </w:rPr>
              <w:fldChar w:fldCharType="end"/>
            </w:r>
          </w:hyperlink>
        </w:p>
        <w:p w14:paraId="3806BCFA" w14:textId="461759EF" w:rsidR="00C73696" w:rsidRDefault="00C73696">
          <w:pPr>
            <w:pStyle w:val="TOC2"/>
            <w:tabs>
              <w:tab w:val="left" w:pos="720"/>
              <w:tab w:val="right" w:leader="dot" w:pos="9350"/>
            </w:tabs>
            <w:rPr>
              <w:rFonts w:cstheme="minorBidi"/>
              <w:noProof/>
              <w:sz w:val="24"/>
              <w:lang w:val="en-CA" w:bidi="ar-SA"/>
            </w:rPr>
          </w:pPr>
          <w:hyperlink w:anchor="_Toc31283040" w:history="1">
            <w:r w:rsidRPr="00F214B1">
              <w:rPr>
                <w:rStyle w:val="Hyperlink"/>
                <w:rFonts w:ascii="Times New Roman" w:hAnsi="Times New Roman"/>
                <w:noProof/>
                <w:snapToGrid w:val="0"/>
                <w:w w:val="0"/>
              </w:rPr>
              <w:t>6.9</w:t>
            </w:r>
            <w:r>
              <w:rPr>
                <w:rFonts w:cstheme="minorBidi"/>
                <w:noProof/>
                <w:sz w:val="24"/>
                <w:lang w:val="en-CA" w:bidi="ar-SA"/>
              </w:rPr>
              <w:tab/>
            </w:r>
            <w:r w:rsidRPr="00F214B1">
              <w:rPr>
                <w:rStyle w:val="Hyperlink"/>
                <w:noProof/>
              </w:rPr>
              <w:t>Parking Ontology</w:t>
            </w:r>
            <w:r>
              <w:rPr>
                <w:noProof/>
                <w:webHidden/>
              </w:rPr>
              <w:tab/>
            </w:r>
            <w:r>
              <w:rPr>
                <w:noProof/>
                <w:webHidden/>
              </w:rPr>
              <w:fldChar w:fldCharType="begin"/>
            </w:r>
            <w:r>
              <w:rPr>
                <w:noProof/>
                <w:webHidden/>
              </w:rPr>
              <w:instrText xml:space="preserve"> PAGEREF _Toc31283040 \h </w:instrText>
            </w:r>
            <w:r>
              <w:rPr>
                <w:noProof/>
                <w:webHidden/>
              </w:rPr>
            </w:r>
            <w:r>
              <w:rPr>
                <w:noProof/>
                <w:webHidden/>
              </w:rPr>
              <w:fldChar w:fldCharType="separate"/>
            </w:r>
            <w:r>
              <w:rPr>
                <w:noProof/>
                <w:webHidden/>
              </w:rPr>
              <w:t>88</w:t>
            </w:r>
            <w:r>
              <w:rPr>
                <w:noProof/>
                <w:webHidden/>
              </w:rPr>
              <w:fldChar w:fldCharType="end"/>
            </w:r>
          </w:hyperlink>
        </w:p>
        <w:p w14:paraId="758C8B59" w14:textId="23E79784" w:rsidR="00C73696" w:rsidRDefault="00C73696">
          <w:pPr>
            <w:pStyle w:val="TOC2"/>
            <w:tabs>
              <w:tab w:val="left" w:pos="960"/>
              <w:tab w:val="right" w:leader="dot" w:pos="9350"/>
            </w:tabs>
            <w:rPr>
              <w:rFonts w:cstheme="minorBidi"/>
              <w:noProof/>
              <w:sz w:val="24"/>
              <w:lang w:val="en-CA" w:bidi="ar-SA"/>
            </w:rPr>
          </w:pPr>
          <w:hyperlink w:anchor="_Toc31283041" w:history="1">
            <w:r w:rsidRPr="00F214B1">
              <w:rPr>
                <w:rStyle w:val="Hyperlink"/>
                <w:rFonts w:ascii="Times New Roman" w:hAnsi="Times New Roman"/>
                <w:noProof/>
                <w:snapToGrid w:val="0"/>
                <w:w w:val="0"/>
              </w:rPr>
              <w:t>6.10</w:t>
            </w:r>
            <w:r>
              <w:rPr>
                <w:rFonts w:cstheme="minorBidi"/>
                <w:noProof/>
                <w:sz w:val="24"/>
                <w:lang w:val="en-CA" w:bidi="ar-SA"/>
              </w:rPr>
              <w:tab/>
            </w:r>
            <w:r w:rsidRPr="00F214B1">
              <w:rPr>
                <w:rStyle w:val="Hyperlink"/>
                <w:noProof/>
              </w:rPr>
              <w:t>Public Transit Ontology</w:t>
            </w:r>
            <w:r>
              <w:rPr>
                <w:noProof/>
                <w:webHidden/>
              </w:rPr>
              <w:tab/>
            </w:r>
            <w:r>
              <w:rPr>
                <w:noProof/>
                <w:webHidden/>
              </w:rPr>
              <w:fldChar w:fldCharType="begin"/>
            </w:r>
            <w:r>
              <w:rPr>
                <w:noProof/>
                <w:webHidden/>
              </w:rPr>
              <w:instrText xml:space="preserve"> PAGEREF _Toc31283041 \h </w:instrText>
            </w:r>
            <w:r>
              <w:rPr>
                <w:noProof/>
                <w:webHidden/>
              </w:rPr>
            </w:r>
            <w:r>
              <w:rPr>
                <w:noProof/>
                <w:webHidden/>
              </w:rPr>
              <w:fldChar w:fldCharType="separate"/>
            </w:r>
            <w:r>
              <w:rPr>
                <w:noProof/>
                <w:webHidden/>
              </w:rPr>
              <w:t>93</w:t>
            </w:r>
            <w:r>
              <w:rPr>
                <w:noProof/>
                <w:webHidden/>
              </w:rPr>
              <w:fldChar w:fldCharType="end"/>
            </w:r>
          </w:hyperlink>
        </w:p>
        <w:p w14:paraId="2BCACEF1" w14:textId="0A1B25FA" w:rsidR="00C73696" w:rsidRDefault="00C73696">
          <w:pPr>
            <w:pStyle w:val="TOC2"/>
            <w:tabs>
              <w:tab w:val="left" w:pos="960"/>
              <w:tab w:val="right" w:leader="dot" w:pos="9350"/>
            </w:tabs>
            <w:rPr>
              <w:rFonts w:cstheme="minorBidi"/>
              <w:noProof/>
              <w:sz w:val="24"/>
              <w:lang w:val="en-CA" w:bidi="ar-SA"/>
            </w:rPr>
          </w:pPr>
          <w:hyperlink w:anchor="_Toc31283042" w:history="1">
            <w:r w:rsidRPr="00F214B1">
              <w:rPr>
                <w:rStyle w:val="Hyperlink"/>
                <w:rFonts w:ascii="Times New Roman" w:hAnsi="Times New Roman"/>
                <w:noProof/>
                <w:snapToGrid w:val="0"/>
                <w:w w:val="0"/>
              </w:rPr>
              <w:t>6.11</w:t>
            </w:r>
            <w:r>
              <w:rPr>
                <w:rFonts w:cstheme="minorBidi"/>
                <w:noProof/>
                <w:sz w:val="24"/>
                <w:lang w:val="en-CA" w:bidi="ar-SA"/>
              </w:rPr>
              <w:tab/>
            </w:r>
            <w:r w:rsidRPr="00F214B1">
              <w:rPr>
                <w:rStyle w:val="Hyperlink"/>
                <w:noProof/>
              </w:rPr>
              <w:t>Land Use Ontology</w:t>
            </w:r>
            <w:r>
              <w:rPr>
                <w:noProof/>
                <w:webHidden/>
              </w:rPr>
              <w:tab/>
            </w:r>
            <w:r>
              <w:rPr>
                <w:noProof/>
                <w:webHidden/>
              </w:rPr>
              <w:fldChar w:fldCharType="begin"/>
            </w:r>
            <w:r>
              <w:rPr>
                <w:noProof/>
                <w:webHidden/>
              </w:rPr>
              <w:instrText xml:space="preserve"> PAGEREF _Toc31283042 \h </w:instrText>
            </w:r>
            <w:r>
              <w:rPr>
                <w:noProof/>
                <w:webHidden/>
              </w:rPr>
            </w:r>
            <w:r>
              <w:rPr>
                <w:noProof/>
                <w:webHidden/>
              </w:rPr>
              <w:fldChar w:fldCharType="separate"/>
            </w:r>
            <w:r>
              <w:rPr>
                <w:noProof/>
                <w:webHidden/>
              </w:rPr>
              <w:t>100</w:t>
            </w:r>
            <w:r>
              <w:rPr>
                <w:noProof/>
                <w:webHidden/>
              </w:rPr>
              <w:fldChar w:fldCharType="end"/>
            </w:r>
          </w:hyperlink>
        </w:p>
        <w:p w14:paraId="1E71C5E6" w14:textId="140BAE11" w:rsidR="00C73696" w:rsidRDefault="00C73696">
          <w:pPr>
            <w:pStyle w:val="TOC2"/>
            <w:tabs>
              <w:tab w:val="left" w:pos="960"/>
              <w:tab w:val="right" w:leader="dot" w:pos="9350"/>
            </w:tabs>
            <w:rPr>
              <w:rFonts w:cstheme="minorBidi"/>
              <w:noProof/>
              <w:sz w:val="24"/>
              <w:lang w:val="en-CA" w:bidi="ar-SA"/>
            </w:rPr>
          </w:pPr>
          <w:hyperlink w:anchor="_Toc31283043" w:history="1">
            <w:r w:rsidRPr="00F214B1">
              <w:rPr>
                <w:rStyle w:val="Hyperlink"/>
                <w:rFonts w:ascii="Times New Roman" w:hAnsi="Times New Roman"/>
                <w:noProof/>
                <w:snapToGrid w:val="0"/>
                <w:w w:val="0"/>
              </w:rPr>
              <w:t>6.12</w:t>
            </w:r>
            <w:r>
              <w:rPr>
                <w:rFonts w:cstheme="minorBidi"/>
                <w:noProof/>
                <w:sz w:val="24"/>
                <w:lang w:val="en-CA" w:bidi="ar-SA"/>
              </w:rPr>
              <w:tab/>
            </w:r>
            <w:r w:rsidRPr="00F214B1">
              <w:rPr>
                <w:rStyle w:val="Hyperlink"/>
                <w:noProof/>
              </w:rPr>
              <w:t>Trip Ontology</w:t>
            </w:r>
            <w:r>
              <w:rPr>
                <w:noProof/>
                <w:webHidden/>
              </w:rPr>
              <w:tab/>
            </w:r>
            <w:r>
              <w:rPr>
                <w:noProof/>
                <w:webHidden/>
              </w:rPr>
              <w:fldChar w:fldCharType="begin"/>
            </w:r>
            <w:r>
              <w:rPr>
                <w:noProof/>
                <w:webHidden/>
              </w:rPr>
              <w:instrText xml:space="preserve"> PAGEREF _Toc31283043 \h </w:instrText>
            </w:r>
            <w:r>
              <w:rPr>
                <w:noProof/>
                <w:webHidden/>
              </w:rPr>
            </w:r>
            <w:r>
              <w:rPr>
                <w:noProof/>
                <w:webHidden/>
              </w:rPr>
              <w:fldChar w:fldCharType="separate"/>
            </w:r>
            <w:r>
              <w:rPr>
                <w:noProof/>
                <w:webHidden/>
              </w:rPr>
              <w:t>106</w:t>
            </w:r>
            <w:r>
              <w:rPr>
                <w:noProof/>
                <w:webHidden/>
              </w:rPr>
              <w:fldChar w:fldCharType="end"/>
            </w:r>
          </w:hyperlink>
        </w:p>
        <w:p w14:paraId="0DC1D3F0" w14:textId="3E2C7060" w:rsidR="00C73696" w:rsidRDefault="00C73696">
          <w:pPr>
            <w:pStyle w:val="TOC3"/>
            <w:tabs>
              <w:tab w:val="left" w:pos="1200"/>
              <w:tab w:val="right" w:leader="dot" w:pos="9350"/>
            </w:tabs>
            <w:rPr>
              <w:rFonts w:cstheme="minorBidi"/>
              <w:noProof/>
              <w:sz w:val="24"/>
              <w:lang w:val="en-CA" w:bidi="ar-SA"/>
            </w:rPr>
          </w:pPr>
          <w:hyperlink w:anchor="_Toc31283044" w:history="1">
            <w:r w:rsidRPr="00F214B1">
              <w:rPr>
                <w:rStyle w:val="Hyperlink"/>
                <w:noProof/>
              </w:rPr>
              <w:t>6.12.1</w:t>
            </w:r>
            <w:r>
              <w:rPr>
                <w:rFonts w:cstheme="minorBidi"/>
                <w:noProof/>
                <w:sz w:val="24"/>
                <w:lang w:val="en-CA" w:bidi="ar-SA"/>
              </w:rPr>
              <w:tab/>
            </w:r>
            <w:r w:rsidRPr="00F214B1">
              <w:rPr>
                <w:rStyle w:val="Hyperlink"/>
                <w:noProof/>
              </w:rPr>
              <w:t>Trip Costs</w:t>
            </w:r>
            <w:r>
              <w:rPr>
                <w:noProof/>
                <w:webHidden/>
              </w:rPr>
              <w:tab/>
            </w:r>
            <w:r>
              <w:rPr>
                <w:noProof/>
                <w:webHidden/>
              </w:rPr>
              <w:fldChar w:fldCharType="begin"/>
            </w:r>
            <w:r>
              <w:rPr>
                <w:noProof/>
                <w:webHidden/>
              </w:rPr>
              <w:instrText xml:space="preserve"> PAGEREF _Toc31283044 \h </w:instrText>
            </w:r>
            <w:r>
              <w:rPr>
                <w:noProof/>
                <w:webHidden/>
              </w:rPr>
            </w:r>
            <w:r>
              <w:rPr>
                <w:noProof/>
                <w:webHidden/>
              </w:rPr>
              <w:fldChar w:fldCharType="separate"/>
            </w:r>
            <w:r>
              <w:rPr>
                <w:noProof/>
                <w:webHidden/>
              </w:rPr>
              <w:t>108</w:t>
            </w:r>
            <w:r>
              <w:rPr>
                <w:noProof/>
                <w:webHidden/>
              </w:rPr>
              <w:fldChar w:fldCharType="end"/>
            </w:r>
          </w:hyperlink>
        </w:p>
        <w:p w14:paraId="5FEC4752" w14:textId="61A83498" w:rsidR="00C73696" w:rsidRDefault="00C73696">
          <w:pPr>
            <w:pStyle w:val="TOC2"/>
            <w:tabs>
              <w:tab w:val="left" w:pos="960"/>
              <w:tab w:val="right" w:leader="dot" w:pos="9350"/>
            </w:tabs>
            <w:rPr>
              <w:rFonts w:cstheme="minorBidi"/>
              <w:noProof/>
              <w:sz w:val="24"/>
              <w:lang w:val="en-CA" w:bidi="ar-SA"/>
            </w:rPr>
          </w:pPr>
          <w:hyperlink w:anchor="_Toc31283045" w:history="1">
            <w:r w:rsidRPr="00F214B1">
              <w:rPr>
                <w:rStyle w:val="Hyperlink"/>
                <w:rFonts w:ascii="Times New Roman" w:hAnsi="Times New Roman"/>
                <w:noProof/>
                <w:snapToGrid w:val="0"/>
                <w:w w:val="0"/>
              </w:rPr>
              <w:t>6.13</w:t>
            </w:r>
            <w:r>
              <w:rPr>
                <w:rFonts w:cstheme="minorBidi"/>
                <w:noProof/>
                <w:sz w:val="24"/>
                <w:lang w:val="en-CA" w:bidi="ar-SA"/>
              </w:rPr>
              <w:tab/>
            </w:r>
            <w:r w:rsidRPr="00F214B1">
              <w:rPr>
                <w:rStyle w:val="Hyperlink"/>
                <w:noProof/>
              </w:rPr>
              <w:t>Urban System Ontology</w:t>
            </w:r>
            <w:r>
              <w:rPr>
                <w:noProof/>
                <w:webHidden/>
              </w:rPr>
              <w:tab/>
            </w:r>
            <w:r>
              <w:rPr>
                <w:noProof/>
                <w:webHidden/>
              </w:rPr>
              <w:fldChar w:fldCharType="begin"/>
            </w:r>
            <w:r>
              <w:rPr>
                <w:noProof/>
                <w:webHidden/>
              </w:rPr>
              <w:instrText xml:space="preserve"> PAGEREF _Toc31283045 \h </w:instrText>
            </w:r>
            <w:r>
              <w:rPr>
                <w:noProof/>
                <w:webHidden/>
              </w:rPr>
            </w:r>
            <w:r>
              <w:rPr>
                <w:noProof/>
                <w:webHidden/>
              </w:rPr>
              <w:fldChar w:fldCharType="separate"/>
            </w:r>
            <w:r>
              <w:rPr>
                <w:noProof/>
                <w:webHidden/>
              </w:rPr>
              <w:t>109</w:t>
            </w:r>
            <w:r>
              <w:rPr>
                <w:noProof/>
                <w:webHidden/>
              </w:rPr>
              <w:fldChar w:fldCharType="end"/>
            </w:r>
          </w:hyperlink>
        </w:p>
        <w:p w14:paraId="06790A48" w14:textId="59A2A0F7" w:rsidR="00C73696" w:rsidRDefault="00C73696">
          <w:pPr>
            <w:pStyle w:val="TOC1"/>
            <w:rPr>
              <w:rFonts w:cstheme="minorBidi"/>
              <w:noProof/>
              <w:sz w:val="24"/>
              <w:lang w:val="en-CA" w:bidi="ar-SA"/>
            </w:rPr>
          </w:pPr>
          <w:hyperlink w:anchor="_Toc31283046" w:history="1">
            <w:r w:rsidRPr="00F214B1">
              <w:rPr>
                <w:rStyle w:val="Hyperlink"/>
                <w:noProof/>
              </w:rPr>
              <w:t>7</w:t>
            </w:r>
            <w:r>
              <w:rPr>
                <w:rFonts w:cstheme="minorBidi"/>
                <w:noProof/>
                <w:sz w:val="24"/>
                <w:lang w:val="en-CA" w:bidi="ar-SA"/>
              </w:rPr>
              <w:tab/>
            </w:r>
            <w:r w:rsidRPr="00F214B1">
              <w:rPr>
                <w:rStyle w:val="Hyperlink"/>
                <w:noProof/>
              </w:rPr>
              <w:t>Extra-logical Design Practices</w:t>
            </w:r>
            <w:r>
              <w:rPr>
                <w:noProof/>
                <w:webHidden/>
              </w:rPr>
              <w:tab/>
            </w:r>
            <w:r>
              <w:rPr>
                <w:noProof/>
                <w:webHidden/>
              </w:rPr>
              <w:fldChar w:fldCharType="begin"/>
            </w:r>
            <w:r>
              <w:rPr>
                <w:noProof/>
                <w:webHidden/>
              </w:rPr>
              <w:instrText xml:space="preserve"> PAGEREF _Toc31283046 \h </w:instrText>
            </w:r>
            <w:r>
              <w:rPr>
                <w:noProof/>
                <w:webHidden/>
              </w:rPr>
            </w:r>
            <w:r>
              <w:rPr>
                <w:noProof/>
                <w:webHidden/>
              </w:rPr>
              <w:fldChar w:fldCharType="separate"/>
            </w:r>
            <w:r>
              <w:rPr>
                <w:noProof/>
                <w:webHidden/>
              </w:rPr>
              <w:t>112</w:t>
            </w:r>
            <w:r>
              <w:rPr>
                <w:noProof/>
                <w:webHidden/>
              </w:rPr>
              <w:fldChar w:fldCharType="end"/>
            </w:r>
          </w:hyperlink>
        </w:p>
        <w:p w14:paraId="6C8C1870" w14:textId="061C1A5B" w:rsidR="00C73696" w:rsidRDefault="00C73696">
          <w:pPr>
            <w:pStyle w:val="TOC1"/>
            <w:rPr>
              <w:rFonts w:cstheme="minorBidi"/>
              <w:noProof/>
              <w:sz w:val="24"/>
              <w:lang w:val="en-CA" w:bidi="ar-SA"/>
            </w:rPr>
          </w:pPr>
          <w:hyperlink w:anchor="_Toc31283047" w:history="1">
            <w:r w:rsidRPr="00F214B1">
              <w:rPr>
                <w:rStyle w:val="Hyperlink"/>
                <w:noProof/>
              </w:rPr>
              <w:t>8</w:t>
            </w:r>
            <w:r>
              <w:rPr>
                <w:rFonts w:cstheme="minorBidi"/>
                <w:noProof/>
                <w:sz w:val="24"/>
                <w:lang w:val="en-CA" w:bidi="ar-SA"/>
              </w:rPr>
              <w:tab/>
            </w:r>
            <w:r w:rsidRPr="00F214B1">
              <w:rPr>
                <w:rStyle w:val="Hyperlink"/>
                <w:noProof/>
              </w:rPr>
              <w:t>Evaluation</w:t>
            </w:r>
            <w:r>
              <w:rPr>
                <w:noProof/>
                <w:webHidden/>
              </w:rPr>
              <w:tab/>
            </w:r>
            <w:r>
              <w:rPr>
                <w:noProof/>
                <w:webHidden/>
              </w:rPr>
              <w:fldChar w:fldCharType="begin"/>
            </w:r>
            <w:r>
              <w:rPr>
                <w:noProof/>
                <w:webHidden/>
              </w:rPr>
              <w:instrText xml:space="preserve"> PAGEREF _Toc31283047 \h </w:instrText>
            </w:r>
            <w:r>
              <w:rPr>
                <w:noProof/>
                <w:webHidden/>
              </w:rPr>
            </w:r>
            <w:r>
              <w:rPr>
                <w:noProof/>
                <w:webHidden/>
              </w:rPr>
              <w:fldChar w:fldCharType="separate"/>
            </w:r>
            <w:r>
              <w:rPr>
                <w:noProof/>
                <w:webHidden/>
              </w:rPr>
              <w:t>113</w:t>
            </w:r>
            <w:r>
              <w:rPr>
                <w:noProof/>
                <w:webHidden/>
              </w:rPr>
              <w:fldChar w:fldCharType="end"/>
            </w:r>
          </w:hyperlink>
        </w:p>
        <w:p w14:paraId="559267F0" w14:textId="7591D07E" w:rsidR="00C73696" w:rsidRDefault="00C73696">
          <w:pPr>
            <w:pStyle w:val="TOC2"/>
            <w:tabs>
              <w:tab w:val="left" w:pos="720"/>
              <w:tab w:val="right" w:leader="dot" w:pos="9350"/>
            </w:tabs>
            <w:rPr>
              <w:rFonts w:cstheme="minorBidi"/>
              <w:noProof/>
              <w:sz w:val="24"/>
              <w:lang w:val="en-CA" w:bidi="ar-SA"/>
            </w:rPr>
          </w:pPr>
          <w:hyperlink w:anchor="_Toc31283048" w:history="1">
            <w:r w:rsidRPr="00F214B1">
              <w:rPr>
                <w:rStyle w:val="Hyperlink"/>
                <w:rFonts w:ascii="Times New Roman" w:hAnsi="Times New Roman"/>
                <w:noProof/>
                <w:snapToGrid w:val="0"/>
                <w:w w:val="0"/>
              </w:rPr>
              <w:t>8.1</w:t>
            </w:r>
            <w:r>
              <w:rPr>
                <w:rFonts w:cstheme="minorBidi"/>
                <w:noProof/>
                <w:sz w:val="24"/>
                <w:lang w:val="en-CA" w:bidi="ar-SA"/>
              </w:rPr>
              <w:tab/>
            </w:r>
            <w:r w:rsidRPr="00F214B1">
              <w:rPr>
                <w:rStyle w:val="Hyperlink"/>
                <w:noProof/>
              </w:rPr>
              <w:t>Consistency</w:t>
            </w:r>
            <w:r>
              <w:rPr>
                <w:noProof/>
                <w:webHidden/>
              </w:rPr>
              <w:tab/>
            </w:r>
            <w:r>
              <w:rPr>
                <w:noProof/>
                <w:webHidden/>
              </w:rPr>
              <w:fldChar w:fldCharType="begin"/>
            </w:r>
            <w:r>
              <w:rPr>
                <w:noProof/>
                <w:webHidden/>
              </w:rPr>
              <w:instrText xml:space="preserve"> PAGEREF _Toc31283048 \h </w:instrText>
            </w:r>
            <w:r>
              <w:rPr>
                <w:noProof/>
                <w:webHidden/>
              </w:rPr>
            </w:r>
            <w:r>
              <w:rPr>
                <w:noProof/>
                <w:webHidden/>
              </w:rPr>
              <w:fldChar w:fldCharType="separate"/>
            </w:r>
            <w:r>
              <w:rPr>
                <w:noProof/>
                <w:webHidden/>
              </w:rPr>
              <w:t>113</w:t>
            </w:r>
            <w:r>
              <w:rPr>
                <w:noProof/>
                <w:webHidden/>
              </w:rPr>
              <w:fldChar w:fldCharType="end"/>
            </w:r>
          </w:hyperlink>
        </w:p>
        <w:p w14:paraId="6CAA47B7" w14:textId="15941806" w:rsidR="00C73696" w:rsidRDefault="00C73696">
          <w:pPr>
            <w:pStyle w:val="TOC2"/>
            <w:tabs>
              <w:tab w:val="left" w:pos="720"/>
              <w:tab w:val="right" w:leader="dot" w:pos="9350"/>
            </w:tabs>
            <w:rPr>
              <w:rFonts w:cstheme="minorBidi"/>
              <w:noProof/>
              <w:sz w:val="24"/>
              <w:lang w:val="en-CA" w:bidi="ar-SA"/>
            </w:rPr>
          </w:pPr>
          <w:hyperlink w:anchor="_Toc31283049" w:history="1">
            <w:r w:rsidRPr="00F214B1">
              <w:rPr>
                <w:rStyle w:val="Hyperlink"/>
                <w:rFonts w:ascii="Times New Roman" w:hAnsi="Times New Roman"/>
                <w:noProof/>
                <w:snapToGrid w:val="0"/>
                <w:w w:val="0"/>
              </w:rPr>
              <w:t>8.2</w:t>
            </w:r>
            <w:r>
              <w:rPr>
                <w:rFonts w:cstheme="minorBidi"/>
                <w:noProof/>
                <w:sz w:val="24"/>
                <w:lang w:val="en-CA" w:bidi="ar-SA"/>
              </w:rPr>
              <w:tab/>
            </w:r>
            <w:r w:rsidRPr="00F214B1">
              <w:rPr>
                <w:rStyle w:val="Hyperlink"/>
                <w:noProof/>
              </w:rPr>
              <w:t>Competency</w:t>
            </w:r>
            <w:r>
              <w:rPr>
                <w:noProof/>
                <w:webHidden/>
              </w:rPr>
              <w:tab/>
            </w:r>
            <w:r>
              <w:rPr>
                <w:noProof/>
                <w:webHidden/>
              </w:rPr>
              <w:fldChar w:fldCharType="begin"/>
            </w:r>
            <w:r>
              <w:rPr>
                <w:noProof/>
                <w:webHidden/>
              </w:rPr>
              <w:instrText xml:space="preserve"> PAGEREF _Toc31283049 \h </w:instrText>
            </w:r>
            <w:r>
              <w:rPr>
                <w:noProof/>
                <w:webHidden/>
              </w:rPr>
            </w:r>
            <w:r>
              <w:rPr>
                <w:noProof/>
                <w:webHidden/>
              </w:rPr>
              <w:fldChar w:fldCharType="separate"/>
            </w:r>
            <w:r>
              <w:rPr>
                <w:noProof/>
                <w:webHidden/>
              </w:rPr>
              <w:t>114</w:t>
            </w:r>
            <w:r>
              <w:rPr>
                <w:noProof/>
                <w:webHidden/>
              </w:rPr>
              <w:fldChar w:fldCharType="end"/>
            </w:r>
          </w:hyperlink>
        </w:p>
        <w:p w14:paraId="5B8E160A" w14:textId="39D1FD42" w:rsidR="00C73696" w:rsidRDefault="00C73696">
          <w:pPr>
            <w:pStyle w:val="TOC3"/>
            <w:tabs>
              <w:tab w:val="left" w:pos="1200"/>
              <w:tab w:val="right" w:leader="dot" w:pos="9350"/>
            </w:tabs>
            <w:rPr>
              <w:rFonts w:cstheme="minorBidi"/>
              <w:noProof/>
              <w:sz w:val="24"/>
              <w:lang w:val="en-CA" w:bidi="ar-SA"/>
            </w:rPr>
          </w:pPr>
          <w:hyperlink w:anchor="_Toc31283050" w:history="1">
            <w:r w:rsidRPr="00F214B1">
              <w:rPr>
                <w:rStyle w:val="Hyperlink"/>
                <w:noProof/>
              </w:rPr>
              <w:t>8.2.1</w:t>
            </w:r>
            <w:r>
              <w:rPr>
                <w:rFonts w:cstheme="minorBidi"/>
                <w:noProof/>
                <w:sz w:val="24"/>
                <w:lang w:val="en-CA" w:bidi="ar-SA"/>
              </w:rPr>
              <w:tab/>
            </w:r>
            <w:r w:rsidRPr="00F214B1">
              <w:rPr>
                <w:rStyle w:val="Hyperlink"/>
                <w:noProof/>
              </w:rPr>
              <w:t>CQs for Land Use and Transportation Simulation</w:t>
            </w:r>
            <w:r>
              <w:rPr>
                <w:noProof/>
                <w:webHidden/>
              </w:rPr>
              <w:tab/>
            </w:r>
            <w:r>
              <w:rPr>
                <w:noProof/>
                <w:webHidden/>
              </w:rPr>
              <w:fldChar w:fldCharType="begin"/>
            </w:r>
            <w:r>
              <w:rPr>
                <w:noProof/>
                <w:webHidden/>
              </w:rPr>
              <w:instrText xml:space="preserve"> PAGEREF _Toc31283050 \h </w:instrText>
            </w:r>
            <w:r>
              <w:rPr>
                <w:noProof/>
                <w:webHidden/>
              </w:rPr>
            </w:r>
            <w:r>
              <w:rPr>
                <w:noProof/>
                <w:webHidden/>
              </w:rPr>
              <w:fldChar w:fldCharType="separate"/>
            </w:r>
            <w:r>
              <w:rPr>
                <w:noProof/>
                <w:webHidden/>
              </w:rPr>
              <w:t>115</w:t>
            </w:r>
            <w:r>
              <w:rPr>
                <w:noProof/>
                <w:webHidden/>
              </w:rPr>
              <w:fldChar w:fldCharType="end"/>
            </w:r>
          </w:hyperlink>
        </w:p>
        <w:p w14:paraId="74F06076" w14:textId="1EB02AF8" w:rsidR="00C73696" w:rsidRDefault="00C73696">
          <w:pPr>
            <w:pStyle w:val="TOC3"/>
            <w:tabs>
              <w:tab w:val="left" w:pos="1200"/>
              <w:tab w:val="right" w:leader="dot" w:pos="9350"/>
            </w:tabs>
            <w:rPr>
              <w:rFonts w:cstheme="minorBidi"/>
              <w:noProof/>
              <w:sz w:val="24"/>
              <w:lang w:val="en-CA" w:bidi="ar-SA"/>
            </w:rPr>
          </w:pPr>
          <w:hyperlink w:anchor="_Toc31283051" w:history="1">
            <w:r w:rsidRPr="00F214B1">
              <w:rPr>
                <w:rStyle w:val="Hyperlink"/>
                <w:noProof/>
              </w:rPr>
              <w:t>8.2.2</w:t>
            </w:r>
            <w:r>
              <w:rPr>
                <w:rFonts w:cstheme="minorBidi"/>
                <w:noProof/>
                <w:sz w:val="24"/>
                <w:lang w:val="en-CA" w:bidi="ar-SA"/>
              </w:rPr>
              <w:tab/>
            </w:r>
            <w:r w:rsidRPr="00F214B1">
              <w:rPr>
                <w:rStyle w:val="Hyperlink"/>
                <w:noProof/>
              </w:rPr>
              <w:t>CQs for Transit Research</w:t>
            </w:r>
            <w:r>
              <w:rPr>
                <w:noProof/>
                <w:webHidden/>
              </w:rPr>
              <w:tab/>
            </w:r>
            <w:r>
              <w:rPr>
                <w:noProof/>
                <w:webHidden/>
              </w:rPr>
              <w:fldChar w:fldCharType="begin"/>
            </w:r>
            <w:r>
              <w:rPr>
                <w:noProof/>
                <w:webHidden/>
              </w:rPr>
              <w:instrText xml:space="preserve"> PAGEREF _Toc31283051 \h </w:instrText>
            </w:r>
            <w:r>
              <w:rPr>
                <w:noProof/>
                <w:webHidden/>
              </w:rPr>
            </w:r>
            <w:r>
              <w:rPr>
                <w:noProof/>
                <w:webHidden/>
              </w:rPr>
              <w:fldChar w:fldCharType="separate"/>
            </w:r>
            <w:r>
              <w:rPr>
                <w:noProof/>
                <w:webHidden/>
              </w:rPr>
              <w:t>118</w:t>
            </w:r>
            <w:r>
              <w:rPr>
                <w:noProof/>
                <w:webHidden/>
              </w:rPr>
              <w:fldChar w:fldCharType="end"/>
            </w:r>
          </w:hyperlink>
        </w:p>
        <w:p w14:paraId="44B17F1C" w14:textId="23973899" w:rsidR="00C73696" w:rsidRDefault="00C73696">
          <w:pPr>
            <w:pStyle w:val="TOC3"/>
            <w:tabs>
              <w:tab w:val="left" w:pos="1200"/>
              <w:tab w:val="right" w:leader="dot" w:pos="9350"/>
            </w:tabs>
            <w:rPr>
              <w:rFonts w:cstheme="minorBidi"/>
              <w:noProof/>
              <w:sz w:val="24"/>
              <w:lang w:val="en-CA" w:bidi="ar-SA"/>
            </w:rPr>
          </w:pPr>
          <w:hyperlink w:anchor="_Toc31283052" w:history="1">
            <w:r w:rsidRPr="00F214B1">
              <w:rPr>
                <w:rStyle w:val="Hyperlink"/>
                <w:noProof/>
              </w:rPr>
              <w:t>8.2.3</w:t>
            </w:r>
            <w:r>
              <w:rPr>
                <w:rFonts w:cstheme="minorBidi"/>
                <w:noProof/>
                <w:sz w:val="24"/>
                <w:lang w:val="en-CA" w:bidi="ar-SA"/>
              </w:rPr>
              <w:tab/>
            </w:r>
            <w:r w:rsidRPr="00F214B1">
              <w:rPr>
                <w:rStyle w:val="Hyperlink"/>
                <w:noProof/>
              </w:rPr>
              <w:t>CQs for Smart Parking Applications</w:t>
            </w:r>
            <w:r>
              <w:rPr>
                <w:noProof/>
                <w:webHidden/>
              </w:rPr>
              <w:tab/>
            </w:r>
            <w:r>
              <w:rPr>
                <w:noProof/>
                <w:webHidden/>
              </w:rPr>
              <w:fldChar w:fldCharType="begin"/>
            </w:r>
            <w:r>
              <w:rPr>
                <w:noProof/>
                <w:webHidden/>
              </w:rPr>
              <w:instrText xml:space="preserve"> PAGEREF _Toc31283052 \h </w:instrText>
            </w:r>
            <w:r>
              <w:rPr>
                <w:noProof/>
                <w:webHidden/>
              </w:rPr>
            </w:r>
            <w:r>
              <w:rPr>
                <w:noProof/>
                <w:webHidden/>
              </w:rPr>
              <w:fldChar w:fldCharType="separate"/>
            </w:r>
            <w:r>
              <w:rPr>
                <w:noProof/>
                <w:webHidden/>
              </w:rPr>
              <w:t>120</w:t>
            </w:r>
            <w:r>
              <w:rPr>
                <w:noProof/>
                <w:webHidden/>
              </w:rPr>
              <w:fldChar w:fldCharType="end"/>
            </w:r>
          </w:hyperlink>
        </w:p>
        <w:p w14:paraId="686632E8" w14:textId="7838BA18" w:rsidR="00C73696" w:rsidRDefault="00C73696">
          <w:pPr>
            <w:pStyle w:val="TOC3"/>
            <w:tabs>
              <w:tab w:val="left" w:pos="1200"/>
              <w:tab w:val="right" w:leader="dot" w:pos="9350"/>
            </w:tabs>
            <w:rPr>
              <w:rFonts w:cstheme="minorBidi"/>
              <w:noProof/>
              <w:sz w:val="24"/>
              <w:lang w:val="en-CA" w:bidi="ar-SA"/>
            </w:rPr>
          </w:pPr>
          <w:hyperlink w:anchor="_Toc31283053" w:history="1">
            <w:r w:rsidRPr="00F214B1">
              <w:rPr>
                <w:rStyle w:val="Hyperlink"/>
                <w:noProof/>
              </w:rPr>
              <w:t>8.2.4</w:t>
            </w:r>
            <w:r>
              <w:rPr>
                <w:rFonts w:cstheme="minorBidi"/>
                <w:noProof/>
                <w:sz w:val="24"/>
                <w:lang w:val="en-CA" w:bidi="ar-SA"/>
              </w:rPr>
              <w:tab/>
            </w:r>
            <w:r w:rsidRPr="00F214B1">
              <w:rPr>
                <w:rStyle w:val="Hyperlink"/>
                <w:noProof/>
              </w:rPr>
              <w:t>CQs for ATIS via IT-SoS</w:t>
            </w:r>
            <w:r>
              <w:rPr>
                <w:noProof/>
                <w:webHidden/>
              </w:rPr>
              <w:tab/>
            </w:r>
            <w:r>
              <w:rPr>
                <w:noProof/>
                <w:webHidden/>
              </w:rPr>
              <w:fldChar w:fldCharType="begin"/>
            </w:r>
            <w:r>
              <w:rPr>
                <w:noProof/>
                <w:webHidden/>
              </w:rPr>
              <w:instrText xml:space="preserve"> PAGEREF _Toc31283053 \h </w:instrText>
            </w:r>
            <w:r>
              <w:rPr>
                <w:noProof/>
                <w:webHidden/>
              </w:rPr>
            </w:r>
            <w:r>
              <w:rPr>
                <w:noProof/>
                <w:webHidden/>
              </w:rPr>
              <w:fldChar w:fldCharType="separate"/>
            </w:r>
            <w:r>
              <w:rPr>
                <w:noProof/>
                <w:webHidden/>
              </w:rPr>
              <w:t>124</w:t>
            </w:r>
            <w:r>
              <w:rPr>
                <w:noProof/>
                <w:webHidden/>
              </w:rPr>
              <w:fldChar w:fldCharType="end"/>
            </w:r>
          </w:hyperlink>
        </w:p>
        <w:p w14:paraId="33BBD10A" w14:textId="460B7172" w:rsidR="00C73696" w:rsidRDefault="00C73696">
          <w:pPr>
            <w:pStyle w:val="TOC3"/>
            <w:tabs>
              <w:tab w:val="left" w:pos="1200"/>
              <w:tab w:val="right" w:leader="dot" w:pos="9350"/>
            </w:tabs>
            <w:rPr>
              <w:rFonts w:cstheme="minorBidi"/>
              <w:noProof/>
              <w:sz w:val="24"/>
              <w:lang w:val="en-CA" w:bidi="ar-SA"/>
            </w:rPr>
          </w:pPr>
          <w:hyperlink w:anchor="_Toc31283054" w:history="1">
            <w:r w:rsidRPr="00F214B1">
              <w:rPr>
                <w:rStyle w:val="Hyperlink"/>
                <w:noProof/>
              </w:rPr>
              <w:t>8.2.5</w:t>
            </w:r>
            <w:r>
              <w:rPr>
                <w:rFonts w:cstheme="minorBidi"/>
                <w:noProof/>
                <w:sz w:val="24"/>
                <w:lang w:val="en-CA" w:bidi="ar-SA"/>
              </w:rPr>
              <w:tab/>
            </w:r>
            <w:r w:rsidRPr="00F214B1">
              <w:rPr>
                <w:rStyle w:val="Hyperlink"/>
                <w:noProof/>
              </w:rPr>
              <w:t>CQs for ArcGIS Query Support</w:t>
            </w:r>
            <w:r>
              <w:rPr>
                <w:noProof/>
                <w:webHidden/>
              </w:rPr>
              <w:tab/>
            </w:r>
            <w:r>
              <w:rPr>
                <w:noProof/>
                <w:webHidden/>
              </w:rPr>
              <w:fldChar w:fldCharType="begin"/>
            </w:r>
            <w:r>
              <w:rPr>
                <w:noProof/>
                <w:webHidden/>
              </w:rPr>
              <w:instrText xml:space="preserve"> PAGEREF _Toc31283054 \h </w:instrText>
            </w:r>
            <w:r>
              <w:rPr>
                <w:noProof/>
                <w:webHidden/>
              </w:rPr>
            </w:r>
            <w:r>
              <w:rPr>
                <w:noProof/>
                <w:webHidden/>
              </w:rPr>
              <w:fldChar w:fldCharType="separate"/>
            </w:r>
            <w:r>
              <w:rPr>
                <w:noProof/>
                <w:webHidden/>
              </w:rPr>
              <w:t>126</w:t>
            </w:r>
            <w:r>
              <w:rPr>
                <w:noProof/>
                <w:webHidden/>
              </w:rPr>
              <w:fldChar w:fldCharType="end"/>
            </w:r>
          </w:hyperlink>
        </w:p>
        <w:p w14:paraId="474F2F8B" w14:textId="3FF49BDB" w:rsidR="00C73696" w:rsidRDefault="00C73696">
          <w:pPr>
            <w:pStyle w:val="TOC1"/>
            <w:rPr>
              <w:rFonts w:cstheme="minorBidi"/>
              <w:noProof/>
              <w:sz w:val="24"/>
              <w:lang w:val="en-CA" w:bidi="ar-SA"/>
            </w:rPr>
          </w:pPr>
          <w:hyperlink w:anchor="_Toc31283055" w:history="1">
            <w:r w:rsidRPr="00F214B1">
              <w:rPr>
                <w:rStyle w:val="Hyperlink"/>
                <w:noProof/>
              </w:rPr>
              <w:t>9</w:t>
            </w:r>
            <w:r>
              <w:rPr>
                <w:rFonts w:cstheme="minorBidi"/>
                <w:noProof/>
                <w:sz w:val="24"/>
                <w:lang w:val="en-CA" w:bidi="ar-SA"/>
              </w:rPr>
              <w:tab/>
            </w:r>
            <w:r w:rsidRPr="00F214B1">
              <w:rPr>
                <w:rStyle w:val="Hyperlink"/>
                <w:noProof/>
              </w:rPr>
              <w:t>Application</w:t>
            </w:r>
            <w:r>
              <w:rPr>
                <w:noProof/>
                <w:webHidden/>
              </w:rPr>
              <w:tab/>
            </w:r>
            <w:r>
              <w:rPr>
                <w:noProof/>
                <w:webHidden/>
              </w:rPr>
              <w:fldChar w:fldCharType="begin"/>
            </w:r>
            <w:r>
              <w:rPr>
                <w:noProof/>
                <w:webHidden/>
              </w:rPr>
              <w:instrText xml:space="preserve"> PAGEREF _Toc31283055 \h </w:instrText>
            </w:r>
            <w:r>
              <w:rPr>
                <w:noProof/>
                <w:webHidden/>
              </w:rPr>
            </w:r>
            <w:r>
              <w:rPr>
                <w:noProof/>
                <w:webHidden/>
              </w:rPr>
              <w:fldChar w:fldCharType="separate"/>
            </w:r>
            <w:r>
              <w:rPr>
                <w:noProof/>
                <w:webHidden/>
              </w:rPr>
              <w:t>126</w:t>
            </w:r>
            <w:r>
              <w:rPr>
                <w:noProof/>
                <w:webHidden/>
              </w:rPr>
              <w:fldChar w:fldCharType="end"/>
            </w:r>
          </w:hyperlink>
        </w:p>
        <w:p w14:paraId="43DFC934" w14:textId="18AC68BF" w:rsidR="00C73696" w:rsidRDefault="00C73696">
          <w:pPr>
            <w:pStyle w:val="TOC2"/>
            <w:tabs>
              <w:tab w:val="left" w:pos="720"/>
              <w:tab w:val="right" w:leader="dot" w:pos="9350"/>
            </w:tabs>
            <w:rPr>
              <w:rFonts w:cstheme="minorBidi"/>
              <w:noProof/>
              <w:sz w:val="24"/>
              <w:lang w:val="en-CA" w:bidi="ar-SA"/>
            </w:rPr>
          </w:pPr>
          <w:hyperlink w:anchor="_Toc31283056" w:history="1">
            <w:r w:rsidRPr="00F214B1">
              <w:rPr>
                <w:rStyle w:val="Hyperlink"/>
                <w:rFonts w:ascii="Times New Roman" w:hAnsi="Times New Roman"/>
                <w:noProof/>
                <w:snapToGrid w:val="0"/>
                <w:w w:val="0"/>
              </w:rPr>
              <w:t>9.1</w:t>
            </w:r>
            <w:r>
              <w:rPr>
                <w:rFonts w:cstheme="minorBidi"/>
                <w:noProof/>
                <w:sz w:val="24"/>
                <w:lang w:val="en-CA" w:bidi="ar-SA"/>
              </w:rPr>
              <w:tab/>
            </w:r>
            <w:r w:rsidRPr="00F214B1">
              <w:rPr>
                <w:rStyle w:val="Hyperlink"/>
                <w:noProof/>
              </w:rPr>
              <w:t>Exploration of Travel Model Data</w:t>
            </w:r>
            <w:r>
              <w:rPr>
                <w:noProof/>
                <w:webHidden/>
              </w:rPr>
              <w:tab/>
            </w:r>
            <w:r>
              <w:rPr>
                <w:noProof/>
                <w:webHidden/>
              </w:rPr>
              <w:fldChar w:fldCharType="begin"/>
            </w:r>
            <w:r>
              <w:rPr>
                <w:noProof/>
                <w:webHidden/>
              </w:rPr>
              <w:instrText xml:space="preserve"> PAGEREF _Toc31283056 \h </w:instrText>
            </w:r>
            <w:r>
              <w:rPr>
                <w:noProof/>
                <w:webHidden/>
              </w:rPr>
            </w:r>
            <w:r>
              <w:rPr>
                <w:noProof/>
                <w:webHidden/>
              </w:rPr>
              <w:fldChar w:fldCharType="separate"/>
            </w:r>
            <w:r>
              <w:rPr>
                <w:noProof/>
                <w:webHidden/>
              </w:rPr>
              <w:t>127</w:t>
            </w:r>
            <w:r>
              <w:rPr>
                <w:noProof/>
                <w:webHidden/>
              </w:rPr>
              <w:fldChar w:fldCharType="end"/>
            </w:r>
          </w:hyperlink>
        </w:p>
        <w:p w14:paraId="7B36A455" w14:textId="672E4887" w:rsidR="00C73696" w:rsidRDefault="00C73696">
          <w:pPr>
            <w:pStyle w:val="TOC3"/>
            <w:tabs>
              <w:tab w:val="left" w:pos="1200"/>
              <w:tab w:val="right" w:leader="dot" w:pos="9350"/>
            </w:tabs>
            <w:rPr>
              <w:rFonts w:cstheme="minorBidi"/>
              <w:noProof/>
              <w:sz w:val="24"/>
              <w:lang w:val="en-CA" w:bidi="ar-SA"/>
            </w:rPr>
          </w:pPr>
          <w:hyperlink w:anchor="_Toc31283057" w:history="1">
            <w:r w:rsidRPr="00F214B1">
              <w:rPr>
                <w:rStyle w:val="Hyperlink"/>
                <w:noProof/>
              </w:rPr>
              <w:t>9.1.1</w:t>
            </w:r>
            <w:r>
              <w:rPr>
                <w:rFonts w:cstheme="minorBidi"/>
                <w:noProof/>
                <w:sz w:val="24"/>
                <w:lang w:val="en-CA" w:bidi="ar-SA"/>
              </w:rPr>
              <w:tab/>
            </w:r>
            <w:r w:rsidRPr="00F214B1">
              <w:rPr>
                <w:rStyle w:val="Hyperlink"/>
                <w:noProof/>
              </w:rPr>
              <w:t>Summary of Facets</w:t>
            </w:r>
            <w:r>
              <w:rPr>
                <w:noProof/>
                <w:webHidden/>
              </w:rPr>
              <w:tab/>
            </w:r>
            <w:r>
              <w:rPr>
                <w:noProof/>
                <w:webHidden/>
              </w:rPr>
              <w:fldChar w:fldCharType="begin"/>
            </w:r>
            <w:r>
              <w:rPr>
                <w:noProof/>
                <w:webHidden/>
              </w:rPr>
              <w:instrText xml:space="preserve"> PAGEREF _Toc31283057 \h </w:instrText>
            </w:r>
            <w:r>
              <w:rPr>
                <w:noProof/>
                <w:webHidden/>
              </w:rPr>
            </w:r>
            <w:r>
              <w:rPr>
                <w:noProof/>
                <w:webHidden/>
              </w:rPr>
              <w:fldChar w:fldCharType="separate"/>
            </w:r>
            <w:r>
              <w:rPr>
                <w:noProof/>
                <w:webHidden/>
              </w:rPr>
              <w:t>128</w:t>
            </w:r>
            <w:r>
              <w:rPr>
                <w:noProof/>
                <w:webHidden/>
              </w:rPr>
              <w:fldChar w:fldCharType="end"/>
            </w:r>
          </w:hyperlink>
        </w:p>
        <w:p w14:paraId="7A4B45EA" w14:textId="25C9205A" w:rsidR="00C73696" w:rsidRDefault="00C73696">
          <w:pPr>
            <w:pStyle w:val="TOC3"/>
            <w:tabs>
              <w:tab w:val="left" w:pos="1200"/>
              <w:tab w:val="right" w:leader="dot" w:pos="9350"/>
            </w:tabs>
            <w:rPr>
              <w:rFonts w:cstheme="minorBidi"/>
              <w:noProof/>
              <w:sz w:val="24"/>
              <w:lang w:val="en-CA" w:bidi="ar-SA"/>
            </w:rPr>
          </w:pPr>
          <w:hyperlink w:anchor="_Toc31283058" w:history="1">
            <w:r w:rsidRPr="00F214B1">
              <w:rPr>
                <w:rStyle w:val="Hyperlink"/>
                <w:noProof/>
              </w:rPr>
              <w:t>9.1.2</w:t>
            </w:r>
            <w:r>
              <w:rPr>
                <w:rFonts w:cstheme="minorBidi"/>
                <w:noProof/>
                <w:sz w:val="24"/>
                <w:lang w:val="en-CA" w:bidi="ar-SA"/>
              </w:rPr>
              <w:tab/>
            </w:r>
            <w:r w:rsidRPr="00F214B1">
              <w:rPr>
                <w:rStyle w:val="Hyperlink"/>
                <w:noProof/>
              </w:rPr>
              <w:t>Data Mappings</w:t>
            </w:r>
            <w:r>
              <w:rPr>
                <w:noProof/>
                <w:webHidden/>
              </w:rPr>
              <w:tab/>
            </w:r>
            <w:r>
              <w:rPr>
                <w:noProof/>
                <w:webHidden/>
              </w:rPr>
              <w:fldChar w:fldCharType="begin"/>
            </w:r>
            <w:r>
              <w:rPr>
                <w:noProof/>
                <w:webHidden/>
              </w:rPr>
              <w:instrText xml:space="preserve"> PAGEREF _Toc31283058 \h </w:instrText>
            </w:r>
            <w:r>
              <w:rPr>
                <w:noProof/>
                <w:webHidden/>
              </w:rPr>
            </w:r>
            <w:r>
              <w:rPr>
                <w:noProof/>
                <w:webHidden/>
              </w:rPr>
              <w:fldChar w:fldCharType="separate"/>
            </w:r>
            <w:r>
              <w:rPr>
                <w:noProof/>
                <w:webHidden/>
              </w:rPr>
              <w:t>130</w:t>
            </w:r>
            <w:r>
              <w:rPr>
                <w:noProof/>
                <w:webHidden/>
              </w:rPr>
              <w:fldChar w:fldCharType="end"/>
            </w:r>
          </w:hyperlink>
        </w:p>
        <w:p w14:paraId="34C617B9" w14:textId="1883BB48" w:rsidR="00C73696" w:rsidRDefault="00C73696">
          <w:pPr>
            <w:pStyle w:val="TOC3"/>
            <w:tabs>
              <w:tab w:val="left" w:pos="1200"/>
              <w:tab w:val="right" w:leader="dot" w:pos="9350"/>
            </w:tabs>
            <w:rPr>
              <w:rFonts w:cstheme="minorBidi"/>
              <w:noProof/>
              <w:sz w:val="24"/>
              <w:lang w:val="en-CA" w:bidi="ar-SA"/>
            </w:rPr>
          </w:pPr>
          <w:hyperlink w:anchor="_Toc31283059" w:history="1">
            <w:r w:rsidRPr="00F214B1">
              <w:rPr>
                <w:rStyle w:val="Hyperlink"/>
                <w:noProof/>
              </w:rPr>
              <w:t>9.1.3</w:t>
            </w:r>
            <w:r>
              <w:rPr>
                <w:rFonts w:cstheme="minorBidi"/>
                <w:noProof/>
                <w:sz w:val="24"/>
                <w:lang w:val="en-CA" w:bidi="ar-SA"/>
              </w:rPr>
              <w:tab/>
            </w:r>
            <w:r w:rsidRPr="00F214B1">
              <w:rPr>
                <w:rStyle w:val="Hyperlink"/>
                <w:noProof/>
              </w:rPr>
              <w:t>Future Work</w:t>
            </w:r>
            <w:r>
              <w:rPr>
                <w:noProof/>
                <w:webHidden/>
              </w:rPr>
              <w:tab/>
            </w:r>
            <w:r>
              <w:rPr>
                <w:noProof/>
                <w:webHidden/>
              </w:rPr>
              <w:fldChar w:fldCharType="begin"/>
            </w:r>
            <w:r>
              <w:rPr>
                <w:noProof/>
                <w:webHidden/>
              </w:rPr>
              <w:instrText xml:space="preserve"> PAGEREF _Toc31283059 \h </w:instrText>
            </w:r>
            <w:r>
              <w:rPr>
                <w:noProof/>
                <w:webHidden/>
              </w:rPr>
            </w:r>
            <w:r>
              <w:rPr>
                <w:noProof/>
                <w:webHidden/>
              </w:rPr>
              <w:fldChar w:fldCharType="separate"/>
            </w:r>
            <w:r>
              <w:rPr>
                <w:noProof/>
                <w:webHidden/>
              </w:rPr>
              <w:t>131</w:t>
            </w:r>
            <w:r>
              <w:rPr>
                <w:noProof/>
                <w:webHidden/>
              </w:rPr>
              <w:fldChar w:fldCharType="end"/>
            </w:r>
          </w:hyperlink>
        </w:p>
        <w:p w14:paraId="2E88D579" w14:textId="7028416C" w:rsidR="00C73696" w:rsidRDefault="00C73696">
          <w:pPr>
            <w:pStyle w:val="TOC2"/>
            <w:tabs>
              <w:tab w:val="left" w:pos="720"/>
              <w:tab w:val="right" w:leader="dot" w:pos="9350"/>
            </w:tabs>
            <w:rPr>
              <w:rFonts w:cstheme="minorBidi"/>
              <w:noProof/>
              <w:sz w:val="24"/>
              <w:lang w:val="en-CA" w:bidi="ar-SA"/>
            </w:rPr>
          </w:pPr>
          <w:hyperlink w:anchor="_Toc31283060" w:history="1">
            <w:r w:rsidRPr="00F214B1">
              <w:rPr>
                <w:rStyle w:val="Hyperlink"/>
                <w:rFonts w:ascii="Times New Roman" w:hAnsi="Times New Roman"/>
                <w:noProof/>
                <w:snapToGrid w:val="0"/>
                <w:w w:val="0"/>
              </w:rPr>
              <w:t>9.2</w:t>
            </w:r>
            <w:r>
              <w:rPr>
                <w:rFonts w:cstheme="minorBidi"/>
                <w:noProof/>
                <w:sz w:val="24"/>
                <w:lang w:val="en-CA" w:bidi="ar-SA"/>
              </w:rPr>
              <w:tab/>
            </w:r>
            <w:r w:rsidRPr="00F214B1">
              <w:rPr>
                <w:rStyle w:val="Hyperlink"/>
                <w:noProof/>
              </w:rPr>
              <w:t>Analysis of TTC Data for Bus Bridging Study</w:t>
            </w:r>
            <w:r>
              <w:rPr>
                <w:noProof/>
                <w:webHidden/>
              </w:rPr>
              <w:tab/>
            </w:r>
            <w:r>
              <w:rPr>
                <w:noProof/>
                <w:webHidden/>
              </w:rPr>
              <w:fldChar w:fldCharType="begin"/>
            </w:r>
            <w:r>
              <w:rPr>
                <w:noProof/>
                <w:webHidden/>
              </w:rPr>
              <w:instrText xml:space="preserve"> PAGEREF _Toc31283060 \h </w:instrText>
            </w:r>
            <w:r>
              <w:rPr>
                <w:noProof/>
                <w:webHidden/>
              </w:rPr>
            </w:r>
            <w:r>
              <w:rPr>
                <w:noProof/>
                <w:webHidden/>
              </w:rPr>
              <w:fldChar w:fldCharType="separate"/>
            </w:r>
            <w:r>
              <w:rPr>
                <w:noProof/>
                <w:webHidden/>
              </w:rPr>
              <w:t>131</w:t>
            </w:r>
            <w:r>
              <w:rPr>
                <w:noProof/>
                <w:webHidden/>
              </w:rPr>
              <w:fldChar w:fldCharType="end"/>
            </w:r>
          </w:hyperlink>
        </w:p>
        <w:p w14:paraId="52723E73" w14:textId="07AA8BCA" w:rsidR="00C73696" w:rsidRDefault="00C73696">
          <w:pPr>
            <w:pStyle w:val="TOC3"/>
            <w:tabs>
              <w:tab w:val="left" w:pos="1200"/>
              <w:tab w:val="right" w:leader="dot" w:pos="9350"/>
            </w:tabs>
            <w:rPr>
              <w:rFonts w:cstheme="minorBidi"/>
              <w:noProof/>
              <w:sz w:val="24"/>
              <w:lang w:val="en-CA" w:bidi="ar-SA"/>
            </w:rPr>
          </w:pPr>
          <w:hyperlink w:anchor="_Toc31283061" w:history="1">
            <w:r w:rsidRPr="00F214B1">
              <w:rPr>
                <w:rStyle w:val="Hyperlink"/>
                <w:noProof/>
              </w:rPr>
              <w:t>9.2.1</w:t>
            </w:r>
            <w:r>
              <w:rPr>
                <w:rFonts w:cstheme="minorBidi"/>
                <w:noProof/>
                <w:sz w:val="24"/>
                <w:lang w:val="en-CA" w:bidi="ar-SA"/>
              </w:rPr>
              <w:tab/>
            </w:r>
            <w:r w:rsidRPr="00F214B1">
              <w:rPr>
                <w:rStyle w:val="Hyperlink"/>
                <w:noProof/>
              </w:rPr>
              <w:t>Data mapping</w:t>
            </w:r>
            <w:r>
              <w:rPr>
                <w:noProof/>
                <w:webHidden/>
              </w:rPr>
              <w:tab/>
            </w:r>
            <w:r>
              <w:rPr>
                <w:noProof/>
                <w:webHidden/>
              </w:rPr>
              <w:fldChar w:fldCharType="begin"/>
            </w:r>
            <w:r>
              <w:rPr>
                <w:noProof/>
                <w:webHidden/>
              </w:rPr>
              <w:instrText xml:space="preserve"> PAGEREF _Toc31283061 \h </w:instrText>
            </w:r>
            <w:r>
              <w:rPr>
                <w:noProof/>
                <w:webHidden/>
              </w:rPr>
            </w:r>
            <w:r>
              <w:rPr>
                <w:noProof/>
                <w:webHidden/>
              </w:rPr>
              <w:fldChar w:fldCharType="separate"/>
            </w:r>
            <w:r>
              <w:rPr>
                <w:noProof/>
                <w:webHidden/>
              </w:rPr>
              <w:t>131</w:t>
            </w:r>
            <w:r>
              <w:rPr>
                <w:noProof/>
                <w:webHidden/>
              </w:rPr>
              <w:fldChar w:fldCharType="end"/>
            </w:r>
          </w:hyperlink>
        </w:p>
        <w:p w14:paraId="03D2A42A" w14:textId="2AB944E2" w:rsidR="00C73696" w:rsidRDefault="00C73696">
          <w:pPr>
            <w:pStyle w:val="TOC3"/>
            <w:tabs>
              <w:tab w:val="left" w:pos="1200"/>
              <w:tab w:val="right" w:leader="dot" w:pos="9350"/>
            </w:tabs>
            <w:rPr>
              <w:rFonts w:cstheme="minorBidi"/>
              <w:noProof/>
              <w:sz w:val="24"/>
              <w:lang w:val="en-CA" w:bidi="ar-SA"/>
            </w:rPr>
          </w:pPr>
          <w:hyperlink w:anchor="_Toc31283062" w:history="1">
            <w:r w:rsidRPr="00F214B1">
              <w:rPr>
                <w:rStyle w:val="Hyperlink"/>
                <w:noProof/>
              </w:rPr>
              <w:t>9.2.2</w:t>
            </w:r>
            <w:r>
              <w:rPr>
                <w:rFonts w:cstheme="minorBidi"/>
                <w:noProof/>
                <w:sz w:val="24"/>
                <w:lang w:val="en-CA" w:bidi="ar-SA"/>
              </w:rPr>
              <w:tab/>
            </w:r>
            <w:r w:rsidRPr="00F214B1">
              <w:rPr>
                <w:rStyle w:val="Hyperlink"/>
                <w:noProof/>
              </w:rPr>
              <w:t>Queries</w:t>
            </w:r>
            <w:r>
              <w:rPr>
                <w:noProof/>
                <w:webHidden/>
              </w:rPr>
              <w:tab/>
            </w:r>
            <w:r>
              <w:rPr>
                <w:noProof/>
                <w:webHidden/>
              </w:rPr>
              <w:fldChar w:fldCharType="begin"/>
            </w:r>
            <w:r>
              <w:rPr>
                <w:noProof/>
                <w:webHidden/>
              </w:rPr>
              <w:instrText xml:space="preserve"> PAGEREF _Toc31283062 \h </w:instrText>
            </w:r>
            <w:r>
              <w:rPr>
                <w:noProof/>
                <w:webHidden/>
              </w:rPr>
            </w:r>
            <w:r>
              <w:rPr>
                <w:noProof/>
                <w:webHidden/>
              </w:rPr>
              <w:fldChar w:fldCharType="separate"/>
            </w:r>
            <w:r>
              <w:rPr>
                <w:noProof/>
                <w:webHidden/>
              </w:rPr>
              <w:t>132</w:t>
            </w:r>
            <w:r>
              <w:rPr>
                <w:noProof/>
                <w:webHidden/>
              </w:rPr>
              <w:fldChar w:fldCharType="end"/>
            </w:r>
          </w:hyperlink>
        </w:p>
        <w:p w14:paraId="42F07F54" w14:textId="13C0A1D1" w:rsidR="00C73696" w:rsidRDefault="00C73696">
          <w:pPr>
            <w:pStyle w:val="TOC3"/>
            <w:tabs>
              <w:tab w:val="left" w:pos="1200"/>
              <w:tab w:val="right" w:leader="dot" w:pos="9350"/>
            </w:tabs>
            <w:rPr>
              <w:rFonts w:cstheme="minorBidi"/>
              <w:noProof/>
              <w:sz w:val="24"/>
              <w:lang w:val="en-CA" w:bidi="ar-SA"/>
            </w:rPr>
          </w:pPr>
          <w:hyperlink w:anchor="_Toc31283063" w:history="1">
            <w:r w:rsidRPr="00F214B1">
              <w:rPr>
                <w:rStyle w:val="Hyperlink"/>
                <w:noProof/>
              </w:rPr>
              <w:t>9.2.3</w:t>
            </w:r>
            <w:r>
              <w:rPr>
                <w:rFonts w:cstheme="minorBidi"/>
                <w:noProof/>
                <w:sz w:val="24"/>
                <w:lang w:val="en-CA" w:bidi="ar-SA"/>
              </w:rPr>
              <w:tab/>
            </w:r>
            <w:r w:rsidRPr="00F214B1">
              <w:rPr>
                <w:rStyle w:val="Hyperlink"/>
                <w:noProof/>
              </w:rPr>
              <w:t>Future Work</w:t>
            </w:r>
            <w:r>
              <w:rPr>
                <w:noProof/>
                <w:webHidden/>
              </w:rPr>
              <w:tab/>
            </w:r>
            <w:r>
              <w:rPr>
                <w:noProof/>
                <w:webHidden/>
              </w:rPr>
              <w:fldChar w:fldCharType="begin"/>
            </w:r>
            <w:r>
              <w:rPr>
                <w:noProof/>
                <w:webHidden/>
              </w:rPr>
              <w:instrText xml:space="preserve"> PAGEREF _Toc31283063 \h </w:instrText>
            </w:r>
            <w:r>
              <w:rPr>
                <w:noProof/>
                <w:webHidden/>
              </w:rPr>
            </w:r>
            <w:r>
              <w:rPr>
                <w:noProof/>
                <w:webHidden/>
              </w:rPr>
              <w:fldChar w:fldCharType="separate"/>
            </w:r>
            <w:r>
              <w:rPr>
                <w:noProof/>
                <w:webHidden/>
              </w:rPr>
              <w:t>132</w:t>
            </w:r>
            <w:r>
              <w:rPr>
                <w:noProof/>
                <w:webHidden/>
              </w:rPr>
              <w:fldChar w:fldCharType="end"/>
            </w:r>
          </w:hyperlink>
        </w:p>
        <w:p w14:paraId="1F518977" w14:textId="35EFCB9B" w:rsidR="00C73696" w:rsidRDefault="00C73696">
          <w:pPr>
            <w:pStyle w:val="TOC2"/>
            <w:tabs>
              <w:tab w:val="left" w:pos="720"/>
              <w:tab w:val="right" w:leader="dot" w:pos="9350"/>
            </w:tabs>
            <w:rPr>
              <w:rFonts w:cstheme="minorBidi"/>
              <w:noProof/>
              <w:sz w:val="24"/>
              <w:lang w:val="en-CA" w:bidi="ar-SA"/>
            </w:rPr>
          </w:pPr>
          <w:hyperlink w:anchor="_Toc31283064" w:history="1">
            <w:r w:rsidRPr="00F214B1">
              <w:rPr>
                <w:rStyle w:val="Hyperlink"/>
                <w:rFonts w:ascii="Times New Roman" w:hAnsi="Times New Roman"/>
                <w:noProof/>
                <w:snapToGrid w:val="0"/>
                <w:w w:val="0"/>
              </w:rPr>
              <w:t>9.3</w:t>
            </w:r>
            <w:r>
              <w:rPr>
                <w:rFonts w:cstheme="minorBidi"/>
                <w:noProof/>
                <w:sz w:val="24"/>
                <w:lang w:val="en-CA" w:bidi="ar-SA"/>
              </w:rPr>
              <w:tab/>
            </w:r>
            <w:r w:rsidRPr="00F214B1">
              <w:rPr>
                <w:rStyle w:val="Hyperlink"/>
                <w:noProof/>
              </w:rPr>
              <w:t>Ontology for ATIS in the IT-SoS Architecture</w:t>
            </w:r>
            <w:r>
              <w:rPr>
                <w:noProof/>
                <w:webHidden/>
              </w:rPr>
              <w:tab/>
            </w:r>
            <w:r>
              <w:rPr>
                <w:noProof/>
                <w:webHidden/>
              </w:rPr>
              <w:fldChar w:fldCharType="begin"/>
            </w:r>
            <w:r>
              <w:rPr>
                <w:noProof/>
                <w:webHidden/>
              </w:rPr>
              <w:instrText xml:space="preserve"> PAGEREF _Toc31283064 \h </w:instrText>
            </w:r>
            <w:r>
              <w:rPr>
                <w:noProof/>
                <w:webHidden/>
              </w:rPr>
            </w:r>
            <w:r>
              <w:rPr>
                <w:noProof/>
                <w:webHidden/>
              </w:rPr>
              <w:fldChar w:fldCharType="separate"/>
            </w:r>
            <w:r>
              <w:rPr>
                <w:noProof/>
                <w:webHidden/>
              </w:rPr>
              <w:t>133</w:t>
            </w:r>
            <w:r>
              <w:rPr>
                <w:noProof/>
                <w:webHidden/>
              </w:rPr>
              <w:fldChar w:fldCharType="end"/>
            </w:r>
          </w:hyperlink>
        </w:p>
        <w:p w14:paraId="16136CCE" w14:textId="4B8F8850" w:rsidR="00C73696" w:rsidRDefault="00C73696">
          <w:pPr>
            <w:pStyle w:val="TOC3"/>
            <w:tabs>
              <w:tab w:val="left" w:pos="1200"/>
              <w:tab w:val="right" w:leader="dot" w:pos="9350"/>
            </w:tabs>
            <w:rPr>
              <w:rFonts w:cstheme="minorBidi"/>
              <w:noProof/>
              <w:sz w:val="24"/>
              <w:lang w:val="en-CA" w:bidi="ar-SA"/>
            </w:rPr>
          </w:pPr>
          <w:hyperlink w:anchor="_Toc31283065" w:history="1">
            <w:r w:rsidRPr="00F214B1">
              <w:rPr>
                <w:rStyle w:val="Hyperlink"/>
                <w:noProof/>
              </w:rPr>
              <w:t>9.3.1</w:t>
            </w:r>
            <w:r>
              <w:rPr>
                <w:rFonts w:cstheme="minorBidi"/>
                <w:noProof/>
                <w:sz w:val="24"/>
                <w:lang w:val="en-CA" w:bidi="ar-SA"/>
              </w:rPr>
              <w:tab/>
            </w:r>
            <w:r w:rsidRPr="00F214B1">
              <w:rPr>
                <w:rStyle w:val="Hyperlink"/>
                <w:noProof/>
              </w:rPr>
              <w:t>Project 1.2: IT-SoS Architecture</w:t>
            </w:r>
            <w:r>
              <w:rPr>
                <w:noProof/>
                <w:webHidden/>
              </w:rPr>
              <w:tab/>
            </w:r>
            <w:r>
              <w:rPr>
                <w:noProof/>
                <w:webHidden/>
              </w:rPr>
              <w:fldChar w:fldCharType="begin"/>
            </w:r>
            <w:r>
              <w:rPr>
                <w:noProof/>
                <w:webHidden/>
              </w:rPr>
              <w:instrText xml:space="preserve"> PAGEREF _Toc31283065 \h </w:instrText>
            </w:r>
            <w:r>
              <w:rPr>
                <w:noProof/>
                <w:webHidden/>
              </w:rPr>
            </w:r>
            <w:r>
              <w:rPr>
                <w:noProof/>
                <w:webHidden/>
              </w:rPr>
              <w:fldChar w:fldCharType="separate"/>
            </w:r>
            <w:r>
              <w:rPr>
                <w:noProof/>
                <w:webHidden/>
              </w:rPr>
              <w:t>133</w:t>
            </w:r>
            <w:r>
              <w:rPr>
                <w:noProof/>
                <w:webHidden/>
              </w:rPr>
              <w:fldChar w:fldCharType="end"/>
            </w:r>
          </w:hyperlink>
        </w:p>
        <w:p w14:paraId="0241D4C2" w14:textId="02A465D8" w:rsidR="00C73696" w:rsidRDefault="00C73696">
          <w:pPr>
            <w:pStyle w:val="TOC3"/>
            <w:tabs>
              <w:tab w:val="left" w:pos="1200"/>
              <w:tab w:val="right" w:leader="dot" w:pos="9350"/>
            </w:tabs>
            <w:rPr>
              <w:rFonts w:cstheme="minorBidi"/>
              <w:noProof/>
              <w:sz w:val="24"/>
              <w:lang w:val="en-CA" w:bidi="ar-SA"/>
            </w:rPr>
          </w:pPr>
          <w:hyperlink w:anchor="_Toc31283066" w:history="1">
            <w:r w:rsidRPr="00F214B1">
              <w:rPr>
                <w:rStyle w:val="Hyperlink"/>
                <w:noProof/>
              </w:rPr>
              <w:t>9.3.2</w:t>
            </w:r>
            <w:r>
              <w:rPr>
                <w:rFonts w:cstheme="minorBidi"/>
                <w:noProof/>
                <w:sz w:val="24"/>
                <w:lang w:val="en-CA" w:bidi="ar-SA"/>
              </w:rPr>
              <w:tab/>
            </w:r>
            <w:r w:rsidRPr="00F214B1">
              <w:rPr>
                <w:rStyle w:val="Hyperlink"/>
                <w:noProof/>
              </w:rPr>
              <w:t>ATIS Application</w:t>
            </w:r>
            <w:r>
              <w:rPr>
                <w:noProof/>
                <w:webHidden/>
              </w:rPr>
              <w:tab/>
            </w:r>
            <w:r>
              <w:rPr>
                <w:noProof/>
                <w:webHidden/>
              </w:rPr>
              <w:fldChar w:fldCharType="begin"/>
            </w:r>
            <w:r>
              <w:rPr>
                <w:noProof/>
                <w:webHidden/>
              </w:rPr>
              <w:instrText xml:space="preserve"> PAGEREF _Toc31283066 \h </w:instrText>
            </w:r>
            <w:r>
              <w:rPr>
                <w:noProof/>
                <w:webHidden/>
              </w:rPr>
            </w:r>
            <w:r>
              <w:rPr>
                <w:noProof/>
                <w:webHidden/>
              </w:rPr>
              <w:fldChar w:fldCharType="separate"/>
            </w:r>
            <w:r>
              <w:rPr>
                <w:noProof/>
                <w:webHidden/>
              </w:rPr>
              <w:t>135</w:t>
            </w:r>
            <w:r>
              <w:rPr>
                <w:noProof/>
                <w:webHidden/>
              </w:rPr>
              <w:fldChar w:fldCharType="end"/>
            </w:r>
          </w:hyperlink>
        </w:p>
        <w:p w14:paraId="328BD99D" w14:textId="6C08E928" w:rsidR="00C73696" w:rsidRDefault="00C73696">
          <w:pPr>
            <w:pStyle w:val="TOC3"/>
            <w:tabs>
              <w:tab w:val="left" w:pos="1200"/>
              <w:tab w:val="right" w:leader="dot" w:pos="9350"/>
            </w:tabs>
            <w:rPr>
              <w:rFonts w:cstheme="minorBidi"/>
              <w:noProof/>
              <w:sz w:val="24"/>
              <w:lang w:val="en-CA" w:bidi="ar-SA"/>
            </w:rPr>
          </w:pPr>
          <w:hyperlink w:anchor="_Toc31283067" w:history="1">
            <w:r w:rsidRPr="00F214B1">
              <w:rPr>
                <w:rStyle w:val="Hyperlink"/>
                <w:rFonts w:ascii="Times New Roman" w:hAnsi="Times New Roman"/>
                <w:noProof/>
              </w:rPr>
              <w:t>9.3.3</w:t>
            </w:r>
            <w:r>
              <w:rPr>
                <w:rFonts w:cstheme="minorBidi"/>
                <w:noProof/>
                <w:sz w:val="24"/>
                <w:lang w:val="en-CA" w:bidi="ar-SA"/>
              </w:rPr>
              <w:tab/>
            </w:r>
            <w:r w:rsidRPr="00F214B1">
              <w:rPr>
                <w:rStyle w:val="Hyperlink"/>
                <w:noProof/>
              </w:rPr>
              <w:t>Data Mapping</w:t>
            </w:r>
            <w:r>
              <w:rPr>
                <w:noProof/>
                <w:webHidden/>
              </w:rPr>
              <w:tab/>
            </w:r>
            <w:r>
              <w:rPr>
                <w:noProof/>
                <w:webHidden/>
              </w:rPr>
              <w:fldChar w:fldCharType="begin"/>
            </w:r>
            <w:r>
              <w:rPr>
                <w:noProof/>
                <w:webHidden/>
              </w:rPr>
              <w:instrText xml:space="preserve"> PAGEREF _Toc31283067 \h </w:instrText>
            </w:r>
            <w:r>
              <w:rPr>
                <w:noProof/>
                <w:webHidden/>
              </w:rPr>
            </w:r>
            <w:r>
              <w:rPr>
                <w:noProof/>
                <w:webHidden/>
              </w:rPr>
              <w:fldChar w:fldCharType="separate"/>
            </w:r>
            <w:r>
              <w:rPr>
                <w:noProof/>
                <w:webHidden/>
              </w:rPr>
              <w:t>136</w:t>
            </w:r>
            <w:r>
              <w:rPr>
                <w:noProof/>
                <w:webHidden/>
              </w:rPr>
              <w:fldChar w:fldCharType="end"/>
            </w:r>
          </w:hyperlink>
        </w:p>
        <w:p w14:paraId="3A282C49" w14:textId="250B3272" w:rsidR="00C73696" w:rsidRDefault="00C73696">
          <w:pPr>
            <w:pStyle w:val="TOC3"/>
            <w:tabs>
              <w:tab w:val="left" w:pos="1200"/>
              <w:tab w:val="right" w:leader="dot" w:pos="9350"/>
            </w:tabs>
            <w:rPr>
              <w:rFonts w:cstheme="minorBidi"/>
              <w:noProof/>
              <w:sz w:val="24"/>
              <w:lang w:val="en-CA" w:bidi="ar-SA"/>
            </w:rPr>
          </w:pPr>
          <w:hyperlink w:anchor="_Toc31283068" w:history="1">
            <w:r w:rsidRPr="00F214B1">
              <w:rPr>
                <w:rStyle w:val="Hyperlink"/>
                <w:noProof/>
              </w:rPr>
              <w:t>9.3.4</w:t>
            </w:r>
            <w:r>
              <w:rPr>
                <w:rFonts w:cstheme="minorBidi"/>
                <w:noProof/>
                <w:sz w:val="24"/>
                <w:lang w:val="en-CA" w:bidi="ar-SA"/>
              </w:rPr>
              <w:tab/>
            </w:r>
            <w:r w:rsidRPr="00F214B1">
              <w:rPr>
                <w:rStyle w:val="Hyperlink"/>
                <w:noProof/>
              </w:rPr>
              <w:t>Future Work</w:t>
            </w:r>
            <w:r>
              <w:rPr>
                <w:noProof/>
                <w:webHidden/>
              </w:rPr>
              <w:tab/>
            </w:r>
            <w:r>
              <w:rPr>
                <w:noProof/>
                <w:webHidden/>
              </w:rPr>
              <w:fldChar w:fldCharType="begin"/>
            </w:r>
            <w:r>
              <w:rPr>
                <w:noProof/>
                <w:webHidden/>
              </w:rPr>
              <w:instrText xml:space="preserve"> PAGEREF _Toc31283068 \h </w:instrText>
            </w:r>
            <w:r>
              <w:rPr>
                <w:noProof/>
                <w:webHidden/>
              </w:rPr>
            </w:r>
            <w:r>
              <w:rPr>
                <w:noProof/>
                <w:webHidden/>
              </w:rPr>
              <w:fldChar w:fldCharType="separate"/>
            </w:r>
            <w:r>
              <w:rPr>
                <w:noProof/>
                <w:webHidden/>
              </w:rPr>
              <w:t>136</w:t>
            </w:r>
            <w:r>
              <w:rPr>
                <w:noProof/>
                <w:webHidden/>
              </w:rPr>
              <w:fldChar w:fldCharType="end"/>
            </w:r>
          </w:hyperlink>
        </w:p>
        <w:p w14:paraId="3237CB9B" w14:textId="3333EAA4" w:rsidR="00C73696" w:rsidRDefault="00C73696">
          <w:pPr>
            <w:pStyle w:val="TOC2"/>
            <w:tabs>
              <w:tab w:val="left" w:pos="720"/>
              <w:tab w:val="right" w:leader="dot" w:pos="9350"/>
            </w:tabs>
            <w:rPr>
              <w:rFonts w:cstheme="minorBidi"/>
              <w:noProof/>
              <w:sz w:val="24"/>
              <w:lang w:val="en-CA" w:bidi="ar-SA"/>
            </w:rPr>
          </w:pPr>
          <w:hyperlink w:anchor="_Toc31283069" w:history="1">
            <w:r w:rsidRPr="00F214B1">
              <w:rPr>
                <w:rStyle w:val="Hyperlink"/>
                <w:rFonts w:ascii="Times New Roman" w:hAnsi="Times New Roman"/>
                <w:noProof/>
                <w:snapToGrid w:val="0"/>
                <w:w w:val="0"/>
              </w:rPr>
              <w:t>9.4</w:t>
            </w:r>
            <w:r>
              <w:rPr>
                <w:rFonts w:cstheme="minorBidi"/>
                <w:noProof/>
                <w:sz w:val="24"/>
                <w:lang w:val="en-CA" w:bidi="ar-SA"/>
              </w:rPr>
              <w:tab/>
            </w:r>
            <w:r w:rsidRPr="00F214B1">
              <w:rPr>
                <w:rStyle w:val="Hyperlink"/>
                <w:noProof/>
              </w:rPr>
              <w:t>Integration with ArcGIS</w:t>
            </w:r>
            <w:r>
              <w:rPr>
                <w:noProof/>
                <w:webHidden/>
              </w:rPr>
              <w:tab/>
            </w:r>
            <w:r>
              <w:rPr>
                <w:noProof/>
                <w:webHidden/>
              </w:rPr>
              <w:fldChar w:fldCharType="begin"/>
            </w:r>
            <w:r>
              <w:rPr>
                <w:noProof/>
                <w:webHidden/>
              </w:rPr>
              <w:instrText xml:space="preserve"> PAGEREF _Toc31283069 \h </w:instrText>
            </w:r>
            <w:r>
              <w:rPr>
                <w:noProof/>
                <w:webHidden/>
              </w:rPr>
            </w:r>
            <w:r>
              <w:rPr>
                <w:noProof/>
                <w:webHidden/>
              </w:rPr>
              <w:fldChar w:fldCharType="separate"/>
            </w:r>
            <w:r>
              <w:rPr>
                <w:noProof/>
                <w:webHidden/>
              </w:rPr>
              <w:t>137</w:t>
            </w:r>
            <w:r>
              <w:rPr>
                <w:noProof/>
                <w:webHidden/>
              </w:rPr>
              <w:fldChar w:fldCharType="end"/>
            </w:r>
          </w:hyperlink>
        </w:p>
        <w:p w14:paraId="218AC00B" w14:textId="631069FC" w:rsidR="00C73696" w:rsidRDefault="00C73696">
          <w:pPr>
            <w:pStyle w:val="TOC3"/>
            <w:tabs>
              <w:tab w:val="left" w:pos="1200"/>
              <w:tab w:val="right" w:leader="dot" w:pos="9350"/>
            </w:tabs>
            <w:rPr>
              <w:rFonts w:cstheme="minorBidi"/>
              <w:noProof/>
              <w:sz w:val="24"/>
              <w:lang w:val="en-CA" w:bidi="ar-SA"/>
            </w:rPr>
          </w:pPr>
          <w:hyperlink w:anchor="_Toc31283070" w:history="1">
            <w:r w:rsidRPr="00F214B1">
              <w:rPr>
                <w:rStyle w:val="Hyperlink"/>
                <w:noProof/>
              </w:rPr>
              <w:t>9.4.1</w:t>
            </w:r>
            <w:r>
              <w:rPr>
                <w:rFonts w:cstheme="minorBidi"/>
                <w:noProof/>
                <w:sz w:val="24"/>
                <w:lang w:val="en-CA" w:bidi="ar-SA"/>
              </w:rPr>
              <w:tab/>
            </w:r>
            <w:r w:rsidRPr="00F214B1">
              <w:rPr>
                <w:rStyle w:val="Hyperlink"/>
                <w:noProof/>
              </w:rPr>
              <w:t>Initial Implementation</w:t>
            </w:r>
            <w:r>
              <w:rPr>
                <w:noProof/>
                <w:webHidden/>
              </w:rPr>
              <w:tab/>
            </w:r>
            <w:r>
              <w:rPr>
                <w:noProof/>
                <w:webHidden/>
              </w:rPr>
              <w:fldChar w:fldCharType="begin"/>
            </w:r>
            <w:r>
              <w:rPr>
                <w:noProof/>
                <w:webHidden/>
              </w:rPr>
              <w:instrText xml:space="preserve"> PAGEREF _Toc31283070 \h </w:instrText>
            </w:r>
            <w:r>
              <w:rPr>
                <w:noProof/>
                <w:webHidden/>
              </w:rPr>
            </w:r>
            <w:r>
              <w:rPr>
                <w:noProof/>
                <w:webHidden/>
              </w:rPr>
              <w:fldChar w:fldCharType="separate"/>
            </w:r>
            <w:r>
              <w:rPr>
                <w:noProof/>
                <w:webHidden/>
              </w:rPr>
              <w:t>137</w:t>
            </w:r>
            <w:r>
              <w:rPr>
                <w:noProof/>
                <w:webHidden/>
              </w:rPr>
              <w:fldChar w:fldCharType="end"/>
            </w:r>
          </w:hyperlink>
        </w:p>
        <w:p w14:paraId="62F62B74" w14:textId="7EBD35B9" w:rsidR="00C73696" w:rsidRDefault="00C73696">
          <w:pPr>
            <w:pStyle w:val="TOC3"/>
            <w:tabs>
              <w:tab w:val="left" w:pos="1200"/>
              <w:tab w:val="right" w:leader="dot" w:pos="9350"/>
            </w:tabs>
            <w:rPr>
              <w:rFonts w:cstheme="minorBidi"/>
              <w:noProof/>
              <w:sz w:val="24"/>
              <w:lang w:val="en-CA" w:bidi="ar-SA"/>
            </w:rPr>
          </w:pPr>
          <w:hyperlink w:anchor="_Toc31283071" w:history="1">
            <w:r w:rsidRPr="00F214B1">
              <w:rPr>
                <w:rStyle w:val="Hyperlink"/>
                <w:noProof/>
              </w:rPr>
              <w:t>9.4.2</w:t>
            </w:r>
            <w:r>
              <w:rPr>
                <w:rFonts w:cstheme="minorBidi"/>
                <w:noProof/>
                <w:sz w:val="24"/>
                <w:lang w:val="en-CA" w:bidi="ar-SA"/>
              </w:rPr>
              <w:tab/>
            </w:r>
            <w:r w:rsidRPr="00F214B1">
              <w:rPr>
                <w:rStyle w:val="Hyperlink"/>
                <w:noProof/>
              </w:rPr>
              <w:t>Application Architecture</w:t>
            </w:r>
            <w:r>
              <w:rPr>
                <w:noProof/>
                <w:webHidden/>
              </w:rPr>
              <w:tab/>
            </w:r>
            <w:r>
              <w:rPr>
                <w:noProof/>
                <w:webHidden/>
              </w:rPr>
              <w:fldChar w:fldCharType="begin"/>
            </w:r>
            <w:r>
              <w:rPr>
                <w:noProof/>
                <w:webHidden/>
              </w:rPr>
              <w:instrText xml:space="preserve"> PAGEREF _Toc31283071 \h </w:instrText>
            </w:r>
            <w:r>
              <w:rPr>
                <w:noProof/>
                <w:webHidden/>
              </w:rPr>
            </w:r>
            <w:r>
              <w:rPr>
                <w:noProof/>
                <w:webHidden/>
              </w:rPr>
              <w:fldChar w:fldCharType="separate"/>
            </w:r>
            <w:r>
              <w:rPr>
                <w:noProof/>
                <w:webHidden/>
              </w:rPr>
              <w:t>137</w:t>
            </w:r>
            <w:r>
              <w:rPr>
                <w:noProof/>
                <w:webHidden/>
              </w:rPr>
              <w:fldChar w:fldCharType="end"/>
            </w:r>
          </w:hyperlink>
        </w:p>
        <w:p w14:paraId="18EDE998" w14:textId="418DC6C7" w:rsidR="00C73696" w:rsidRDefault="00C73696">
          <w:pPr>
            <w:pStyle w:val="TOC3"/>
            <w:tabs>
              <w:tab w:val="left" w:pos="1200"/>
              <w:tab w:val="right" w:leader="dot" w:pos="9350"/>
            </w:tabs>
            <w:rPr>
              <w:rFonts w:cstheme="minorBidi"/>
              <w:noProof/>
              <w:sz w:val="24"/>
              <w:lang w:val="en-CA" w:bidi="ar-SA"/>
            </w:rPr>
          </w:pPr>
          <w:hyperlink w:anchor="_Toc31283072" w:history="1">
            <w:r w:rsidRPr="00F214B1">
              <w:rPr>
                <w:rStyle w:val="Hyperlink"/>
                <w:noProof/>
              </w:rPr>
              <w:t>9.4.3</w:t>
            </w:r>
            <w:r>
              <w:rPr>
                <w:rFonts w:cstheme="minorBidi"/>
                <w:noProof/>
                <w:sz w:val="24"/>
                <w:lang w:val="en-CA" w:bidi="ar-SA"/>
              </w:rPr>
              <w:tab/>
            </w:r>
            <w:r w:rsidRPr="00F214B1">
              <w:rPr>
                <w:rStyle w:val="Hyperlink"/>
                <w:noProof/>
              </w:rPr>
              <w:t>Data Mapping</w:t>
            </w:r>
            <w:r>
              <w:rPr>
                <w:noProof/>
                <w:webHidden/>
              </w:rPr>
              <w:tab/>
            </w:r>
            <w:r>
              <w:rPr>
                <w:noProof/>
                <w:webHidden/>
              </w:rPr>
              <w:fldChar w:fldCharType="begin"/>
            </w:r>
            <w:r>
              <w:rPr>
                <w:noProof/>
                <w:webHidden/>
              </w:rPr>
              <w:instrText xml:space="preserve"> PAGEREF _Toc31283072 \h </w:instrText>
            </w:r>
            <w:r>
              <w:rPr>
                <w:noProof/>
                <w:webHidden/>
              </w:rPr>
            </w:r>
            <w:r>
              <w:rPr>
                <w:noProof/>
                <w:webHidden/>
              </w:rPr>
              <w:fldChar w:fldCharType="separate"/>
            </w:r>
            <w:r>
              <w:rPr>
                <w:noProof/>
                <w:webHidden/>
              </w:rPr>
              <w:t>138</w:t>
            </w:r>
            <w:r>
              <w:rPr>
                <w:noProof/>
                <w:webHidden/>
              </w:rPr>
              <w:fldChar w:fldCharType="end"/>
            </w:r>
          </w:hyperlink>
        </w:p>
        <w:p w14:paraId="7A2727A2" w14:textId="2354503F" w:rsidR="00C73696" w:rsidRDefault="00C73696">
          <w:pPr>
            <w:pStyle w:val="TOC3"/>
            <w:tabs>
              <w:tab w:val="left" w:pos="1200"/>
              <w:tab w:val="right" w:leader="dot" w:pos="9350"/>
            </w:tabs>
            <w:rPr>
              <w:rFonts w:cstheme="minorBidi"/>
              <w:noProof/>
              <w:sz w:val="24"/>
              <w:lang w:val="en-CA" w:bidi="ar-SA"/>
            </w:rPr>
          </w:pPr>
          <w:hyperlink w:anchor="_Toc31283073" w:history="1">
            <w:r w:rsidRPr="00F214B1">
              <w:rPr>
                <w:rStyle w:val="Hyperlink"/>
                <w:noProof/>
              </w:rPr>
              <w:t>9.4.4</w:t>
            </w:r>
            <w:r>
              <w:rPr>
                <w:rFonts w:cstheme="minorBidi"/>
                <w:noProof/>
                <w:sz w:val="24"/>
                <w:lang w:val="en-CA" w:bidi="ar-SA"/>
              </w:rPr>
              <w:tab/>
            </w:r>
            <w:r w:rsidRPr="00F214B1">
              <w:rPr>
                <w:rStyle w:val="Hyperlink"/>
                <w:noProof/>
              </w:rPr>
              <w:t>Future Work</w:t>
            </w:r>
            <w:r>
              <w:rPr>
                <w:noProof/>
                <w:webHidden/>
              </w:rPr>
              <w:tab/>
            </w:r>
            <w:r>
              <w:rPr>
                <w:noProof/>
                <w:webHidden/>
              </w:rPr>
              <w:fldChar w:fldCharType="begin"/>
            </w:r>
            <w:r>
              <w:rPr>
                <w:noProof/>
                <w:webHidden/>
              </w:rPr>
              <w:instrText xml:space="preserve"> PAGEREF _Toc31283073 \h </w:instrText>
            </w:r>
            <w:r>
              <w:rPr>
                <w:noProof/>
                <w:webHidden/>
              </w:rPr>
            </w:r>
            <w:r>
              <w:rPr>
                <w:noProof/>
                <w:webHidden/>
              </w:rPr>
              <w:fldChar w:fldCharType="separate"/>
            </w:r>
            <w:r>
              <w:rPr>
                <w:noProof/>
                <w:webHidden/>
              </w:rPr>
              <w:t>139</w:t>
            </w:r>
            <w:r>
              <w:rPr>
                <w:noProof/>
                <w:webHidden/>
              </w:rPr>
              <w:fldChar w:fldCharType="end"/>
            </w:r>
          </w:hyperlink>
        </w:p>
        <w:p w14:paraId="4B2873A1" w14:textId="5B613B04" w:rsidR="00C73696" w:rsidRDefault="00C73696">
          <w:pPr>
            <w:pStyle w:val="TOC1"/>
            <w:rPr>
              <w:rFonts w:cstheme="minorBidi"/>
              <w:noProof/>
              <w:sz w:val="24"/>
              <w:lang w:val="en-CA" w:bidi="ar-SA"/>
            </w:rPr>
          </w:pPr>
          <w:hyperlink w:anchor="_Toc31283074" w:history="1">
            <w:r w:rsidRPr="00F214B1">
              <w:rPr>
                <w:rStyle w:val="Hyperlink"/>
                <w:noProof/>
              </w:rPr>
              <w:t>10</w:t>
            </w:r>
            <w:r>
              <w:rPr>
                <w:rFonts w:cstheme="minorBidi"/>
                <w:noProof/>
                <w:sz w:val="24"/>
                <w:lang w:val="en-CA" w:bidi="ar-SA"/>
              </w:rPr>
              <w:tab/>
            </w:r>
            <w:r w:rsidRPr="00F214B1">
              <w:rPr>
                <w:rStyle w:val="Hyperlink"/>
                <w:noProof/>
              </w:rPr>
              <w:t>Workflows (in progress)</w:t>
            </w:r>
            <w:r>
              <w:rPr>
                <w:noProof/>
                <w:webHidden/>
              </w:rPr>
              <w:tab/>
            </w:r>
            <w:r>
              <w:rPr>
                <w:noProof/>
                <w:webHidden/>
              </w:rPr>
              <w:fldChar w:fldCharType="begin"/>
            </w:r>
            <w:r>
              <w:rPr>
                <w:noProof/>
                <w:webHidden/>
              </w:rPr>
              <w:instrText xml:space="preserve"> PAGEREF _Toc31283074 \h </w:instrText>
            </w:r>
            <w:r>
              <w:rPr>
                <w:noProof/>
                <w:webHidden/>
              </w:rPr>
            </w:r>
            <w:r>
              <w:rPr>
                <w:noProof/>
                <w:webHidden/>
              </w:rPr>
              <w:fldChar w:fldCharType="separate"/>
            </w:r>
            <w:r>
              <w:rPr>
                <w:noProof/>
                <w:webHidden/>
              </w:rPr>
              <w:t>139</w:t>
            </w:r>
            <w:r>
              <w:rPr>
                <w:noProof/>
                <w:webHidden/>
              </w:rPr>
              <w:fldChar w:fldCharType="end"/>
            </w:r>
          </w:hyperlink>
        </w:p>
        <w:p w14:paraId="69E8B20A" w14:textId="6750705F" w:rsidR="00C73696" w:rsidRDefault="00C73696">
          <w:pPr>
            <w:pStyle w:val="TOC2"/>
            <w:tabs>
              <w:tab w:val="left" w:pos="960"/>
              <w:tab w:val="right" w:leader="dot" w:pos="9350"/>
            </w:tabs>
            <w:rPr>
              <w:rFonts w:cstheme="minorBidi"/>
              <w:noProof/>
              <w:sz w:val="24"/>
              <w:lang w:val="en-CA" w:bidi="ar-SA"/>
            </w:rPr>
          </w:pPr>
          <w:hyperlink w:anchor="_Toc31283075" w:history="1">
            <w:r w:rsidRPr="00F214B1">
              <w:rPr>
                <w:rStyle w:val="Hyperlink"/>
                <w:rFonts w:ascii="Times New Roman" w:hAnsi="Times New Roman"/>
                <w:noProof/>
                <w:snapToGrid w:val="0"/>
                <w:w w:val="0"/>
              </w:rPr>
              <w:t>10.1</w:t>
            </w:r>
            <w:r>
              <w:rPr>
                <w:rFonts w:cstheme="minorBidi"/>
                <w:noProof/>
                <w:sz w:val="24"/>
                <w:lang w:val="en-CA" w:bidi="ar-SA"/>
              </w:rPr>
              <w:tab/>
            </w:r>
            <w:r w:rsidRPr="00F214B1">
              <w:rPr>
                <w:rStyle w:val="Hyperlink"/>
                <w:noProof/>
              </w:rPr>
              <w:t>Data Mapping</w:t>
            </w:r>
            <w:r>
              <w:rPr>
                <w:noProof/>
                <w:webHidden/>
              </w:rPr>
              <w:tab/>
            </w:r>
            <w:r>
              <w:rPr>
                <w:noProof/>
                <w:webHidden/>
              </w:rPr>
              <w:fldChar w:fldCharType="begin"/>
            </w:r>
            <w:r>
              <w:rPr>
                <w:noProof/>
                <w:webHidden/>
              </w:rPr>
              <w:instrText xml:space="preserve"> PAGEREF _Toc31283075 \h </w:instrText>
            </w:r>
            <w:r>
              <w:rPr>
                <w:noProof/>
                <w:webHidden/>
              </w:rPr>
            </w:r>
            <w:r>
              <w:rPr>
                <w:noProof/>
                <w:webHidden/>
              </w:rPr>
              <w:fldChar w:fldCharType="separate"/>
            </w:r>
            <w:r>
              <w:rPr>
                <w:noProof/>
                <w:webHidden/>
              </w:rPr>
              <w:t>139</w:t>
            </w:r>
            <w:r>
              <w:rPr>
                <w:noProof/>
                <w:webHidden/>
              </w:rPr>
              <w:fldChar w:fldCharType="end"/>
            </w:r>
          </w:hyperlink>
        </w:p>
        <w:p w14:paraId="1F031F93" w14:textId="7309EA52" w:rsidR="00C73696" w:rsidRDefault="00C73696">
          <w:pPr>
            <w:pStyle w:val="TOC3"/>
            <w:tabs>
              <w:tab w:val="left" w:pos="1200"/>
              <w:tab w:val="right" w:leader="dot" w:pos="9350"/>
            </w:tabs>
            <w:rPr>
              <w:rFonts w:cstheme="minorBidi"/>
              <w:noProof/>
              <w:sz w:val="24"/>
              <w:lang w:val="en-CA" w:bidi="ar-SA"/>
            </w:rPr>
          </w:pPr>
          <w:hyperlink w:anchor="_Toc31283076" w:history="1">
            <w:r w:rsidRPr="00F214B1">
              <w:rPr>
                <w:rStyle w:val="Hyperlink"/>
                <w:noProof/>
              </w:rPr>
              <w:t>10.1.1</w:t>
            </w:r>
            <w:r>
              <w:rPr>
                <w:rFonts w:cstheme="minorBidi"/>
                <w:noProof/>
                <w:sz w:val="24"/>
                <w:lang w:val="en-CA" w:bidi="ar-SA"/>
              </w:rPr>
              <w:tab/>
            </w:r>
            <w:r w:rsidRPr="00F214B1">
              <w:rPr>
                <w:rStyle w:val="Hyperlink"/>
                <w:noProof/>
              </w:rPr>
              <w:t>Alternative approaches</w:t>
            </w:r>
            <w:r>
              <w:rPr>
                <w:noProof/>
                <w:webHidden/>
              </w:rPr>
              <w:tab/>
            </w:r>
            <w:r>
              <w:rPr>
                <w:noProof/>
                <w:webHidden/>
              </w:rPr>
              <w:fldChar w:fldCharType="begin"/>
            </w:r>
            <w:r>
              <w:rPr>
                <w:noProof/>
                <w:webHidden/>
              </w:rPr>
              <w:instrText xml:space="preserve"> PAGEREF _Toc31283076 \h </w:instrText>
            </w:r>
            <w:r>
              <w:rPr>
                <w:noProof/>
                <w:webHidden/>
              </w:rPr>
            </w:r>
            <w:r>
              <w:rPr>
                <w:noProof/>
                <w:webHidden/>
              </w:rPr>
              <w:fldChar w:fldCharType="separate"/>
            </w:r>
            <w:r>
              <w:rPr>
                <w:noProof/>
                <w:webHidden/>
              </w:rPr>
              <w:t>140</w:t>
            </w:r>
            <w:r>
              <w:rPr>
                <w:noProof/>
                <w:webHidden/>
              </w:rPr>
              <w:fldChar w:fldCharType="end"/>
            </w:r>
          </w:hyperlink>
        </w:p>
        <w:p w14:paraId="55DEFA21" w14:textId="116A0876" w:rsidR="00C73696" w:rsidRDefault="00C73696">
          <w:pPr>
            <w:pStyle w:val="TOC3"/>
            <w:tabs>
              <w:tab w:val="left" w:pos="1200"/>
              <w:tab w:val="right" w:leader="dot" w:pos="9350"/>
            </w:tabs>
            <w:rPr>
              <w:rFonts w:cstheme="minorBidi"/>
              <w:noProof/>
              <w:sz w:val="24"/>
              <w:lang w:val="en-CA" w:bidi="ar-SA"/>
            </w:rPr>
          </w:pPr>
          <w:hyperlink w:anchor="_Toc31283077" w:history="1">
            <w:r w:rsidRPr="00F214B1">
              <w:rPr>
                <w:rStyle w:val="Hyperlink"/>
                <w:noProof/>
              </w:rPr>
              <w:t>10.1.2</w:t>
            </w:r>
            <w:r>
              <w:rPr>
                <w:rFonts w:cstheme="minorBidi"/>
                <w:noProof/>
                <w:sz w:val="24"/>
                <w:lang w:val="en-CA" w:bidi="ar-SA"/>
              </w:rPr>
              <w:tab/>
            </w:r>
            <w:r w:rsidRPr="00F214B1">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_Toc31283077 \h </w:instrText>
            </w:r>
            <w:r>
              <w:rPr>
                <w:noProof/>
                <w:webHidden/>
              </w:rPr>
            </w:r>
            <w:r>
              <w:rPr>
                <w:noProof/>
                <w:webHidden/>
              </w:rPr>
              <w:fldChar w:fldCharType="separate"/>
            </w:r>
            <w:r>
              <w:rPr>
                <w:noProof/>
                <w:webHidden/>
              </w:rPr>
              <w:t>140</w:t>
            </w:r>
            <w:r>
              <w:rPr>
                <w:noProof/>
                <w:webHidden/>
              </w:rPr>
              <w:fldChar w:fldCharType="end"/>
            </w:r>
          </w:hyperlink>
        </w:p>
        <w:p w14:paraId="662EB8E0" w14:textId="7065EA2A" w:rsidR="00C73696" w:rsidRDefault="00C73696">
          <w:pPr>
            <w:pStyle w:val="TOC3"/>
            <w:tabs>
              <w:tab w:val="left" w:pos="1200"/>
              <w:tab w:val="right" w:leader="dot" w:pos="9350"/>
            </w:tabs>
            <w:rPr>
              <w:rFonts w:cstheme="minorBidi"/>
              <w:noProof/>
              <w:sz w:val="24"/>
              <w:lang w:val="en-CA" w:bidi="ar-SA"/>
            </w:rPr>
          </w:pPr>
          <w:hyperlink w:anchor="_Toc31283078" w:history="1">
            <w:r w:rsidRPr="00F214B1">
              <w:rPr>
                <w:rStyle w:val="Hyperlink"/>
                <w:noProof/>
              </w:rPr>
              <w:t>10.1.3</w:t>
            </w:r>
            <w:r>
              <w:rPr>
                <w:rFonts w:cstheme="minorBidi"/>
                <w:noProof/>
                <w:sz w:val="24"/>
                <w:lang w:val="en-CA" w:bidi="ar-SA"/>
              </w:rPr>
              <w:tab/>
            </w:r>
            <w:r w:rsidRPr="00F214B1">
              <w:rPr>
                <w:rStyle w:val="Hyperlink"/>
                <w:noProof/>
              </w:rPr>
              <w:t>Repeat Data Mappings</w:t>
            </w:r>
            <w:r>
              <w:rPr>
                <w:noProof/>
                <w:webHidden/>
              </w:rPr>
              <w:tab/>
            </w:r>
            <w:r>
              <w:rPr>
                <w:noProof/>
                <w:webHidden/>
              </w:rPr>
              <w:fldChar w:fldCharType="begin"/>
            </w:r>
            <w:r>
              <w:rPr>
                <w:noProof/>
                <w:webHidden/>
              </w:rPr>
              <w:instrText xml:space="preserve"> PAGEREF _Toc31283078 \h </w:instrText>
            </w:r>
            <w:r>
              <w:rPr>
                <w:noProof/>
                <w:webHidden/>
              </w:rPr>
            </w:r>
            <w:r>
              <w:rPr>
                <w:noProof/>
                <w:webHidden/>
              </w:rPr>
              <w:fldChar w:fldCharType="separate"/>
            </w:r>
            <w:r>
              <w:rPr>
                <w:noProof/>
                <w:webHidden/>
              </w:rPr>
              <w:t>141</w:t>
            </w:r>
            <w:r>
              <w:rPr>
                <w:noProof/>
                <w:webHidden/>
              </w:rPr>
              <w:fldChar w:fldCharType="end"/>
            </w:r>
          </w:hyperlink>
        </w:p>
        <w:p w14:paraId="29775101" w14:textId="098370B0" w:rsidR="00C73696" w:rsidRDefault="00C73696">
          <w:pPr>
            <w:pStyle w:val="TOC3"/>
            <w:tabs>
              <w:tab w:val="left" w:pos="1200"/>
              <w:tab w:val="right" w:leader="dot" w:pos="9350"/>
            </w:tabs>
            <w:rPr>
              <w:rFonts w:cstheme="minorBidi"/>
              <w:noProof/>
              <w:sz w:val="24"/>
              <w:lang w:val="en-CA" w:bidi="ar-SA"/>
            </w:rPr>
          </w:pPr>
          <w:hyperlink w:anchor="_Toc31283079" w:history="1">
            <w:r w:rsidRPr="00F214B1">
              <w:rPr>
                <w:rStyle w:val="Hyperlink"/>
                <w:rFonts w:eastAsia="Times New Roman"/>
                <w:noProof/>
                <w:bdr w:val="none" w:sz="0" w:space="0" w:color="auto" w:frame="1"/>
                <w:lang w:eastAsia="en-CA"/>
              </w:rPr>
              <w:t>10.1.4</w:t>
            </w:r>
            <w:r>
              <w:rPr>
                <w:rFonts w:cstheme="minorBidi"/>
                <w:noProof/>
                <w:sz w:val="24"/>
                <w:lang w:val="en-CA" w:bidi="ar-SA"/>
              </w:rPr>
              <w:tab/>
            </w:r>
            <w:r w:rsidRPr="00F214B1">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_Toc31283079 \h </w:instrText>
            </w:r>
            <w:r>
              <w:rPr>
                <w:noProof/>
                <w:webHidden/>
              </w:rPr>
            </w:r>
            <w:r>
              <w:rPr>
                <w:noProof/>
                <w:webHidden/>
              </w:rPr>
              <w:fldChar w:fldCharType="separate"/>
            </w:r>
            <w:r>
              <w:rPr>
                <w:noProof/>
                <w:webHidden/>
              </w:rPr>
              <w:t>142</w:t>
            </w:r>
            <w:r>
              <w:rPr>
                <w:noProof/>
                <w:webHidden/>
              </w:rPr>
              <w:fldChar w:fldCharType="end"/>
            </w:r>
          </w:hyperlink>
        </w:p>
        <w:p w14:paraId="616B4EDB" w14:textId="384CFF9E" w:rsidR="00C73696" w:rsidRDefault="00C73696">
          <w:pPr>
            <w:pStyle w:val="TOC2"/>
            <w:tabs>
              <w:tab w:val="left" w:pos="960"/>
              <w:tab w:val="right" w:leader="dot" w:pos="9350"/>
            </w:tabs>
            <w:rPr>
              <w:rFonts w:cstheme="minorBidi"/>
              <w:noProof/>
              <w:sz w:val="24"/>
              <w:lang w:val="en-CA" w:bidi="ar-SA"/>
            </w:rPr>
          </w:pPr>
          <w:hyperlink w:anchor="_Toc31283080" w:history="1">
            <w:r w:rsidRPr="00F214B1">
              <w:rPr>
                <w:rStyle w:val="Hyperlink"/>
                <w:rFonts w:ascii="Times New Roman" w:hAnsi="Times New Roman"/>
                <w:noProof/>
                <w:snapToGrid w:val="0"/>
                <w:w w:val="0"/>
              </w:rPr>
              <w:t>10.2</w:t>
            </w:r>
            <w:r>
              <w:rPr>
                <w:rFonts w:cstheme="minorBidi"/>
                <w:noProof/>
                <w:sz w:val="24"/>
                <w:lang w:val="en-CA" w:bidi="ar-SA"/>
              </w:rPr>
              <w:tab/>
            </w:r>
            <w:r w:rsidRPr="00F214B1">
              <w:rPr>
                <w:rStyle w:val="Hyperlink"/>
                <w:noProof/>
              </w:rPr>
              <w:t>Data Storage</w:t>
            </w:r>
            <w:r>
              <w:rPr>
                <w:noProof/>
                <w:webHidden/>
              </w:rPr>
              <w:tab/>
            </w:r>
            <w:r>
              <w:rPr>
                <w:noProof/>
                <w:webHidden/>
              </w:rPr>
              <w:fldChar w:fldCharType="begin"/>
            </w:r>
            <w:r>
              <w:rPr>
                <w:noProof/>
                <w:webHidden/>
              </w:rPr>
              <w:instrText xml:space="preserve"> PAGEREF _Toc31283080 \h </w:instrText>
            </w:r>
            <w:r>
              <w:rPr>
                <w:noProof/>
                <w:webHidden/>
              </w:rPr>
            </w:r>
            <w:r>
              <w:rPr>
                <w:noProof/>
                <w:webHidden/>
              </w:rPr>
              <w:fldChar w:fldCharType="separate"/>
            </w:r>
            <w:r>
              <w:rPr>
                <w:noProof/>
                <w:webHidden/>
              </w:rPr>
              <w:t>143</w:t>
            </w:r>
            <w:r>
              <w:rPr>
                <w:noProof/>
                <w:webHidden/>
              </w:rPr>
              <w:fldChar w:fldCharType="end"/>
            </w:r>
          </w:hyperlink>
        </w:p>
        <w:p w14:paraId="6CBD09F0" w14:textId="452B1FD2" w:rsidR="00C73696" w:rsidRDefault="00C73696">
          <w:pPr>
            <w:pStyle w:val="TOC3"/>
            <w:tabs>
              <w:tab w:val="left" w:pos="1200"/>
              <w:tab w:val="right" w:leader="dot" w:pos="9350"/>
            </w:tabs>
            <w:rPr>
              <w:rFonts w:cstheme="minorBidi"/>
              <w:noProof/>
              <w:sz w:val="24"/>
              <w:lang w:val="en-CA" w:bidi="ar-SA"/>
            </w:rPr>
          </w:pPr>
          <w:hyperlink w:anchor="_Toc31283081" w:history="1">
            <w:r w:rsidRPr="00F214B1">
              <w:rPr>
                <w:rStyle w:val="Hyperlink"/>
                <w:noProof/>
              </w:rPr>
              <w:t>10.2.1</w:t>
            </w:r>
            <w:r>
              <w:rPr>
                <w:rFonts w:cstheme="minorBidi"/>
                <w:noProof/>
                <w:sz w:val="24"/>
                <w:lang w:val="en-CA" w:bidi="ar-SA"/>
              </w:rPr>
              <w:tab/>
            </w:r>
            <w:r w:rsidRPr="00F214B1">
              <w:rPr>
                <w:rStyle w:val="Hyperlink"/>
                <w:noProof/>
              </w:rPr>
              <w:t>Upload to triplestore</w:t>
            </w:r>
            <w:r>
              <w:rPr>
                <w:noProof/>
                <w:webHidden/>
              </w:rPr>
              <w:tab/>
            </w:r>
            <w:r>
              <w:rPr>
                <w:noProof/>
                <w:webHidden/>
              </w:rPr>
              <w:fldChar w:fldCharType="begin"/>
            </w:r>
            <w:r>
              <w:rPr>
                <w:noProof/>
                <w:webHidden/>
              </w:rPr>
              <w:instrText xml:space="preserve"> PAGEREF _Toc31283081 \h </w:instrText>
            </w:r>
            <w:r>
              <w:rPr>
                <w:noProof/>
                <w:webHidden/>
              </w:rPr>
            </w:r>
            <w:r>
              <w:rPr>
                <w:noProof/>
                <w:webHidden/>
              </w:rPr>
              <w:fldChar w:fldCharType="separate"/>
            </w:r>
            <w:r>
              <w:rPr>
                <w:noProof/>
                <w:webHidden/>
              </w:rPr>
              <w:t>143</w:t>
            </w:r>
            <w:r>
              <w:rPr>
                <w:noProof/>
                <w:webHidden/>
              </w:rPr>
              <w:fldChar w:fldCharType="end"/>
            </w:r>
          </w:hyperlink>
        </w:p>
        <w:p w14:paraId="2B3328FC" w14:textId="7D74F4AA" w:rsidR="00C73696" w:rsidRDefault="00C73696">
          <w:pPr>
            <w:pStyle w:val="TOC1"/>
            <w:rPr>
              <w:rFonts w:cstheme="minorBidi"/>
              <w:noProof/>
              <w:sz w:val="24"/>
              <w:lang w:val="en-CA" w:bidi="ar-SA"/>
            </w:rPr>
          </w:pPr>
          <w:hyperlink w:anchor="_Toc31283082" w:history="1">
            <w:r w:rsidRPr="00F214B1">
              <w:rPr>
                <w:rStyle w:val="Hyperlink"/>
                <w:noProof/>
              </w:rPr>
              <w:t>11</w:t>
            </w:r>
            <w:r>
              <w:rPr>
                <w:rFonts w:cstheme="minorBidi"/>
                <w:noProof/>
                <w:sz w:val="24"/>
                <w:lang w:val="en-CA" w:bidi="ar-SA"/>
              </w:rPr>
              <w:tab/>
            </w:r>
            <w:r w:rsidRPr="00F214B1">
              <w:rPr>
                <w:rStyle w:val="Hyperlink"/>
                <w:noProof/>
              </w:rPr>
              <w:t>Future Work</w:t>
            </w:r>
            <w:r>
              <w:rPr>
                <w:noProof/>
                <w:webHidden/>
              </w:rPr>
              <w:tab/>
            </w:r>
            <w:r>
              <w:rPr>
                <w:noProof/>
                <w:webHidden/>
              </w:rPr>
              <w:fldChar w:fldCharType="begin"/>
            </w:r>
            <w:r>
              <w:rPr>
                <w:noProof/>
                <w:webHidden/>
              </w:rPr>
              <w:instrText xml:space="preserve"> PAGEREF _Toc31283082 \h </w:instrText>
            </w:r>
            <w:r>
              <w:rPr>
                <w:noProof/>
                <w:webHidden/>
              </w:rPr>
            </w:r>
            <w:r>
              <w:rPr>
                <w:noProof/>
                <w:webHidden/>
              </w:rPr>
              <w:fldChar w:fldCharType="separate"/>
            </w:r>
            <w:r>
              <w:rPr>
                <w:noProof/>
                <w:webHidden/>
              </w:rPr>
              <w:t>144</w:t>
            </w:r>
            <w:r>
              <w:rPr>
                <w:noProof/>
                <w:webHidden/>
              </w:rPr>
              <w:fldChar w:fldCharType="end"/>
            </w:r>
          </w:hyperlink>
        </w:p>
        <w:p w14:paraId="64B81B7E" w14:textId="3529AD07" w:rsidR="00C73696" w:rsidRDefault="00C73696">
          <w:pPr>
            <w:pStyle w:val="TOC2"/>
            <w:tabs>
              <w:tab w:val="left" w:pos="960"/>
              <w:tab w:val="right" w:leader="dot" w:pos="9350"/>
            </w:tabs>
            <w:rPr>
              <w:rFonts w:cstheme="minorBidi"/>
              <w:noProof/>
              <w:sz w:val="24"/>
              <w:lang w:val="en-CA" w:bidi="ar-SA"/>
            </w:rPr>
          </w:pPr>
          <w:hyperlink w:anchor="_Toc31283083" w:history="1">
            <w:r w:rsidRPr="00F214B1">
              <w:rPr>
                <w:rStyle w:val="Hyperlink"/>
                <w:rFonts w:ascii="Times New Roman" w:hAnsi="Times New Roman"/>
                <w:noProof/>
                <w:snapToGrid w:val="0"/>
                <w:w w:val="0"/>
              </w:rPr>
              <w:t>11.1</w:t>
            </w:r>
            <w:r>
              <w:rPr>
                <w:rFonts w:cstheme="minorBidi"/>
                <w:noProof/>
                <w:sz w:val="24"/>
                <w:lang w:val="en-CA" w:bidi="ar-SA"/>
              </w:rPr>
              <w:tab/>
            </w:r>
            <w:r w:rsidRPr="00F214B1">
              <w:rPr>
                <w:rStyle w:val="Hyperlink"/>
                <w:noProof/>
              </w:rPr>
              <w:t>Research</w:t>
            </w:r>
            <w:r>
              <w:rPr>
                <w:noProof/>
                <w:webHidden/>
              </w:rPr>
              <w:tab/>
            </w:r>
            <w:r>
              <w:rPr>
                <w:noProof/>
                <w:webHidden/>
              </w:rPr>
              <w:fldChar w:fldCharType="begin"/>
            </w:r>
            <w:r>
              <w:rPr>
                <w:noProof/>
                <w:webHidden/>
              </w:rPr>
              <w:instrText xml:space="preserve"> PAGEREF _Toc31283083 \h </w:instrText>
            </w:r>
            <w:r>
              <w:rPr>
                <w:noProof/>
                <w:webHidden/>
              </w:rPr>
            </w:r>
            <w:r>
              <w:rPr>
                <w:noProof/>
                <w:webHidden/>
              </w:rPr>
              <w:fldChar w:fldCharType="separate"/>
            </w:r>
            <w:r>
              <w:rPr>
                <w:noProof/>
                <w:webHidden/>
              </w:rPr>
              <w:t>144</w:t>
            </w:r>
            <w:r>
              <w:rPr>
                <w:noProof/>
                <w:webHidden/>
              </w:rPr>
              <w:fldChar w:fldCharType="end"/>
            </w:r>
          </w:hyperlink>
        </w:p>
        <w:p w14:paraId="0603A9B6" w14:textId="7C1E94C5" w:rsidR="00C73696" w:rsidRDefault="00C73696">
          <w:pPr>
            <w:pStyle w:val="TOC2"/>
            <w:tabs>
              <w:tab w:val="left" w:pos="960"/>
              <w:tab w:val="right" w:leader="dot" w:pos="9350"/>
            </w:tabs>
            <w:rPr>
              <w:rFonts w:cstheme="minorBidi"/>
              <w:noProof/>
              <w:sz w:val="24"/>
              <w:lang w:val="en-CA" w:bidi="ar-SA"/>
            </w:rPr>
          </w:pPr>
          <w:hyperlink w:anchor="_Toc31283084" w:history="1">
            <w:r w:rsidRPr="00F214B1">
              <w:rPr>
                <w:rStyle w:val="Hyperlink"/>
                <w:rFonts w:ascii="Times New Roman" w:hAnsi="Times New Roman"/>
                <w:noProof/>
                <w:snapToGrid w:val="0"/>
                <w:w w:val="0"/>
              </w:rPr>
              <w:t>11.2</w:t>
            </w:r>
            <w:r>
              <w:rPr>
                <w:rFonts w:cstheme="minorBidi"/>
                <w:noProof/>
                <w:sz w:val="24"/>
                <w:lang w:val="en-CA" w:bidi="ar-SA"/>
              </w:rPr>
              <w:tab/>
            </w:r>
            <w:r w:rsidRPr="00F214B1">
              <w:rPr>
                <w:rStyle w:val="Hyperlink"/>
                <w:noProof/>
              </w:rPr>
              <w:t>Extensions for iCity Applications</w:t>
            </w:r>
            <w:r>
              <w:rPr>
                <w:noProof/>
                <w:webHidden/>
              </w:rPr>
              <w:tab/>
            </w:r>
            <w:r>
              <w:rPr>
                <w:noProof/>
                <w:webHidden/>
              </w:rPr>
              <w:fldChar w:fldCharType="begin"/>
            </w:r>
            <w:r>
              <w:rPr>
                <w:noProof/>
                <w:webHidden/>
              </w:rPr>
              <w:instrText xml:space="preserve"> PAGEREF _Toc31283084 \h </w:instrText>
            </w:r>
            <w:r>
              <w:rPr>
                <w:noProof/>
                <w:webHidden/>
              </w:rPr>
            </w:r>
            <w:r>
              <w:rPr>
                <w:noProof/>
                <w:webHidden/>
              </w:rPr>
              <w:fldChar w:fldCharType="separate"/>
            </w:r>
            <w:r>
              <w:rPr>
                <w:noProof/>
                <w:webHidden/>
              </w:rPr>
              <w:t>145</w:t>
            </w:r>
            <w:r>
              <w:rPr>
                <w:noProof/>
                <w:webHidden/>
              </w:rPr>
              <w:fldChar w:fldCharType="end"/>
            </w:r>
          </w:hyperlink>
        </w:p>
        <w:p w14:paraId="55926509" w14:textId="12F4D465" w:rsidR="00C73696" w:rsidRDefault="00C73696">
          <w:pPr>
            <w:pStyle w:val="TOC3"/>
            <w:tabs>
              <w:tab w:val="left" w:pos="1200"/>
              <w:tab w:val="right" w:leader="dot" w:pos="9350"/>
            </w:tabs>
            <w:rPr>
              <w:rFonts w:cstheme="minorBidi"/>
              <w:noProof/>
              <w:sz w:val="24"/>
              <w:lang w:val="en-CA" w:bidi="ar-SA"/>
            </w:rPr>
          </w:pPr>
          <w:hyperlink w:anchor="_Toc31283085" w:history="1">
            <w:r w:rsidRPr="00F214B1">
              <w:rPr>
                <w:rStyle w:val="Hyperlink"/>
                <w:noProof/>
              </w:rPr>
              <w:t>11.2.1</w:t>
            </w:r>
            <w:r>
              <w:rPr>
                <w:rFonts w:cstheme="minorBidi"/>
                <w:noProof/>
                <w:sz w:val="24"/>
                <w:lang w:val="en-CA" w:bidi="ar-SA"/>
              </w:rPr>
              <w:tab/>
            </w:r>
            <w:r w:rsidRPr="00F214B1">
              <w:rPr>
                <w:rStyle w:val="Hyperlink"/>
                <w:noProof/>
              </w:rPr>
              <w:t>Data Collection</w:t>
            </w:r>
            <w:r>
              <w:rPr>
                <w:noProof/>
                <w:webHidden/>
              </w:rPr>
              <w:tab/>
            </w:r>
            <w:r>
              <w:rPr>
                <w:noProof/>
                <w:webHidden/>
              </w:rPr>
              <w:fldChar w:fldCharType="begin"/>
            </w:r>
            <w:r>
              <w:rPr>
                <w:noProof/>
                <w:webHidden/>
              </w:rPr>
              <w:instrText xml:space="preserve"> PAGEREF _Toc31283085 \h </w:instrText>
            </w:r>
            <w:r>
              <w:rPr>
                <w:noProof/>
                <w:webHidden/>
              </w:rPr>
            </w:r>
            <w:r>
              <w:rPr>
                <w:noProof/>
                <w:webHidden/>
              </w:rPr>
              <w:fldChar w:fldCharType="separate"/>
            </w:r>
            <w:r>
              <w:rPr>
                <w:noProof/>
                <w:webHidden/>
              </w:rPr>
              <w:t>147</w:t>
            </w:r>
            <w:r>
              <w:rPr>
                <w:noProof/>
                <w:webHidden/>
              </w:rPr>
              <w:fldChar w:fldCharType="end"/>
            </w:r>
          </w:hyperlink>
        </w:p>
        <w:p w14:paraId="6C3AF3C4" w14:textId="68678076" w:rsidR="00C73696" w:rsidRDefault="00C73696">
          <w:pPr>
            <w:pStyle w:val="TOC3"/>
            <w:tabs>
              <w:tab w:val="left" w:pos="1200"/>
              <w:tab w:val="right" w:leader="dot" w:pos="9350"/>
            </w:tabs>
            <w:rPr>
              <w:rFonts w:cstheme="minorBidi"/>
              <w:noProof/>
              <w:sz w:val="24"/>
              <w:lang w:val="en-CA" w:bidi="ar-SA"/>
            </w:rPr>
          </w:pPr>
          <w:hyperlink w:anchor="_Toc31283086" w:history="1">
            <w:r w:rsidRPr="00F214B1">
              <w:rPr>
                <w:rStyle w:val="Hyperlink"/>
                <w:noProof/>
              </w:rPr>
              <w:t>11.2.2</w:t>
            </w:r>
            <w:r>
              <w:rPr>
                <w:rFonts w:cstheme="minorBidi"/>
                <w:noProof/>
                <w:sz w:val="24"/>
                <w:lang w:val="en-CA" w:bidi="ar-SA"/>
              </w:rPr>
              <w:tab/>
            </w:r>
            <w:r w:rsidRPr="00F214B1">
              <w:rPr>
                <w:rStyle w:val="Hyperlink"/>
                <w:noProof/>
              </w:rPr>
              <w:t>Simulation of Urban Systems</w:t>
            </w:r>
            <w:r>
              <w:rPr>
                <w:noProof/>
                <w:webHidden/>
              </w:rPr>
              <w:tab/>
            </w:r>
            <w:r>
              <w:rPr>
                <w:noProof/>
                <w:webHidden/>
              </w:rPr>
              <w:fldChar w:fldCharType="begin"/>
            </w:r>
            <w:r>
              <w:rPr>
                <w:noProof/>
                <w:webHidden/>
              </w:rPr>
              <w:instrText xml:space="preserve"> PAGEREF _Toc31283086 \h </w:instrText>
            </w:r>
            <w:r>
              <w:rPr>
                <w:noProof/>
                <w:webHidden/>
              </w:rPr>
            </w:r>
            <w:r>
              <w:rPr>
                <w:noProof/>
                <w:webHidden/>
              </w:rPr>
              <w:fldChar w:fldCharType="separate"/>
            </w:r>
            <w:r>
              <w:rPr>
                <w:noProof/>
                <w:webHidden/>
              </w:rPr>
              <w:t>147</w:t>
            </w:r>
            <w:r>
              <w:rPr>
                <w:noProof/>
                <w:webHidden/>
              </w:rPr>
              <w:fldChar w:fldCharType="end"/>
            </w:r>
          </w:hyperlink>
        </w:p>
        <w:p w14:paraId="2CA69CD1" w14:textId="07740D9A" w:rsidR="00C73696" w:rsidRDefault="00C73696">
          <w:pPr>
            <w:pStyle w:val="TOC1"/>
            <w:rPr>
              <w:rFonts w:cstheme="minorBidi"/>
              <w:noProof/>
              <w:sz w:val="24"/>
              <w:lang w:val="en-CA" w:bidi="ar-SA"/>
            </w:rPr>
          </w:pPr>
          <w:hyperlink w:anchor="_Toc31283087" w:history="1">
            <w:r w:rsidRPr="00F214B1">
              <w:rPr>
                <w:rStyle w:val="Hyperlink"/>
                <w:noProof/>
              </w:rPr>
              <w:t>Acknowledgements</w:t>
            </w:r>
            <w:r>
              <w:rPr>
                <w:noProof/>
                <w:webHidden/>
              </w:rPr>
              <w:tab/>
            </w:r>
            <w:r>
              <w:rPr>
                <w:noProof/>
                <w:webHidden/>
              </w:rPr>
              <w:fldChar w:fldCharType="begin"/>
            </w:r>
            <w:r>
              <w:rPr>
                <w:noProof/>
                <w:webHidden/>
              </w:rPr>
              <w:instrText xml:space="preserve"> PAGEREF _Toc31283087 \h </w:instrText>
            </w:r>
            <w:r>
              <w:rPr>
                <w:noProof/>
                <w:webHidden/>
              </w:rPr>
            </w:r>
            <w:r>
              <w:rPr>
                <w:noProof/>
                <w:webHidden/>
              </w:rPr>
              <w:fldChar w:fldCharType="separate"/>
            </w:r>
            <w:r>
              <w:rPr>
                <w:noProof/>
                <w:webHidden/>
              </w:rPr>
              <w:t>149</w:t>
            </w:r>
            <w:r>
              <w:rPr>
                <w:noProof/>
                <w:webHidden/>
              </w:rPr>
              <w:fldChar w:fldCharType="end"/>
            </w:r>
          </w:hyperlink>
        </w:p>
        <w:p w14:paraId="0EDAC616" w14:textId="426F4074" w:rsidR="00C73696" w:rsidRDefault="00C73696">
          <w:pPr>
            <w:pStyle w:val="TOC1"/>
            <w:rPr>
              <w:rFonts w:cstheme="minorBidi"/>
              <w:noProof/>
              <w:sz w:val="24"/>
              <w:lang w:val="en-CA" w:bidi="ar-SA"/>
            </w:rPr>
          </w:pPr>
          <w:hyperlink w:anchor="_Toc31283088" w:history="1">
            <w:r w:rsidRPr="00F214B1">
              <w:rPr>
                <w:rStyle w:val="Hyperlink"/>
                <w:noProof/>
              </w:rPr>
              <w:t>Bibliography</w:t>
            </w:r>
            <w:r>
              <w:rPr>
                <w:noProof/>
                <w:webHidden/>
              </w:rPr>
              <w:tab/>
            </w:r>
            <w:r>
              <w:rPr>
                <w:noProof/>
                <w:webHidden/>
              </w:rPr>
              <w:fldChar w:fldCharType="begin"/>
            </w:r>
            <w:r>
              <w:rPr>
                <w:noProof/>
                <w:webHidden/>
              </w:rPr>
              <w:instrText xml:space="preserve"> PAGEREF _Toc31283088 \h </w:instrText>
            </w:r>
            <w:r>
              <w:rPr>
                <w:noProof/>
                <w:webHidden/>
              </w:rPr>
            </w:r>
            <w:r>
              <w:rPr>
                <w:noProof/>
                <w:webHidden/>
              </w:rPr>
              <w:fldChar w:fldCharType="separate"/>
            </w:r>
            <w:r>
              <w:rPr>
                <w:noProof/>
                <w:webHidden/>
              </w:rPr>
              <w:t>150</w:t>
            </w:r>
            <w:r>
              <w:rPr>
                <w:noProof/>
                <w:webHidden/>
              </w:rPr>
              <w:fldChar w:fldCharType="end"/>
            </w:r>
          </w:hyperlink>
        </w:p>
        <w:p w14:paraId="79EDEA65" w14:textId="5C5CD4B1" w:rsidR="00C73696" w:rsidRDefault="00C73696">
          <w:pPr>
            <w:pStyle w:val="TOC1"/>
            <w:tabs>
              <w:tab w:val="left" w:pos="1440"/>
            </w:tabs>
            <w:rPr>
              <w:rFonts w:cstheme="minorBidi"/>
              <w:noProof/>
              <w:sz w:val="24"/>
              <w:lang w:val="en-CA" w:bidi="ar-SA"/>
            </w:rPr>
          </w:pPr>
          <w:hyperlink w:anchor="_Toc31283089" w:history="1">
            <w:r w:rsidRPr="00F214B1">
              <w:rPr>
                <w:rStyle w:val="Hyperlink"/>
                <w:noProof/>
              </w:rPr>
              <w:t>Appendix A.</w:t>
            </w:r>
            <w:r>
              <w:rPr>
                <w:rFonts w:cstheme="minorBidi"/>
                <w:noProof/>
                <w:sz w:val="24"/>
                <w:lang w:val="en-CA" w:bidi="ar-SA"/>
              </w:rPr>
              <w:tab/>
            </w:r>
            <w:r w:rsidRPr="00F214B1">
              <w:rPr>
                <w:rStyle w:val="Hyperlink"/>
                <w:noProof/>
              </w:rPr>
              <w:t>TASHA Data Mapping:</w:t>
            </w:r>
            <w:r>
              <w:rPr>
                <w:noProof/>
                <w:webHidden/>
              </w:rPr>
              <w:tab/>
            </w:r>
            <w:r>
              <w:rPr>
                <w:noProof/>
                <w:webHidden/>
              </w:rPr>
              <w:fldChar w:fldCharType="begin"/>
            </w:r>
            <w:r>
              <w:rPr>
                <w:noProof/>
                <w:webHidden/>
              </w:rPr>
              <w:instrText xml:space="preserve"> PAGEREF _Toc31283089 \h </w:instrText>
            </w:r>
            <w:r>
              <w:rPr>
                <w:noProof/>
                <w:webHidden/>
              </w:rPr>
            </w:r>
            <w:r>
              <w:rPr>
                <w:noProof/>
                <w:webHidden/>
              </w:rPr>
              <w:fldChar w:fldCharType="separate"/>
            </w:r>
            <w:r>
              <w:rPr>
                <w:noProof/>
                <w:webHidden/>
              </w:rPr>
              <w:t>152</w:t>
            </w:r>
            <w:r>
              <w:rPr>
                <w:noProof/>
                <w:webHidden/>
              </w:rPr>
              <w:fldChar w:fldCharType="end"/>
            </w:r>
          </w:hyperlink>
        </w:p>
        <w:p w14:paraId="37460B92" w14:textId="186F4F05" w:rsidR="00C73696" w:rsidRDefault="00C73696">
          <w:pPr>
            <w:pStyle w:val="TOC2"/>
            <w:tabs>
              <w:tab w:val="right" w:leader="dot" w:pos="9350"/>
            </w:tabs>
            <w:rPr>
              <w:rFonts w:cstheme="minorBidi"/>
              <w:noProof/>
              <w:sz w:val="24"/>
              <w:lang w:val="en-CA" w:bidi="ar-SA"/>
            </w:rPr>
          </w:pPr>
          <w:hyperlink w:anchor="_Toc31283090" w:history="1">
            <w:r w:rsidRPr="00F214B1">
              <w:rPr>
                <w:rStyle w:val="Hyperlink"/>
                <w:noProof/>
              </w:rPr>
              <w:t>Mapping</w:t>
            </w:r>
            <w:r>
              <w:rPr>
                <w:noProof/>
                <w:webHidden/>
              </w:rPr>
              <w:tab/>
            </w:r>
            <w:r>
              <w:rPr>
                <w:noProof/>
                <w:webHidden/>
              </w:rPr>
              <w:fldChar w:fldCharType="begin"/>
            </w:r>
            <w:r>
              <w:rPr>
                <w:noProof/>
                <w:webHidden/>
              </w:rPr>
              <w:instrText xml:space="preserve"> PAGEREF _Toc31283090 \h </w:instrText>
            </w:r>
            <w:r>
              <w:rPr>
                <w:noProof/>
                <w:webHidden/>
              </w:rPr>
            </w:r>
            <w:r>
              <w:rPr>
                <w:noProof/>
                <w:webHidden/>
              </w:rPr>
              <w:fldChar w:fldCharType="separate"/>
            </w:r>
            <w:r>
              <w:rPr>
                <w:noProof/>
                <w:webHidden/>
              </w:rPr>
              <w:t>152</w:t>
            </w:r>
            <w:r>
              <w:rPr>
                <w:noProof/>
                <w:webHidden/>
              </w:rPr>
              <w:fldChar w:fldCharType="end"/>
            </w:r>
          </w:hyperlink>
        </w:p>
        <w:p w14:paraId="1536A2A7" w14:textId="45DF4793" w:rsidR="00C73696" w:rsidRDefault="00C73696">
          <w:pPr>
            <w:pStyle w:val="TOC3"/>
            <w:tabs>
              <w:tab w:val="right" w:leader="dot" w:pos="9350"/>
            </w:tabs>
            <w:rPr>
              <w:rFonts w:cstheme="minorBidi"/>
              <w:noProof/>
              <w:sz w:val="24"/>
              <w:lang w:val="en-CA" w:bidi="ar-SA"/>
            </w:rPr>
          </w:pPr>
          <w:hyperlink w:anchor="_Toc31283091" w:history="1">
            <w:r w:rsidRPr="00F214B1">
              <w:rPr>
                <w:rStyle w:val="Hyperlink"/>
                <w:noProof/>
              </w:rPr>
              <w:t>Simulation Metadata</w:t>
            </w:r>
            <w:r>
              <w:rPr>
                <w:noProof/>
                <w:webHidden/>
              </w:rPr>
              <w:tab/>
            </w:r>
            <w:r>
              <w:rPr>
                <w:noProof/>
                <w:webHidden/>
              </w:rPr>
              <w:fldChar w:fldCharType="begin"/>
            </w:r>
            <w:r>
              <w:rPr>
                <w:noProof/>
                <w:webHidden/>
              </w:rPr>
              <w:instrText xml:space="preserve"> PAGEREF _Toc31283091 \h </w:instrText>
            </w:r>
            <w:r>
              <w:rPr>
                <w:noProof/>
                <w:webHidden/>
              </w:rPr>
            </w:r>
            <w:r>
              <w:rPr>
                <w:noProof/>
                <w:webHidden/>
              </w:rPr>
              <w:fldChar w:fldCharType="separate"/>
            </w:r>
            <w:r>
              <w:rPr>
                <w:noProof/>
                <w:webHidden/>
              </w:rPr>
              <w:t>153</w:t>
            </w:r>
            <w:r>
              <w:rPr>
                <w:noProof/>
                <w:webHidden/>
              </w:rPr>
              <w:fldChar w:fldCharType="end"/>
            </w:r>
          </w:hyperlink>
        </w:p>
        <w:p w14:paraId="6C0AA680" w14:textId="4354652D" w:rsidR="00C73696" w:rsidRDefault="00C73696">
          <w:pPr>
            <w:pStyle w:val="TOC3"/>
            <w:tabs>
              <w:tab w:val="right" w:leader="dot" w:pos="9350"/>
            </w:tabs>
            <w:rPr>
              <w:rFonts w:cstheme="minorBidi"/>
              <w:noProof/>
              <w:sz w:val="24"/>
              <w:lang w:val="en-CA" w:bidi="ar-SA"/>
            </w:rPr>
          </w:pPr>
          <w:hyperlink w:anchor="_Toc31283092" w:history="1">
            <w:r w:rsidRPr="00F214B1">
              <w:rPr>
                <w:rStyle w:val="Hyperlink"/>
                <w:noProof/>
              </w:rPr>
              <w:t>Mississauga Zones</w:t>
            </w:r>
            <w:r>
              <w:rPr>
                <w:noProof/>
                <w:webHidden/>
              </w:rPr>
              <w:tab/>
            </w:r>
            <w:r>
              <w:rPr>
                <w:noProof/>
                <w:webHidden/>
              </w:rPr>
              <w:fldChar w:fldCharType="begin"/>
            </w:r>
            <w:r>
              <w:rPr>
                <w:noProof/>
                <w:webHidden/>
              </w:rPr>
              <w:instrText xml:space="preserve"> PAGEREF _Toc31283092 \h </w:instrText>
            </w:r>
            <w:r>
              <w:rPr>
                <w:noProof/>
                <w:webHidden/>
              </w:rPr>
            </w:r>
            <w:r>
              <w:rPr>
                <w:noProof/>
                <w:webHidden/>
              </w:rPr>
              <w:fldChar w:fldCharType="separate"/>
            </w:r>
            <w:r>
              <w:rPr>
                <w:noProof/>
                <w:webHidden/>
              </w:rPr>
              <w:t>153</w:t>
            </w:r>
            <w:r>
              <w:rPr>
                <w:noProof/>
                <w:webHidden/>
              </w:rPr>
              <w:fldChar w:fldCharType="end"/>
            </w:r>
          </w:hyperlink>
        </w:p>
        <w:p w14:paraId="6FA2616D" w14:textId="6782526C" w:rsidR="00C73696" w:rsidRDefault="00C73696">
          <w:pPr>
            <w:pStyle w:val="TOC3"/>
            <w:tabs>
              <w:tab w:val="right" w:leader="dot" w:pos="9350"/>
            </w:tabs>
            <w:rPr>
              <w:rFonts w:cstheme="minorBidi"/>
              <w:noProof/>
              <w:sz w:val="24"/>
              <w:lang w:val="en-CA" w:bidi="ar-SA"/>
            </w:rPr>
          </w:pPr>
          <w:hyperlink w:anchor="_Toc31283093" w:history="1">
            <w:r w:rsidRPr="00F214B1">
              <w:rPr>
                <w:rStyle w:val="Hyperlink"/>
                <w:noProof/>
              </w:rPr>
              <w:t>persons.csv</w:t>
            </w:r>
            <w:r>
              <w:rPr>
                <w:noProof/>
                <w:webHidden/>
              </w:rPr>
              <w:tab/>
            </w:r>
            <w:r>
              <w:rPr>
                <w:noProof/>
                <w:webHidden/>
              </w:rPr>
              <w:fldChar w:fldCharType="begin"/>
            </w:r>
            <w:r>
              <w:rPr>
                <w:noProof/>
                <w:webHidden/>
              </w:rPr>
              <w:instrText xml:space="preserve"> PAGEREF _Toc31283093 \h </w:instrText>
            </w:r>
            <w:r>
              <w:rPr>
                <w:noProof/>
                <w:webHidden/>
              </w:rPr>
            </w:r>
            <w:r>
              <w:rPr>
                <w:noProof/>
                <w:webHidden/>
              </w:rPr>
              <w:fldChar w:fldCharType="separate"/>
            </w:r>
            <w:r>
              <w:rPr>
                <w:noProof/>
                <w:webHidden/>
              </w:rPr>
              <w:t>154</w:t>
            </w:r>
            <w:r>
              <w:rPr>
                <w:noProof/>
                <w:webHidden/>
              </w:rPr>
              <w:fldChar w:fldCharType="end"/>
            </w:r>
          </w:hyperlink>
        </w:p>
        <w:p w14:paraId="43808636" w14:textId="6E5D542E" w:rsidR="00C73696" w:rsidRDefault="00C73696">
          <w:pPr>
            <w:pStyle w:val="TOC3"/>
            <w:tabs>
              <w:tab w:val="right" w:leader="dot" w:pos="9350"/>
            </w:tabs>
            <w:rPr>
              <w:rFonts w:cstheme="minorBidi"/>
              <w:noProof/>
              <w:sz w:val="24"/>
              <w:lang w:val="en-CA" w:bidi="ar-SA"/>
            </w:rPr>
          </w:pPr>
          <w:hyperlink w:anchor="_Toc31283094" w:history="1">
            <w:r w:rsidRPr="00F214B1">
              <w:rPr>
                <w:rStyle w:val="Hyperlink"/>
                <w:noProof/>
              </w:rPr>
              <w:t>trips.csv</w:t>
            </w:r>
            <w:r>
              <w:rPr>
                <w:noProof/>
                <w:webHidden/>
              </w:rPr>
              <w:tab/>
            </w:r>
            <w:r>
              <w:rPr>
                <w:noProof/>
                <w:webHidden/>
              </w:rPr>
              <w:fldChar w:fldCharType="begin"/>
            </w:r>
            <w:r>
              <w:rPr>
                <w:noProof/>
                <w:webHidden/>
              </w:rPr>
              <w:instrText xml:space="preserve"> PAGEREF _Toc31283094 \h </w:instrText>
            </w:r>
            <w:r>
              <w:rPr>
                <w:noProof/>
                <w:webHidden/>
              </w:rPr>
            </w:r>
            <w:r>
              <w:rPr>
                <w:noProof/>
                <w:webHidden/>
              </w:rPr>
              <w:fldChar w:fldCharType="separate"/>
            </w:r>
            <w:r>
              <w:rPr>
                <w:noProof/>
                <w:webHidden/>
              </w:rPr>
              <w:t>158</w:t>
            </w:r>
            <w:r>
              <w:rPr>
                <w:noProof/>
                <w:webHidden/>
              </w:rPr>
              <w:fldChar w:fldCharType="end"/>
            </w:r>
          </w:hyperlink>
        </w:p>
        <w:p w14:paraId="34A9A9F2" w14:textId="11CAAF83" w:rsidR="00C73696" w:rsidRDefault="00C73696">
          <w:pPr>
            <w:pStyle w:val="TOC3"/>
            <w:tabs>
              <w:tab w:val="right" w:leader="dot" w:pos="9350"/>
            </w:tabs>
            <w:rPr>
              <w:rFonts w:cstheme="minorBidi"/>
              <w:noProof/>
              <w:sz w:val="24"/>
              <w:lang w:val="en-CA" w:bidi="ar-SA"/>
            </w:rPr>
          </w:pPr>
          <w:hyperlink w:anchor="_Toc31283095" w:history="1">
            <w:r w:rsidRPr="00F214B1">
              <w:rPr>
                <w:rStyle w:val="Hyperlink"/>
                <w:noProof/>
              </w:rPr>
              <w:t>trip_modes.csv</w:t>
            </w:r>
            <w:r>
              <w:rPr>
                <w:noProof/>
                <w:webHidden/>
              </w:rPr>
              <w:tab/>
            </w:r>
            <w:r>
              <w:rPr>
                <w:noProof/>
                <w:webHidden/>
              </w:rPr>
              <w:fldChar w:fldCharType="begin"/>
            </w:r>
            <w:r>
              <w:rPr>
                <w:noProof/>
                <w:webHidden/>
              </w:rPr>
              <w:instrText xml:space="preserve"> PAGEREF _Toc31283095 \h </w:instrText>
            </w:r>
            <w:r>
              <w:rPr>
                <w:noProof/>
                <w:webHidden/>
              </w:rPr>
            </w:r>
            <w:r>
              <w:rPr>
                <w:noProof/>
                <w:webHidden/>
              </w:rPr>
              <w:fldChar w:fldCharType="separate"/>
            </w:r>
            <w:r>
              <w:rPr>
                <w:noProof/>
                <w:webHidden/>
              </w:rPr>
              <w:t>161</w:t>
            </w:r>
            <w:r>
              <w:rPr>
                <w:noProof/>
                <w:webHidden/>
              </w:rPr>
              <w:fldChar w:fldCharType="end"/>
            </w:r>
          </w:hyperlink>
        </w:p>
        <w:p w14:paraId="6BE98B11" w14:textId="1846F519" w:rsidR="00C73696" w:rsidRDefault="00C73696">
          <w:pPr>
            <w:pStyle w:val="TOC3"/>
            <w:tabs>
              <w:tab w:val="right" w:leader="dot" w:pos="9350"/>
            </w:tabs>
            <w:rPr>
              <w:rFonts w:cstheme="minorBidi"/>
              <w:noProof/>
              <w:sz w:val="24"/>
              <w:lang w:val="en-CA" w:bidi="ar-SA"/>
            </w:rPr>
          </w:pPr>
          <w:hyperlink w:anchor="_Toc31283096" w:history="1">
            <w:r w:rsidRPr="00F214B1">
              <w:rPr>
                <w:rStyle w:val="Hyperlink"/>
                <w:noProof/>
              </w:rPr>
              <w:t>trip_stations.csv</w:t>
            </w:r>
            <w:r>
              <w:rPr>
                <w:noProof/>
                <w:webHidden/>
              </w:rPr>
              <w:tab/>
            </w:r>
            <w:r>
              <w:rPr>
                <w:noProof/>
                <w:webHidden/>
              </w:rPr>
              <w:fldChar w:fldCharType="begin"/>
            </w:r>
            <w:r>
              <w:rPr>
                <w:noProof/>
                <w:webHidden/>
              </w:rPr>
              <w:instrText xml:space="preserve"> PAGEREF _Toc31283096 \h </w:instrText>
            </w:r>
            <w:r>
              <w:rPr>
                <w:noProof/>
                <w:webHidden/>
              </w:rPr>
            </w:r>
            <w:r>
              <w:rPr>
                <w:noProof/>
                <w:webHidden/>
              </w:rPr>
              <w:fldChar w:fldCharType="separate"/>
            </w:r>
            <w:r>
              <w:rPr>
                <w:noProof/>
                <w:webHidden/>
              </w:rPr>
              <w:t>163</w:t>
            </w:r>
            <w:r>
              <w:rPr>
                <w:noProof/>
                <w:webHidden/>
              </w:rPr>
              <w:fldChar w:fldCharType="end"/>
            </w:r>
          </w:hyperlink>
        </w:p>
        <w:p w14:paraId="7989096D" w14:textId="318DC5C1" w:rsidR="00C73696" w:rsidRDefault="00C73696">
          <w:pPr>
            <w:pStyle w:val="TOC3"/>
            <w:tabs>
              <w:tab w:val="right" w:leader="dot" w:pos="9350"/>
            </w:tabs>
            <w:rPr>
              <w:rFonts w:cstheme="minorBidi"/>
              <w:noProof/>
              <w:sz w:val="24"/>
              <w:lang w:val="en-CA" w:bidi="ar-SA"/>
            </w:rPr>
          </w:pPr>
          <w:hyperlink w:anchor="_Toc31283097" w:history="1">
            <w:r w:rsidRPr="00F214B1">
              <w:rPr>
                <w:rStyle w:val="Hyperlink"/>
                <w:noProof/>
              </w:rPr>
              <w:t>facilitate_passenger.csv</w:t>
            </w:r>
            <w:r>
              <w:rPr>
                <w:noProof/>
                <w:webHidden/>
              </w:rPr>
              <w:tab/>
            </w:r>
            <w:r>
              <w:rPr>
                <w:noProof/>
                <w:webHidden/>
              </w:rPr>
              <w:fldChar w:fldCharType="begin"/>
            </w:r>
            <w:r>
              <w:rPr>
                <w:noProof/>
                <w:webHidden/>
              </w:rPr>
              <w:instrText xml:space="preserve"> PAGEREF _Toc31283097 \h </w:instrText>
            </w:r>
            <w:r>
              <w:rPr>
                <w:noProof/>
                <w:webHidden/>
              </w:rPr>
            </w:r>
            <w:r>
              <w:rPr>
                <w:noProof/>
                <w:webHidden/>
              </w:rPr>
              <w:fldChar w:fldCharType="separate"/>
            </w:r>
            <w:r>
              <w:rPr>
                <w:noProof/>
                <w:webHidden/>
              </w:rPr>
              <w:t>164</w:t>
            </w:r>
            <w:r>
              <w:rPr>
                <w:noProof/>
                <w:webHidden/>
              </w:rPr>
              <w:fldChar w:fldCharType="end"/>
            </w:r>
          </w:hyperlink>
        </w:p>
        <w:p w14:paraId="193B9D5A" w14:textId="38A3ACBF" w:rsidR="00C73696" w:rsidRDefault="00C73696">
          <w:pPr>
            <w:pStyle w:val="TOC2"/>
            <w:tabs>
              <w:tab w:val="left" w:pos="960"/>
              <w:tab w:val="right" w:leader="dot" w:pos="9350"/>
            </w:tabs>
            <w:rPr>
              <w:rFonts w:cstheme="minorBidi"/>
              <w:noProof/>
              <w:sz w:val="24"/>
              <w:lang w:val="en-CA" w:bidi="ar-SA"/>
            </w:rPr>
          </w:pPr>
          <w:hyperlink w:anchor="_Toc31283098" w:history="1">
            <w:r w:rsidRPr="00F214B1">
              <w:rPr>
                <w:rStyle w:val="Hyperlink"/>
                <w:rFonts w:ascii="Times New Roman" w:hAnsi="Times New Roman"/>
                <w:noProof/>
                <w:snapToGrid w:val="0"/>
                <w:w w:val="0"/>
              </w:rPr>
              <w:t>11.3</w:t>
            </w:r>
            <w:r>
              <w:rPr>
                <w:rFonts w:cstheme="minorBidi"/>
                <w:noProof/>
                <w:sz w:val="24"/>
                <w:lang w:val="en-CA" w:bidi="ar-SA"/>
              </w:rPr>
              <w:tab/>
            </w:r>
            <w:r w:rsidRPr="00F214B1">
              <w:rPr>
                <w:rStyle w:val="Hyperlink"/>
                <w:noProof/>
              </w:rPr>
              <w:t>Future Work</w:t>
            </w:r>
            <w:r>
              <w:rPr>
                <w:noProof/>
                <w:webHidden/>
              </w:rPr>
              <w:tab/>
            </w:r>
            <w:r>
              <w:rPr>
                <w:noProof/>
                <w:webHidden/>
              </w:rPr>
              <w:fldChar w:fldCharType="begin"/>
            </w:r>
            <w:r>
              <w:rPr>
                <w:noProof/>
                <w:webHidden/>
              </w:rPr>
              <w:instrText xml:space="preserve"> PAGEREF _Toc31283098 \h </w:instrText>
            </w:r>
            <w:r>
              <w:rPr>
                <w:noProof/>
                <w:webHidden/>
              </w:rPr>
            </w:r>
            <w:r>
              <w:rPr>
                <w:noProof/>
                <w:webHidden/>
              </w:rPr>
              <w:fldChar w:fldCharType="separate"/>
            </w:r>
            <w:r>
              <w:rPr>
                <w:noProof/>
                <w:webHidden/>
              </w:rPr>
              <w:t>165</w:t>
            </w:r>
            <w:r>
              <w:rPr>
                <w:noProof/>
                <w:webHidden/>
              </w:rPr>
              <w:fldChar w:fldCharType="end"/>
            </w:r>
          </w:hyperlink>
        </w:p>
        <w:p w14:paraId="1F1037D3" w14:textId="78857BF9" w:rsidR="00C73696" w:rsidRDefault="00C73696">
          <w:pPr>
            <w:pStyle w:val="TOC1"/>
            <w:tabs>
              <w:tab w:val="left" w:pos="1440"/>
            </w:tabs>
            <w:rPr>
              <w:rFonts w:cstheme="minorBidi"/>
              <w:noProof/>
              <w:sz w:val="24"/>
              <w:lang w:val="en-CA" w:bidi="ar-SA"/>
            </w:rPr>
          </w:pPr>
          <w:hyperlink w:anchor="_Toc31283099" w:history="1">
            <w:r w:rsidRPr="00F214B1">
              <w:rPr>
                <w:rStyle w:val="Hyperlink"/>
                <w:noProof/>
              </w:rPr>
              <w:t>Appendix B.</w:t>
            </w:r>
            <w:r>
              <w:rPr>
                <w:rFonts w:cstheme="minorBidi"/>
                <w:noProof/>
                <w:sz w:val="24"/>
                <w:lang w:val="en-CA" w:bidi="ar-SA"/>
              </w:rPr>
              <w:tab/>
            </w:r>
            <w:r w:rsidRPr="00F214B1">
              <w:rPr>
                <w:rStyle w:val="Hyperlink"/>
                <w:noProof/>
              </w:rPr>
              <w:t>Transit Data Mapping</w:t>
            </w:r>
            <w:r>
              <w:rPr>
                <w:noProof/>
                <w:webHidden/>
              </w:rPr>
              <w:tab/>
            </w:r>
            <w:r>
              <w:rPr>
                <w:noProof/>
                <w:webHidden/>
              </w:rPr>
              <w:fldChar w:fldCharType="begin"/>
            </w:r>
            <w:r>
              <w:rPr>
                <w:noProof/>
                <w:webHidden/>
              </w:rPr>
              <w:instrText xml:space="preserve"> PAGEREF _Toc31283099 \h </w:instrText>
            </w:r>
            <w:r>
              <w:rPr>
                <w:noProof/>
                <w:webHidden/>
              </w:rPr>
            </w:r>
            <w:r>
              <w:rPr>
                <w:noProof/>
                <w:webHidden/>
              </w:rPr>
              <w:fldChar w:fldCharType="separate"/>
            </w:r>
            <w:r>
              <w:rPr>
                <w:noProof/>
                <w:webHidden/>
              </w:rPr>
              <w:t>167</w:t>
            </w:r>
            <w:r>
              <w:rPr>
                <w:noProof/>
                <w:webHidden/>
              </w:rPr>
              <w:fldChar w:fldCharType="end"/>
            </w:r>
          </w:hyperlink>
        </w:p>
        <w:p w14:paraId="4C3A60FC" w14:textId="0D40B070" w:rsidR="00C73696" w:rsidRDefault="00C73696">
          <w:pPr>
            <w:pStyle w:val="TOC2"/>
            <w:tabs>
              <w:tab w:val="right" w:leader="dot" w:pos="9350"/>
            </w:tabs>
            <w:rPr>
              <w:rFonts w:cstheme="minorBidi"/>
              <w:noProof/>
              <w:sz w:val="24"/>
              <w:lang w:val="en-CA" w:bidi="ar-SA"/>
            </w:rPr>
          </w:pPr>
          <w:hyperlink w:anchor="_Toc31283100" w:history="1">
            <w:r w:rsidRPr="00F214B1">
              <w:rPr>
                <w:rStyle w:val="Hyperlink"/>
                <w:noProof/>
              </w:rPr>
              <w:t>Subway &amp; SRT Logs (December 2018)</w:t>
            </w:r>
            <w:r>
              <w:rPr>
                <w:noProof/>
                <w:webHidden/>
              </w:rPr>
              <w:tab/>
            </w:r>
            <w:r>
              <w:rPr>
                <w:noProof/>
                <w:webHidden/>
              </w:rPr>
              <w:fldChar w:fldCharType="begin"/>
            </w:r>
            <w:r>
              <w:rPr>
                <w:noProof/>
                <w:webHidden/>
              </w:rPr>
              <w:instrText xml:space="preserve"> PAGEREF _Toc31283100 \h </w:instrText>
            </w:r>
            <w:r>
              <w:rPr>
                <w:noProof/>
                <w:webHidden/>
              </w:rPr>
            </w:r>
            <w:r>
              <w:rPr>
                <w:noProof/>
                <w:webHidden/>
              </w:rPr>
              <w:fldChar w:fldCharType="separate"/>
            </w:r>
            <w:r>
              <w:rPr>
                <w:noProof/>
                <w:webHidden/>
              </w:rPr>
              <w:t>167</w:t>
            </w:r>
            <w:r>
              <w:rPr>
                <w:noProof/>
                <w:webHidden/>
              </w:rPr>
              <w:fldChar w:fldCharType="end"/>
            </w:r>
          </w:hyperlink>
        </w:p>
        <w:p w14:paraId="76A77A63" w14:textId="3BC20060" w:rsidR="00C73696" w:rsidRDefault="00C73696">
          <w:pPr>
            <w:pStyle w:val="TOC2"/>
            <w:tabs>
              <w:tab w:val="right" w:leader="dot" w:pos="9350"/>
            </w:tabs>
            <w:rPr>
              <w:rFonts w:cstheme="minorBidi"/>
              <w:noProof/>
              <w:sz w:val="24"/>
              <w:lang w:val="en-CA" w:bidi="ar-SA"/>
            </w:rPr>
          </w:pPr>
          <w:hyperlink w:anchor="_Toc31283101" w:history="1">
            <w:r w:rsidRPr="00F214B1">
              <w:rPr>
                <w:rStyle w:val="Hyperlink"/>
                <w:noProof/>
              </w:rPr>
              <w:t>AVL Data (TTC NVAS XML Feed)</w:t>
            </w:r>
            <w:r>
              <w:rPr>
                <w:noProof/>
                <w:webHidden/>
              </w:rPr>
              <w:tab/>
            </w:r>
            <w:r>
              <w:rPr>
                <w:noProof/>
                <w:webHidden/>
              </w:rPr>
              <w:fldChar w:fldCharType="begin"/>
            </w:r>
            <w:r>
              <w:rPr>
                <w:noProof/>
                <w:webHidden/>
              </w:rPr>
              <w:instrText xml:space="preserve"> PAGEREF _Toc31283101 \h </w:instrText>
            </w:r>
            <w:r>
              <w:rPr>
                <w:noProof/>
                <w:webHidden/>
              </w:rPr>
            </w:r>
            <w:r>
              <w:rPr>
                <w:noProof/>
                <w:webHidden/>
              </w:rPr>
              <w:fldChar w:fldCharType="separate"/>
            </w:r>
            <w:r>
              <w:rPr>
                <w:noProof/>
                <w:webHidden/>
              </w:rPr>
              <w:t>169</w:t>
            </w:r>
            <w:r>
              <w:rPr>
                <w:noProof/>
                <w:webHidden/>
              </w:rPr>
              <w:fldChar w:fldCharType="end"/>
            </w:r>
          </w:hyperlink>
        </w:p>
        <w:p w14:paraId="120F15D0" w14:textId="5810DED2" w:rsidR="00C73696" w:rsidRDefault="00C73696">
          <w:pPr>
            <w:pStyle w:val="TOC2"/>
            <w:tabs>
              <w:tab w:val="right" w:leader="dot" w:pos="9350"/>
            </w:tabs>
            <w:rPr>
              <w:rFonts w:cstheme="minorBidi"/>
              <w:noProof/>
              <w:sz w:val="24"/>
              <w:lang w:val="en-CA" w:bidi="ar-SA"/>
            </w:rPr>
          </w:pPr>
          <w:hyperlink w:anchor="_Toc31283102" w:history="1">
            <w:r w:rsidRPr="00F214B1">
              <w:rPr>
                <w:rStyle w:val="Hyperlink"/>
                <w:noProof/>
              </w:rPr>
              <w:t>TTC Routes &amp; Schedules (gtfs)</w:t>
            </w:r>
            <w:r>
              <w:rPr>
                <w:noProof/>
                <w:webHidden/>
              </w:rPr>
              <w:tab/>
            </w:r>
            <w:r>
              <w:rPr>
                <w:noProof/>
                <w:webHidden/>
              </w:rPr>
              <w:fldChar w:fldCharType="begin"/>
            </w:r>
            <w:r>
              <w:rPr>
                <w:noProof/>
                <w:webHidden/>
              </w:rPr>
              <w:instrText xml:space="preserve"> PAGEREF _Toc31283102 \h </w:instrText>
            </w:r>
            <w:r>
              <w:rPr>
                <w:noProof/>
                <w:webHidden/>
              </w:rPr>
            </w:r>
            <w:r>
              <w:rPr>
                <w:noProof/>
                <w:webHidden/>
              </w:rPr>
              <w:fldChar w:fldCharType="separate"/>
            </w:r>
            <w:r>
              <w:rPr>
                <w:noProof/>
                <w:webHidden/>
              </w:rPr>
              <w:t>171</w:t>
            </w:r>
            <w:r>
              <w:rPr>
                <w:noProof/>
                <w:webHidden/>
              </w:rPr>
              <w:fldChar w:fldCharType="end"/>
            </w:r>
          </w:hyperlink>
        </w:p>
        <w:p w14:paraId="67C48B20" w14:textId="12EED4A0" w:rsidR="00C73696" w:rsidRDefault="00C73696">
          <w:pPr>
            <w:pStyle w:val="TOC3"/>
            <w:tabs>
              <w:tab w:val="right" w:leader="dot" w:pos="9350"/>
            </w:tabs>
            <w:rPr>
              <w:rFonts w:cstheme="minorBidi"/>
              <w:noProof/>
              <w:sz w:val="24"/>
              <w:lang w:val="en-CA" w:bidi="ar-SA"/>
            </w:rPr>
          </w:pPr>
          <w:hyperlink w:anchor="_Toc31283103" w:history="1">
            <w:r w:rsidRPr="00F214B1">
              <w:rPr>
                <w:rStyle w:val="Hyperlink"/>
                <w:noProof/>
                <w:lang w:val="en-CA"/>
              </w:rPr>
              <w:t>agency.txt</w:t>
            </w:r>
            <w:r>
              <w:rPr>
                <w:noProof/>
                <w:webHidden/>
              </w:rPr>
              <w:tab/>
            </w:r>
            <w:r>
              <w:rPr>
                <w:noProof/>
                <w:webHidden/>
              </w:rPr>
              <w:fldChar w:fldCharType="begin"/>
            </w:r>
            <w:r>
              <w:rPr>
                <w:noProof/>
                <w:webHidden/>
              </w:rPr>
              <w:instrText xml:space="preserve"> PAGEREF _Toc31283103 \h </w:instrText>
            </w:r>
            <w:r>
              <w:rPr>
                <w:noProof/>
                <w:webHidden/>
              </w:rPr>
            </w:r>
            <w:r>
              <w:rPr>
                <w:noProof/>
                <w:webHidden/>
              </w:rPr>
              <w:fldChar w:fldCharType="separate"/>
            </w:r>
            <w:r>
              <w:rPr>
                <w:noProof/>
                <w:webHidden/>
              </w:rPr>
              <w:t>172</w:t>
            </w:r>
            <w:r>
              <w:rPr>
                <w:noProof/>
                <w:webHidden/>
              </w:rPr>
              <w:fldChar w:fldCharType="end"/>
            </w:r>
          </w:hyperlink>
        </w:p>
        <w:p w14:paraId="7A1A3E29" w14:textId="22001FAE" w:rsidR="00C73696" w:rsidRDefault="00C73696">
          <w:pPr>
            <w:pStyle w:val="TOC3"/>
            <w:tabs>
              <w:tab w:val="right" w:leader="dot" w:pos="9350"/>
            </w:tabs>
            <w:rPr>
              <w:rFonts w:cstheme="minorBidi"/>
              <w:noProof/>
              <w:sz w:val="24"/>
              <w:lang w:val="en-CA" w:bidi="ar-SA"/>
            </w:rPr>
          </w:pPr>
          <w:hyperlink w:anchor="_Toc31283104" w:history="1">
            <w:r w:rsidRPr="00F214B1">
              <w:rPr>
                <w:rStyle w:val="Hyperlink"/>
                <w:noProof/>
                <w:lang w:val="en-CA"/>
              </w:rPr>
              <w:t>calendar_dates.txt</w:t>
            </w:r>
            <w:r>
              <w:rPr>
                <w:noProof/>
                <w:webHidden/>
              </w:rPr>
              <w:tab/>
            </w:r>
            <w:r>
              <w:rPr>
                <w:noProof/>
                <w:webHidden/>
              </w:rPr>
              <w:fldChar w:fldCharType="begin"/>
            </w:r>
            <w:r>
              <w:rPr>
                <w:noProof/>
                <w:webHidden/>
              </w:rPr>
              <w:instrText xml:space="preserve"> PAGEREF _Toc31283104 \h </w:instrText>
            </w:r>
            <w:r>
              <w:rPr>
                <w:noProof/>
                <w:webHidden/>
              </w:rPr>
            </w:r>
            <w:r>
              <w:rPr>
                <w:noProof/>
                <w:webHidden/>
              </w:rPr>
              <w:fldChar w:fldCharType="separate"/>
            </w:r>
            <w:r>
              <w:rPr>
                <w:noProof/>
                <w:webHidden/>
              </w:rPr>
              <w:t>173</w:t>
            </w:r>
            <w:r>
              <w:rPr>
                <w:noProof/>
                <w:webHidden/>
              </w:rPr>
              <w:fldChar w:fldCharType="end"/>
            </w:r>
          </w:hyperlink>
        </w:p>
        <w:p w14:paraId="5BCFAE8B" w14:textId="3B282296" w:rsidR="00C73696" w:rsidRDefault="00C73696">
          <w:pPr>
            <w:pStyle w:val="TOC3"/>
            <w:tabs>
              <w:tab w:val="right" w:leader="dot" w:pos="9350"/>
            </w:tabs>
            <w:rPr>
              <w:rFonts w:cstheme="minorBidi"/>
              <w:noProof/>
              <w:sz w:val="24"/>
              <w:lang w:val="en-CA" w:bidi="ar-SA"/>
            </w:rPr>
          </w:pPr>
          <w:hyperlink w:anchor="_Toc31283105" w:history="1">
            <w:r w:rsidRPr="00F214B1">
              <w:rPr>
                <w:rStyle w:val="Hyperlink"/>
                <w:noProof/>
                <w:lang w:val="en-CA"/>
              </w:rPr>
              <w:t>calendar.txt</w:t>
            </w:r>
            <w:r>
              <w:rPr>
                <w:noProof/>
                <w:webHidden/>
              </w:rPr>
              <w:tab/>
            </w:r>
            <w:r>
              <w:rPr>
                <w:noProof/>
                <w:webHidden/>
              </w:rPr>
              <w:fldChar w:fldCharType="begin"/>
            </w:r>
            <w:r>
              <w:rPr>
                <w:noProof/>
                <w:webHidden/>
              </w:rPr>
              <w:instrText xml:space="preserve"> PAGEREF _Toc31283105 \h </w:instrText>
            </w:r>
            <w:r>
              <w:rPr>
                <w:noProof/>
                <w:webHidden/>
              </w:rPr>
            </w:r>
            <w:r>
              <w:rPr>
                <w:noProof/>
                <w:webHidden/>
              </w:rPr>
              <w:fldChar w:fldCharType="separate"/>
            </w:r>
            <w:r>
              <w:rPr>
                <w:noProof/>
                <w:webHidden/>
              </w:rPr>
              <w:t>174</w:t>
            </w:r>
            <w:r>
              <w:rPr>
                <w:noProof/>
                <w:webHidden/>
              </w:rPr>
              <w:fldChar w:fldCharType="end"/>
            </w:r>
          </w:hyperlink>
        </w:p>
        <w:p w14:paraId="4967E9E1" w14:textId="202A0907" w:rsidR="00C73696" w:rsidRDefault="00C73696">
          <w:pPr>
            <w:pStyle w:val="TOC3"/>
            <w:tabs>
              <w:tab w:val="right" w:leader="dot" w:pos="9350"/>
            </w:tabs>
            <w:rPr>
              <w:rFonts w:cstheme="minorBidi"/>
              <w:noProof/>
              <w:sz w:val="24"/>
              <w:lang w:val="en-CA" w:bidi="ar-SA"/>
            </w:rPr>
          </w:pPr>
          <w:hyperlink w:anchor="_Toc31283106" w:history="1">
            <w:r w:rsidRPr="00F214B1">
              <w:rPr>
                <w:rStyle w:val="Hyperlink"/>
                <w:noProof/>
                <w:lang w:val="en-CA"/>
              </w:rPr>
              <w:t>routes.txt</w:t>
            </w:r>
            <w:r>
              <w:rPr>
                <w:noProof/>
                <w:webHidden/>
              </w:rPr>
              <w:tab/>
            </w:r>
            <w:r>
              <w:rPr>
                <w:noProof/>
                <w:webHidden/>
              </w:rPr>
              <w:fldChar w:fldCharType="begin"/>
            </w:r>
            <w:r>
              <w:rPr>
                <w:noProof/>
                <w:webHidden/>
              </w:rPr>
              <w:instrText xml:space="preserve"> PAGEREF _Toc31283106 \h </w:instrText>
            </w:r>
            <w:r>
              <w:rPr>
                <w:noProof/>
                <w:webHidden/>
              </w:rPr>
            </w:r>
            <w:r>
              <w:rPr>
                <w:noProof/>
                <w:webHidden/>
              </w:rPr>
              <w:fldChar w:fldCharType="separate"/>
            </w:r>
            <w:r>
              <w:rPr>
                <w:noProof/>
                <w:webHidden/>
              </w:rPr>
              <w:t>174</w:t>
            </w:r>
            <w:r>
              <w:rPr>
                <w:noProof/>
                <w:webHidden/>
              </w:rPr>
              <w:fldChar w:fldCharType="end"/>
            </w:r>
          </w:hyperlink>
        </w:p>
        <w:p w14:paraId="32843F58" w14:textId="768B9CE5" w:rsidR="00C73696" w:rsidRDefault="00C73696">
          <w:pPr>
            <w:pStyle w:val="TOC3"/>
            <w:tabs>
              <w:tab w:val="right" w:leader="dot" w:pos="9350"/>
            </w:tabs>
            <w:rPr>
              <w:rFonts w:cstheme="minorBidi"/>
              <w:noProof/>
              <w:sz w:val="24"/>
              <w:lang w:val="en-CA" w:bidi="ar-SA"/>
            </w:rPr>
          </w:pPr>
          <w:hyperlink w:anchor="_Toc31283107" w:history="1">
            <w:r w:rsidRPr="00F214B1">
              <w:rPr>
                <w:rStyle w:val="Hyperlink"/>
                <w:noProof/>
                <w:lang w:val="en-CA"/>
              </w:rPr>
              <w:t>shapes.txt</w:t>
            </w:r>
            <w:r>
              <w:rPr>
                <w:noProof/>
                <w:webHidden/>
              </w:rPr>
              <w:tab/>
            </w:r>
            <w:r>
              <w:rPr>
                <w:noProof/>
                <w:webHidden/>
              </w:rPr>
              <w:fldChar w:fldCharType="begin"/>
            </w:r>
            <w:r>
              <w:rPr>
                <w:noProof/>
                <w:webHidden/>
              </w:rPr>
              <w:instrText xml:space="preserve"> PAGEREF _Toc31283107 \h </w:instrText>
            </w:r>
            <w:r>
              <w:rPr>
                <w:noProof/>
                <w:webHidden/>
              </w:rPr>
            </w:r>
            <w:r>
              <w:rPr>
                <w:noProof/>
                <w:webHidden/>
              </w:rPr>
              <w:fldChar w:fldCharType="separate"/>
            </w:r>
            <w:r>
              <w:rPr>
                <w:noProof/>
                <w:webHidden/>
              </w:rPr>
              <w:t>175</w:t>
            </w:r>
            <w:r>
              <w:rPr>
                <w:noProof/>
                <w:webHidden/>
              </w:rPr>
              <w:fldChar w:fldCharType="end"/>
            </w:r>
          </w:hyperlink>
        </w:p>
        <w:p w14:paraId="167EEE4F" w14:textId="619E7F53" w:rsidR="00C73696" w:rsidRDefault="00C73696">
          <w:pPr>
            <w:pStyle w:val="TOC3"/>
            <w:tabs>
              <w:tab w:val="right" w:leader="dot" w:pos="9350"/>
            </w:tabs>
            <w:rPr>
              <w:rFonts w:cstheme="minorBidi"/>
              <w:noProof/>
              <w:sz w:val="24"/>
              <w:lang w:val="en-CA" w:bidi="ar-SA"/>
            </w:rPr>
          </w:pPr>
          <w:hyperlink w:anchor="_Toc31283108" w:history="1">
            <w:r w:rsidRPr="00F214B1">
              <w:rPr>
                <w:rStyle w:val="Hyperlink"/>
                <w:noProof/>
                <w:lang w:val="en-CA"/>
              </w:rPr>
              <w:t>stop_times.txt</w:t>
            </w:r>
            <w:r>
              <w:rPr>
                <w:noProof/>
                <w:webHidden/>
              </w:rPr>
              <w:tab/>
            </w:r>
            <w:r>
              <w:rPr>
                <w:noProof/>
                <w:webHidden/>
              </w:rPr>
              <w:fldChar w:fldCharType="begin"/>
            </w:r>
            <w:r>
              <w:rPr>
                <w:noProof/>
                <w:webHidden/>
              </w:rPr>
              <w:instrText xml:space="preserve"> PAGEREF _Toc31283108 \h </w:instrText>
            </w:r>
            <w:r>
              <w:rPr>
                <w:noProof/>
                <w:webHidden/>
              </w:rPr>
            </w:r>
            <w:r>
              <w:rPr>
                <w:noProof/>
                <w:webHidden/>
              </w:rPr>
              <w:fldChar w:fldCharType="separate"/>
            </w:r>
            <w:r>
              <w:rPr>
                <w:noProof/>
                <w:webHidden/>
              </w:rPr>
              <w:t>178</w:t>
            </w:r>
            <w:r>
              <w:rPr>
                <w:noProof/>
                <w:webHidden/>
              </w:rPr>
              <w:fldChar w:fldCharType="end"/>
            </w:r>
          </w:hyperlink>
        </w:p>
        <w:p w14:paraId="1E891049" w14:textId="26F5C298" w:rsidR="00C73696" w:rsidRDefault="00C73696">
          <w:pPr>
            <w:pStyle w:val="TOC3"/>
            <w:tabs>
              <w:tab w:val="right" w:leader="dot" w:pos="9350"/>
            </w:tabs>
            <w:rPr>
              <w:rFonts w:cstheme="minorBidi"/>
              <w:noProof/>
              <w:sz w:val="24"/>
              <w:lang w:val="en-CA" w:bidi="ar-SA"/>
            </w:rPr>
          </w:pPr>
          <w:hyperlink w:anchor="_Toc31283109" w:history="1">
            <w:r w:rsidRPr="00F214B1">
              <w:rPr>
                <w:rStyle w:val="Hyperlink"/>
                <w:noProof/>
                <w:lang w:val="en-CA"/>
              </w:rPr>
              <w:t>stops.txt</w:t>
            </w:r>
            <w:r>
              <w:rPr>
                <w:noProof/>
                <w:webHidden/>
              </w:rPr>
              <w:tab/>
            </w:r>
            <w:r>
              <w:rPr>
                <w:noProof/>
                <w:webHidden/>
              </w:rPr>
              <w:fldChar w:fldCharType="begin"/>
            </w:r>
            <w:r>
              <w:rPr>
                <w:noProof/>
                <w:webHidden/>
              </w:rPr>
              <w:instrText xml:space="preserve"> PAGEREF _Toc31283109 \h </w:instrText>
            </w:r>
            <w:r>
              <w:rPr>
                <w:noProof/>
                <w:webHidden/>
              </w:rPr>
            </w:r>
            <w:r>
              <w:rPr>
                <w:noProof/>
                <w:webHidden/>
              </w:rPr>
              <w:fldChar w:fldCharType="separate"/>
            </w:r>
            <w:r>
              <w:rPr>
                <w:noProof/>
                <w:webHidden/>
              </w:rPr>
              <w:t>180</w:t>
            </w:r>
            <w:r>
              <w:rPr>
                <w:noProof/>
                <w:webHidden/>
              </w:rPr>
              <w:fldChar w:fldCharType="end"/>
            </w:r>
          </w:hyperlink>
        </w:p>
        <w:p w14:paraId="0B429438" w14:textId="600CE499" w:rsidR="00C73696" w:rsidRDefault="00C73696">
          <w:pPr>
            <w:pStyle w:val="TOC3"/>
            <w:tabs>
              <w:tab w:val="right" w:leader="dot" w:pos="9350"/>
            </w:tabs>
            <w:rPr>
              <w:rFonts w:cstheme="minorBidi"/>
              <w:noProof/>
              <w:sz w:val="24"/>
              <w:lang w:val="en-CA" w:bidi="ar-SA"/>
            </w:rPr>
          </w:pPr>
          <w:hyperlink w:anchor="_Toc31283110" w:history="1">
            <w:r w:rsidRPr="00F214B1">
              <w:rPr>
                <w:rStyle w:val="Hyperlink"/>
                <w:noProof/>
                <w:lang w:val="en-CA"/>
              </w:rPr>
              <w:t>trips.txt</w:t>
            </w:r>
            <w:r>
              <w:rPr>
                <w:noProof/>
                <w:webHidden/>
              </w:rPr>
              <w:tab/>
            </w:r>
            <w:r>
              <w:rPr>
                <w:noProof/>
                <w:webHidden/>
              </w:rPr>
              <w:fldChar w:fldCharType="begin"/>
            </w:r>
            <w:r>
              <w:rPr>
                <w:noProof/>
                <w:webHidden/>
              </w:rPr>
              <w:instrText xml:space="preserve"> PAGEREF _Toc31283110 \h </w:instrText>
            </w:r>
            <w:r>
              <w:rPr>
                <w:noProof/>
                <w:webHidden/>
              </w:rPr>
            </w:r>
            <w:r>
              <w:rPr>
                <w:noProof/>
                <w:webHidden/>
              </w:rPr>
              <w:fldChar w:fldCharType="separate"/>
            </w:r>
            <w:r>
              <w:rPr>
                <w:noProof/>
                <w:webHidden/>
              </w:rPr>
              <w:t>181</w:t>
            </w:r>
            <w:r>
              <w:rPr>
                <w:noProof/>
                <w:webHidden/>
              </w:rPr>
              <w:fldChar w:fldCharType="end"/>
            </w:r>
          </w:hyperlink>
        </w:p>
        <w:p w14:paraId="143CD7B4" w14:textId="00A1E8A9" w:rsidR="00C73696" w:rsidRDefault="00C73696">
          <w:pPr>
            <w:pStyle w:val="TOC1"/>
            <w:tabs>
              <w:tab w:val="left" w:pos="1440"/>
            </w:tabs>
            <w:rPr>
              <w:rFonts w:cstheme="minorBidi"/>
              <w:noProof/>
              <w:sz w:val="24"/>
              <w:lang w:val="en-CA" w:bidi="ar-SA"/>
            </w:rPr>
          </w:pPr>
          <w:hyperlink w:anchor="_Toc31283111" w:history="1">
            <w:r w:rsidRPr="00F214B1">
              <w:rPr>
                <w:rStyle w:val="Hyperlink"/>
                <w:noProof/>
              </w:rPr>
              <w:t>Appendix C.</w:t>
            </w:r>
            <w:r>
              <w:rPr>
                <w:rFonts w:cstheme="minorBidi"/>
                <w:noProof/>
                <w:sz w:val="24"/>
                <w:lang w:val="en-CA" w:bidi="ar-SA"/>
              </w:rPr>
              <w:tab/>
            </w:r>
            <w:r w:rsidRPr="00F214B1">
              <w:rPr>
                <w:rStyle w:val="Hyperlink"/>
                <w:noProof/>
              </w:rPr>
              <w:t>Loop Detector Data Mapping</w:t>
            </w:r>
            <w:r>
              <w:rPr>
                <w:noProof/>
                <w:webHidden/>
              </w:rPr>
              <w:tab/>
            </w:r>
            <w:r>
              <w:rPr>
                <w:noProof/>
                <w:webHidden/>
              </w:rPr>
              <w:fldChar w:fldCharType="begin"/>
            </w:r>
            <w:r>
              <w:rPr>
                <w:noProof/>
                <w:webHidden/>
              </w:rPr>
              <w:instrText xml:space="preserve"> PAGEREF _Toc31283111 \h </w:instrText>
            </w:r>
            <w:r>
              <w:rPr>
                <w:noProof/>
                <w:webHidden/>
              </w:rPr>
            </w:r>
            <w:r>
              <w:rPr>
                <w:noProof/>
                <w:webHidden/>
              </w:rPr>
              <w:fldChar w:fldCharType="separate"/>
            </w:r>
            <w:r>
              <w:rPr>
                <w:noProof/>
                <w:webHidden/>
              </w:rPr>
              <w:t>184</w:t>
            </w:r>
            <w:r>
              <w:rPr>
                <w:noProof/>
                <w:webHidden/>
              </w:rPr>
              <w:fldChar w:fldCharType="end"/>
            </w:r>
          </w:hyperlink>
        </w:p>
        <w:p w14:paraId="7D2BC012" w14:textId="1582A892" w:rsidR="00C73696" w:rsidRDefault="00C73696">
          <w:pPr>
            <w:pStyle w:val="TOC1"/>
            <w:tabs>
              <w:tab w:val="left" w:pos="1440"/>
            </w:tabs>
            <w:rPr>
              <w:rFonts w:cstheme="minorBidi"/>
              <w:noProof/>
              <w:sz w:val="24"/>
              <w:lang w:val="en-CA" w:bidi="ar-SA"/>
            </w:rPr>
          </w:pPr>
          <w:hyperlink w:anchor="_Toc31283112" w:history="1">
            <w:r w:rsidRPr="00F214B1">
              <w:rPr>
                <w:rStyle w:val="Hyperlink"/>
                <w:noProof/>
              </w:rPr>
              <w:t>Appendix D.</w:t>
            </w:r>
            <w:r>
              <w:rPr>
                <w:rFonts w:cstheme="minorBidi"/>
                <w:noProof/>
                <w:sz w:val="24"/>
                <w:lang w:val="en-CA" w:bidi="ar-SA"/>
              </w:rPr>
              <w:tab/>
            </w:r>
            <w:r w:rsidRPr="00F214B1">
              <w:rPr>
                <w:rStyle w:val="Hyperlink"/>
                <w:noProof/>
              </w:rPr>
              <w:t>Esri GFX Data Mapping</w:t>
            </w:r>
            <w:r>
              <w:rPr>
                <w:noProof/>
                <w:webHidden/>
              </w:rPr>
              <w:tab/>
            </w:r>
            <w:r>
              <w:rPr>
                <w:noProof/>
                <w:webHidden/>
              </w:rPr>
              <w:fldChar w:fldCharType="begin"/>
            </w:r>
            <w:r>
              <w:rPr>
                <w:noProof/>
                <w:webHidden/>
              </w:rPr>
              <w:instrText xml:space="preserve"> PAGEREF _Toc31283112 \h </w:instrText>
            </w:r>
            <w:r>
              <w:rPr>
                <w:noProof/>
                <w:webHidden/>
              </w:rPr>
            </w:r>
            <w:r>
              <w:rPr>
                <w:noProof/>
                <w:webHidden/>
              </w:rPr>
              <w:fldChar w:fldCharType="separate"/>
            </w:r>
            <w:r>
              <w:rPr>
                <w:noProof/>
                <w:webHidden/>
              </w:rPr>
              <w:t>187</w:t>
            </w:r>
            <w:r>
              <w:rPr>
                <w:noProof/>
                <w:webHidden/>
              </w:rPr>
              <w:fldChar w:fldCharType="end"/>
            </w:r>
          </w:hyperlink>
        </w:p>
        <w:p w14:paraId="12746EC6" w14:textId="07FA535E" w:rsidR="00C73696" w:rsidRDefault="00C73696">
          <w:pPr>
            <w:pStyle w:val="TOC1"/>
            <w:rPr>
              <w:rFonts w:cstheme="minorBidi"/>
              <w:noProof/>
              <w:sz w:val="24"/>
              <w:lang w:val="en-CA" w:bidi="ar-SA"/>
            </w:rPr>
          </w:pPr>
          <w:hyperlink w:anchor="_Toc31283113" w:history="1">
            <w:r w:rsidRPr="00F214B1">
              <w:rPr>
                <w:rStyle w:val="Hyperlink"/>
                <w:noProof/>
                <w:lang w:val="en-CA"/>
              </w:rPr>
              <w:t>GFX Datasets used:</w:t>
            </w:r>
            <w:r>
              <w:rPr>
                <w:noProof/>
                <w:webHidden/>
              </w:rPr>
              <w:tab/>
            </w:r>
            <w:r>
              <w:rPr>
                <w:noProof/>
                <w:webHidden/>
              </w:rPr>
              <w:fldChar w:fldCharType="begin"/>
            </w:r>
            <w:r>
              <w:rPr>
                <w:noProof/>
                <w:webHidden/>
              </w:rPr>
              <w:instrText xml:space="preserve"> PAGEREF _Toc31283113 \h </w:instrText>
            </w:r>
            <w:r>
              <w:rPr>
                <w:noProof/>
                <w:webHidden/>
              </w:rPr>
            </w:r>
            <w:r>
              <w:rPr>
                <w:noProof/>
                <w:webHidden/>
              </w:rPr>
              <w:fldChar w:fldCharType="separate"/>
            </w:r>
            <w:r>
              <w:rPr>
                <w:noProof/>
                <w:webHidden/>
              </w:rPr>
              <w:t>187</w:t>
            </w:r>
            <w:r>
              <w:rPr>
                <w:noProof/>
                <w:webHidden/>
              </w:rPr>
              <w:fldChar w:fldCharType="end"/>
            </w:r>
          </w:hyperlink>
        </w:p>
        <w:p w14:paraId="17CA5BB4" w14:textId="38C600AC" w:rsidR="00C73696" w:rsidRDefault="00C73696">
          <w:pPr>
            <w:pStyle w:val="TOC1"/>
            <w:rPr>
              <w:rFonts w:cstheme="minorBidi"/>
              <w:noProof/>
              <w:sz w:val="24"/>
              <w:lang w:val="en-CA" w:bidi="ar-SA"/>
            </w:rPr>
          </w:pPr>
          <w:hyperlink w:anchor="_Toc31283114" w:history="1">
            <w:r w:rsidRPr="00F214B1">
              <w:rPr>
                <w:rStyle w:val="Hyperlink"/>
                <w:noProof/>
                <w:lang w:val="en-CA"/>
              </w:rPr>
              <w:t>12</w:t>
            </w:r>
            <w:r>
              <w:rPr>
                <w:rFonts w:cstheme="minorBidi"/>
                <w:noProof/>
                <w:sz w:val="24"/>
                <w:lang w:val="en-CA" w:bidi="ar-SA"/>
              </w:rPr>
              <w:tab/>
            </w:r>
            <w:r w:rsidRPr="00F214B1">
              <w:rPr>
                <w:rStyle w:val="Hyperlink"/>
                <w:noProof/>
                <w:lang w:val="en-CA"/>
              </w:rPr>
              <w:t>Attributes to Map</w:t>
            </w:r>
            <w:r>
              <w:rPr>
                <w:noProof/>
                <w:webHidden/>
              </w:rPr>
              <w:tab/>
            </w:r>
            <w:r>
              <w:rPr>
                <w:noProof/>
                <w:webHidden/>
              </w:rPr>
              <w:fldChar w:fldCharType="begin"/>
            </w:r>
            <w:r>
              <w:rPr>
                <w:noProof/>
                <w:webHidden/>
              </w:rPr>
              <w:instrText xml:space="preserve"> PAGEREF _Toc31283114 \h </w:instrText>
            </w:r>
            <w:r>
              <w:rPr>
                <w:noProof/>
                <w:webHidden/>
              </w:rPr>
            </w:r>
            <w:r>
              <w:rPr>
                <w:noProof/>
                <w:webHidden/>
              </w:rPr>
              <w:fldChar w:fldCharType="separate"/>
            </w:r>
            <w:r>
              <w:rPr>
                <w:noProof/>
                <w:webHidden/>
              </w:rPr>
              <w:t>187</w:t>
            </w:r>
            <w:r>
              <w:rPr>
                <w:noProof/>
                <w:webHidden/>
              </w:rPr>
              <w:fldChar w:fldCharType="end"/>
            </w:r>
          </w:hyperlink>
        </w:p>
        <w:p w14:paraId="492CBD97" w14:textId="4F7D2515" w:rsidR="00C73696" w:rsidRDefault="00C73696">
          <w:pPr>
            <w:pStyle w:val="TOC2"/>
            <w:tabs>
              <w:tab w:val="right" w:leader="dot" w:pos="9350"/>
            </w:tabs>
            <w:rPr>
              <w:rFonts w:cstheme="minorBidi"/>
              <w:noProof/>
              <w:sz w:val="24"/>
              <w:lang w:val="en-CA" w:bidi="ar-SA"/>
            </w:rPr>
          </w:pPr>
          <w:hyperlink w:anchor="_Toc31283115" w:history="1">
            <w:r w:rsidRPr="00F214B1">
              <w:rPr>
                <w:rStyle w:val="Hyperlink"/>
                <w:noProof/>
                <w:lang w:val="en-CA"/>
              </w:rPr>
              <w:t>Neighbourhood (neighbourhood_mun)</w:t>
            </w:r>
            <w:r>
              <w:rPr>
                <w:noProof/>
                <w:webHidden/>
              </w:rPr>
              <w:tab/>
            </w:r>
            <w:r>
              <w:rPr>
                <w:noProof/>
                <w:webHidden/>
              </w:rPr>
              <w:fldChar w:fldCharType="begin"/>
            </w:r>
            <w:r>
              <w:rPr>
                <w:noProof/>
                <w:webHidden/>
              </w:rPr>
              <w:instrText xml:space="preserve"> PAGEREF _Toc31283115 \h </w:instrText>
            </w:r>
            <w:r>
              <w:rPr>
                <w:noProof/>
                <w:webHidden/>
              </w:rPr>
            </w:r>
            <w:r>
              <w:rPr>
                <w:noProof/>
                <w:webHidden/>
              </w:rPr>
              <w:fldChar w:fldCharType="separate"/>
            </w:r>
            <w:r>
              <w:rPr>
                <w:noProof/>
                <w:webHidden/>
              </w:rPr>
              <w:t>187</w:t>
            </w:r>
            <w:r>
              <w:rPr>
                <w:noProof/>
                <w:webHidden/>
              </w:rPr>
              <w:fldChar w:fldCharType="end"/>
            </w:r>
          </w:hyperlink>
        </w:p>
        <w:p w14:paraId="54722258" w14:textId="2DA1F6A8" w:rsidR="00C73696" w:rsidRDefault="00C73696">
          <w:pPr>
            <w:pStyle w:val="TOC2"/>
            <w:tabs>
              <w:tab w:val="left" w:pos="960"/>
              <w:tab w:val="right" w:leader="dot" w:pos="9350"/>
            </w:tabs>
            <w:rPr>
              <w:rFonts w:cstheme="minorBidi"/>
              <w:noProof/>
              <w:sz w:val="24"/>
              <w:lang w:val="en-CA" w:bidi="ar-SA"/>
            </w:rPr>
          </w:pPr>
          <w:hyperlink w:anchor="_Toc31283116" w:history="1">
            <w:r w:rsidRPr="00F214B1">
              <w:rPr>
                <w:rStyle w:val="Hyperlink"/>
                <w:rFonts w:ascii="Times New Roman" w:hAnsi="Times New Roman"/>
                <w:noProof/>
                <w:snapToGrid w:val="0"/>
                <w:w w:val="0"/>
                <w:lang w:val="en-CA"/>
              </w:rPr>
              <w:t>12.1</w:t>
            </w:r>
            <w:r>
              <w:rPr>
                <w:rFonts w:cstheme="minorBidi"/>
                <w:noProof/>
                <w:sz w:val="24"/>
                <w:lang w:val="en-CA" w:bidi="ar-SA"/>
              </w:rPr>
              <w:tab/>
            </w:r>
            <w:r w:rsidRPr="00F214B1">
              <w:rPr>
                <w:rStyle w:val="Hyperlink"/>
                <w:noProof/>
                <w:lang w:val="en-CA"/>
              </w:rPr>
              <w:t>Land Use (landuse_mun)</w:t>
            </w:r>
            <w:r>
              <w:rPr>
                <w:noProof/>
                <w:webHidden/>
              </w:rPr>
              <w:tab/>
            </w:r>
            <w:r>
              <w:rPr>
                <w:noProof/>
                <w:webHidden/>
              </w:rPr>
              <w:fldChar w:fldCharType="begin"/>
            </w:r>
            <w:r>
              <w:rPr>
                <w:noProof/>
                <w:webHidden/>
              </w:rPr>
              <w:instrText xml:space="preserve"> PAGEREF _Toc31283116 \h </w:instrText>
            </w:r>
            <w:r>
              <w:rPr>
                <w:noProof/>
                <w:webHidden/>
              </w:rPr>
            </w:r>
            <w:r>
              <w:rPr>
                <w:noProof/>
                <w:webHidden/>
              </w:rPr>
              <w:fldChar w:fldCharType="separate"/>
            </w:r>
            <w:r>
              <w:rPr>
                <w:noProof/>
                <w:webHidden/>
              </w:rPr>
              <w:t>187</w:t>
            </w:r>
            <w:r>
              <w:rPr>
                <w:noProof/>
                <w:webHidden/>
              </w:rPr>
              <w:fldChar w:fldCharType="end"/>
            </w:r>
          </w:hyperlink>
        </w:p>
        <w:p w14:paraId="399C77AA" w14:textId="63E0BE7E" w:rsidR="00C73696" w:rsidRDefault="00C73696">
          <w:pPr>
            <w:pStyle w:val="TOC2"/>
            <w:tabs>
              <w:tab w:val="left" w:pos="960"/>
              <w:tab w:val="right" w:leader="dot" w:pos="9350"/>
            </w:tabs>
            <w:rPr>
              <w:rFonts w:cstheme="minorBidi"/>
              <w:noProof/>
              <w:sz w:val="24"/>
              <w:lang w:val="en-CA" w:bidi="ar-SA"/>
            </w:rPr>
          </w:pPr>
          <w:hyperlink w:anchor="_Toc31283117" w:history="1">
            <w:r w:rsidRPr="00F214B1">
              <w:rPr>
                <w:rStyle w:val="Hyperlink"/>
                <w:rFonts w:ascii="Times New Roman" w:hAnsi="Times New Roman"/>
                <w:noProof/>
                <w:snapToGrid w:val="0"/>
                <w:w w:val="0"/>
                <w:lang w:val="en-CA"/>
              </w:rPr>
              <w:t>12.2</w:t>
            </w:r>
            <w:r>
              <w:rPr>
                <w:rFonts w:cstheme="minorBidi"/>
                <w:noProof/>
                <w:sz w:val="24"/>
                <w:lang w:val="en-CA" w:bidi="ar-SA"/>
              </w:rPr>
              <w:tab/>
            </w:r>
            <w:r w:rsidRPr="00F214B1">
              <w:rPr>
                <w:rStyle w:val="Hyperlink"/>
                <w:noProof/>
                <w:lang w:val="en-CA"/>
              </w:rPr>
              <w:t>Land Cover (landcover_mun)</w:t>
            </w:r>
            <w:r>
              <w:rPr>
                <w:noProof/>
                <w:webHidden/>
              </w:rPr>
              <w:tab/>
            </w:r>
            <w:r>
              <w:rPr>
                <w:noProof/>
                <w:webHidden/>
              </w:rPr>
              <w:fldChar w:fldCharType="begin"/>
            </w:r>
            <w:r>
              <w:rPr>
                <w:noProof/>
                <w:webHidden/>
              </w:rPr>
              <w:instrText xml:space="preserve"> PAGEREF _Toc31283117 \h </w:instrText>
            </w:r>
            <w:r>
              <w:rPr>
                <w:noProof/>
                <w:webHidden/>
              </w:rPr>
            </w:r>
            <w:r>
              <w:rPr>
                <w:noProof/>
                <w:webHidden/>
              </w:rPr>
              <w:fldChar w:fldCharType="separate"/>
            </w:r>
            <w:r>
              <w:rPr>
                <w:noProof/>
                <w:webHidden/>
              </w:rPr>
              <w:t>188</w:t>
            </w:r>
            <w:r>
              <w:rPr>
                <w:noProof/>
                <w:webHidden/>
              </w:rPr>
              <w:fldChar w:fldCharType="end"/>
            </w:r>
          </w:hyperlink>
        </w:p>
        <w:p w14:paraId="42A78B9A" w14:textId="44F3E85A" w:rsidR="00C73696" w:rsidRDefault="00C73696">
          <w:pPr>
            <w:pStyle w:val="TOC2"/>
            <w:tabs>
              <w:tab w:val="left" w:pos="960"/>
              <w:tab w:val="right" w:leader="dot" w:pos="9350"/>
            </w:tabs>
            <w:rPr>
              <w:rFonts w:cstheme="minorBidi"/>
              <w:noProof/>
              <w:sz w:val="24"/>
              <w:lang w:val="en-CA" w:bidi="ar-SA"/>
            </w:rPr>
          </w:pPr>
          <w:hyperlink w:anchor="_Toc31283118" w:history="1">
            <w:r w:rsidRPr="00F214B1">
              <w:rPr>
                <w:rStyle w:val="Hyperlink"/>
                <w:rFonts w:ascii="Times New Roman" w:hAnsi="Times New Roman"/>
                <w:noProof/>
                <w:snapToGrid w:val="0"/>
                <w:w w:val="0"/>
                <w:lang w:val="en-CA"/>
              </w:rPr>
              <w:t>12.3</w:t>
            </w:r>
            <w:r>
              <w:rPr>
                <w:rFonts w:cstheme="minorBidi"/>
                <w:noProof/>
                <w:sz w:val="24"/>
                <w:lang w:val="en-CA" w:bidi="ar-SA"/>
              </w:rPr>
              <w:tab/>
            </w:r>
            <w:r w:rsidRPr="00F214B1">
              <w:rPr>
                <w:rStyle w:val="Hyperlink"/>
                <w:noProof/>
                <w:lang w:val="en-CA"/>
              </w:rPr>
              <w:t>Point of Interest (pointofinterest_mun)</w:t>
            </w:r>
            <w:r>
              <w:rPr>
                <w:noProof/>
                <w:webHidden/>
              </w:rPr>
              <w:tab/>
            </w:r>
            <w:r>
              <w:rPr>
                <w:noProof/>
                <w:webHidden/>
              </w:rPr>
              <w:fldChar w:fldCharType="begin"/>
            </w:r>
            <w:r>
              <w:rPr>
                <w:noProof/>
                <w:webHidden/>
              </w:rPr>
              <w:instrText xml:space="preserve"> PAGEREF _Toc31283118 \h </w:instrText>
            </w:r>
            <w:r>
              <w:rPr>
                <w:noProof/>
                <w:webHidden/>
              </w:rPr>
            </w:r>
            <w:r>
              <w:rPr>
                <w:noProof/>
                <w:webHidden/>
              </w:rPr>
              <w:fldChar w:fldCharType="separate"/>
            </w:r>
            <w:r>
              <w:rPr>
                <w:noProof/>
                <w:webHidden/>
              </w:rPr>
              <w:t>188</w:t>
            </w:r>
            <w:r>
              <w:rPr>
                <w:noProof/>
                <w:webHidden/>
              </w:rPr>
              <w:fldChar w:fldCharType="end"/>
            </w:r>
          </w:hyperlink>
        </w:p>
        <w:p w14:paraId="30A35A6E" w14:textId="30191F9C" w:rsidR="00C73696" w:rsidRDefault="00C73696">
          <w:pPr>
            <w:pStyle w:val="TOC2"/>
            <w:tabs>
              <w:tab w:val="left" w:pos="960"/>
              <w:tab w:val="right" w:leader="dot" w:pos="9350"/>
            </w:tabs>
            <w:rPr>
              <w:rFonts w:cstheme="minorBidi"/>
              <w:noProof/>
              <w:sz w:val="24"/>
              <w:lang w:val="en-CA" w:bidi="ar-SA"/>
            </w:rPr>
          </w:pPr>
          <w:hyperlink w:anchor="_Toc31283119" w:history="1">
            <w:r w:rsidRPr="00F214B1">
              <w:rPr>
                <w:rStyle w:val="Hyperlink"/>
                <w:rFonts w:ascii="Times New Roman" w:hAnsi="Times New Roman"/>
                <w:noProof/>
                <w:snapToGrid w:val="0"/>
                <w:w w:val="0"/>
                <w:lang w:val="en-CA"/>
              </w:rPr>
              <w:t>12.4</w:t>
            </w:r>
            <w:r>
              <w:rPr>
                <w:rFonts w:cstheme="minorBidi"/>
                <w:noProof/>
                <w:sz w:val="24"/>
                <w:lang w:val="en-CA" w:bidi="ar-SA"/>
              </w:rPr>
              <w:tab/>
            </w:r>
            <w:r w:rsidRPr="00F214B1">
              <w:rPr>
                <w:rStyle w:val="Hyperlink"/>
                <w:noProof/>
                <w:lang w:val="en-CA"/>
              </w:rPr>
              <w:t>Road Segment (roadsegment_mun)</w:t>
            </w:r>
            <w:r>
              <w:rPr>
                <w:noProof/>
                <w:webHidden/>
              </w:rPr>
              <w:tab/>
            </w:r>
            <w:r>
              <w:rPr>
                <w:noProof/>
                <w:webHidden/>
              </w:rPr>
              <w:fldChar w:fldCharType="begin"/>
            </w:r>
            <w:r>
              <w:rPr>
                <w:noProof/>
                <w:webHidden/>
              </w:rPr>
              <w:instrText xml:space="preserve"> PAGEREF _Toc31283119 \h </w:instrText>
            </w:r>
            <w:r>
              <w:rPr>
                <w:noProof/>
                <w:webHidden/>
              </w:rPr>
            </w:r>
            <w:r>
              <w:rPr>
                <w:noProof/>
                <w:webHidden/>
              </w:rPr>
              <w:fldChar w:fldCharType="separate"/>
            </w:r>
            <w:r>
              <w:rPr>
                <w:noProof/>
                <w:webHidden/>
              </w:rPr>
              <w:t>189</w:t>
            </w:r>
            <w:r>
              <w:rPr>
                <w:noProof/>
                <w:webHidden/>
              </w:rPr>
              <w:fldChar w:fldCharType="end"/>
            </w:r>
          </w:hyperlink>
        </w:p>
        <w:p w14:paraId="05D0EC61" w14:textId="4F056A0A" w:rsidR="00C73696" w:rsidRDefault="00C73696">
          <w:pPr>
            <w:pStyle w:val="TOC2"/>
            <w:tabs>
              <w:tab w:val="left" w:pos="960"/>
              <w:tab w:val="right" w:leader="dot" w:pos="9350"/>
            </w:tabs>
            <w:rPr>
              <w:rFonts w:cstheme="minorBidi"/>
              <w:noProof/>
              <w:sz w:val="24"/>
              <w:lang w:val="en-CA" w:bidi="ar-SA"/>
            </w:rPr>
          </w:pPr>
          <w:hyperlink w:anchor="_Toc31283120" w:history="1">
            <w:r w:rsidRPr="00F214B1">
              <w:rPr>
                <w:rStyle w:val="Hyperlink"/>
                <w:rFonts w:ascii="Times New Roman" w:hAnsi="Times New Roman"/>
                <w:noProof/>
                <w:snapToGrid w:val="0"/>
                <w:w w:val="0"/>
                <w:lang w:val="en-CA"/>
              </w:rPr>
              <w:t>12.5</w:t>
            </w:r>
            <w:r>
              <w:rPr>
                <w:rFonts w:cstheme="minorBidi"/>
                <w:noProof/>
                <w:sz w:val="24"/>
                <w:lang w:val="en-CA" w:bidi="ar-SA"/>
              </w:rPr>
              <w:tab/>
            </w:r>
            <w:r w:rsidRPr="00F214B1">
              <w:rPr>
                <w:rStyle w:val="Hyperlink"/>
                <w:noProof/>
                <w:lang w:val="en-CA"/>
              </w:rPr>
              <w:t>Intersect Neighbourhood (generated via ArcGIS process)</w:t>
            </w:r>
            <w:r>
              <w:rPr>
                <w:noProof/>
                <w:webHidden/>
              </w:rPr>
              <w:tab/>
            </w:r>
            <w:r>
              <w:rPr>
                <w:noProof/>
                <w:webHidden/>
              </w:rPr>
              <w:fldChar w:fldCharType="begin"/>
            </w:r>
            <w:r>
              <w:rPr>
                <w:noProof/>
                <w:webHidden/>
              </w:rPr>
              <w:instrText xml:space="preserve"> PAGEREF _Toc31283120 \h </w:instrText>
            </w:r>
            <w:r>
              <w:rPr>
                <w:noProof/>
                <w:webHidden/>
              </w:rPr>
            </w:r>
            <w:r>
              <w:rPr>
                <w:noProof/>
                <w:webHidden/>
              </w:rPr>
              <w:fldChar w:fldCharType="separate"/>
            </w:r>
            <w:r>
              <w:rPr>
                <w:noProof/>
                <w:webHidden/>
              </w:rPr>
              <w:t>189</w:t>
            </w:r>
            <w:r>
              <w:rPr>
                <w:noProof/>
                <w:webHidden/>
              </w:rPr>
              <w:fldChar w:fldCharType="end"/>
            </w:r>
          </w:hyperlink>
        </w:p>
        <w:p w14:paraId="3B09047A" w14:textId="252C1F06" w:rsidR="00C73696" w:rsidRDefault="00C73696">
          <w:pPr>
            <w:pStyle w:val="TOC2"/>
            <w:tabs>
              <w:tab w:val="left" w:pos="960"/>
              <w:tab w:val="right" w:leader="dot" w:pos="9350"/>
            </w:tabs>
            <w:rPr>
              <w:rFonts w:cstheme="minorBidi"/>
              <w:noProof/>
              <w:sz w:val="24"/>
              <w:lang w:val="en-CA" w:bidi="ar-SA"/>
            </w:rPr>
          </w:pPr>
          <w:hyperlink w:anchor="_Toc31283121" w:history="1">
            <w:r w:rsidRPr="00F214B1">
              <w:rPr>
                <w:rStyle w:val="Hyperlink"/>
                <w:rFonts w:ascii="Times New Roman" w:hAnsi="Times New Roman"/>
                <w:noProof/>
                <w:snapToGrid w:val="0"/>
                <w:w w:val="0"/>
                <w:lang w:val="en-CA"/>
              </w:rPr>
              <w:t>12.6</w:t>
            </w:r>
            <w:r>
              <w:rPr>
                <w:rFonts w:cstheme="minorBidi"/>
                <w:noProof/>
                <w:sz w:val="24"/>
                <w:lang w:val="en-CA" w:bidi="ar-SA"/>
              </w:rPr>
              <w:tab/>
            </w:r>
            <w:r w:rsidRPr="00F214B1">
              <w:rPr>
                <w:rStyle w:val="Hyperlink"/>
                <w:noProof/>
                <w:lang w:val="en-CA"/>
              </w:rPr>
              <w:t>Near Land Use (generated via ArcGIS process)</w:t>
            </w:r>
            <w:r>
              <w:rPr>
                <w:noProof/>
                <w:webHidden/>
              </w:rPr>
              <w:tab/>
            </w:r>
            <w:r>
              <w:rPr>
                <w:noProof/>
                <w:webHidden/>
              </w:rPr>
              <w:fldChar w:fldCharType="begin"/>
            </w:r>
            <w:r>
              <w:rPr>
                <w:noProof/>
                <w:webHidden/>
              </w:rPr>
              <w:instrText xml:space="preserve"> PAGEREF _Toc31283121 \h </w:instrText>
            </w:r>
            <w:r>
              <w:rPr>
                <w:noProof/>
                <w:webHidden/>
              </w:rPr>
            </w:r>
            <w:r>
              <w:rPr>
                <w:noProof/>
                <w:webHidden/>
              </w:rPr>
              <w:fldChar w:fldCharType="separate"/>
            </w:r>
            <w:r>
              <w:rPr>
                <w:noProof/>
                <w:webHidden/>
              </w:rPr>
              <w:t>189</w:t>
            </w:r>
            <w:r>
              <w:rPr>
                <w:noProof/>
                <w:webHidden/>
              </w:rPr>
              <w:fldChar w:fldCharType="end"/>
            </w:r>
          </w:hyperlink>
        </w:p>
        <w:p w14:paraId="63FDA1D9" w14:textId="1FCB3A1B" w:rsidR="00C73696" w:rsidRDefault="00C73696">
          <w:pPr>
            <w:pStyle w:val="TOC2"/>
            <w:tabs>
              <w:tab w:val="left" w:pos="960"/>
              <w:tab w:val="right" w:leader="dot" w:pos="9350"/>
            </w:tabs>
            <w:rPr>
              <w:rFonts w:cstheme="minorBidi"/>
              <w:noProof/>
              <w:sz w:val="24"/>
              <w:lang w:val="en-CA" w:bidi="ar-SA"/>
            </w:rPr>
          </w:pPr>
          <w:hyperlink w:anchor="_Toc31283122" w:history="1">
            <w:r w:rsidRPr="00F214B1">
              <w:rPr>
                <w:rStyle w:val="Hyperlink"/>
                <w:rFonts w:ascii="Times New Roman" w:hAnsi="Times New Roman"/>
                <w:noProof/>
                <w:snapToGrid w:val="0"/>
                <w:w w:val="0"/>
                <w:lang w:val="en-CA"/>
              </w:rPr>
              <w:t>12.7</w:t>
            </w:r>
            <w:r>
              <w:rPr>
                <w:rFonts w:cstheme="minorBidi"/>
                <w:noProof/>
                <w:sz w:val="24"/>
                <w:lang w:val="en-CA" w:bidi="ar-SA"/>
              </w:rPr>
              <w:tab/>
            </w:r>
            <w:r w:rsidRPr="00F214B1">
              <w:rPr>
                <w:rStyle w:val="Hyperlink"/>
                <w:noProof/>
                <w:lang w:val="en-CA"/>
              </w:rPr>
              <w:t>Near Land Cover (generated via ArcGIS process)</w:t>
            </w:r>
            <w:r>
              <w:rPr>
                <w:noProof/>
                <w:webHidden/>
              </w:rPr>
              <w:tab/>
            </w:r>
            <w:r>
              <w:rPr>
                <w:noProof/>
                <w:webHidden/>
              </w:rPr>
              <w:fldChar w:fldCharType="begin"/>
            </w:r>
            <w:r>
              <w:rPr>
                <w:noProof/>
                <w:webHidden/>
              </w:rPr>
              <w:instrText xml:space="preserve"> PAGEREF _Toc31283122 \h </w:instrText>
            </w:r>
            <w:r>
              <w:rPr>
                <w:noProof/>
                <w:webHidden/>
              </w:rPr>
            </w:r>
            <w:r>
              <w:rPr>
                <w:noProof/>
                <w:webHidden/>
              </w:rPr>
              <w:fldChar w:fldCharType="separate"/>
            </w:r>
            <w:r>
              <w:rPr>
                <w:noProof/>
                <w:webHidden/>
              </w:rPr>
              <w:t>190</w:t>
            </w:r>
            <w:r>
              <w:rPr>
                <w:noProof/>
                <w:webHidden/>
              </w:rPr>
              <w:fldChar w:fldCharType="end"/>
            </w:r>
          </w:hyperlink>
        </w:p>
        <w:p w14:paraId="1436E065" w14:textId="75E84AB7" w:rsidR="00C73696" w:rsidRDefault="00C73696">
          <w:pPr>
            <w:pStyle w:val="TOC2"/>
            <w:tabs>
              <w:tab w:val="left" w:pos="960"/>
              <w:tab w:val="right" w:leader="dot" w:pos="9350"/>
            </w:tabs>
            <w:rPr>
              <w:rFonts w:cstheme="minorBidi"/>
              <w:noProof/>
              <w:sz w:val="24"/>
              <w:lang w:val="en-CA" w:bidi="ar-SA"/>
            </w:rPr>
          </w:pPr>
          <w:hyperlink w:anchor="_Toc31283123" w:history="1">
            <w:r w:rsidRPr="00F214B1">
              <w:rPr>
                <w:rStyle w:val="Hyperlink"/>
                <w:rFonts w:ascii="Times New Roman" w:hAnsi="Times New Roman"/>
                <w:noProof/>
                <w:snapToGrid w:val="0"/>
                <w:w w:val="0"/>
                <w:lang w:val="en-CA"/>
              </w:rPr>
              <w:t>12.8</w:t>
            </w:r>
            <w:r>
              <w:rPr>
                <w:rFonts w:cstheme="minorBidi"/>
                <w:noProof/>
                <w:sz w:val="24"/>
                <w:lang w:val="en-CA" w:bidi="ar-SA"/>
              </w:rPr>
              <w:tab/>
            </w:r>
            <w:r w:rsidRPr="00F214B1">
              <w:rPr>
                <w:rStyle w:val="Hyperlink"/>
                <w:noProof/>
                <w:lang w:val="en-CA"/>
              </w:rPr>
              <w:t>Near POI (generated via ArcGIS process)</w:t>
            </w:r>
            <w:r>
              <w:rPr>
                <w:noProof/>
                <w:webHidden/>
              </w:rPr>
              <w:tab/>
            </w:r>
            <w:r>
              <w:rPr>
                <w:noProof/>
                <w:webHidden/>
              </w:rPr>
              <w:fldChar w:fldCharType="begin"/>
            </w:r>
            <w:r>
              <w:rPr>
                <w:noProof/>
                <w:webHidden/>
              </w:rPr>
              <w:instrText xml:space="preserve"> PAGEREF _Toc31283123 \h </w:instrText>
            </w:r>
            <w:r>
              <w:rPr>
                <w:noProof/>
                <w:webHidden/>
              </w:rPr>
            </w:r>
            <w:r>
              <w:rPr>
                <w:noProof/>
                <w:webHidden/>
              </w:rPr>
              <w:fldChar w:fldCharType="separate"/>
            </w:r>
            <w:r>
              <w:rPr>
                <w:noProof/>
                <w:webHidden/>
              </w:rPr>
              <w:t>190</w:t>
            </w:r>
            <w:r>
              <w:rPr>
                <w:noProof/>
                <w:webHidden/>
              </w:rPr>
              <w:fldChar w:fldCharType="end"/>
            </w:r>
          </w:hyperlink>
        </w:p>
        <w:p w14:paraId="184B3F03" w14:textId="02D7B9E5" w:rsidR="00C73696" w:rsidRDefault="00C73696">
          <w:pPr>
            <w:pStyle w:val="TOC1"/>
            <w:rPr>
              <w:rFonts w:cstheme="minorBidi"/>
              <w:noProof/>
              <w:sz w:val="24"/>
              <w:lang w:val="en-CA" w:bidi="ar-SA"/>
            </w:rPr>
          </w:pPr>
          <w:hyperlink w:anchor="_Toc31283124" w:history="1">
            <w:r w:rsidRPr="00F214B1">
              <w:rPr>
                <w:rStyle w:val="Hyperlink"/>
                <w:noProof/>
                <w:lang w:val="en-CA"/>
              </w:rPr>
              <w:t>13</w:t>
            </w:r>
            <w:r>
              <w:rPr>
                <w:rFonts w:cstheme="minorBidi"/>
                <w:noProof/>
                <w:sz w:val="24"/>
                <w:lang w:val="en-CA" w:bidi="ar-SA"/>
              </w:rPr>
              <w:tab/>
            </w:r>
            <w:r w:rsidRPr="00F214B1">
              <w:rPr>
                <w:rStyle w:val="Hyperlink"/>
                <w:noProof/>
                <w:lang w:val="en-CA"/>
              </w:rPr>
              <w:t>Esri Extension of</w:t>
            </w:r>
            <w:r w:rsidRPr="00F214B1">
              <w:rPr>
                <w:rStyle w:val="Hyperlink"/>
                <w:noProof/>
                <w:lang w:val="en-CA"/>
              </w:rPr>
              <w:t xml:space="preserve"> </w:t>
            </w:r>
            <w:r w:rsidRPr="00F214B1">
              <w:rPr>
                <w:rStyle w:val="Hyperlink"/>
                <w:noProof/>
                <w:lang w:val="en-CA"/>
              </w:rPr>
              <w:t>TPSO</w:t>
            </w:r>
            <w:r>
              <w:rPr>
                <w:noProof/>
                <w:webHidden/>
              </w:rPr>
              <w:tab/>
            </w:r>
            <w:r>
              <w:rPr>
                <w:noProof/>
                <w:webHidden/>
              </w:rPr>
              <w:fldChar w:fldCharType="begin"/>
            </w:r>
            <w:r>
              <w:rPr>
                <w:noProof/>
                <w:webHidden/>
              </w:rPr>
              <w:instrText xml:space="preserve"> PAGEREF _Toc31283124 \h </w:instrText>
            </w:r>
            <w:r>
              <w:rPr>
                <w:noProof/>
                <w:webHidden/>
              </w:rPr>
            </w:r>
            <w:r>
              <w:rPr>
                <w:noProof/>
                <w:webHidden/>
              </w:rPr>
              <w:fldChar w:fldCharType="separate"/>
            </w:r>
            <w:r>
              <w:rPr>
                <w:noProof/>
                <w:webHidden/>
              </w:rPr>
              <w:t>190</w:t>
            </w:r>
            <w:r>
              <w:rPr>
                <w:noProof/>
                <w:webHidden/>
              </w:rPr>
              <w:fldChar w:fldCharType="end"/>
            </w:r>
          </w:hyperlink>
        </w:p>
        <w:p w14:paraId="6D1DC623" w14:textId="49E1501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6" w:name="_Toc520725368"/>
      <w:bookmarkStart w:id="7" w:name="_Toc520725369"/>
      <w:bookmarkStart w:id="8" w:name="_Toc520725370"/>
      <w:bookmarkStart w:id="9" w:name="_Toc520725371"/>
      <w:bookmarkStart w:id="10" w:name="_Toc520725372"/>
      <w:bookmarkStart w:id="11" w:name="_Toc520725373"/>
      <w:bookmarkStart w:id="12" w:name="_Toc520725374"/>
      <w:bookmarkStart w:id="13" w:name="_Toc520725375"/>
      <w:bookmarkStart w:id="14" w:name="_Toc520725376"/>
      <w:bookmarkStart w:id="15" w:name="_Toc520725377"/>
      <w:bookmarkStart w:id="16" w:name="_Toc520725378"/>
      <w:bookmarkStart w:id="17" w:name="_Toc520725379"/>
      <w:bookmarkStart w:id="18" w:name="_Toc520725380"/>
      <w:bookmarkStart w:id="19" w:name="_Toc520725381"/>
      <w:bookmarkStart w:id="20" w:name="_Toc520725382"/>
      <w:bookmarkStart w:id="21" w:name="_Toc520725383"/>
      <w:bookmarkStart w:id="22" w:name="_Toc520725384"/>
      <w:bookmarkStart w:id="23" w:name="_Toc520725385"/>
      <w:bookmarkStart w:id="24" w:name="_Toc520725386"/>
      <w:bookmarkStart w:id="25" w:name="_Toc520725387"/>
      <w:bookmarkStart w:id="26" w:name="_Toc520725388"/>
      <w:bookmarkStart w:id="27" w:name="_Toc520725389"/>
      <w:bookmarkStart w:id="28" w:name="_Toc520725390"/>
      <w:bookmarkStart w:id="29" w:name="_Toc520725391"/>
      <w:bookmarkStart w:id="30" w:name="_Toc520725392"/>
      <w:bookmarkStart w:id="31" w:name="_Toc520725393"/>
      <w:bookmarkStart w:id="32" w:name="_Ref462673063"/>
      <w:bookmarkStart w:id="33" w:name="_Toc3128301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6549B4">
        <w:t>Purpose</w:t>
      </w:r>
      <w:bookmarkEnd w:id="32"/>
      <w:bookmarkEnd w:id="33"/>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4"/>
      <w:r w:rsidR="00552456">
        <w:t xml:space="preserve"> iCity ontolog</w:t>
      </w:r>
      <w:r w:rsidR="00677C22">
        <w:t>ies</w:t>
      </w:r>
      <w:commentRangeEnd w:id="34"/>
      <w:r w:rsidR="00C94D04">
        <w:rPr>
          <w:rStyle w:val="CommentReference"/>
          <w:rFonts w:asciiTheme="minorHAnsi" w:eastAsiaTheme="minorEastAsia" w:hAnsiTheme="minorHAnsi"/>
          <w:lang w:val="en-US" w:bidi="en-US"/>
        </w:rPr>
        <w:commentReference w:id="34"/>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5" w:name="_Toc31283012"/>
      <w:r w:rsidRPr="004D2842">
        <w:t>Scope</w:t>
      </w:r>
      <w:bookmarkEnd w:id="35"/>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6" w:name="_Toc31283013"/>
      <w:r w:rsidRPr="009B6F55">
        <w:t>Role of the Ontology</w:t>
      </w:r>
      <w:bookmarkEnd w:id="36"/>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w:t>
      </w:r>
      <w:r w:rsidR="00FD590F">
        <w:lastRenderedPageBreak/>
        <w:t xml:space="preserve">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364D31B2" w:rsidR="004A370E" w:rsidRDefault="00F367B8" w:rsidP="00F367B8">
      <w:pPr>
        <w:pStyle w:val="Caption"/>
      </w:pPr>
      <w:bookmarkStart w:id="37"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915792">
        <w:rPr>
          <w:noProof/>
        </w:rPr>
        <w:t>1</w:t>
      </w:r>
      <w:r w:rsidR="00FA06BD">
        <w:rPr>
          <w:noProof/>
        </w:rPr>
        <w:fldChar w:fldCharType="end"/>
      </w:r>
      <w:bookmarkEnd w:id="37"/>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8" w:name="_Ref462673081"/>
      <w:bookmarkStart w:id="39" w:name="_Toc31283014"/>
      <w:r>
        <w:t xml:space="preserve">Development </w:t>
      </w:r>
      <w:r w:rsidR="00A0372F">
        <w:t>Approach</w:t>
      </w:r>
      <w:bookmarkEnd w:id="39"/>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21E627BB" w14:textId="5D74AAD3" w:rsidR="00370319" w:rsidRDefault="00370319" w:rsidP="007517AF">
      <w:pPr>
        <w:pStyle w:val="ListParagraph"/>
        <w:numPr>
          <w:ilvl w:val="0"/>
          <w:numId w:val="30"/>
        </w:numPr>
      </w:pPr>
      <w:bookmarkStart w:id="40" w:name="_Ref21706188"/>
      <w:bookmarkStart w:id="41" w:name="_Ref21707177"/>
      <w:bookmarkStart w:id="42"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1748F0E2" w:rsidR="00370319" w:rsidRPr="005F7DA5" w:rsidRDefault="00370319" w:rsidP="00E53F9D">
      <w:pPr>
        <w:pStyle w:val="ListParagraph"/>
        <w:numPr>
          <w:ilvl w:val="0"/>
          <w:numId w:val="30"/>
        </w:numPr>
      </w:pPr>
      <w:r w:rsidRPr="00E53F9D">
        <w:t>Application:</w:t>
      </w:r>
      <w:r>
        <w:rPr>
          <w:i/>
        </w:rPr>
        <w:t xml:space="preserve"> </w:t>
      </w:r>
      <w:r>
        <w:t>The ontology shall be applied in a variety of case studies to serve as a concrete demonstration of its viability as a solution for several of the motivating scenarios.</w:t>
      </w:r>
      <w:r w:rsidR="000A327F">
        <w:t xml:space="preserve"> A key aspect in all applications </w:t>
      </w:r>
      <w:r w:rsidR="00A178EE">
        <w:t>will be</w:t>
      </w:r>
      <w:r w:rsidR="000A327F">
        <w:t xml:space="preserve"> the definition of instances</w:t>
      </w:r>
      <w:r w:rsidR="00A178EE">
        <w:t xml:space="preserve"> via the ontology</w:t>
      </w:r>
      <w:r w:rsidR="000A327F">
        <w:t xml:space="preserve">. This </w:t>
      </w:r>
      <w:r w:rsidR="00A178EE">
        <w:t>will be</w:t>
      </w:r>
      <w:r w:rsidR="000A327F">
        <w:t xml:space="preserve"> accomplished with the specification (and materialization) of R2RML mappings from existing data sources to the ontology. These mappings illustrate the adequacy of the ontology to capture data from relevant sources. Th</w:t>
      </w:r>
      <w:r w:rsidR="00610E67">
        <w:t>e</w:t>
      </w:r>
      <w:r w:rsidR="000A327F">
        <w:t xml:space="preserve"> process</w:t>
      </w:r>
      <w:r w:rsidR="00E53F9D">
        <w:t>es involved</w:t>
      </w:r>
      <w:r w:rsidR="000A327F">
        <w:t xml:space="preserve"> </w:t>
      </w:r>
      <w:r w:rsidR="00E53F9D">
        <w:t xml:space="preserve">are </w:t>
      </w:r>
      <w:r w:rsidR="000A327F">
        <w:t>described in greater detail later in the report.</w:t>
      </w:r>
      <w:r>
        <w:t xml:space="preserve"> </w:t>
      </w:r>
    </w:p>
    <w:p w14:paraId="157488CD" w14:textId="77B10EE0" w:rsidR="00EF379A" w:rsidRDefault="00EF379A" w:rsidP="00DE747E">
      <w:pPr>
        <w:pStyle w:val="Heading1"/>
      </w:pPr>
      <w:bookmarkStart w:id="43" w:name="_Toc31283015"/>
      <w:r>
        <w:t>Requirements</w:t>
      </w:r>
      <w:bookmarkEnd w:id="40"/>
      <w:bookmarkEnd w:id="41"/>
      <w:bookmarkEnd w:id="42"/>
      <w:bookmarkEnd w:id="43"/>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4" w:name="_Ref19780482"/>
      <w:r>
        <w:t xml:space="preserve">Table </w:t>
      </w:r>
      <w:r w:rsidR="005A6FFD">
        <w:fldChar w:fldCharType="begin"/>
      </w:r>
      <w:r w:rsidR="005A6FFD">
        <w:instrText xml:space="preserve"> SEQ Table \* ARABIC </w:instrText>
      </w:r>
      <w:r w:rsidR="005A6FFD">
        <w:fldChar w:fldCharType="separate"/>
      </w:r>
      <w:r w:rsidR="00C65CEA">
        <w:rPr>
          <w:noProof/>
        </w:rPr>
        <w:t>1</w:t>
      </w:r>
      <w:r w:rsidR="005A6FFD">
        <w:rPr>
          <w:noProof/>
        </w:rPr>
        <w:fldChar w:fldCharType="end"/>
      </w:r>
      <w:bookmarkEnd w:id="44"/>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39FB4D7B"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5" w:name="_Ref31179355"/>
      <w:bookmarkStart w:id="46" w:name="_Ref31179364"/>
      <w:bookmarkStart w:id="47" w:name="_Toc31283016"/>
      <w:r>
        <w:t>Motivating Scenario</w:t>
      </w:r>
      <w:r w:rsidR="006B41BB">
        <w:t>: Land Use and Transportation Simulation</w:t>
      </w:r>
      <w:bookmarkEnd w:id="45"/>
      <w:bookmarkEnd w:id="46"/>
      <w:bookmarkEnd w:id="47"/>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lastRenderedPageBreak/>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8" w:name="_Ref31180594"/>
      <w:bookmarkStart w:id="49" w:name="_Toc31283017"/>
      <w:r>
        <w:t>Motivating Scenario: Transit Research</w:t>
      </w:r>
      <w:bookmarkEnd w:id="48"/>
      <w:bookmarkEnd w:id="49"/>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50" w:name="_Toc31283018"/>
      <w:r>
        <w:t>Motivating Scenario: Smart Parking Applications</w:t>
      </w:r>
      <w:bookmarkEnd w:id="50"/>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w:t>
      </w:r>
      <w:r w:rsidR="008D7FC4">
        <w:rPr>
          <w:lang w:val="en-US" w:bidi="en-US"/>
        </w:rPr>
        <w:lastRenderedPageBreak/>
        <w:t>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4CF45C62" w:rsidR="007F75FD" w:rsidRDefault="007F75FD" w:rsidP="007F75FD">
      <w:pPr>
        <w:ind w:left="720" w:hanging="360"/>
      </w:pPr>
      <w:r>
        <w:t>CQ</w:t>
      </w:r>
      <w:r w:rsidR="001216A3">
        <w:t>3</w:t>
      </w:r>
      <w:r>
        <w:t xml:space="preserve">-3 Is it accessible by disabled people, and if so how many parking </w:t>
      </w:r>
      <w:r w:rsidR="00001DAE">
        <w:t>sp</w:t>
      </w:r>
      <w:r>
        <w:t>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51" w:name="_Ref31185680"/>
      <w:bookmarkStart w:id="52" w:name="_Toc31283019"/>
      <w:r>
        <w:t xml:space="preserve">Motivating Scenario: </w:t>
      </w:r>
      <w:r w:rsidR="002358F6">
        <w:t xml:space="preserve">ATIS via </w:t>
      </w:r>
      <w:r>
        <w:t>IT-SoS</w:t>
      </w:r>
      <w:bookmarkEnd w:id="51"/>
      <w:bookmarkEnd w:id="52"/>
    </w:p>
    <w:p w14:paraId="45779DB1" w14:textId="77777777" w:rsidR="005D20D1" w:rsidRDefault="005D20D1" w:rsidP="005D20D1">
      <w:pPr>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37BD296E" w14:textId="77777777" w:rsidR="005D20D1" w:rsidRDefault="005D20D1" w:rsidP="005D20D1">
      <w:pPr>
        <w:rPr>
          <w:rFonts w:asciiTheme="majorBidi" w:hAnsiTheme="majorBidi" w:cstheme="majorBidi"/>
        </w:rPr>
      </w:pPr>
      <w:r>
        <w:rPr>
          <w:rFonts w:asciiTheme="majorBidi" w:hAnsiTheme="majorBidi" w:cstheme="majorBidi"/>
        </w:rPr>
        <w:t>To address this challenge, an architecture</w:t>
      </w:r>
      <w:r w:rsidRPr="009A7486">
        <w:rPr>
          <w:rFonts w:asciiTheme="majorBidi" w:hAnsiTheme="majorBidi" w:cstheme="majorBidi"/>
        </w:rPr>
        <w:t xml:space="preserve"> </w:t>
      </w:r>
      <w:r>
        <w:rPr>
          <w:rFonts w:asciiTheme="majorBidi" w:hAnsiTheme="majorBidi" w:cstheme="majorBidi"/>
        </w:rPr>
        <w:t xml:space="preserve">has been </w:t>
      </w:r>
      <w:r w:rsidRPr="009A7486">
        <w:rPr>
          <w:rFonts w:asciiTheme="majorBidi" w:hAnsiTheme="majorBidi" w:cstheme="majorBidi"/>
        </w:rPr>
        <w:t xml:space="preserve">designed to </w:t>
      </w:r>
      <w:r>
        <w:rPr>
          <w:rFonts w:asciiTheme="majorBidi" w:hAnsiTheme="majorBidi" w:cstheme="majorBidi"/>
        </w:rPr>
        <w:t>support</w:t>
      </w:r>
      <w:r w:rsidRPr="009A7486">
        <w:rPr>
          <w:rFonts w:asciiTheme="majorBidi" w:hAnsiTheme="majorBidi" w:cstheme="majorBidi"/>
        </w:rPr>
        <w:t xml:space="preserve"> scalable and </w:t>
      </w:r>
      <w:r>
        <w:rPr>
          <w:rFonts w:asciiTheme="majorBidi" w:hAnsiTheme="majorBidi" w:cstheme="majorBidi"/>
        </w:rPr>
        <w:t xml:space="preserve">extensible ITS applications </w:t>
      </w:r>
      <w:r w:rsidRPr="009A7486">
        <w:rPr>
          <w:rFonts w:asciiTheme="majorBidi" w:hAnsiTheme="majorBidi" w:cstheme="majorBidi"/>
        </w:rPr>
        <w:t xml:space="preserve">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w:t>
      </w:r>
      <w:r w:rsidRPr="009A7486">
        <w:rPr>
          <w:rFonts w:asciiTheme="majorBidi" w:hAnsiTheme="majorBidi" w:cstheme="majorBidi"/>
        </w:rPr>
        <w:lastRenderedPageBreak/>
        <w:t xml:space="preserve">representation by using well-known industrial protocols likes GTFS. Nevertheless, </w:t>
      </w:r>
      <w:r>
        <w:rPr>
          <w:rFonts w:asciiTheme="majorBidi" w:hAnsiTheme="majorBidi" w:cstheme="majorBidi"/>
        </w:rPr>
        <w:t xml:space="preserve">these solutions lack a formal semantics; </w:t>
      </w:r>
      <w:r w:rsidRPr="009A7486">
        <w:rPr>
          <w:rFonts w:asciiTheme="majorBidi" w:hAnsiTheme="majorBidi" w:cstheme="majorBidi"/>
        </w:rPr>
        <w:t>there is no common standard across systems to manage and exchange data and information.</w:t>
      </w:r>
    </w:p>
    <w:p w14:paraId="737CD403" w14:textId="6EEB3720" w:rsidR="006B41BB"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architecture</w:t>
      </w:r>
      <w:r w:rsidR="003E24B8">
        <w:rPr>
          <w:lang w:val="en-US" w:bidi="en-US"/>
        </w:rPr>
        <w:t>, originally</w:t>
      </w:r>
      <w:r w:rsidR="002358F6">
        <w:rPr>
          <w:lang w:val="en-US" w:bidi="en-US"/>
        </w:rPr>
        <w:t xml:space="preserve"> proposed by </w:t>
      </w:r>
      <w:r w:rsidR="002358F6" w:rsidRPr="009D1641">
        <w:rPr>
          <w:highlight w:val="yellow"/>
          <w:lang w:val="en-US" w:bidi="en-US"/>
        </w:rPr>
        <w:t>[ref Elshenawy]</w:t>
      </w:r>
      <w:r w:rsidR="003E24B8">
        <w:rPr>
          <w:lang w:val="en-US" w:bidi="en-US"/>
        </w:rPr>
        <w:t>, is intended to</w:t>
      </w:r>
      <w:r w:rsidR="002358F6">
        <w:rPr>
          <w:lang w:val="en-US" w:bidi="en-US"/>
        </w:rPr>
        <w:t xml:space="preserve"> leverage the ontology to support data integration. 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t>
      </w:r>
      <w:r w:rsidR="009D1641">
        <w:rPr>
          <w:lang w:val="en-US" w:bidi="en-US"/>
        </w:rPr>
        <w:t xml:space="preserve">must be capable of </w:t>
      </w:r>
      <w:r w:rsidR="003E24B8">
        <w:rPr>
          <w:lang w:val="en-US" w:bidi="en-US"/>
        </w:rPr>
        <w:t>captur</w:t>
      </w:r>
      <w:r w:rsidR="009D1641">
        <w:rPr>
          <w:lang w:val="en-US" w:bidi="en-US"/>
        </w:rPr>
        <w:t>ing</w:t>
      </w:r>
      <w:r w:rsidR="003E24B8">
        <w:rPr>
          <w:lang w:val="en-US" w:bidi="en-US"/>
        </w:rPr>
        <w:t xml:space="preserve"> data and formulat</w:t>
      </w:r>
      <w:r w:rsidR="009D1641">
        <w:rPr>
          <w:lang w:val="en-US" w:bidi="en-US"/>
        </w:rPr>
        <w:t>ing</w:t>
      </w:r>
      <w:r w:rsidR="002358F6">
        <w:rPr>
          <w:lang w:val="en-US" w:bidi="en-US"/>
        </w:rPr>
        <w:t xml:space="preserve"> competency questions regarding the traffic status</w:t>
      </w:r>
      <w:r w:rsidR="009052F6">
        <w:rPr>
          <w:lang w:val="en-US" w:bidi="en-US"/>
        </w:rPr>
        <w:t xml:space="preserve"> data</w:t>
      </w:r>
      <w:r w:rsidR="002358F6">
        <w:rPr>
          <w:lang w:val="en-US" w:bidi="en-US"/>
        </w:rPr>
        <w:t xml:space="preserve"> on various road segments in the transportation network.</w:t>
      </w:r>
      <w:r w:rsidR="00345187">
        <w:rPr>
          <w:lang w:val="en-US" w:bidi="en-US"/>
        </w:rPr>
        <w:t xml:space="preserve"> </w:t>
      </w:r>
    </w:p>
    <w:p w14:paraId="1D71AA90" w14:textId="0152C28A" w:rsidR="002358F6" w:rsidRPr="001216A3" w:rsidRDefault="002358F6" w:rsidP="001216A3">
      <w:pPr>
        <w:ind w:left="720" w:hanging="360"/>
      </w:pPr>
      <w:r w:rsidRPr="001216A3">
        <w:t>CQ</w:t>
      </w:r>
      <w:r w:rsidR="00893232">
        <w:t>4</w:t>
      </w:r>
      <w:r w:rsidR="00F86A2E" w:rsidRPr="001216A3">
        <w:t>-</w:t>
      </w:r>
      <w:r w:rsidRPr="001216A3">
        <w:t xml:space="preserve">1: What </w:t>
      </w:r>
      <w:r w:rsidR="009052F6">
        <w:t xml:space="preserve">are the averages of the </w:t>
      </w:r>
      <w:r w:rsidRPr="001216A3">
        <w:t>TTI_Max value</w:t>
      </w:r>
      <w:r w:rsidR="009052F6">
        <w:t>s that</w:t>
      </w:r>
      <w:r w:rsidRPr="001216A3">
        <w:t xml:space="preserve"> have been observed </w:t>
      </w:r>
      <w:r w:rsidR="009052F6">
        <w:t>over some period of time</w:t>
      </w:r>
      <w:r w:rsidRPr="001216A3">
        <w:t>?</w:t>
      </w:r>
    </w:p>
    <w:p w14:paraId="7483BF22" w14:textId="13DFAD7A" w:rsidR="002358F6" w:rsidRPr="001216A3" w:rsidRDefault="002358F6" w:rsidP="001216A3">
      <w:pPr>
        <w:ind w:left="720" w:hanging="360"/>
      </w:pPr>
      <w:r w:rsidRPr="001216A3">
        <w:t>CQ</w:t>
      </w:r>
      <w:r w:rsidR="00893232">
        <w:t>4</w:t>
      </w:r>
      <w:r w:rsidRPr="001216A3">
        <w:t xml:space="preserve">-2: What </w:t>
      </w:r>
      <w:r w:rsidR="009052F6">
        <w:t xml:space="preserve">are the averages of the </w:t>
      </w:r>
      <w:r w:rsidRPr="001216A3">
        <w:t>TTI_Max value</w:t>
      </w:r>
      <w:r w:rsidR="009052F6">
        <w:t>s that have been observed</w:t>
      </w:r>
      <w:r w:rsidRPr="001216A3">
        <w:t xml:space="preserve"> at some location?</w:t>
      </w:r>
    </w:p>
    <w:p w14:paraId="137884DE" w14:textId="38F85F39" w:rsidR="002358F6" w:rsidRPr="001216A3" w:rsidRDefault="002358F6" w:rsidP="001216A3">
      <w:pPr>
        <w:ind w:left="720" w:hanging="360"/>
      </w:pPr>
      <w:r w:rsidRPr="001216A3">
        <w:t>CQ</w:t>
      </w:r>
      <w:r w:rsidR="00893232">
        <w:t>4</w:t>
      </w:r>
      <w:r w:rsidRPr="001216A3">
        <w:t xml:space="preserve">-3: </w:t>
      </w:r>
      <w:r w:rsidR="00345187" w:rsidRPr="001216A3">
        <w:t xml:space="preserve">What </w:t>
      </w:r>
      <w:r w:rsidR="009052F6">
        <w:t>are the averages of</w:t>
      </w:r>
      <w:r w:rsidR="00345187" w:rsidRPr="001216A3">
        <w:t xml:space="preserve"> the TTI_Max value</w:t>
      </w:r>
      <w:r w:rsidR="009052F6">
        <w:t>s that have been observed</w:t>
      </w:r>
      <w:r w:rsidR="00345187" w:rsidRPr="001216A3">
        <w:t xml:space="preserve"> at some location, </w:t>
      </w:r>
      <w:r w:rsidR="009052F6">
        <w:t>over</w:t>
      </w:r>
      <w:r w:rsidR="00345187" w:rsidRPr="001216A3">
        <w:t xml:space="preserve"> some </w:t>
      </w:r>
      <w:r w:rsidR="009052F6">
        <w:t>period of time</w:t>
      </w:r>
      <w:r w:rsidR="00345187" w:rsidRPr="001216A3">
        <w:t>?</w:t>
      </w:r>
    </w:p>
    <w:p w14:paraId="7C92A3D9" w14:textId="50AEC27B" w:rsidR="00DC2B92" w:rsidRPr="005D20D1" w:rsidRDefault="003E24B8" w:rsidP="00F86A2E">
      <w:pPr>
        <w:rPr>
          <w:lang w:val="en-US" w:bidi="en-US"/>
        </w:rPr>
      </w:pPr>
      <w:r>
        <w:rPr>
          <w:lang w:val="en-US" w:bidi="en-US"/>
        </w:rPr>
        <w:t>In the questions above</w:t>
      </w:r>
      <w:r w:rsidR="00345187">
        <w:rPr>
          <w:lang w:val="en-US" w:bidi="en-US"/>
        </w:rPr>
        <w:t xml:space="preserve"> TTI_Max refers to the Maximum Transportation Travel Index</w:t>
      </w:r>
      <w:r w:rsidR="0043630C">
        <w:rPr>
          <w:lang w:val="en-US" w:bidi="en-US"/>
        </w:rPr>
        <w:t xml:space="preserve">; TTI_Mx is </w:t>
      </w:r>
      <w:r w:rsidR="00345187">
        <w:rPr>
          <w:lang w:val="en-US" w:bidi="en-US"/>
        </w:rPr>
        <w:t xml:space="preserve">a measurement used to indicate traffic conditions by way of a comparison of the observed rate of travel to the maximum throughput speed on a road segment. </w:t>
      </w:r>
      <w:r w:rsidR="003035AB">
        <w:rPr>
          <w:lang w:val="en-US" w:bidi="en-US"/>
        </w:rPr>
        <w:t>The questions were specified with respect to the average value</w:t>
      </w:r>
      <w:r w:rsidR="00974D4E">
        <w:rPr>
          <w:lang w:val="en-US" w:bidi="en-US"/>
        </w:rPr>
        <w:t xml:space="preserve"> because at the time of this work the ATIS application was restricted to work with loop detector readings that had been aggregated over road segments and ten-minute intervals in time.</w:t>
      </w:r>
    </w:p>
    <w:p w14:paraId="4C92A85C" w14:textId="03FBB92E" w:rsidR="00852D36" w:rsidRDefault="00852D36" w:rsidP="00852D36">
      <w:pPr>
        <w:pStyle w:val="Heading2"/>
      </w:pPr>
      <w:bookmarkStart w:id="53" w:name="_Ref31271825"/>
      <w:bookmarkStart w:id="54" w:name="_Toc31283020"/>
      <w:r>
        <w:t>Motivating Scenario: ArcGIS Query Support</w:t>
      </w:r>
      <w:bookmarkEnd w:id="53"/>
      <w:bookmarkEnd w:id="54"/>
    </w:p>
    <w:p w14:paraId="12C2A1E2" w14:textId="1867200A"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w:t>
      </w:r>
      <w:r>
        <w:rPr>
          <w:lang w:val="en-US" w:bidi="en-US"/>
        </w:rPr>
        <w:lastRenderedPageBreak/>
        <w:t xml:space="preserve">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BB356A">
        <w:rPr>
          <w:lang w:val="en-US" w:bidi="en-US"/>
        </w:rPr>
        <w:t xml:space="preserve"> The CTII is currently working to develop a Community Map of Canada – a complete and accurate base</w:t>
      </w:r>
      <w:r w:rsidR="005A6FFD">
        <w:rPr>
          <w:lang w:val="en-US" w:bidi="en-US"/>
        </w:rPr>
        <w:t xml:space="preserve"> </w:t>
      </w:r>
      <w:r w:rsidR="00BB356A">
        <w:rPr>
          <w:lang w:val="en-US" w:bidi="en-US"/>
        </w:rPr>
        <w:t>map of Canada that is created by integrating data from various municipalities and other regions. Central to this initiative is the GeoFoundation Exchange (GFX), an effort to collect, unify, and publish base</w:t>
      </w:r>
      <w:r w:rsidR="005A6FFD">
        <w:rPr>
          <w:lang w:val="en-US" w:bidi="en-US"/>
        </w:rPr>
        <w:t xml:space="preserve"> </w:t>
      </w:r>
      <w:r w:rsidR="00BB356A">
        <w:rPr>
          <w:lang w:val="en-US" w:bidi="en-US"/>
        </w:rPr>
        <w:t>map data.</w:t>
      </w:r>
    </w:p>
    <w:p w14:paraId="57A6ED4E" w14:textId="04BA63CC" w:rsidR="001A169D" w:rsidRDefault="001A169D" w:rsidP="00BB356A">
      <w:pPr>
        <w:rPr>
          <w:lang w:val="en-US" w:bidi="en-US"/>
        </w:rPr>
      </w:pPr>
      <w:r>
        <w:rPr>
          <w:lang w:val="en-US" w:bidi="en-US"/>
        </w:rPr>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55" w:name="_Toc31283021"/>
      <w:r>
        <w:t>Urban System Characteristics and Behaviour</w:t>
      </w:r>
      <w:bookmarkEnd w:id="38"/>
      <w:bookmarkEnd w:id="55"/>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2B680382" w:rsidR="00512299" w:rsidRPr="00105569" w:rsidRDefault="00E31A2A" w:rsidP="009E4A69">
      <w:pPr>
        <w:pStyle w:val="ListParagraph"/>
      </w:pPr>
      <w:r>
        <w:t xml:space="preserve">Public </w:t>
      </w:r>
      <w:r w:rsidR="00512299" w:rsidRPr="00105569">
        <w:t>Transit</w:t>
      </w:r>
    </w:p>
    <w:p w14:paraId="29849DD5" w14:textId="77777777" w:rsidR="00512299" w:rsidRPr="00105569" w:rsidRDefault="00B849EF" w:rsidP="009E4A69">
      <w:pPr>
        <w:pStyle w:val="ListParagraph"/>
      </w:pPr>
      <w:r w:rsidRPr="00105569">
        <w:lastRenderedPageBreak/>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56" w:name="_Toc31283022"/>
      <w:r>
        <w:t>Foundational Ontolog</w:t>
      </w:r>
      <w:r w:rsidR="0073758C">
        <w:t>ies</w:t>
      </w:r>
      <w:bookmarkEnd w:id="56"/>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7" w:name="_Toc31283023"/>
      <w:r>
        <w:t xml:space="preserve">Location </w:t>
      </w:r>
      <w:r w:rsidR="00520123">
        <w:t>Ontology</w:t>
      </w:r>
      <w:bookmarkEnd w:id="57"/>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lastRenderedPageBreak/>
        <w:t>The Ontology</w:t>
      </w:r>
    </w:p>
    <w:p w14:paraId="62594963" w14:textId="13FDA494" w:rsidR="0081005F" w:rsidRDefault="0081005F" w:rsidP="0081005F">
      <w:pPr>
        <w:spacing w:after="120"/>
      </w:pPr>
      <w:r>
        <w:t xml:space="preserve">The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8" w:name="_Ref11759283"/>
      <w:r>
        <w:t xml:space="preserve">Table </w:t>
      </w:r>
      <w:r w:rsidR="005A6FFD">
        <w:fldChar w:fldCharType="begin"/>
      </w:r>
      <w:r w:rsidR="005A6FFD">
        <w:instrText xml:space="preserve"> SEQ Table \* ARABIC </w:instrText>
      </w:r>
      <w:r w:rsidR="005A6FFD">
        <w:fldChar w:fldCharType="separate"/>
      </w:r>
      <w:r w:rsidR="00C65CEA">
        <w:rPr>
          <w:noProof/>
        </w:rPr>
        <w:t>2</w:t>
      </w:r>
      <w:r w:rsidR="005A6FFD">
        <w:rPr>
          <w:noProof/>
        </w:rPr>
        <w:fldChar w:fldCharType="end"/>
      </w:r>
      <w:bookmarkEnd w:id="58"/>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484782CC" w:rsidR="0081005F" w:rsidRDefault="0081005F" w:rsidP="0081005F">
      <w:pPr>
        <w:pStyle w:val="Caption"/>
        <w:keepNext/>
        <w:spacing w:after="120"/>
      </w:pPr>
      <w:bookmarkStart w:id="59" w:name="_Ref11762225"/>
      <w:r>
        <w:lastRenderedPageBreak/>
        <w:t xml:space="preserve">Table </w:t>
      </w:r>
      <w:r w:rsidR="005A6FFD">
        <w:fldChar w:fldCharType="begin"/>
      </w:r>
      <w:r w:rsidR="005A6FFD">
        <w:instrText xml:space="preserve"> SEQ Table \* ARABIC </w:instrText>
      </w:r>
      <w:r w:rsidR="005A6FFD">
        <w:fldChar w:fldCharType="separate"/>
      </w:r>
      <w:r w:rsidR="00C65CEA">
        <w:rPr>
          <w:noProof/>
        </w:rPr>
        <w:t>3</w:t>
      </w:r>
      <w:r w:rsidR="005A6FFD">
        <w:rPr>
          <w:noProof/>
        </w:rPr>
        <w:fldChar w:fldCharType="end"/>
      </w:r>
      <w:bookmarkEnd w:id="59"/>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5A6FFD"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6508A04A" w:rsidR="0081005F" w:rsidRDefault="0081005F" w:rsidP="0081005F">
      <w:pPr>
        <w:pStyle w:val="Caption"/>
      </w:pPr>
      <w:bookmarkStart w:id="60" w:name="_Ref23939652"/>
      <w:r>
        <w:t xml:space="preserve">Figure </w:t>
      </w:r>
      <w:r w:rsidR="005A6FFD">
        <w:fldChar w:fldCharType="begin"/>
      </w:r>
      <w:r w:rsidR="005A6FFD">
        <w:instrText xml:space="preserve"> SEQ Figure \* ARABIC </w:instrText>
      </w:r>
      <w:r w:rsidR="005A6FFD">
        <w:fldChar w:fldCharType="separate"/>
      </w:r>
      <w:r w:rsidR="00915792">
        <w:rPr>
          <w:noProof/>
        </w:rPr>
        <w:t>2</w:t>
      </w:r>
      <w:r w:rsidR="005A6FFD">
        <w:rPr>
          <w:noProof/>
        </w:rPr>
        <w:fldChar w:fldCharType="end"/>
      </w:r>
      <w:bookmarkEnd w:id="60"/>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lastRenderedPageBreak/>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61" w:name="_Toc519507734"/>
      <w:bookmarkStart w:id="62" w:name="_Toc520703198"/>
      <w:bookmarkStart w:id="63" w:name="_Toc520725402"/>
      <w:bookmarkStart w:id="64" w:name="_Toc519507735"/>
      <w:bookmarkStart w:id="65" w:name="_Toc520703199"/>
      <w:bookmarkStart w:id="66" w:name="_Toc520725403"/>
      <w:bookmarkStart w:id="67" w:name="_Toc519507736"/>
      <w:bookmarkStart w:id="68" w:name="_Toc520703200"/>
      <w:bookmarkStart w:id="69" w:name="_Toc520725404"/>
      <w:bookmarkStart w:id="70" w:name="_Toc519507737"/>
      <w:bookmarkStart w:id="71" w:name="_Toc520703201"/>
      <w:bookmarkStart w:id="72" w:name="_Toc520725405"/>
      <w:bookmarkStart w:id="73" w:name="_Toc519507738"/>
      <w:bookmarkStart w:id="74" w:name="_Toc520703202"/>
      <w:bookmarkStart w:id="75" w:name="_Toc520725406"/>
      <w:bookmarkStart w:id="76" w:name="_Toc31283024"/>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t>Time Ontology</w:t>
      </w:r>
      <w:bookmarkEnd w:id="76"/>
    </w:p>
    <w:p w14:paraId="2AAB4AC9" w14:textId="0F70FC9B" w:rsidR="007978A3" w:rsidRDefault="005A6FFD"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w:t>
      </w:r>
      <w:r>
        <w:lastRenderedPageBreak/>
        <w:t xml:space="preserve">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7" w:name="_Ref11827256"/>
      <w:r>
        <w:t xml:space="preserve">Table </w:t>
      </w:r>
      <w:r w:rsidR="005A6FFD">
        <w:fldChar w:fldCharType="begin"/>
      </w:r>
      <w:r w:rsidR="005A6FFD">
        <w:instrText xml:space="preserve"> SEQ Table \* ARABIC </w:instrText>
      </w:r>
      <w:r w:rsidR="005A6FFD">
        <w:fldChar w:fldCharType="separate"/>
      </w:r>
      <w:r w:rsidR="00C65CEA">
        <w:rPr>
          <w:noProof/>
        </w:rPr>
        <w:t>4</w:t>
      </w:r>
      <w:r w:rsidR="005A6FFD">
        <w:rPr>
          <w:noProof/>
        </w:rPr>
        <w:fldChar w:fldCharType="end"/>
      </w:r>
      <w:bookmarkEnd w:id="77"/>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1E0CB16E"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w:t>
      </w:r>
      <w:r>
        <w:lastRenderedPageBreak/>
        <w:t xml:space="preserve">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4B4859AF" w:rsidR="00D22EE2" w:rsidRDefault="00D22EE2" w:rsidP="00D22EE2">
      <w:pPr>
        <w:pStyle w:val="Caption"/>
        <w:spacing w:after="120"/>
        <w:rPr>
          <w:lang w:val="en-CA"/>
        </w:rPr>
      </w:pPr>
      <w:bookmarkStart w:id="78" w:name="_Ref11831393"/>
      <w:r>
        <w:t xml:space="preserve">Figure </w:t>
      </w:r>
      <w:r w:rsidR="005A6FFD">
        <w:fldChar w:fldCharType="begin"/>
      </w:r>
      <w:r w:rsidR="005A6FFD">
        <w:instrText xml:space="preserve"> SEQ Figure \* ARABIC </w:instrText>
      </w:r>
      <w:r w:rsidR="005A6FFD">
        <w:fldChar w:fldCharType="separate"/>
      </w:r>
      <w:r w:rsidR="00915792">
        <w:rPr>
          <w:noProof/>
        </w:rPr>
        <w:t>3</w:t>
      </w:r>
      <w:r w:rsidR="005A6FFD">
        <w:rPr>
          <w:noProof/>
        </w:rPr>
        <w:fldChar w:fldCharType="end"/>
      </w:r>
      <w:r>
        <w:t>: Example use of the Time Ontology</w:t>
      </w:r>
      <w:bookmarkEnd w:id="78"/>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9" w:name="_Toc31283025"/>
      <w:r>
        <w:t>Change Ontology</w:t>
      </w:r>
      <w:bookmarkEnd w:id="79"/>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Despite these solutions, we have found that Semantic Web practitioners currently lack clear and precise methods for how to apply these approaches to capture change at a domain level, whether reusing </w:t>
      </w:r>
      <w:r>
        <w:lastRenderedPageBreak/>
        <w:t>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pPr>
      <w:r>
        <w:t xml:space="preserve">Change over time plays a role in many domains, and is by no means a new research topic. In fact, several approaches for capturing change in OWL have been proposed </w:t>
      </w:r>
      <w:r>
        <w:rPr>
          <w:noProof/>
        </w:rPr>
        <w:t>[10]</w:t>
      </w:r>
      <w:r>
        <w:t>,</w:t>
      </w:r>
      <w:r>
        <w:rPr>
          <w:noProof/>
        </w:rPr>
        <w:t>[11]</w:t>
      </w:r>
      <w:r>
        <w:t xml:space="preserve">.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w:t>
      </w:r>
      <w:r>
        <w:lastRenderedPageBreak/>
        <w:t>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pPr>
    </w:p>
    <w:p w14:paraId="6ABF2A0D" w14:textId="130EDFDC" w:rsidR="001D2538" w:rsidRDefault="00A62F41" w:rsidP="001D2538">
      <w:pPr>
        <w:pStyle w:val="Caption"/>
        <w:keepNext/>
        <w:spacing w:after="120"/>
      </w:pPr>
      <w:r>
        <w:lastRenderedPageBreak/>
        <w:fldChar w:fldCharType="end"/>
      </w:r>
      <w:bookmarkStart w:id="80" w:name="_Ref11834761"/>
      <w:bookmarkStart w:id="81"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80"/>
    <w:bookmarkEnd w:id="81"/>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82"/>
      <w:r>
        <w:t>PD</w:t>
      </w:r>
      <w:commentRangeEnd w:id="82"/>
      <w:r w:rsidR="00FF06FB">
        <w:rPr>
          <w:rStyle w:val="CommentReference"/>
          <w:rFonts w:asciiTheme="minorHAnsi" w:eastAsiaTheme="minorEastAsia" w:hAnsiTheme="minorHAnsi"/>
          <w:lang w:val="en-US" w:bidi="en-US"/>
        </w:rPr>
        <w:commentReference w:id="82"/>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3D857882" w:rsidR="00A62F41" w:rsidRDefault="00A62F41" w:rsidP="00A62F41">
      <w:pPr>
        <w:pStyle w:val="Caption"/>
        <w:spacing w:after="120"/>
      </w:pPr>
      <w:bookmarkStart w:id="83" w:name="_Ref11834852"/>
      <w:bookmarkStart w:id="84" w:name="_Ref11834838"/>
      <w:r>
        <w:t xml:space="preserve">Figure </w:t>
      </w:r>
      <w:r w:rsidR="005A6FFD">
        <w:fldChar w:fldCharType="begin"/>
      </w:r>
      <w:r w:rsidR="005A6FFD">
        <w:instrText xml:space="preserve"> SEQ Figure \* ARABIC </w:instrText>
      </w:r>
      <w:r w:rsidR="005A6FFD">
        <w:fldChar w:fldCharType="separate"/>
      </w:r>
      <w:r w:rsidR="00915792">
        <w:rPr>
          <w:noProof/>
        </w:rPr>
        <w:t>4</w:t>
      </w:r>
      <w:r w:rsidR="005A6FFD">
        <w:rPr>
          <w:noProof/>
        </w:rPr>
        <w:fldChar w:fldCharType="end"/>
      </w:r>
      <w:bookmarkEnd w:id="83"/>
      <w:r>
        <w:t>: Example use of the Change Ontology</w:t>
      </w:r>
      <w:bookmarkEnd w:id="84"/>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404331D1"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w:t>
      </w:r>
      <w:r w:rsidR="00600FE3">
        <w:t xml:space="preserve">[ref] </w:t>
      </w:r>
      <w:r>
        <w:t xml:space="preserve">or BFO </w:t>
      </w:r>
      <w:r w:rsidR="00600FE3">
        <w:t xml:space="preserve">[ref] </w:t>
      </w:r>
      <w:r>
        <w:t xml:space="preserve">in order to make these commitments explicit. </w:t>
      </w:r>
    </w:p>
    <w:p w14:paraId="4586A384" w14:textId="77777777" w:rsidR="00471164" w:rsidRDefault="00471164" w:rsidP="00471164">
      <w:pPr>
        <w:pStyle w:val="Heading3"/>
      </w:pPr>
      <w:bookmarkStart w:id="85" w:name="_Toc31283026"/>
      <w:r>
        <w:t>Activity Ontology</w:t>
      </w:r>
      <w:bookmarkEnd w:id="85"/>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w:t>
      </w:r>
      <w:r>
        <w:rPr>
          <w:rFonts w:cstheme="minorHAnsi"/>
        </w:rPr>
        <w:lastRenderedPageBreak/>
        <w:t xml:space="preserve">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482E896E" w:rsidR="00882108" w:rsidRPr="00CD7C65" w:rsidRDefault="00882108" w:rsidP="00882108">
      <w:pPr>
        <w:pStyle w:val="Caption"/>
        <w:spacing w:after="120"/>
        <w:jc w:val="center"/>
        <w:rPr>
          <w:lang w:val="en-CA"/>
        </w:rPr>
      </w:pPr>
      <w:bookmarkStart w:id="86" w:name="_Ref2239297"/>
      <w:r>
        <w:t xml:space="preserve">Figure </w:t>
      </w:r>
      <w:r>
        <w:rPr>
          <w:noProof/>
        </w:rPr>
        <w:fldChar w:fldCharType="begin"/>
      </w:r>
      <w:r>
        <w:rPr>
          <w:noProof/>
        </w:rPr>
        <w:instrText xml:space="preserve"> SEQ Figure \* ARABIC </w:instrText>
      </w:r>
      <w:r>
        <w:rPr>
          <w:noProof/>
        </w:rPr>
        <w:fldChar w:fldCharType="separate"/>
      </w:r>
      <w:r w:rsidR="00915792">
        <w:rPr>
          <w:noProof/>
        </w:rPr>
        <w:t>5</w:t>
      </w:r>
      <w:r>
        <w:rPr>
          <w:noProof/>
        </w:rPr>
        <w:fldChar w:fldCharType="end"/>
      </w:r>
      <w:bookmarkEnd w:id="86"/>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w:t>
      </w:r>
      <w:r>
        <w:lastRenderedPageBreak/>
        <w:t>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7" w:name="_Ref12516765"/>
      <w:r>
        <w:t xml:space="preserve">Table </w:t>
      </w:r>
      <w:r w:rsidR="005A6FFD">
        <w:fldChar w:fldCharType="begin"/>
      </w:r>
      <w:r w:rsidR="005A6FFD">
        <w:instrText xml:space="preserve"> SEQ Table \* ARABIC </w:instrText>
      </w:r>
      <w:r w:rsidR="005A6FFD">
        <w:fldChar w:fldCharType="separate"/>
      </w:r>
      <w:r w:rsidR="00C65CEA">
        <w:rPr>
          <w:noProof/>
        </w:rPr>
        <w:t>7</w:t>
      </w:r>
      <w:r w:rsidR="005A6FFD">
        <w:rPr>
          <w:noProof/>
        </w:rPr>
        <w:fldChar w:fldCharType="end"/>
      </w:r>
      <w:bookmarkEnd w:id="87"/>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1C8D74F6" w:rsidR="00882108" w:rsidRPr="007F7E71" w:rsidRDefault="00882108" w:rsidP="00882108">
      <w:pPr>
        <w:pStyle w:val="Caption"/>
        <w:spacing w:after="120"/>
        <w:rPr>
          <w:lang w:val="en-CA"/>
        </w:rPr>
      </w:pPr>
      <w:bookmarkStart w:id="88" w:name="_Ref15389805"/>
      <w:r>
        <w:t xml:space="preserve">Figure </w:t>
      </w:r>
      <w:r w:rsidR="005A6FFD">
        <w:fldChar w:fldCharType="begin"/>
      </w:r>
      <w:r w:rsidR="005A6FFD">
        <w:instrText xml:space="preserve"> SEQ Figure \* ARABIC </w:instrText>
      </w:r>
      <w:r w:rsidR="005A6FFD">
        <w:fldChar w:fldCharType="separate"/>
      </w:r>
      <w:r w:rsidR="00915792">
        <w:rPr>
          <w:noProof/>
        </w:rPr>
        <w:t>6</w:t>
      </w:r>
      <w:r w:rsidR="005A6FFD">
        <w:rPr>
          <w:noProof/>
        </w:rPr>
        <w:fldChar w:fldCharType="end"/>
      </w:r>
      <w:bookmarkEnd w:id="88"/>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11A236A9" w:rsidR="00882108" w:rsidRDefault="00882108" w:rsidP="00882108">
      <w:pPr>
        <w:pStyle w:val="Caption"/>
        <w:spacing w:after="120"/>
        <w:rPr>
          <w:lang w:val="en-CA"/>
        </w:rPr>
      </w:pPr>
      <w:bookmarkStart w:id="89" w:name="_Ref15390281"/>
      <w:r>
        <w:t xml:space="preserve">Figure </w:t>
      </w:r>
      <w:r w:rsidR="005A6FFD">
        <w:fldChar w:fldCharType="begin"/>
      </w:r>
      <w:r w:rsidR="005A6FFD">
        <w:instrText xml:space="preserve"> SEQ Figure \* ARABIC </w:instrText>
      </w:r>
      <w:r w:rsidR="005A6FFD">
        <w:fldChar w:fldCharType="separate"/>
      </w:r>
      <w:r w:rsidR="00915792">
        <w:rPr>
          <w:noProof/>
        </w:rPr>
        <w:t>7</w:t>
      </w:r>
      <w:r w:rsidR="005A6FFD">
        <w:rPr>
          <w:noProof/>
        </w:rPr>
        <w:fldChar w:fldCharType="end"/>
      </w:r>
      <w:bookmarkEnd w:id="89"/>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7BC4698F" w:rsidR="00882108" w:rsidRPr="00A3354E" w:rsidRDefault="00882108" w:rsidP="00882108">
      <w:pPr>
        <w:pStyle w:val="Caption"/>
        <w:spacing w:after="120"/>
        <w:rPr>
          <w:lang w:val="en-CA"/>
        </w:rPr>
      </w:pPr>
      <w:bookmarkStart w:id="90" w:name="_Ref12516943"/>
      <w:r>
        <w:t xml:space="preserve">Figure </w:t>
      </w:r>
      <w:r w:rsidR="005A6FFD">
        <w:fldChar w:fldCharType="begin"/>
      </w:r>
      <w:r w:rsidR="005A6FFD">
        <w:instrText xml:space="preserve"> SEQ Figure \* ARABIC </w:instrText>
      </w:r>
      <w:r w:rsidR="005A6FFD">
        <w:fldChar w:fldCharType="separate"/>
      </w:r>
      <w:r w:rsidR="00915792">
        <w:rPr>
          <w:noProof/>
        </w:rPr>
        <w:t>8</w:t>
      </w:r>
      <w:r w:rsidR="005A6FFD">
        <w:rPr>
          <w:noProof/>
        </w:rPr>
        <w:fldChar w:fldCharType="end"/>
      </w:r>
      <w:bookmarkEnd w:id="90"/>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91" w:name="_Toc31283027"/>
      <w:r w:rsidRPr="00733EB6">
        <w:t xml:space="preserve">Recurring </w:t>
      </w:r>
      <w:r>
        <w:t>E</w:t>
      </w:r>
      <w:r w:rsidRPr="00733EB6">
        <w:t>vent ontology</w:t>
      </w:r>
      <w:bookmarkEnd w:id="91"/>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lastRenderedPageBreak/>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w:t>
      </w:r>
      <w:r w:rsidRPr="00E1766E">
        <w:rPr>
          <w:lang w:val="en-CA"/>
        </w:rPr>
        <w:lastRenderedPageBreak/>
        <w:t xml:space="preserve">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92" w:name="_Ref12533493"/>
      <w:r>
        <w:t xml:space="preserve">Table </w:t>
      </w:r>
      <w:r w:rsidR="005A6FFD">
        <w:fldChar w:fldCharType="begin"/>
      </w:r>
      <w:r w:rsidR="005A6FFD">
        <w:instrText xml:space="preserve"> SEQ Table \* ARABIC </w:instrText>
      </w:r>
      <w:r w:rsidR="005A6FFD">
        <w:fldChar w:fldCharType="separate"/>
      </w:r>
      <w:r w:rsidR="00C65CEA">
        <w:rPr>
          <w:noProof/>
        </w:rPr>
        <w:t>8</w:t>
      </w:r>
      <w:r w:rsidR="005A6FFD">
        <w:rPr>
          <w:noProof/>
        </w:rPr>
        <w:fldChar w:fldCharType="end"/>
      </w:r>
      <w:bookmarkEnd w:id="92"/>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lastRenderedPageBreak/>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4B651B8" w:rsidR="00E8128A" w:rsidRPr="00E1766E" w:rsidRDefault="00E8128A" w:rsidP="00E8128A">
      <w:pPr>
        <w:pStyle w:val="Caption"/>
        <w:spacing w:after="120"/>
        <w:jc w:val="center"/>
        <w:rPr>
          <w:lang w:val="en-CA"/>
        </w:rPr>
      </w:pPr>
      <w:bookmarkStart w:id="93" w:name="_Ref12533514"/>
      <w:r>
        <w:t xml:space="preserve">Figure </w:t>
      </w:r>
      <w:r w:rsidR="005A6FFD">
        <w:fldChar w:fldCharType="begin"/>
      </w:r>
      <w:r w:rsidR="005A6FFD">
        <w:instrText xml:space="preserve"> SEQ Figure \* ARABIC </w:instrText>
      </w:r>
      <w:r w:rsidR="005A6FFD">
        <w:fldChar w:fldCharType="separate"/>
      </w:r>
      <w:r w:rsidR="00915792">
        <w:rPr>
          <w:noProof/>
        </w:rPr>
        <w:t>9</w:t>
      </w:r>
      <w:r w:rsidR="005A6FFD">
        <w:rPr>
          <w:noProof/>
        </w:rPr>
        <w:fldChar w:fldCharType="end"/>
      </w:r>
      <w:bookmarkEnd w:id="93"/>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pPr>
      <w:r w:rsidRPr="00EA2CCF">
        <w:rPr>
          <w:noProof/>
        </w:rPr>
        <w:lastRenderedPageBreak/>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059E3E64" w:rsidR="00E8128A" w:rsidRPr="00A86E8E" w:rsidRDefault="00E8128A" w:rsidP="00E8128A">
      <w:pPr>
        <w:pStyle w:val="Caption"/>
        <w:spacing w:after="120"/>
        <w:rPr>
          <w:lang w:val="en-CA"/>
        </w:rPr>
      </w:pPr>
      <w:bookmarkStart w:id="94" w:name="_Ref12536225"/>
      <w:r>
        <w:t xml:space="preserve">Figure </w:t>
      </w:r>
      <w:r w:rsidR="005A6FFD">
        <w:fldChar w:fldCharType="begin"/>
      </w:r>
      <w:r w:rsidR="005A6FFD">
        <w:instrText xml:space="preserve"> SEQ Figure \* ARABIC </w:instrText>
      </w:r>
      <w:r w:rsidR="005A6FFD">
        <w:fldChar w:fldCharType="separate"/>
      </w:r>
      <w:r w:rsidR="00915792">
        <w:rPr>
          <w:noProof/>
        </w:rPr>
        <w:t>10</w:t>
      </w:r>
      <w:r w:rsidR="005A6FFD">
        <w:rPr>
          <w:noProof/>
        </w:rPr>
        <w:fldChar w:fldCharType="end"/>
      </w:r>
      <w:bookmarkEnd w:id="94"/>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5" w:name="_Toc31283028"/>
      <w:r>
        <w:t>Resource</w:t>
      </w:r>
      <w:r w:rsidR="00BD7FA8">
        <w:t xml:space="preserve"> </w:t>
      </w:r>
      <w:r w:rsidR="00520123">
        <w:t>Ontology</w:t>
      </w:r>
      <w:bookmarkEnd w:id="95"/>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3110B964"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96" w:name="_Ref13049166"/>
      <w:r>
        <w:t xml:space="preserve">Table </w:t>
      </w:r>
      <w:r w:rsidR="005A6FFD">
        <w:fldChar w:fldCharType="begin"/>
      </w:r>
      <w:r w:rsidR="005A6FFD">
        <w:instrText xml:space="preserve"> SEQ Table \* ARABIC </w:instrText>
      </w:r>
      <w:r w:rsidR="005A6FFD">
        <w:fldChar w:fldCharType="separate"/>
      </w:r>
      <w:r w:rsidR="00C65CEA">
        <w:rPr>
          <w:noProof/>
        </w:rPr>
        <w:t>9</w:t>
      </w:r>
      <w:r w:rsidR="005A6FFD">
        <w:rPr>
          <w:noProof/>
        </w:rPr>
        <w:fldChar w:fldCharType="end"/>
      </w:r>
      <w:bookmarkEnd w:id="96"/>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0C25E7AB" w:rsidR="005F0F5A" w:rsidRPr="004B447F" w:rsidRDefault="005F0F5A" w:rsidP="005F0F5A">
      <w:pPr>
        <w:pStyle w:val="Caption"/>
        <w:spacing w:after="120"/>
      </w:pPr>
      <w:bookmarkStart w:id="97" w:name="_Ref13048704"/>
      <w:r>
        <w:t xml:space="preserve">Figure </w:t>
      </w:r>
      <w:r w:rsidR="005A6FFD">
        <w:fldChar w:fldCharType="begin"/>
      </w:r>
      <w:r w:rsidR="005A6FFD">
        <w:instrText xml:space="preserve"> SEQ Figure \* ARABIC </w:instrText>
      </w:r>
      <w:r w:rsidR="005A6FFD">
        <w:fldChar w:fldCharType="separate"/>
      </w:r>
      <w:r w:rsidR="00915792">
        <w:rPr>
          <w:noProof/>
        </w:rPr>
        <w:t>11</w:t>
      </w:r>
      <w:r w:rsidR="005A6FFD">
        <w:rPr>
          <w:noProof/>
        </w:rPr>
        <w:fldChar w:fldCharType="end"/>
      </w:r>
      <w:bookmarkEnd w:id="97"/>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8" w:name="_Toc31283029"/>
      <w:r>
        <w:t>Part</w:t>
      </w:r>
      <w:r w:rsidR="00034B8F">
        <w:t>hood</w:t>
      </w:r>
      <w:r w:rsidR="00896202" w:rsidRPr="00BB05EE">
        <w:t xml:space="preserve"> Ontology</w:t>
      </w:r>
      <w:bookmarkEnd w:id="98"/>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DADE976"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w:t>
      </w:r>
      <w:r w:rsidR="000B2D6B">
        <w:t>o</w:t>
      </w:r>
      <w:r w:rsidR="00034B8F">
        <w:t>d</w:t>
      </w:r>
      <w:r>
        <w:t xml:space="preserve"> ontology goes beyond classical mereology and </w:t>
      </w:r>
      <w:r w:rsidR="00667138">
        <w:t>is intended to 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712E04D1"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09010C96"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w:t>
      </w:r>
      <w:r>
        <w:lastRenderedPageBreak/>
        <w:t xml:space="preserve">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181D56B2" w:rsidR="008A7BC9" w:rsidRDefault="008A7BC9" w:rsidP="008A7BC9">
      <w:pPr>
        <w:pStyle w:val="Caption"/>
        <w:keepNext/>
        <w:spacing w:after="120"/>
      </w:pPr>
      <w:bookmarkStart w:id="99" w:name="_Ref13049603"/>
      <w:r>
        <w:t xml:space="preserve">Table </w:t>
      </w:r>
      <w:r w:rsidR="005A6FFD">
        <w:fldChar w:fldCharType="begin"/>
      </w:r>
      <w:r w:rsidR="005A6FFD">
        <w:instrText xml:space="preserve"> SEQ Table \* ARABIC </w:instrText>
      </w:r>
      <w:r w:rsidR="005A6FFD">
        <w:fldChar w:fldCharType="separate"/>
      </w:r>
      <w:r w:rsidR="00C65CEA">
        <w:rPr>
          <w:noProof/>
        </w:rPr>
        <w:t>10</w:t>
      </w:r>
      <w:r w:rsidR="005A6FFD">
        <w:rPr>
          <w:noProof/>
        </w:rPr>
        <w:fldChar w:fldCharType="end"/>
      </w:r>
      <w:bookmarkEnd w:id="99"/>
      <w:r>
        <w:t>: Key properties in the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247FDF77" w:rsidR="008A7BC9" w:rsidRPr="00DB1ED8" w:rsidRDefault="008A7BC9" w:rsidP="008A7BC9">
      <w:pPr>
        <w:pStyle w:val="Caption"/>
        <w:spacing w:after="120"/>
        <w:rPr>
          <w:lang w:val="en-CA"/>
        </w:rPr>
      </w:pPr>
      <w:bookmarkStart w:id="100" w:name="_Ref13053357"/>
      <w:r>
        <w:t xml:space="preserve">Figure </w:t>
      </w:r>
      <w:r w:rsidR="005A6FFD">
        <w:fldChar w:fldCharType="begin"/>
      </w:r>
      <w:r w:rsidR="005A6FFD">
        <w:instrText xml:space="preserve"> SEQ Figure \* ARABIC </w:instrText>
      </w:r>
      <w:r w:rsidR="005A6FFD">
        <w:fldChar w:fldCharType="separate"/>
      </w:r>
      <w:r w:rsidR="00915792">
        <w:rPr>
          <w:noProof/>
        </w:rPr>
        <w:t>12</w:t>
      </w:r>
      <w:r w:rsidR="005A6FFD">
        <w:rPr>
          <w:noProof/>
        </w:rPr>
        <w:fldChar w:fldCharType="end"/>
      </w:r>
      <w:bookmarkEnd w:id="100"/>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lastRenderedPageBreak/>
        <w:t>Future work</w:t>
      </w:r>
    </w:p>
    <w:p w14:paraId="03E2A04E" w14:textId="5ED4F406" w:rsidR="00EA41E0" w:rsidRDefault="00EA41E0" w:rsidP="0051476C">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 w14:paraId="5860CC8B" w14:textId="7DEE4C3B" w:rsidR="00C355FA" w:rsidRPr="007736F9" w:rsidRDefault="00C355FA" w:rsidP="002A50D3">
      <w:pPr>
        <w:pStyle w:val="ListParagraph"/>
        <w:numPr>
          <w:ilvl w:val="0"/>
          <w:numId w:val="33"/>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2A50D3">
      <w:pPr>
        <w:pStyle w:val="ListParagraph"/>
        <w:numPr>
          <w:ilvl w:val="0"/>
          <w:numId w:val="33"/>
        </w:numPr>
      </w:pPr>
      <w:r w:rsidRPr="007736F9">
        <w:t>Map the relations to GeoSPARQL properties</w:t>
      </w:r>
    </w:p>
    <w:p w14:paraId="3B8434EF" w14:textId="59EF7B7B" w:rsidR="00810AC1" w:rsidRPr="007736F9" w:rsidRDefault="00810AC1" w:rsidP="002A50D3">
      <w:pPr>
        <w:pStyle w:val="ListParagraph"/>
        <w:numPr>
          <w:ilvl w:val="0"/>
          <w:numId w:val="33"/>
        </w:numPr>
      </w:pPr>
      <w:r w:rsidRPr="007736F9">
        <w:t>Extend with a first-order formalization or mereology</w:t>
      </w:r>
    </w:p>
    <w:p w14:paraId="213C1208" w14:textId="2222977F" w:rsidR="004053E0" w:rsidRDefault="004053E0" w:rsidP="004053E0">
      <w:pPr>
        <w:pStyle w:val="Heading3"/>
      </w:pPr>
      <w:bookmarkStart w:id="101" w:name="_Toc31283030"/>
      <w:r w:rsidRPr="00216E9F">
        <w:t>Units of Measure</w:t>
      </w:r>
      <w:r w:rsidR="00253AFA">
        <w:t xml:space="preserve"> Ontology</w:t>
      </w:r>
      <w:bookmarkEnd w:id="101"/>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w:t>
      </w:r>
      <w:r w:rsidR="00253AFA" w:rsidRPr="00253AFA">
        <w:rPr>
          <w:lang w:val="en-US"/>
        </w:rPr>
        <w:lastRenderedPageBreak/>
        <w:t>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102" w:name="_Ref13130816"/>
      <w:r>
        <w:t xml:space="preserve">Table </w:t>
      </w:r>
      <w:r w:rsidR="005A6FFD">
        <w:fldChar w:fldCharType="begin"/>
      </w:r>
      <w:r w:rsidR="005A6FFD">
        <w:instrText xml:space="preserve"> SEQ Table \* ARABIC </w:instrText>
      </w:r>
      <w:r w:rsidR="005A6FFD">
        <w:fldChar w:fldCharType="separate"/>
      </w:r>
      <w:r w:rsidR="00C65CEA">
        <w:rPr>
          <w:noProof/>
        </w:rPr>
        <w:t>11</w:t>
      </w:r>
      <w:r w:rsidR="005A6FFD">
        <w:rPr>
          <w:noProof/>
        </w:rPr>
        <w:fldChar w:fldCharType="end"/>
      </w:r>
      <w:bookmarkEnd w:id="102"/>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w:t>
      </w:r>
      <w:r>
        <w:lastRenderedPageBreak/>
        <w:t xml:space="preserve">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11A7B5CF" w:rsidR="0017750F" w:rsidRDefault="0017750F" w:rsidP="0017750F">
      <w:pPr>
        <w:pStyle w:val="Caption"/>
        <w:spacing w:after="120"/>
        <w:rPr>
          <w:lang w:val="en-CA"/>
        </w:rPr>
      </w:pPr>
      <w:bookmarkStart w:id="103" w:name="_Ref13130894"/>
      <w:r>
        <w:t xml:space="preserve">Figure </w:t>
      </w:r>
      <w:r w:rsidR="005A6FFD">
        <w:fldChar w:fldCharType="begin"/>
      </w:r>
      <w:r w:rsidR="005A6FFD">
        <w:instrText xml:space="preserve"> SEQ Figure \* ARABIC </w:instrText>
      </w:r>
      <w:r w:rsidR="005A6FFD">
        <w:fldChar w:fldCharType="separate"/>
      </w:r>
      <w:r w:rsidR="00915792">
        <w:rPr>
          <w:noProof/>
        </w:rPr>
        <w:t>13</w:t>
      </w:r>
      <w:r w:rsidR="005A6FFD">
        <w:rPr>
          <w:noProof/>
        </w:rPr>
        <w:fldChar w:fldCharType="end"/>
      </w:r>
      <w:bookmarkEnd w:id="103"/>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w:t>
      </w:r>
      <w:r>
        <w:lastRenderedPageBreak/>
        <w:t xml:space="preserve">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7C92467" w:rsidR="00C87610" w:rsidRDefault="00AA1FBD" w:rsidP="00E80D3C">
      <w:pPr>
        <w:pStyle w:val="Caption"/>
      </w:pPr>
      <w:bookmarkStart w:id="10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915792">
        <w:rPr>
          <w:noProof/>
        </w:rPr>
        <w:t>14</w:t>
      </w:r>
      <w:r w:rsidR="00FA06BD">
        <w:rPr>
          <w:noProof/>
        </w:rPr>
        <w:fldChar w:fldCharType="end"/>
      </w:r>
      <w:bookmarkEnd w:id="104"/>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lastRenderedPageBreak/>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lastRenderedPageBreak/>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lastRenderedPageBreak/>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5" w:name="_Toc31283031"/>
      <w:r>
        <w:t>Observations</w:t>
      </w:r>
      <w:r w:rsidR="00E72AD2" w:rsidRPr="00E72AD2">
        <w:t xml:space="preserve"> </w:t>
      </w:r>
      <w:r w:rsidR="004F1D87" w:rsidRPr="00E72AD2">
        <w:t>Ontology</w:t>
      </w:r>
      <w:bookmarkEnd w:id="105"/>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6" w:name="_Ref13136457"/>
      <w:r>
        <w:t xml:space="preserve">Table </w:t>
      </w:r>
      <w:r w:rsidR="005A6FFD">
        <w:fldChar w:fldCharType="begin"/>
      </w:r>
      <w:r w:rsidR="005A6FFD">
        <w:instrText xml:space="preserve"> SEQ Table \* ARABIC </w:instrText>
      </w:r>
      <w:r w:rsidR="005A6FFD">
        <w:fldChar w:fldCharType="separate"/>
      </w:r>
      <w:r w:rsidR="00C65CEA">
        <w:rPr>
          <w:noProof/>
        </w:rPr>
        <w:t>12</w:t>
      </w:r>
      <w:r w:rsidR="005A6FFD">
        <w:rPr>
          <w:noProof/>
        </w:rPr>
        <w:fldChar w:fldCharType="end"/>
      </w:r>
      <w:bookmarkEnd w:id="106"/>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62A425E" w:rsidR="008A4F0D" w:rsidRPr="004B447F" w:rsidRDefault="008A4F0D" w:rsidP="008A4F0D">
      <w:pPr>
        <w:pStyle w:val="Caption"/>
        <w:spacing w:after="120"/>
        <w:rPr>
          <w:b w:val="0"/>
        </w:rPr>
      </w:pPr>
      <w:bookmarkStart w:id="107" w:name="_Ref14174696"/>
      <w:r>
        <w:t xml:space="preserve">Figure </w:t>
      </w:r>
      <w:r>
        <w:rPr>
          <w:noProof/>
        </w:rPr>
        <w:fldChar w:fldCharType="begin"/>
      </w:r>
      <w:r>
        <w:rPr>
          <w:noProof/>
        </w:rPr>
        <w:instrText xml:space="preserve"> SEQ Figure \* ARABIC </w:instrText>
      </w:r>
      <w:r>
        <w:rPr>
          <w:noProof/>
        </w:rPr>
        <w:fldChar w:fldCharType="separate"/>
      </w:r>
      <w:r w:rsidR="00915792">
        <w:rPr>
          <w:noProof/>
        </w:rPr>
        <w:t>15</w:t>
      </w:r>
      <w:r>
        <w:rPr>
          <w:noProof/>
        </w:rPr>
        <w:fldChar w:fldCharType="end"/>
      </w:r>
      <w:bookmarkEnd w:id="107"/>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lastRenderedPageBreak/>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8" w:name="_Toc31283032"/>
      <w:r>
        <w:t>Contact Ontology</w:t>
      </w:r>
      <w:bookmarkEnd w:id="108"/>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44A27D0" w:rsid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2BE612A8" w14:textId="2A66B10F" w:rsidR="00AF57A4" w:rsidRPr="00376508" w:rsidRDefault="00AF57A4" w:rsidP="00E80D3C">
      <w:pPr>
        <w:rPr>
          <w:lang w:val="en-US" w:bidi="en-US"/>
        </w:rPr>
      </w:pPr>
      <w:r>
        <w:rPr>
          <w:lang w:val="en-US" w:bidi="en-US"/>
        </w:rPr>
        <w:t xml:space="preserve">The iContact ontology also introduces an object property: has Geo Coordinates. Future work should consider how the relationship between the coordinates of an address and the location it </w:t>
      </w:r>
      <w:r>
        <w:rPr>
          <w:lang w:val="en-US" w:bidi="en-US"/>
        </w:rPr>
        <w:lastRenderedPageBreak/>
        <w:t>occupies can be formalized. Are the address coordinates always contained within the location in space, or are there some exceptions?</w:t>
      </w:r>
    </w:p>
    <w:p w14:paraId="0F7FD118" w14:textId="167AB78B" w:rsidR="00D01F8A" w:rsidRDefault="00D01F8A" w:rsidP="002A6246">
      <w:pPr>
        <w:pStyle w:val="Heading2"/>
      </w:pPr>
      <w:bookmarkStart w:id="109" w:name="_Toc31283033"/>
      <w:r w:rsidRPr="00EC4B04">
        <w:t>Person</w:t>
      </w:r>
      <w:r w:rsidRPr="00956273">
        <w:t xml:space="preserve"> Ontology</w:t>
      </w:r>
      <w:bookmarkEnd w:id="109"/>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10" w:name="_Toc31283034"/>
      <w:r>
        <w:t>Household Ontology</w:t>
      </w:r>
      <w:bookmarkEnd w:id="110"/>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lastRenderedPageBreak/>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11" w:name="_Toc31283035"/>
      <w:r>
        <w:t>Organization Ontology</w:t>
      </w:r>
      <w:bookmarkEnd w:id="11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lastRenderedPageBreak/>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w:t>
            </w:r>
            <w:r>
              <w:lastRenderedPageBreak/>
              <w:t>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12" w:name="_Toc31283036"/>
      <w:r>
        <w:t>Building Ontology</w:t>
      </w:r>
      <w:bookmarkEnd w:id="11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r>
      <w:r w:rsidR="00F46BD1">
        <w:lastRenderedPageBreak/>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lastRenderedPageBreak/>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lastRenderedPageBreak/>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13" w:name="_Toc31283037"/>
      <w:r>
        <w:t>Vehicle Ontology</w:t>
      </w:r>
      <w:bookmarkEnd w:id="11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w:t>
            </w:r>
            <w:r>
              <w:lastRenderedPageBreak/>
              <w:t>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14" w:name="_Toc31283038"/>
      <w:r>
        <w:t>Transportation System Ontology</w:t>
      </w:r>
      <w:bookmarkEnd w:id="11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lastRenderedPageBreak/>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 xml:space="preserve">has an invariant location, which is co-located with (contains </w:t>
      </w:r>
      <w:r w:rsidRPr="00F8610D">
        <w:lastRenderedPageBreak/>
        <w:t>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6885A14"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915792">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lastRenderedPageBreak/>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5" w:author="Megan Katsumi [2]" w:date="2018-11-14T08:39:00Z">
              <w:r>
                <w:t>LoopDetector</w:t>
              </w:r>
            </w:ins>
          </w:p>
        </w:tc>
        <w:tc>
          <w:tcPr>
            <w:tcW w:w="2310" w:type="dxa"/>
          </w:tcPr>
          <w:p w14:paraId="39B665CE" w14:textId="768C97D5" w:rsidR="00F92DE6" w:rsidRDefault="00F92DE6" w:rsidP="00F92DE6">
            <w:ins w:id="116" w:author="Megan Katsumi [2]" w:date="2018-11-14T09:12:00Z">
              <w:r>
                <w:t>sosa:</w:t>
              </w:r>
            </w:ins>
            <w:ins w:id="117" w:author="Megan Katsumi [2]" w:date="2018-11-14T10:30:00Z">
              <w:r>
                <w:t>detects</w:t>
              </w:r>
            </w:ins>
          </w:p>
        </w:tc>
        <w:tc>
          <w:tcPr>
            <w:tcW w:w="4293" w:type="dxa"/>
          </w:tcPr>
          <w:p w14:paraId="256C6CC0" w14:textId="2E4DF2A3" w:rsidR="00F92DE6" w:rsidRDefault="00F92DE6" w:rsidP="00F92DE6">
            <w:pPr>
              <w:tabs>
                <w:tab w:val="center" w:pos="2335"/>
              </w:tabs>
            </w:pPr>
            <w:ins w:id="118"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9" w:author="Megan Katsumi [2]" w:date="2018-11-14T10:30:00Z">
              <w:r>
                <w:t>sosa:observes</w:t>
              </w:r>
            </w:ins>
          </w:p>
        </w:tc>
        <w:tc>
          <w:tcPr>
            <w:tcW w:w="4293" w:type="dxa"/>
          </w:tcPr>
          <w:p w14:paraId="34D9286A" w14:textId="443F730D" w:rsidR="00F92DE6" w:rsidRDefault="00F92DE6" w:rsidP="00F92DE6">
            <w:pPr>
              <w:tabs>
                <w:tab w:val="center" w:pos="2335"/>
              </w:tabs>
            </w:pPr>
            <w:ins w:id="120"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21" w:author="Megan Katsumi [2]" w:date="2018-11-14T10:32:00Z">
              <w:r>
                <w:t>sosa:observes</w:t>
              </w:r>
            </w:ins>
          </w:p>
        </w:tc>
        <w:tc>
          <w:tcPr>
            <w:tcW w:w="4293" w:type="dxa"/>
          </w:tcPr>
          <w:p w14:paraId="45D6BFE2" w14:textId="6B215E2F" w:rsidR="00F92DE6" w:rsidRDefault="00F92DE6" w:rsidP="00F92DE6">
            <w:pPr>
              <w:tabs>
                <w:tab w:val="center" w:pos="2335"/>
              </w:tabs>
            </w:pPr>
            <w:ins w:id="122"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23" w:author="Megan Katsumi [2]" w:date="2018-11-14T10:32:00Z">
              <w:r>
                <w:t>sosa:observes</w:t>
              </w:r>
            </w:ins>
          </w:p>
        </w:tc>
        <w:tc>
          <w:tcPr>
            <w:tcW w:w="4293" w:type="dxa"/>
          </w:tcPr>
          <w:p w14:paraId="6B904044" w14:textId="4B4711CD" w:rsidR="00F92DE6" w:rsidRDefault="00F92DE6" w:rsidP="00F92DE6">
            <w:pPr>
              <w:tabs>
                <w:tab w:val="center" w:pos="2335"/>
              </w:tabs>
            </w:pPr>
            <w:ins w:id="124" w:author="Megan Katsumi [2]" w:date="2018-11-14T10:32:00Z">
              <w:r>
                <w:t>{</w:t>
              </w:r>
            </w:ins>
            <w:ins w:id="125" w:author="Megan Katsumi [2]" w:date="2018-11-14T10:33:00Z">
              <w:r>
                <w:t>mean_</w:t>
              </w:r>
            </w:ins>
            <w:ins w:id="126" w:author="Megan Katsumi [2]" w:date="2018-11-14T11:14:00Z">
              <w:r>
                <w:t>travel_</w:t>
              </w:r>
            </w:ins>
            <w:ins w:id="127"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8" w:author="Megan Katsumi [2]" w:date="2018-11-14T09:25:00Z">
              <w:r>
                <w:t>sosa:madeObservation</w:t>
              </w:r>
            </w:ins>
          </w:p>
        </w:tc>
        <w:tc>
          <w:tcPr>
            <w:tcW w:w="4293" w:type="dxa"/>
          </w:tcPr>
          <w:p w14:paraId="0EBFD551" w14:textId="3211FBD3" w:rsidR="00F92DE6" w:rsidRDefault="00F92DE6" w:rsidP="00F92DE6">
            <w:pPr>
              <w:tabs>
                <w:tab w:val="center" w:pos="2335"/>
              </w:tabs>
            </w:pPr>
            <w:ins w:id="129" w:author="Megan Katsumi [2]" w:date="2018-11-14T09:25:00Z">
              <w:r>
                <w:t>only (sosa:Observation and sosa:hasFeatureOfInterest</w:t>
              </w:r>
            </w:ins>
            <w:ins w:id="130" w:author="Megan Katsumi [2]" w:date="2018-11-14T09:26:00Z">
              <w:r>
                <w:t xml:space="preserve"> only transport:</w:t>
              </w:r>
            </w:ins>
            <w:ins w:id="131" w:author="Megan Katsumi [2]" w:date="2018-11-14T10:27:00Z">
              <w:r>
                <w:t>Arc</w:t>
              </w:r>
            </w:ins>
            <w:ins w:id="132" w:author="Megan Katsumi [2]" w:date="2018-11-14T10:35:00Z">
              <w:r>
                <w:t xml:space="preserve"> and sosa:</w:t>
              </w:r>
            </w:ins>
            <w:ins w:id="133" w:author="Megan Katsumi [2]" w:date="2018-11-14T12:23:00Z">
              <w:r>
                <w:t>wasO</w:t>
              </w:r>
            </w:ins>
            <w:ins w:id="134" w:author="Megan Katsumi [2]" w:date="2018-11-14T10:35:00Z">
              <w:r>
                <w:t>riginatedBy {vehicle</w:t>
              </w:r>
            </w:ins>
            <w:ins w:id="135" w:author="Megan Katsumi [2]" w:date="2018-11-14T10:36:00Z">
              <w:r>
                <w:t>_presence}</w:t>
              </w:r>
            </w:ins>
            <w:r>
              <w:t xml:space="preserve"> and </w:t>
            </w:r>
            <w:r w:rsidRPr="009C34EF">
              <w:rPr>
                <w:highlight w:val="yellow"/>
              </w:rPr>
              <w:t>sosa:hasResult RoadOccupancy or VehicleVolume or MeanTravelSpeed</w:t>
            </w:r>
            <w:ins w:id="136"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7"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8"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9"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40" w:author="Megan Katsumi [2]" w:date="2018-11-14T10:32:00Z">
              <w:r w:rsidRPr="009C34EF">
                <w:t>{</w:t>
              </w:r>
            </w:ins>
            <w:ins w:id="141" w:author="Megan Katsumi [2]" w:date="2018-11-14T10:33:00Z">
              <w:r w:rsidRPr="009C34EF">
                <w:t>mean_</w:t>
              </w:r>
            </w:ins>
            <w:ins w:id="142" w:author="Megan Katsumi [2]" w:date="2018-11-14T11:14:00Z">
              <w:r w:rsidRPr="009C34EF">
                <w:t>travel_</w:t>
              </w:r>
            </w:ins>
            <w:ins w:id="143"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lastRenderedPageBreak/>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44" w:name="_Toc31283039"/>
      <w:r>
        <w:t xml:space="preserve">Travel </w:t>
      </w:r>
      <w:r w:rsidR="00E91E39">
        <w:t>Costs</w:t>
      </w:r>
      <w:bookmarkEnd w:id="14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lastRenderedPageBreak/>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5" w:name="_Toc31283040"/>
      <w:r>
        <w:t>Parking Ontology</w:t>
      </w:r>
      <w:bookmarkEnd w:id="14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 xml:space="preserve">A Rate may have some minimum charge, specified as either a monetary value or duration (e.g. regardless of the time parked, the customer will be charged at least $5, or the rate </w:t>
      </w:r>
      <w:r w:rsidR="0040449F">
        <w:lastRenderedPageBreak/>
        <w:t>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6" w:name="_Toc31283041"/>
      <w:r>
        <w:t>Public</w:t>
      </w:r>
      <w:r w:rsidR="00BD7C89">
        <w:t xml:space="preserve"> Transit Ontology</w:t>
      </w:r>
      <w:bookmarkEnd w:id="146"/>
    </w:p>
    <w:p w14:paraId="6A7EE14B" w14:textId="07F0684A" w:rsidR="00D479C9" w:rsidRDefault="005A6FFD"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w:t>
      </w:r>
      <w:r w:rsidR="00E575F2">
        <w:lastRenderedPageBreak/>
        <w:t xml:space="preserve">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 xml:space="preserve">change:hasManifestation some Route and  </w:t>
            </w:r>
            <w:r>
              <w:lastRenderedPageBreak/>
              <w:t>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lastRenderedPageBreak/>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lastRenderedPageBreak/>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7" w:name="_Toc31283042"/>
      <w:r>
        <w:t>Land Use</w:t>
      </w:r>
      <w:r w:rsidR="00BA1ACD">
        <w:t xml:space="preserve"> Ontology</w:t>
      </w:r>
      <w:bookmarkEnd w:id="147"/>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lastRenderedPageBreak/>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lastRenderedPageBreak/>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8" w:name="_Toc31283043"/>
      <w:r>
        <w:t>Trip</w:t>
      </w:r>
      <w:r w:rsidR="00BA1ACD">
        <w:t xml:space="preserve"> Ontology</w:t>
      </w:r>
      <w:bookmarkEnd w:id="14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r>
      <w:r w:rsidR="00B524F8">
        <w:lastRenderedPageBreak/>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9" w:name="_Toc31283044"/>
      <w:r>
        <w:t>Trip Costs</w:t>
      </w:r>
      <w:bookmarkEnd w:id="14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lastRenderedPageBreak/>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50" w:name="_Toc31283045"/>
      <w:r>
        <w:t>Urban System Ontology</w:t>
      </w:r>
      <w:bookmarkEnd w:id="15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5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lastRenderedPageBreak/>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lastRenderedPageBreak/>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52"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53" w:name="_Toc31283046"/>
      <w:r>
        <w:t>Extra-logical Design Practices</w:t>
      </w:r>
      <w:bookmarkEnd w:id="153"/>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 xml:space="preserve">e.g. owl-time. In order to create the required groupings under organizational subclasses, it is easiest to merge the imported ontology into the iCity container (e.g. icity/Time/). This allows for the addition of organizational subclass assertions (e.g. TemporalEntity subclassOf </w:t>
      </w:r>
      <w:r w:rsidRPr="00E80D3C">
        <w:lastRenderedPageBreak/>
        <w:t>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4" w:name="_Toc31283047"/>
      <w:r>
        <w:t>Evaluation</w:t>
      </w:r>
      <w:bookmarkEnd w:id="154"/>
      <w:r>
        <w:t xml:space="preserve"> </w:t>
      </w:r>
    </w:p>
    <w:p w14:paraId="22F7ADC0" w14:textId="4BAFD471"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xml:space="preserve">. In this section, we review the results of the ontology evaluation </w:t>
      </w:r>
      <w:r w:rsidR="000D2843">
        <w:t>with respect to</w:t>
      </w:r>
      <w:r w:rsidR="0003795F">
        <w:t xml:space="preserve"> consi</w:t>
      </w:r>
      <w:r w:rsidR="006009F8">
        <w:t xml:space="preserve">stency </w:t>
      </w:r>
      <w:r w:rsidR="001731A0">
        <w:t xml:space="preserve">and </w:t>
      </w:r>
      <w:r w:rsidR="006009F8">
        <w:t>competency.</w:t>
      </w:r>
    </w:p>
    <w:p w14:paraId="27993A6D" w14:textId="77777777" w:rsidR="00FC5026" w:rsidRDefault="00FC5026" w:rsidP="00FC5026">
      <w:pPr>
        <w:pStyle w:val="Heading2"/>
      </w:pPr>
      <w:bookmarkStart w:id="155" w:name="_Toc31283048"/>
      <w:r>
        <w:t>Consistency</w:t>
      </w:r>
      <w:bookmarkEnd w:id="155"/>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w:t>
      </w:r>
      <w:r w:rsidR="00155060">
        <w:rPr>
          <w:lang w:val="en-US" w:bidi="en-US"/>
        </w:rPr>
        <w:lastRenderedPageBreak/>
        <w:t xml:space="preserve">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6" w:name="_Toc31283049"/>
      <w:r>
        <w:t>Competency</w:t>
      </w:r>
      <w:bookmarkEnd w:id="156"/>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7"/>
      <w:r w:rsidR="00315993">
        <w:rPr>
          <w:lang w:val="en-US" w:bidi="en-US"/>
        </w:rPr>
        <w:t>section</w:t>
      </w:r>
      <w:commentRangeEnd w:id="157"/>
      <w:r w:rsidR="00535EDF">
        <w:rPr>
          <w:rStyle w:val="CommentReference"/>
          <w:rFonts w:asciiTheme="minorHAnsi" w:eastAsiaTheme="minorEastAsia" w:hAnsiTheme="minorHAnsi"/>
          <w:lang w:val="en-US" w:bidi="en-US"/>
        </w:rPr>
        <w:commentReference w:id="157"/>
      </w:r>
      <w:r w:rsidR="00315993">
        <w:rPr>
          <w:lang w:val="en-US" w:bidi="en-US"/>
        </w:rPr>
        <w:t>:</w:t>
      </w:r>
    </w:p>
    <w:p w14:paraId="30508B0F" w14:textId="48B9BA4C" w:rsidR="00315993" w:rsidRDefault="00315993" w:rsidP="002A50D3">
      <w:pPr>
        <w:pStyle w:val="ListParagraph"/>
        <w:numPr>
          <w:ilvl w:val="0"/>
          <w:numId w:val="34"/>
        </w:numPr>
      </w:pPr>
      <w:r>
        <w:t>rdf:</w:t>
      </w:r>
    </w:p>
    <w:p w14:paraId="2A470F5B" w14:textId="62B80725" w:rsidR="00315993" w:rsidRDefault="00315993" w:rsidP="002A50D3">
      <w:pPr>
        <w:pStyle w:val="ListParagraph"/>
        <w:numPr>
          <w:ilvl w:val="0"/>
          <w:numId w:val="34"/>
        </w:numPr>
      </w:pPr>
      <w:r>
        <w:t>rdfs:</w:t>
      </w:r>
    </w:p>
    <w:p w14:paraId="3E41BAED" w14:textId="074C01C2" w:rsidR="00315993" w:rsidRDefault="00315993" w:rsidP="002A50D3">
      <w:pPr>
        <w:pStyle w:val="ListParagraph"/>
        <w:numPr>
          <w:ilvl w:val="0"/>
          <w:numId w:val="34"/>
        </w:numPr>
      </w:pPr>
      <w:r>
        <w:t>owl:</w:t>
      </w:r>
    </w:p>
    <w:p w14:paraId="7324B17C"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lastRenderedPageBreak/>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2A50D3">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2A50D3">
      <w:pPr>
        <w:pStyle w:val="ListParagraph"/>
        <w:numPr>
          <w:ilvl w:val="0"/>
          <w:numId w:val="34"/>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8" w:name="_Toc31283050"/>
      <w:r>
        <w:t>CQs for Land Use and Transportation Simulation</w:t>
      </w:r>
      <w:bookmarkEnd w:id="158"/>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lastRenderedPageBreak/>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lastRenderedPageBreak/>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lastRenderedPageBreak/>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9" w:name="_Toc31283051"/>
      <w:r>
        <w:t xml:space="preserve">CQs for </w:t>
      </w:r>
      <w:r w:rsidR="00FE1FC4">
        <w:t>Transit Research</w:t>
      </w:r>
      <w:bookmarkEnd w:id="159"/>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lastRenderedPageBreak/>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lastRenderedPageBreak/>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204F3DB8" w:rsidR="006C7A40" w:rsidRDefault="006C7A40" w:rsidP="006C7A40">
      <w:pPr>
        <w:pStyle w:val="Heading3"/>
      </w:pPr>
      <w:bookmarkStart w:id="160" w:name="_Toc31283052"/>
      <w:r>
        <w:t xml:space="preserve">CQs for </w:t>
      </w:r>
      <w:r w:rsidR="00FE1FC4">
        <w:t>Smart Parking Applications</w:t>
      </w:r>
      <w:bookmarkEnd w:id="160"/>
    </w:p>
    <w:p w14:paraId="1AFF8C52" w14:textId="37F50C2A" w:rsidR="00DB1351" w:rsidRPr="00DB1351" w:rsidRDefault="00DB1351" w:rsidP="00DB1351">
      <w:pPr>
        <w:rPr>
          <w:lang w:val="en-US" w:bidi="en-US"/>
        </w:rPr>
      </w:pPr>
      <w:r>
        <w:rPr>
          <w:lang w:val="en-US" w:bidi="en-US"/>
        </w:rPr>
        <w:t xml:space="preserve">Note that parking information is one example of a scenario where </w:t>
      </w:r>
      <w:r w:rsidR="00794A0A">
        <w:rPr>
          <w:lang w:val="en-US" w:bidi="en-US"/>
        </w:rPr>
        <w:t xml:space="preserve">the majority of the </w:t>
      </w:r>
      <w:r w:rsidR="00043D02">
        <w:rPr>
          <w:lang w:val="en-US" w:bidi="en-US"/>
        </w:rPr>
        <w:t>data</w:t>
      </w:r>
      <w:r>
        <w:rPr>
          <w:lang w:val="en-US" w:bidi="en-US"/>
        </w:rPr>
        <w:t xml:space="preserve"> </w:t>
      </w:r>
      <w:r w:rsidR="00794A0A">
        <w:rPr>
          <w:lang w:val="en-US" w:bidi="en-US"/>
        </w:rPr>
        <w:t xml:space="preserve">of interest </w:t>
      </w:r>
      <w:r>
        <w:rPr>
          <w:lang w:val="en-US" w:bidi="en-US"/>
        </w:rPr>
        <w:t>is</w:t>
      </w:r>
      <w:r w:rsidR="001B7F62">
        <w:rPr>
          <w:lang w:val="en-US" w:bidi="en-US"/>
        </w:rPr>
        <w:t xml:space="preserve"> </w:t>
      </w:r>
      <w:r>
        <w:rPr>
          <w:lang w:val="en-US" w:bidi="en-US"/>
        </w:rPr>
        <w:t>subject to change</w:t>
      </w:r>
      <w:r w:rsidR="002C06BA">
        <w:rPr>
          <w:lang w:val="en-US" w:bidi="en-US"/>
        </w:rPr>
        <w:t xml:space="preserve">, (currently) </w:t>
      </w:r>
      <w:r w:rsidR="00043D02">
        <w:rPr>
          <w:lang w:val="en-US" w:bidi="en-US"/>
        </w:rPr>
        <w:t xml:space="preserve">at a low frequency. In such cases, rather than formulate queries for specific points in time, it is sufficient to organize the results </w:t>
      </w:r>
      <w:r w:rsidR="002C06BA">
        <w:rPr>
          <w:lang w:val="en-US" w:bidi="en-US"/>
        </w:rPr>
        <w:t xml:space="preserve">for time-variant properties </w:t>
      </w:r>
      <w:r w:rsidR="00043D02">
        <w:rPr>
          <w:lang w:val="en-US" w:bidi="en-US"/>
        </w:rPr>
        <w:t>by their associated timepoint or interval. In the future as more real-time data becomes available, the nature of this may change and there will be more queries oriented toward data associated with specific timepoints (i.e. “now”).</w:t>
      </w:r>
    </w:p>
    <w:p w14:paraId="0A4CCD4C" w14:textId="5CA11EB2" w:rsidR="00FE1FC4" w:rsidRDefault="00FE1FC4" w:rsidP="00FE1FC4">
      <w:pPr>
        <w:ind w:left="720" w:hanging="360"/>
      </w:pPr>
      <w:r>
        <w:rPr>
          <w:lang w:val="en-US" w:bidi="en-US"/>
        </w:rPr>
        <w:t xml:space="preserve">CQ3-1 </w:t>
      </w:r>
      <w:r>
        <w:t>What is the address of the parking lot P?</w:t>
      </w:r>
    </w:p>
    <w:p w14:paraId="2C236B15" w14:textId="0312C2EC" w:rsidR="002278F3" w:rsidRDefault="002278F3" w:rsidP="00FE1FC4">
      <w:pPr>
        <w:ind w:left="720" w:hanging="360"/>
      </w:pPr>
      <w:r>
        <w:t>The following query returns the street number and name for a particular parking lot. Other attributes of address exist and may be referenced as required.</w:t>
      </w:r>
      <w:r w:rsidR="00011CCB">
        <w:t xml:space="preserve"> As it is possible for the address to change over time, the query returns </w:t>
      </w:r>
      <w:r w:rsidR="00432001">
        <w:t>all distinct values for the lot’s address.</w:t>
      </w:r>
    </w:p>
    <w:p w14:paraId="7454B6A2" w14:textId="488EA074" w:rsidR="002E01DF" w:rsidRDefault="002E01DF" w:rsidP="002E01DF">
      <w:pPr>
        <w:ind w:left="1080" w:hanging="360"/>
        <w:rPr>
          <w:rFonts w:ascii="Courier" w:hAnsi="Courier"/>
        </w:rPr>
      </w:pPr>
      <w:r>
        <w:rPr>
          <w:rFonts w:ascii="Courier" w:hAnsi="Courier"/>
        </w:rPr>
        <w:t xml:space="preserve">SELECT </w:t>
      </w:r>
      <w:r w:rsidR="00011CCB">
        <w:rPr>
          <w:rFonts w:ascii="Courier" w:hAnsi="Courier"/>
        </w:rPr>
        <w:t xml:space="preserve">DISTINCT </w:t>
      </w:r>
      <w:r>
        <w:rPr>
          <w:rFonts w:ascii="Courier" w:hAnsi="Courier"/>
        </w:rPr>
        <w:t>?</w:t>
      </w:r>
      <w:r w:rsidR="002278F3">
        <w:rPr>
          <w:rFonts w:ascii="Courier" w:hAnsi="Courier"/>
        </w:rPr>
        <w:t>num ?street</w:t>
      </w:r>
      <w:r w:rsidR="00011CCB">
        <w:rPr>
          <w:rFonts w:ascii="Courier" w:hAnsi="Courier"/>
        </w:rPr>
        <w:t xml:space="preserve"> </w:t>
      </w:r>
      <w:r w:rsidR="00DB1351">
        <w:rPr>
          <w:rFonts w:ascii="Courier" w:hAnsi="Courier"/>
        </w:rPr>
        <w:t>MAX</w:t>
      </w:r>
      <w:r w:rsidR="00011CCB">
        <w:rPr>
          <w:rFonts w:ascii="Courier" w:hAnsi="Courier"/>
        </w:rPr>
        <w:t>(?t)</w:t>
      </w:r>
      <w:r>
        <w:rPr>
          <w:rFonts w:ascii="Courier" w:hAnsi="Courier"/>
        </w:rPr>
        <w:t xml:space="preserve"> WHERE {</w:t>
      </w:r>
    </w:p>
    <w:p w14:paraId="5BDB4685" w14:textId="7AAACEC5" w:rsidR="00804CF9" w:rsidRDefault="002E01DF" w:rsidP="002278F3">
      <w:pPr>
        <w:ind w:left="1080" w:hanging="360"/>
        <w:rPr>
          <w:rFonts w:ascii="Courier" w:hAnsi="Courier"/>
        </w:rPr>
      </w:pPr>
      <w:r w:rsidRPr="005E5F3C">
        <w:rPr>
          <w:rFonts w:ascii="Courier" w:hAnsi="Courier"/>
          <w:highlight w:val="lightGray"/>
        </w:rPr>
        <w:t>{</w:t>
      </w:r>
      <w:r w:rsidR="002278F3">
        <w:rPr>
          <w:rFonts w:ascii="Courier" w:hAnsi="Courier"/>
          <w:highlight w:val="lightGray"/>
        </w:rPr>
        <w:t>lot</w:t>
      </w:r>
      <w:r w:rsidR="00804CF9">
        <w:rPr>
          <w:rFonts w:ascii="Courier" w:hAnsi="Courier"/>
          <w:highlight w:val="lightGray"/>
        </w:rPr>
        <w:t>pd</w:t>
      </w:r>
      <w:r w:rsidRPr="005E5F3C">
        <w:rPr>
          <w:rFonts w:ascii="Courier" w:hAnsi="Courier"/>
          <w:highlight w:val="lightGray"/>
        </w:rPr>
        <w:t>}</w:t>
      </w:r>
      <w:r>
        <w:rPr>
          <w:rFonts w:ascii="Courier" w:hAnsi="Courier"/>
        </w:rPr>
        <w:t xml:space="preserve"> </w:t>
      </w:r>
      <w:r w:rsidR="002278F3">
        <w:rPr>
          <w:rFonts w:ascii="Courier" w:hAnsi="Courier"/>
        </w:rPr>
        <w:t xml:space="preserve">rdf:type </w:t>
      </w:r>
      <w:r w:rsidR="00804CF9">
        <w:rPr>
          <w:rFonts w:ascii="Courier" w:hAnsi="Courier"/>
        </w:rPr>
        <w:t>parking:ParkingAreaPD;</w:t>
      </w:r>
    </w:p>
    <w:p w14:paraId="346F7BBA" w14:textId="67C0CB10" w:rsidR="00804CF9" w:rsidRDefault="00804CF9" w:rsidP="002278F3">
      <w:pPr>
        <w:ind w:left="1080" w:hanging="360"/>
        <w:rPr>
          <w:rFonts w:ascii="Courier" w:hAnsi="Courier"/>
        </w:rPr>
      </w:pPr>
      <w:r>
        <w:rPr>
          <w:rFonts w:ascii="Courier" w:hAnsi="Courier"/>
        </w:rPr>
        <w:t>change:hasManifestation ?lot.</w:t>
      </w:r>
    </w:p>
    <w:p w14:paraId="42FE9762" w14:textId="5CA01E21" w:rsidR="002278F3" w:rsidRDefault="00804CF9" w:rsidP="002278F3">
      <w:pPr>
        <w:ind w:left="1080" w:hanging="360"/>
        <w:rPr>
          <w:rFonts w:ascii="Courier" w:hAnsi="Courier"/>
        </w:rPr>
      </w:pPr>
      <w:r>
        <w:rPr>
          <w:rFonts w:ascii="Courier" w:hAnsi="Courier"/>
        </w:rPr>
        <w:t xml:space="preserve">?lot rdf:type </w:t>
      </w:r>
      <w:r w:rsidR="002278F3">
        <w:rPr>
          <w:rFonts w:ascii="Courier" w:hAnsi="Courier"/>
        </w:rPr>
        <w:t>parking:ParkingFacility;</w:t>
      </w:r>
    </w:p>
    <w:p w14:paraId="16B4FFDC" w14:textId="0B7807D6" w:rsidR="00011CCB" w:rsidRDefault="00011CCB" w:rsidP="002278F3">
      <w:pPr>
        <w:ind w:left="1080" w:hanging="360"/>
        <w:rPr>
          <w:rFonts w:ascii="Courier" w:hAnsi="Courier"/>
        </w:rPr>
      </w:pPr>
      <w:r>
        <w:rPr>
          <w:rFonts w:ascii="Courier" w:hAnsi="Courier"/>
        </w:rPr>
        <w:t>change:existsAt ?t</w:t>
      </w:r>
    </w:p>
    <w:p w14:paraId="70EF6A85" w14:textId="4706FF3D" w:rsidR="002278F3" w:rsidRDefault="002278F3" w:rsidP="002278F3">
      <w:pPr>
        <w:ind w:left="1080" w:hanging="360"/>
        <w:rPr>
          <w:rFonts w:ascii="Courier" w:hAnsi="Courier"/>
        </w:rPr>
      </w:pPr>
      <w:r>
        <w:rPr>
          <w:rFonts w:ascii="Courier" w:hAnsi="Courier"/>
        </w:rPr>
        <w:lastRenderedPageBreak/>
        <w:t>icontact:hasAddress ?a.</w:t>
      </w:r>
    </w:p>
    <w:p w14:paraId="5CEC6CF5" w14:textId="4F3149EA" w:rsidR="002E01DF" w:rsidRDefault="002278F3" w:rsidP="002E01DF">
      <w:pPr>
        <w:ind w:left="1080" w:hanging="360"/>
        <w:rPr>
          <w:rFonts w:ascii="Courier" w:hAnsi="Courier"/>
        </w:rPr>
      </w:pPr>
      <w:r>
        <w:rPr>
          <w:rFonts w:ascii="Courier" w:hAnsi="Courier"/>
        </w:rPr>
        <w:t>?a icontact:hasStreetNumber ?num</w:t>
      </w:r>
      <w:r w:rsidR="002E01DF">
        <w:rPr>
          <w:rFonts w:ascii="Courier" w:hAnsi="Courier"/>
        </w:rPr>
        <w:t>.</w:t>
      </w:r>
    </w:p>
    <w:p w14:paraId="30ED62E3" w14:textId="2490A89C" w:rsidR="002278F3" w:rsidRDefault="002278F3" w:rsidP="002E01DF">
      <w:pPr>
        <w:ind w:left="1080" w:hanging="360"/>
        <w:rPr>
          <w:rFonts w:ascii="Courier" w:hAnsi="Courier"/>
        </w:rPr>
      </w:pPr>
      <w:r>
        <w:rPr>
          <w:rFonts w:ascii="Courier" w:hAnsi="Courier"/>
        </w:rPr>
        <w:t>?a icontact:hasStreet ?street.</w:t>
      </w:r>
    </w:p>
    <w:p w14:paraId="751CE38B" w14:textId="77777777" w:rsidR="002E01DF" w:rsidRDefault="002E01DF" w:rsidP="002E01DF">
      <w:pPr>
        <w:ind w:left="1080" w:hanging="360"/>
        <w:rPr>
          <w:rFonts w:ascii="Courier" w:hAnsi="Courier"/>
        </w:rPr>
      </w:pPr>
      <w:r>
        <w:rPr>
          <w:rFonts w:ascii="Courier" w:hAnsi="Courier"/>
        </w:rPr>
        <w:t>}</w:t>
      </w:r>
    </w:p>
    <w:p w14:paraId="2E7FB522" w14:textId="77777777" w:rsidR="002E01DF" w:rsidRDefault="002E01DF" w:rsidP="00FE1FC4">
      <w:pPr>
        <w:ind w:left="720" w:hanging="360"/>
      </w:pPr>
    </w:p>
    <w:p w14:paraId="3F6C87D8" w14:textId="49DD423B" w:rsidR="00FE1FC4" w:rsidRDefault="00FE1FC4" w:rsidP="00FE1FC4">
      <w:pPr>
        <w:ind w:left="720" w:hanging="360"/>
      </w:pPr>
      <w:r>
        <w:t>CQ3-2 What is the capacity of parking lot P</w:t>
      </w:r>
      <w:r w:rsidR="006F3DA6">
        <w:t>?</w:t>
      </w:r>
    </w:p>
    <w:p w14:paraId="4842BB3B" w14:textId="16D6BD71" w:rsidR="006F3DA6" w:rsidRDefault="006F3DA6" w:rsidP="00FE1FC4">
      <w:pPr>
        <w:ind w:left="720" w:hanging="360"/>
      </w:pPr>
      <w:r>
        <w:t xml:space="preserve">The capacity of a parking lot may change over time (e.g. as a result of layout changes), thus this query returns all </w:t>
      </w:r>
      <w:r w:rsidR="00432001">
        <w:t xml:space="preserve">distinct </w:t>
      </w:r>
      <w:r>
        <w:t>capacities of the parking lot.</w:t>
      </w:r>
    </w:p>
    <w:p w14:paraId="7F9C5568" w14:textId="6E439FB8" w:rsidR="009E2E00" w:rsidRDefault="009E2E00" w:rsidP="009E2E00">
      <w:pPr>
        <w:ind w:left="1080" w:hanging="360"/>
        <w:rPr>
          <w:rFonts w:ascii="Courier" w:hAnsi="Courier"/>
        </w:rPr>
      </w:pPr>
      <w:r>
        <w:rPr>
          <w:rFonts w:ascii="Courier" w:hAnsi="Courier"/>
        </w:rPr>
        <w:t xml:space="preserve">SELECT </w:t>
      </w:r>
      <w:r w:rsidR="006F3DA6">
        <w:rPr>
          <w:rFonts w:ascii="Courier" w:hAnsi="Courier"/>
        </w:rPr>
        <w:t xml:space="preserve">DISTINCT </w:t>
      </w:r>
      <w:r>
        <w:rPr>
          <w:rFonts w:ascii="Courier" w:hAnsi="Courier"/>
        </w:rPr>
        <w:t xml:space="preserve">?capacity </w:t>
      </w:r>
      <w:r w:rsidR="00DB1351">
        <w:rPr>
          <w:rFonts w:ascii="Courier" w:hAnsi="Courier"/>
        </w:rPr>
        <w:t>MAX</w:t>
      </w:r>
      <w:r w:rsidR="00432001">
        <w:rPr>
          <w:rFonts w:ascii="Courier" w:hAnsi="Courier"/>
        </w:rPr>
        <w:t>(</w:t>
      </w:r>
      <w:r w:rsidR="006F3DA6">
        <w:rPr>
          <w:rFonts w:ascii="Courier" w:hAnsi="Courier"/>
        </w:rPr>
        <w:t>?t</w:t>
      </w:r>
      <w:r w:rsidR="00432001">
        <w:rPr>
          <w:rFonts w:ascii="Courier" w:hAnsi="Courier"/>
        </w:rPr>
        <w:t>)</w:t>
      </w:r>
      <w:r w:rsidR="006F3DA6">
        <w:rPr>
          <w:rFonts w:ascii="Courier" w:hAnsi="Courier"/>
        </w:rPr>
        <w:t xml:space="preserve"> </w:t>
      </w:r>
      <w:r>
        <w:rPr>
          <w:rFonts w:ascii="Courier" w:hAnsi="Courier"/>
        </w:rPr>
        <w:t>WHERE {</w:t>
      </w:r>
    </w:p>
    <w:p w14:paraId="5E1E48A7"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4AD604AF" w14:textId="77777777" w:rsidR="00804CF9" w:rsidRDefault="00804CF9" w:rsidP="00804CF9">
      <w:pPr>
        <w:ind w:left="1080" w:hanging="360"/>
        <w:rPr>
          <w:rFonts w:ascii="Courier" w:hAnsi="Courier"/>
        </w:rPr>
      </w:pPr>
      <w:r>
        <w:rPr>
          <w:rFonts w:ascii="Courier" w:hAnsi="Courier"/>
        </w:rPr>
        <w:t>change:hasManifestation ?lot.</w:t>
      </w:r>
    </w:p>
    <w:p w14:paraId="2B856561" w14:textId="0F7E9B7F" w:rsidR="009E2E00" w:rsidRDefault="00804CF9" w:rsidP="00804CF9">
      <w:pPr>
        <w:ind w:left="1080" w:hanging="360"/>
        <w:rPr>
          <w:rFonts w:ascii="Courier" w:hAnsi="Courier"/>
        </w:rPr>
      </w:pPr>
      <w:r>
        <w:rPr>
          <w:rFonts w:ascii="Courier" w:hAnsi="Courier"/>
        </w:rPr>
        <w:t xml:space="preserve">?lot </w:t>
      </w:r>
      <w:r w:rsidR="009E2E00">
        <w:rPr>
          <w:rFonts w:ascii="Courier" w:hAnsi="Courier"/>
        </w:rPr>
        <w:t>rdf:type parking:ParkingArea;</w:t>
      </w:r>
    </w:p>
    <w:p w14:paraId="287BD936" w14:textId="1E37484C" w:rsidR="006F3DA6" w:rsidRDefault="006F3DA6" w:rsidP="009E2E00">
      <w:pPr>
        <w:ind w:left="1080" w:hanging="360"/>
        <w:rPr>
          <w:rFonts w:ascii="Courier" w:hAnsi="Courier"/>
        </w:rPr>
      </w:pPr>
      <w:r>
        <w:rPr>
          <w:rFonts w:ascii="Courier" w:hAnsi="Courier"/>
        </w:rPr>
        <w:t>change:existsAt ?t</w:t>
      </w:r>
    </w:p>
    <w:p w14:paraId="378EF19C" w14:textId="27D5AB60" w:rsidR="009E2E00" w:rsidRDefault="009E2E00" w:rsidP="009E2E00">
      <w:pPr>
        <w:ind w:left="1080" w:hanging="360"/>
        <w:rPr>
          <w:rFonts w:ascii="Courier" w:hAnsi="Courier"/>
        </w:rPr>
      </w:pPr>
      <w:r>
        <w:rPr>
          <w:rFonts w:ascii="Courier" w:hAnsi="Courier"/>
        </w:rPr>
        <w:t>parking:hasVehicleCapacity ?c.</w:t>
      </w:r>
    </w:p>
    <w:p w14:paraId="01D7D06E" w14:textId="1458FA30" w:rsidR="009E2E00" w:rsidRDefault="009E2E00" w:rsidP="009E2E00">
      <w:pPr>
        <w:ind w:left="1080" w:hanging="360"/>
        <w:rPr>
          <w:rFonts w:ascii="Courier" w:hAnsi="Courier"/>
        </w:rPr>
      </w:pPr>
      <w:r>
        <w:rPr>
          <w:rFonts w:ascii="Courier" w:hAnsi="Courier"/>
        </w:rPr>
        <w:t>?</w:t>
      </w:r>
      <w:r w:rsidR="006F3DA6">
        <w:rPr>
          <w:rFonts w:ascii="Courier" w:hAnsi="Courier"/>
        </w:rPr>
        <w:t>c</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has_value</w:t>
      </w:r>
      <w:r>
        <w:rPr>
          <w:rFonts w:ascii="Courier" w:hAnsi="Courier"/>
        </w:rPr>
        <w:t xml:space="preserve"> ?</w:t>
      </w:r>
      <w:r w:rsidR="006F3DA6">
        <w:rPr>
          <w:rFonts w:ascii="Courier" w:hAnsi="Courier"/>
        </w:rPr>
        <w:t>c_measure</w:t>
      </w:r>
      <w:r>
        <w:rPr>
          <w:rFonts w:ascii="Courier" w:hAnsi="Courier"/>
        </w:rPr>
        <w:t>.</w:t>
      </w:r>
    </w:p>
    <w:p w14:paraId="4F63CEDF" w14:textId="21D40DD7" w:rsidR="009E2E00" w:rsidRDefault="009E2E00" w:rsidP="009E2E00">
      <w:pPr>
        <w:ind w:left="1080" w:hanging="360"/>
        <w:rPr>
          <w:rFonts w:ascii="Courier" w:hAnsi="Courier"/>
        </w:rPr>
      </w:pPr>
      <w:r>
        <w:rPr>
          <w:rFonts w:ascii="Courier" w:hAnsi="Courier"/>
        </w:rPr>
        <w:t>?</w:t>
      </w:r>
      <w:r w:rsidR="006F3DA6">
        <w:rPr>
          <w:rFonts w:ascii="Courier" w:hAnsi="Courier"/>
        </w:rPr>
        <w:t>c_measure</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has_numerical_value</w:t>
      </w:r>
      <w:r>
        <w:rPr>
          <w:rFonts w:ascii="Courier" w:hAnsi="Courier"/>
        </w:rPr>
        <w:t xml:space="preserve"> ?</w:t>
      </w:r>
      <w:r w:rsidR="006F3DA6">
        <w:rPr>
          <w:rFonts w:ascii="Courier" w:hAnsi="Courier"/>
        </w:rPr>
        <w:t>capacity</w:t>
      </w:r>
      <w:r>
        <w:rPr>
          <w:rFonts w:ascii="Courier" w:hAnsi="Courier"/>
        </w:rPr>
        <w:t>.</w:t>
      </w:r>
    </w:p>
    <w:p w14:paraId="430422B8" w14:textId="77777777" w:rsidR="009E2E00" w:rsidRDefault="009E2E00" w:rsidP="009E2E00">
      <w:pPr>
        <w:ind w:left="1080" w:hanging="360"/>
        <w:rPr>
          <w:rFonts w:ascii="Courier" w:hAnsi="Courier"/>
        </w:rPr>
      </w:pPr>
      <w:r>
        <w:rPr>
          <w:rFonts w:ascii="Courier" w:hAnsi="Courier"/>
        </w:rPr>
        <w:t>}</w:t>
      </w:r>
    </w:p>
    <w:p w14:paraId="56E98623" w14:textId="77777777" w:rsidR="009E2E00" w:rsidRDefault="009E2E00" w:rsidP="00FE1FC4">
      <w:pPr>
        <w:ind w:left="720" w:hanging="360"/>
      </w:pPr>
    </w:p>
    <w:p w14:paraId="41A43BE4" w14:textId="1110AF8A" w:rsidR="00FE1FC4" w:rsidRDefault="00FE1FC4" w:rsidP="00FE1FC4">
      <w:pPr>
        <w:ind w:left="720" w:hanging="360"/>
      </w:pPr>
      <w:r>
        <w:t xml:space="preserve">CQ3-3 Is it accessible by disabled people, and if so how many parking </w:t>
      </w:r>
      <w:r w:rsidR="00CE5C46">
        <w:t>spots</w:t>
      </w:r>
      <w:r>
        <w:t xml:space="preserve"> are for disabled vehicles?</w:t>
      </w:r>
    </w:p>
    <w:p w14:paraId="482AFEF3" w14:textId="61E4C465" w:rsidR="00DB1351" w:rsidRDefault="00DB1351" w:rsidP="00FE1FC4">
      <w:pPr>
        <w:ind w:left="720" w:hanging="360"/>
      </w:pPr>
      <w:r>
        <w:t>The allocation of accessible parking spaces may change over time thus a temporal dimension is also included in the query. The result will return the number of accessible parking spaces (if any) on record for a parking lot, including changes made to this figure over time.</w:t>
      </w:r>
    </w:p>
    <w:p w14:paraId="6D5E1077" w14:textId="793E672A" w:rsidR="00CE5C46" w:rsidRDefault="00CE5C46" w:rsidP="00CE5C46">
      <w:pPr>
        <w:ind w:left="1080" w:hanging="360"/>
        <w:rPr>
          <w:rFonts w:ascii="Courier" w:hAnsi="Courier"/>
        </w:rPr>
      </w:pPr>
      <w:r>
        <w:rPr>
          <w:rFonts w:ascii="Courier" w:hAnsi="Courier"/>
        </w:rPr>
        <w:t xml:space="preserve">SELECT </w:t>
      </w:r>
      <w:r w:rsidR="00370824">
        <w:rPr>
          <w:rFonts w:ascii="Courier" w:hAnsi="Courier"/>
        </w:rPr>
        <w:t xml:space="preserve">?t </w:t>
      </w:r>
      <w:r w:rsidR="00DB1351">
        <w:rPr>
          <w:rFonts w:ascii="Courier" w:hAnsi="Courier"/>
        </w:rPr>
        <w:t>(</w:t>
      </w:r>
      <w:r>
        <w:rPr>
          <w:rFonts w:ascii="Courier" w:hAnsi="Courier"/>
        </w:rPr>
        <w:t>COUNT(?p AS ?accessible_spot)</w:t>
      </w:r>
      <w:r w:rsidR="00DB1351">
        <w:rPr>
          <w:rFonts w:ascii="Courier" w:hAnsi="Courier"/>
        </w:rPr>
        <w:t>)</w:t>
      </w:r>
      <w:r>
        <w:rPr>
          <w:rFonts w:ascii="Courier" w:hAnsi="Courier"/>
        </w:rPr>
        <w:t xml:space="preserve"> WHERE {</w:t>
      </w:r>
    </w:p>
    <w:p w14:paraId="05B2A704"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1BDF921" w14:textId="77777777" w:rsidR="00804CF9" w:rsidRDefault="00804CF9" w:rsidP="00804CF9">
      <w:pPr>
        <w:ind w:left="1080" w:hanging="360"/>
        <w:rPr>
          <w:rFonts w:ascii="Courier" w:hAnsi="Courier"/>
        </w:rPr>
      </w:pPr>
      <w:r>
        <w:rPr>
          <w:rFonts w:ascii="Courier" w:hAnsi="Courier"/>
        </w:rPr>
        <w:t>change:hasManifestation ?lot.</w:t>
      </w:r>
    </w:p>
    <w:p w14:paraId="4CAA86C9" w14:textId="600B3510" w:rsidR="00CE5C46" w:rsidRDefault="00804CF9" w:rsidP="00804CF9">
      <w:pPr>
        <w:ind w:left="1080" w:hanging="360"/>
        <w:rPr>
          <w:rFonts w:ascii="Courier" w:hAnsi="Courier"/>
        </w:rPr>
      </w:pPr>
      <w:r>
        <w:rPr>
          <w:rFonts w:ascii="Courier" w:hAnsi="Courier"/>
        </w:rPr>
        <w:t xml:space="preserve">?lot </w:t>
      </w:r>
      <w:r w:rsidR="00CE5C46">
        <w:rPr>
          <w:rFonts w:ascii="Courier" w:hAnsi="Courier"/>
        </w:rPr>
        <w:t>rdf:type parking:ParkingArea;</w:t>
      </w:r>
    </w:p>
    <w:p w14:paraId="4501BA0A" w14:textId="77777777" w:rsidR="00CE5C46" w:rsidRDefault="00CE5C46" w:rsidP="00CE5C46">
      <w:pPr>
        <w:ind w:left="1080" w:hanging="360"/>
        <w:rPr>
          <w:rFonts w:ascii="Courier" w:hAnsi="Courier"/>
        </w:rPr>
      </w:pPr>
      <w:r>
        <w:rPr>
          <w:rFonts w:ascii="Courier" w:hAnsi="Courier"/>
        </w:rPr>
        <w:t>change:existsAt ?t</w:t>
      </w:r>
    </w:p>
    <w:p w14:paraId="6E4AF67C" w14:textId="3684C8B7" w:rsidR="00CE5C46" w:rsidRDefault="00CE5C46" w:rsidP="00CE5C46">
      <w:pPr>
        <w:ind w:left="1080" w:hanging="360"/>
        <w:rPr>
          <w:rFonts w:ascii="Courier" w:hAnsi="Courier"/>
        </w:rPr>
      </w:pPr>
      <w:r>
        <w:rPr>
          <w:rFonts w:ascii="Courier" w:hAnsi="Courier"/>
        </w:rPr>
        <w:t>parking:</w:t>
      </w:r>
      <w:r w:rsidR="00176592">
        <w:rPr>
          <w:rFonts w:ascii="Courier" w:hAnsi="Courier"/>
        </w:rPr>
        <w:t>hasSubParkingArea</w:t>
      </w:r>
      <w:r>
        <w:rPr>
          <w:rFonts w:ascii="Courier" w:hAnsi="Courier"/>
        </w:rPr>
        <w:t xml:space="preserve"> ?</w:t>
      </w:r>
      <w:r w:rsidR="00176592">
        <w:rPr>
          <w:rFonts w:ascii="Courier" w:hAnsi="Courier"/>
        </w:rPr>
        <w:t>p</w:t>
      </w:r>
      <w:r>
        <w:rPr>
          <w:rFonts w:ascii="Courier" w:hAnsi="Courier"/>
        </w:rPr>
        <w:t>.</w:t>
      </w:r>
    </w:p>
    <w:p w14:paraId="1D3591E2" w14:textId="32ABD44A" w:rsidR="00CE5C46" w:rsidRDefault="00CE5C46" w:rsidP="00176592">
      <w:pPr>
        <w:ind w:left="1080" w:hanging="360"/>
        <w:rPr>
          <w:rFonts w:ascii="Courier" w:hAnsi="Courier"/>
        </w:rPr>
      </w:pPr>
      <w:r>
        <w:rPr>
          <w:rFonts w:ascii="Courier" w:hAnsi="Courier"/>
        </w:rPr>
        <w:t>?</w:t>
      </w:r>
      <w:r w:rsidR="00176592">
        <w:rPr>
          <w:rFonts w:ascii="Courier" w:hAnsi="Courier"/>
        </w:rPr>
        <w:t>p rdf:type parking:AccessibilityParkingSpace.</w:t>
      </w:r>
    </w:p>
    <w:p w14:paraId="2B2A4AA4" w14:textId="360FA3EE" w:rsidR="00CE5C46" w:rsidRDefault="00CE5C46" w:rsidP="00CE5C46">
      <w:pPr>
        <w:ind w:left="1080" w:hanging="360"/>
        <w:rPr>
          <w:rFonts w:ascii="Courier" w:hAnsi="Courier"/>
        </w:rPr>
      </w:pPr>
      <w:r>
        <w:rPr>
          <w:rFonts w:ascii="Courier" w:hAnsi="Courier"/>
        </w:rPr>
        <w:t>}</w:t>
      </w:r>
      <w:r w:rsidR="00DB1351">
        <w:rPr>
          <w:rFonts w:ascii="Courier" w:hAnsi="Courier"/>
        </w:rPr>
        <w:t xml:space="preserve"> GROUP BY ?t</w:t>
      </w:r>
    </w:p>
    <w:p w14:paraId="01D54D67" w14:textId="77777777" w:rsidR="00CE5C46" w:rsidRDefault="00CE5C46" w:rsidP="00FE1FC4">
      <w:pPr>
        <w:ind w:left="720" w:hanging="360"/>
      </w:pPr>
    </w:p>
    <w:p w14:paraId="549A6C2C" w14:textId="6E84067E" w:rsidR="00FE1FC4" w:rsidRDefault="00FE1FC4" w:rsidP="00FE1FC4">
      <w:pPr>
        <w:ind w:left="720" w:hanging="360"/>
      </w:pPr>
      <w:r>
        <w:t>CQ3-4 Is there a height limit for vehicles for a parking lot P?</w:t>
      </w:r>
    </w:p>
    <w:p w14:paraId="1B1B2986" w14:textId="1E961734" w:rsidR="00804CF9" w:rsidRDefault="00804CF9" w:rsidP="00804CF9">
      <w:pPr>
        <w:ind w:left="1080" w:hanging="360"/>
        <w:rPr>
          <w:rFonts w:ascii="Courier" w:hAnsi="Courier"/>
        </w:rPr>
      </w:pPr>
      <w:r>
        <w:rPr>
          <w:rFonts w:ascii="Courier" w:hAnsi="Courier"/>
        </w:rPr>
        <w:t>SELECT ?hlimit WHERE {</w:t>
      </w:r>
    </w:p>
    <w:p w14:paraId="7C14B6D1" w14:textId="7F04E9FF"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A91E01B" w14:textId="45505C7E" w:rsidR="00804CF9" w:rsidRDefault="00804CF9" w:rsidP="00804CF9">
      <w:pPr>
        <w:ind w:left="1080" w:hanging="360"/>
        <w:rPr>
          <w:rFonts w:ascii="Courier" w:hAnsi="Courier"/>
        </w:rPr>
      </w:pPr>
      <w:r>
        <w:rPr>
          <w:rFonts w:ascii="Courier" w:hAnsi="Courier"/>
        </w:rPr>
        <w:t>parking:maxAdmittableHeight ?hquantity.</w:t>
      </w:r>
    </w:p>
    <w:p w14:paraId="36F91807" w14:textId="51485978" w:rsidR="00804CF9" w:rsidRDefault="00804CF9" w:rsidP="00804CF9">
      <w:pPr>
        <w:ind w:left="1080" w:hanging="360"/>
        <w:rPr>
          <w:rFonts w:ascii="Courier" w:hAnsi="Courier"/>
        </w:rPr>
      </w:pPr>
      <w:r>
        <w:rPr>
          <w:rFonts w:ascii="Courier" w:hAnsi="Courier"/>
        </w:rPr>
        <w:t>?hquantity om:has_value ?hmeasure.</w:t>
      </w:r>
    </w:p>
    <w:p w14:paraId="5F9D2795" w14:textId="0F1029FC" w:rsidR="00804CF9" w:rsidRDefault="00804CF9" w:rsidP="00804CF9">
      <w:pPr>
        <w:ind w:left="1080" w:hanging="360"/>
        <w:rPr>
          <w:rFonts w:ascii="Courier" w:hAnsi="Courier"/>
        </w:rPr>
      </w:pPr>
      <w:r>
        <w:rPr>
          <w:rFonts w:ascii="Courier" w:hAnsi="Courier"/>
        </w:rPr>
        <w:t>?hmeasure om:has_numerical_value ?hlimit.</w:t>
      </w:r>
    </w:p>
    <w:p w14:paraId="59F9EFE8" w14:textId="3B66F186" w:rsidR="00804CF9" w:rsidRDefault="00804CF9" w:rsidP="00804CF9">
      <w:pPr>
        <w:ind w:left="1080" w:hanging="360"/>
        <w:rPr>
          <w:rFonts w:ascii="Courier" w:hAnsi="Courier"/>
        </w:rPr>
      </w:pPr>
      <w:r>
        <w:rPr>
          <w:rFonts w:ascii="Courier" w:hAnsi="Courier"/>
        </w:rPr>
        <w:t>}</w:t>
      </w:r>
    </w:p>
    <w:p w14:paraId="774C7C91" w14:textId="77777777" w:rsidR="00804CF9" w:rsidRDefault="00804CF9" w:rsidP="00804CF9">
      <w:pPr>
        <w:ind w:left="1080" w:hanging="360"/>
      </w:pPr>
    </w:p>
    <w:p w14:paraId="4334C5BA" w14:textId="27F37757" w:rsidR="00FE1FC4" w:rsidRDefault="00FE1FC4" w:rsidP="00FE1FC4">
      <w:pPr>
        <w:ind w:left="720" w:hanging="360"/>
      </w:pPr>
      <w:r>
        <w:t>CQ3-5 What are the geographic coordinates for parking lot P?</w:t>
      </w:r>
    </w:p>
    <w:p w14:paraId="42361EF8" w14:textId="2B0C942C" w:rsidR="00D74B2C" w:rsidRDefault="00CD1521" w:rsidP="00FE1FC4">
      <w:pPr>
        <w:ind w:left="720" w:hanging="360"/>
      </w:pPr>
      <w:r>
        <w:t>In this query we return the geocoordinates associated with the parking lot’s address. An alternative approach might query for the associated spatial feature (i.e. the region occupied in space) instead.</w:t>
      </w:r>
    </w:p>
    <w:p w14:paraId="4AC83C35" w14:textId="5DA88084" w:rsidR="00CD1521" w:rsidRDefault="00CD1521" w:rsidP="00CD1521">
      <w:pPr>
        <w:ind w:left="1080" w:hanging="360"/>
        <w:rPr>
          <w:rFonts w:ascii="Courier" w:hAnsi="Courier"/>
        </w:rPr>
      </w:pPr>
      <w:r>
        <w:rPr>
          <w:rFonts w:ascii="Courier" w:hAnsi="Courier"/>
        </w:rPr>
        <w:t>SELECT DISTINCT ?coord MAX(?t) WHERE {</w:t>
      </w:r>
    </w:p>
    <w:p w14:paraId="7EBA8E9F" w14:textId="77777777" w:rsidR="00CD1521" w:rsidRDefault="00CD1521" w:rsidP="00CD1521">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5FE7401" w14:textId="77777777" w:rsidR="00CD1521" w:rsidRDefault="00CD1521" w:rsidP="00CD1521">
      <w:pPr>
        <w:ind w:left="1080" w:hanging="360"/>
        <w:rPr>
          <w:rFonts w:ascii="Courier" w:hAnsi="Courier"/>
        </w:rPr>
      </w:pPr>
      <w:r>
        <w:rPr>
          <w:rFonts w:ascii="Courier" w:hAnsi="Courier"/>
        </w:rPr>
        <w:t>change:hasManifestation ?lot.</w:t>
      </w:r>
    </w:p>
    <w:p w14:paraId="1DB52926" w14:textId="77777777" w:rsidR="00CD1521" w:rsidRDefault="00CD1521" w:rsidP="00CD1521">
      <w:pPr>
        <w:ind w:left="1080" w:hanging="360"/>
        <w:rPr>
          <w:rFonts w:ascii="Courier" w:hAnsi="Courier"/>
        </w:rPr>
      </w:pPr>
      <w:r>
        <w:rPr>
          <w:rFonts w:ascii="Courier" w:hAnsi="Courier"/>
        </w:rPr>
        <w:t>?lot rdf:type parking:ParkingFacility;</w:t>
      </w:r>
    </w:p>
    <w:p w14:paraId="49F86807" w14:textId="77777777" w:rsidR="00CD1521" w:rsidRDefault="00CD1521" w:rsidP="00CD1521">
      <w:pPr>
        <w:ind w:left="1080" w:hanging="360"/>
        <w:rPr>
          <w:rFonts w:ascii="Courier" w:hAnsi="Courier"/>
        </w:rPr>
      </w:pPr>
      <w:r>
        <w:rPr>
          <w:rFonts w:ascii="Courier" w:hAnsi="Courier"/>
        </w:rPr>
        <w:t>change:existsAt ?t</w:t>
      </w:r>
    </w:p>
    <w:p w14:paraId="59BBAA7C" w14:textId="77777777" w:rsidR="00CD1521" w:rsidRDefault="00CD1521" w:rsidP="00CD1521">
      <w:pPr>
        <w:ind w:left="1080" w:hanging="360"/>
        <w:rPr>
          <w:rFonts w:ascii="Courier" w:hAnsi="Courier"/>
        </w:rPr>
      </w:pPr>
      <w:r>
        <w:rPr>
          <w:rFonts w:ascii="Courier" w:hAnsi="Courier"/>
        </w:rPr>
        <w:t>icontact:hasAddress ?a.</w:t>
      </w:r>
    </w:p>
    <w:p w14:paraId="78BF4F80" w14:textId="5EA7CC47" w:rsidR="00CD1521" w:rsidRDefault="00CD1521" w:rsidP="00CD1521">
      <w:pPr>
        <w:ind w:left="1080" w:hanging="360"/>
        <w:rPr>
          <w:rFonts w:ascii="Courier" w:hAnsi="Courier"/>
        </w:rPr>
      </w:pPr>
      <w:r>
        <w:rPr>
          <w:rFonts w:ascii="Courier" w:hAnsi="Courier"/>
        </w:rPr>
        <w:t>?a icontact:hasGeoCoordinates ?coord.</w:t>
      </w:r>
    </w:p>
    <w:p w14:paraId="5E59E8F8" w14:textId="77777777" w:rsidR="00CD1521" w:rsidRDefault="00CD1521" w:rsidP="00CD1521">
      <w:pPr>
        <w:ind w:left="1080" w:hanging="360"/>
        <w:rPr>
          <w:rFonts w:ascii="Courier" w:hAnsi="Courier"/>
        </w:rPr>
      </w:pPr>
      <w:r>
        <w:rPr>
          <w:rFonts w:ascii="Courier" w:hAnsi="Courier"/>
        </w:rPr>
        <w:t>}</w:t>
      </w:r>
    </w:p>
    <w:p w14:paraId="1C9D2411" w14:textId="77777777" w:rsidR="00CD1521" w:rsidRDefault="00CD1521" w:rsidP="00FE1FC4">
      <w:pPr>
        <w:ind w:left="720" w:hanging="360"/>
      </w:pPr>
    </w:p>
    <w:p w14:paraId="5A924011" w14:textId="7149D807" w:rsidR="00FE1FC4" w:rsidRDefault="00FE1FC4" w:rsidP="00FE1FC4">
      <w:pPr>
        <w:ind w:left="720" w:hanging="360"/>
      </w:pPr>
      <w:r>
        <w:t>CQ3-6 What building is a particular parking lot located in?</w:t>
      </w:r>
    </w:p>
    <w:p w14:paraId="40C8A6B0" w14:textId="6C4637E3" w:rsidR="009E3163" w:rsidRDefault="009E3163" w:rsidP="009E3163">
      <w:pPr>
        <w:ind w:left="1080" w:hanging="360"/>
        <w:rPr>
          <w:rFonts w:ascii="Courier" w:hAnsi="Courier"/>
        </w:rPr>
      </w:pPr>
      <w:r>
        <w:rPr>
          <w:rFonts w:ascii="Courier" w:hAnsi="Courier"/>
        </w:rPr>
        <w:t>SELECT ?building WHERE {</w:t>
      </w:r>
    </w:p>
    <w:p w14:paraId="6CAF775D" w14:textId="77777777" w:rsidR="009E3163" w:rsidRDefault="009E3163" w:rsidP="009E3163">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026D9DF5" w14:textId="0B8F569A" w:rsidR="009E3163" w:rsidRDefault="009E3163" w:rsidP="009E3163">
      <w:pPr>
        <w:ind w:left="1080" w:hanging="360"/>
        <w:rPr>
          <w:rFonts w:ascii="Courier" w:hAnsi="Courier"/>
        </w:rPr>
      </w:pPr>
      <w:r>
        <w:rPr>
          <w:rFonts w:ascii="Courier" w:hAnsi="Courier"/>
        </w:rPr>
        <w:t>parking:parkingPartOfBuilding ?building.</w:t>
      </w:r>
    </w:p>
    <w:p w14:paraId="4251653E" w14:textId="77777777" w:rsidR="009E3163" w:rsidRDefault="009E3163" w:rsidP="009E3163">
      <w:pPr>
        <w:ind w:left="1080" w:hanging="360"/>
        <w:rPr>
          <w:rFonts w:ascii="Courier" w:hAnsi="Courier"/>
        </w:rPr>
      </w:pPr>
      <w:r>
        <w:rPr>
          <w:rFonts w:ascii="Courier" w:hAnsi="Courier"/>
        </w:rPr>
        <w:t>}</w:t>
      </w:r>
    </w:p>
    <w:p w14:paraId="38F177C9" w14:textId="77777777" w:rsidR="009E3163" w:rsidRDefault="009E3163" w:rsidP="00FE1FC4">
      <w:pPr>
        <w:ind w:left="720" w:hanging="360"/>
      </w:pPr>
    </w:p>
    <w:p w14:paraId="37B0C1AA" w14:textId="2D308678" w:rsidR="00FE1FC4" w:rsidRDefault="00FE1FC4" w:rsidP="00FE1FC4">
      <w:pPr>
        <w:ind w:left="720" w:hanging="360"/>
      </w:pPr>
      <w:r>
        <w:t>CQ3-7 Is a particular parking lot open to the public at a given time?</w:t>
      </w:r>
    </w:p>
    <w:p w14:paraId="4F495BEE" w14:textId="2B9B8B58" w:rsidR="00FB0DA5" w:rsidRDefault="00FB0DA5" w:rsidP="00FB0DA5">
      <w:pPr>
        <w:ind w:left="1080" w:hanging="360"/>
        <w:rPr>
          <w:rFonts w:ascii="Courier" w:hAnsi="Courier"/>
        </w:rPr>
      </w:pPr>
      <w:r>
        <w:rPr>
          <w:rFonts w:ascii="Courier" w:hAnsi="Courier"/>
        </w:rPr>
        <w:t>ASK {</w:t>
      </w:r>
    </w:p>
    <w:p w14:paraId="3F6C8996" w14:textId="77777777" w:rsidR="00FB0DA5" w:rsidRDefault="00FB0DA5" w:rsidP="00FB0DA5">
      <w:pPr>
        <w:ind w:left="1080" w:hanging="360"/>
        <w:rPr>
          <w:rFonts w:ascii="Courier" w:hAnsi="Courier"/>
        </w:rPr>
      </w:pPr>
      <w:r>
        <w:rPr>
          <w:rFonts w:ascii="Courier" w:hAnsi="Courier"/>
        </w:rPr>
        <w:t>SELECT DISTINCT ?coord MAX(?t) WHERE {</w:t>
      </w:r>
    </w:p>
    <w:p w14:paraId="41E72672" w14:textId="77777777" w:rsidR="00FB0DA5" w:rsidRDefault="00FB0DA5" w:rsidP="00FB0DA5">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BBAACEB" w14:textId="77777777" w:rsidR="00FB0DA5" w:rsidRDefault="00FB0DA5" w:rsidP="00FB0DA5">
      <w:pPr>
        <w:ind w:left="1080" w:hanging="360"/>
        <w:rPr>
          <w:rFonts w:ascii="Courier" w:hAnsi="Courier"/>
        </w:rPr>
      </w:pPr>
      <w:r>
        <w:rPr>
          <w:rFonts w:ascii="Courier" w:hAnsi="Courier"/>
        </w:rPr>
        <w:lastRenderedPageBreak/>
        <w:t>change:hasManifestation ?lot.</w:t>
      </w:r>
    </w:p>
    <w:p w14:paraId="2388947B" w14:textId="77777777" w:rsidR="00FB0DA5" w:rsidRDefault="00FB0DA5" w:rsidP="00FB0DA5">
      <w:pPr>
        <w:ind w:left="1080" w:hanging="360"/>
        <w:rPr>
          <w:rFonts w:ascii="Courier" w:hAnsi="Courier"/>
        </w:rPr>
      </w:pPr>
      <w:r>
        <w:rPr>
          <w:rFonts w:ascii="Courier" w:hAnsi="Courier"/>
        </w:rPr>
        <w:t>?lot rdf:type parking:ParkingFacility;</w:t>
      </w:r>
    </w:p>
    <w:p w14:paraId="13698A77" w14:textId="77777777" w:rsidR="00FB0DA5" w:rsidRDefault="00FB0DA5" w:rsidP="00FB0DA5">
      <w:pPr>
        <w:ind w:left="1080" w:hanging="360"/>
        <w:rPr>
          <w:rFonts w:ascii="Courier" w:hAnsi="Courier"/>
        </w:rPr>
      </w:pPr>
      <w:r>
        <w:rPr>
          <w:rFonts w:ascii="Courier" w:hAnsi="Courier"/>
        </w:rPr>
        <w:t>icontact:hasOperatingHours ?hours.</w:t>
      </w:r>
    </w:p>
    <w:p w14:paraId="1BDE512D" w14:textId="77777777" w:rsidR="00FB0DA5" w:rsidRDefault="00FB0DA5" w:rsidP="00FB0DA5">
      <w:pPr>
        <w:ind w:left="1080" w:hanging="360"/>
        <w:rPr>
          <w:rFonts w:ascii="Courier" w:hAnsi="Courier"/>
        </w:rPr>
      </w:pPr>
      <w:r>
        <w:rPr>
          <w:rFonts w:ascii="Courier" w:hAnsi="Courier"/>
        </w:rPr>
        <w:t>?hours recurring:startTime ?open;</w:t>
      </w:r>
    </w:p>
    <w:p w14:paraId="4AC3DFDB" w14:textId="576FBC42" w:rsidR="00FB0DA5" w:rsidRDefault="00FB0DA5" w:rsidP="00FB0DA5">
      <w:pPr>
        <w:ind w:left="1080" w:hanging="360"/>
        <w:rPr>
          <w:rFonts w:ascii="Courier" w:hAnsi="Courier"/>
        </w:rPr>
      </w:pPr>
      <w:r>
        <w:rPr>
          <w:rFonts w:ascii="Courier" w:hAnsi="Courier"/>
        </w:rPr>
        <w:t>recurring:endTime ?close.</w:t>
      </w:r>
    </w:p>
    <w:p w14:paraId="749618CC" w14:textId="0C8CE2AA" w:rsidR="00FB0DA5" w:rsidRDefault="00FB0DA5" w:rsidP="00FB0DA5">
      <w:pPr>
        <w:ind w:left="1080" w:hanging="360"/>
        <w:rPr>
          <w:rFonts w:ascii="Courier" w:hAnsi="Courier"/>
        </w:rPr>
      </w:pPr>
      <w:r>
        <w:rPr>
          <w:rFonts w:ascii="Courier" w:hAnsi="Courier"/>
        </w:rPr>
        <w:t>FILTER(</w:t>
      </w:r>
      <w:r w:rsidRPr="00FB0DA5">
        <w:rPr>
          <w:rFonts w:ascii="Courier" w:hAnsi="Courier"/>
          <w:highlight w:val="lightGray"/>
        </w:rPr>
        <w:t>{time}</w:t>
      </w:r>
      <w:r>
        <w:rPr>
          <w:rFonts w:ascii="Courier" w:hAnsi="Courier"/>
        </w:rPr>
        <w:t xml:space="preserve"> &gt;= ?open &amp;&amp; {time} &lt;= ?close)</w:t>
      </w:r>
    </w:p>
    <w:p w14:paraId="366AA804" w14:textId="2208E848" w:rsidR="00FB0DA5" w:rsidRDefault="00FB0DA5" w:rsidP="00FB0DA5">
      <w:pPr>
        <w:ind w:left="1080" w:hanging="360"/>
        <w:rPr>
          <w:rFonts w:ascii="Courier" w:hAnsi="Courier"/>
        </w:rPr>
      </w:pPr>
      <w:r>
        <w:rPr>
          <w:rFonts w:ascii="Courier" w:hAnsi="Courier"/>
        </w:rPr>
        <w:t>}</w:t>
      </w:r>
    </w:p>
    <w:p w14:paraId="39A37AF7" w14:textId="77777777" w:rsidR="00560804" w:rsidRDefault="00560804" w:rsidP="00FE1FC4">
      <w:pPr>
        <w:ind w:left="720" w:hanging="360"/>
      </w:pPr>
    </w:p>
    <w:p w14:paraId="13026968" w14:textId="21B121C3" w:rsidR="00FE1FC4" w:rsidRDefault="00FE1FC4" w:rsidP="00FE1FC4">
      <w:pPr>
        <w:ind w:left="720" w:hanging="360"/>
      </w:pPr>
      <w:r>
        <w:t>CQ3-8 How much does it cost to park in a particular parking lot?</w:t>
      </w:r>
    </w:p>
    <w:p w14:paraId="2368EF16" w14:textId="6319C230" w:rsidR="009E6B11" w:rsidRPr="009E6B11" w:rsidRDefault="009E6B11" w:rsidP="00FE1FC4">
      <w:pPr>
        <w:ind w:left="720" w:hanging="360"/>
      </w:pPr>
      <w:r>
        <w:t xml:space="preserve">In this query we return the cost and the duration at which it is applied; for example, </w:t>
      </w:r>
      <w:r>
        <w:rPr>
          <w:b/>
        </w:rPr>
        <w:t>5</w:t>
      </w:r>
      <w:r>
        <w:t xml:space="preserve"> dollars per </w:t>
      </w:r>
      <w:r>
        <w:rPr>
          <w:b/>
        </w:rPr>
        <w:t>1</w:t>
      </w:r>
      <w:r>
        <w:t xml:space="preserve"> hour. It is also possible to retrieve more detail on the cost such as the currency.</w:t>
      </w:r>
    </w:p>
    <w:p w14:paraId="7253938E" w14:textId="797DAF4E" w:rsidR="002C06BA" w:rsidRDefault="002C06BA" w:rsidP="002C06BA">
      <w:pPr>
        <w:ind w:left="1080" w:hanging="360"/>
        <w:rPr>
          <w:rFonts w:ascii="Courier" w:hAnsi="Courier"/>
        </w:rPr>
      </w:pPr>
      <w:r>
        <w:rPr>
          <w:rFonts w:ascii="Courier" w:hAnsi="Courier"/>
        </w:rPr>
        <w:t>SELECT DISTINCT ?</w:t>
      </w:r>
      <w:r w:rsidR="009E6B11">
        <w:rPr>
          <w:rFonts w:ascii="Courier" w:hAnsi="Courier"/>
        </w:rPr>
        <w:t>cost ?perhour</w:t>
      </w:r>
      <w:r>
        <w:rPr>
          <w:rFonts w:ascii="Courier" w:hAnsi="Courier"/>
        </w:rPr>
        <w:t xml:space="preserve"> MAX(?t) WHERE {</w:t>
      </w:r>
    </w:p>
    <w:p w14:paraId="0B50A9B2" w14:textId="77777777" w:rsidR="002C06BA" w:rsidRDefault="002C06BA" w:rsidP="002C06BA">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08AD5ED" w14:textId="2F6F5A1D" w:rsidR="002C06BA" w:rsidRDefault="002C06BA" w:rsidP="002C06BA">
      <w:pPr>
        <w:ind w:left="1080" w:hanging="360"/>
        <w:rPr>
          <w:rFonts w:ascii="Courier" w:hAnsi="Courier"/>
        </w:rPr>
      </w:pPr>
      <w:r>
        <w:rPr>
          <w:rFonts w:ascii="Courier" w:hAnsi="Courier"/>
        </w:rPr>
        <w:t>change:hasManifestation ?lot.</w:t>
      </w:r>
    </w:p>
    <w:p w14:paraId="5DE0DB15" w14:textId="03CF5192" w:rsidR="009E6B11" w:rsidRDefault="009E6B11" w:rsidP="002C06BA">
      <w:pPr>
        <w:ind w:left="1080" w:hanging="360"/>
        <w:rPr>
          <w:rFonts w:ascii="Courier" w:hAnsi="Courier"/>
        </w:rPr>
      </w:pPr>
      <w:r>
        <w:rPr>
          <w:rFonts w:ascii="Courier" w:hAnsi="Courier"/>
        </w:rPr>
        <w:t>?lot change:existsAt ?t;</w:t>
      </w:r>
    </w:p>
    <w:p w14:paraId="43790E54" w14:textId="55C42383" w:rsidR="009E6B11" w:rsidRDefault="009E6B11" w:rsidP="002C06BA">
      <w:pPr>
        <w:ind w:left="1080" w:hanging="360"/>
        <w:rPr>
          <w:rFonts w:ascii="Courier" w:hAnsi="Courier"/>
        </w:rPr>
      </w:pPr>
      <w:r>
        <w:rPr>
          <w:rFonts w:ascii="Courier" w:hAnsi="Courier"/>
        </w:rPr>
        <w:t>parking:hasParkingPolicy ?policy.</w:t>
      </w:r>
    </w:p>
    <w:p w14:paraId="609336D9" w14:textId="499120D5" w:rsidR="009E6B11" w:rsidRDefault="009E6B11" w:rsidP="002C06BA">
      <w:pPr>
        <w:ind w:left="1080" w:hanging="360"/>
        <w:rPr>
          <w:rFonts w:ascii="Courier" w:hAnsi="Courier"/>
        </w:rPr>
      </w:pPr>
      <w:r>
        <w:rPr>
          <w:rFonts w:ascii="Courier" w:hAnsi="Courier"/>
        </w:rPr>
        <w:t>?policy parking:hasParkingRate ?rate.</w:t>
      </w:r>
    </w:p>
    <w:p w14:paraId="5FA57015" w14:textId="5B993319" w:rsidR="009E6B11" w:rsidRDefault="009E6B11" w:rsidP="002C06BA">
      <w:pPr>
        <w:ind w:left="1080" w:hanging="360"/>
        <w:rPr>
          <w:rFonts w:ascii="Courier" w:hAnsi="Courier"/>
        </w:rPr>
      </w:pPr>
      <w:r>
        <w:rPr>
          <w:rFonts w:ascii="Courier" w:hAnsi="Courier"/>
        </w:rPr>
        <w:t>?rate parking:hasMonetaryCost ?mval.</w:t>
      </w:r>
    </w:p>
    <w:p w14:paraId="1F4A3A73" w14:textId="34FFE2C4" w:rsidR="009E6B11" w:rsidRDefault="009E6B11" w:rsidP="002C06BA">
      <w:pPr>
        <w:ind w:left="1080" w:hanging="360"/>
        <w:rPr>
          <w:rFonts w:ascii="Courier" w:hAnsi="Courier"/>
        </w:rPr>
      </w:pPr>
      <w:r>
        <w:rPr>
          <w:rFonts w:ascii="Courier" w:hAnsi="Courier"/>
        </w:rPr>
        <w:t>?mval om:has_value ?mmeasure.</w:t>
      </w:r>
    </w:p>
    <w:p w14:paraId="57AB3C30" w14:textId="21DCBF80" w:rsidR="009E6B11" w:rsidRDefault="009E6B11" w:rsidP="002C06BA">
      <w:pPr>
        <w:ind w:left="1080" w:hanging="360"/>
        <w:rPr>
          <w:rFonts w:ascii="Courier" w:hAnsi="Courier"/>
        </w:rPr>
      </w:pPr>
      <w:r>
        <w:rPr>
          <w:rFonts w:ascii="Courier" w:hAnsi="Courier"/>
        </w:rPr>
        <w:t>?mmeasure om:has_numerical_value ?cost.</w:t>
      </w:r>
    </w:p>
    <w:p w14:paraId="2CAB44E7" w14:textId="307E05F3" w:rsidR="009E6B11" w:rsidRDefault="009E6B11" w:rsidP="002C06BA">
      <w:pPr>
        <w:ind w:left="1080" w:hanging="360"/>
        <w:rPr>
          <w:rFonts w:ascii="Courier" w:hAnsi="Courier"/>
        </w:rPr>
      </w:pPr>
      <w:r>
        <w:rPr>
          <w:rFonts w:ascii="Courier" w:hAnsi="Courier"/>
        </w:rPr>
        <w:t>?rate parking:forDuration ?d.</w:t>
      </w:r>
    </w:p>
    <w:p w14:paraId="3884268C" w14:textId="7C430B69" w:rsidR="009E6B11" w:rsidRDefault="009E6B11" w:rsidP="002C06BA">
      <w:pPr>
        <w:ind w:left="1080" w:hanging="360"/>
        <w:rPr>
          <w:rFonts w:ascii="Courier" w:hAnsi="Courier"/>
        </w:rPr>
      </w:pPr>
      <w:r>
        <w:rPr>
          <w:rFonts w:ascii="Courier" w:hAnsi="Courier"/>
        </w:rPr>
        <w:t>?d time:hours ?perhour</w:t>
      </w:r>
    </w:p>
    <w:p w14:paraId="5259013B" w14:textId="3B911DA2" w:rsidR="009E6B11" w:rsidRDefault="009E6B11" w:rsidP="002C06BA">
      <w:pPr>
        <w:ind w:left="1080" w:hanging="360"/>
        <w:rPr>
          <w:rFonts w:ascii="Courier" w:hAnsi="Courier"/>
        </w:rPr>
      </w:pPr>
      <w:r>
        <w:rPr>
          <w:rFonts w:ascii="Courier" w:hAnsi="Courier"/>
        </w:rPr>
        <w:t>}</w:t>
      </w:r>
    </w:p>
    <w:p w14:paraId="160BD452" w14:textId="77777777" w:rsidR="00304AAE" w:rsidRDefault="00304AAE" w:rsidP="00FE1FC4">
      <w:pPr>
        <w:ind w:left="720" w:hanging="360"/>
      </w:pPr>
    </w:p>
    <w:p w14:paraId="5E927BAB" w14:textId="5C89ED4C" w:rsidR="00FE1FC4" w:rsidRDefault="00FE1FC4" w:rsidP="00FE1FC4">
      <w:pPr>
        <w:ind w:left="720" w:hanging="360"/>
      </w:pPr>
      <w:r>
        <w:t>CQ3-9 What types of payment are accepted at a particular parking lot?</w:t>
      </w:r>
    </w:p>
    <w:p w14:paraId="29DA6645" w14:textId="205D525D" w:rsidR="00BE7ACD" w:rsidRDefault="00BE7ACD" w:rsidP="00BE7ACD">
      <w:pPr>
        <w:ind w:left="1080" w:hanging="360"/>
        <w:rPr>
          <w:rFonts w:ascii="Courier" w:hAnsi="Courier"/>
        </w:rPr>
      </w:pPr>
      <w:r>
        <w:rPr>
          <w:rFonts w:ascii="Courier" w:hAnsi="Courier"/>
        </w:rPr>
        <w:t>SELECT DISTINCT ?paymethod MAX(?t) WHERE {</w:t>
      </w:r>
    </w:p>
    <w:p w14:paraId="3A9239A9" w14:textId="77777777" w:rsidR="00BE7ACD" w:rsidRDefault="00BE7ACD" w:rsidP="00BE7AC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16BAE502" w14:textId="77777777" w:rsidR="00BE7ACD" w:rsidRDefault="00BE7ACD" w:rsidP="00BE7ACD">
      <w:pPr>
        <w:ind w:left="1080" w:hanging="360"/>
        <w:rPr>
          <w:rFonts w:ascii="Courier" w:hAnsi="Courier"/>
        </w:rPr>
      </w:pPr>
      <w:r>
        <w:rPr>
          <w:rFonts w:ascii="Courier" w:hAnsi="Courier"/>
        </w:rPr>
        <w:t>change:hasManifestation ?lot.</w:t>
      </w:r>
    </w:p>
    <w:p w14:paraId="1AF044B0" w14:textId="77777777" w:rsidR="00BE7ACD" w:rsidRDefault="00BE7ACD" w:rsidP="00BE7ACD">
      <w:pPr>
        <w:ind w:left="1080" w:hanging="360"/>
        <w:rPr>
          <w:rFonts w:ascii="Courier" w:hAnsi="Courier"/>
        </w:rPr>
      </w:pPr>
      <w:r>
        <w:rPr>
          <w:rFonts w:ascii="Courier" w:hAnsi="Courier"/>
        </w:rPr>
        <w:t>?lot change:existsAt ?t;</w:t>
      </w:r>
    </w:p>
    <w:p w14:paraId="0E87C7F1" w14:textId="77777777" w:rsidR="00BE7ACD" w:rsidRDefault="00BE7ACD" w:rsidP="00BE7ACD">
      <w:pPr>
        <w:ind w:left="1080" w:hanging="360"/>
        <w:rPr>
          <w:rFonts w:ascii="Courier" w:hAnsi="Courier"/>
        </w:rPr>
      </w:pPr>
      <w:r>
        <w:rPr>
          <w:rFonts w:ascii="Courier" w:hAnsi="Courier"/>
        </w:rPr>
        <w:t>parking:hasParkingPolicy ?policy.</w:t>
      </w:r>
    </w:p>
    <w:p w14:paraId="58BEE2AD" w14:textId="0F8C9C85" w:rsidR="00BE7ACD" w:rsidRDefault="00BE7ACD" w:rsidP="00BE7ACD">
      <w:pPr>
        <w:ind w:left="1080" w:hanging="360"/>
        <w:rPr>
          <w:rFonts w:ascii="Courier" w:hAnsi="Courier"/>
        </w:rPr>
      </w:pPr>
      <w:r>
        <w:rPr>
          <w:rFonts w:ascii="Courier" w:hAnsi="Courier"/>
        </w:rPr>
        <w:t>?policy parking:hasPaymentMethod ?paymenthod.</w:t>
      </w:r>
    </w:p>
    <w:p w14:paraId="2E0AF990" w14:textId="77777777" w:rsidR="00BE7ACD" w:rsidRDefault="00BE7ACD" w:rsidP="00BE7ACD">
      <w:pPr>
        <w:ind w:left="1080" w:hanging="360"/>
        <w:rPr>
          <w:rFonts w:ascii="Courier" w:hAnsi="Courier"/>
        </w:rPr>
      </w:pPr>
      <w:r>
        <w:rPr>
          <w:rFonts w:ascii="Courier" w:hAnsi="Courier"/>
        </w:rPr>
        <w:t>}</w:t>
      </w:r>
    </w:p>
    <w:p w14:paraId="32617253" w14:textId="77777777" w:rsidR="00BE7ACD" w:rsidRDefault="00BE7ACD" w:rsidP="00FE1FC4">
      <w:pPr>
        <w:ind w:left="720" w:hanging="360"/>
      </w:pPr>
    </w:p>
    <w:p w14:paraId="349F3480" w14:textId="4D62F78E" w:rsidR="00FE1FC4" w:rsidRDefault="00FE1FC4" w:rsidP="00FE1FC4">
      <w:pPr>
        <w:ind w:left="720" w:hanging="360"/>
      </w:pPr>
      <w:r>
        <w:t>CQ3-10 How many parking spots are designated for electric vehicles in a particular parking lot?</w:t>
      </w:r>
    </w:p>
    <w:p w14:paraId="0C71549E" w14:textId="4D30467D" w:rsidR="008C57FD" w:rsidRDefault="008C57FD" w:rsidP="008C57FD">
      <w:pPr>
        <w:ind w:left="1080" w:hanging="360"/>
        <w:rPr>
          <w:rFonts w:ascii="Courier" w:hAnsi="Courier"/>
        </w:rPr>
      </w:pPr>
      <w:r>
        <w:rPr>
          <w:rFonts w:ascii="Courier" w:hAnsi="Courier"/>
        </w:rPr>
        <w:t>SELECT ?t (COUNT(?p AS ?ev_spot)) WHERE {</w:t>
      </w:r>
    </w:p>
    <w:p w14:paraId="72C7E70B" w14:textId="77777777" w:rsidR="008C57FD" w:rsidRDefault="008C57FD" w:rsidP="008C57F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9F7934B" w14:textId="77777777" w:rsidR="008C57FD" w:rsidRDefault="008C57FD" w:rsidP="008C57FD">
      <w:pPr>
        <w:ind w:left="1080" w:hanging="360"/>
        <w:rPr>
          <w:rFonts w:ascii="Courier" w:hAnsi="Courier"/>
        </w:rPr>
      </w:pPr>
      <w:r>
        <w:rPr>
          <w:rFonts w:ascii="Courier" w:hAnsi="Courier"/>
        </w:rPr>
        <w:t>change:hasManifestation ?lot.</w:t>
      </w:r>
    </w:p>
    <w:p w14:paraId="29DA9FA8" w14:textId="77777777" w:rsidR="008C57FD" w:rsidRDefault="008C57FD" w:rsidP="008C57FD">
      <w:pPr>
        <w:ind w:left="1080" w:hanging="360"/>
        <w:rPr>
          <w:rFonts w:ascii="Courier" w:hAnsi="Courier"/>
        </w:rPr>
      </w:pPr>
      <w:r>
        <w:rPr>
          <w:rFonts w:ascii="Courier" w:hAnsi="Courier"/>
        </w:rPr>
        <w:t>?lot rdf:type parking:ParkingArea;</w:t>
      </w:r>
    </w:p>
    <w:p w14:paraId="432BA9CD" w14:textId="77777777" w:rsidR="008C57FD" w:rsidRDefault="008C57FD" w:rsidP="008C57FD">
      <w:pPr>
        <w:ind w:left="1080" w:hanging="360"/>
        <w:rPr>
          <w:rFonts w:ascii="Courier" w:hAnsi="Courier"/>
        </w:rPr>
      </w:pPr>
      <w:r>
        <w:rPr>
          <w:rFonts w:ascii="Courier" w:hAnsi="Courier"/>
        </w:rPr>
        <w:t>change:existsAt ?t</w:t>
      </w:r>
    </w:p>
    <w:p w14:paraId="7D1DF908" w14:textId="77777777" w:rsidR="008C57FD" w:rsidRDefault="008C57FD" w:rsidP="008C57FD">
      <w:pPr>
        <w:ind w:left="1080" w:hanging="360"/>
        <w:rPr>
          <w:rFonts w:ascii="Courier" w:hAnsi="Courier"/>
        </w:rPr>
      </w:pPr>
      <w:r>
        <w:rPr>
          <w:rFonts w:ascii="Courier" w:hAnsi="Courier"/>
        </w:rPr>
        <w:t>parking:hasSubParkingArea ?p.</w:t>
      </w:r>
    </w:p>
    <w:p w14:paraId="01E7A6C4" w14:textId="7993EEFF" w:rsidR="008C57FD" w:rsidRDefault="008C57FD" w:rsidP="008C57FD">
      <w:pPr>
        <w:ind w:left="1080" w:hanging="360"/>
        <w:rPr>
          <w:rFonts w:ascii="Courier" w:hAnsi="Courier"/>
        </w:rPr>
      </w:pPr>
      <w:r>
        <w:rPr>
          <w:rFonts w:ascii="Courier" w:hAnsi="Courier"/>
        </w:rPr>
        <w:t>?p rdf:type parking:</w:t>
      </w:r>
      <w:r w:rsidR="00E240C5">
        <w:rPr>
          <w:rFonts w:ascii="Courier" w:hAnsi="Courier"/>
        </w:rPr>
        <w:t>EVParkingSpace</w:t>
      </w:r>
      <w:r>
        <w:rPr>
          <w:rFonts w:ascii="Courier" w:hAnsi="Courier"/>
        </w:rPr>
        <w:t>.</w:t>
      </w:r>
    </w:p>
    <w:p w14:paraId="2EF54E3F" w14:textId="77777777" w:rsidR="008C57FD" w:rsidRDefault="008C57FD" w:rsidP="008C57FD">
      <w:pPr>
        <w:ind w:left="1080" w:hanging="360"/>
        <w:rPr>
          <w:rFonts w:ascii="Courier" w:hAnsi="Courier"/>
        </w:rPr>
      </w:pPr>
      <w:r>
        <w:rPr>
          <w:rFonts w:ascii="Courier" w:hAnsi="Courier"/>
        </w:rPr>
        <w:t>} GROUP BY ?t</w:t>
      </w:r>
    </w:p>
    <w:p w14:paraId="68BFD202" w14:textId="77777777" w:rsidR="008C57FD" w:rsidRDefault="008C57FD" w:rsidP="00FE1FC4">
      <w:pPr>
        <w:ind w:left="720" w:hanging="360"/>
      </w:pPr>
    </w:p>
    <w:p w14:paraId="494866DA" w14:textId="5BEF072F" w:rsidR="00FE1FC4" w:rsidRPr="00FE1FC4" w:rsidRDefault="00FE1FC4" w:rsidP="00FE1FC4">
      <w:pPr>
        <w:ind w:left="720" w:hanging="360"/>
      </w:pPr>
      <w:r>
        <w:t>CQ3-11 What types of electric vehicle chargers are available in a particular parking lot?</w:t>
      </w:r>
    </w:p>
    <w:p w14:paraId="726899F8" w14:textId="597E1095" w:rsidR="00F020F9" w:rsidRDefault="00F020F9" w:rsidP="00F020F9">
      <w:pPr>
        <w:ind w:left="1080" w:hanging="360"/>
        <w:rPr>
          <w:rFonts w:ascii="Courier" w:hAnsi="Courier"/>
        </w:rPr>
      </w:pPr>
      <w:r>
        <w:rPr>
          <w:rFonts w:ascii="Courier" w:hAnsi="Courier"/>
        </w:rPr>
        <w:t>SELECT DISTINCT ?chargetype MAX(?t) WHERE {</w:t>
      </w:r>
    </w:p>
    <w:p w14:paraId="31E7B5EF" w14:textId="77777777" w:rsidR="00F020F9" w:rsidRDefault="00F020F9" w:rsidP="00F020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213B53FD" w14:textId="77777777" w:rsidR="00F020F9" w:rsidRDefault="00F020F9" w:rsidP="00F020F9">
      <w:pPr>
        <w:ind w:left="1080" w:hanging="360"/>
        <w:rPr>
          <w:rFonts w:ascii="Courier" w:hAnsi="Courier"/>
        </w:rPr>
      </w:pPr>
      <w:r>
        <w:rPr>
          <w:rFonts w:ascii="Courier" w:hAnsi="Courier"/>
        </w:rPr>
        <w:t>change:hasManifestation ?lot.</w:t>
      </w:r>
    </w:p>
    <w:p w14:paraId="52E3E1E6" w14:textId="54F02801" w:rsidR="00F020F9" w:rsidRDefault="00F020F9" w:rsidP="00F020F9">
      <w:pPr>
        <w:ind w:left="1080" w:hanging="360"/>
        <w:rPr>
          <w:rFonts w:ascii="Courier" w:hAnsi="Courier"/>
        </w:rPr>
      </w:pPr>
      <w:r>
        <w:rPr>
          <w:rFonts w:ascii="Courier" w:hAnsi="Courier"/>
        </w:rPr>
        <w:t>?lot change:existsAt ?t;</w:t>
      </w:r>
    </w:p>
    <w:p w14:paraId="1C3B7F23" w14:textId="2FF203DE" w:rsidR="00F020F9" w:rsidRDefault="00F020F9" w:rsidP="00F020F9">
      <w:pPr>
        <w:ind w:left="1080" w:hanging="360"/>
        <w:rPr>
          <w:rFonts w:ascii="Courier" w:hAnsi="Courier"/>
        </w:rPr>
      </w:pPr>
      <w:r>
        <w:rPr>
          <w:rFonts w:ascii="Courier" w:hAnsi="Courier"/>
        </w:rPr>
        <w:t>parking:hasEvCharger ?charge.</w:t>
      </w:r>
    </w:p>
    <w:p w14:paraId="379CC6B0" w14:textId="77777777" w:rsidR="001223BA" w:rsidRDefault="00F020F9" w:rsidP="001223BA">
      <w:pPr>
        <w:ind w:left="1080" w:hanging="360"/>
        <w:rPr>
          <w:rFonts w:ascii="Courier" w:hAnsi="Courier"/>
        </w:rPr>
      </w:pPr>
      <w:r>
        <w:rPr>
          <w:rFonts w:ascii="Courier" w:hAnsi="Courier"/>
        </w:rPr>
        <w:t>?charge rdf:type ?chargetype.</w:t>
      </w:r>
    </w:p>
    <w:p w14:paraId="439E5A6B" w14:textId="3CEBA81A" w:rsidR="006C7A40" w:rsidRPr="001223BA" w:rsidRDefault="00F020F9" w:rsidP="001223BA">
      <w:pPr>
        <w:ind w:left="1080" w:hanging="360"/>
        <w:rPr>
          <w:rFonts w:ascii="Courier" w:hAnsi="Courier"/>
        </w:rPr>
      </w:pPr>
      <w:r>
        <w:rPr>
          <w:rFonts w:ascii="Courier" w:hAnsi="Courier"/>
        </w:rPr>
        <w:t>}</w:t>
      </w:r>
    </w:p>
    <w:p w14:paraId="226E8935" w14:textId="003CFF12" w:rsidR="006C7A40" w:rsidRDefault="006C7A40" w:rsidP="006C7A40">
      <w:pPr>
        <w:pStyle w:val="Heading3"/>
      </w:pPr>
      <w:bookmarkStart w:id="161" w:name="_Toc31283053"/>
      <w:r>
        <w:t xml:space="preserve">CQs for </w:t>
      </w:r>
      <w:r w:rsidR="00FE1FC4">
        <w:t>ATIS via IT-SoS</w:t>
      </w:r>
      <w:bookmarkEnd w:id="161"/>
    </w:p>
    <w:p w14:paraId="6ECBDBBE" w14:textId="77777777" w:rsidR="001D51E2" w:rsidRPr="001216A3" w:rsidRDefault="001D51E2" w:rsidP="001D51E2">
      <w:pPr>
        <w:ind w:left="720" w:hanging="360"/>
      </w:pPr>
      <w:r w:rsidRPr="001216A3">
        <w:t>CQ</w:t>
      </w:r>
      <w:r>
        <w:t>4</w:t>
      </w:r>
      <w:r w:rsidRPr="001216A3">
        <w:t xml:space="preserve">-1: What </w:t>
      </w:r>
      <w:r>
        <w:t xml:space="preserve">are the averages of the </w:t>
      </w:r>
      <w:r w:rsidRPr="001216A3">
        <w:t>TTI_Max value</w:t>
      </w:r>
      <w:r>
        <w:t>s that</w:t>
      </w:r>
      <w:r w:rsidRPr="001216A3">
        <w:t xml:space="preserve"> have been observed </w:t>
      </w:r>
      <w:r>
        <w:t>over some period of time</w:t>
      </w:r>
      <w:r w:rsidRPr="001216A3">
        <w:t>?</w:t>
      </w:r>
    </w:p>
    <w:p w14:paraId="052A5039" w14:textId="7E17BD15" w:rsidR="00451828" w:rsidRPr="002102D5" w:rsidRDefault="00451828" w:rsidP="002102D5">
      <w:pPr>
        <w:ind w:left="1080" w:hanging="360"/>
        <w:rPr>
          <w:rFonts w:ascii="Courier" w:hAnsi="Courier"/>
        </w:rPr>
      </w:pPr>
      <w:r w:rsidRPr="002102D5">
        <w:rPr>
          <w:rFonts w:ascii="Courier" w:hAnsi="Courier"/>
        </w:rPr>
        <w:t>SELECT  ?x</w:t>
      </w:r>
      <w:r w:rsidR="002102D5" w:rsidRPr="002102D5">
        <w:rPr>
          <w:rFonts w:ascii="Courier" w:hAnsi="Courier"/>
        </w:rPr>
        <w:t xml:space="preserve"> </w:t>
      </w:r>
      <w:r w:rsidRPr="002102D5">
        <w:rPr>
          <w:rFonts w:ascii="Courier" w:hAnsi="Courier"/>
        </w:rPr>
        <w:t>?wayID</w:t>
      </w:r>
    </w:p>
    <w:p w14:paraId="43545EF8" w14:textId="77777777" w:rsidR="00451828" w:rsidRPr="002102D5" w:rsidRDefault="00451828" w:rsidP="002102D5">
      <w:pPr>
        <w:ind w:left="1080" w:hanging="360"/>
        <w:rPr>
          <w:rFonts w:ascii="Courier" w:hAnsi="Courier"/>
        </w:rPr>
      </w:pPr>
      <w:r w:rsidRPr="002102D5">
        <w:rPr>
          <w:rFonts w:ascii="Courier" w:hAnsi="Courier"/>
        </w:rPr>
        <w:t>WHERE {</w:t>
      </w:r>
    </w:p>
    <w:p w14:paraId="16CC15C8" w14:textId="10672DFF" w:rsidR="00451828" w:rsidRPr="002102D5" w:rsidRDefault="00451828" w:rsidP="002102D5">
      <w:pPr>
        <w:ind w:left="1080" w:hanging="360"/>
        <w:rPr>
          <w:rFonts w:ascii="Courier" w:hAnsi="Courier"/>
        </w:rPr>
      </w:pPr>
      <w:r w:rsidRPr="002102D5">
        <w:rPr>
          <w:rFonts w:ascii="Courier" w:hAnsi="Courier"/>
        </w:rPr>
        <w:t xml:space="preserve">?y a </w:t>
      </w:r>
      <w:r w:rsidR="002102D5">
        <w:rPr>
          <w:rFonts w:ascii="Courier" w:hAnsi="Courier"/>
        </w:rPr>
        <w:t>transport:</w:t>
      </w:r>
      <w:r w:rsidRPr="002102D5">
        <w:rPr>
          <w:rFonts w:ascii="Courier" w:hAnsi="Courier"/>
        </w:rPr>
        <w:t>MeanTTI_Max.</w:t>
      </w:r>
    </w:p>
    <w:p w14:paraId="2E6C4A49" w14:textId="271377C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hasValue ?measure.</w:t>
      </w:r>
    </w:p>
    <w:p w14:paraId="0B6AA7F1" w14:textId="7B2AFF70" w:rsidR="00451828" w:rsidRPr="002102D5" w:rsidRDefault="00451828" w:rsidP="002102D5">
      <w:pPr>
        <w:ind w:left="1080" w:hanging="360"/>
        <w:rPr>
          <w:rFonts w:ascii="Courier" w:hAnsi="Courier"/>
        </w:rPr>
      </w:pPr>
      <w:r w:rsidRPr="002102D5">
        <w:rPr>
          <w:rFonts w:ascii="Courier" w:hAnsi="Courier"/>
        </w:rPr>
        <w:t xml:space="preserve">?measure </w:t>
      </w:r>
      <w:r w:rsidR="002102D5">
        <w:rPr>
          <w:rFonts w:ascii="Courier" w:hAnsi="Courier"/>
        </w:rPr>
        <w:t>om:</w:t>
      </w:r>
      <w:r w:rsidRPr="002102D5">
        <w:rPr>
          <w:rFonts w:ascii="Courier" w:hAnsi="Courier"/>
        </w:rPr>
        <w:t>numerical_value ?x.</w:t>
      </w:r>
    </w:p>
    <w:p w14:paraId="15B97EBA" w14:textId="59356B67" w:rsidR="00451828" w:rsidRPr="002102D5" w:rsidRDefault="00451828" w:rsidP="002102D5">
      <w:pPr>
        <w:ind w:left="1080" w:hanging="360"/>
        <w:rPr>
          <w:rFonts w:ascii="Courier" w:hAnsi="Courier"/>
        </w:rPr>
      </w:pPr>
      <w:r w:rsidRPr="002102D5">
        <w:rPr>
          <w:rFonts w:ascii="Courier" w:hAnsi="Courier"/>
        </w:rPr>
        <w:t>?</w:t>
      </w:r>
      <w:r w:rsidR="002102D5">
        <w:rPr>
          <w:rFonts w:ascii="Courier" w:hAnsi="Courier"/>
        </w:rPr>
        <w:t>y om:</w:t>
      </w:r>
      <w:r w:rsidRPr="002102D5">
        <w:rPr>
          <w:rFonts w:ascii="Courier" w:hAnsi="Courier"/>
        </w:rPr>
        <w:t>aggregateOver ?t_interval.</w:t>
      </w:r>
    </w:p>
    <w:p w14:paraId="083F6590" w14:textId="01F100A9"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hasBeginning ?t1.</w:t>
      </w:r>
    </w:p>
    <w:p w14:paraId="0327FD70" w14:textId="77777777" w:rsidR="00451828" w:rsidRPr="002102D5" w:rsidRDefault="00451828" w:rsidP="002102D5">
      <w:pPr>
        <w:ind w:left="1080" w:hanging="360"/>
        <w:rPr>
          <w:rFonts w:ascii="Courier" w:hAnsi="Courier"/>
        </w:rPr>
      </w:pPr>
      <w:r w:rsidRPr="002102D5">
        <w:rPr>
          <w:rFonts w:ascii="Courier" w:hAnsi="Courier"/>
        </w:rPr>
        <w:t>?t1 time:inXSDDateTime ?dt1.</w:t>
      </w:r>
    </w:p>
    <w:p w14:paraId="3032670A" w14:textId="6E52F861"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hasEnd ?t2.</w:t>
      </w:r>
    </w:p>
    <w:p w14:paraId="18A7AAB4" w14:textId="77777777" w:rsidR="00451828" w:rsidRPr="002102D5" w:rsidRDefault="00451828" w:rsidP="002102D5">
      <w:pPr>
        <w:ind w:left="1080" w:hanging="360"/>
        <w:rPr>
          <w:rFonts w:ascii="Courier" w:hAnsi="Courier"/>
        </w:rPr>
      </w:pPr>
      <w:r w:rsidRPr="002102D5">
        <w:rPr>
          <w:rFonts w:ascii="Courier" w:hAnsi="Courier"/>
        </w:rPr>
        <w:lastRenderedPageBreak/>
        <w:t>?t2 time:inXSDDateTime ?dt2.</w:t>
      </w:r>
    </w:p>
    <w:p w14:paraId="734C6B1E" w14:textId="67E3E70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aggregateOf ?y_2.</w:t>
      </w:r>
    </w:p>
    <w:p w14:paraId="4E92D0A5" w14:textId="6F32B64E" w:rsidR="00451828" w:rsidRPr="002102D5" w:rsidRDefault="00451828" w:rsidP="002102D5">
      <w:pPr>
        <w:ind w:left="1080" w:hanging="360"/>
        <w:rPr>
          <w:rFonts w:ascii="Courier" w:hAnsi="Courier"/>
        </w:rPr>
      </w:pPr>
      <w:r w:rsidRPr="002102D5">
        <w:rPr>
          <w:rFonts w:ascii="Courier" w:hAnsi="Courier"/>
        </w:rPr>
        <w:t xml:space="preserve">?y_2 </w:t>
      </w:r>
      <w:r w:rsidR="002102D5">
        <w:rPr>
          <w:rFonts w:ascii="Courier" w:hAnsi="Courier"/>
        </w:rPr>
        <w:t>om:</w:t>
      </w:r>
      <w:r w:rsidRPr="002102D5">
        <w:rPr>
          <w:rFonts w:ascii="Courier" w:hAnsi="Courier"/>
        </w:rPr>
        <w:t>aggregateOver ?wayID.</w:t>
      </w:r>
    </w:p>
    <w:p w14:paraId="715B2BCC" w14:textId="6C50C970" w:rsidR="00451828" w:rsidRPr="002102D5" w:rsidRDefault="00451828" w:rsidP="002102D5">
      <w:pPr>
        <w:ind w:left="1080" w:hanging="360"/>
        <w:rPr>
          <w:rFonts w:ascii="Courier" w:hAnsi="Courier"/>
        </w:rPr>
      </w:pPr>
      <w:r w:rsidRPr="002102D5">
        <w:rPr>
          <w:rFonts w:ascii="Courier" w:hAnsi="Courier"/>
        </w:rPr>
        <w:t xml:space="preserve">FILTER(?dt </w:t>
      </w:r>
      <w:r w:rsidR="002102D5" w:rsidRPr="002102D5">
        <w:rPr>
          <w:rFonts w:ascii="Courier" w:hAnsi="Courier"/>
        </w:rPr>
        <w:t xml:space="preserve">&lt;=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00F2323D" w:rsidRPr="002102D5">
        <w:rPr>
          <w:rFonts w:ascii="Courier" w:hAnsi="Courier"/>
        </w:rPr>
        <w:t xml:space="preserve"> </w:t>
      </w:r>
      <w:r w:rsidRPr="002102D5">
        <w:rPr>
          <w:rFonts w:ascii="Courier" w:hAnsi="Courier"/>
        </w:rPr>
        <w:t xml:space="preserve">&amp;&amp; ?dt2 &gt;=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Pr="002102D5">
        <w:rPr>
          <w:rFonts w:ascii="Courier" w:hAnsi="Courier"/>
        </w:rPr>
        <w:t>)</w:t>
      </w:r>
    </w:p>
    <w:p w14:paraId="6EC49D46" w14:textId="51AC137D" w:rsidR="00451828" w:rsidRPr="002102D5" w:rsidRDefault="00451828" w:rsidP="002102D5">
      <w:pPr>
        <w:ind w:left="1080" w:hanging="360"/>
        <w:rPr>
          <w:rFonts w:ascii="Courier" w:hAnsi="Courier"/>
        </w:rPr>
      </w:pPr>
      <w:r w:rsidRPr="002102D5">
        <w:rPr>
          <w:rFonts w:ascii="Courier" w:hAnsi="Courier"/>
        </w:rPr>
        <w:t>}</w:t>
      </w:r>
    </w:p>
    <w:p w14:paraId="3CCE7ADC" w14:textId="71F1E083" w:rsidR="001D51E2" w:rsidRDefault="001D51E2" w:rsidP="001D51E2">
      <w:pPr>
        <w:ind w:left="720" w:hanging="360"/>
      </w:pPr>
      <w:r w:rsidRPr="001216A3">
        <w:t>CQ</w:t>
      </w:r>
      <w:r>
        <w:t>4</w:t>
      </w:r>
      <w:r w:rsidRPr="001216A3">
        <w:t xml:space="preserve">-2: What </w:t>
      </w:r>
      <w:r>
        <w:t xml:space="preserve">are the averages of the </w:t>
      </w:r>
      <w:r w:rsidRPr="001216A3">
        <w:t>TTI_Max value</w:t>
      </w:r>
      <w:r>
        <w:t>s that have been observed</w:t>
      </w:r>
      <w:r w:rsidRPr="001216A3">
        <w:t xml:space="preserve"> at some location?</w:t>
      </w:r>
    </w:p>
    <w:p w14:paraId="4F374D40" w14:textId="77777777" w:rsidR="00762E0A" w:rsidRPr="00762E0A" w:rsidRDefault="00762E0A" w:rsidP="00762E0A">
      <w:pPr>
        <w:ind w:left="720" w:hanging="360"/>
        <w:rPr>
          <w:rFonts w:ascii="Courier" w:hAnsi="Courier"/>
        </w:rPr>
      </w:pPr>
      <w:r w:rsidRPr="00762E0A">
        <w:rPr>
          <w:rFonts w:ascii="Courier" w:hAnsi="Courier"/>
        </w:rPr>
        <w:t>SELECT DISTINCT ?x ?t_interval ?dt1 ?dt2</w:t>
      </w:r>
    </w:p>
    <w:p w14:paraId="179B6B84" w14:textId="77777777" w:rsidR="00762E0A" w:rsidRPr="00762E0A" w:rsidRDefault="00762E0A" w:rsidP="00762E0A">
      <w:pPr>
        <w:ind w:left="720" w:hanging="360"/>
        <w:rPr>
          <w:rFonts w:ascii="Courier" w:hAnsi="Courier"/>
        </w:rPr>
      </w:pPr>
      <w:r w:rsidRPr="00762E0A">
        <w:rPr>
          <w:rFonts w:ascii="Courier" w:hAnsi="Courier"/>
        </w:rPr>
        <w:t>WHERE {</w:t>
      </w:r>
    </w:p>
    <w:p w14:paraId="40786392" w14:textId="45545164" w:rsidR="00762E0A" w:rsidRPr="00762E0A" w:rsidRDefault="00762E0A" w:rsidP="00762E0A">
      <w:pPr>
        <w:ind w:left="720" w:hanging="360"/>
        <w:rPr>
          <w:rFonts w:ascii="Courier" w:hAnsi="Courier"/>
        </w:rPr>
      </w:pPr>
      <w:r w:rsidRPr="00762E0A">
        <w:rPr>
          <w:rFonts w:ascii="Courier" w:hAnsi="Courier"/>
        </w:rPr>
        <w:t xml:space="preserve">?y a </w:t>
      </w:r>
      <w:r w:rsidR="00E64A18">
        <w:rPr>
          <w:rFonts w:ascii="Courier" w:hAnsi="Courier"/>
        </w:rPr>
        <w:t>transport:</w:t>
      </w:r>
      <w:r w:rsidRPr="00762E0A">
        <w:rPr>
          <w:rFonts w:ascii="Courier" w:hAnsi="Courier"/>
        </w:rPr>
        <w:t>MeanTTI_Max.</w:t>
      </w:r>
    </w:p>
    <w:p w14:paraId="6590AFDA" w14:textId="2C898600"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hasValue ?measure.</w:t>
      </w:r>
    </w:p>
    <w:p w14:paraId="7AB739E6" w14:textId="6417D0EA" w:rsidR="00762E0A" w:rsidRPr="00762E0A" w:rsidRDefault="00762E0A" w:rsidP="00762E0A">
      <w:pPr>
        <w:ind w:left="720" w:hanging="360"/>
        <w:rPr>
          <w:rFonts w:ascii="Courier" w:hAnsi="Courier"/>
        </w:rPr>
      </w:pPr>
      <w:r w:rsidRPr="00762E0A">
        <w:rPr>
          <w:rFonts w:ascii="Courier" w:hAnsi="Courier"/>
        </w:rPr>
        <w:t xml:space="preserve">?measure </w:t>
      </w:r>
      <w:r w:rsidR="00E64A18">
        <w:rPr>
          <w:rFonts w:ascii="Courier" w:hAnsi="Courier"/>
        </w:rPr>
        <w:t>om:</w:t>
      </w:r>
      <w:r w:rsidRPr="00762E0A">
        <w:rPr>
          <w:rFonts w:ascii="Courier" w:hAnsi="Courier"/>
        </w:rPr>
        <w:t>numerical_value ?x.</w:t>
      </w:r>
    </w:p>
    <w:p w14:paraId="6235287C" w14:textId="40E827C2"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aggregateOver ?t_interval.</w:t>
      </w:r>
    </w:p>
    <w:p w14:paraId="2C5F07AC" w14:textId="3EE6FE69" w:rsidR="00762E0A" w:rsidRPr="00762E0A" w:rsidRDefault="00762E0A" w:rsidP="00762E0A">
      <w:pPr>
        <w:ind w:left="720" w:hanging="360"/>
        <w:rPr>
          <w:rFonts w:ascii="Courier" w:hAnsi="Courier"/>
        </w:rPr>
      </w:pPr>
      <w:r w:rsidRPr="00762E0A">
        <w:rPr>
          <w:rFonts w:ascii="Courier" w:hAnsi="Courier"/>
        </w:rPr>
        <w:t xml:space="preserve">?t_interval </w:t>
      </w:r>
      <w:r w:rsidR="00E64A18">
        <w:rPr>
          <w:rFonts w:ascii="Courier" w:hAnsi="Courier"/>
        </w:rPr>
        <w:t>time:</w:t>
      </w:r>
      <w:r w:rsidRPr="00762E0A">
        <w:rPr>
          <w:rFonts w:ascii="Courier" w:hAnsi="Courier"/>
        </w:rPr>
        <w:t>hasBeginning ?t1.</w:t>
      </w:r>
    </w:p>
    <w:p w14:paraId="54B6172B" w14:textId="77777777" w:rsidR="00762E0A" w:rsidRPr="00762E0A" w:rsidRDefault="00762E0A" w:rsidP="00762E0A">
      <w:pPr>
        <w:ind w:left="720" w:hanging="360"/>
        <w:rPr>
          <w:rFonts w:ascii="Courier" w:hAnsi="Courier"/>
        </w:rPr>
      </w:pPr>
      <w:r w:rsidRPr="00762E0A">
        <w:rPr>
          <w:rFonts w:ascii="Courier" w:hAnsi="Courier"/>
        </w:rPr>
        <w:t>?t1 time:inXSDDateTime ?dt1.</w:t>
      </w:r>
    </w:p>
    <w:p w14:paraId="68A3A39C" w14:textId="3F456B77" w:rsidR="00762E0A" w:rsidRPr="00762E0A" w:rsidRDefault="00762E0A" w:rsidP="00762E0A">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8C89374" w14:textId="77777777" w:rsidR="00762E0A" w:rsidRPr="00762E0A" w:rsidRDefault="00762E0A" w:rsidP="00762E0A">
      <w:pPr>
        <w:ind w:left="720" w:hanging="360"/>
        <w:rPr>
          <w:rFonts w:ascii="Courier" w:hAnsi="Courier"/>
        </w:rPr>
      </w:pPr>
      <w:r w:rsidRPr="00762E0A">
        <w:rPr>
          <w:rFonts w:ascii="Courier" w:hAnsi="Courier"/>
        </w:rPr>
        <w:t>?t2 time:inXSDDateTime ?dt2.</w:t>
      </w:r>
    </w:p>
    <w:p w14:paraId="71CDA5AD" w14:textId="56147931" w:rsidR="00762E0A" w:rsidRPr="00762E0A" w:rsidRDefault="00762E0A" w:rsidP="00762E0A">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03C8B72A" w14:textId="1E680BEE" w:rsidR="00762E0A" w:rsidRPr="00762E0A" w:rsidRDefault="00762E0A" w:rsidP="00762E0A">
      <w:pPr>
        <w:ind w:left="720" w:hanging="360"/>
        <w:rPr>
          <w:rFonts w:ascii="Courier" w:hAnsi="Courier"/>
        </w:rPr>
      </w:pPr>
      <w:r w:rsidRPr="00762E0A">
        <w:rPr>
          <w:rFonts w:ascii="Courier" w:hAnsi="Courier"/>
        </w:rPr>
        <w:t xml:space="preserve">?y_2 </w:t>
      </w:r>
      <w:r w:rsidR="00F2323D">
        <w:rPr>
          <w:rFonts w:ascii="Courier" w:hAnsi="Courier"/>
        </w:rPr>
        <w:t>om:</w:t>
      </w:r>
      <w:r w:rsidRPr="00762E0A">
        <w:rPr>
          <w:rFonts w:ascii="Courier" w:hAnsi="Courier"/>
        </w:rPr>
        <w:t xml:space="preserve">aggregateOver </w:t>
      </w:r>
      <w:r w:rsidR="00285CFF" w:rsidRPr="00285CFF">
        <w:rPr>
          <w:rFonts w:ascii="Courier" w:hAnsi="Courier"/>
          <w:highlight w:val="lightGray"/>
        </w:rPr>
        <w:t>{location id}</w:t>
      </w:r>
      <w:r w:rsidR="00285CFF">
        <w:rPr>
          <w:rFonts w:ascii="Courier" w:hAnsi="Courier"/>
        </w:rPr>
        <w:t>.</w:t>
      </w:r>
    </w:p>
    <w:p w14:paraId="673EE521" w14:textId="4627899E" w:rsidR="00762E0A" w:rsidRPr="00762E0A" w:rsidRDefault="00762E0A" w:rsidP="00762E0A">
      <w:pPr>
        <w:ind w:left="720" w:hanging="360"/>
        <w:rPr>
          <w:rFonts w:ascii="Courier" w:hAnsi="Courier"/>
        </w:rPr>
      </w:pPr>
      <w:r w:rsidRPr="00762E0A">
        <w:rPr>
          <w:rFonts w:ascii="Courier" w:hAnsi="Courier"/>
        </w:rPr>
        <w:t>}</w:t>
      </w:r>
    </w:p>
    <w:p w14:paraId="73E3ECE3" w14:textId="77777777" w:rsidR="00762E0A" w:rsidRDefault="00762E0A" w:rsidP="001D51E2">
      <w:pPr>
        <w:ind w:left="720" w:hanging="360"/>
      </w:pPr>
    </w:p>
    <w:p w14:paraId="584C1ED1" w14:textId="77777777" w:rsidR="001D51E2" w:rsidRPr="001216A3" w:rsidRDefault="001D51E2" w:rsidP="001D51E2">
      <w:pPr>
        <w:ind w:left="720" w:hanging="360"/>
      </w:pPr>
      <w:r w:rsidRPr="001216A3">
        <w:t>CQ</w:t>
      </w:r>
      <w:r>
        <w:t>4</w:t>
      </w:r>
      <w:r w:rsidRPr="001216A3">
        <w:t xml:space="preserve">-3: What </w:t>
      </w:r>
      <w:r>
        <w:t>are the averages of</w:t>
      </w:r>
      <w:r w:rsidRPr="001216A3">
        <w:t xml:space="preserve"> the TTI_Max value</w:t>
      </w:r>
      <w:r>
        <w:t>s that have been observed</w:t>
      </w:r>
      <w:r w:rsidRPr="001216A3">
        <w:t xml:space="preserve"> at some location, </w:t>
      </w:r>
      <w:r>
        <w:t>over</w:t>
      </w:r>
      <w:r w:rsidRPr="001216A3">
        <w:t xml:space="preserve"> some </w:t>
      </w:r>
      <w:r>
        <w:t>period of time</w:t>
      </w:r>
      <w:r w:rsidRPr="001216A3">
        <w:t>?</w:t>
      </w:r>
    </w:p>
    <w:p w14:paraId="4E3A67C3" w14:textId="77777777" w:rsidR="00AA76F2" w:rsidRPr="00762E0A" w:rsidRDefault="00AA76F2" w:rsidP="00AA76F2">
      <w:pPr>
        <w:ind w:left="720" w:hanging="360"/>
        <w:rPr>
          <w:rFonts w:ascii="Courier" w:hAnsi="Courier"/>
        </w:rPr>
      </w:pPr>
      <w:r w:rsidRPr="00762E0A">
        <w:rPr>
          <w:rFonts w:ascii="Courier" w:hAnsi="Courier"/>
        </w:rPr>
        <w:t>SELECT DISTINCT ?x ?dt1 ?dt2</w:t>
      </w:r>
    </w:p>
    <w:p w14:paraId="31AB852C" w14:textId="77777777" w:rsidR="00AA76F2" w:rsidRPr="00762E0A" w:rsidRDefault="00AA76F2" w:rsidP="00AA76F2">
      <w:pPr>
        <w:ind w:left="720" w:hanging="360"/>
        <w:rPr>
          <w:rFonts w:ascii="Courier" w:hAnsi="Courier"/>
        </w:rPr>
      </w:pPr>
      <w:r w:rsidRPr="00762E0A">
        <w:rPr>
          <w:rFonts w:ascii="Courier" w:hAnsi="Courier"/>
        </w:rPr>
        <w:t>WHERE {</w:t>
      </w:r>
    </w:p>
    <w:p w14:paraId="1C20C0F4" w14:textId="2B6C298B" w:rsidR="00AA76F2" w:rsidRPr="00762E0A" w:rsidRDefault="00AA76F2" w:rsidP="00AA76F2">
      <w:pPr>
        <w:ind w:left="720" w:hanging="360"/>
        <w:rPr>
          <w:rFonts w:ascii="Courier" w:hAnsi="Courier"/>
        </w:rPr>
      </w:pPr>
      <w:r w:rsidRPr="00762E0A">
        <w:rPr>
          <w:rFonts w:ascii="Courier" w:hAnsi="Courier"/>
        </w:rPr>
        <w:t xml:space="preserve">?y a </w:t>
      </w:r>
      <w:r w:rsidR="00F2323D">
        <w:rPr>
          <w:rFonts w:ascii="Courier" w:hAnsi="Courier"/>
        </w:rPr>
        <w:t>transport:</w:t>
      </w:r>
      <w:r w:rsidRPr="00762E0A">
        <w:rPr>
          <w:rFonts w:ascii="Courier" w:hAnsi="Courier"/>
        </w:rPr>
        <w:t>MeanTTI_Max.</w:t>
      </w:r>
    </w:p>
    <w:p w14:paraId="2F970D8F" w14:textId="4B3B8EB4"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207B0CA8" w14:textId="3DB98239" w:rsidR="00AA76F2" w:rsidRPr="00762E0A" w:rsidRDefault="00AA76F2" w:rsidP="00AA76F2">
      <w:pPr>
        <w:ind w:left="720" w:hanging="360"/>
        <w:rPr>
          <w:rFonts w:ascii="Courier" w:hAnsi="Courier"/>
        </w:rPr>
      </w:pPr>
      <w:r w:rsidRPr="00762E0A">
        <w:rPr>
          <w:rFonts w:ascii="Courier" w:hAnsi="Courier"/>
        </w:rPr>
        <w:t xml:space="preserve">?y_2 </w:t>
      </w:r>
      <w:r w:rsidR="00F2323D">
        <w:rPr>
          <w:rFonts w:ascii="Courier" w:hAnsi="Courier"/>
        </w:rPr>
        <w:t>om:a</w:t>
      </w:r>
      <w:r w:rsidRPr="00762E0A">
        <w:rPr>
          <w:rFonts w:ascii="Courier" w:hAnsi="Courier"/>
        </w:rPr>
        <w:t xml:space="preserve">ggregateOver </w:t>
      </w:r>
      <w:r w:rsidR="00F2323D" w:rsidRPr="00285CFF">
        <w:rPr>
          <w:rFonts w:ascii="Courier" w:hAnsi="Courier"/>
          <w:highlight w:val="lightGray"/>
        </w:rPr>
        <w:t>{location id}</w:t>
      </w:r>
      <w:r w:rsidR="00F2323D">
        <w:rPr>
          <w:rFonts w:ascii="Courier" w:hAnsi="Courier"/>
        </w:rPr>
        <w:t>.</w:t>
      </w:r>
      <w:r w:rsidRPr="00762E0A">
        <w:rPr>
          <w:rFonts w:ascii="Courier" w:hAnsi="Courier"/>
        </w:rPr>
        <w:t xml:space="preserve">  </w:t>
      </w:r>
    </w:p>
    <w:p w14:paraId="2BA139BC" w14:textId="17D0E982"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hasValue ?measure.</w:t>
      </w:r>
    </w:p>
    <w:p w14:paraId="6330BDAE" w14:textId="477FFF13" w:rsidR="00AA76F2" w:rsidRPr="00762E0A" w:rsidRDefault="00AA76F2" w:rsidP="00AA76F2">
      <w:pPr>
        <w:ind w:left="720" w:hanging="360"/>
        <w:rPr>
          <w:rFonts w:ascii="Courier" w:hAnsi="Courier"/>
        </w:rPr>
      </w:pPr>
      <w:r w:rsidRPr="00762E0A">
        <w:rPr>
          <w:rFonts w:ascii="Courier" w:hAnsi="Courier"/>
        </w:rPr>
        <w:t xml:space="preserve">?measure </w:t>
      </w:r>
      <w:r w:rsidR="00F2323D">
        <w:rPr>
          <w:rFonts w:ascii="Courier" w:hAnsi="Courier"/>
        </w:rPr>
        <w:t>om:</w:t>
      </w:r>
      <w:r w:rsidRPr="00762E0A">
        <w:rPr>
          <w:rFonts w:ascii="Courier" w:hAnsi="Courier"/>
        </w:rPr>
        <w:t>numerical_value ?x.</w:t>
      </w:r>
    </w:p>
    <w:p w14:paraId="5FE9BAFD" w14:textId="38949F93"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aggregateOver ?t_interval.</w:t>
      </w:r>
    </w:p>
    <w:p w14:paraId="24B762A4" w14:textId="1B568D6C" w:rsidR="00AA76F2" w:rsidRPr="00762E0A" w:rsidRDefault="00AA76F2" w:rsidP="00AA76F2">
      <w:pPr>
        <w:ind w:left="720" w:hanging="360"/>
        <w:rPr>
          <w:rFonts w:ascii="Courier" w:hAnsi="Courier"/>
        </w:rPr>
      </w:pPr>
      <w:r w:rsidRPr="00762E0A">
        <w:rPr>
          <w:rFonts w:ascii="Courier" w:hAnsi="Courier"/>
        </w:rPr>
        <w:lastRenderedPageBreak/>
        <w:t xml:space="preserve">?t_interval </w:t>
      </w:r>
      <w:r w:rsidR="00F2323D">
        <w:rPr>
          <w:rFonts w:ascii="Courier" w:hAnsi="Courier"/>
        </w:rPr>
        <w:t>time:</w:t>
      </w:r>
      <w:r w:rsidRPr="00762E0A">
        <w:rPr>
          <w:rFonts w:ascii="Courier" w:hAnsi="Courier"/>
        </w:rPr>
        <w:t>hasBeginning ?t1.</w:t>
      </w:r>
    </w:p>
    <w:p w14:paraId="2A4FE22E" w14:textId="77777777" w:rsidR="00AA76F2" w:rsidRPr="00762E0A" w:rsidRDefault="00AA76F2" w:rsidP="00AA76F2">
      <w:pPr>
        <w:ind w:left="720" w:hanging="360"/>
        <w:rPr>
          <w:rFonts w:ascii="Courier" w:hAnsi="Courier"/>
        </w:rPr>
      </w:pPr>
      <w:r w:rsidRPr="00762E0A">
        <w:rPr>
          <w:rFonts w:ascii="Courier" w:hAnsi="Courier"/>
        </w:rPr>
        <w:t>?t1 time:inXSDDateTime ?dt1.</w:t>
      </w:r>
    </w:p>
    <w:p w14:paraId="55A4C5D1" w14:textId="761075E2"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99243EA" w14:textId="390C60A1" w:rsidR="00AA76F2" w:rsidRPr="00762E0A" w:rsidRDefault="00AA76F2" w:rsidP="004E359B">
      <w:pPr>
        <w:ind w:left="720" w:hanging="360"/>
        <w:rPr>
          <w:rFonts w:ascii="Courier" w:hAnsi="Courier"/>
        </w:rPr>
      </w:pPr>
      <w:r w:rsidRPr="00762E0A">
        <w:rPr>
          <w:rFonts w:ascii="Courier" w:hAnsi="Courier"/>
        </w:rPr>
        <w:t>?t2 time:inXSDDateTime ?dt2.</w:t>
      </w:r>
    </w:p>
    <w:p w14:paraId="2B444BAA" w14:textId="7E7F840F" w:rsidR="00AA76F2" w:rsidRPr="00762E0A" w:rsidRDefault="00AA76F2" w:rsidP="00AA76F2">
      <w:pPr>
        <w:ind w:left="720" w:hanging="360"/>
        <w:rPr>
          <w:rFonts w:ascii="Courier" w:hAnsi="Courier"/>
        </w:rPr>
      </w:pPr>
      <w:r w:rsidRPr="00762E0A">
        <w:rPr>
          <w:rFonts w:ascii="Courier" w:hAnsi="Courier"/>
        </w:rPr>
        <w:t xml:space="preserve">FILTER(?dt1 &lt;= </w:t>
      </w:r>
      <w:r w:rsidR="00F2323D" w:rsidRPr="001D51E2">
        <w:rPr>
          <w:rFonts w:ascii="Courier" w:hAnsi="Courier"/>
          <w:highlight w:val="lightGray"/>
        </w:rPr>
        <w:t>{time}</w:t>
      </w:r>
      <w:r w:rsidRPr="00762E0A">
        <w:rPr>
          <w:rFonts w:ascii="Courier" w:hAnsi="Courier"/>
        </w:rPr>
        <w:t xml:space="preserve">^^xsd:dateTime &amp;&amp; ?dt2 &gt;= </w:t>
      </w:r>
      <w:r w:rsidR="00F2323D" w:rsidRPr="001D51E2">
        <w:rPr>
          <w:rFonts w:ascii="Courier" w:hAnsi="Courier"/>
          <w:highlight w:val="lightGray"/>
        </w:rPr>
        <w:t>{time}</w:t>
      </w:r>
      <w:r w:rsidRPr="00762E0A">
        <w:rPr>
          <w:rFonts w:ascii="Courier" w:hAnsi="Courier"/>
        </w:rPr>
        <w:t>^</w:t>
      </w:r>
      <w:r w:rsidR="00F2323D">
        <w:rPr>
          <w:rFonts w:ascii="Courier" w:hAnsi="Courier"/>
        </w:rPr>
        <w:t>^</w:t>
      </w:r>
      <w:r w:rsidRPr="00762E0A">
        <w:rPr>
          <w:rFonts w:ascii="Courier" w:hAnsi="Courier"/>
        </w:rPr>
        <w:t>xsd:dateTime)</w:t>
      </w:r>
    </w:p>
    <w:p w14:paraId="7617828F" w14:textId="77777777" w:rsidR="00AA76F2" w:rsidRPr="00762E0A" w:rsidRDefault="00AA76F2" w:rsidP="00AA76F2">
      <w:pPr>
        <w:ind w:left="720" w:hanging="360"/>
        <w:rPr>
          <w:rFonts w:ascii="Courier" w:hAnsi="Courier"/>
        </w:rPr>
      </w:pPr>
      <w:r w:rsidRPr="00762E0A">
        <w:rPr>
          <w:rFonts w:ascii="Courier" w:hAnsi="Courier"/>
        </w:rPr>
        <w:t>}</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62" w:name="_Toc31283054"/>
      <w:r>
        <w:t xml:space="preserve">CQs for </w:t>
      </w:r>
      <w:r w:rsidR="00FE1FC4">
        <w:t>ArcGIS Query Support</w:t>
      </w:r>
      <w:bookmarkEnd w:id="162"/>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12499C85" w14:textId="77777777" w:rsidR="0003795F" w:rsidRDefault="0003795F" w:rsidP="00EF74D8"/>
    <w:p w14:paraId="585F1AD1" w14:textId="343E76D6" w:rsidR="00044769" w:rsidRDefault="00044769" w:rsidP="006009F8">
      <w:pPr>
        <w:pStyle w:val="Heading1"/>
        <w:spacing w:line="276" w:lineRule="auto"/>
      </w:pPr>
      <w:bookmarkStart w:id="163" w:name="_Ref20730202"/>
      <w:bookmarkStart w:id="164" w:name="_Toc31283055"/>
      <w:r>
        <w:t>Application</w:t>
      </w:r>
      <w:bookmarkEnd w:id="152"/>
      <w:bookmarkEnd w:id="163"/>
      <w:bookmarkEnd w:id="164"/>
    </w:p>
    <w:p w14:paraId="5568279E" w14:textId="4FC04C6E" w:rsidR="001731A0" w:rsidRDefault="001731A0" w:rsidP="001731A0">
      <w:pPr>
        <w:rPr>
          <w:highlight w:val="yellow"/>
        </w:rPr>
      </w:pPr>
      <w:r>
        <w:t>Application of the ontolog</w:t>
      </w:r>
      <w:r w:rsidR="00613F6A">
        <w:t>y</w:t>
      </w:r>
      <w:r>
        <w:t xml:space="preserve"> serves to ground </w:t>
      </w:r>
      <w:r w:rsidR="00613F6A">
        <w:t>its</w:t>
      </w:r>
      <w:r>
        <w:t xml:space="preserve"> evaluation</w:t>
      </w:r>
      <w:r w:rsidR="0035479B">
        <w:t xml:space="preserve"> by</w:t>
      </w:r>
      <w:r>
        <w:t xml:space="preserve"> demonstrat</w:t>
      </w:r>
      <w:r w:rsidR="0035479B">
        <w:t>ing</w:t>
      </w:r>
      <w:r>
        <w:t xml:space="preserve"> how </w:t>
      </w:r>
      <w:r w:rsidR="00613F6A">
        <w:t>it</w:t>
      </w:r>
      <w:r w:rsidR="0035479B">
        <w:t xml:space="preserve"> </w:t>
      </w:r>
      <w:r>
        <w:t xml:space="preserve">may be used </w:t>
      </w:r>
      <w:r w:rsidR="00613F6A">
        <w:t xml:space="preserve">in practice -- in particular, how its capacity to represent the domain may be used </w:t>
      </w:r>
      <w:r>
        <w:t>to address some motivating scenario</w:t>
      </w:r>
      <w:r w:rsidR="0035479B">
        <w:t>s</w:t>
      </w:r>
      <w:r>
        <w:t xml:space="preserve">. </w:t>
      </w:r>
      <w:r w:rsidR="0035479B">
        <w:t xml:space="preserve">Applying the ontology for a </w:t>
      </w:r>
      <w:r>
        <w:t>demonstrate</w:t>
      </w:r>
      <w:r w:rsidR="0035479B">
        <w:t>s</w:t>
      </w:r>
      <w:r>
        <w:t xml:space="preserve"> how the ontology can be used to represent the data of interest and produce </w:t>
      </w:r>
      <w:r w:rsidR="00613F6A">
        <w:t>answers</w:t>
      </w:r>
      <w:r>
        <w:t xml:space="preserve"> for the competency questions. </w:t>
      </w:r>
      <w:r w:rsidR="0035479B">
        <w:t>It</w:t>
      </w:r>
      <w:r w:rsidRPr="0035479B">
        <w:t xml:space="preserve"> also provides insight into the required architectures </w:t>
      </w:r>
      <w:r w:rsidR="00613F6A">
        <w:t>for</w:t>
      </w:r>
      <w:r w:rsidRPr="0035479B">
        <w:t xml:space="preserve"> ontology-based solutions </w:t>
      </w:r>
      <w:r w:rsidR="00613F6A">
        <w:t>to</w:t>
      </w:r>
      <w:r w:rsidRPr="0035479B">
        <w:t xml:space="preserve"> the motivating scenarios.</w:t>
      </w:r>
    </w:p>
    <w:p w14:paraId="68806C06" w14:textId="1F4106B5" w:rsidR="00311313" w:rsidRDefault="00796315" w:rsidP="0035479B">
      <w:pPr>
        <w:rPr>
          <w:lang w:val="en-US" w:bidi="en-US"/>
        </w:rPr>
      </w:pPr>
      <w:r>
        <w:rPr>
          <w:lang w:val="en-US" w:bidi="en-US"/>
        </w:rPr>
        <w:t>Application</w:t>
      </w:r>
      <w:r w:rsidR="0035479B">
        <w:rPr>
          <w:lang w:val="en-US" w:bidi="en-US"/>
        </w:rPr>
        <w:t>s</w:t>
      </w:r>
      <w:r>
        <w:rPr>
          <w:lang w:val="en-US" w:bidi="en-US"/>
        </w:rPr>
        <w:t xml:space="preserve"> of the iCity ontology </w:t>
      </w:r>
      <w:r w:rsidR="0035479B">
        <w:rPr>
          <w:lang w:val="en-US" w:bidi="en-US"/>
        </w:rPr>
        <w:t xml:space="preserve">were </w:t>
      </w:r>
      <w:r>
        <w:rPr>
          <w:lang w:val="en-US" w:bidi="en-US"/>
        </w:rPr>
        <w:t xml:space="preserve">explored </w:t>
      </w:r>
      <w:r w:rsidR="00A32A45">
        <w:rPr>
          <w:lang w:val="en-US" w:bidi="en-US"/>
        </w:rPr>
        <w:t>as case studies</w:t>
      </w:r>
      <w:r w:rsidR="00A178EE">
        <w:rPr>
          <w:lang w:val="en-US" w:bidi="en-US"/>
        </w:rPr>
        <w:t xml:space="preserve"> derived from </w:t>
      </w:r>
      <w:r w:rsidR="00CB3CB7">
        <w:rPr>
          <w:lang w:val="en-US" w:bidi="en-US"/>
        </w:rPr>
        <w:t>the motivating scenarios identified</w:t>
      </w:r>
      <w:r>
        <w:rPr>
          <w:lang w:val="en-US" w:bidi="en-US"/>
        </w:rPr>
        <w:t xml:space="preserve"> during the iCity-ORF project</w:t>
      </w:r>
      <w:r w:rsidR="00CB3CB7">
        <w:rPr>
          <w:lang w:val="en-US" w:bidi="en-US"/>
        </w:rPr>
        <w:t xml:space="preserve">. </w:t>
      </w:r>
      <w:r w:rsidR="00311313">
        <w:rPr>
          <w:lang w:val="en-US" w:bidi="en-US"/>
        </w:rPr>
        <w:t xml:space="preserve">These </w:t>
      </w:r>
      <w:r w:rsidR="00A32A45">
        <w:rPr>
          <w:lang w:val="en-US" w:bidi="en-US"/>
        </w:rPr>
        <w:t xml:space="preserve">case studies </w:t>
      </w:r>
      <w:r w:rsidR="00311313">
        <w:rPr>
          <w:lang w:val="en-US" w:bidi="en-US"/>
        </w:rPr>
        <w:t>represent a small subset of possible applications of ontologies for urban informatics. Beyond serving as concrete examples for how the ontology may be used, these projects serve to demonstrate the sufficiency of the ontology to integrate, capture, and retrieve</w:t>
      </w:r>
      <w:r w:rsidR="00CB3CB7">
        <w:rPr>
          <w:lang w:val="en-US" w:bidi="en-US"/>
        </w:rPr>
        <w:t xml:space="preserve"> the</w:t>
      </w:r>
      <w:r w:rsidR="00311313">
        <w:rPr>
          <w:lang w:val="en-US" w:bidi="en-US"/>
        </w:rPr>
        <w:t xml:space="preserve"> data of interest.</w:t>
      </w:r>
    </w:p>
    <w:p w14:paraId="0E30B342" w14:textId="3E9177AA" w:rsidR="00311313" w:rsidRPr="002E4715" w:rsidRDefault="00311313" w:rsidP="000D4063">
      <w:pPr>
        <w:rPr>
          <w:lang w:val="en-US" w:bidi="en-US"/>
        </w:rPr>
      </w:pPr>
      <w:r>
        <w:rPr>
          <w:lang w:val="en-US" w:bidi="en-US"/>
        </w:rPr>
        <w:lastRenderedPageBreak/>
        <w:t xml:space="preserve">In the sections below, we provide an overview of each of the </w:t>
      </w:r>
      <w:r w:rsidR="00A32A45">
        <w:rPr>
          <w:lang w:val="en-US" w:bidi="en-US"/>
        </w:rPr>
        <w:t>case study applications of</w:t>
      </w:r>
      <w:r>
        <w:rPr>
          <w:lang w:val="en-US" w:bidi="en-US"/>
        </w:rPr>
        <w:t xml:space="preserve"> the iCity Ontology.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67A8022C" w:rsidR="00270A44" w:rsidRDefault="00270A44" w:rsidP="00270A44">
      <w:pPr>
        <w:pStyle w:val="Heading2"/>
      </w:pPr>
      <w:bookmarkStart w:id="165" w:name="_Toc31283056"/>
      <w:r>
        <w:t>Exploration of Travel Model Data</w:t>
      </w:r>
      <w:bookmarkEnd w:id="165"/>
    </w:p>
    <w:p w14:paraId="35432770" w14:textId="02798999" w:rsidR="00613F6A" w:rsidRPr="00613F6A" w:rsidRDefault="00345CD2" w:rsidP="00613F6A">
      <w:pPr>
        <w:rPr>
          <w:lang w:val="en-US" w:bidi="en-US"/>
        </w:rPr>
      </w:pPr>
      <w:r>
        <w:rPr>
          <w:lang w:val="en-US" w:bidi="en-US"/>
        </w:rPr>
        <w:t xml:space="preserve">Based on the motivating scenario described in Section </w:t>
      </w:r>
      <w:r>
        <w:rPr>
          <w:lang w:val="en-US" w:bidi="en-US"/>
        </w:rPr>
        <w:fldChar w:fldCharType="begin"/>
      </w:r>
      <w:r>
        <w:rPr>
          <w:lang w:val="en-US" w:bidi="en-US"/>
        </w:rPr>
        <w:instrText xml:space="preserve"> REF _Ref31179364 \r \h </w:instrText>
      </w:r>
      <w:r>
        <w:rPr>
          <w:lang w:val="en-US" w:bidi="en-US"/>
        </w:rPr>
      </w:r>
      <w:r>
        <w:rPr>
          <w:lang w:val="en-US" w:bidi="en-US"/>
        </w:rPr>
        <w:fldChar w:fldCharType="separate"/>
      </w:r>
      <w:r>
        <w:rPr>
          <w:lang w:val="en-US" w:bidi="en-US"/>
        </w:rPr>
        <w:t>5.1</w:t>
      </w:r>
      <w:r>
        <w:rPr>
          <w:lang w:val="en-US" w:bidi="en-US"/>
        </w:rPr>
        <w:fldChar w:fldCharType="end"/>
      </w:r>
      <w:r>
        <w:rPr>
          <w:lang w:val="en-US" w:bidi="en-US"/>
        </w:rPr>
        <w:t xml:space="preserve">, one possible application for the ontology would be to support the exploration of simulation results. In this case study, we focus on data generated by the TASHA travel model. We leverage the ontology as a means of understanding and exploring its output.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5"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4035"/>
                    </a:xfrm>
                    <a:prstGeom prst="rect">
                      <a:avLst/>
                    </a:prstGeom>
                  </pic:spPr>
                </pic:pic>
              </a:graphicData>
            </a:graphic>
          </wp:inline>
        </w:drawing>
      </w:r>
    </w:p>
    <w:p w14:paraId="5B889506" w14:textId="7AE3406B" w:rsidR="00E640E5" w:rsidRDefault="00E640E5" w:rsidP="00E640E5">
      <w:pPr>
        <w:pStyle w:val="Caption"/>
      </w:pPr>
      <w:bookmarkStart w:id="166" w:name="_Ref23932608"/>
      <w:r>
        <w:t xml:space="preserve">Figure </w:t>
      </w:r>
      <w:r w:rsidR="005A6FFD">
        <w:fldChar w:fldCharType="begin"/>
      </w:r>
      <w:r w:rsidR="005A6FFD">
        <w:instrText xml:space="preserve"> SEQ Figure \* ARABIC </w:instrText>
      </w:r>
      <w:r w:rsidR="005A6FFD">
        <w:fldChar w:fldCharType="separate"/>
      </w:r>
      <w:r w:rsidR="00915792">
        <w:rPr>
          <w:noProof/>
        </w:rPr>
        <w:t>17</w:t>
      </w:r>
      <w:r w:rsidR="005A6FFD">
        <w:rPr>
          <w:noProof/>
        </w:rPr>
        <w:fldChar w:fldCharType="end"/>
      </w:r>
      <w:bookmarkEnd w:id="166"/>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8910"/>
                    </a:xfrm>
                    <a:prstGeom prst="rect">
                      <a:avLst/>
                    </a:prstGeom>
                  </pic:spPr>
                </pic:pic>
              </a:graphicData>
            </a:graphic>
          </wp:inline>
        </w:drawing>
      </w:r>
    </w:p>
    <w:p w14:paraId="746E453B" w14:textId="5C99664F" w:rsidR="00270A44" w:rsidRDefault="00CD0594" w:rsidP="00992672">
      <w:pPr>
        <w:pStyle w:val="Caption"/>
      </w:pPr>
      <w:bookmarkStart w:id="167" w:name="_Ref23927063"/>
      <w:r>
        <w:t xml:space="preserve">Figure </w:t>
      </w:r>
      <w:r w:rsidR="005A6FFD">
        <w:fldChar w:fldCharType="begin"/>
      </w:r>
      <w:r w:rsidR="005A6FFD">
        <w:instrText xml:space="preserve"> SEQ Figure \* ARABIC </w:instrText>
      </w:r>
      <w:r w:rsidR="005A6FFD">
        <w:fldChar w:fldCharType="separate"/>
      </w:r>
      <w:r w:rsidR="00915792">
        <w:rPr>
          <w:noProof/>
        </w:rPr>
        <w:t>18</w:t>
      </w:r>
      <w:r w:rsidR="005A6FFD">
        <w:rPr>
          <w:noProof/>
        </w:rPr>
        <w:fldChar w:fldCharType="end"/>
      </w:r>
      <w:bookmarkEnd w:id="167"/>
      <w:r>
        <w:t>: Architecture with LD-R supported data access.</w:t>
      </w:r>
    </w:p>
    <w:p w14:paraId="7B289DFD" w14:textId="77777777" w:rsidR="007B4B5D" w:rsidRDefault="007B4B5D" w:rsidP="007B4B5D">
      <w:pPr>
        <w:pStyle w:val="Heading3"/>
      </w:pPr>
      <w:bookmarkStart w:id="168" w:name="_Toc31283057"/>
      <w:r>
        <w:t>Summary of Facets</w:t>
      </w:r>
      <w:bookmarkEnd w:id="168"/>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w:t>
      </w:r>
      <w:r>
        <w:lastRenderedPageBreak/>
        <w:t xml:space="preserve">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2A50D3">
      <w:pPr>
        <w:pStyle w:val="ListParagraph"/>
        <w:numPr>
          <w:ilvl w:val="0"/>
          <w:numId w:val="48"/>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2A50D3">
      <w:pPr>
        <w:pStyle w:val="ListParagraph"/>
        <w:numPr>
          <w:ilvl w:val="0"/>
          <w:numId w:val="48"/>
        </w:numPr>
      </w:pPr>
      <w:r>
        <w:t>Start zone ID, End zone ID: display the zone IDs of the trips’ origins and destinations.</w:t>
      </w:r>
    </w:p>
    <w:p w14:paraId="4337B6DD" w14:textId="77777777" w:rsidR="007B4B5D" w:rsidRDefault="007B4B5D" w:rsidP="002A50D3">
      <w:pPr>
        <w:pStyle w:val="ListParagraph"/>
        <w:numPr>
          <w:ilvl w:val="0"/>
          <w:numId w:val="48"/>
        </w:numPr>
      </w:pPr>
      <w:r>
        <w:t>Start time, End time: displays the start and end times of a trip, encoded in xsd:dateTimeStamp format. The times are assigned a default date of 01-01-2019.</w:t>
      </w:r>
    </w:p>
    <w:p w14:paraId="4B6F0903" w14:textId="77777777" w:rsidR="007B4B5D" w:rsidRDefault="007B4B5D" w:rsidP="002A50D3">
      <w:pPr>
        <w:pStyle w:val="ListParagraph"/>
        <w:numPr>
          <w:ilvl w:val="0"/>
          <w:numId w:val="48"/>
        </w:numPr>
      </w:pPr>
      <w:r>
        <w:t>Trip Mode: displays the mode type used for the trip.</w:t>
      </w:r>
    </w:p>
    <w:p w14:paraId="7DB991ED" w14:textId="77777777" w:rsidR="007B4B5D" w:rsidRDefault="007B4B5D" w:rsidP="002A50D3">
      <w:pPr>
        <w:pStyle w:val="ListParagraph"/>
        <w:numPr>
          <w:ilvl w:val="0"/>
          <w:numId w:val="48"/>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2A50D3">
      <w:pPr>
        <w:pStyle w:val="ListParagraph"/>
        <w:numPr>
          <w:ilvl w:val="0"/>
          <w:numId w:val="48"/>
        </w:numPr>
      </w:pPr>
      <w:r>
        <w:t>Traveler Type: displays the type (class) of person who performed the trip.</w:t>
      </w:r>
    </w:p>
    <w:p w14:paraId="13D6D6E5" w14:textId="77777777" w:rsidR="007B4B5D" w:rsidRDefault="007B4B5D" w:rsidP="002A50D3">
      <w:pPr>
        <w:pStyle w:val="ListParagraph"/>
        <w:numPr>
          <w:ilvl w:val="0"/>
          <w:numId w:val="48"/>
        </w:numPr>
      </w:pPr>
      <w:r>
        <w:t>Traveler Age: displays the age of the person who performed the trip.</w:t>
      </w:r>
    </w:p>
    <w:p w14:paraId="33FEC4FE" w14:textId="77777777" w:rsidR="007B4B5D" w:rsidRDefault="007B4B5D" w:rsidP="002A50D3">
      <w:pPr>
        <w:pStyle w:val="ListParagraph"/>
        <w:numPr>
          <w:ilvl w:val="0"/>
          <w:numId w:val="48"/>
        </w:numPr>
      </w:pPr>
      <w:r>
        <w:t>Traveler has transit pass: a boolean value indicating whether the person who performed the trip has a transit pass.</w:t>
      </w:r>
    </w:p>
    <w:p w14:paraId="4FD807C8" w14:textId="77777777" w:rsidR="007B4B5D" w:rsidRDefault="007B4B5D" w:rsidP="002A50D3">
      <w:pPr>
        <w:pStyle w:val="ListParagraph"/>
        <w:numPr>
          <w:ilvl w:val="0"/>
          <w:numId w:val="48"/>
        </w:numPr>
      </w:pPr>
      <w:r>
        <w:t>Traveler’s school zone: displays the zone id of the school where the person performing the trip is enrolled (if applicable).</w:t>
      </w:r>
    </w:p>
    <w:p w14:paraId="2DAF76BF" w14:textId="77777777" w:rsidR="007B4B5D" w:rsidRDefault="007B4B5D" w:rsidP="002A50D3">
      <w:pPr>
        <w:pStyle w:val="ListParagraph"/>
        <w:numPr>
          <w:ilvl w:val="0"/>
          <w:numId w:val="48"/>
        </w:numPr>
      </w:pPr>
      <w:r>
        <w:t>Traveler’s work zone: displays the zone id of the location where the person performing the trip is employed (if applicable).</w:t>
      </w:r>
    </w:p>
    <w:p w14:paraId="3F6B573A" w14:textId="77777777" w:rsidR="007B4B5D" w:rsidRPr="002C4107" w:rsidRDefault="007B4B5D" w:rsidP="002A50D3">
      <w:pPr>
        <w:pStyle w:val="ListParagraph"/>
        <w:numPr>
          <w:ilvl w:val="0"/>
          <w:numId w:val="48"/>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2A50D3">
      <w:pPr>
        <w:pStyle w:val="ListParagraph"/>
        <w:numPr>
          <w:ilvl w:val="0"/>
          <w:numId w:val="49"/>
        </w:numPr>
      </w:pPr>
      <w:r>
        <w:t>Age: displays the age range of persons in the TASHA output.</w:t>
      </w:r>
    </w:p>
    <w:p w14:paraId="0B4EDB0E" w14:textId="77777777" w:rsidR="007B4B5D" w:rsidRDefault="007B4B5D" w:rsidP="002A50D3">
      <w:pPr>
        <w:pStyle w:val="ListParagraph"/>
        <w:numPr>
          <w:ilvl w:val="0"/>
          <w:numId w:val="49"/>
        </w:numPr>
      </w:pPr>
      <w:r>
        <w:lastRenderedPageBreak/>
        <w:t>Transit pass: displays a Boolean value indicating the number of persons with (true) and without (false) transit passes.</w:t>
      </w:r>
    </w:p>
    <w:p w14:paraId="6B364DB3" w14:textId="77777777" w:rsidR="007B4B5D" w:rsidRDefault="007B4B5D" w:rsidP="002A50D3">
      <w:pPr>
        <w:pStyle w:val="ListParagraph"/>
        <w:numPr>
          <w:ilvl w:val="0"/>
          <w:numId w:val="49"/>
        </w:numPr>
      </w:pPr>
      <w:r>
        <w:t>School zone ID: displays the distribution of the zone ids of the schools where people are enrolled.</w:t>
      </w:r>
    </w:p>
    <w:p w14:paraId="1D4FACE9" w14:textId="77777777" w:rsidR="007B4B5D" w:rsidRDefault="007B4B5D" w:rsidP="002A50D3">
      <w:pPr>
        <w:pStyle w:val="ListParagraph"/>
        <w:numPr>
          <w:ilvl w:val="0"/>
          <w:numId w:val="49"/>
        </w:numPr>
      </w:pPr>
      <w:r>
        <w:t>Work zone ID: displays the distribution of zone id of the locations where people are employed.</w:t>
      </w:r>
    </w:p>
    <w:p w14:paraId="14A93B3E" w14:textId="77777777" w:rsidR="007B4B5D" w:rsidRDefault="007B4B5D" w:rsidP="002A50D3">
      <w:pPr>
        <w:pStyle w:val="ListParagraph"/>
        <w:numPr>
          <w:ilvl w:val="0"/>
          <w:numId w:val="49"/>
        </w:numPr>
      </w:pPr>
      <w:r>
        <w:t>Occupation: displays the distribution of occupation types for people in the simulation.</w:t>
      </w:r>
    </w:p>
    <w:p w14:paraId="3B526FC6" w14:textId="77777777" w:rsidR="007B4B5D" w:rsidRDefault="007B4B5D" w:rsidP="002A50D3">
      <w:pPr>
        <w:pStyle w:val="ListParagraph"/>
        <w:numPr>
          <w:ilvl w:val="0"/>
          <w:numId w:val="49"/>
        </w:numPr>
      </w:pPr>
      <w:r>
        <w:t>Travels from zone, Travels to zone (map view): displays a map view of the zones where the selected persons travel from and to.</w:t>
      </w:r>
    </w:p>
    <w:p w14:paraId="6496C5E3" w14:textId="77777777" w:rsidR="007B4B5D" w:rsidRDefault="007B4B5D" w:rsidP="002A50D3">
      <w:pPr>
        <w:pStyle w:val="ListParagraph"/>
        <w:numPr>
          <w:ilvl w:val="0"/>
          <w:numId w:val="49"/>
        </w:numPr>
      </w:pPr>
      <w:r>
        <w:t>Travels from zone ID, Travels to zone ID: displays the distribution of zone IDs of the locations where the selected persons travel to and from.</w:t>
      </w:r>
    </w:p>
    <w:p w14:paraId="07326FD5" w14:textId="77777777" w:rsidR="007B4B5D" w:rsidRDefault="007B4B5D" w:rsidP="002A50D3">
      <w:pPr>
        <w:pStyle w:val="ListParagraph"/>
        <w:numPr>
          <w:ilvl w:val="0"/>
          <w:numId w:val="49"/>
        </w:numPr>
      </w:pPr>
      <w:r>
        <w:t>Trip start times, Trip end times: displays the distribution of trip start times and end times for trips performed by the selected persons.</w:t>
      </w:r>
    </w:p>
    <w:p w14:paraId="34F8F41A" w14:textId="570DEA03" w:rsidR="007B4B5D" w:rsidRDefault="007B4B5D" w:rsidP="002A50D3">
      <w:pPr>
        <w:pStyle w:val="ListParagraph"/>
        <w:numPr>
          <w:ilvl w:val="0"/>
          <w:numId w:val="49"/>
        </w:numPr>
      </w:pPr>
      <w:r>
        <w:t>Travels via mode: displays the mode of travel for trips performed by the selected persons</w:t>
      </w:r>
    </w:p>
    <w:p w14:paraId="4BD746B0" w14:textId="64C7947B" w:rsidR="00613F6A" w:rsidRDefault="00613F6A" w:rsidP="00613F6A"/>
    <w:p w14:paraId="2826D4C4" w14:textId="498A9BA5" w:rsidR="00345CD2" w:rsidRDefault="00345CD2" w:rsidP="00345CD2">
      <w:pPr>
        <w:pStyle w:val="Heading3"/>
      </w:pPr>
      <w:bookmarkStart w:id="169" w:name="_Toc31283058"/>
      <w:r>
        <w:t>Data Mappings</w:t>
      </w:r>
      <w:bookmarkEnd w:id="169"/>
    </w:p>
    <w:p w14:paraId="38F7F41A" w14:textId="4074B529" w:rsidR="0052055B" w:rsidRDefault="0052055B" w:rsidP="00613F6A">
      <w:pPr>
        <w:rPr>
          <w:lang w:val="en-US" w:bidi="en-US"/>
        </w:rPr>
      </w:pPr>
      <w:r>
        <w:rPr>
          <w:lang w:val="en-US" w:bidi="en-US"/>
        </w:rPr>
        <w:t>In addition to providing a mechanism to query the simulation output, defining mappings to the ontology serves to formalize the data such that its semantics is clear. This provides a level of documentation not previously available for TASHA output.</w:t>
      </w:r>
    </w:p>
    <w:p w14:paraId="08B6CB75" w14:textId="7E470980" w:rsidR="00613F6A" w:rsidRDefault="00613F6A" w:rsidP="00613F6A">
      <w:pPr>
        <w:rPr>
          <w:lang w:val="en-US" w:bidi="en-US"/>
        </w:rPr>
      </w:pPr>
      <w:r>
        <w:rPr>
          <w:lang w:val="en-US" w:bidi="en-US"/>
        </w:rPr>
        <w:t xml:space="preserve">The mappings that were designed to define the </w:t>
      </w:r>
      <w:r w:rsidR="0052055B">
        <w:rPr>
          <w:lang w:val="en-US" w:bidi="en-US"/>
        </w:rPr>
        <w:t>simulation</w:t>
      </w:r>
      <w:r>
        <w:rPr>
          <w:lang w:val="en-US" w:bidi="en-US"/>
        </w:rPr>
        <w:t xml:space="preserve"> output </w:t>
      </w:r>
      <w:r w:rsidR="0052055B">
        <w:rPr>
          <w:lang w:val="en-US" w:bidi="en-US"/>
        </w:rPr>
        <w:t xml:space="preserve">data </w:t>
      </w:r>
      <w:r>
        <w:rPr>
          <w:lang w:val="en-US" w:bidi="en-US"/>
        </w:rPr>
        <w:t>in terms of the iCity Ontology are described in detail in Appendix [</w:t>
      </w:r>
      <w:r w:rsidRPr="00A05716">
        <w:rPr>
          <w:highlight w:val="yellow"/>
          <w:lang w:val="en-US" w:bidi="en-US"/>
        </w:rPr>
        <w:t>ref</w:t>
      </w:r>
      <w:r>
        <w:rPr>
          <w:lang w:val="en-US" w:bidi="en-US"/>
        </w:rPr>
        <w:t xml:space="preserve">]. The Karma mapping files are available online in the GitHub project repository at: </w:t>
      </w:r>
      <w:hyperlink r:id="rId38" w:history="1">
        <w:r w:rsidR="0052055B">
          <w:rPr>
            <w:rStyle w:val="Hyperlink"/>
            <w:lang w:val="en-US" w:bidi="en-US"/>
          </w:rPr>
          <w:t>https://github.com/EnterpriseIntegrationLab/icity/tree/master/mappings/TASHA</w:t>
        </w:r>
      </w:hyperlink>
      <w:r>
        <w:rPr>
          <w:lang w:val="en-US" w:bidi="en-US"/>
        </w:rPr>
        <w:t>.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The data was transformed into RDF (i.e., through OBDA </w:t>
      </w:r>
      <w:r>
        <w:rPr>
          <w:i/>
          <w:lang w:val="en-US" w:bidi="en-US"/>
        </w:rPr>
        <w:t>materialization</w:t>
      </w:r>
      <w:r>
        <w:rPr>
          <w:lang w:val="en-US" w:bidi="en-US"/>
        </w:rPr>
        <w:t xml:space="preserve"> [</w:t>
      </w:r>
      <w:r w:rsidRPr="00A5276C">
        <w:rPr>
          <w:highlight w:val="yellow"/>
          <w:lang w:val="en-US" w:bidi="en-US"/>
        </w:rPr>
        <w:t>ref</w:t>
      </w:r>
      <w:r>
        <w:rPr>
          <w:lang w:val="en-US" w:bidi="en-US"/>
        </w:rPr>
        <w:t xml:space="preserve">?]) and then uploaded to a Virtuoso triple store. </w:t>
      </w:r>
    </w:p>
    <w:p w14:paraId="579812E4" w14:textId="77777777" w:rsidR="00613F6A" w:rsidRDefault="00613F6A" w:rsidP="00613F6A"/>
    <w:p w14:paraId="5D7E898B" w14:textId="3C56FB8F" w:rsidR="007B4B5D" w:rsidRDefault="007B4B5D" w:rsidP="007B4B5D">
      <w:pPr>
        <w:pStyle w:val="Heading3"/>
      </w:pPr>
      <w:bookmarkStart w:id="170" w:name="_Toc31283059"/>
      <w:r>
        <w:lastRenderedPageBreak/>
        <w:t>Future Work</w:t>
      </w:r>
      <w:bookmarkEnd w:id="170"/>
    </w:p>
    <w:p w14:paraId="009A1C91" w14:textId="6342B915" w:rsidR="007B4B5D"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5480615B" w14:textId="11C356F0" w:rsidR="00270A44" w:rsidRDefault="007B4B5D" w:rsidP="005E14FD">
      <w:r>
        <w:t>LD-R documentation also notes a timeline view as a desired future enhancement. In the meantime, it might be useful to consider manipulating the data in order to view the associated timestamps at a higher level of granularity (e.g. hourly).</w:t>
      </w:r>
    </w:p>
    <w:p w14:paraId="6B512B55" w14:textId="751F54B2" w:rsidR="00345CD2" w:rsidRDefault="00345CD2" w:rsidP="005E14FD">
      <w:r>
        <w:t>Finally, as a follow-up to this work it would be interesting to consider the capture and integration of results from other travel model simulations and tools. This would provide useful insights into the potential value of semantic integration in the context of simulation results.</w:t>
      </w:r>
    </w:p>
    <w:p w14:paraId="21CA4FA2" w14:textId="168178A4" w:rsidR="008E4D96" w:rsidRDefault="008E4D96" w:rsidP="008E4D96">
      <w:pPr>
        <w:pStyle w:val="Heading2"/>
      </w:pPr>
      <w:bookmarkStart w:id="171" w:name="_Toc31283060"/>
      <w:r>
        <w:t>Analysis of TTC Data for Bus Bridging Study</w:t>
      </w:r>
      <w:bookmarkEnd w:id="171"/>
    </w:p>
    <w:p w14:paraId="413250D1" w14:textId="7D08724D" w:rsidR="008E4D96" w:rsidRDefault="00687B20" w:rsidP="008E4D96">
      <w:pPr>
        <w:rPr>
          <w:lang w:val="en-US" w:bidi="en-US"/>
        </w:rPr>
      </w:pPr>
      <w:r>
        <w:rPr>
          <w:lang w:val="en-US" w:bidi="en-US"/>
        </w:rPr>
        <w:t xml:space="preserve">This case study was derived from the motivating scenario described in Section </w:t>
      </w:r>
      <w:r>
        <w:rPr>
          <w:lang w:val="en-US" w:bidi="en-US"/>
        </w:rPr>
        <w:fldChar w:fldCharType="begin"/>
      </w:r>
      <w:r>
        <w:rPr>
          <w:lang w:val="en-US" w:bidi="en-US"/>
        </w:rPr>
        <w:instrText xml:space="preserve"> REF _Ref31180594 \r \h </w:instrText>
      </w:r>
      <w:r>
        <w:rPr>
          <w:lang w:val="en-US" w:bidi="en-US"/>
        </w:rPr>
      </w:r>
      <w:r>
        <w:rPr>
          <w:lang w:val="en-US" w:bidi="en-US"/>
        </w:rPr>
        <w:fldChar w:fldCharType="separate"/>
      </w:r>
      <w:r>
        <w:rPr>
          <w:lang w:val="en-US" w:bidi="en-US"/>
        </w:rPr>
        <w:t>5.2</w:t>
      </w:r>
      <w:r>
        <w:rPr>
          <w:lang w:val="en-US" w:bidi="en-US"/>
        </w:rPr>
        <w:fldChar w:fldCharType="end"/>
      </w:r>
      <w:r>
        <w:rPr>
          <w:lang w:val="en-US" w:bidi="en-US"/>
        </w:rPr>
        <w:t xml:space="preserve">. </w:t>
      </w:r>
      <w:r w:rsidR="00AC522F">
        <w:rPr>
          <w:lang w:val="en-US" w:bidi="en-US"/>
        </w:rPr>
        <w:t>Similar to the previous</w:t>
      </w:r>
      <w:r w:rsidR="008E4D96">
        <w:rPr>
          <w:lang w:val="en-US" w:bidi="en-US"/>
        </w:rPr>
        <w:t xml:space="preserve"> </w:t>
      </w:r>
      <w:r w:rsidR="00AC522F">
        <w:rPr>
          <w:lang w:val="en-US" w:bidi="en-US"/>
        </w:rPr>
        <w:t xml:space="preserve">case, the main goal of this application is to support researchers in navigating and exploring data of interest. In this case, the relevant datasets are those provided by the local transit authority. No specialized architecture was designed; rather, standard Semantic Web tools of an RDF triple store and a data mapper were implemented in order to formalize, integrate, and provide a mechanism to access this data. </w:t>
      </w:r>
    </w:p>
    <w:p w14:paraId="4815E530" w14:textId="74CB15CA" w:rsidR="00AC522F" w:rsidRPr="008E4D96" w:rsidRDefault="00AC522F" w:rsidP="00AC522F">
      <w:pPr>
        <w:pStyle w:val="Heading3"/>
      </w:pPr>
      <w:bookmarkStart w:id="172" w:name="_Toc31283061"/>
      <w:r>
        <w:t>Data mapping</w:t>
      </w:r>
      <w:bookmarkEnd w:id="172"/>
    </w:p>
    <w:p w14:paraId="695DC2E8" w14:textId="67107A80" w:rsidR="008E4D96" w:rsidRDefault="008E4D96" w:rsidP="008E4D96">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The mappings that were designed to define this data, in terms of the iCity Ontology are described in detail in </w:t>
      </w:r>
      <w:r w:rsidR="00D379A5">
        <w:rPr>
          <w:lang w:val="en-US" w:bidi="en-US"/>
        </w:rPr>
        <w:fldChar w:fldCharType="begin"/>
      </w:r>
      <w:r w:rsidR="00D379A5">
        <w:rPr>
          <w:lang w:val="en-US" w:bidi="en-US"/>
        </w:rPr>
        <w:instrText xml:space="preserve"> REF _Ref31182931 \r \h </w:instrText>
      </w:r>
      <w:r w:rsidR="00D379A5">
        <w:rPr>
          <w:lang w:val="en-US" w:bidi="en-US"/>
        </w:rPr>
      </w:r>
      <w:r w:rsidR="00D379A5">
        <w:rPr>
          <w:lang w:val="en-US" w:bidi="en-US"/>
        </w:rPr>
        <w:fldChar w:fldCharType="separate"/>
      </w:r>
      <w:r w:rsidR="00D379A5">
        <w:rPr>
          <w:lang w:val="en-US" w:bidi="en-US"/>
        </w:rPr>
        <w:t>Appendix B</w:t>
      </w:r>
      <w:r w:rsidR="00D379A5">
        <w:rPr>
          <w:lang w:val="en-US" w:bidi="en-US"/>
        </w:rPr>
        <w:fldChar w:fldCharType="end"/>
      </w:r>
      <w:r>
        <w:rPr>
          <w:lang w:val="en-US" w:bidi="en-US"/>
        </w:rPr>
        <w:t xml:space="preserve">. The Karma mapping files are available online in the GitHub project repository at: </w:t>
      </w:r>
      <w:hyperlink r:id="rId39" w:history="1">
        <w:r w:rsidRPr="00D47DDD">
          <w:rPr>
            <w:rStyle w:val="Hyperlink"/>
            <w:lang w:val="en-US" w:bidi="en-US"/>
          </w:rPr>
          <w:t>https://github.com/EnterpriseIntegrationLab/icity/upload/master/mappings/TTC</w:t>
        </w:r>
      </w:hyperlink>
      <w:r>
        <w:rPr>
          <w:lang w:val="en-US" w:bidi="en-US"/>
        </w:rPr>
        <w:t xml:space="preserve">. The mappings were formalized in the W3C standard R2RML and designed and implemented using the Karma data transformation tool. The data was transformed into RDF (i.e., through OBDA </w:t>
      </w:r>
      <w:r>
        <w:rPr>
          <w:i/>
          <w:lang w:val="en-US" w:bidi="en-US"/>
        </w:rPr>
        <w:t>materialization</w:t>
      </w:r>
      <w:r>
        <w:rPr>
          <w:lang w:val="en-US" w:bidi="en-US"/>
        </w:rPr>
        <w:t xml:space="preserve">) and then uploaded to </w:t>
      </w:r>
      <w:r w:rsidR="00D379A5">
        <w:rPr>
          <w:lang w:val="en-US" w:bidi="en-US"/>
        </w:rPr>
        <w:t>the</w:t>
      </w:r>
      <w:r>
        <w:rPr>
          <w:lang w:val="en-US" w:bidi="en-US"/>
        </w:rPr>
        <w:t xml:space="preserve"> Virtuoso</w:t>
      </w:r>
      <w:r w:rsidR="00D379A5">
        <w:rPr>
          <w:rStyle w:val="FootnoteReference"/>
          <w:lang w:val="en-US" w:bidi="en-US"/>
        </w:rPr>
        <w:footnoteReference w:id="22"/>
      </w:r>
      <w:r>
        <w:rPr>
          <w:lang w:val="en-US" w:bidi="en-US"/>
        </w:rPr>
        <w:t xml:space="preserve"> triple store. </w:t>
      </w:r>
    </w:p>
    <w:p w14:paraId="4D0B1BF1" w14:textId="5EB8A843" w:rsidR="008E4D96" w:rsidRDefault="00240635" w:rsidP="00240635">
      <w:pPr>
        <w:pStyle w:val="Heading3"/>
      </w:pPr>
      <w:bookmarkStart w:id="173" w:name="_Toc31283062"/>
      <w:r>
        <w:t>Queries</w:t>
      </w:r>
      <w:bookmarkEnd w:id="173"/>
    </w:p>
    <w:p w14:paraId="6D1BEF2C" w14:textId="591340BD" w:rsidR="00F27CF4" w:rsidRPr="00F27CF4" w:rsidRDefault="00F27CF4" w:rsidP="00F27CF4">
      <w:pPr>
        <w:rPr>
          <w:lang w:val="en-US" w:bidi="en-US"/>
        </w:rPr>
      </w:pPr>
      <w:r>
        <w:rPr>
          <w:lang w:val="en-US" w:bidi="en-US"/>
        </w:rPr>
        <w:t xml:space="preserve">The result of the data mapping process was an RDF triple store, containing all of the data of interest, formalized in the language of the iCity Ontology. This triple store provides a point of access (SPARQL endpoint) for the queries – including, but not limited to, those identified by the motivating scenario – to be </w:t>
      </w:r>
      <w:r w:rsidR="00E4104A">
        <w:rPr>
          <w:lang w:val="en-US" w:bidi="en-US"/>
        </w:rPr>
        <w:t>put forward and answered.</w:t>
      </w:r>
    </w:p>
    <w:p w14:paraId="6F8545A2" w14:textId="4BC96104" w:rsidR="00240635" w:rsidRPr="00240635" w:rsidRDefault="00240635" w:rsidP="00240635">
      <w:r w:rsidRPr="00E4104A">
        <w:rPr>
          <w:i/>
        </w:rPr>
        <w:t>A note on the use of GeoSPARQL functions:</w:t>
      </w:r>
      <w:r>
        <w:rPr>
          <w:b/>
        </w:rPr>
        <w:t xml:space="preserve"> </w:t>
      </w:r>
      <w:r>
        <w:t xml:space="preserve">The CQs identified for this application involve spatial relationships, defined by GeoSPARQL, between various spatial regions. Two approaches 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w:t>
      </w:r>
      <w:r w:rsidR="00E4104A">
        <w:t>used for this application,</w:t>
      </w:r>
      <w:r>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 The application and CQs described in this report are specific to the Virtuoso triple store, and would require revision for implementation with other triple stores.</w:t>
      </w:r>
    </w:p>
    <w:p w14:paraId="0E0DFA33" w14:textId="319CD32B" w:rsidR="00240635" w:rsidRDefault="00240635" w:rsidP="00240635">
      <w:pPr>
        <w:pStyle w:val="Heading3"/>
      </w:pPr>
      <w:bookmarkStart w:id="174" w:name="_Toc31283063"/>
      <w:r>
        <w:t>Future Work</w:t>
      </w:r>
      <w:bookmarkEnd w:id="174"/>
    </w:p>
    <w:p w14:paraId="4E011BF6" w14:textId="248B5E35" w:rsidR="008E4D96" w:rsidRPr="00E80D3C" w:rsidRDefault="00E740E4" w:rsidP="005E14FD">
      <w:r>
        <w:rPr>
          <w:lang w:val="en-US" w:bidi="en-US"/>
        </w:rPr>
        <w:t xml:space="preserve">This use case </w:t>
      </w:r>
      <w:r w:rsidR="0042767C">
        <w:rPr>
          <w:lang w:val="en-US" w:bidi="en-US"/>
        </w:rPr>
        <w:t>demonstrated</w:t>
      </w:r>
      <w:r>
        <w:rPr>
          <w:lang w:val="en-US" w:bidi="en-US"/>
        </w:rPr>
        <w:t xml:space="preserve"> a very basic application of the ontology. There are many opportunities for future work to improve its functionality to support the motivating scenario. In particular, the architecture could be developed to streamline the data mapping process, for example to automate the addition of data to the triple store when new/updated data becomes available. Further, </w:t>
      </w:r>
      <w:r w:rsidR="000E65F7">
        <w:rPr>
          <w:lang w:val="en-US" w:bidi="en-US"/>
        </w:rPr>
        <w:t>usability should be considered. A</w:t>
      </w:r>
      <w:r>
        <w:rPr>
          <w:lang w:val="en-US" w:bidi="en-US"/>
        </w:rPr>
        <w:t xml:space="preserve">s was explored in the previous application, </w:t>
      </w:r>
      <w:r w:rsidR="000E65F7">
        <w:rPr>
          <w:lang w:val="en-US" w:bidi="en-US"/>
        </w:rPr>
        <w:t xml:space="preserve">an interface to support both access to and presentation of the data should be considered in the </w:t>
      </w:r>
      <w:r w:rsidR="000E65F7">
        <w:rPr>
          <w:lang w:val="en-US" w:bidi="en-US"/>
        </w:rPr>
        <w:lastRenderedPageBreak/>
        <w:t xml:space="preserve">future. A simple next step might be the </w:t>
      </w:r>
      <w:r w:rsidR="00240635">
        <w:rPr>
          <w:lang w:val="en-US" w:bidi="en-US"/>
        </w:rPr>
        <w:t>creat</w:t>
      </w:r>
      <w:r w:rsidR="000E65F7">
        <w:rPr>
          <w:lang w:val="en-US" w:bidi="en-US"/>
        </w:rPr>
        <w:t>ion</w:t>
      </w:r>
      <w:r w:rsidR="00240635">
        <w:rPr>
          <w:lang w:val="en-US" w:bidi="en-US"/>
        </w:rPr>
        <w:t xml:space="preserve"> </w:t>
      </w:r>
      <w:r w:rsidR="000E65F7">
        <w:rPr>
          <w:lang w:val="en-US" w:bidi="en-US"/>
        </w:rPr>
        <w:t xml:space="preserve">of query </w:t>
      </w:r>
      <w:r w:rsidR="00240635">
        <w:rPr>
          <w:lang w:val="en-US" w:bidi="en-US"/>
        </w:rPr>
        <w:t>template</w:t>
      </w:r>
      <w:r w:rsidR="000E65F7">
        <w:rPr>
          <w:lang w:val="en-US" w:bidi="en-US"/>
        </w:rPr>
        <w:t>s to avoid the need for transportation researchers to interact directly with the SPARQL endpoint.</w:t>
      </w:r>
    </w:p>
    <w:p w14:paraId="724D1017" w14:textId="2EAA93CC" w:rsidR="00B65D5F" w:rsidRPr="007D25F0" w:rsidRDefault="00B65D5F" w:rsidP="007D25F0">
      <w:pPr>
        <w:pStyle w:val="Heading2"/>
      </w:pPr>
      <w:bookmarkStart w:id="175" w:name="_Toc31283064"/>
      <w:r w:rsidRPr="007D25F0">
        <w:t>Ontology for</w:t>
      </w:r>
      <w:r w:rsidR="00763A5C" w:rsidRPr="007D25F0">
        <w:t xml:space="preserve"> ATIS in</w:t>
      </w:r>
      <w:r w:rsidRPr="007D25F0">
        <w:t xml:space="preserve"> the IT-SoS </w:t>
      </w:r>
      <w:r w:rsidR="00220D83">
        <w:t>Architecture</w:t>
      </w:r>
      <w:bookmarkEnd w:id="175"/>
    </w:p>
    <w:p w14:paraId="5023E072" w14:textId="17BCEA5D" w:rsidR="007D25F0" w:rsidRDefault="008617A6" w:rsidP="009961A8">
      <w:pPr>
        <w:rPr>
          <w:rFonts w:asciiTheme="majorBidi" w:hAnsiTheme="majorBidi" w:cstheme="majorBidi"/>
        </w:rPr>
      </w:pPr>
      <w:r>
        <w:rPr>
          <w:rFonts w:asciiTheme="majorBidi" w:hAnsiTheme="majorBidi" w:cstheme="majorBidi"/>
        </w:rPr>
        <w:t xml:space="preserve">As described in Section </w:t>
      </w:r>
      <w:r>
        <w:rPr>
          <w:rFonts w:asciiTheme="majorBidi" w:hAnsiTheme="majorBidi" w:cstheme="majorBidi"/>
        </w:rPr>
        <w:fldChar w:fldCharType="begin"/>
      </w:r>
      <w:r>
        <w:rPr>
          <w:rFonts w:asciiTheme="majorBidi" w:hAnsiTheme="majorBidi" w:cstheme="majorBidi"/>
        </w:rPr>
        <w:instrText xml:space="preserve"> REF _Ref31185680 \r \h </w:instrText>
      </w:r>
      <w:r>
        <w:rPr>
          <w:rFonts w:asciiTheme="majorBidi" w:hAnsiTheme="majorBidi" w:cstheme="majorBidi"/>
        </w:rPr>
      </w:r>
      <w:r>
        <w:rPr>
          <w:rFonts w:asciiTheme="majorBidi" w:hAnsiTheme="majorBidi" w:cstheme="majorBidi"/>
        </w:rPr>
        <w:fldChar w:fldCharType="separate"/>
      </w:r>
      <w:r>
        <w:rPr>
          <w:rFonts w:asciiTheme="majorBidi" w:hAnsiTheme="majorBidi" w:cstheme="majorBidi"/>
        </w:rPr>
        <w:t>5.4</w:t>
      </w:r>
      <w:r>
        <w:rPr>
          <w:rFonts w:asciiTheme="majorBidi" w:hAnsiTheme="majorBidi" w:cstheme="majorBidi"/>
        </w:rPr>
        <w:fldChar w:fldCharType="end"/>
      </w:r>
      <w:r w:rsidR="005D20D1">
        <w:rPr>
          <w:rFonts w:asciiTheme="majorBidi" w:hAnsiTheme="majorBidi" w:cstheme="majorBidi"/>
        </w:rPr>
        <w:t>, t</w:t>
      </w:r>
      <w:r w:rsidR="005C054E">
        <w:rPr>
          <w:rFonts w:asciiTheme="majorBidi" w:hAnsiTheme="majorBidi" w:cstheme="majorBidi"/>
        </w:rPr>
        <w:t xml:space="preserve">he iCity Ontology plays a key role in the </w:t>
      </w:r>
      <w:r w:rsidR="005D20D1">
        <w:rPr>
          <w:rFonts w:asciiTheme="majorBidi" w:hAnsiTheme="majorBidi" w:cstheme="majorBidi"/>
        </w:rPr>
        <w:t>IT-SoS</w:t>
      </w:r>
      <w:r w:rsidR="005C054E">
        <w:rPr>
          <w:rFonts w:asciiTheme="majorBidi" w:hAnsiTheme="majorBidi" w:cstheme="majorBidi"/>
        </w:rPr>
        <w:t xml:space="preserve"> architecture, enabling an integrated representation of </w:t>
      </w:r>
      <w:r w:rsidR="005C054E" w:rsidRPr="009A7486">
        <w:rPr>
          <w:rFonts w:asciiTheme="majorBidi" w:hAnsiTheme="majorBidi" w:cstheme="majorBidi"/>
        </w:rPr>
        <w:t xml:space="preserve">domain knowledge </w:t>
      </w:r>
      <w:r w:rsidR="005C054E">
        <w:rPr>
          <w:rFonts w:asciiTheme="majorBidi" w:hAnsiTheme="majorBidi" w:cstheme="majorBidi"/>
        </w:rPr>
        <w:t>and supporting semantic interoperability</w:t>
      </w:r>
      <w:r w:rsidR="005C054E" w:rsidRPr="009A7486">
        <w:rPr>
          <w:rFonts w:asciiTheme="majorBidi" w:hAnsiTheme="majorBidi" w:cstheme="majorBidi"/>
        </w:rPr>
        <w:t xml:space="preserve"> through different tools and across systems.</w:t>
      </w:r>
      <w:r w:rsidR="005C054E">
        <w:rPr>
          <w:rFonts w:asciiTheme="majorBidi" w:hAnsiTheme="majorBidi" w:cstheme="majorBidi"/>
        </w:rPr>
        <w:t xml:space="preserve"> In the iCity project, this architecture was demonstrated with </w:t>
      </w:r>
      <w:r w:rsidR="005C054E" w:rsidRPr="00892E93">
        <w:rPr>
          <w:rFonts w:asciiTheme="majorBidi" w:hAnsiTheme="majorBidi" w:cstheme="majorBidi"/>
        </w:rPr>
        <w:t>an example implementation of an Advanced Traveler Information System (ATIS) application that incorporates data from loop detectors.</w:t>
      </w:r>
      <w:r w:rsidR="005C054E">
        <w:rPr>
          <w:rFonts w:asciiTheme="majorBidi" w:hAnsiTheme="majorBidi" w:cstheme="majorBidi"/>
        </w:rPr>
        <w:t xml:space="preserve"> </w:t>
      </w:r>
      <w:r w:rsidR="00763A5C" w:rsidRPr="009A7486">
        <w:rPr>
          <w:rFonts w:asciiTheme="majorBidi" w:hAnsiTheme="majorBidi" w:cstheme="majorBidi"/>
        </w:rPr>
        <w:t xml:space="preserve">The objective </w:t>
      </w:r>
      <w:r w:rsidR="00763A5C">
        <w:rPr>
          <w:rFonts w:asciiTheme="majorBidi" w:hAnsiTheme="majorBidi" w:cstheme="majorBidi"/>
        </w:rPr>
        <w:t xml:space="preserve">of this </w:t>
      </w:r>
      <w:r w:rsidR="007D25F0">
        <w:rPr>
          <w:rFonts w:asciiTheme="majorBidi" w:hAnsiTheme="majorBidi" w:cstheme="majorBidi"/>
        </w:rPr>
        <w:t>application</w:t>
      </w:r>
      <w:r w:rsidR="00763A5C">
        <w:rPr>
          <w:rFonts w:asciiTheme="majorBidi" w:hAnsiTheme="majorBidi" w:cstheme="majorBidi"/>
        </w:rPr>
        <w:t xml:space="preserve"> </w:t>
      </w:r>
      <w:r w:rsidR="00763A5C" w:rsidRPr="009A7486">
        <w:rPr>
          <w:rFonts w:asciiTheme="majorBidi" w:hAnsiTheme="majorBidi" w:cstheme="majorBidi"/>
        </w:rPr>
        <w:t xml:space="preserve">is to </w:t>
      </w:r>
      <w:r w:rsidR="00763A5C">
        <w:rPr>
          <w:rFonts w:asciiTheme="majorBidi" w:hAnsiTheme="majorBidi" w:cstheme="majorBidi"/>
        </w:rPr>
        <w:t>support the creation of</w:t>
      </w:r>
      <w:r w:rsidR="00763A5C" w:rsidRPr="009A7486">
        <w:rPr>
          <w:rFonts w:asciiTheme="majorBidi" w:hAnsiTheme="majorBidi" w:cstheme="majorBidi"/>
        </w:rPr>
        <w:t xml:space="preserve"> tool</w:t>
      </w:r>
      <w:r w:rsidR="00763A5C">
        <w:rPr>
          <w:rFonts w:asciiTheme="majorBidi" w:hAnsiTheme="majorBidi" w:cstheme="majorBidi"/>
        </w:rPr>
        <w:t>s</w:t>
      </w:r>
      <w:r w:rsidR="00763A5C" w:rsidRPr="009A7486">
        <w:rPr>
          <w:rFonts w:asciiTheme="majorBidi" w:hAnsiTheme="majorBidi" w:cstheme="majorBidi"/>
        </w:rPr>
        <w:t xml:space="preserve"> </w:t>
      </w:r>
      <w:r w:rsidR="00763A5C">
        <w:rPr>
          <w:rFonts w:asciiTheme="majorBidi" w:hAnsiTheme="majorBidi" w:cstheme="majorBidi"/>
        </w:rPr>
        <w:t>capable of</w:t>
      </w:r>
      <w:r w:rsidR="00763A5C"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00763A5C" w:rsidRPr="009A7486">
        <w:rPr>
          <w:rFonts w:asciiTheme="majorBidi" w:hAnsiTheme="majorBidi" w:cstheme="majorBidi"/>
        </w:rPr>
        <w:t>and services</w:t>
      </w:r>
      <w:r w:rsidR="00945EA2">
        <w:rPr>
          <w:rFonts w:asciiTheme="majorBidi" w:hAnsiTheme="majorBidi" w:cstheme="majorBidi"/>
        </w:rPr>
        <w:t>.</w:t>
      </w:r>
      <w:r w:rsidR="00763A5C" w:rsidRPr="009A7486">
        <w:rPr>
          <w:rFonts w:asciiTheme="majorBidi" w:hAnsiTheme="majorBidi" w:cstheme="majorBidi"/>
        </w:rPr>
        <w:t xml:space="preserve"> </w:t>
      </w:r>
      <w:r w:rsidR="00763A5C">
        <w:rPr>
          <w:rFonts w:asciiTheme="majorBidi" w:hAnsiTheme="majorBidi" w:cstheme="majorBidi"/>
        </w:rPr>
        <w:t xml:space="preserve">The architecture </w:t>
      </w:r>
      <w:r w:rsidR="00763A5C" w:rsidRPr="009A7486">
        <w:rPr>
          <w:rFonts w:asciiTheme="majorBidi" w:hAnsiTheme="majorBidi" w:cstheme="majorBidi"/>
        </w:rPr>
        <w:t>focuse</w:t>
      </w:r>
      <w:r w:rsidR="00763A5C">
        <w:rPr>
          <w:rFonts w:asciiTheme="majorBidi" w:hAnsiTheme="majorBidi" w:cstheme="majorBidi"/>
        </w:rPr>
        <w:t>s</w:t>
      </w:r>
      <w:r w:rsidR="00763A5C" w:rsidRPr="009A7486">
        <w:rPr>
          <w:rFonts w:asciiTheme="majorBidi" w:hAnsiTheme="majorBidi" w:cstheme="majorBidi"/>
        </w:rPr>
        <w:t xml:space="preserve"> on three areas: the storage of the data in a data lake, the semantic representation of the data, and the services layer. </w:t>
      </w:r>
    </w:p>
    <w:p w14:paraId="6C5654F7" w14:textId="45656993" w:rsidR="001A6211" w:rsidRDefault="001A6211" w:rsidP="006009F8">
      <w:pPr>
        <w:pStyle w:val="Heading3"/>
        <w:spacing w:line="276" w:lineRule="auto"/>
      </w:pPr>
      <w:bookmarkStart w:id="176" w:name="_Toc31283065"/>
      <w:r>
        <w:t>Project 1.2: IT-SoS Architecture</w:t>
      </w:r>
      <w:bookmarkEnd w:id="176"/>
    </w:p>
    <w:p w14:paraId="0F39DEC6" w14:textId="683532AA" w:rsidR="001A6211" w:rsidRPr="00094B9E" w:rsidRDefault="001A6211" w:rsidP="009961A8">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45293A2F" w:rsidR="001A6211" w:rsidRPr="00094B9E" w:rsidRDefault="001A6211" w:rsidP="009961A8">
      <w:pPr>
        <w:pStyle w:val="ListParagraph"/>
        <w:numPr>
          <w:ilvl w:val="0"/>
          <w:numId w:val="28"/>
        </w:numPr>
      </w:pPr>
      <w:r w:rsidRPr="000637C9">
        <w:rPr>
          <w:b/>
          <w:bCs/>
        </w:rPr>
        <w:t>Infrastructure</w:t>
      </w:r>
      <w:r>
        <w:t xml:space="preserve">: </w:t>
      </w:r>
      <w:r w:rsidR="00DE7031">
        <w:t xml:space="preserve">a </w:t>
      </w:r>
      <w:r>
        <w:t xml:space="preserve">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67FC65FB" w:rsidR="001A6211" w:rsidRPr="00094B9E" w:rsidRDefault="001A6211" w:rsidP="009961A8">
      <w:pPr>
        <w:pStyle w:val="ListParagraph"/>
        <w:numPr>
          <w:ilvl w:val="0"/>
          <w:numId w:val="28"/>
        </w:numPr>
      </w:pPr>
      <w:r w:rsidRPr="000637C9">
        <w:rPr>
          <w:b/>
          <w:bCs/>
        </w:rPr>
        <w:t>Data Lake</w:t>
      </w:r>
      <w:r>
        <w:t>: provide</w:t>
      </w:r>
      <w:r w:rsidR="00DE7031">
        <w:t>s</w:t>
      </w:r>
      <w:r>
        <w:t xml:space="preserv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1518567D" w:rsidR="001A6211" w:rsidRPr="000637C9" w:rsidRDefault="001A6211" w:rsidP="009961A8">
      <w:pPr>
        <w:pStyle w:val="ListParagraph"/>
        <w:numPr>
          <w:ilvl w:val="0"/>
          <w:numId w:val="28"/>
        </w:numPr>
      </w:pPr>
      <w:r w:rsidRPr="000637C9">
        <w:rPr>
          <w:b/>
          <w:bCs/>
        </w:rPr>
        <w:t>Ontology Engine</w:t>
      </w:r>
      <w:r>
        <w:rPr>
          <w:b/>
          <w:bCs/>
        </w:rPr>
        <w:t xml:space="preserve">: </w:t>
      </w:r>
      <w:r w:rsidR="00DE7031" w:rsidRPr="00DE7031">
        <w:rPr>
          <w:bCs/>
        </w:rPr>
        <w:t>provides access to a</w:t>
      </w:r>
      <w:r w:rsidR="00DE7031">
        <w:rPr>
          <w:b/>
          <w:bCs/>
        </w:rPr>
        <w:t xml:space="preserve"> </w:t>
      </w:r>
      <w:r w:rsidRPr="000637C9">
        <w:t>semantic representation for the data</w:t>
      </w:r>
      <w:r>
        <w:t xml:space="preserve">. </w:t>
      </w:r>
    </w:p>
    <w:p w14:paraId="0A547089" w14:textId="1349D954" w:rsidR="001A6211" w:rsidRPr="000637C9" w:rsidRDefault="001A6211" w:rsidP="009961A8">
      <w:pPr>
        <w:pStyle w:val="ListParagraph"/>
        <w:numPr>
          <w:ilvl w:val="0"/>
          <w:numId w:val="28"/>
        </w:numPr>
      </w:pPr>
      <w:r w:rsidRPr="000637C9">
        <w:rPr>
          <w:b/>
          <w:bCs/>
        </w:rPr>
        <w:t>Services Layer</w:t>
      </w:r>
      <w:r>
        <w:rPr>
          <w:b/>
          <w:bCs/>
        </w:rPr>
        <w:t xml:space="preserve">: </w:t>
      </w:r>
      <w:r w:rsidRPr="000637C9">
        <w:t>provide</w:t>
      </w:r>
      <w:r w:rsidR="00DE7031">
        <w:t>s</w:t>
      </w:r>
      <w:r w:rsidRPr="000637C9">
        <w:t xml:space="preserve"> a platform to develop the services. </w:t>
      </w:r>
      <w:r>
        <w:t>The services consume the data which is provided by</w:t>
      </w:r>
      <w:r w:rsidR="00DE7031">
        <w:t xml:space="preserve"> the</w:t>
      </w:r>
      <w:r>
        <w:t xml:space="preserve"> Data Lake layer or through integration with </w:t>
      </w:r>
      <w:r w:rsidR="00DE7031">
        <w:t xml:space="preserve">the </w:t>
      </w:r>
      <w:r>
        <w:t xml:space="preserve">Ontology Engine. </w:t>
      </w:r>
    </w:p>
    <w:p w14:paraId="646DDD62" w14:textId="540EAAAB" w:rsidR="001A6211" w:rsidRPr="00C72162" w:rsidRDefault="001A6211" w:rsidP="009961A8">
      <w:pPr>
        <w:pStyle w:val="ListParagraph"/>
        <w:numPr>
          <w:ilvl w:val="0"/>
          <w:numId w:val="28"/>
        </w:numPr>
      </w:pPr>
      <w:r w:rsidRPr="000637C9">
        <w:rPr>
          <w:b/>
          <w:bCs/>
        </w:rPr>
        <w:t>Application Layer</w:t>
      </w:r>
      <w:r>
        <w:rPr>
          <w:b/>
          <w:bCs/>
        </w:rPr>
        <w:t xml:space="preserve">: </w:t>
      </w:r>
      <w:r>
        <w:t>use</w:t>
      </w:r>
      <w:r w:rsidR="00DE7031">
        <w:t>s</w:t>
      </w:r>
      <w:r>
        <w:t xml:space="preserve"> </w:t>
      </w:r>
      <w:r w:rsidRPr="000637C9">
        <w:t>one or more service</w:t>
      </w:r>
      <w:r w:rsidR="00DE7031">
        <w:t>s</w:t>
      </w:r>
      <w:r>
        <w:rPr>
          <w:b/>
          <w:bCs/>
        </w:rPr>
        <w:t xml:space="preserve"> </w:t>
      </w:r>
      <w:r w:rsidR="00DE7031">
        <w:t xml:space="preserve">to create a </w:t>
      </w:r>
      <w:r w:rsidRPr="00C72162">
        <w:t xml:space="preserve">specific application, </w:t>
      </w:r>
      <w:r>
        <w:t>e.</w:t>
      </w:r>
      <w:r w:rsidR="00DE7031">
        <w:t>g., the</w:t>
      </w:r>
      <w:r w:rsidRPr="00C72162">
        <w:t xml:space="preserve"> Advanced Traveler information system (ATIS)</w:t>
      </w:r>
      <w:r w:rsidR="00DE7031">
        <w:t>.</w:t>
      </w:r>
    </w:p>
    <w:p w14:paraId="766F1C29" w14:textId="77777777" w:rsidR="001A6211" w:rsidRDefault="001A6211" w:rsidP="006009F8">
      <w:pPr>
        <w:keepNext/>
        <w:spacing w:line="276"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22E31652" w14:textId="0EF189FA" w:rsidR="001A6211" w:rsidRPr="005C054E" w:rsidRDefault="001A6211" w:rsidP="005C054E">
      <w:pPr>
        <w:pStyle w:val="Caption"/>
        <w:spacing w:line="276" w:lineRule="auto"/>
        <w:rPr>
          <w:rFonts w:asciiTheme="majorBidi" w:hAnsiTheme="majorBidi" w:cstheme="majorBidi"/>
          <w:sz w:val="24"/>
          <w:szCs w:val="24"/>
        </w:rPr>
      </w:pPr>
      <w:bookmarkStart w:id="177" w:name="_Ref20547299"/>
      <w:r>
        <w:t xml:space="preserve">Figure </w:t>
      </w:r>
      <w:r w:rsidR="005A6FFD">
        <w:fldChar w:fldCharType="begin"/>
      </w:r>
      <w:r w:rsidR="005A6FFD">
        <w:instrText xml:space="preserve"> SEQ Figure \* ARABIC </w:instrText>
      </w:r>
      <w:r w:rsidR="005A6FFD">
        <w:fldChar w:fldCharType="separate"/>
      </w:r>
      <w:r w:rsidR="00915792">
        <w:rPr>
          <w:noProof/>
        </w:rPr>
        <w:t>19</w:t>
      </w:r>
      <w:r w:rsidR="005A6FFD">
        <w:rPr>
          <w:noProof/>
        </w:rPr>
        <w:fldChar w:fldCharType="end"/>
      </w:r>
      <w:bookmarkEnd w:id="177"/>
      <w:r>
        <w:t>: IT-SoS Architecture</w:t>
      </w:r>
    </w:p>
    <w:p w14:paraId="12B43857" w14:textId="6980C75D" w:rsidR="001A6211" w:rsidRPr="001E707F" w:rsidRDefault="001A6211" w:rsidP="009961A8">
      <w:pPr>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w:t>
      </w:r>
      <w:r w:rsidR="006373E0">
        <w:rPr>
          <w:rFonts w:asciiTheme="majorBidi" w:hAnsiTheme="majorBidi" w:cstheme="majorBidi"/>
        </w:rPr>
        <w:t>providing</w:t>
      </w:r>
      <w:r w:rsidRPr="001E707F">
        <w:rPr>
          <w:rFonts w:asciiTheme="majorBidi" w:hAnsiTheme="majorBidi" w:cstheme="majorBidi"/>
        </w:rPr>
        <w:t xml:space="preserve"> access to semantically integrated data.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6E226C4" w14:textId="0C6D2F74" w:rsidR="001A6211" w:rsidRPr="001E707F" w:rsidRDefault="001A6211" w:rsidP="009961A8">
      <w:pPr>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inclusion of new data sources will require the definition of new R2RML mapping definitions, but will not impact any of the existing data sources or mappings.</w:t>
      </w:r>
    </w:p>
    <w:p w14:paraId="4CF5F9C8" w14:textId="444181D5" w:rsidR="001A6211" w:rsidRPr="001E707F" w:rsidRDefault="001A6211" w:rsidP="009961A8">
      <w:pPr>
        <w:rPr>
          <w:rFonts w:asciiTheme="majorBidi" w:hAnsiTheme="majorBidi" w:cstheme="majorBidi"/>
        </w:rPr>
      </w:pPr>
      <w:r w:rsidRPr="001E707F">
        <w:rPr>
          <w:rFonts w:asciiTheme="majorBidi" w:hAnsiTheme="majorBidi" w:cstheme="majorBidi"/>
        </w:rPr>
        <w:t xml:space="preserve">The mappings and the data serve as input to a tool which converts the data into information represented using the terminology of the ontology. This data is formatted according to Semantic Web Standards (i.e. it is serialized in RDF) such that it may then be loaded into a </w:t>
      </w:r>
      <w:r w:rsidR="00220D83">
        <w:rPr>
          <w:rFonts w:asciiTheme="majorBidi" w:hAnsiTheme="majorBidi" w:cstheme="majorBidi"/>
        </w:rPr>
        <w:t>knowledge graph, (i.e., a triple</w:t>
      </w:r>
      <w:r w:rsidRPr="001E707F">
        <w:rPr>
          <w:rFonts w:asciiTheme="majorBidi" w:hAnsiTheme="majorBidi" w:cstheme="majorBidi"/>
        </w:rPr>
        <w:t xml:space="preserve"> store</w:t>
      </w:r>
      <w:r w:rsidR="00220D83">
        <w:rPr>
          <w:rFonts w:asciiTheme="majorBidi" w:hAnsiTheme="majorBidi" w:cstheme="majorBidi"/>
        </w:rPr>
        <w:t>)</w:t>
      </w:r>
      <w:r w:rsidRPr="001E707F">
        <w:rPr>
          <w:rFonts w:asciiTheme="majorBidi" w:hAnsiTheme="majorBidi" w:cstheme="majorBidi"/>
        </w:rPr>
        <w:t xml:space="preserve">. </w:t>
      </w:r>
    </w:p>
    <w:p w14:paraId="137C3990" w14:textId="162EC34F" w:rsidR="001A6211" w:rsidRDefault="001A6211" w:rsidP="009961A8">
      <w:pPr>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w:t>
      </w:r>
      <w:r w:rsidRPr="001E707F">
        <w:rPr>
          <w:rFonts w:asciiTheme="majorBidi" w:hAnsiTheme="majorBidi" w:cstheme="majorBidi"/>
        </w:rPr>
        <w:lastRenderedPageBreak/>
        <w:t xml:space="preserve">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r w:rsidR="00992672">
        <w:rPr>
          <w:rFonts w:asciiTheme="majorBidi" w:hAnsiTheme="majorBidi" w:cstheme="majorBidi"/>
        </w:rPr>
        <w:t xml:space="preserve">This perspective of the architecture is illustrated in </w:t>
      </w:r>
      <w:r w:rsidR="00992672">
        <w:rPr>
          <w:rFonts w:asciiTheme="majorBidi" w:hAnsiTheme="majorBidi" w:cstheme="majorBidi"/>
        </w:rPr>
        <w:fldChar w:fldCharType="begin"/>
      </w:r>
      <w:r w:rsidR="00992672">
        <w:rPr>
          <w:rFonts w:asciiTheme="majorBidi" w:hAnsiTheme="majorBidi" w:cstheme="majorBidi"/>
        </w:rPr>
        <w:instrText xml:space="preserve"> REF _Ref31010994 \h </w:instrText>
      </w:r>
      <w:r w:rsidR="00992672">
        <w:rPr>
          <w:rFonts w:asciiTheme="majorBidi" w:hAnsiTheme="majorBidi" w:cstheme="majorBidi"/>
        </w:rPr>
      </w:r>
      <w:r w:rsidR="00992672">
        <w:rPr>
          <w:rFonts w:asciiTheme="majorBidi" w:hAnsiTheme="majorBidi" w:cstheme="majorBidi"/>
        </w:rPr>
        <w:fldChar w:fldCharType="separate"/>
      </w:r>
      <w:r w:rsidR="00992672">
        <w:t xml:space="preserve">Figure </w:t>
      </w:r>
      <w:r w:rsidR="00992672">
        <w:rPr>
          <w:noProof/>
        </w:rPr>
        <w:t>20</w:t>
      </w:r>
      <w:r w:rsidR="00992672">
        <w:rPr>
          <w:rFonts w:asciiTheme="majorBidi" w:hAnsiTheme="majorBidi" w:cstheme="majorBidi"/>
        </w:rPr>
        <w:fldChar w:fldCharType="end"/>
      </w:r>
      <w:r w:rsidR="00992672">
        <w:rPr>
          <w:rFonts w:asciiTheme="majorBidi" w:hAnsiTheme="majorBidi" w:cstheme="majorBidi"/>
        </w:rPr>
        <w:t>.</w:t>
      </w:r>
    </w:p>
    <w:p w14:paraId="1DF5C910" w14:textId="77777777" w:rsidR="00992672" w:rsidRDefault="009961A8" w:rsidP="00992672">
      <w:pPr>
        <w:keepNext/>
        <w:spacing w:line="276" w:lineRule="auto"/>
      </w:pPr>
      <w:r w:rsidRPr="00967099">
        <w:rPr>
          <w:noProof/>
        </w:rPr>
        <w:drawing>
          <wp:inline distT="0" distB="0" distL="0" distR="0" wp14:anchorId="5CB30227" wp14:editId="1089646F">
            <wp:extent cx="5943600" cy="2717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7165"/>
                    </a:xfrm>
                    <a:prstGeom prst="rect">
                      <a:avLst/>
                    </a:prstGeom>
                  </pic:spPr>
                </pic:pic>
              </a:graphicData>
            </a:graphic>
          </wp:inline>
        </w:drawing>
      </w:r>
    </w:p>
    <w:p w14:paraId="3EE929E6" w14:textId="66B14E92" w:rsidR="009961A8" w:rsidRPr="001E707F" w:rsidRDefault="00992672" w:rsidP="00992672">
      <w:pPr>
        <w:pStyle w:val="Caption"/>
        <w:rPr>
          <w:rFonts w:asciiTheme="majorBidi" w:hAnsiTheme="majorBidi" w:cstheme="majorBidi"/>
        </w:rPr>
      </w:pPr>
      <w:bookmarkStart w:id="178" w:name="_Ref31010994"/>
      <w:r>
        <w:t xml:space="preserve">Figure </w:t>
      </w:r>
      <w:r w:rsidR="005A6FFD">
        <w:fldChar w:fldCharType="begin"/>
      </w:r>
      <w:r w:rsidR="005A6FFD">
        <w:instrText xml:space="preserve"> SEQ Figure \* ARABIC </w:instrText>
      </w:r>
      <w:r w:rsidR="005A6FFD">
        <w:fldChar w:fldCharType="separate"/>
      </w:r>
      <w:r w:rsidR="00915792">
        <w:rPr>
          <w:noProof/>
        </w:rPr>
        <w:t>20</w:t>
      </w:r>
      <w:r w:rsidR="005A6FFD">
        <w:rPr>
          <w:noProof/>
        </w:rPr>
        <w:fldChar w:fldCharType="end"/>
      </w:r>
      <w:bookmarkEnd w:id="178"/>
      <w:r>
        <w:t>: Ontology Engine - interface between Project 1.1 and Project 1.2</w:t>
      </w:r>
    </w:p>
    <w:p w14:paraId="1FB8FCDE" w14:textId="77777777" w:rsidR="001A6211" w:rsidRDefault="001A6211" w:rsidP="009961A8">
      <w:r w:rsidRPr="001E707F">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306FCFFD" w:rsidR="001A6211" w:rsidRDefault="001A6211" w:rsidP="006009F8">
      <w:pPr>
        <w:pStyle w:val="Heading3"/>
        <w:spacing w:line="276" w:lineRule="auto"/>
      </w:pPr>
      <w:bookmarkStart w:id="179" w:name="_Toc31283066"/>
      <w:r>
        <w:t xml:space="preserve">ATIS </w:t>
      </w:r>
      <w:r w:rsidR="00220D83">
        <w:t>Application</w:t>
      </w:r>
      <w:bookmarkEnd w:id="179"/>
    </w:p>
    <w:p w14:paraId="384B2F72" w14:textId="186984FE" w:rsidR="00F70C1A" w:rsidRPr="00A92D48" w:rsidRDefault="00F70C1A" w:rsidP="00992672">
      <w:pPr>
        <w:rPr>
          <w:rFonts w:asciiTheme="majorBidi" w:hAnsiTheme="majorBidi" w:cstheme="majorBidi"/>
        </w:rPr>
      </w:pPr>
      <w:r w:rsidRPr="009961A8">
        <w:rPr>
          <w:rFonts w:asciiTheme="majorBidi" w:hAnsiTheme="majorBidi" w:cstheme="majorBidi"/>
        </w:rPr>
        <w:t xml:space="preserve">The transformed data is stored an implementation of the AllegroGraph semantic graph database </w:t>
      </w:r>
      <w:r w:rsidR="00A92D48">
        <w:rPr>
          <w:rFonts w:asciiTheme="majorBidi" w:hAnsiTheme="majorBidi" w:cstheme="majorBidi"/>
        </w:rPr>
        <w:t>running</w:t>
      </w:r>
      <w:r w:rsidRPr="009961A8">
        <w:rPr>
          <w:rFonts w:asciiTheme="majorBidi" w:hAnsiTheme="majorBidi" w:cstheme="majorBidi"/>
        </w:rPr>
        <w:t xml:space="preserve"> on </w:t>
      </w:r>
      <w:r w:rsidR="00A92D48">
        <w:rPr>
          <w:rFonts w:asciiTheme="majorBidi" w:hAnsiTheme="majorBidi" w:cstheme="majorBidi"/>
        </w:rPr>
        <w:t xml:space="preserve">a </w:t>
      </w:r>
      <w:r w:rsidRPr="009961A8">
        <w:rPr>
          <w:rFonts w:asciiTheme="majorBidi" w:hAnsiTheme="majorBidi" w:cstheme="majorBidi"/>
        </w:rPr>
        <w:t>remove server.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35BE3F2A" w14:textId="1285B62D" w:rsidR="00EB3CDC" w:rsidRPr="00A92D48" w:rsidRDefault="00992672" w:rsidP="00992672">
      <w:pPr>
        <w:rPr>
          <w:lang w:val="en-US" w:bidi="en-US"/>
        </w:rPr>
      </w:pPr>
      <w:r>
        <w:rPr>
          <w:lang w:val="en-US" w:bidi="en-US"/>
        </w:rPr>
        <w:lastRenderedPageBreak/>
        <w:t>In the context of the ATIS application, t</w:t>
      </w:r>
      <w:r w:rsidR="009961A8">
        <w:rPr>
          <w:lang w:val="en-US" w:bidi="en-US"/>
        </w:rPr>
        <w:t>he mapped data, stored in Allegro</w:t>
      </w:r>
      <w:r w:rsidR="00A92D48">
        <w:rPr>
          <w:lang w:val="en-US" w:bidi="en-US"/>
        </w:rPr>
        <w:t>G</w:t>
      </w:r>
      <w:r w:rsidR="009961A8">
        <w:rPr>
          <w:lang w:val="en-US" w:bidi="en-US"/>
        </w:rPr>
        <w:t>raph</w:t>
      </w:r>
      <w:r>
        <w:rPr>
          <w:lang w:val="en-US" w:bidi="en-US"/>
        </w:rPr>
        <w:t>,</w:t>
      </w:r>
      <w:r w:rsidR="009961A8">
        <w:rPr>
          <w:lang w:val="en-US" w:bidi="en-US"/>
        </w:rPr>
        <w:t xml:space="preserve"> shall serve as input for the trip planning tool</w:t>
      </w:r>
      <w:r>
        <w:rPr>
          <w:lang w:val="en-US" w:bidi="en-US"/>
        </w:rPr>
        <w:t xml:space="preserve">. </w:t>
      </w:r>
      <w:r w:rsidR="00EB3CDC">
        <w:rPr>
          <w:lang w:val="en-US" w:bidi="en-US"/>
        </w:rPr>
        <w:t xml:space="preserve">Based on the road segments used in a trip from one location to another, the ATIS will query the ontology to retrieve TTI data for the route that can be used to advise the user of potential delays. </w:t>
      </w:r>
    </w:p>
    <w:p w14:paraId="5CA7F275" w14:textId="3AB05CFF" w:rsidR="009961A8" w:rsidRPr="009961A8" w:rsidRDefault="009961A8" w:rsidP="00EB3CDC">
      <w:pPr>
        <w:pStyle w:val="Heading3"/>
        <w:rPr>
          <w:rFonts w:ascii="Times New Roman" w:hAnsi="Times New Roman"/>
        </w:rPr>
      </w:pPr>
      <w:bookmarkStart w:id="180" w:name="_Ref31188977"/>
      <w:bookmarkStart w:id="181" w:name="_Toc31283067"/>
      <w:r>
        <w:t>Data Mapping</w:t>
      </w:r>
      <w:bookmarkEnd w:id="180"/>
      <w:bookmarkEnd w:id="181"/>
    </w:p>
    <w:p w14:paraId="16784437" w14:textId="38ADE75E" w:rsidR="0024077A" w:rsidRPr="009961A8" w:rsidRDefault="0024077A" w:rsidP="009961A8">
      <w:pPr>
        <w:rPr>
          <w:rFonts w:asciiTheme="majorBidi" w:hAnsiTheme="majorBidi" w:cstheme="majorBidi"/>
        </w:rPr>
      </w:pPr>
      <w:r w:rsidRPr="009961A8">
        <w:rPr>
          <w:rFonts w:asciiTheme="majorBidi" w:hAnsiTheme="majorBidi" w:cstheme="majorBidi"/>
        </w:rPr>
        <w:t xml:space="preserve">The application of the ontology engine architecture for the semantic </w:t>
      </w:r>
      <w:r w:rsidR="009961A8">
        <w:rPr>
          <w:rFonts w:asciiTheme="majorBidi" w:hAnsiTheme="majorBidi" w:cstheme="majorBidi"/>
        </w:rPr>
        <w:t>augmentation</w:t>
      </w:r>
      <w:r w:rsidRPr="009961A8">
        <w:rPr>
          <w:rFonts w:asciiTheme="majorBidi" w:hAnsiTheme="majorBidi" w:cstheme="majorBidi"/>
        </w:rPr>
        <w:t xml:space="preserve">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could </w:t>
      </w:r>
      <w:r w:rsidR="009138D4">
        <w:rPr>
          <w:rFonts w:asciiTheme="majorBidi" w:hAnsiTheme="majorBidi" w:cstheme="majorBidi"/>
        </w:rPr>
        <w:t>also</w:t>
      </w:r>
      <w:r w:rsidR="009138D4" w:rsidRPr="009961A8">
        <w:rPr>
          <w:rFonts w:asciiTheme="majorBidi" w:hAnsiTheme="majorBidi" w:cstheme="majorBidi"/>
        </w:rPr>
        <w:t xml:space="preserve"> </w:t>
      </w:r>
      <w:r w:rsidRPr="009961A8">
        <w:rPr>
          <w:rFonts w:asciiTheme="majorBidi" w:hAnsiTheme="majorBidi" w:cstheme="majorBidi"/>
        </w:rPr>
        <w:t xml:space="preserve">have been accomplished with some </w:t>
      </w:r>
      <w:r w:rsidR="009138D4">
        <w:rPr>
          <w:rFonts w:asciiTheme="majorBidi" w:hAnsiTheme="majorBidi" w:cstheme="majorBidi"/>
        </w:rPr>
        <w:t xml:space="preserve">other </w:t>
      </w:r>
      <w:r w:rsidRPr="009961A8">
        <w:rPr>
          <w:rFonts w:asciiTheme="majorBidi" w:hAnsiTheme="majorBidi" w:cstheme="majorBidi"/>
        </w:rPr>
        <w:t>preprocessing</w:t>
      </w:r>
      <w:r w:rsidR="009138D4">
        <w:rPr>
          <w:rFonts w:asciiTheme="majorBidi" w:hAnsiTheme="majorBidi" w:cstheme="majorBidi"/>
        </w:rPr>
        <w:t xml:space="preserve"> mechanism</w:t>
      </w:r>
      <w:r w:rsidRPr="009961A8">
        <w:rPr>
          <w:rFonts w:asciiTheme="majorBidi" w:hAnsiTheme="majorBidi" w:cstheme="majorBidi"/>
        </w:rPr>
        <w:t>.</w:t>
      </w:r>
    </w:p>
    <w:p w14:paraId="1EDD9F3D" w14:textId="1D947D78" w:rsidR="0024077A" w:rsidRDefault="0024077A" w:rsidP="009961A8">
      <w:pPr>
        <w:rPr>
          <w:rFonts w:asciiTheme="majorBidi" w:hAnsiTheme="majorBidi" w:cstheme="majorBidi"/>
        </w:rPr>
      </w:pPr>
      <w:commentRangeStart w:id="182"/>
      <w:r w:rsidRPr="009961A8">
        <w:rPr>
          <w:rFonts w:asciiTheme="majorBidi" w:hAnsiTheme="majorBidi" w:cstheme="majorBidi"/>
        </w:rPr>
        <w:t>The KARMA</w:t>
      </w:r>
      <w:r w:rsidRPr="009961A8">
        <w:rPr>
          <w:rStyle w:val="FootnoteReference"/>
          <w:rFonts w:asciiTheme="majorBidi" w:hAnsiTheme="majorBidi" w:cstheme="majorBidi"/>
        </w:rPr>
        <w:footnoteReference w:id="23"/>
      </w:r>
      <w:r w:rsidRPr="009961A8">
        <w:rPr>
          <w:rFonts w:asciiTheme="majorBidi" w:hAnsiTheme="majorBidi" w:cstheme="majorBidi"/>
        </w:rPr>
        <w:t xml:space="preserve"> </w:t>
      </w:r>
      <w:r w:rsidRPr="009961A8">
        <w:rPr>
          <w:rFonts w:asciiTheme="majorBidi" w:hAnsiTheme="majorBidi" w:cstheme="majorBidi"/>
        </w:rPr>
        <w:fldChar w:fldCharType="begin"/>
      </w:r>
      <w:r w:rsidR="006B06D3" w:rsidRPr="009961A8">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Pr="009961A8">
        <w:rPr>
          <w:rFonts w:asciiTheme="majorBidi" w:hAnsiTheme="majorBidi" w:cstheme="majorBidi"/>
        </w:rPr>
        <w:fldChar w:fldCharType="separate"/>
      </w:r>
      <w:r w:rsidR="006B06D3" w:rsidRPr="009961A8">
        <w:rPr>
          <w:rFonts w:asciiTheme="majorBidi" w:hAnsiTheme="majorBidi" w:cstheme="majorBidi"/>
          <w:noProof/>
        </w:rPr>
        <w:t>[22]</w:t>
      </w:r>
      <w:r w:rsidRPr="009961A8">
        <w:rPr>
          <w:rFonts w:asciiTheme="majorBidi" w:hAnsiTheme="majorBidi" w:cstheme="majorBidi"/>
        </w:rPr>
        <w:fldChar w:fldCharType="end"/>
      </w:r>
      <w:r w:rsidRPr="009961A8">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w:t>
      </w:r>
      <w:commentRangeEnd w:id="182"/>
      <w:r w:rsidR="00806253">
        <w:rPr>
          <w:rStyle w:val="CommentReference"/>
          <w:rFonts w:asciiTheme="minorHAnsi" w:eastAsiaTheme="minorEastAsia" w:hAnsiTheme="minorHAnsi"/>
          <w:lang w:val="en-US" w:bidi="en-US"/>
        </w:rPr>
        <w:commentReference w:id="182"/>
      </w:r>
    </w:p>
    <w:p w14:paraId="649E3584" w14:textId="57D792EA" w:rsidR="00A92D48" w:rsidRPr="009961A8" w:rsidRDefault="00A92D48" w:rsidP="009961A8">
      <w:pPr>
        <w:rPr>
          <w:rFonts w:asciiTheme="majorBidi" w:hAnsiTheme="majorBidi" w:cstheme="majorBidi"/>
        </w:rPr>
      </w:pPr>
      <w:r>
        <w:rPr>
          <w:lang w:val="en-US" w:bidi="en-US"/>
        </w:rPr>
        <w:t xml:space="preserve">The mappings that were designed to define this data, in terms of the iCity Ontology are described in detail in </w:t>
      </w:r>
      <w:r>
        <w:rPr>
          <w:lang w:val="en-US" w:bidi="en-US"/>
        </w:rPr>
        <w:fldChar w:fldCharType="begin"/>
      </w:r>
      <w:r>
        <w:rPr>
          <w:lang w:val="en-US" w:bidi="en-US"/>
        </w:rPr>
        <w:instrText xml:space="preserve"> REF _Ref31189297 \r \h </w:instrText>
      </w:r>
      <w:r>
        <w:rPr>
          <w:lang w:val="en-US" w:bidi="en-US"/>
        </w:rPr>
      </w:r>
      <w:r>
        <w:rPr>
          <w:lang w:val="en-US" w:bidi="en-US"/>
        </w:rPr>
        <w:fldChar w:fldCharType="separate"/>
      </w:r>
      <w:r>
        <w:rPr>
          <w:lang w:val="en-US" w:bidi="en-US"/>
        </w:rPr>
        <w:t>Appendix C</w:t>
      </w:r>
      <w:r>
        <w:rPr>
          <w:lang w:val="en-US" w:bidi="en-US"/>
        </w:rPr>
        <w:fldChar w:fldCharType="end"/>
      </w:r>
      <w:r>
        <w:rPr>
          <w:lang w:val="en-US" w:bidi="en-US"/>
        </w:rPr>
        <w:t xml:space="preserve">. The Karma mapping files are available online in the GitHub project repository at: </w:t>
      </w:r>
      <w:hyperlink r:id="rId42" w:history="1">
        <w:r>
          <w:rPr>
            <w:rStyle w:val="Hyperlink"/>
            <w:lang w:val="en-US" w:bidi="en-US"/>
          </w:rPr>
          <w:t>https://github.com/EnterpriseIntegrationLab/icity/upload/master/mappings/ITSoS</w:t>
        </w:r>
      </w:hyperlink>
      <w:r>
        <w:rPr>
          <w:lang w:val="en-US" w:bidi="en-US"/>
        </w:rPr>
        <w:t>.</w:t>
      </w:r>
    </w:p>
    <w:p w14:paraId="33C3DB0C" w14:textId="77777777" w:rsidR="00A92D48" w:rsidRDefault="00A92D48" w:rsidP="00A92D48">
      <w:pPr>
        <w:pStyle w:val="Heading3"/>
      </w:pPr>
      <w:bookmarkStart w:id="183" w:name="_Toc31283068"/>
      <w:r>
        <w:t>Future Work</w:t>
      </w:r>
      <w:bookmarkEnd w:id="183"/>
    </w:p>
    <w:p w14:paraId="7BB7186C" w14:textId="77777777" w:rsidR="00A92D48" w:rsidRPr="009961A8" w:rsidRDefault="00A92D48" w:rsidP="00A92D48">
      <w:pPr>
        <w:rPr>
          <w:color w:val="000000" w:themeColor="text1"/>
          <w:szCs w:val="22"/>
        </w:rPr>
      </w:pPr>
      <w:r w:rsidRPr="009961A8">
        <w:rPr>
          <w:color w:val="000000" w:themeColor="text1"/>
          <w:szCs w:val="22"/>
        </w:rPr>
        <w:t xml:space="preserve">To-date, the ontology engine has been used to facilitate the semantic </w:t>
      </w:r>
      <w:r>
        <w:rPr>
          <w:color w:val="000000" w:themeColor="text1"/>
          <w:szCs w:val="22"/>
        </w:rPr>
        <w:t>formalization</w:t>
      </w:r>
      <w:r w:rsidRPr="009961A8">
        <w:rPr>
          <w:color w:val="000000" w:themeColor="text1"/>
          <w:szCs w:val="22"/>
        </w:rPr>
        <w:t xml:space="preserve"> of loop detector data for the ATIS application. Future work will be pursued in two different directions: </w:t>
      </w:r>
    </w:p>
    <w:p w14:paraId="3A30E8DC" w14:textId="77777777" w:rsidR="00A92D48" w:rsidRPr="009961A8" w:rsidRDefault="00A92D48" w:rsidP="002A50D3">
      <w:pPr>
        <w:pStyle w:val="ListParagraph"/>
        <w:numPr>
          <w:ilvl w:val="0"/>
          <w:numId w:val="67"/>
        </w:numPr>
        <w:spacing w:after="120"/>
        <w:rPr>
          <w:color w:val="000000" w:themeColor="text1"/>
          <w:szCs w:val="22"/>
        </w:rPr>
      </w:pPr>
      <w:r w:rsidRPr="009961A8">
        <w:rPr>
          <w:color w:val="000000" w:themeColor="text1"/>
          <w:szCs w:val="22"/>
        </w:rPr>
        <w:t>Additional data sources may be added to extend the scope of the ATIS application to cover other locations. This will be straightforward as the existing semantic mappings may be reused for other datasets of the same type.</w:t>
      </w:r>
    </w:p>
    <w:p w14:paraId="0162230E" w14:textId="77777777" w:rsidR="00A92D48" w:rsidRPr="009961A8" w:rsidRDefault="00A92D48" w:rsidP="002A50D3">
      <w:pPr>
        <w:pStyle w:val="ListParagraph"/>
        <w:numPr>
          <w:ilvl w:val="0"/>
          <w:numId w:val="67"/>
        </w:numPr>
        <w:spacing w:after="120"/>
        <w:rPr>
          <w:color w:val="000000" w:themeColor="text1"/>
          <w:szCs w:val="22"/>
        </w:rPr>
      </w:pPr>
      <w:r w:rsidRPr="009961A8">
        <w:rPr>
          <w:color w:val="000000" w:themeColor="text1"/>
          <w:szCs w:val="22"/>
        </w:rPr>
        <w:lastRenderedPageBreak/>
        <w:t>The ATIS application may be extended, or a new application may be explored altogether, to incorporate a broader range of dataset types. This might include data on the weather, road closures, concerts and sporting events, safety indices, and so on.</w:t>
      </w:r>
    </w:p>
    <w:p w14:paraId="5B5ACC07" w14:textId="60F4BC78" w:rsidR="00220D83" w:rsidRPr="00A92D48" w:rsidRDefault="00A92D48" w:rsidP="00A92D48">
      <w:pPr>
        <w:spacing w:after="120"/>
        <w:rPr>
          <w:color w:val="000000" w:themeColor="text1"/>
          <w:szCs w:val="22"/>
        </w:rPr>
      </w:pPr>
      <w:r w:rsidRPr="009961A8">
        <w:rPr>
          <w:color w:val="000000" w:themeColor="text1"/>
          <w:szCs w:val="22"/>
        </w:rPr>
        <w:t>These extensions will provide new opportunities to improve the traveler’s experience, and serve to demonstrate the utility of the IT-SoS framework and the value of the ontology engine as an easily extensible tool to support semantic integration.</w:t>
      </w:r>
    </w:p>
    <w:p w14:paraId="3FFD7359" w14:textId="09CFCB8D" w:rsidR="00382AA3" w:rsidRDefault="00382AA3" w:rsidP="00B36292">
      <w:pPr>
        <w:pStyle w:val="Heading2"/>
      </w:pPr>
      <w:bookmarkStart w:id="184" w:name="_Toc31283069"/>
      <w:r>
        <w:t>Integration with ArcGIS</w:t>
      </w:r>
      <w:bookmarkEnd w:id="184"/>
    </w:p>
    <w:p w14:paraId="1E3CCE6D" w14:textId="79E3C1A7" w:rsidR="000B4A16" w:rsidRDefault="002439B1" w:rsidP="00382AA3">
      <w:pPr>
        <w:rPr>
          <w:lang w:val="en-US" w:bidi="en-US"/>
        </w:rPr>
      </w:pPr>
      <w:r>
        <w:rPr>
          <w:lang w:val="en-US" w:bidi="en-US"/>
        </w:rPr>
        <w:t xml:space="preserve">Based on the motivating scenario describe in Section </w:t>
      </w:r>
      <w:r>
        <w:rPr>
          <w:lang w:val="en-US" w:bidi="en-US"/>
        </w:rPr>
        <w:fldChar w:fldCharType="begin"/>
      </w:r>
      <w:r>
        <w:rPr>
          <w:lang w:val="en-US" w:bidi="en-US"/>
        </w:rPr>
        <w:instrText xml:space="preserve"> REF _Ref31271825 \r \h </w:instrText>
      </w:r>
      <w:r>
        <w:rPr>
          <w:lang w:val="en-US" w:bidi="en-US"/>
        </w:rPr>
      </w:r>
      <w:r>
        <w:rPr>
          <w:lang w:val="en-US" w:bidi="en-US"/>
        </w:rPr>
        <w:fldChar w:fldCharType="separate"/>
      </w:r>
      <w:r>
        <w:rPr>
          <w:lang w:val="en-US" w:bidi="en-US"/>
        </w:rPr>
        <w:t>5.5</w:t>
      </w:r>
      <w:r>
        <w:rPr>
          <w:lang w:val="en-US" w:bidi="en-US"/>
        </w:rPr>
        <w:fldChar w:fldCharType="end"/>
      </w:r>
      <w:r>
        <w:rPr>
          <w:lang w:val="en-US" w:bidi="en-US"/>
        </w:rPr>
        <w:t>, a</w:t>
      </w:r>
      <w:r w:rsidR="00201527">
        <w:rPr>
          <w:lang w:val="en-US" w:bidi="en-US"/>
        </w:rPr>
        <w:t xml:space="preserve"> prototype application was developed t</w:t>
      </w:r>
      <w:r w:rsidR="00FD5AE0">
        <w:rPr>
          <w:lang w:val="en-US" w:bidi="en-US"/>
        </w:rPr>
        <w:t>o investigate the potential use of ontologies to support semantic integration of</w:t>
      </w:r>
      <w:r w:rsidR="00201527">
        <w:rPr>
          <w:lang w:val="en-US" w:bidi="en-US"/>
        </w:rPr>
        <w:t xml:space="preserve"> data in ArcGIS. The application functions as a simple shortest path finder that is augmented with contextual information about the resulting route. A subset of GFX data is mapped into RDF using </w:t>
      </w:r>
      <w:r>
        <w:rPr>
          <w:lang w:val="en-US" w:bidi="en-US"/>
        </w:rPr>
        <w:t xml:space="preserve">the </w:t>
      </w:r>
      <w:r w:rsidR="00201527">
        <w:rPr>
          <w:lang w:val="en-US" w:bidi="en-US"/>
        </w:rPr>
        <w:t xml:space="preserve">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r>
        <w:rPr>
          <w:lang w:val="en-US" w:bidi="en-US"/>
        </w:rPr>
        <w:t xml:space="preserve"> </w:t>
      </w:r>
    </w:p>
    <w:p w14:paraId="2C3E9AEC" w14:textId="77777777" w:rsidR="007255D2" w:rsidRDefault="007255D2" w:rsidP="007255D2">
      <w:pPr>
        <w:pStyle w:val="Heading3"/>
      </w:pPr>
      <w:bookmarkStart w:id="185" w:name="_Toc31283070"/>
      <w:r>
        <w:t>Initial Implementation</w:t>
      </w:r>
      <w:bookmarkEnd w:id="185"/>
    </w:p>
    <w:p w14:paraId="78CA2034" w14:textId="77777777" w:rsidR="007255D2" w:rsidRDefault="007255D2" w:rsidP="007255D2">
      <w:pPr>
        <w:rPr>
          <w:lang w:val="en-US" w:bidi="en-US"/>
        </w:rPr>
      </w:pPr>
      <w:r>
        <w:rPr>
          <w:lang w:val="en-US" w:bidi="en-US"/>
        </w:rPr>
        <w:t>At the time of this report, the first stage of prototype implementation has been completed and development is ongoing.</w:t>
      </w:r>
    </w:p>
    <w:p w14:paraId="7D426E3D" w14:textId="77777777" w:rsidR="007255D2" w:rsidRDefault="007255D2" w:rsidP="007255D2">
      <w:pPr>
        <w:rPr>
          <w:lang w:val="en-US" w:bidi="en-US"/>
        </w:rPr>
      </w:pPr>
      <w:r>
        <w:rPr>
          <w:lang w:val="en-US" w:bidi="en-US"/>
        </w:rPr>
        <w:t>Screenshots</w:t>
      </w:r>
    </w:p>
    <w:p w14:paraId="788C0408" w14:textId="77777777" w:rsidR="007255D2" w:rsidRDefault="007255D2" w:rsidP="007255D2">
      <w:pPr>
        <w:rPr>
          <w:lang w:val="en-US" w:bidi="en-US"/>
        </w:rPr>
      </w:pPr>
      <w:r>
        <w:rPr>
          <w:lang w:val="en-US" w:bidi="en-US"/>
        </w:rPr>
        <w:t>Process overview</w:t>
      </w:r>
    </w:p>
    <w:p w14:paraId="2E839A13" w14:textId="77777777" w:rsidR="007255D2" w:rsidRDefault="007255D2" w:rsidP="007255D2">
      <w:pPr>
        <w:rPr>
          <w:lang w:val="en-US" w:bidi="en-US"/>
        </w:rPr>
      </w:pPr>
    </w:p>
    <w:p w14:paraId="09BA856D" w14:textId="77777777" w:rsidR="007255D2" w:rsidRDefault="007255D2" w:rsidP="007255D2">
      <w:pPr>
        <w:rPr>
          <w:lang w:val="en-US" w:bidi="en-US"/>
        </w:rPr>
      </w:pPr>
      <w:r>
        <w:rPr>
          <w:lang w:val="en-US" w:bidi="en-US"/>
        </w:rPr>
        <w:t>Look at initial set of CQs and expand for different perspective on results</w:t>
      </w:r>
    </w:p>
    <w:p w14:paraId="31891975" w14:textId="77777777" w:rsidR="007255D2" w:rsidRDefault="007255D2" w:rsidP="00382AA3">
      <w:pPr>
        <w:rPr>
          <w:lang w:val="en-US" w:bidi="en-US"/>
        </w:rPr>
      </w:pPr>
    </w:p>
    <w:p w14:paraId="73B16F1F" w14:textId="75AF4BD3" w:rsidR="008D51F5" w:rsidRDefault="008D51F5" w:rsidP="008D51F5">
      <w:pPr>
        <w:pStyle w:val="Heading3"/>
      </w:pPr>
      <w:bookmarkStart w:id="186" w:name="_Toc31283071"/>
      <w:r>
        <w:t>Application Architecture</w:t>
      </w:r>
      <w:bookmarkEnd w:id="186"/>
    </w:p>
    <w:p w14:paraId="60FCCD25" w14:textId="7FBB9E84" w:rsidR="002439B1" w:rsidRDefault="00915792" w:rsidP="002439B1">
      <w:pPr>
        <w:rPr>
          <w:lang w:val="en-US" w:bidi="en-US"/>
        </w:rPr>
      </w:pPr>
      <w:r>
        <w:rPr>
          <w:lang w:val="en-US" w:bidi="en-US"/>
        </w:rPr>
        <w:t xml:space="preserve">The design adopted for the initial prototype is illustrated in </w:t>
      </w:r>
      <w:r>
        <w:rPr>
          <w:lang w:val="en-US" w:bidi="en-US"/>
        </w:rPr>
        <w:fldChar w:fldCharType="begin"/>
      </w:r>
      <w:r>
        <w:rPr>
          <w:lang w:val="en-US" w:bidi="en-US"/>
        </w:rPr>
        <w:instrText xml:space="preserve"> REF _Ref31279945 \h </w:instrText>
      </w:r>
      <w:r>
        <w:rPr>
          <w:lang w:val="en-US" w:bidi="en-US"/>
        </w:rPr>
      </w:r>
      <w:r>
        <w:rPr>
          <w:lang w:val="en-US" w:bidi="en-US"/>
        </w:rPr>
        <w:fldChar w:fldCharType="separate"/>
      </w:r>
      <w:r>
        <w:t xml:space="preserve">Figure </w:t>
      </w:r>
      <w:r>
        <w:rPr>
          <w:noProof/>
        </w:rPr>
        <w:t>21</w:t>
      </w:r>
      <w:r>
        <w:rPr>
          <w:lang w:val="en-US" w:bidi="en-US"/>
        </w:rPr>
        <w:fldChar w:fldCharType="end"/>
      </w:r>
      <w:r>
        <w:rPr>
          <w:lang w:val="en-US" w:bidi="en-US"/>
        </w:rPr>
        <w:t xml:space="preserve">. </w:t>
      </w:r>
      <w:r w:rsidR="002439B1">
        <w:rPr>
          <w:lang w:val="en-US" w:bidi="en-US"/>
        </w:rPr>
        <w:t xml:space="preserve">RDF data </w:t>
      </w:r>
      <w:r>
        <w:rPr>
          <w:lang w:val="en-US" w:bidi="en-US"/>
        </w:rPr>
        <w:t>was generated by ontop and then</w:t>
      </w:r>
      <w:r w:rsidR="002439B1">
        <w:rPr>
          <w:lang w:val="en-US" w:bidi="en-US"/>
        </w:rPr>
        <w:t xml:space="preserve"> stored </w:t>
      </w:r>
      <w:r>
        <w:rPr>
          <w:lang w:val="en-US" w:bidi="en-US"/>
        </w:rPr>
        <w:t xml:space="preserve">in an SQLite database. This data was then </w:t>
      </w:r>
      <w:r w:rsidR="002439B1">
        <w:rPr>
          <w:lang w:val="en-US" w:bidi="en-US"/>
        </w:rPr>
        <w:t xml:space="preserve">accessed </w:t>
      </w:r>
      <w:r>
        <w:rPr>
          <w:lang w:val="en-US" w:bidi="en-US"/>
        </w:rPr>
        <w:t xml:space="preserve">as required </w:t>
      </w:r>
      <w:r w:rsidR="002439B1">
        <w:rPr>
          <w:lang w:val="en-US" w:bidi="en-US"/>
        </w:rPr>
        <w:t>using</w:t>
      </w:r>
      <w:r>
        <w:rPr>
          <w:lang w:val="en-US" w:bidi="en-US"/>
        </w:rPr>
        <w:t xml:space="preserve"> Python, in particular the</w:t>
      </w:r>
      <w:r w:rsidR="002439B1">
        <w:rPr>
          <w:lang w:val="en-US" w:bidi="en-US"/>
        </w:rPr>
        <w:t xml:space="preserve"> Owlready2</w:t>
      </w:r>
      <w:r w:rsidR="002439B1">
        <w:rPr>
          <w:rStyle w:val="FootnoteReference"/>
          <w:lang w:val="en-US" w:bidi="en-US"/>
        </w:rPr>
        <w:footnoteReference w:id="24"/>
      </w:r>
      <w:r>
        <w:rPr>
          <w:lang w:val="en-US" w:bidi="en-US"/>
        </w:rPr>
        <w:t xml:space="preserve"> and</w:t>
      </w:r>
      <w:r w:rsidR="002439B1">
        <w:rPr>
          <w:lang w:val="en-US" w:bidi="en-US"/>
        </w:rPr>
        <w:t xml:space="preserve"> rdflib</w:t>
      </w:r>
      <w:r>
        <w:rPr>
          <w:rStyle w:val="FootnoteReference"/>
          <w:lang w:val="en-US" w:bidi="en-US"/>
        </w:rPr>
        <w:footnoteReference w:id="25"/>
      </w:r>
      <w:r>
        <w:rPr>
          <w:lang w:val="en-US" w:bidi="en-US"/>
        </w:rPr>
        <w:t xml:space="preserve"> libraries</w:t>
      </w:r>
      <w:r w:rsidR="002439B1">
        <w:rPr>
          <w:lang w:val="en-US" w:bidi="en-US"/>
        </w:rPr>
        <w:t>.</w:t>
      </w:r>
    </w:p>
    <w:p w14:paraId="42F30E73" w14:textId="77777777" w:rsidR="00915792" w:rsidRDefault="002439B1" w:rsidP="00915792">
      <w:pPr>
        <w:keepNext/>
      </w:pPr>
      <w:r w:rsidRPr="002439B1">
        <w:rPr>
          <w:lang w:val="en-US" w:bidi="en-US"/>
        </w:rPr>
        <w:lastRenderedPageBreak/>
        <w:drawing>
          <wp:inline distT="0" distB="0" distL="0" distR="0" wp14:anchorId="7239B21A" wp14:editId="745EFB79">
            <wp:extent cx="6580522"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207" cy="2769730"/>
                    </a:xfrm>
                    <a:prstGeom prst="rect">
                      <a:avLst/>
                    </a:prstGeom>
                  </pic:spPr>
                </pic:pic>
              </a:graphicData>
            </a:graphic>
          </wp:inline>
        </w:drawing>
      </w:r>
    </w:p>
    <w:p w14:paraId="6E95D1FB" w14:textId="168FE02F" w:rsidR="002439B1" w:rsidRPr="002439B1" w:rsidRDefault="00915792" w:rsidP="00915792">
      <w:pPr>
        <w:pStyle w:val="Caption"/>
      </w:pPr>
      <w:bookmarkStart w:id="187" w:name="_Ref31279945"/>
      <w:r>
        <w:t xml:space="preserve">Figure </w:t>
      </w:r>
      <w:r>
        <w:fldChar w:fldCharType="begin"/>
      </w:r>
      <w:r>
        <w:instrText xml:space="preserve"> SEQ Figure \* ARABIC </w:instrText>
      </w:r>
      <w:r>
        <w:fldChar w:fldCharType="separate"/>
      </w:r>
      <w:r>
        <w:rPr>
          <w:noProof/>
        </w:rPr>
        <w:t>21</w:t>
      </w:r>
      <w:r>
        <w:fldChar w:fldCharType="end"/>
      </w:r>
      <w:bookmarkEnd w:id="187"/>
      <w:r>
        <w:t>: Esri prototype design</w:t>
      </w:r>
    </w:p>
    <w:p w14:paraId="0FFDAF52" w14:textId="77777777" w:rsidR="007255D2" w:rsidRDefault="007255D2" w:rsidP="007255D2">
      <w:pPr>
        <w:pStyle w:val="Heading3"/>
      </w:pPr>
      <w:bookmarkStart w:id="188" w:name="_Toc31283072"/>
      <w:r>
        <w:t>Data Mapping</w:t>
      </w:r>
      <w:bookmarkEnd w:id="188"/>
    </w:p>
    <w:p w14:paraId="123B918B" w14:textId="77777777" w:rsidR="007255D2" w:rsidRDefault="007255D2" w:rsidP="007255D2">
      <w:r>
        <w:t>The scope of the initial prototype was restricted to five key GFX datasets, and focused only on a subset of the fields in each:</w:t>
      </w:r>
    </w:p>
    <w:p w14:paraId="124B302E" w14:textId="77777777" w:rsidR="007255D2" w:rsidRDefault="007255D2" w:rsidP="002A50D3">
      <w:pPr>
        <w:pStyle w:val="ListParagraph"/>
        <w:numPr>
          <w:ilvl w:val="0"/>
          <w:numId w:val="64"/>
        </w:numPr>
        <w:rPr>
          <w:lang w:val="en-CA"/>
        </w:rPr>
      </w:pPr>
      <w:r>
        <w:rPr>
          <w:lang w:val="en-CA"/>
        </w:rPr>
        <w:t>Neighbourhood</w:t>
      </w:r>
    </w:p>
    <w:p w14:paraId="69840E67" w14:textId="77777777" w:rsidR="007255D2" w:rsidRDefault="007255D2" w:rsidP="002A50D3">
      <w:pPr>
        <w:pStyle w:val="ListParagraph"/>
        <w:numPr>
          <w:ilvl w:val="0"/>
          <w:numId w:val="64"/>
        </w:numPr>
        <w:rPr>
          <w:lang w:val="en-CA"/>
        </w:rPr>
      </w:pPr>
      <w:r>
        <w:rPr>
          <w:lang w:val="en-CA"/>
        </w:rPr>
        <w:t>Land Use</w:t>
      </w:r>
    </w:p>
    <w:p w14:paraId="0A298061" w14:textId="77777777" w:rsidR="007255D2" w:rsidRDefault="007255D2" w:rsidP="002A50D3">
      <w:pPr>
        <w:pStyle w:val="ListParagraph"/>
        <w:numPr>
          <w:ilvl w:val="0"/>
          <w:numId w:val="64"/>
        </w:numPr>
        <w:rPr>
          <w:lang w:val="en-CA"/>
        </w:rPr>
      </w:pPr>
      <w:r>
        <w:rPr>
          <w:lang w:val="en-CA"/>
        </w:rPr>
        <w:t>Land Cover</w:t>
      </w:r>
    </w:p>
    <w:p w14:paraId="752EBF7C" w14:textId="77777777" w:rsidR="007255D2" w:rsidRDefault="007255D2" w:rsidP="002A50D3">
      <w:pPr>
        <w:pStyle w:val="ListParagraph"/>
        <w:numPr>
          <w:ilvl w:val="0"/>
          <w:numId w:val="64"/>
        </w:numPr>
        <w:rPr>
          <w:lang w:val="en-CA"/>
        </w:rPr>
      </w:pPr>
      <w:r>
        <w:rPr>
          <w:lang w:val="en-CA"/>
        </w:rPr>
        <w:t>Point of Interest</w:t>
      </w:r>
    </w:p>
    <w:p w14:paraId="1D74E55F" w14:textId="77777777" w:rsidR="007255D2" w:rsidRDefault="007255D2" w:rsidP="002A50D3">
      <w:pPr>
        <w:pStyle w:val="ListParagraph"/>
        <w:numPr>
          <w:ilvl w:val="0"/>
          <w:numId w:val="64"/>
        </w:numPr>
        <w:rPr>
          <w:lang w:val="en-CA"/>
        </w:rPr>
      </w:pPr>
      <w:r>
        <w:rPr>
          <w:lang w:val="en-CA"/>
        </w:rPr>
        <w:t>Road Segment</w:t>
      </w:r>
    </w:p>
    <w:p w14:paraId="28902197" w14:textId="77777777" w:rsidR="007255D2" w:rsidRDefault="007255D2" w:rsidP="007255D2">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3C655A8C" w14:textId="77777777" w:rsidR="007255D2" w:rsidRDefault="007255D2" w:rsidP="007255D2">
      <w:r>
        <w:t>The resulting datasets were mapped into RDF using the Ontop OBDA tool. The mappings are described in [</w:t>
      </w:r>
      <w:r w:rsidRPr="000B4A16">
        <w:rPr>
          <w:highlight w:val="yellow"/>
        </w:rPr>
        <w:t>Appendix X</w:t>
      </w:r>
      <w:r>
        <w:t>]; the Ontop files are available online at [</w:t>
      </w:r>
      <w:r w:rsidRPr="000B4A16">
        <w:rPr>
          <w:highlight w:val="yellow"/>
        </w:rPr>
        <w:t>github ref</w:t>
      </w:r>
      <w:r>
        <w:t>].</w:t>
      </w:r>
    </w:p>
    <w:p w14:paraId="174F8BA5" w14:textId="77777777" w:rsidR="007255D2" w:rsidRPr="000B4A16" w:rsidRDefault="007255D2" w:rsidP="007255D2"/>
    <w:p w14:paraId="61AD0A29" w14:textId="77777777" w:rsidR="007255D2" w:rsidRDefault="007255D2" w:rsidP="007255D2">
      <w:r>
        <w:t xml:space="preserve">Each dataset contains a large number of fields. </w:t>
      </w:r>
    </w:p>
    <w:p w14:paraId="49488D61" w14:textId="77777777" w:rsidR="007255D2" w:rsidRDefault="007255D2" w:rsidP="00053538">
      <w:pPr>
        <w:rPr>
          <w:lang w:val="en-US" w:bidi="en-US"/>
        </w:rPr>
      </w:pPr>
    </w:p>
    <w:p w14:paraId="07229BD0" w14:textId="7058AE91" w:rsidR="00CD6741" w:rsidRDefault="002439B1" w:rsidP="002439B1">
      <w:pPr>
        <w:pStyle w:val="Heading3"/>
      </w:pPr>
      <w:bookmarkStart w:id="189" w:name="_Toc31283073"/>
      <w:r>
        <w:lastRenderedPageBreak/>
        <w:t>Future Work</w:t>
      </w:r>
      <w:bookmarkEnd w:id="189"/>
    </w:p>
    <w:p w14:paraId="152DDF7F" w14:textId="40B92E6B" w:rsidR="002439B1" w:rsidRDefault="002439B1" w:rsidP="002439B1">
      <w:r>
        <w:t xml:space="preserve">Future work on this project shall explore the inclusion of additional fields as well as datasets that are external to the GFX. </w:t>
      </w:r>
    </w:p>
    <w:p w14:paraId="1B368754" w14:textId="30D7625A" w:rsidR="002439B1" w:rsidRDefault="002439B1" w:rsidP="002439B1">
      <w:pPr>
        <w:rPr>
          <w:lang w:val="en-US" w:bidi="en-US"/>
        </w:rPr>
      </w:pPr>
      <w:r>
        <w:rPr>
          <w:lang w:val="en-US" w:bidi="en-US"/>
        </w:rPr>
        <w:t>We will also incorporate the ability to automatically update the knowledge base to incorporate updates to the GFX.</w:t>
      </w:r>
    </w:p>
    <w:p w14:paraId="51E4E30C" w14:textId="05962285" w:rsidR="002439B1" w:rsidRDefault="002439B1" w:rsidP="002439B1">
      <w:pPr>
        <w:rPr>
          <w:lang w:val="en-US" w:bidi="en-US"/>
        </w:rPr>
      </w:pPr>
      <w:r>
        <w:rPr>
          <w:lang w:val="en-US" w:bidi="en-US"/>
        </w:rPr>
        <w:t>Beyond this, there will also be a focus on improving the user interface, looking both at visualization of information as well as how best to support user interaction for decision-making.</w:t>
      </w:r>
    </w:p>
    <w:p w14:paraId="67A3F85F" w14:textId="77777777" w:rsidR="00C73696" w:rsidRPr="00C73696" w:rsidRDefault="00C73696" w:rsidP="00C73696">
      <w:pPr>
        <w:rPr>
          <w:b/>
        </w:rPr>
      </w:pPr>
      <w:r w:rsidRPr="00C73696">
        <w:rPr>
          <w:b/>
        </w:rPr>
        <w:t>Future work:</w:t>
      </w:r>
    </w:p>
    <w:p w14:paraId="187C3B64" w14:textId="77777777" w:rsidR="00C73696" w:rsidRPr="005D25F4" w:rsidRDefault="00C73696" w:rsidP="002A50D3">
      <w:pPr>
        <w:pStyle w:val="ListParagraph"/>
        <w:numPr>
          <w:ilvl w:val="0"/>
          <w:numId w:val="75"/>
        </w:numPr>
        <w:spacing w:line="240" w:lineRule="auto"/>
        <w:rPr>
          <w:lang w:val="en-CA"/>
        </w:rPr>
      </w:pPr>
      <w:r>
        <w:t xml:space="preserve">Consider the </w:t>
      </w:r>
      <w:r w:rsidRPr="00863116">
        <w:t xml:space="preserve">possible </w:t>
      </w:r>
      <w:r>
        <w:t xml:space="preserve">definition of detailed </w:t>
      </w:r>
      <w:r w:rsidRPr="00863116">
        <w:t>taxonom</w:t>
      </w:r>
      <w:r>
        <w:t>ies, e.g.</w:t>
      </w:r>
      <w:r w:rsidRPr="00863116">
        <w:t xml:space="preserve"> land cover classes</w:t>
      </w:r>
      <w:r>
        <w:t>, road classes</w:t>
      </w:r>
    </w:p>
    <w:p w14:paraId="70FF2DDD" w14:textId="77777777" w:rsidR="00C73696" w:rsidRPr="002847B1" w:rsidRDefault="00C73696" w:rsidP="002A50D3">
      <w:pPr>
        <w:pStyle w:val="ListParagraph"/>
        <w:numPr>
          <w:ilvl w:val="0"/>
          <w:numId w:val="75"/>
        </w:numPr>
        <w:spacing w:line="240" w:lineRule="auto"/>
        <w:rPr>
          <w:lang w:val="en-CA"/>
        </w:rPr>
      </w:pPr>
      <w:r>
        <w:t>Consider whether this Land Cover would be better defined as a separate class: LandCoverClassification. Need to review and consider the implication of this on other classification systems.</w:t>
      </w:r>
    </w:p>
    <w:p w14:paraId="088F5C84" w14:textId="77777777" w:rsidR="00C73696" w:rsidRPr="00863116" w:rsidRDefault="00C73696" w:rsidP="002A50D3">
      <w:pPr>
        <w:pStyle w:val="ListParagraph"/>
        <w:numPr>
          <w:ilvl w:val="0"/>
          <w:numId w:val="75"/>
        </w:numPr>
        <w:spacing w:line="240" w:lineRule="auto"/>
        <w:rPr>
          <w:lang w:val="en-CA"/>
        </w:rPr>
      </w:pPr>
      <w:r>
        <w:rPr>
          <w:lang w:val="en-CA"/>
        </w:rPr>
        <w:t>Consider the potential relationship between land use classes &amp; POI classes</w:t>
      </w:r>
    </w:p>
    <w:p w14:paraId="7EDCF6B6" w14:textId="77777777" w:rsidR="00C73696" w:rsidRDefault="00C73696" w:rsidP="002A50D3">
      <w:pPr>
        <w:pStyle w:val="ListParagraph"/>
        <w:numPr>
          <w:ilvl w:val="0"/>
          <w:numId w:val="75"/>
        </w:numPr>
        <w:spacing w:line="240" w:lineRule="auto"/>
        <w:rPr>
          <w:lang w:val="en-CA"/>
        </w:rPr>
      </w:pPr>
      <w:r>
        <w:rPr>
          <w:lang w:val="en-CA"/>
        </w:rPr>
        <w:t>Expand on attributes captured</w:t>
      </w:r>
    </w:p>
    <w:p w14:paraId="7DF19E3F" w14:textId="77777777" w:rsidR="00C73696" w:rsidRDefault="00C73696" w:rsidP="002A50D3">
      <w:pPr>
        <w:pStyle w:val="ListParagraph"/>
        <w:numPr>
          <w:ilvl w:val="0"/>
          <w:numId w:val="75"/>
        </w:numPr>
        <w:spacing w:line="240" w:lineRule="auto"/>
        <w:rPr>
          <w:lang w:val="en-CA"/>
        </w:rPr>
      </w:pPr>
      <w:r>
        <w:rPr>
          <w:lang w:val="en-CA"/>
        </w:rPr>
        <w:t>Expand on axioms (disjointness etc)</w:t>
      </w:r>
    </w:p>
    <w:p w14:paraId="3950DA16" w14:textId="77777777" w:rsidR="00C73696" w:rsidRPr="0072167F" w:rsidRDefault="00C73696" w:rsidP="002A50D3">
      <w:pPr>
        <w:pStyle w:val="ListParagraph"/>
        <w:numPr>
          <w:ilvl w:val="0"/>
          <w:numId w:val="75"/>
        </w:numPr>
        <w:spacing w:line="240" w:lineRule="auto"/>
      </w:pPr>
      <w:r>
        <w:rPr>
          <w:lang w:val="en-CA"/>
        </w:rPr>
        <w:t xml:space="preserve">Relate locatedOnParcel </w:t>
      </w:r>
      <w:r w:rsidRPr="0072167F">
        <w:t>Future</w:t>
      </w:r>
      <w:r>
        <w:t xml:space="preserve"> </w:t>
      </w:r>
      <w:r w:rsidRPr="0072167F">
        <w:t>to foundational part-whole properties</w:t>
      </w:r>
    </w:p>
    <w:p w14:paraId="6BB70767" w14:textId="77777777" w:rsidR="00C73696" w:rsidRPr="002439B1" w:rsidRDefault="00C73696" w:rsidP="002439B1">
      <w:pPr>
        <w:rPr>
          <w:lang w:val="en-US" w:bidi="en-US"/>
        </w:rPr>
      </w:pPr>
    </w:p>
    <w:p w14:paraId="765F49F6" w14:textId="17F7DF12" w:rsidR="000050A4" w:rsidRDefault="00A33FE2" w:rsidP="002016ED">
      <w:pPr>
        <w:pStyle w:val="Heading1"/>
      </w:pPr>
      <w:bookmarkStart w:id="190" w:name="_Toc31283074"/>
      <w:r>
        <w:t>Workflows</w:t>
      </w:r>
      <w:r w:rsidR="00414E85">
        <w:t xml:space="preserve"> (in </w:t>
      </w:r>
      <w:commentRangeStart w:id="191"/>
      <w:r w:rsidR="00414E85">
        <w:t>progress</w:t>
      </w:r>
      <w:commentRangeEnd w:id="191"/>
      <w:r w:rsidR="00BC33DD">
        <w:rPr>
          <w:rStyle w:val="CommentReference"/>
          <w:rFonts w:asciiTheme="minorHAnsi" w:eastAsiaTheme="minorEastAsia" w:hAnsiTheme="minorHAnsi"/>
          <w:b w:val="0"/>
          <w:bCs w:val="0"/>
          <w:kern w:val="0"/>
        </w:rPr>
        <w:commentReference w:id="191"/>
      </w:r>
      <w:r w:rsidR="00414E85">
        <w:t>)</w:t>
      </w:r>
      <w:bookmarkEnd w:id="190"/>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92" w:name="_Toc31283075"/>
      <w:r>
        <w:t>Data Mapping</w:t>
      </w:r>
      <w:bookmarkEnd w:id="192"/>
    </w:p>
    <w:p w14:paraId="5FCC2710" w14:textId="3D4FEAA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 xml:space="preserve">into, or accessed with Semantic Web technologies through an approach referred to as Ontology Based Data Access (OBDA) [ref]. While other approaches are possible, the de facto </w:t>
      </w:r>
      <w:r w:rsidR="00053538">
        <w:lastRenderedPageBreak/>
        <w:t>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26"/>
      </w:r>
      <w:r w:rsidR="00053538">
        <w:t xml:space="preserve">. </w:t>
      </w:r>
      <w:r w:rsidR="00D62A38">
        <w:t xml:space="preserve"> </w:t>
      </w:r>
    </w:p>
    <w:p w14:paraId="2AEF121D" w14:textId="77777777" w:rsidR="0015597C" w:rsidRDefault="0015597C" w:rsidP="0015597C">
      <w:pPr>
        <w:pStyle w:val="Heading3"/>
      </w:pPr>
      <w:bookmarkStart w:id="193" w:name="_Toc31283076"/>
      <w:r>
        <w:t>Alternative approaches</w:t>
      </w:r>
      <w:bookmarkEnd w:id="193"/>
    </w:p>
    <w:p w14:paraId="3096B0B0" w14:textId="794BBFA9" w:rsidR="0015597C" w:rsidRDefault="0015597C" w:rsidP="0015597C">
      <w:r>
        <w:t>In this guide we focus on the triple</w:t>
      </w:r>
      <w:r w:rsidR="005D138F">
        <w:t xml:space="preserve"> </w:t>
      </w:r>
      <w:r>
        <w:t xml:space="preserve">store architecture, wherein the data sources are transformed </w:t>
      </w:r>
      <w:r w:rsidR="00053538">
        <w:t xml:space="preserve">(materialized) </w:t>
      </w:r>
      <w:r>
        <w:t>into triples and uploaded to a triple</w:t>
      </w:r>
      <w:r w:rsidR="005D138F">
        <w:t xml:space="preserve"> </w:t>
      </w:r>
      <w:r>
        <w:t>store(s). This triple</w:t>
      </w:r>
      <w:r w:rsidR="005D138F">
        <w:t xml:space="preserve"> </w:t>
      </w:r>
      <w:r>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00514B9" w14:textId="77777777" w:rsidR="0015597C" w:rsidRPr="00846739" w:rsidRDefault="0015597C" w:rsidP="0015597C"/>
    <w:p w14:paraId="2CE1E147" w14:textId="12E1DBA6" w:rsidR="0015597C" w:rsidRPr="005A2D07" w:rsidRDefault="0015597C" w:rsidP="005A2D07">
      <w:r>
        <w:t>This guide focuses on the use of the Karma Data Integration Tool</w:t>
      </w:r>
      <w:r>
        <w:rPr>
          <w:rStyle w:val="FootnoteReference"/>
        </w:rPr>
        <w:footnoteReference w:id="27"/>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DC0B563" w14:textId="4AEF5A14" w:rsidR="0015597C" w:rsidRDefault="0015597C" w:rsidP="0015597C">
      <w:pPr>
        <w:pStyle w:val="Heading3"/>
      </w:pPr>
      <w:bookmarkStart w:id="194" w:name="_Toc31283077"/>
      <w:r>
        <w:t>Basic data mapping/import workflow with Karma and Virtuoso:</w:t>
      </w:r>
      <w:bookmarkEnd w:id="194"/>
    </w:p>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 xml:space="preserve">This may require some use of Python. For example, in the TTS data we want to transform 3d coordinates to 2d coordinates, and format them according to the </w:t>
      </w:r>
      <w:r>
        <w:rPr>
          <w:lang w:val="en-CA"/>
        </w:rPr>
        <w:lastRenderedPageBreak/>
        <w:t>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95" w:name="_Toc31283078"/>
      <w:r>
        <w:t>Repeat Data Mappings</w:t>
      </w:r>
      <w:bookmarkEnd w:id="195"/>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8"/>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lastRenderedPageBreak/>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96" w:name="_Toc31283079"/>
      <w:r>
        <w:rPr>
          <w:rFonts w:eastAsia="Times New Roman"/>
          <w:bdr w:val="none" w:sz="0" w:space="0" w:color="auto" w:frame="1"/>
          <w:lang w:eastAsia="en-CA"/>
        </w:rPr>
        <w:t>Offline Batch Mapping</w:t>
      </w:r>
      <w:bookmarkEnd w:id="196"/>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lastRenderedPageBreak/>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161D47B0" w:rsidR="0015597C" w:rsidRDefault="0015597C" w:rsidP="0015597C">
      <w:pPr>
        <w:rPr>
          <w:u w:val="single"/>
        </w:rPr>
      </w:pPr>
      <w:r>
        <w:rPr>
          <w:u w:val="single"/>
        </w:rPr>
        <w:t>For large files</w:t>
      </w:r>
      <w:r w:rsidR="000D2843">
        <w:rPr>
          <w:u w:val="single"/>
        </w:rPr>
        <w:t xml:space="preserve"> the default memory limit may need to be adjusted, </w:t>
      </w:r>
      <w:r>
        <w:rPr>
          <w:u w:val="single"/>
        </w:rPr>
        <w:t>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38455F15" w:rsidR="0015597C" w:rsidRPr="00814A54" w:rsidRDefault="0015597C" w:rsidP="00814A54">
      <w:pPr>
        <w:pStyle w:val="Heading4"/>
        <w:numPr>
          <w:ilvl w:val="0"/>
          <w:numId w:val="0"/>
        </w:numPr>
        <w:rPr>
          <w:b w:val="0"/>
          <w:u w:val="single"/>
        </w:rPr>
      </w:pPr>
      <w:r w:rsidRPr="00814A54">
        <w:rPr>
          <w:b w:val="0"/>
          <w:u w:val="single"/>
        </w:rPr>
        <w:t>Notes</w:t>
      </w:r>
      <w:r w:rsidR="00814A54">
        <w:rPr>
          <w:b w:val="0"/>
          <w:u w:val="single"/>
        </w:rPr>
        <w:t>:</w:t>
      </w:r>
    </w:p>
    <w:p w14:paraId="11C52DE2" w14:textId="29FA805B"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97" w:name="_Toc31283080"/>
      <w:r w:rsidR="00BC5E3C">
        <w:t>Data Storage</w:t>
      </w:r>
      <w:bookmarkEnd w:id="197"/>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98" w:name="_Toc31283081"/>
      <w:r>
        <w:t>Upload to triplestore</w:t>
      </w:r>
      <w:bookmarkEnd w:id="198"/>
    </w:p>
    <w:p w14:paraId="6F926C7D" w14:textId="77777777" w:rsidR="0015597C" w:rsidRPr="00BC5864" w:rsidRDefault="0015597C" w:rsidP="0015597C">
      <w:r>
        <w:t xml:space="preserve">Karma includes an option to configure upload to a triplestore (“publishing data”), therefore it’s possible that the mapping and upload process may be combined into a single step. However, it is </w:t>
      </w:r>
      <w:r>
        <w:lastRenderedPageBreak/>
        <w:t>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4"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99" w:name="_Toc31283082"/>
      <w:r>
        <w:t>Future Work</w:t>
      </w:r>
      <w:bookmarkEnd w:id="151"/>
      <w:bookmarkEnd w:id="199"/>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1E37C417" w:rsidR="00CA13A3" w:rsidRDefault="00CA13A3" w:rsidP="007517AF">
      <w:pPr>
        <w:pStyle w:val="ListParagraph"/>
        <w:numPr>
          <w:ilvl w:val="0"/>
          <w:numId w:val="32"/>
        </w:numPr>
      </w:pPr>
      <w:r>
        <w:t>Naming conventions for individuals (to be incorporated into mappings)</w:t>
      </w:r>
    </w:p>
    <w:p w14:paraId="5C6A62AC" w14:textId="76ABF9EF" w:rsidR="007010DA" w:rsidRDefault="007010DA" w:rsidP="007517AF">
      <w:pPr>
        <w:pStyle w:val="ListParagraph"/>
        <w:numPr>
          <w:ilvl w:val="0"/>
          <w:numId w:val="32"/>
        </w:numPr>
      </w:pPr>
      <w:r>
        <w:t>Alignment / mapping between reused ontologies (e.g. owl-time and om concepts of duration)</w:t>
      </w:r>
    </w:p>
    <w:p w14:paraId="3EA03039" w14:textId="32CA449C" w:rsidR="007010DA" w:rsidRPr="00CA13A3" w:rsidRDefault="007010DA" w:rsidP="007517AF">
      <w:pPr>
        <w:pStyle w:val="ListParagraph"/>
        <w:numPr>
          <w:ilvl w:val="0"/>
          <w:numId w:val="32"/>
        </w:numPr>
      </w:pPr>
      <w:r>
        <w:t>Improve design by generalizing more concepts as possible (e.g. parking rates – define rate representation in general for reuse in other areas)</w:t>
      </w:r>
    </w:p>
    <w:p w14:paraId="29758A84" w14:textId="77777777" w:rsidR="00CA13A3" w:rsidRDefault="00CA13A3" w:rsidP="00CA13A3">
      <w:pPr>
        <w:pStyle w:val="Heading2"/>
      </w:pPr>
      <w:bookmarkStart w:id="200" w:name="_Toc31283083"/>
      <w:r>
        <w:t>Research</w:t>
      </w:r>
      <w:bookmarkEnd w:id="200"/>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lastRenderedPageBreak/>
        <w:t>Ontology visualization (navigation of terms, understanding / querying data)</w:t>
      </w:r>
    </w:p>
    <w:p w14:paraId="40DB9601" w14:textId="77777777" w:rsidR="00CA13A3" w:rsidRDefault="00CA13A3" w:rsidP="007517AF">
      <w:pPr>
        <w:pStyle w:val="ListParagraph"/>
        <w:numPr>
          <w:ilvl w:val="0"/>
          <w:numId w:val="31"/>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201" w:name="_Ref468171904"/>
      <w:bookmarkStart w:id="202" w:name="_Toc31283084"/>
      <w:r>
        <w:t>Extensions for iCity Applications</w:t>
      </w:r>
      <w:bookmarkEnd w:id="201"/>
      <w:bookmarkEnd w:id="202"/>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w:t>
      </w:r>
      <w:r>
        <w:lastRenderedPageBreak/>
        <w:t xml:space="preserve">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3713" cy="3625200"/>
                    </a:xfrm>
                    <a:prstGeom prst="rect">
                      <a:avLst/>
                    </a:prstGeom>
                  </pic:spPr>
                </pic:pic>
              </a:graphicData>
            </a:graphic>
          </wp:inline>
        </w:drawing>
      </w:r>
    </w:p>
    <w:p w14:paraId="2E375581" w14:textId="7413778F" w:rsidR="00540B7F" w:rsidRDefault="00540B7F" w:rsidP="00540B7F">
      <w:pPr>
        <w:pStyle w:val="Caption"/>
      </w:pPr>
      <w:bookmarkStart w:id="20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915792">
        <w:rPr>
          <w:noProof/>
        </w:rPr>
        <w:t>22</w:t>
      </w:r>
      <w:r w:rsidR="00FB5BA5">
        <w:rPr>
          <w:noProof/>
        </w:rPr>
        <w:fldChar w:fldCharType="end"/>
      </w:r>
      <w:bookmarkEnd w:id="20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204" w:name="_Ref462673109"/>
      <w:bookmarkStart w:id="205" w:name="_Toc31283085"/>
      <w:r w:rsidRPr="006E670F">
        <w:lastRenderedPageBreak/>
        <w:t>Data</w:t>
      </w:r>
      <w:r>
        <w:t xml:space="preserve"> Collection</w:t>
      </w:r>
      <w:bookmarkEnd w:id="204"/>
      <w:bookmarkEnd w:id="205"/>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206" w:name="_Ref462673142"/>
      <w:bookmarkStart w:id="207" w:name="_Toc31283086"/>
      <w:r w:rsidRPr="00DB0856">
        <w:t>Simulation of Urban Systems</w:t>
      </w:r>
      <w:bookmarkEnd w:id="206"/>
      <w:bookmarkEnd w:id="207"/>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xml:space="preserve">, as well as the </w:t>
      </w:r>
      <w:r w:rsidR="004C17AC">
        <w:lastRenderedPageBreak/>
        <w:t>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208" w:name="_Toc31283087"/>
      <w:r w:rsidRPr="00045329">
        <w:lastRenderedPageBreak/>
        <w:t>Acknowledgements</w:t>
      </w:r>
      <w:bookmarkEnd w:id="208"/>
    </w:p>
    <w:p w14:paraId="064DFC14" w14:textId="35345A01" w:rsidR="00B61932" w:rsidRPr="00045329" w:rsidRDefault="00045329" w:rsidP="00045329">
      <w:r>
        <w:rPr>
          <w:lang w:val="en-GB"/>
        </w:rPr>
        <w:t xml:space="preserve">This project </w:t>
      </w:r>
      <w:r w:rsidR="00DE70F1">
        <w:rPr>
          <w:lang w:val="en-GB"/>
        </w:rPr>
        <w:t>was</w:t>
      </w:r>
      <w:r>
        <w:rPr>
          <w:lang w:val="en-GB"/>
        </w:rPr>
        <w:t xml:space="preserve"> supported by the Ontario Ministry of Research and Innovation through the ORF-RE program. </w:t>
      </w:r>
      <w:r w:rsidR="00B61932" w:rsidRPr="00045329">
        <w:br w:type="page"/>
      </w:r>
    </w:p>
    <w:bookmarkStart w:id="209" w:name="_Toc31283088"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209"/>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6"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7"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8"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7742B60D" w:rsidR="00DE663F" w:rsidRDefault="00BF257D" w:rsidP="002A50D3">
      <w:pPr>
        <w:pStyle w:val="Heading1"/>
        <w:numPr>
          <w:ilvl w:val="0"/>
          <w:numId w:val="63"/>
        </w:numPr>
      </w:pPr>
      <w:r>
        <w:lastRenderedPageBreak/>
        <w:fldChar w:fldCharType="end"/>
      </w:r>
      <w:bookmarkStart w:id="210" w:name="_Toc31283089"/>
      <w:r w:rsidR="00DE663F">
        <w:t>TASHA Data Mapping:</w:t>
      </w:r>
      <w:bookmarkEnd w:id="210"/>
    </w:p>
    <w:p w14:paraId="7EB61062" w14:textId="77777777" w:rsidR="00DE663F" w:rsidRDefault="00DE663F" w:rsidP="002A50D3">
      <w:pPr>
        <w:pStyle w:val="ListParagraph"/>
        <w:numPr>
          <w:ilvl w:val="0"/>
          <w:numId w:val="35"/>
        </w:numPr>
        <w:rPr>
          <w:lang w:val="en-CA"/>
        </w:rPr>
      </w:pPr>
      <w:r>
        <w:rPr>
          <w:lang w:val="en-CA"/>
        </w:rPr>
        <w:t>Currently looking at modeling “microsim” output from TASHA</w:t>
      </w:r>
    </w:p>
    <w:p w14:paraId="299F83C7" w14:textId="77777777" w:rsidR="00DE663F" w:rsidRDefault="00DE663F" w:rsidP="002A50D3">
      <w:pPr>
        <w:pStyle w:val="ListParagraph"/>
        <w:numPr>
          <w:ilvl w:val="0"/>
          <w:numId w:val="35"/>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211" w:name="_Toc31283090"/>
      <w:r>
        <w:t>Mapping</w:t>
      </w:r>
      <w:bookmarkEnd w:id="211"/>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2A50D3">
      <w:pPr>
        <w:pStyle w:val="ListParagraph"/>
        <w:numPr>
          <w:ilvl w:val="0"/>
          <w:numId w:val="36"/>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2A50D3">
      <w:pPr>
        <w:pStyle w:val="ListParagraph"/>
        <w:numPr>
          <w:ilvl w:val="0"/>
          <w:numId w:val="36"/>
        </w:numPr>
      </w:pPr>
      <w:r>
        <w:t>Propose</w:t>
      </w:r>
      <w:r w:rsidR="007F61ED">
        <w:t xml:space="preserve"> an</w:t>
      </w:r>
      <w:r>
        <w:t xml:space="preserve"> extension of UrbanSystem.owl: UrbanSystemSimulation.owl</w:t>
      </w:r>
    </w:p>
    <w:p w14:paraId="70428924" w14:textId="77777777" w:rsidR="00DE663F" w:rsidRDefault="00DE663F" w:rsidP="002A50D3">
      <w:pPr>
        <w:pStyle w:val="ListParagraph"/>
        <w:numPr>
          <w:ilvl w:val="1"/>
          <w:numId w:val="36"/>
        </w:numPr>
      </w:pPr>
      <w:r>
        <w:t>Introduce classes: model, simulation run etc…</w:t>
      </w:r>
    </w:p>
    <w:p w14:paraId="43940EA2" w14:textId="77777777" w:rsidR="00DE663F" w:rsidRDefault="00DE663F" w:rsidP="002A50D3">
      <w:pPr>
        <w:pStyle w:val="ListParagraph"/>
        <w:numPr>
          <w:ilvl w:val="1"/>
          <w:numId w:val="36"/>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lastRenderedPageBreak/>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12" w:name="_Toc31283091"/>
      <w:r>
        <w:t>Simulation Metadata</w:t>
      </w:r>
      <w:bookmarkEnd w:id="212"/>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2A50D3">
      <w:pPr>
        <w:pStyle w:val="ListParagraph"/>
        <w:numPr>
          <w:ilvl w:val="0"/>
          <w:numId w:val="45"/>
        </w:numPr>
      </w:pPr>
      <w:r>
        <w:t>Determine whether output files of the simulation metadata exist (if not, request output of some basic metadata, e.g. date run, etc?).</w:t>
      </w:r>
    </w:p>
    <w:p w14:paraId="32032BA9" w14:textId="36537F8C" w:rsidR="007F61ED" w:rsidRPr="007F61ED" w:rsidRDefault="007F61ED" w:rsidP="002A50D3">
      <w:pPr>
        <w:pStyle w:val="ListParagraph"/>
        <w:numPr>
          <w:ilvl w:val="1"/>
          <w:numId w:val="45"/>
        </w:numPr>
      </w:pPr>
      <w:r>
        <w:t>&lt;_:simulation_id&gt; a sim:Simulation; hasRunDateTime…</w:t>
      </w:r>
    </w:p>
    <w:p w14:paraId="0EB51D26" w14:textId="77777777" w:rsidR="00DE663F" w:rsidRDefault="00DE663F" w:rsidP="002660E6">
      <w:pPr>
        <w:pStyle w:val="Heading3"/>
        <w:numPr>
          <w:ilvl w:val="0"/>
          <w:numId w:val="0"/>
        </w:numPr>
      </w:pPr>
      <w:bookmarkStart w:id="213" w:name="_Toc31283092"/>
      <w:r>
        <w:t>Mississauga Zones</w:t>
      </w:r>
      <w:bookmarkEnd w:id="213"/>
    </w:p>
    <w:p w14:paraId="552BF9E5" w14:textId="4552D7C4" w:rsidR="00DE663F" w:rsidRDefault="00DE663F" w:rsidP="002A50D3">
      <w:pPr>
        <w:pStyle w:val="ListParagraph"/>
        <w:numPr>
          <w:ilvl w:val="0"/>
          <w:numId w:val="39"/>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2A50D3">
      <w:pPr>
        <w:pStyle w:val="ListParagraph"/>
        <w:numPr>
          <w:ilvl w:val="0"/>
          <w:numId w:val="39"/>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2A50D3">
      <w:pPr>
        <w:pStyle w:val="ListParagraph"/>
        <w:numPr>
          <w:ilvl w:val="0"/>
          <w:numId w:val="39"/>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14" w:name="_Toc31283093"/>
      <w:r>
        <w:lastRenderedPageBreak/>
        <w:t>persons.csv</w:t>
      </w:r>
      <w:bookmarkEnd w:id="214"/>
    </w:p>
    <w:p w14:paraId="0B393B86" w14:textId="77777777" w:rsidR="00DE663F" w:rsidRDefault="00DE663F" w:rsidP="002A50D3">
      <w:pPr>
        <w:pStyle w:val="ListParagraph"/>
        <w:numPr>
          <w:ilvl w:val="0"/>
          <w:numId w:val="36"/>
        </w:numPr>
      </w:pPr>
      <w:r>
        <w:t>-&gt; add &lt;simulation_id&gt; attribute; default value “dummy_sim_iri”</w:t>
      </w:r>
    </w:p>
    <w:p w14:paraId="2DAD4252" w14:textId="77777777" w:rsidR="00DE663F" w:rsidRDefault="00DE663F" w:rsidP="002A50D3">
      <w:pPr>
        <w:pStyle w:val="ListParagraph"/>
        <w:numPr>
          <w:ilvl w:val="0"/>
          <w:numId w:val="36"/>
        </w:numPr>
      </w:pPr>
      <w:r>
        <w:t>Household_id:</w:t>
      </w:r>
      <w:r>
        <w:br/>
        <w:t>-&gt; &lt;household_id&gt; a household:HouseholdPD; sim:outputOfSimulation &lt;_:simulation_id&gt;</w:t>
      </w:r>
    </w:p>
    <w:p w14:paraId="6AD617EE" w14:textId="77777777" w:rsidR="00DE663F" w:rsidRDefault="00DE663F" w:rsidP="002A50D3">
      <w:pPr>
        <w:pStyle w:val="ListParagraph"/>
        <w:numPr>
          <w:ilvl w:val="0"/>
          <w:numId w:val="36"/>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2A50D3">
      <w:pPr>
        <w:pStyle w:val="ListParagraph"/>
        <w:numPr>
          <w:ilvl w:val="0"/>
          <w:numId w:val="36"/>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2A50D3">
      <w:pPr>
        <w:pStyle w:val="ListParagraph"/>
        <w:numPr>
          <w:ilvl w:val="0"/>
          <w:numId w:val="36"/>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2A50D3">
      <w:pPr>
        <w:pStyle w:val="ListParagraph"/>
        <w:numPr>
          <w:ilvl w:val="0"/>
          <w:numId w:val="36"/>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2A50D3">
      <w:pPr>
        <w:pStyle w:val="ListParagraph"/>
        <w:numPr>
          <w:ilvl w:val="0"/>
          <w:numId w:val="36"/>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r>
      <w:r>
        <w:lastRenderedPageBreak/>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2A50D3">
      <w:pPr>
        <w:pStyle w:val="ListParagraph"/>
        <w:numPr>
          <w:ilvl w:val="0"/>
          <w:numId w:val="36"/>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9" w:history="1">
        <w:r w:rsidRPr="00E079EA">
          <w:rPr>
            <w:rStyle w:val="Hyperlink"/>
          </w:rPr>
          <w:t>http://ontology.eil.utoronto.ca/icity/Organization/FullTimeRegEmployee</w:t>
        </w:r>
      </w:hyperlink>
      <w:r>
        <w:br/>
      </w:r>
      <w:hyperlink r:id="rId50" w:history="1">
        <w:r w:rsidRPr="00E079EA">
          <w:rPr>
            <w:rStyle w:val="Hyperlink"/>
          </w:rPr>
          <w:t>http://ontology.eil.utoronto.ca/icity/Organization/FullTimeHomeEmployee</w:t>
        </w:r>
      </w:hyperlink>
      <w:r>
        <w:br/>
      </w:r>
      <w:hyperlink r:id="rId51" w:history="1">
        <w:r w:rsidRPr="00E079EA">
          <w:rPr>
            <w:rStyle w:val="Hyperlink"/>
          </w:rPr>
          <w:t>http://ontology.eil.utoronto.ca/icity/Organization/PartTimeRegEmployee</w:t>
        </w:r>
      </w:hyperlink>
      <w:r>
        <w:br/>
      </w:r>
      <w:hyperlink r:id="rId52"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2A50D3">
      <w:pPr>
        <w:pStyle w:val="ListParagraph"/>
        <w:numPr>
          <w:ilvl w:val="0"/>
          <w:numId w:val="36"/>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2A50D3">
      <w:pPr>
        <w:pStyle w:val="ListParagraph"/>
        <w:numPr>
          <w:ilvl w:val="0"/>
          <w:numId w:val="36"/>
        </w:numPr>
      </w:pPr>
      <w:r>
        <w:t>Free_parking (Boolean)</w:t>
      </w:r>
      <w:r>
        <w:rPr>
          <w:rStyle w:val="FootnoteReference"/>
        </w:rPr>
        <w:footnoteReference w:id="29"/>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2A50D3">
      <w:pPr>
        <w:pStyle w:val="ListParagraph"/>
        <w:numPr>
          <w:ilvl w:val="0"/>
          <w:numId w:val="36"/>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lastRenderedPageBreak/>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3" w:history="1">
        <w:r w:rsidRPr="00E079EA">
          <w:rPr>
            <w:rStyle w:val="Hyperlink"/>
          </w:rPr>
          <w:t>http://ontology.eil.utoronto.ca/icity/Organization/PartTimeStudent</w:t>
        </w:r>
      </w:hyperlink>
      <w:r>
        <w:br/>
        <w:t>-&gt; &lt;person@t&gt; a &lt;student_transform&gt;</w:t>
      </w:r>
    </w:p>
    <w:p w14:paraId="27229A35" w14:textId="77777777" w:rsidR="00DE663F" w:rsidRDefault="00DE663F" w:rsidP="002A50D3">
      <w:pPr>
        <w:pStyle w:val="ListParagraph"/>
        <w:numPr>
          <w:ilvl w:val="0"/>
          <w:numId w:val="36"/>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2A50D3">
      <w:pPr>
        <w:pStyle w:val="ListParagraph"/>
        <w:numPr>
          <w:ilvl w:val="0"/>
          <w:numId w:val="36"/>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2A50D3">
      <w:pPr>
        <w:pStyle w:val="ListParagraph"/>
        <w:numPr>
          <w:ilvl w:val="0"/>
          <w:numId w:val="36"/>
        </w:numPr>
      </w:pPr>
      <w:r>
        <w:t>Weight: omitted</w:t>
      </w:r>
    </w:p>
    <w:p w14:paraId="3EE84284" w14:textId="77777777" w:rsidR="00DE663F" w:rsidRDefault="00DE663F" w:rsidP="002A50D3">
      <w:pPr>
        <w:pStyle w:val="ListParagraph"/>
        <w:numPr>
          <w:ilvl w:val="0"/>
          <w:numId w:val="36"/>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lastRenderedPageBreak/>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2A50D3">
      <w:pPr>
        <w:pStyle w:val="ListParagraph"/>
        <w:numPr>
          <w:ilvl w:val="0"/>
          <w:numId w:val="36"/>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2A50D3">
      <w:pPr>
        <w:pStyle w:val="ListParagraph"/>
        <w:numPr>
          <w:ilvl w:val="1"/>
          <w:numId w:val="36"/>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2A50D3">
      <w:pPr>
        <w:pStyle w:val="ListParagraph"/>
        <w:numPr>
          <w:ilvl w:val="1"/>
          <w:numId w:val="36"/>
        </w:numPr>
      </w:pPr>
      <w:r>
        <w:t>Feature1 (work loc)</w:t>
      </w:r>
    </w:p>
    <w:p w14:paraId="7423DB84" w14:textId="77777777" w:rsidR="00DE663F" w:rsidRDefault="00DE663F" w:rsidP="002A50D3">
      <w:pPr>
        <w:pStyle w:val="ListParagraph"/>
        <w:numPr>
          <w:ilvl w:val="1"/>
          <w:numId w:val="36"/>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2A50D3">
      <w:pPr>
        <w:pStyle w:val="ListParagraph"/>
        <w:numPr>
          <w:ilvl w:val="0"/>
          <w:numId w:val="37"/>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15" w:name="_Toc31283094"/>
      <w:r>
        <w:t>trips.csv</w:t>
      </w:r>
      <w:bookmarkEnd w:id="215"/>
    </w:p>
    <w:p w14:paraId="4E1E3105" w14:textId="77777777" w:rsidR="00DE663F" w:rsidRDefault="00DE663F" w:rsidP="002A50D3">
      <w:pPr>
        <w:pStyle w:val="ListParagraph"/>
        <w:numPr>
          <w:ilvl w:val="0"/>
          <w:numId w:val="38"/>
        </w:numPr>
      </w:pPr>
      <w:r>
        <w:t>-&gt; add &lt;simulation_id&gt; attribute; default value “dummy_sim_iri”</w:t>
      </w:r>
    </w:p>
    <w:p w14:paraId="774B6E4C" w14:textId="77777777" w:rsidR="00DE663F" w:rsidRDefault="00DE663F" w:rsidP="002A50D3">
      <w:pPr>
        <w:pStyle w:val="ListParagraph"/>
        <w:numPr>
          <w:ilvl w:val="0"/>
          <w:numId w:val="38"/>
        </w:numPr>
      </w:pPr>
      <w:r>
        <w:t>Household_id:</w:t>
      </w:r>
      <w:r>
        <w:br/>
        <w:t>-&gt; &lt;household_id&gt; a household:HouseholdPD; sim:outputOfSimulation &lt;_:simulation_id&gt;</w:t>
      </w:r>
    </w:p>
    <w:p w14:paraId="23D33F84" w14:textId="77777777" w:rsidR="00DE663F" w:rsidRDefault="00DE663F" w:rsidP="002A50D3">
      <w:pPr>
        <w:pStyle w:val="ListParagraph"/>
        <w:numPr>
          <w:ilvl w:val="0"/>
          <w:numId w:val="38"/>
        </w:numPr>
      </w:pPr>
      <w:r>
        <w:t>Person_id:</w:t>
      </w:r>
      <w:r>
        <w:br/>
        <w:t xml:space="preserve">-&gt; transform to create unique identifier: </w:t>
      </w:r>
      <w:r>
        <w:br/>
      </w:r>
      <w:r>
        <w:lastRenderedPageBreak/>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2A50D3">
      <w:pPr>
        <w:pStyle w:val="ListParagraph"/>
        <w:numPr>
          <w:ilvl w:val="0"/>
          <w:numId w:val="38"/>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2A50D3">
      <w:pPr>
        <w:pStyle w:val="ListParagraph"/>
        <w:numPr>
          <w:ilvl w:val="0"/>
          <w:numId w:val="38"/>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2A50D3">
      <w:pPr>
        <w:pStyle w:val="ListParagraph"/>
        <w:numPr>
          <w:ilvl w:val="0"/>
          <w:numId w:val="38"/>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r>
      <w:r>
        <w:rPr>
          <w:lang w:val="en-CA"/>
        </w:rPr>
        <w:lastRenderedPageBreak/>
        <w:t>-&gt; &lt;_oact&gt; a activity:Activity; hasParticipant &lt;person@t&gt;; occursDirectlyBefore &lt;trip_id&gt;.</w:t>
      </w:r>
      <w:r>
        <w:rPr>
          <w:lang w:val="en-CA"/>
        </w:rPr>
        <w:br/>
        <w:t>-&gt; &lt;_oact&gt; a &lt;activity_transform&gt;.</w:t>
      </w:r>
    </w:p>
    <w:p w14:paraId="7481C6BB" w14:textId="77777777" w:rsidR="00DE663F" w:rsidRDefault="00DE663F" w:rsidP="002A50D3">
      <w:pPr>
        <w:pStyle w:val="ListParagraph"/>
        <w:numPr>
          <w:ilvl w:val="0"/>
          <w:numId w:val="38"/>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2A50D3">
      <w:pPr>
        <w:pStyle w:val="ListParagraph"/>
        <w:numPr>
          <w:ilvl w:val="0"/>
          <w:numId w:val="38"/>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2A50D3">
      <w:pPr>
        <w:pStyle w:val="ListParagraph"/>
        <w:numPr>
          <w:ilvl w:val="0"/>
          <w:numId w:val="38"/>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2A50D3">
      <w:pPr>
        <w:pStyle w:val="ListParagraph"/>
        <w:numPr>
          <w:ilvl w:val="0"/>
          <w:numId w:val="37"/>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16" w:name="_Toc31283095"/>
      <w:r>
        <w:lastRenderedPageBreak/>
        <w:t>trip_modes.csv</w:t>
      </w:r>
      <w:bookmarkEnd w:id="216"/>
    </w:p>
    <w:p w14:paraId="457768C4" w14:textId="3D4EA6A5" w:rsidR="00DE663F" w:rsidRDefault="009C262E" w:rsidP="002A50D3">
      <w:pPr>
        <w:pStyle w:val="ListParagraph"/>
        <w:numPr>
          <w:ilvl w:val="0"/>
          <w:numId w:val="40"/>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0"/>
      </w:r>
      <w:r w:rsidR="00DE663F">
        <w:rPr>
          <w:lang w:val="en-CA"/>
        </w:rPr>
        <w:t xml:space="preserve"> &lt;_person@t&gt;.</w:t>
      </w:r>
    </w:p>
    <w:p w14:paraId="10FAF163" w14:textId="77777777" w:rsidR="00DE663F" w:rsidRDefault="00DE663F" w:rsidP="002A50D3">
      <w:pPr>
        <w:pStyle w:val="ListParagraph"/>
        <w:numPr>
          <w:ilvl w:val="0"/>
          <w:numId w:val="40"/>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2A50D3">
      <w:pPr>
        <w:pStyle w:val="ListParagraph"/>
        <w:numPr>
          <w:ilvl w:val="0"/>
          <w:numId w:val="40"/>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lastRenderedPageBreak/>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2A50D3">
      <w:pPr>
        <w:pStyle w:val="ListParagraph"/>
        <w:numPr>
          <w:ilvl w:val="0"/>
          <w:numId w:val="44"/>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2A50D3">
      <w:pPr>
        <w:pStyle w:val="ListParagraph"/>
        <w:numPr>
          <w:ilvl w:val="0"/>
          <w:numId w:val="40"/>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2A50D3">
      <w:pPr>
        <w:pStyle w:val="ListParagraph"/>
        <w:numPr>
          <w:ilvl w:val="0"/>
          <w:numId w:val="43"/>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2A50D3">
      <w:pPr>
        <w:pStyle w:val="ListParagraph"/>
        <w:numPr>
          <w:ilvl w:val="1"/>
          <w:numId w:val="43"/>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2A50D3">
      <w:pPr>
        <w:pStyle w:val="ListParagraph"/>
        <w:numPr>
          <w:ilvl w:val="0"/>
          <w:numId w:val="43"/>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17" w:name="_Toc31283096"/>
      <w:r>
        <w:lastRenderedPageBreak/>
        <w:t>trip_stations.csv</w:t>
      </w:r>
      <w:bookmarkEnd w:id="217"/>
    </w:p>
    <w:p w14:paraId="36776BFC" w14:textId="2558555A" w:rsidR="00DE663F" w:rsidRDefault="00DE663F" w:rsidP="002A50D3">
      <w:pPr>
        <w:pStyle w:val="ListParagraph"/>
        <w:numPr>
          <w:ilvl w:val="0"/>
          <w:numId w:val="41"/>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2A50D3">
      <w:pPr>
        <w:pStyle w:val="ListParagraph"/>
        <w:numPr>
          <w:ilvl w:val="0"/>
          <w:numId w:val="41"/>
        </w:numPr>
      </w:pPr>
      <w:r>
        <w:t>Household_id:</w:t>
      </w:r>
      <w:r>
        <w:br/>
        <w:t>-&gt;omitted</w:t>
      </w:r>
    </w:p>
    <w:p w14:paraId="403E8E47" w14:textId="77777777" w:rsidR="00DE663F" w:rsidRDefault="00DE663F" w:rsidP="002A50D3">
      <w:pPr>
        <w:pStyle w:val="ListParagraph"/>
        <w:numPr>
          <w:ilvl w:val="0"/>
          <w:numId w:val="41"/>
        </w:numPr>
      </w:pPr>
      <w:r>
        <w:t>Person_id:</w:t>
      </w:r>
      <w:r>
        <w:br/>
        <w:t>-&gt; omitted</w:t>
      </w:r>
    </w:p>
    <w:p w14:paraId="6B56690B" w14:textId="77777777" w:rsidR="00561E84" w:rsidRDefault="00DE663F" w:rsidP="002A50D3">
      <w:pPr>
        <w:pStyle w:val="ListParagraph"/>
        <w:numPr>
          <w:ilvl w:val="0"/>
          <w:numId w:val="41"/>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2A50D3">
      <w:pPr>
        <w:pStyle w:val="ListParagraph"/>
        <w:numPr>
          <w:ilvl w:val="0"/>
          <w:numId w:val="41"/>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2A50D3">
      <w:pPr>
        <w:pStyle w:val="ListParagraph"/>
        <w:numPr>
          <w:ilvl w:val="0"/>
          <w:numId w:val="41"/>
        </w:numPr>
        <w:rPr>
          <w:lang w:val="en-CA"/>
        </w:rPr>
      </w:pPr>
      <w:r>
        <w:rPr>
          <w:lang w:val="en-CA"/>
        </w:rPr>
        <w:t>Direction: auto2transit or transit2auto</w:t>
      </w:r>
      <w:r>
        <w:rPr>
          <w:lang w:val="en-CA"/>
        </w:rPr>
        <w:br/>
        <w:t xml:space="preserve">The mode of these trips (we expect) is “DAT” (drive access to transit), however the direction field provides additional information about the subtrips that comprise the trip. If </w:t>
      </w:r>
      <w:r>
        <w:rPr>
          <w:lang w:val="en-CA"/>
        </w:rPr>
        <w:lastRenderedPageBreak/>
        <w:t>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4"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2A50D3">
      <w:pPr>
        <w:pStyle w:val="ListParagraph"/>
        <w:numPr>
          <w:ilvl w:val="0"/>
          <w:numId w:val="41"/>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18" w:name="_Toc31283097"/>
      <w:r>
        <w:t>facilitate_passenger.csv</w:t>
      </w:r>
      <w:bookmarkEnd w:id="218"/>
    </w:p>
    <w:p w14:paraId="31226480" w14:textId="77777777" w:rsidR="00DE663F" w:rsidRDefault="00DE663F" w:rsidP="002A50D3">
      <w:pPr>
        <w:pStyle w:val="ListParagraph"/>
        <w:numPr>
          <w:ilvl w:val="0"/>
          <w:numId w:val="42"/>
        </w:numPr>
        <w:rPr>
          <w:lang w:val="en-CA"/>
        </w:rPr>
      </w:pPr>
      <w:r>
        <w:rPr>
          <w:lang w:val="en-CA"/>
        </w:rPr>
        <w:t>Household_id: omitted (relationship captured in other data sources)</w:t>
      </w:r>
    </w:p>
    <w:p w14:paraId="0F765A8B" w14:textId="77777777" w:rsidR="00DE663F" w:rsidRDefault="00DE663F" w:rsidP="002A50D3">
      <w:pPr>
        <w:pStyle w:val="ListParagraph"/>
        <w:numPr>
          <w:ilvl w:val="0"/>
          <w:numId w:val="42"/>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2A50D3">
      <w:pPr>
        <w:pStyle w:val="ListParagraph"/>
        <w:numPr>
          <w:ilvl w:val="0"/>
          <w:numId w:val="42"/>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r>
      <w:r>
        <w:rPr>
          <w:lang w:val="en-CA"/>
        </w:rPr>
        <w:lastRenderedPageBreak/>
        <w:t>&lt;passenger_trip_id_transform&gt; trip:hasPassenger &lt;_passenger_id@t&gt;; trip:hasDriver &lt;_driver_id@t&gt;</w:t>
      </w:r>
    </w:p>
    <w:p w14:paraId="1D3E5ACF" w14:textId="77777777" w:rsidR="00DE663F" w:rsidRDefault="00DE663F" w:rsidP="002A50D3">
      <w:pPr>
        <w:pStyle w:val="ListParagraph"/>
        <w:numPr>
          <w:ilvl w:val="0"/>
          <w:numId w:val="42"/>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2A50D3">
      <w:pPr>
        <w:pStyle w:val="ListParagraph"/>
        <w:numPr>
          <w:ilvl w:val="0"/>
          <w:numId w:val="42"/>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2A50D3">
      <w:pPr>
        <w:pStyle w:val="ListParagraph"/>
        <w:numPr>
          <w:ilvl w:val="0"/>
          <w:numId w:val="42"/>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19" w:name="_Toc31283098"/>
      <w:r>
        <w:t>Futur</w:t>
      </w:r>
      <w:r w:rsidR="004E3418">
        <w:t>e Work</w:t>
      </w:r>
      <w:bookmarkEnd w:id="219"/>
    </w:p>
    <w:p w14:paraId="2AD4A731" w14:textId="3842C11C" w:rsidR="009C262E" w:rsidRDefault="009C262E" w:rsidP="002A50D3">
      <w:pPr>
        <w:pStyle w:val="ListParagraph"/>
        <w:numPr>
          <w:ilvl w:val="0"/>
          <w:numId w:val="47"/>
        </w:numPr>
      </w:pPr>
      <w:r>
        <w:t>Determine whether it’s possible to retrieve the intended simulation date</w:t>
      </w:r>
      <w:r>
        <w:rPr>
          <w:lang w:val="en-CA"/>
        </w:rPr>
        <w:t xml:space="preserve"> from the simulation metadata</w:t>
      </w:r>
    </w:p>
    <w:p w14:paraId="7190F77C" w14:textId="32AF58DC" w:rsidR="004E3418" w:rsidRDefault="004E3418" w:rsidP="002A50D3">
      <w:pPr>
        <w:pStyle w:val="ListParagraph"/>
        <w:numPr>
          <w:ilvl w:val="0"/>
          <w:numId w:val="47"/>
        </w:numPr>
      </w:pPr>
      <w:r>
        <w:lastRenderedPageBreak/>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2A50D3">
      <w:pPr>
        <w:pStyle w:val="ListParagraph"/>
        <w:numPr>
          <w:ilvl w:val="1"/>
          <w:numId w:val="47"/>
        </w:numPr>
        <w:rPr>
          <w:lang w:val="en-CA"/>
        </w:rPr>
      </w:pPr>
      <w:r>
        <w:rPr>
          <w:lang w:val="en-CA"/>
        </w:rPr>
        <w:t>Centroid_2016 (or Centroid_2011?)</w:t>
      </w:r>
    </w:p>
    <w:p w14:paraId="1FCEF984" w14:textId="77777777" w:rsidR="004E3418" w:rsidRDefault="004E3418" w:rsidP="002A50D3">
      <w:pPr>
        <w:pStyle w:val="ListParagraph"/>
        <w:numPr>
          <w:ilvl w:val="1"/>
          <w:numId w:val="47"/>
        </w:numPr>
        <w:rPr>
          <w:lang w:val="en-CA"/>
        </w:rPr>
      </w:pPr>
      <w:r>
        <w:rPr>
          <w:lang w:val="en-CA"/>
        </w:rPr>
        <w:t>GTA2001Zone</w:t>
      </w:r>
    </w:p>
    <w:p w14:paraId="589CFE8D" w14:textId="18177128" w:rsidR="00ED58E7" w:rsidRDefault="00DE663F" w:rsidP="002A50D3">
      <w:pPr>
        <w:pStyle w:val="ListParagraph"/>
        <w:numPr>
          <w:ilvl w:val="0"/>
          <w:numId w:val="46"/>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2A50D3">
      <w:pPr>
        <w:pStyle w:val="Heading1"/>
        <w:numPr>
          <w:ilvl w:val="0"/>
          <w:numId w:val="63"/>
        </w:numPr>
      </w:pPr>
      <w:bookmarkStart w:id="220" w:name="_Ref31182931"/>
      <w:bookmarkStart w:id="221" w:name="_Toc31283099"/>
      <w:commentRangeStart w:id="222"/>
      <w:r>
        <w:lastRenderedPageBreak/>
        <w:t>Transit</w:t>
      </w:r>
      <w:commentRangeEnd w:id="222"/>
      <w:r w:rsidR="00663AFE">
        <w:rPr>
          <w:rStyle w:val="CommentReference"/>
          <w:rFonts w:asciiTheme="minorHAnsi" w:eastAsiaTheme="minorEastAsia" w:hAnsiTheme="minorHAnsi"/>
          <w:b w:val="0"/>
          <w:bCs w:val="0"/>
          <w:kern w:val="0"/>
        </w:rPr>
        <w:commentReference w:id="222"/>
      </w:r>
      <w:r>
        <w:t xml:space="preserve"> Data Mapping</w:t>
      </w:r>
      <w:bookmarkEnd w:id="220"/>
      <w:bookmarkEnd w:id="221"/>
    </w:p>
    <w:p w14:paraId="77FE896A" w14:textId="77777777" w:rsidR="000E5600" w:rsidRDefault="000E5600" w:rsidP="002660E6">
      <w:r>
        <w:t>Overview of datasets:</w:t>
      </w:r>
    </w:p>
    <w:p w14:paraId="7C719F90" w14:textId="77777777" w:rsidR="000E5600" w:rsidRDefault="000E5600" w:rsidP="002A50D3">
      <w:pPr>
        <w:pStyle w:val="ListParagraph"/>
        <w:numPr>
          <w:ilvl w:val="0"/>
          <w:numId w:val="62"/>
        </w:numPr>
      </w:pPr>
      <w:r>
        <w:t>Subway delay data</w:t>
      </w:r>
    </w:p>
    <w:p w14:paraId="2E035305" w14:textId="77777777" w:rsidR="000E5600" w:rsidRDefault="000E5600" w:rsidP="002A50D3">
      <w:pPr>
        <w:pStyle w:val="ListParagraph"/>
        <w:numPr>
          <w:ilvl w:val="0"/>
          <w:numId w:val="62"/>
        </w:numPr>
      </w:pPr>
      <w:r>
        <w:t>TTC schedule data (gtfs)</w:t>
      </w:r>
    </w:p>
    <w:p w14:paraId="5094BC75" w14:textId="77777777" w:rsidR="000E5600" w:rsidRPr="00092BFA" w:rsidRDefault="000E5600" w:rsidP="002A50D3">
      <w:pPr>
        <w:pStyle w:val="ListParagraph"/>
        <w:numPr>
          <w:ilvl w:val="0"/>
          <w:numId w:val="62"/>
        </w:numPr>
      </w:pPr>
      <w:r>
        <w:t>Vehicle location data (nextbus / other)</w:t>
      </w:r>
    </w:p>
    <w:p w14:paraId="1ECCBDC6" w14:textId="56C25332" w:rsidR="002660E6" w:rsidRDefault="002660E6" w:rsidP="00EC2F24">
      <w:pPr>
        <w:pStyle w:val="Heading2"/>
        <w:numPr>
          <w:ilvl w:val="0"/>
          <w:numId w:val="0"/>
        </w:numPr>
      </w:pPr>
      <w:r>
        <w:br/>
      </w:r>
      <w:bookmarkStart w:id="223" w:name="_Toc31283100"/>
      <w:r>
        <w:t>Subway &amp; SRT Logs (December 2018)</w:t>
      </w:r>
      <w:bookmarkEnd w:id="223"/>
    </w:p>
    <w:p w14:paraId="2F9920C2" w14:textId="77777777" w:rsidR="002660E6" w:rsidRDefault="002660E6" w:rsidP="002660E6">
      <w:r>
        <w:t>To do: match the Station and Line values with the identifiers defined in gtfs.</w:t>
      </w:r>
    </w:p>
    <w:p w14:paraId="208A856D" w14:textId="77777777" w:rsidR="002660E6" w:rsidRDefault="002660E6" w:rsidP="002A50D3">
      <w:pPr>
        <w:pStyle w:val="ListParagraph"/>
        <w:numPr>
          <w:ilvl w:val="0"/>
          <w:numId w:val="60"/>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2A50D3">
      <w:pPr>
        <w:pStyle w:val="ListParagraph"/>
        <w:numPr>
          <w:ilvl w:val="0"/>
          <w:numId w:val="60"/>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2A50D3">
      <w:pPr>
        <w:pStyle w:val="ListParagraph"/>
        <w:numPr>
          <w:ilvl w:val="0"/>
          <w:numId w:val="60"/>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2A50D3">
      <w:pPr>
        <w:pStyle w:val="ListParagraph"/>
        <w:numPr>
          <w:ilvl w:val="0"/>
          <w:numId w:val="60"/>
        </w:numPr>
      </w:pPr>
      <w:r>
        <w:lastRenderedPageBreak/>
        <w:t>Code</w:t>
      </w:r>
      <w:r>
        <w:br/>
        <w:t>-&gt; &lt;_incident&gt; transit:hasIncidentCode &lt;code&gt;</w:t>
      </w:r>
    </w:p>
    <w:p w14:paraId="2548CE26" w14:textId="77777777" w:rsidR="002660E6" w:rsidRDefault="002660E6" w:rsidP="002A50D3">
      <w:pPr>
        <w:pStyle w:val="ListParagraph"/>
        <w:numPr>
          <w:ilvl w:val="0"/>
          <w:numId w:val="60"/>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2A50D3">
      <w:pPr>
        <w:pStyle w:val="ListParagraph"/>
        <w:numPr>
          <w:ilvl w:val="0"/>
          <w:numId w:val="60"/>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2A50D3">
      <w:pPr>
        <w:pStyle w:val="ListParagraph"/>
        <w:numPr>
          <w:ilvl w:val="0"/>
          <w:numId w:val="60"/>
        </w:numPr>
      </w:pPr>
      <w:commentRangeStart w:id="224"/>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24"/>
      <w:r>
        <w:rPr>
          <w:rStyle w:val="CommentReference"/>
          <w:rFonts w:ascii="Times New Roman" w:eastAsia="Times New Roman" w:hAnsi="Times New Roman"/>
          <w:lang w:val="en-CA"/>
        </w:rPr>
        <w:commentReference w:id="224"/>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2A50D3">
      <w:pPr>
        <w:pStyle w:val="ListParagraph"/>
        <w:numPr>
          <w:ilvl w:val="0"/>
          <w:numId w:val="60"/>
        </w:numPr>
      </w:pPr>
      <w:r>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2A50D3">
      <w:pPr>
        <w:pStyle w:val="ListParagraph"/>
        <w:numPr>
          <w:ilvl w:val="0"/>
          <w:numId w:val="60"/>
        </w:numPr>
      </w:pPr>
      <w:r>
        <w:lastRenderedPageBreak/>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2A50D3">
      <w:pPr>
        <w:pStyle w:val="ListParagraph"/>
        <w:numPr>
          <w:ilvl w:val="0"/>
          <w:numId w:val="50"/>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2A50D3">
      <w:pPr>
        <w:pStyle w:val="ListParagraph"/>
        <w:numPr>
          <w:ilvl w:val="0"/>
          <w:numId w:val="50"/>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25" w:name="_Toc31283101"/>
      <w:r w:rsidRPr="00EC2F24">
        <w:t>AVL Data (TTC NVAS XML Feed)</w:t>
      </w:r>
      <w:bookmarkEnd w:id="225"/>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Therefore to begin examining vehicle locations of interest, we can request data specifying the corresponding t </w:t>
      </w:r>
      <w:r>
        <w:lastRenderedPageBreak/>
        <w:t>parameter (latest time of update) by, let’s say 10 minutes later (May 1, 2018 at 10:15AM) in epoch time: t=</w:t>
      </w:r>
      <w:r w:rsidRPr="00A530EF">
        <w:t>1525184100</w:t>
      </w:r>
      <w:r>
        <w:t>.</w:t>
      </w:r>
    </w:p>
    <w:p w14:paraId="7FF24A2F" w14:textId="77777777" w:rsidR="002660E6" w:rsidRDefault="005A6FFD" w:rsidP="002660E6">
      <w:pPr>
        <w:ind w:left="360"/>
      </w:pPr>
      <w:hyperlink r:id="rId55"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6"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2A50D3">
      <w:pPr>
        <w:pStyle w:val="ListParagraph"/>
        <w:numPr>
          <w:ilvl w:val="0"/>
          <w:numId w:val="59"/>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2A50D3">
      <w:pPr>
        <w:pStyle w:val="ListParagraph"/>
        <w:numPr>
          <w:ilvl w:val="0"/>
          <w:numId w:val="59"/>
        </w:numPr>
      </w:pPr>
      <w:r>
        <w:t>vehicle id</w:t>
      </w:r>
      <w:r>
        <w:br/>
        <w:t>-&gt; &lt;vehicle_id&gt; a &lt;transit:TransitVehiclePD&gt;; change:hasManifesation [a transit:TransitVehicle&gt;</w:t>
      </w:r>
    </w:p>
    <w:p w14:paraId="44B88AEE" w14:textId="77777777" w:rsidR="002660E6" w:rsidRDefault="002660E6" w:rsidP="002A50D3">
      <w:pPr>
        <w:pStyle w:val="ListParagraph"/>
        <w:numPr>
          <w:ilvl w:val="0"/>
          <w:numId w:val="59"/>
        </w:numPr>
      </w:pPr>
      <w:r>
        <w:t>vehicle dirTag: omitted</w:t>
      </w:r>
    </w:p>
    <w:p w14:paraId="76B6A88B" w14:textId="77777777" w:rsidR="002660E6" w:rsidRDefault="002660E6" w:rsidP="002A50D3">
      <w:pPr>
        <w:pStyle w:val="ListParagraph"/>
        <w:numPr>
          <w:ilvl w:val="0"/>
          <w:numId w:val="59"/>
        </w:numPr>
      </w:pPr>
      <w:r>
        <w:t>vehicle heading: omitted</w:t>
      </w:r>
      <w:r>
        <w:br/>
      </w:r>
      <w:r w:rsidRPr="00335DBB">
        <w:rPr>
          <w:highlight w:val="yellow"/>
        </w:rPr>
        <w:t>to discuss: include direction information in ontology? dirTag, heading?</w:t>
      </w:r>
    </w:p>
    <w:p w14:paraId="586CE5C3" w14:textId="77777777" w:rsidR="002660E6" w:rsidRDefault="002660E6" w:rsidP="002A50D3">
      <w:pPr>
        <w:pStyle w:val="ListParagraph"/>
        <w:numPr>
          <w:ilvl w:val="0"/>
          <w:numId w:val="59"/>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2A50D3">
      <w:pPr>
        <w:pStyle w:val="ListParagraph"/>
        <w:numPr>
          <w:ilvl w:val="0"/>
          <w:numId w:val="59"/>
        </w:numPr>
      </w:pPr>
      <w:r>
        <w:lastRenderedPageBreak/>
        <w:t>predictable</w:t>
      </w:r>
      <w:r>
        <w:br/>
        <w:t>(omitted)</w:t>
      </w:r>
    </w:p>
    <w:p w14:paraId="77544BA1" w14:textId="77777777" w:rsidR="002660E6" w:rsidRDefault="002660E6" w:rsidP="002A50D3">
      <w:pPr>
        <w:pStyle w:val="ListParagraph"/>
        <w:numPr>
          <w:ilvl w:val="0"/>
          <w:numId w:val="59"/>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2A50D3">
      <w:pPr>
        <w:pStyle w:val="ListParagraph"/>
        <w:numPr>
          <w:ilvl w:val="0"/>
          <w:numId w:val="59"/>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26" w:name="_Toc31283102"/>
      <w:r w:rsidRPr="00EC2F24">
        <w:t>TTC Routes &amp; Schedules (gtfs)</w:t>
      </w:r>
      <w:bookmarkEnd w:id="226"/>
    </w:p>
    <w:p w14:paraId="153A6387" w14:textId="77777777" w:rsidR="002660E6" w:rsidRDefault="002660E6" w:rsidP="002660E6">
      <w:r>
        <w:t xml:space="preserve">Note: see </w:t>
      </w:r>
      <w:hyperlink r:id="rId57"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2A50D3">
      <w:pPr>
        <w:pStyle w:val="ListParagraph"/>
        <w:numPr>
          <w:ilvl w:val="0"/>
          <w:numId w:val="61"/>
        </w:numPr>
      </w:pPr>
      <w:r>
        <w:lastRenderedPageBreak/>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2A50D3">
      <w:pPr>
        <w:pStyle w:val="ListParagraph"/>
        <w:numPr>
          <w:ilvl w:val="0"/>
          <w:numId w:val="61"/>
        </w:numPr>
      </w:pPr>
      <w:r>
        <w:t>Required addition of location datatype</w:t>
      </w:r>
      <w:r>
        <w:rPr>
          <w:rStyle w:val="FootnoteReference"/>
        </w:rPr>
        <w:footnoteReference w:id="31"/>
      </w:r>
      <w:r>
        <w:t xml:space="preserve"> to accommodate AllegroGraph’s geospatial reasoning properties</w:t>
      </w:r>
      <w:r>
        <w:rPr>
          <w:rStyle w:val="FootnoteReference"/>
        </w:rPr>
        <w:footnoteReference w:id="32"/>
      </w:r>
      <w:r>
        <w:t>.</w:t>
      </w:r>
    </w:p>
    <w:p w14:paraId="5980CA00" w14:textId="77777777" w:rsidR="002660E6" w:rsidRDefault="002660E6" w:rsidP="002660E6">
      <w:pPr>
        <w:ind w:left="720"/>
      </w:pPr>
      <w:r>
        <w:t xml:space="preserve">Datatype generated from AGraph’s N-Dimensional Geospatial Datatype Designer: </w:t>
      </w:r>
      <w:hyperlink r:id="rId58"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27" w:name="_Toc31283103"/>
      <w:r>
        <w:rPr>
          <w:lang w:val="en-CA"/>
        </w:rPr>
        <w:t>agency.txt</w:t>
      </w:r>
      <w:bookmarkEnd w:id="227"/>
    </w:p>
    <w:p w14:paraId="294A0BD0" w14:textId="77777777" w:rsidR="002660E6" w:rsidRPr="00983F7E" w:rsidRDefault="002660E6" w:rsidP="002660E6">
      <w:r>
        <w:t>Describes the organization responsible for a particular route.</w:t>
      </w:r>
    </w:p>
    <w:p w14:paraId="18B3ED67" w14:textId="77777777" w:rsidR="002660E6" w:rsidRDefault="002660E6" w:rsidP="002A50D3">
      <w:pPr>
        <w:pStyle w:val="ListParagraph"/>
        <w:numPr>
          <w:ilvl w:val="0"/>
          <w:numId w:val="58"/>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2A50D3">
      <w:pPr>
        <w:pStyle w:val="ListParagraph"/>
        <w:numPr>
          <w:ilvl w:val="0"/>
          <w:numId w:val="58"/>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2A50D3">
      <w:pPr>
        <w:pStyle w:val="ListParagraph"/>
        <w:numPr>
          <w:ilvl w:val="0"/>
          <w:numId w:val="58"/>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2A50D3">
      <w:pPr>
        <w:pStyle w:val="ListParagraph"/>
        <w:numPr>
          <w:ilvl w:val="0"/>
          <w:numId w:val="58"/>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2A50D3">
      <w:pPr>
        <w:pStyle w:val="ListParagraph"/>
        <w:numPr>
          <w:ilvl w:val="0"/>
          <w:numId w:val="58"/>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2A50D3">
      <w:pPr>
        <w:pStyle w:val="ListParagraph"/>
        <w:numPr>
          <w:ilvl w:val="0"/>
          <w:numId w:val="58"/>
        </w:numPr>
        <w:rPr>
          <w:lang w:val="en-CA"/>
        </w:rPr>
      </w:pPr>
      <w:r w:rsidRPr="00EC34F0">
        <w:rPr>
          <w:lang w:val="en-CA"/>
        </w:rPr>
        <w:lastRenderedPageBreak/>
        <w:t>agency_lang</w:t>
      </w:r>
      <w:r>
        <w:rPr>
          <w:lang w:val="en-CA"/>
        </w:rPr>
        <w:br/>
        <w:t>(omitted)</w:t>
      </w:r>
    </w:p>
    <w:p w14:paraId="245FDD45" w14:textId="77777777" w:rsidR="002660E6" w:rsidRDefault="002660E6" w:rsidP="002A50D3">
      <w:pPr>
        <w:pStyle w:val="ListParagraph"/>
        <w:numPr>
          <w:ilvl w:val="0"/>
          <w:numId w:val="58"/>
        </w:numPr>
        <w:rPr>
          <w:lang w:val="en-CA"/>
        </w:rPr>
      </w:pPr>
      <w:r w:rsidRPr="00EC34F0">
        <w:rPr>
          <w:lang w:val="en-CA"/>
        </w:rPr>
        <w:t>agency_phone</w:t>
      </w:r>
      <w:r>
        <w:rPr>
          <w:lang w:val="en-CA"/>
        </w:rPr>
        <w:br/>
        <w:t>-&gt; &lt;agency_id_manifestation&gt; icontact:hasPhoneNumber &lt;agency_phone&gt;</w:t>
      </w:r>
    </w:p>
    <w:p w14:paraId="0CB86D05" w14:textId="77777777" w:rsidR="002660E6" w:rsidRPr="00EC34F0" w:rsidRDefault="002660E6" w:rsidP="002A50D3">
      <w:pPr>
        <w:pStyle w:val="ListParagraph"/>
        <w:numPr>
          <w:ilvl w:val="0"/>
          <w:numId w:val="58"/>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28" w:name="_Toc31283104"/>
      <w:r>
        <w:rPr>
          <w:lang w:val="en-CA"/>
        </w:rPr>
        <w:t>calendar_dates.txt</w:t>
      </w:r>
      <w:bookmarkEnd w:id="228"/>
    </w:p>
    <w:p w14:paraId="57F6FA41" w14:textId="77777777" w:rsidR="002660E6" w:rsidRDefault="002660E6" w:rsidP="002660E6">
      <w:r>
        <w:t>Defines exceptions to service definitions in calendar.txt</w:t>
      </w:r>
    </w:p>
    <w:p w14:paraId="38EB79A3" w14:textId="77777777" w:rsidR="002660E6" w:rsidRPr="005C5DC1" w:rsidRDefault="002660E6" w:rsidP="002A50D3">
      <w:pPr>
        <w:pStyle w:val="ListParagraph"/>
        <w:numPr>
          <w:ilvl w:val="0"/>
          <w:numId w:val="56"/>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2A50D3">
      <w:pPr>
        <w:pStyle w:val="ListParagraph"/>
        <w:numPr>
          <w:ilvl w:val="0"/>
          <w:numId w:val="56"/>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2A50D3">
      <w:pPr>
        <w:pStyle w:val="ListParagraph"/>
        <w:numPr>
          <w:ilvl w:val="0"/>
          <w:numId w:val="56"/>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lastRenderedPageBreak/>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29" w:name="_Toc31283105"/>
      <w:r>
        <w:rPr>
          <w:lang w:val="en-CA"/>
        </w:rPr>
        <w:t>calendar.txt</w:t>
      </w:r>
      <w:bookmarkEnd w:id="229"/>
    </w:p>
    <w:p w14:paraId="2E0A37C2" w14:textId="77777777" w:rsidR="002660E6" w:rsidRPr="00917749" w:rsidRDefault="002660E6" w:rsidP="002660E6">
      <w:r>
        <w:t>Defines dates for service availability; a weekly recurring event(s).</w:t>
      </w:r>
    </w:p>
    <w:p w14:paraId="5909E764" w14:textId="77777777" w:rsidR="002660E6" w:rsidRDefault="002660E6" w:rsidP="002A50D3">
      <w:pPr>
        <w:pStyle w:val="ListParagraph"/>
        <w:numPr>
          <w:ilvl w:val="0"/>
          <w:numId w:val="55"/>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2A50D3">
      <w:pPr>
        <w:pStyle w:val="ListParagraph"/>
        <w:numPr>
          <w:ilvl w:val="0"/>
          <w:numId w:val="55"/>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2A50D3">
      <w:pPr>
        <w:pStyle w:val="ListParagraph"/>
        <w:numPr>
          <w:ilvl w:val="0"/>
          <w:numId w:val="55"/>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2A50D3">
      <w:pPr>
        <w:pStyle w:val="ListParagraph"/>
        <w:numPr>
          <w:ilvl w:val="0"/>
          <w:numId w:val="55"/>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2A50D3">
      <w:pPr>
        <w:pStyle w:val="ListParagraph"/>
        <w:numPr>
          <w:ilvl w:val="0"/>
          <w:numId w:val="55"/>
        </w:numPr>
        <w:rPr>
          <w:lang w:val="en-CA"/>
        </w:rPr>
      </w:pPr>
      <w:r>
        <w:rPr>
          <w:lang w:val="en-CA"/>
        </w:rPr>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2A50D3">
      <w:pPr>
        <w:pStyle w:val="ListParagraph"/>
        <w:numPr>
          <w:ilvl w:val="0"/>
          <w:numId w:val="55"/>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30" w:name="_Toc31283106"/>
      <w:r>
        <w:rPr>
          <w:lang w:val="en-CA"/>
        </w:rPr>
        <w:t>routes.txt</w:t>
      </w:r>
      <w:bookmarkEnd w:id="230"/>
    </w:p>
    <w:p w14:paraId="0020034B" w14:textId="77777777" w:rsidR="002660E6" w:rsidRDefault="002660E6" w:rsidP="002A50D3">
      <w:pPr>
        <w:pStyle w:val="ListParagraph"/>
        <w:numPr>
          <w:ilvl w:val="0"/>
          <w:numId w:val="53"/>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lastRenderedPageBreak/>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2A50D3">
      <w:pPr>
        <w:pStyle w:val="ListParagraph"/>
        <w:numPr>
          <w:ilvl w:val="0"/>
          <w:numId w:val="53"/>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2A50D3">
      <w:pPr>
        <w:pStyle w:val="ListParagraph"/>
        <w:numPr>
          <w:ilvl w:val="0"/>
          <w:numId w:val="53"/>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2A50D3">
      <w:pPr>
        <w:pStyle w:val="ListParagraph"/>
        <w:numPr>
          <w:ilvl w:val="0"/>
          <w:numId w:val="53"/>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2A50D3">
      <w:pPr>
        <w:pStyle w:val="ListParagraph"/>
        <w:numPr>
          <w:ilvl w:val="0"/>
          <w:numId w:val="53"/>
        </w:numPr>
        <w:rPr>
          <w:lang w:val="en-CA"/>
        </w:rPr>
      </w:pPr>
      <w:r w:rsidRPr="003A1BCD">
        <w:rPr>
          <w:lang w:val="en-CA"/>
        </w:rPr>
        <w:t>route_desc (not filled)</w:t>
      </w:r>
    </w:p>
    <w:p w14:paraId="27795633" w14:textId="77777777" w:rsidR="002660E6" w:rsidRPr="003A1BCD" w:rsidRDefault="002660E6" w:rsidP="002A50D3">
      <w:pPr>
        <w:pStyle w:val="ListParagraph"/>
        <w:numPr>
          <w:ilvl w:val="0"/>
          <w:numId w:val="53"/>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2A50D3">
      <w:pPr>
        <w:pStyle w:val="ListParagraph"/>
        <w:numPr>
          <w:ilvl w:val="0"/>
          <w:numId w:val="53"/>
        </w:numPr>
        <w:rPr>
          <w:lang w:val="en-CA"/>
        </w:rPr>
      </w:pPr>
      <w:r w:rsidRPr="003A1BCD">
        <w:rPr>
          <w:lang w:val="en-CA"/>
        </w:rPr>
        <w:t>route_url (not filled)</w:t>
      </w:r>
    </w:p>
    <w:p w14:paraId="37626693" w14:textId="77777777" w:rsidR="002660E6" w:rsidRDefault="002660E6" w:rsidP="002A50D3">
      <w:pPr>
        <w:pStyle w:val="ListParagraph"/>
        <w:numPr>
          <w:ilvl w:val="0"/>
          <w:numId w:val="53"/>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2A50D3">
      <w:pPr>
        <w:pStyle w:val="ListParagraph"/>
        <w:numPr>
          <w:ilvl w:val="0"/>
          <w:numId w:val="53"/>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31" w:name="_Toc31283107"/>
      <w:r>
        <w:rPr>
          <w:lang w:val="en-CA"/>
        </w:rPr>
        <w:t>shapes.txt</w:t>
      </w:r>
      <w:bookmarkEnd w:id="231"/>
    </w:p>
    <w:p w14:paraId="04B3CE67" w14:textId="77777777" w:rsidR="002660E6" w:rsidRPr="00C70A9A" w:rsidRDefault="002660E6" w:rsidP="002660E6">
      <w:r>
        <w:t>Describes the shape and location of a particular trip.</w:t>
      </w:r>
    </w:p>
    <w:p w14:paraId="0101F42D" w14:textId="77777777" w:rsidR="002660E6" w:rsidRDefault="002660E6" w:rsidP="002A50D3">
      <w:pPr>
        <w:pStyle w:val="ListParagraph"/>
        <w:numPr>
          <w:ilvl w:val="0"/>
          <w:numId w:val="57"/>
        </w:numPr>
        <w:rPr>
          <w:lang w:val="en-CA"/>
        </w:rPr>
      </w:pPr>
      <w:r w:rsidRPr="00D7411F">
        <w:rPr>
          <w:lang w:val="en-CA"/>
        </w:rPr>
        <w:t>shape_id</w:t>
      </w:r>
      <w:r>
        <w:rPr>
          <w:lang w:val="en-CA"/>
        </w:rPr>
        <w:br/>
        <w:t>-&gt; &lt;shape_id&gt; a spatial_loc:LineString</w:t>
      </w:r>
    </w:p>
    <w:p w14:paraId="43012303" w14:textId="77777777" w:rsidR="002660E6" w:rsidRPr="00F71C02" w:rsidRDefault="002660E6" w:rsidP="002A50D3">
      <w:pPr>
        <w:pStyle w:val="ListParagraph"/>
        <w:numPr>
          <w:ilvl w:val="0"/>
          <w:numId w:val="57"/>
        </w:numPr>
        <w:rPr>
          <w:strike/>
          <w:lang w:val="en-CA"/>
        </w:rPr>
      </w:pPr>
      <w:r w:rsidRPr="002201AB">
        <w:rPr>
          <w:strike/>
          <w:lang w:val="en-CA"/>
        </w:rPr>
        <w:lastRenderedPageBreak/>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3"/>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2A50D3">
      <w:pPr>
        <w:pStyle w:val="ListParagraph"/>
        <w:numPr>
          <w:ilvl w:val="0"/>
          <w:numId w:val="57"/>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59"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lastRenderedPageBreak/>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2A50D3">
      <w:pPr>
        <w:pStyle w:val="ListParagraph"/>
        <w:numPr>
          <w:ilvl w:val="0"/>
          <w:numId w:val="57"/>
        </w:numPr>
        <w:rPr>
          <w:lang w:val="en-CA"/>
        </w:rPr>
      </w:pPr>
      <w:r>
        <w:rPr>
          <w:lang w:val="en-CA"/>
        </w:rPr>
        <w:t>shape_dist_traveled: omitted</w:t>
      </w:r>
    </w:p>
    <w:p w14:paraId="258D49C0" w14:textId="77777777" w:rsidR="002660E6" w:rsidRDefault="002660E6" w:rsidP="002A50D3">
      <w:pPr>
        <w:pStyle w:val="ListParagraph"/>
        <w:numPr>
          <w:ilvl w:val="0"/>
          <w:numId w:val="57"/>
        </w:numPr>
        <w:rPr>
          <w:lang w:val="en-CA"/>
        </w:rPr>
      </w:pPr>
      <w:r>
        <w:rPr>
          <w:lang w:val="en-CA"/>
        </w:rPr>
        <w:t>point_iri: unique ID for point object</w:t>
      </w:r>
      <w:r>
        <w:rPr>
          <w:lang w:val="en-CA"/>
        </w:rPr>
        <w:br/>
      </w:r>
    </w:p>
    <w:p w14:paraId="38532171" w14:textId="77777777" w:rsidR="002660E6" w:rsidRDefault="002660E6" w:rsidP="002A50D3">
      <w:pPr>
        <w:pStyle w:val="ListParagraph"/>
        <w:numPr>
          <w:ilvl w:val="0"/>
          <w:numId w:val="57"/>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2A50D3">
      <w:pPr>
        <w:pStyle w:val="ListParagraph"/>
        <w:numPr>
          <w:ilvl w:val="1"/>
          <w:numId w:val="57"/>
        </w:numPr>
        <w:rPr>
          <w:lang w:val="en-CA"/>
        </w:rPr>
      </w:pPr>
      <w:r>
        <w:rPr>
          <w:lang w:val="en-CA"/>
        </w:rPr>
        <w:lastRenderedPageBreak/>
        <w:t>How can we create a mapping between rows in Karma, without modifying the input file?</w:t>
      </w:r>
    </w:p>
    <w:p w14:paraId="5EB7C481" w14:textId="77777777" w:rsidR="002660E6" w:rsidRDefault="002660E6" w:rsidP="002A50D3">
      <w:pPr>
        <w:pStyle w:val="ListParagraph"/>
        <w:numPr>
          <w:ilvl w:val="1"/>
          <w:numId w:val="57"/>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2A50D3">
      <w:pPr>
        <w:pStyle w:val="ListParagraph"/>
        <w:numPr>
          <w:ilvl w:val="1"/>
          <w:numId w:val="57"/>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32" w:name="_Toc31283108"/>
      <w:r>
        <w:rPr>
          <w:lang w:val="en-CA"/>
        </w:rPr>
        <w:t>stop_times.txt</w:t>
      </w:r>
      <w:bookmarkEnd w:id="232"/>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2A50D3">
      <w:pPr>
        <w:pStyle w:val="ListParagraph"/>
        <w:numPr>
          <w:ilvl w:val="0"/>
          <w:numId w:val="52"/>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2A50D3">
      <w:pPr>
        <w:pStyle w:val="ListParagraph"/>
        <w:numPr>
          <w:ilvl w:val="0"/>
          <w:numId w:val="52"/>
        </w:numPr>
        <w:rPr>
          <w:lang w:val="en-CA"/>
        </w:rPr>
      </w:pPr>
      <w:r w:rsidRPr="002C4558">
        <w:rPr>
          <w:lang w:val="en-CA"/>
        </w:rPr>
        <w:t>arrival_time</w:t>
      </w:r>
      <w:r>
        <w:rPr>
          <w:lang w:val="en-CA"/>
        </w:rPr>
        <w:t>: not used</w:t>
      </w:r>
    </w:p>
    <w:p w14:paraId="7F071C4C" w14:textId="77777777" w:rsidR="002660E6" w:rsidRPr="00DF17D9" w:rsidRDefault="002660E6" w:rsidP="002A50D3">
      <w:pPr>
        <w:pStyle w:val="ListParagraph"/>
        <w:numPr>
          <w:ilvl w:val="0"/>
          <w:numId w:val="52"/>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2A50D3">
      <w:pPr>
        <w:pStyle w:val="ListParagraph"/>
        <w:numPr>
          <w:ilvl w:val="0"/>
          <w:numId w:val="52"/>
        </w:numPr>
        <w:rPr>
          <w:lang w:val="en-CA"/>
        </w:rPr>
      </w:pPr>
      <w:r w:rsidRPr="005C3FBB">
        <w:rPr>
          <w:lang w:val="en-CA"/>
        </w:rPr>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lastRenderedPageBreak/>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2A50D3">
      <w:pPr>
        <w:pStyle w:val="ListParagraph"/>
        <w:numPr>
          <w:ilvl w:val="0"/>
          <w:numId w:val="52"/>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2A50D3">
      <w:pPr>
        <w:pStyle w:val="ListParagraph"/>
        <w:numPr>
          <w:ilvl w:val="0"/>
          <w:numId w:val="52"/>
        </w:numPr>
        <w:rPr>
          <w:lang w:val="en-CA"/>
        </w:rPr>
      </w:pPr>
      <w:r w:rsidRPr="005C3FBB">
        <w:rPr>
          <w:lang w:val="en-CA"/>
        </w:rPr>
        <w:t>stop_headsign</w:t>
      </w:r>
      <w:r>
        <w:rPr>
          <w:lang w:val="en-CA"/>
        </w:rPr>
        <w:t>: not in use</w:t>
      </w:r>
    </w:p>
    <w:p w14:paraId="14BD84BF" w14:textId="77777777" w:rsidR="002660E6" w:rsidRPr="00906056" w:rsidRDefault="002660E6" w:rsidP="002A50D3">
      <w:pPr>
        <w:pStyle w:val="ListParagraph"/>
        <w:numPr>
          <w:ilvl w:val="0"/>
          <w:numId w:val="52"/>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2A50D3">
      <w:pPr>
        <w:pStyle w:val="ListParagraph"/>
        <w:numPr>
          <w:ilvl w:val="0"/>
          <w:numId w:val="52"/>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2A50D3">
      <w:pPr>
        <w:pStyle w:val="ListParagraph"/>
        <w:numPr>
          <w:ilvl w:val="0"/>
          <w:numId w:val="52"/>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33" w:name="_Toc31283109"/>
      <w:r>
        <w:rPr>
          <w:lang w:val="en-CA"/>
        </w:rPr>
        <w:lastRenderedPageBreak/>
        <w:t>stops.txt</w:t>
      </w:r>
      <w:bookmarkEnd w:id="233"/>
    </w:p>
    <w:p w14:paraId="750A8E1C" w14:textId="77777777" w:rsidR="002660E6" w:rsidRDefault="002660E6" w:rsidP="002A50D3">
      <w:pPr>
        <w:pStyle w:val="ListParagraph"/>
        <w:numPr>
          <w:ilvl w:val="0"/>
          <w:numId w:val="51"/>
        </w:numPr>
        <w:rPr>
          <w:lang w:val="en-CA"/>
        </w:rPr>
      </w:pPr>
      <w:r w:rsidRPr="00CE00BC">
        <w:rPr>
          <w:lang w:val="en-CA"/>
        </w:rPr>
        <w:t>stop_id</w:t>
      </w:r>
      <w:r>
        <w:rPr>
          <w:lang w:val="en-CA"/>
        </w:rPr>
        <w:br/>
        <w:t>-&gt; &lt;stop_id&gt; a transit:StopPoint</w:t>
      </w:r>
    </w:p>
    <w:p w14:paraId="30FACD9F" w14:textId="77777777" w:rsidR="002660E6" w:rsidRDefault="002660E6" w:rsidP="002A50D3">
      <w:pPr>
        <w:pStyle w:val="ListParagraph"/>
        <w:numPr>
          <w:ilvl w:val="0"/>
          <w:numId w:val="51"/>
        </w:numPr>
        <w:rPr>
          <w:lang w:val="en-CA"/>
        </w:rPr>
      </w:pPr>
      <w:r w:rsidRPr="00CE00BC">
        <w:rPr>
          <w:lang w:val="en-CA"/>
        </w:rPr>
        <w:t>stop_code</w:t>
      </w:r>
      <w:r>
        <w:rPr>
          <w:lang w:val="en-CA"/>
        </w:rPr>
        <w:br/>
        <w:t>-&gt; &lt;stop_id&gt; transit:hasStopCode &lt;stop_code&gt;</w:t>
      </w:r>
    </w:p>
    <w:p w14:paraId="20AF1392" w14:textId="77777777" w:rsidR="002660E6" w:rsidRDefault="002660E6" w:rsidP="002A50D3">
      <w:pPr>
        <w:pStyle w:val="ListParagraph"/>
        <w:numPr>
          <w:ilvl w:val="0"/>
          <w:numId w:val="51"/>
        </w:numPr>
        <w:rPr>
          <w:lang w:val="en-CA"/>
        </w:rPr>
      </w:pPr>
      <w:r w:rsidRPr="00CE00BC">
        <w:rPr>
          <w:lang w:val="en-CA"/>
        </w:rPr>
        <w:t>stop_name</w:t>
      </w:r>
      <w:r>
        <w:rPr>
          <w:lang w:val="en-CA"/>
        </w:rPr>
        <w:br/>
        <w:t>-&gt; &lt;stop_id&gt; foaf:name &lt;stop_name&gt;</w:t>
      </w:r>
    </w:p>
    <w:p w14:paraId="778E9476" w14:textId="77777777" w:rsidR="002660E6" w:rsidRDefault="002660E6" w:rsidP="002A50D3">
      <w:pPr>
        <w:pStyle w:val="ListParagraph"/>
        <w:numPr>
          <w:ilvl w:val="0"/>
          <w:numId w:val="51"/>
        </w:numPr>
        <w:rPr>
          <w:lang w:val="en-CA"/>
        </w:rPr>
      </w:pPr>
      <w:r w:rsidRPr="00E520B7">
        <w:rPr>
          <w:lang w:val="en-CA"/>
        </w:rPr>
        <w:t>stop_desc (not filled)</w:t>
      </w:r>
    </w:p>
    <w:p w14:paraId="33E27D8F" w14:textId="77777777" w:rsidR="002660E6" w:rsidRDefault="002660E6" w:rsidP="002A50D3">
      <w:pPr>
        <w:pStyle w:val="ListParagraph"/>
        <w:numPr>
          <w:ilvl w:val="0"/>
          <w:numId w:val="51"/>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lastRenderedPageBreak/>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2A50D3">
      <w:pPr>
        <w:pStyle w:val="ListParagraph"/>
        <w:numPr>
          <w:ilvl w:val="0"/>
          <w:numId w:val="51"/>
        </w:numPr>
        <w:rPr>
          <w:lang w:val="en-CA"/>
        </w:rPr>
      </w:pPr>
      <w:r w:rsidRPr="00E520B7">
        <w:rPr>
          <w:lang w:val="en-CA"/>
        </w:rPr>
        <w:t>zone_id</w:t>
      </w:r>
      <w:r>
        <w:rPr>
          <w:lang w:val="en-CA"/>
        </w:rPr>
        <w:t xml:space="preserve"> (not filled)</w:t>
      </w:r>
    </w:p>
    <w:p w14:paraId="1B926DE9" w14:textId="77777777" w:rsidR="002660E6" w:rsidRDefault="002660E6" w:rsidP="002A50D3">
      <w:pPr>
        <w:pStyle w:val="ListParagraph"/>
        <w:numPr>
          <w:ilvl w:val="0"/>
          <w:numId w:val="51"/>
        </w:numPr>
        <w:rPr>
          <w:lang w:val="en-CA"/>
        </w:rPr>
      </w:pPr>
      <w:r w:rsidRPr="00E520B7">
        <w:rPr>
          <w:lang w:val="en-CA"/>
        </w:rPr>
        <w:t>stop_url</w:t>
      </w:r>
      <w:r>
        <w:rPr>
          <w:lang w:val="en-CA"/>
        </w:rPr>
        <w:t xml:space="preserve"> (not filled)</w:t>
      </w:r>
    </w:p>
    <w:p w14:paraId="5B8F3D30" w14:textId="77777777" w:rsidR="002660E6" w:rsidRDefault="002660E6" w:rsidP="002A50D3">
      <w:pPr>
        <w:pStyle w:val="ListParagraph"/>
        <w:numPr>
          <w:ilvl w:val="0"/>
          <w:numId w:val="51"/>
        </w:numPr>
        <w:rPr>
          <w:lang w:val="en-CA"/>
        </w:rPr>
      </w:pPr>
      <w:r>
        <w:rPr>
          <w:lang w:val="en-CA"/>
        </w:rPr>
        <w:t>location_type (not filled)</w:t>
      </w:r>
    </w:p>
    <w:p w14:paraId="212B4776" w14:textId="77777777" w:rsidR="002660E6" w:rsidRDefault="002660E6" w:rsidP="002A50D3">
      <w:pPr>
        <w:pStyle w:val="ListParagraph"/>
        <w:numPr>
          <w:ilvl w:val="0"/>
          <w:numId w:val="51"/>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34" w:name="_Toc31283110"/>
      <w:r>
        <w:rPr>
          <w:lang w:val="en-CA"/>
        </w:rPr>
        <w:t>trips.txt</w:t>
      </w:r>
      <w:bookmarkEnd w:id="234"/>
    </w:p>
    <w:p w14:paraId="2CFB546B" w14:textId="77777777" w:rsidR="002660E6" w:rsidRDefault="002660E6" w:rsidP="002A50D3">
      <w:pPr>
        <w:pStyle w:val="ListParagraph"/>
        <w:numPr>
          <w:ilvl w:val="0"/>
          <w:numId w:val="54"/>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2A50D3">
      <w:pPr>
        <w:pStyle w:val="ListParagraph"/>
        <w:numPr>
          <w:ilvl w:val="0"/>
          <w:numId w:val="54"/>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represents the days during which the trip is provided. The properties of the service_id may be used to define the recurring days for the &lt;trip_id&gt;. In order to capture this, we’ll </w:t>
      </w:r>
      <w:r>
        <w:rPr>
          <w:lang w:val="en-CA"/>
        </w:rPr>
        <w:lastRenderedPageBreak/>
        <w:t>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2A50D3">
      <w:pPr>
        <w:pStyle w:val="ListParagraph"/>
        <w:numPr>
          <w:ilvl w:val="0"/>
          <w:numId w:val="54"/>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2A50D3">
      <w:pPr>
        <w:pStyle w:val="ListParagraph"/>
        <w:numPr>
          <w:ilvl w:val="0"/>
          <w:numId w:val="54"/>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2A50D3">
      <w:pPr>
        <w:pStyle w:val="ListParagraph"/>
        <w:numPr>
          <w:ilvl w:val="0"/>
          <w:numId w:val="54"/>
        </w:numPr>
        <w:rPr>
          <w:lang w:val="en-CA"/>
        </w:rPr>
      </w:pPr>
      <w:r w:rsidRPr="006438B9">
        <w:rPr>
          <w:lang w:val="en-CA"/>
        </w:rPr>
        <w:t>trip_short_name</w:t>
      </w:r>
      <w:r>
        <w:rPr>
          <w:lang w:val="en-CA"/>
        </w:rPr>
        <w:t xml:space="preserve"> (not filled)</w:t>
      </w:r>
    </w:p>
    <w:p w14:paraId="018F1604" w14:textId="77777777" w:rsidR="002660E6" w:rsidRDefault="002660E6" w:rsidP="002A50D3">
      <w:pPr>
        <w:pStyle w:val="ListParagraph"/>
        <w:numPr>
          <w:ilvl w:val="0"/>
          <w:numId w:val="54"/>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lastRenderedPageBreak/>
        <w:t xml:space="preserve">    return "false"</w:t>
      </w:r>
    </w:p>
    <w:p w14:paraId="66109929" w14:textId="77777777" w:rsidR="002660E6" w:rsidRDefault="002660E6" w:rsidP="002A50D3">
      <w:pPr>
        <w:pStyle w:val="ListParagraph"/>
        <w:numPr>
          <w:ilvl w:val="0"/>
          <w:numId w:val="54"/>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2A50D3">
      <w:pPr>
        <w:pStyle w:val="ListParagraph"/>
        <w:numPr>
          <w:ilvl w:val="0"/>
          <w:numId w:val="54"/>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2A50D3">
      <w:pPr>
        <w:pStyle w:val="ListParagraph"/>
        <w:numPr>
          <w:ilvl w:val="0"/>
          <w:numId w:val="54"/>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2A50D3">
      <w:pPr>
        <w:pStyle w:val="ListParagraph"/>
        <w:numPr>
          <w:ilvl w:val="0"/>
          <w:numId w:val="54"/>
        </w:numPr>
        <w:rPr>
          <w:lang w:val="en-CA"/>
        </w:rPr>
      </w:pPr>
      <w:r>
        <w:rPr>
          <w:lang w:val="en-CA"/>
        </w:rPr>
        <w:t>bikes_allowed (not filled)</w:t>
      </w:r>
      <w:r>
        <w:rPr>
          <w:lang w:val="en-CA"/>
        </w:rPr>
        <w:br/>
        <w:t>may be addressed similar to wheelchair_accessible</w:t>
      </w:r>
    </w:p>
    <w:p w14:paraId="5C05828B" w14:textId="51287BE8" w:rsidR="00F70C1A" w:rsidRDefault="00F70C1A" w:rsidP="002660E6">
      <w:pPr>
        <w:spacing w:after="200" w:line="276" w:lineRule="auto"/>
      </w:pPr>
      <w:r>
        <w:br/>
      </w:r>
    </w:p>
    <w:p w14:paraId="19264A80" w14:textId="77777777" w:rsidR="00F70C1A" w:rsidRDefault="00F70C1A">
      <w:pPr>
        <w:spacing w:after="200" w:line="276" w:lineRule="auto"/>
      </w:pPr>
      <w:r>
        <w:br w:type="page"/>
      </w:r>
    </w:p>
    <w:p w14:paraId="6D04D475" w14:textId="0F012ADC" w:rsidR="00F70C1A" w:rsidRDefault="00F70C1A" w:rsidP="002A50D3">
      <w:pPr>
        <w:pStyle w:val="Heading1"/>
        <w:numPr>
          <w:ilvl w:val="0"/>
          <w:numId w:val="63"/>
        </w:numPr>
      </w:pPr>
      <w:bookmarkStart w:id="235" w:name="_Ref31189297"/>
      <w:bookmarkStart w:id="236" w:name="_Toc31283111"/>
      <w:r>
        <w:lastRenderedPageBreak/>
        <w:t>Loop Detector Data Mapping</w:t>
      </w:r>
      <w:bookmarkEnd w:id="235"/>
      <w:bookmarkEnd w:id="236"/>
    </w:p>
    <w:p w14:paraId="7096B2BC" w14:textId="77777777" w:rsidR="00797143" w:rsidRPr="009961A8" w:rsidRDefault="00797143" w:rsidP="00797143">
      <w:pPr>
        <w:rPr>
          <w:rFonts w:asciiTheme="majorBidi" w:hAnsiTheme="majorBidi" w:cstheme="majorBidi"/>
        </w:rPr>
      </w:pPr>
      <w:r w:rsidRPr="009961A8">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6053B99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WayID: this value is the identifier of the road segment over which the loop detector reading is aggregated.</w:t>
      </w:r>
    </w:p>
    <w:p w14:paraId="0703302C"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Mean_Value_Max: this value is the average Max TTI (Maximum Travel Time Index), aggregated over the wayID readings, at one-hour intervals.</w:t>
      </w:r>
    </w:p>
    <w:p w14:paraId="205BAD7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7819E7B8" w14:textId="77777777" w:rsidR="00797143" w:rsidRPr="00797143"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Date: this value represents the date during which the readings were taken, formatted as: year_month_day. For example, the value “017_07_01” indicates the date July 1, 2017.</w:t>
      </w:r>
    </w:p>
    <w:p w14:paraId="14DB80F9"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Much of the information that is embedded in these values is not clear from the attribute labels alone. In order to enable interoperability, the semantics of these values must be made explicit. As described in the previous section, this is done with mappings expressed in R2RML. Which ontology(s) is used in the mappings depends on the scope of the concepts represented in the data. Key concepts that we can recognize from the data are the notion of road segments, time, and measures. </w:t>
      </w:r>
    </w:p>
    <w:p w14:paraId="43EF7F23" w14:textId="77777777" w:rsidR="00797143" w:rsidRPr="009961A8" w:rsidRDefault="00797143" w:rsidP="00797143">
      <w:pPr>
        <w:rPr>
          <w:rFonts w:asciiTheme="majorBidi" w:hAnsiTheme="majorBidi" w:cstheme="majorBidi"/>
        </w:rPr>
      </w:pPr>
      <w:r w:rsidRPr="009961A8">
        <w:rPr>
          <w:rFonts w:asciiTheme="majorBidi" w:hAnsiTheme="majorBidi" w:cstheme="majorBidi"/>
        </w:rPr>
        <w:t>In what follows, we describe the mappings that were defined for each attribute</w:t>
      </w:r>
      <w:r>
        <w:rPr>
          <w:rFonts w:asciiTheme="majorBidi" w:hAnsiTheme="majorBidi" w:cstheme="majorBidi"/>
        </w:rPr>
        <w:t>, with respect to the iCity TPSO,</w:t>
      </w:r>
      <w:r w:rsidRPr="009961A8">
        <w:rPr>
          <w:rFonts w:asciiTheme="majorBidi" w:hAnsiTheme="majorBidi" w:cstheme="majorBidi"/>
        </w:rPr>
        <w:t xml:space="preserve"> in order to support the data transformation. In particular, the Observations</w:t>
      </w:r>
      <w:r w:rsidRPr="009961A8">
        <w:rPr>
          <w:rFonts w:asciiTheme="majorBidi" w:hAnsiTheme="majorBidi" w:cstheme="majorBidi"/>
          <w:vertAlign w:val="superscript"/>
        </w:rPr>
        <w:footnoteReference w:id="34"/>
      </w:r>
      <w:r w:rsidRPr="009961A8">
        <w:rPr>
          <w:rFonts w:asciiTheme="majorBidi" w:hAnsiTheme="majorBidi" w:cstheme="majorBidi"/>
        </w:rPr>
        <w:t xml:space="preserve"> and Transportation System</w:t>
      </w:r>
      <w:r w:rsidRPr="009961A8">
        <w:rPr>
          <w:rFonts w:asciiTheme="majorBidi" w:hAnsiTheme="majorBidi" w:cstheme="majorBidi"/>
          <w:vertAlign w:val="superscript"/>
        </w:rPr>
        <w:footnoteReference w:id="35"/>
      </w:r>
      <w:r w:rsidRPr="009961A8">
        <w:rPr>
          <w:rFonts w:asciiTheme="majorBidi" w:hAnsiTheme="majorBidi" w:cstheme="majorBidi"/>
        </w:rPr>
        <w:t xml:space="preserve"> Ontologies play a key role. </w:t>
      </w:r>
      <w:r>
        <w:rPr>
          <w:rFonts w:asciiTheme="majorBidi" w:hAnsiTheme="majorBidi" w:cstheme="majorBidi"/>
        </w:rPr>
        <w:t xml:space="preserve">As mentioned in Section </w:t>
      </w:r>
      <w:r>
        <w:rPr>
          <w:rFonts w:asciiTheme="majorBidi" w:hAnsiTheme="majorBidi" w:cstheme="majorBidi"/>
        </w:rPr>
        <w:fldChar w:fldCharType="begin"/>
      </w:r>
      <w:r>
        <w:rPr>
          <w:rFonts w:asciiTheme="majorBidi" w:hAnsiTheme="majorBidi" w:cstheme="majorBidi"/>
        </w:rPr>
        <w:instrText xml:space="preserve"> REF _Ref31188977 \r \h </w:instrText>
      </w:r>
      <w:r>
        <w:rPr>
          <w:rFonts w:asciiTheme="majorBidi" w:hAnsiTheme="majorBidi" w:cstheme="majorBidi"/>
        </w:rPr>
      </w:r>
      <w:r>
        <w:rPr>
          <w:rFonts w:asciiTheme="majorBidi" w:hAnsiTheme="majorBidi" w:cstheme="majorBidi"/>
        </w:rPr>
        <w:fldChar w:fldCharType="separate"/>
      </w:r>
      <w:r>
        <w:rPr>
          <w:rFonts w:asciiTheme="majorBidi" w:hAnsiTheme="majorBidi" w:cstheme="majorBidi"/>
        </w:rPr>
        <w:t>9.3.4</w:t>
      </w:r>
      <w:r>
        <w:rPr>
          <w:rFonts w:asciiTheme="majorBidi" w:hAnsiTheme="majorBidi" w:cstheme="majorBidi"/>
        </w:rPr>
        <w:fldChar w:fldCharType="end"/>
      </w:r>
      <w:r>
        <w:rPr>
          <w:rFonts w:asciiTheme="majorBidi" w:hAnsiTheme="majorBidi" w:cstheme="majorBidi"/>
        </w:rPr>
        <w:t xml:space="preserve">, </w:t>
      </w:r>
      <w:r w:rsidRPr="009961A8">
        <w:rPr>
          <w:rFonts w:asciiTheme="majorBidi" w:hAnsiTheme="majorBidi" w:cstheme="majorBidi"/>
        </w:rPr>
        <w:t xml:space="preserve">some reformatting of the values into standard datatypes was also required. </w:t>
      </w:r>
    </w:p>
    <w:p w14:paraId="55ED41C6" w14:textId="77777777" w:rsidR="00797143" w:rsidRPr="009961A8" w:rsidRDefault="00797143" w:rsidP="002A50D3">
      <w:pPr>
        <w:pStyle w:val="ListParagraph"/>
        <w:numPr>
          <w:ilvl w:val="0"/>
          <w:numId w:val="66"/>
        </w:numPr>
        <w:rPr>
          <w:rFonts w:asciiTheme="majorBidi" w:hAnsiTheme="majorBidi" w:cstheme="majorBidi"/>
        </w:rPr>
      </w:pPr>
      <w:r w:rsidRPr="009961A8">
        <w:rPr>
          <w:rFonts w:asciiTheme="majorBidi" w:hAnsiTheme="majorBidi" w:cstheme="majorBidi"/>
        </w:rPr>
        <w:t xml:space="preserve">The WayID value was defined as an individual member of the RoadSegment class, as defined in the Transportation System Ontology from the TPSO. </w:t>
      </w:r>
    </w:p>
    <w:p w14:paraId="0A011D87" w14:textId="77777777" w:rsidR="00797143" w:rsidRPr="009961A8" w:rsidRDefault="00797143" w:rsidP="002A50D3">
      <w:pPr>
        <w:pStyle w:val="ListParagraph"/>
        <w:numPr>
          <w:ilvl w:val="0"/>
          <w:numId w:val="66"/>
        </w:numPr>
        <w:rPr>
          <w:rFonts w:asciiTheme="majorBidi" w:hAnsiTheme="majorBidi" w:cstheme="majorBidi"/>
        </w:rPr>
      </w:pPr>
      <w:r w:rsidRPr="009961A8">
        <w:rPr>
          <w:rFonts w:asciiTheme="majorBidi" w:hAnsiTheme="majorBidi" w:cstheme="majorBidi"/>
        </w:rPr>
        <w:lastRenderedPageBreak/>
        <w:t>The RoadSegment class represents part of a particular Road that makes up the physical infrastructure of the transportation system.</w:t>
      </w:r>
    </w:p>
    <w:p w14:paraId="67D67A4A" w14:textId="77777777" w:rsidR="00797143" w:rsidRPr="009961A8" w:rsidRDefault="00797143" w:rsidP="002A50D3">
      <w:pPr>
        <w:pStyle w:val="ListParagraph"/>
        <w:numPr>
          <w:ilvl w:val="0"/>
          <w:numId w:val="66"/>
        </w:numPr>
        <w:rPr>
          <w:rFonts w:asciiTheme="majorBidi" w:hAnsiTheme="majorBidi" w:cstheme="majorBidi"/>
        </w:rPr>
      </w:pPr>
      <w:r w:rsidRPr="009961A8">
        <w:rPr>
          <w:rFonts w:asciiTheme="majorBidi" w:hAnsiTheme="majorBidi" w:cstheme="majorBidi"/>
        </w:rPr>
        <w:t xml:space="preserve">The Mean_Value_Max value was defined as the value of the numerical_value property of a Measure that is the value of a MeanTTI_Max Quantity. The concepts of a numerical_value, a Measure, and a Quantity are defined in the Units of Measure Ontology from the TPSO, whereas the MeanTTI_Max specialization of a Quantity is defined in the Transportation System Ontology. More specifically, the MeanTTI_Max is captured as an aggregate of a TTI_Max Quantity, that is the aggregate of a TTI_Max value over a particular RoadSegment (the WayID), that is aggregated over a particular Interval in time. </w:t>
      </w:r>
    </w:p>
    <w:p w14:paraId="2A1E5634" w14:textId="77777777" w:rsidR="00797143" w:rsidRPr="009961A8" w:rsidRDefault="00797143" w:rsidP="002A50D3">
      <w:pPr>
        <w:pStyle w:val="ListParagraph"/>
        <w:numPr>
          <w:ilvl w:val="0"/>
          <w:numId w:val="66"/>
        </w:numPr>
        <w:rPr>
          <w:rFonts w:asciiTheme="majorBidi" w:hAnsiTheme="majorBidi" w:cstheme="majorBidi"/>
        </w:rPr>
      </w:pPr>
      <w:r w:rsidRPr="009961A8">
        <w:rPr>
          <w:rFonts w:asciiTheme="majorBidi" w:hAnsiTheme="majorBidi" w:cstheme="majorBidi"/>
        </w:rPr>
        <w:t xml:space="preserve">The concept of an interval is introduced in the Time Ontology,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w:t>
      </w:r>
    </w:p>
    <w:p w14:paraId="68DDE341"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This mapping is illustrated in </w:t>
      </w:r>
      <w:r w:rsidRPr="009961A8">
        <w:rPr>
          <w:rFonts w:asciiTheme="majorBidi" w:hAnsiTheme="majorBidi" w:cstheme="majorBidi"/>
        </w:rPr>
        <w:fldChar w:fldCharType="begin"/>
      </w:r>
      <w:r w:rsidRPr="009961A8">
        <w:rPr>
          <w:rFonts w:asciiTheme="majorBidi" w:hAnsiTheme="majorBidi" w:cstheme="majorBidi"/>
        </w:rPr>
        <w:instrText xml:space="preserve"> REF _Ref13653957 \h  \* MERGEFORMAT </w:instrText>
      </w:r>
      <w:r w:rsidRPr="009961A8">
        <w:rPr>
          <w:rFonts w:asciiTheme="majorBidi" w:hAnsiTheme="majorBidi" w:cstheme="majorBidi"/>
        </w:rPr>
      </w:r>
      <w:r w:rsidRPr="009961A8">
        <w:rPr>
          <w:rFonts w:asciiTheme="majorBidi" w:hAnsiTheme="majorBidi" w:cstheme="majorBidi"/>
        </w:rPr>
        <w:fldChar w:fldCharType="separate"/>
      </w:r>
      <w:r w:rsidRPr="009961A8">
        <w:rPr>
          <w:rFonts w:asciiTheme="majorBidi" w:hAnsiTheme="majorBidi" w:cstheme="majorBidi"/>
        </w:rPr>
        <w:t>Figure 1</w:t>
      </w:r>
      <w:r w:rsidRPr="009961A8">
        <w:rPr>
          <w:rFonts w:asciiTheme="majorBidi" w:hAnsiTheme="majorBidi" w:cstheme="majorBidi"/>
        </w:rPr>
        <w:fldChar w:fldCharType="end"/>
      </w:r>
      <w:r w:rsidRPr="009961A8">
        <w:rPr>
          <w:rFonts w:asciiTheme="majorBidi" w:hAnsiTheme="majorBidi" w:cstheme="majorBidi"/>
        </w:rPr>
        <w:t xml:space="preserve">. The KARMA mapping files </w:t>
      </w:r>
      <w:r w:rsidRPr="009961A8">
        <w:rPr>
          <w:lang w:val="en-US" w:bidi="en-US"/>
        </w:rPr>
        <w:t xml:space="preserve">are available online in the GitHub project repository at: </w:t>
      </w:r>
      <w:hyperlink r:id="rId60" w:history="1">
        <w:r w:rsidRPr="009C0D2A">
          <w:rPr>
            <w:rStyle w:val="Hyperlink"/>
          </w:rPr>
          <w:t>https://github.com/EnterpriseIntegrationLab/icity/tree/master/mappings/ITSoS</w:t>
        </w:r>
      </w:hyperlink>
      <w:r>
        <w:t xml:space="preserve"> </w:t>
      </w:r>
    </w:p>
    <w:p w14:paraId="236410B4" w14:textId="77777777" w:rsidR="00797143" w:rsidRDefault="00797143" w:rsidP="00797143">
      <w:pPr>
        <w:keepNext/>
      </w:pPr>
      <w:r w:rsidRPr="00BB3B35">
        <w:rPr>
          <w:noProof/>
        </w:rPr>
        <w:lastRenderedPageBreak/>
        <w:drawing>
          <wp:inline distT="0" distB="0" distL="0" distR="0" wp14:anchorId="76DBF2AB" wp14:editId="6EF989F2">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7560" cy="4438868"/>
                    </a:xfrm>
                    <a:prstGeom prst="rect">
                      <a:avLst/>
                    </a:prstGeom>
                  </pic:spPr>
                </pic:pic>
              </a:graphicData>
            </a:graphic>
          </wp:inline>
        </w:drawing>
      </w:r>
    </w:p>
    <w:p w14:paraId="4C56DB94" w14:textId="4069A10D" w:rsidR="00C73696" w:rsidRDefault="00797143" w:rsidP="00C73696">
      <w:pPr>
        <w:pStyle w:val="Caption"/>
      </w:pPr>
      <w:bookmarkStart w:id="237" w:name="_Ref13653957"/>
      <w:r>
        <w:t xml:space="preserve">Figure </w:t>
      </w:r>
      <w:r w:rsidR="005A6FFD">
        <w:fldChar w:fldCharType="begin"/>
      </w:r>
      <w:r w:rsidR="005A6FFD">
        <w:instrText xml:space="preserve"> SEQ Figure \* ARABIC </w:instrText>
      </w:r>
      <w:r w:rsidR="005A6FFD">
        <w:fldChar w:fldCharType="separate"/>
      </w:r>
      <w:r w:rsidR="00915792">
        <w:rPr>
          <w:noProof/>
        </w:rPr>
        <w:t>23</w:t>
      </w:r>
      <w:r w:rsidR="005A6FFD">
        <w:rPr>
          <w:noProof/>
        </w:rPr>
        <w:fldChar w:fldCharType="end"/>
      </w:r>
      <w:bookmarkEnd w:id="237"/>
      <w:r>
        <w:t>: Mapping the data values into TPSO concepts. Data values are depicted in boldface blue and the ontology concepts are illustrated with the lines and rectangles.</w:t>
      </w:r>
    </w:p>
    <w:p w14:paraId="6C597EFD" w14:textId="5134D85C" w:rsidR="00C73696" w:rsidRPr="00C73696" w:rsidRDefault="00C73696" w:rsidP="00C73696">
      <w:pPr>
        <w:spacing w:after="200" w:line="276" w:lineRule="auto"/>
        <w:rPr>
          <w:rFonts w:asciiTheme="minorHAnsi" w:eastAsiaTheme="minorEastAsia" w:hAnsiTheme="minorHAnsi"/>
          <w:b/>
          <w:bCs/>
          <w:color w:val="4F81BD" w:themeColor="accent1"/>
          <w:sz w:val="18"/>
          <w:szCs w:val="18"/>
          <w:lang w:val="en-US" w:bidi="en-US"/>
        </w:rPr>
      </w:pPr>
      <w:r>
        <w:br w:type="page"/>
      </w:r>
    </w:p>
    <w:p w14:paraId="0AF3AC7C" w14:textId="03AF59B2" w:rsidR="00810DF6" w:rsidRDefault="00C73696" w:rsidP="002A50D3">
      <w:pPr>
        <w:pStyle w:val="Heading1"/>
        <w:numPr>
          <w:ilvl w:val="0"/>
          <w:numId w:val="63"/>
        </w:numPr>
      </w:pPr>
      <w:bookmarkStart w:id="238" w:name="_Toc31283112"/>
      <w:r>
        <w:lastRenderedPageBreak/>
        <w:t>Esri GFX Data Mapping</w:t>
      </w:r>
      <w:bookmarkEnd w:id="238"/>
    </w:p>
    <w:p w14:paraId="10865D50" w14:textId="03409034" w:rsidR="00C73696" w:rsidRDefault="00C73696" w:rsidP="00C73696">
      <w:pPr>
        <w:pStyle w:val="Heading1"/>
        <w:numPr>
          <w:ilvl w:val="0"/>
          <w:numId w:val="0"/>
        </w:numPr>
        <w:ind w:left="432" w:hanging="432"/>
        <w:rPr>
          <w:lang w:val="en-CA"/>
        </w:rPr>
      </w:pPr>
      <w:bookmarkStart w:id="239" w:name="_Toc31283113"/>
      <w:r>
        <w:rPr>
          <w:lang w:val="en-CA"/>
        </w:rPr>
        <w:t xml:space="preserve">GFX </w:t>
      </w:r>
      <w:r w:rsidR="005F02A6">
        <w:rPr>
          <w:lang w:val="en-CA"/>
        </w:rPr>
        <w:t>tables</w:t>
      </w:r>
      <w:r>
        <w:rPr>
          <w:lang w:val="en-CA"/>
        </w:rPr>
        <w:t xml:space="preserve"> used:</w:t>
      </w:r>
      <w:bookmarkEnd w:id="239"/>
    </w:p>
    <w:p w14:paraId="0DB690EB" w14:textId="77777777" w:rsidR="00C73696" w:rsidRDefault="00C73696" w:rsidP="002A50D3">
      <w:pPr>
        <w:pStyle w:val="ListParagraph"/>
        <w:numPr>
          <w:ilvl w:val="0"/>
          <w:numId w:val="68"/>
        </w:numPr>
        <w:spacing w:line="240" w:lineRule="auto"/>
        <w:rPr>
          <w:lang w:val="en-CA"/>
        </w:rPr>
      </w:pPr>
      <w:r>
        <w:rPr>
          <w:lang w:val="en-CA"/>
        </w:rPr>
        <w:t>Neighbourhood</w:t>
      </w:r>
    </w:p>
    <w:p w14:paraId="2FE24C75" w14:textId="77777777" w:rsidR="00C73696" w:rsidRDefault="00C73696" w:rsidP="002A50D3">
      <w:pPr>
        <w:pStyle w:val="ListParagraph"/>
        <w:numPr>
          <w:ilvl w:val="0"/>
          <w:numId w:val="68"/>
        </w:numPr>
        <w:spacing w:line="240" w:lineRule="auto"/>
        <w:rPr>
          <w:lang w:val="en-CA"/>
        </w:rPr>
      </w:pPr>
      <w:r>
        <w:rPr>
          <w:lang w:val="en-CA"/>
        </w:rPr>
        <w:t>Land Use</w:t>
      </w:r>
    </w:p>
    <w:p w14:paraId="179BEA1D" w14:textId="77777777" w:rsidR="00C73696" w:rsidRDefault="00C73696" w:rsidP="002A50D3">
      <w:pPr>
        <w:pStyle w:val="ListParagraph"/>
        <w:numPr>
          <w:ilvl w:val="0"/>
          <w:numId w:val="68"/>
        </w:numPr>
        <w:spacing w:line="240" w:lineRule="auto"/>
        <w:rPr>
          <w:lang w:val="en-CA"/>
        </w:rPr>
      </w:pPr>
      <w:r>
        <w:rPr>
          <w:lang w:val="en-CA"/>
        </w:rPr>
        <w:t>Land Cover</w:t>
      </w:r>
    </w:p>
    <w:p w14:paraId="53712A8F" w14:textId="77777777" w:rsidR="00C73696" w:rsidRDefault="00C73696" w:rsidP="002A50D3">
      <w:pPr>
        <w:pStyle w:val="ListParagraph"/>
        <w:numPr>
          <w:ilvl w:val="0"/>
          <w:numId w:val="68"/>
        </w:numPr>
        <w:spacing w:line="240" w:lineRule="auto"/>
        <w:rPr>
          <w:lang w:val="en-CA"/>
        </w:rPr>
      </w:pPr>
      <w:r>
        <w:rPr>
          <w:lang w:val="en-CA"/>
        </w:rPr>
        <w:t>Point of Interest</w:t>
      </w:r>
    </w:p>
    <w:p w14:paraId="377A897D" w14:textId="77777777" w:rsidR="00C73696" w:rsidRDefault="00C73696" w:rsidP="002A50D3">
      <w:pPr>
        <w:pStyle w:val="ListParagraph"/>
        <w:numPr>
          <w:ilvl w:val="0"/>
          <w:numId w:val="68"/>
        </w:numPr>
        <w:spacing w:line="240" w:lineRule="auto"/>
        <w:rPr>
          <w:lang w:val="en-CA"/>
        </w:rPr>
      </w:pPr>
      <w:r>
        <w:rPr>
          <w:lang w:val="en-CA"/>
        </w:rPr>
        <w:t>Road Segment</w:t>
      </w:r>
    </w:p>
    <w:p w14:paraId="336D5D04" w14:textId="77777777" w:rsidR="00C73696" w:rsidRDefault="00C73696" w:rsidP="00C73696">
      <w:pPr>
        <w:rPr>
          <w:b/>
        </w:rPr>
      </w:pPr>
    </w:p>
    <w:p w14:paraId="0C23EE59" w14:textId="5CDF3F57" w:rsidR="00C73696" w:rsidRDefault="00C73696" w:rsidP="00C73696">
      <w:pPr>
        <w:rPr>
          <w:b/>
        </w:rPr>
      </w:pPr>
      <w:r w:rsidRPr="00C73696">
        <w:rPr>
          <w:b/>
        </w:rPr>
        <w:t xml:space="preserve">Additional </w:t>
      </w:r>
      <w:r w:rsidR="005F02A6">
        <w:rPr>
          <w:b/>
        </w:rPr>
        <w:t xml:space="preserve">tables computed based on </w:t>
      </w:r>
      <w:r w:rsidRPr="00C73696">
        <w:rPr>
          <w:b/>
        </w:rPr>
        <w:t>spatial relationships:</w:t>
      </w:r>
    </w:p>
    <w:p w14:paraId="082BC008" w14:textId="1D8D28E2" w:rsidR="005F02A6" w:rsidRDefault="005F02A6" w:rsidP="002A50D3">
      <w:pPr>
        <w:pStyle w:val="ListParagraph"/>
        <w:numPr>
          <w:ilvl w:val="0"/>
          <w:numId w:val="76"/>
        </w:numPr>
        <w:spacing w:line="276" w:lineRule="auto"/>
      </w:pPr>
      <w:r>
        <w:t>Intersect Neighbourhood</w:t>
      </w:r>
    </w:p>
    <w:p w14:paraId="4B662258" w14:textId="43D5D03D" w:rsidR="005F02A6" w:rsidRDefault="005F02A6" w:rsidP="002A50D3">
      <w:pPr>
        <w:pStyle w:val="ListParagraph"/>
        <w:numPr>
          <w:ilvl w:val="0"/>
          <w:numId w:val="76"/>
        </w:numPr>
        <w:spacing w:line="276" w:lineRule="auto"/>
      </w:pPr>
      <w:r>
        <w:t>Near Land Use</w:t>
      </w:r>
    </w:p>
    <w:p w14:paraId="7CA29078" w14:textId="0C24ACA8" w:rsidR="005F02A6" w:rsidRDefault="005F02A6" w:rsidP="002A50D3">
      <w:pPr>
        <w:pStyle w:val="ListParagraph"/>
        <w:numPr>
          <w:ilvl w:val="0"/>
          <w:numId w:val="76"/>
        </w:numPr>
        <w:spacing w:line="276" w:lineRule="auto"/>
      </w:pPr>
      <w:r>
        <w:t>Near Land Cover</w:t>
      </w:r>
    </w:p>
    <w:p w14:paraId="7600657F" w14:textId="03FED822" w:rsidR="005F02A6" w:rsidRDefault="005F02A6" w:rsidP="002A50D3">
      <w:pPr>
        <w:pStyle w:val="ListParagraph"/>
        <w:numPr>
          <w:ilvl w:val="0"/>
          <w:numId w:val="76"/>
        </w:numPr>
        <w:spacing w:line="276" w:lineRule="auto"/>
      </w:pPr>
      <w:r>
        <w:t>Near Point of Interest</w:t>
      </w:r>
    </w:p>
    <w:p w14:paraId="1954BBE0" w14:textId="77777777" w:rsidR="005F02A6" w:rsidRPr="00034792" w:rsidRDefault="005F02A6" w:rsidP="005F02A6">
      <w:pPr>
        <w:pStyle w:val="Heading1"/>
        <w:numPr>
          <w:ilvl w:val="0"/>
          <w:numId w:val="0"/>
        </w:numPr>
        <w:ind w:left="432" w:hanging="432"/>
        <w:rPr>
          <w:lang w:val="en-CA"/>
        </w:rPr>
      </w:pPr>
      <w:bookmarkStart w:id="240" w:name="_Toc31283124"/>
      <w:r>
        <w:rPr>
          <w:lang w:val="en-CA"/>
        </w:rPr>
        <w:t>Esri Extension of TPSO</w:t>
      </w:r>
      <w:bookmarkEnd w:id="240"/>
    </w:p>
    <w:p w14:paraId="62B84CE0" w14:textId="77777777" w:rsidR="005F02A6" w:rsidRPr="005F02A6" w:rsidRDefault="005F02A6" w:rsidP="002A50D3">
      <w:pPr>
        <w:pStyle w:val="ListParagraph"/>
        <w:numPr>
          <w:ilvl w:val="0"/>
          <w:numId w:val="74"/>
        </w:numPr>
        <w:spacing w:line="240" w:lineRule="auto"/>
        <w:rPr>
          <w:lang w:val="en-CA"/>
        </w:rPr>
      </w:pPr>
      <w:r>
        <w:rPr>
          <w:lang w:val="en-CA"/>
        </w:rPr>
        <w:t xml:space="preserve">New class: </w:t>
      </w:r>
      <w:r w:rsidRPr="005F02A6">
        <w:t>Neighbourhood subClassOf Parcel</w:t>
      </w:r>
    </w:p>
    <w:p w14:paraId="536A18AC" w14:textId="77777777" w:rsidR="005F02A6" w:rsidRDefault="005F02A6" w:rsidP="005F02A6">
      <w:pPr>
        <w:pStyle w:val="ListParagraph"/>
        <w:numPr>
          <w:ilvl w:val="1"/>
          <w:numId w:val="2"/>
        </w:numPr>
        <w:rPr>
          <w:lang w:val="en-CA"/>
        </w:rPr>
      </w:pPr>
      <w:r>
        <w:rPr>
          <w:lang w:val="en-CA"/>
        </w:rPr>
        <w:t>subClassOf hasLandUse value ‘</w:t>
      </w:r>
      <w:r w:rsidRPr="00885F1D">
        <w:rPr>
          <w:lang w:val="en-CA"/>
        </w:rPr>
        <w:t>NeighborhoodOrLocalPark</w:t>
      </w:r>
      <w:r>
        <w:rPr>
          <w:lang w:val="en-CA"/>
        </w:rPr>
        <w:t>’</w:t>
      </w:r>
    </w:p>
    <w:p w14:paraId="28415C85" w14:textId="77777777" w:rsidR="005F02A6" w:rsidRDefault="005F02A6" w:rsidP="005F02A6">
      <w:pPr>
        <w:pStyle w:val="ListParagraph"/>
        <w:numPr>
          <w:ilvl w:val="1"/>
          <w:numId w:val="2"/>
        </w:numPr>
        <w:rPr>
          <w:lang w:val="en-CA"/>
        </w:rPr>
      </w:pPr>
      <w:r>
        <w:rPr>
          <w:lang w:val="en-CA"/>
        </w:rPr>
        <w:t>subClassOf foaf:name min 1 xsd:string</w:t>
      </w:r>
    </w:p>
    <w:p w14:paraId="6E873294" w14:textId="77777777" w:rsidR="005F02A6" w:rsidRPr="005F02A6" w:rsidRDefault="005F02A6" w:rsidP="002A50D3">
      <w:pPr>
        <w:pStyle w:val="ListParagraph"/>
        <w:numPr>
          <w:ilvl w:val="0"/>
          <w:numId w:val="74"/>
        </w:numPr>
        <w:spacing w:line="240" w:lineRule="auto"/>
        <w:rPr>
          <w:lang w:val="en-CA"/>
        </w:rPr>
      </w:pPr>
      <w:r>
        <w:rPr>
          <w:lang w:val="en-CA"/>
        </w:rPr>
        <w:t xml:space="preserve">New class: </w:t>
      </w:r>
      <w:r w:rsidRPr="005F02A6">
        <w:t>GFXLandUseClassification subClassOf LandUseClassification</w:t>
      </w:r>
    </w:p>
    <w:p w14:paraId="53AC56EB" w14:textId="77777777" w:rsidR="005F02A6" w:rsidRDefault="005F02A6" w:rsidP="005F02A6">
      <w:pPr>
        <w:pStyle w:val="ListParagraph"/>
        <w:numPr>
          <w:ilvl w:val="1"/>
          <w:numId w:val="2"/>
        </w:numPr>
        <w:rPr>
          <w:lang w:val="en-CA"/>
        </w:rPr>
      </w:pPr>
      <w:r>
        <w:rPr>
          <w:lang w:val="en-CA"/>
        </w:rPr>
        <w:t xml:space="preserve">Subclasses may be defined according to the value of hasGFXLandUseCode: </w:t>
      </w:r>
    </w:p>
    <w:tbl>
      <w:tblPr>
        <w:tblStyle w:val="TableGrid"/>
        <w:tblW w:w="0" w:type="auto"/>
        <w:tblInd w:w="1327" w:type="dxa"/>
        <w:tblLayout w:type="fixed"/>
        <w:tblLook w:val="0000" w:firstRow="0" w:lastRow="0" w:firstColumn="0" w:lastColumn="0" w:noHBand="0" w:noVBand="0"/>
      </w:tblPr>
      <w:tblGrid>
        <w:gridCol w:w="2689"/>
        <w:gridCol w:w="2409"/>
      </w:tblGrid>
      <w:tr w:rsidR="005F02A6" w:rsidRPr="00E47704" w14:paraId="7EC6BA7E" w14:textId="77777777" w:rsidTr="001406CA">
        <w:trPr>
          <w:trHeight w:val="110"/>
        </w:trPr>
        <w:tc>
          <w:tcPr>
            <w:tcW w:w="2689" w:type="dxa"/>
          </w:tcPr>
          <w:p w14:paraId="158F58A7" w14:textId="77777777" w:rsidR="005F02A6" w:rsidRPr="00E47704" w:rsidRDefault="005F02A6" w:rsidP="001406CA">
            <w:pPr>
              <w:pStyle w:val="Default"/>
              <w:rPr>
                <w:b/>
                <w:sz w:val="22"/>
                <w:szCs w:val="22"/>
              </w:rPr>
            </w:pPr>
            <w:r w:rsidRPr="00E47704">
              <w:rPr>
                <w:b/>
                <w:sz w:val="22"/>
                <w:szCs w:val="22"/>
              </w:rPr>
              <w:t>GFXLandUseClassification</w:t>
            </w:r>
          </w:p>
        </w:tc>
        <w:tc>
          <w:tcPr>
            <w:tcW w:w="2409" w:type="dxa"/>
          </w:tcPr>
          <w:p w14:paraId="3748CBFF" w14:textId="77777777" w:rsidR="005F02A6" w:rsidRPr="00E47704" w:rsidRDefault="005F02A6" w:rsidP="001406CA">
            <w:pPr>
              <w:pStyle w:val="Default"/>
              <w:rPr>
                <w:b/>
                <w:sz w:val="22"/>
                <w:szCs w:val="22"/>
              </w:rPr>
            </w:pPr>
            <w:r w:rsidRPr="00E47704">
              <w:rPr>
                <w:b/>
                <w:sz w:val="22"/>
                <w:szCs w:val="22"/>
              </w:rPr>
              <w:t>hasGFXLandUseCode</w:t>
            </w:r>
          </w:p>
        </w:tc>
      </w:tr>
      <w:tr w:rsidR="005F02A6" w14:paraId="40429FF3" w14:textId="77777777" w:rsidTr="001406CA">
        <w:trPr>
          <w:trHeight w:val="110"/>
        </w:trPr>
        <w:tc>
          <w:tcPr>
            <w:tcW w:w="2689" w:type="dxa"/>
          </w:tcPr>
          <w:p w14:paraId="28ED7135" w14:textId="77777777" w:rsidR="005F02A6" w:rsidRDefault="005F02A6" w:rsidP="001406CA">
            <w:pPr>
              <w:pStyle w:val="Default"/>
              <w:rPr>
                <w:sz w:val="22"/>
                <w:szCs w:val="22"/>
              </w:rPr>
            </w:pPr>
            <w:r>
              <w:rPr>
                <w:sz w:val="22"/>
                <w:szCs w:val="22"/>
              </w:rPr>
              <w:t xml:space="preserve">General / Residential </w:t>
            </w:r>
          </w:p>
        </w:tc>
        <w:tc>
          <w:tcPr>
            <w:tcW w:w="2409" w:type="dxa"/>
          </w:tcPr>
          <w:p w14:paraId="381CB46E" w14:textId="77777777" w:rsidR="005F02A6" w:rsidRDefault="005F02A6" w:rsidP="001406CA">
            <w:pPr>
              <w:pStyle w:val="Default"/>
              <w:rPr>
                <w:sz w:val="22"/>
                <w:szCs w:val="22"/>
              </w:rPr>
            </w:pPr>
            <w:r>
              <w:rPr>
                <w:sz w:val="22"/>
                <w:szCs w:val="22"/>
              </w:rPr>
              <w:t xml:space="preserve">1 </w:t>
            </w:r>
          </w:p>
        </w:tc>
      </w:tr>
      <w:tr w:rsidR="005F02A6" w14:paraId="06C1EEA7" w14:textId="77777777" w:rsidTr="001406CA">
        <w:trPr>
          <w:trHeight w:val="110"/>
        </w:trPr>
        <w:tc>
          <w:tcPr>
            <w:tcW w:w="2689" w:type="dxa"/>
          </w:tcPr>
          <w:p w14:paraId="56FF0BC3" w14:textId="77777777" w:rsidR="005F02A6" w:rsidRDefault="005F02A6" w:rsidP="001406CA">
            <w:pPr>
              <w:pStyle w:val="Default"/>
              <w:rPr>
                <w:sz w:val="22"/>
                <w:szCs w:val="22"/>
              </w:rPr>
            </w:pPr>
            <w:r>
              <w:rPr>
                <w:sz w:val="22"/>
                <w:szCs w:val="22"/>
              </w:rPr>
              <w:t xml:space="preserve">Government </w:t>
            </w:r>
          </w:p>
        </w:tc>
        <w:tc>
          <w:tcPr>
            <w:tcW w:w="2409" w:type="dxa"/>
          </w:tcPr>
          <w:p w14:paraId="1173138E" w14:textId="77777777" w:rsidR="005F02A6" w:rsidRDefault="005F02A6" w:rsidP="001406CA">
            <w:pPr>
              <w:pStyle w:val="Default"/>
              <w:rPr>
                <w:sz w:val="22"/>
                <w:szCs w:val="22"/>
              </w:rPr>
            </w:pPr>
            <w:r>
              <w:rPr>
                <w:sz w:val="22"/>
                <w:szCs w:val="22"/>
              </w:rPr>
              <w:t xml:space="preserve">2 </w:t>
            </w:r>
          </w:p>
        </w:tc>
      </w:tr>
      <w:tr w:rsidR="005F02A6" w14:paraId="2DD7C7FB" w14:textId="77777777" w:rsidTr="001406CA">
        <w:trPr>
          <w:trHeight w:val="110"/>
        </w:trPr>
        <w:tc>
          <w:tcPr>
            <w:tcW w:w="2689" w:type="dxa"/>
          </w:tcPr>
          <w:p w14:paraId="58ED3BC2" w14:textId="77777777" w:rsidR="005F02A6" w:rsidRDefault="005F02A6" w:rsidP="001406CA">
            <w:pPr>
              <w:pStyle w:val="Default"/>
              <w:rPr>
                <w:sz w:val="22"/>
                <w:szCs w:val="22"/>
              </w:rPr>
            </w:pPr>
            <w:r>
              <w:rPr>
                <w:sz w:val="22"/>
                <w:szCs w:val="22"/>
              </w:rPr>
              <w:t xml:space="preserve">Medical </w:t>
            </w:r>
          </w:p>
        </w:tc>
        <w:tc>
          <w:tcPr>
            <w:tcW w:w="2409" w:type="dxa"/>
          </w:tcPr>
          <w:p w14:paraId="201A5912" w14:textId="77777777" w:rsidR="005F02A6" w:rsidRDefault="005F02A6" w:rsidP="001406CA">
            <w:pPr>
              <w:pStyle w:val="Default"/>
              <w:rPr>
                <w:sz w:val="22"/>
                <w:szCs w:val="22"/>
              </w:rPr>
            </w:pPr>
            <w:r>
              <w:rPr>
                <w:sz w:val="22"/>
                <w:szCs w:val="22"/>
              </w:rPr>
              <w:t xml:space="preserve">3 </w:t>
            </w:r>
          </w:p>
        </w:tc>
      </w:tr>
      <w:tr w:rsidR="005F02A6" w14:paraId="545D35C2" w14:textId="77777777" w:rsidTr="001406CA">
        <w:trPr>
          <w:trHeight w:val="110"/>
        </w:trPr>
        <w:tc>
          <w:tcPr>
            <w:tcW w:w="2689" w:type="dxa"/>
          </w:tcPr>
          <w:p w14:paraId="4A1FA3C0" w14:textId="77777777" w:rsidR="005F02A6" w:rsidRDefault="005F02A6" w:rsidP="001406CA">
            <w:pPr>
              <w:pStyle w:val="Default"/>
              <w:rPr>
                <w:sz w:val="22"/>
                <w:szCs w:val="22"/>
              </w:rPr>
            </w:pPr>
            <w:r>
              <w:rPr>
                <w:sz w:val="22"/>
                <w:szCs w:val="22"/>
              </w:rPr>
              <w:t xml:space="preserve">Education </w:t>
            </w:r>
          </w:p>
        </w:tc>
        <w:tc>
          <w:tcPr>
            <w:tcW w:w="2409" w:type="dxa"/>
          </w:tcPr>
          <w:p w14:paraId="3AD9E61A" w14:textId="77777777" w:rsidR="005F02A6" w:rsidRDefault="005F02A6" w:rsidP="001406CA">
            <w:pPr>
              <w:pStyle w:val="Default"/>
              <w:rPr>
                <w:sz w:val="22"/>
                <w:szCs w:val="22"/>
              </w:rPr>
            </w:pPr>
            <w:r>
              <w:rPr>
                <w:sz w:val="22"/>
                <w:szCs w:val="22"/>
              </w:rPr>
              <w:t xml:space="preserve">4 </w:t>
            </w:r>
          </w:p>
        </w:tc>
      </w:tr>
      <w:tr w:rsidR="005F02A6" w14:paraId="73F1665B" w14:textId="77777777" w:rsidTr="001406CA">
        <w:trPr>
          <w:trHeight w:val="110"/>
        </w:trPr>
        <w:tc>
          <w:tcPr>
            <w:tcW w:w="2689" w:type="dxa"/>
          </w:tcPr>
          <w:p w14:paraId="16E423CD" w14:textId="77777777" w:rsidR="005F02A6" w:rsidRDefault="005F02A6" w:rsidP="001406CA">
            <w:pPr>
              <w:pStyle w:val="Default"/>
              <w:rPr>
                <w:sz w:val="22"/>
                <w:szCs w:val="22"/>
              </w:rPr>
            </w:pPr>
            <w:r>
              <w:rPr>
                <w:sz w:val="22"/>
                <w:szCs w:val="22"/>
              </w:rPr>
              <w:t xml:space="preserve">Transportation </w:t>
            </w:r>
          </w:p>
        </w:tc>
        <w:tc>
          <w:tcPr>
            <w:tcW w:w="2409" w:type="dxa"/>
          </w:tcPr>
          <w:p w14:paraId="493E3E86" w14:textId="77777777" w:rsidR="005F02A6" w:rsidRDefault="005F02A6" w:rsidP="001406CA">
            <w:pPr>
              <w:pStyle w:val="Default"/>
              <w:rPr>
                <w:sz w:val="22"/>
                <w:szCs w:val="22"/>
              </w:rPr>
            </w:pPr>
            <w:r>
              <w:rPr>
                <w:sz w:val="22"/>
                <w:szCs w:val="22"/>
              </w:rPr>
              <w:t xml:space="preserve">5 </w:t>
            </w:r>
          </w:p>
        </w:tc>
      </w:tr>
      <w:tr w:rsidR="005F02A6" w14:paraId="133713C0" w14:textId="77777777" w:rsidTr="001406CA">
        <w:trPr>
          <w:trHeight w:val="110"/>
        </w:trPr>
        <w:tc>
          <w:tcPr>
            <w:tcW w:w="2689" w:type="dxa"/>
          </w:tcPr>
          <w:p w14:paraId="0EF09C6F" w14:textId="77777777" w:rsidR="005F02A6" w:rsidRDefault="005F02A6" w:rsidP="001406CA">
            <w:pPr>
              <w:pStyle w:val="Default"/>
              <w:rPr>
                <w:sz w:val="22"/>
                <w:szCs w:val="22"/>
              </w:rPr>
            </w:pPr>
            <w:r>
              <w:rPr>
                <w:sz w:val="22"/>
                <w:szCs w:val="22"/>
              </w:rPr>
              <w:t xml:space="preserve">Commercial </w:t>
            </w:r>
          </w:p>
        </w:tc>
        <w:tc>
          <w:tcPr>
            <w:tcW w:w="2409" w:type="dxa"/>
          </w:tcPr>
          <w:p w14:paraId="3FAE0D0A" w14:textId="77777777" w:rsidR="005F02A6" w:rsidRDefault="005F02A6" w:rsidP="001406CA">
            <w:pPr>
              <w:pStyle w:val="Default"/>
              <w:rPr>
                <w:sz w:val="22"/>
                <w:szCs w:val="22"/>
              </w:rPr>
            </w:pPr>
            <w:r>
              <w:rPr>
                <w:sz w:val="22"/>
                <w:szCs w:val="22"/>
              </w:rPr>
              <w:t xml:space="preserve">6 </w:t>
            </w:r>
          </w:p>
        </w:tc>
      </w:tr>
      <w:tr w:rsidR="005F02A6" w14:paraId="5A7B7369" w14:textId="77777777" w:rsidTr="001406CA">
        <w:trPr>
          <w:trHeight w:val="110"/>
        </w:trPr>
        <w:tc>
          <w:tcPr>
            <w:tcW w:w="2689" w:type="dxa"/>
          </w:tcPr>
          <w:p w14:paraId="42FD5B6E" w14:textId="77777777" w:rsidR="005F02A6" w:rsidRDefault="005F02A6" w:rsidP="001406CA">
            <w:pPr>
              <w:pStyle w:val="Default"/>
              <w:rPr>
                <w:sz w:val="22"/>
                <w:szCs w:val="22"/>
              </w:rPr>
            </w:pPr>
            <w:r>
              <w:rPr>
                <w:sz w:val="22"/>
                <w:szCs w:val="22"/>
              </w:rPr>
              <w:t xml:space="preserve">Religious </w:t>
            </w:r>
          </w:p>
        </w:tc>
        <w:tc>
          <w:tcPr>
            <w:tcW w:w="2409" w:type="dxa"/>
          </w:tcPr>
          <w:p w14:paraId="0CA96B06" w14:textId="77777777" w:rsidR="005F02A6" w:rsidRDefault="005F02A6" w:rsidP="001406CA">
            <w:pPr>
              <w:pStyle w:val="Default"/>
              <w:rPr>
                <w:sz w:val="22"/>
                <w:szCs w:val="22"/>
              </w:rPr>
            </w:pPr>
            <w:r>
              <w:rPr>
                <w:sz w:val="22"/>
                <w:szCs w:val="22"/>
              </w:rPr>
              <w:t xml:space="preserve">7 </w:t>
            </w:r>
          </w:p>
        </w:tc>
      </w:tr>
      <w:tr w:rsidR="005F02A6" w14:paraId="7C73E8AF" w14:textId="77777777" w:rsidTr="001406CA">
        <w:trPr>
          <w:trHeight w:val="110"/>
        </w:trPr>
        <w:tc>
          <w:tcPr>
            <w:tcW w:w="2689" w:type="dxa"/>
          </w:tcPr>
          <w:p w14:paraId="4D075FC1" w14:textId="77777777" w:rsidR="005F02A6" w:rsidRDefault="005F02A6" w:rsidP="001406CA">
            <w:pPr>
              <w:pStyle w:val="Default"/>
              <w:rPr>
                <w:sz w:val="22"/>
                <w:szCs w:val="22"/>
              </w:rPr>
            </w:pPr>
            <w:r>
              <w:rPr>
                <w:sz w:val="22"/>
                <w:szCs w:val="22"/>
              </w:rPr>
              <w:t xml:space="preserve">Recreation </w:t>
            </w:r>
          </w:p>
        </w:tc>
        <w:tc>
          <w:tcPr>
            <w:tcW w:w="2409" w:type="dxa"/>
          </w:tcPr>
          <w:p w14:paraId="2EF15C6F" w14:textId="77777777" w:rsidR="005F02A6" w:rsidRDefault="005F02A6" w:rsidP="001406CA">
            <w:pPr>
              <w:pStyle w:val="Default"/>
              <w:rPr>
                <w:sz w:val="22"/>
                <w:szCs w:val="22"/>
              </w:rPr>
            </w:pPr>
            <w:r>
              <w:rPr>
                <w:sz w:val="22"/>
                <w:szCs w:val="22"/>
              </w:rPr>
              <w:t xml:space="preserve">8 </w:t>
            </w:r>
          </w:p>
        </w:tc>
      </w:tr>
      <w:tr w:rsidR="005F02A6" w14:paraId="3B88A5B6" w14:textId="77777777" w:rsidTr="001406CA">
        <w:trPr>
          <w:trHeight w:val="110"/>
        </w:trPr>
        <w:tc>
          <w:tcPr>
            <w:tcW w:w="2689" w:type="dxa"/>
          </w:tcPr>
          <w:p w14:paraId="05B28407" w14:textId="77777777" w:rsidR="005F02A6" w:rsidRDefault="005F02A6" w:rsidP="001406CA">
            <w:pPr>
              <w:pStyle w:val="Default"/>
              <w:rPr>
                <w:sz w:val="22"/>
                <w:szCs w:val="22"/>
              </w:rPr>
            </w:pPr>
            <w:r>
              <w:rPr>
                <w:sz w:val="22"/>
                <w:szCs w:val="22"/>
              </w:rPr>
              <w:t xml:space="preserve">Cultural / Heritage </w:t>
            </w:r>
          </w:p>
        </w:tc>
        <w:tc>
          <w:tcPr>
            <w:tcW w:w="2409" w:type="dxa"/>
          </w:tcPr>
          <w:p w14:paraId="2C7FBD29" w14:textId="77777777" w:rsidR="005F02A6" w:rsidRDefault="005F02A6" w:rsidP="001406CA">
            <w:pPr>
              <w:pStyle w:val="Default"/>
              <w:rPr>
                <w:sz w:val="22"/>
                <w:szCs w:val="22"/>
              </w:rPr>
            </w:pPr>
            <w:r>
              <w:rPr>
                <w:sz w:val="22"/>
                <w:szCs w:val="22"/>
              </w:rPr>
              <w:t>9</w:t>
            </w:r>
          </w:p>
        </w:tc>
      </w:tr>
      <w:tr w:rsidR="005F02A6" w14:paraId="79CAECCB" w14:textId="77777777" w:rsidTr="001406CA">
        <w:trPr>
          <w:trHeight w:val="110"/>
        </w:trPr>
        <w:tc>
          <w:tcPr>
            <w:tcW w:w="2689" w:type="dxa"/>
          </w:tcPr>
          <w:p w14:paraId="044A0C77" w14:textId="77777777" w:rsidR="005F02A6" w:rsidRDefault="005F02A6" w:rsidP="001406CA">
            <w:pPr>
              <w:pStyle w:val="Default"/>
              <w:rPr>
                <w:sz w:val="22"/>
                <w:szCs w:val="22"/>
              </w:rPr>
            </w:pPr>
            <w:r>
              <w:rPr>
                <w:sz w:val="22"/>
                <w:szCs w:val="22"/>
              </w:rPr>
              <w:t xml:space="preserve">Hotel </w:t>
            </w:r>
          </w:p>
        </w:tc>
        <w:tc>
          <w:tcPr>
            <w:tcW w:w="2409" w:type="dxa"/>
          </w:tcPr>
          <w:p w14:paraId="27CCE070" w14:textId="77777777" w:rsidR="005F02A6" w:rsidRDefault="005F02A6" w:rsidP="001406CA">
            <w:pPr>
              <w:pStyle w:val="Default"/>
              <w:rPr>
                <w:sz w:val="22"/>
                <w:szCs w:val="22"/>
              </w:rPr>
            </w:pPr>
            <w:r>
              <w:rPr>
                <w:sz w:val="22"/>
                <w:szCs w:val="22"/>
              </w:rPr>
              <w:t>10</w:t>
            </w:r>
          </w:p>
        </w:tc>
      </w:tr>
      <w:tr w:rsidR="005F02A6" w14:paraId="7DEFE582" w14:textId="77777777" w:rsidTr="001406CA">
        <w:trPr>
          <w:trHeight w:val="110"/>
        </w:trPr>
        <w:tc>
          <w:tcPr>
            <w:tcW w:w="2689" w:type="dxa"/>
          </w:tcPr>
          <w:p w14:paraId="78EB2C37" w14:textId="77777777" w:rsidR="005F02A6" w:rsidRDefault="005F02A6" w:rsidP="001406CA">
            <w:pPr>
              <w:pStyle w:val="Default"/>
              <w:rPr>
                <w:sz w:val="22"/>
                <w:szCs w:val="22"/>
              </w:rPr>
            </w:pPr>
            <w:r>
              <w:rPr>
                <w:sz w:val="22"/>
                <w:szCs w:val="22"/>
              </w:rPr>
              <w:t xml:space="preserve">Airport </w:t>
            </w:r>
          </w:p>
        </w:tc>
        <w:tc>
          <w:tcPr>
            <w:tcW w:w="2409" w:type="dxa"/>
          </w:tcPr>
          <w:p w14:paraId="710C3F93" w14:textId="77777777" w:rsidR="005F02A6" w:rsidRDefault="005F02A6" w:rsidP="001406CA">
            <w:pPr>
              <w:pStyle w:val="Default"/>
              <w:rPr>
                <w:sz w:val="22"/>
                <w:szCs w:val="22"/>
              </w:rPr>
            </w:pPr>
            <w:r>
              <w:rPr>
                <w:sz w:val="22"/>
                <w:szCs w:val="22"/>
              </w:rPr>
              <w:t>11</w:t>
            </w:r>
          </w:p>
        </w:tc>
      </w:tr>
      <w:tr w:rsidR="005F02A6" w14:paraId="6AEAE4AC" w14:textId="77777777" w:rsidTr="001406CA">
        <w:trPr>
          <w:trHeight w:val="110"/>
        </w:trPr>
        <w:tc>
          <w:tcPr>
            <w:tcW w:w="2689" w:type="dxa"/>
          </w:tcPr>
          <w:p w14:paraId="774496D9" w14:textId="77777777" w:rsidR="005F02A6" w:rsidRDefault="005F02A6" w:rsidP="001406CA">
            <w:pPr>
              <w:pStyle w:val="Default"/>
              <w:rPr>
                <w:sz w:val="22"/>
                <w:szCs w:val="22"/>
              </w:rPr>
            </w:pPr>
            <w:r>
              <w:rPr>
                <w:sz w:val="22"/>
                <w:szCs w:val="22"/>
              </w:rPr>
              <w:t xml:space="preserve">Industrial </w:t>
            </w:r>
          </w:p>
        </w:tc>
        <w:tc>
          <w:tcPr>
            <w:tcW w:w="2409" w:type="dxa"/>
          </w:tcPr>
          <w:p w14:paraId="1D5BEEF5" w14:textId="77777777" w:rsidR="005F02A6" w:rsidRDefault="005F02A6" w:rsidP="001406CA">
            <w:pPr>
              <w:pStyle w:val="Default"/>
              <w:rPr>
                <w:sz w:val="22"/>
                <w:szCs w:val="22"/>
              </w:rPr>
            </w:pPr>
            <w:r>
              <w:rPr>
                <w:sz w:val="22"/>
                <w:szCs w:val="22"/>
              </w:rPr>
              <w:t xml:space="preserve">12 </w:t>
            </w:r>
          </w:p>
        </w:tc>
      </w:tr>
      <w:tr w:rsidR="005F02A6" w14:paraId="6E3C0119" w14:textId="77777777" w:rsidTr="001406CA">
        <w:trPr>
          <w:trHeight w:val="110"/>
        </w:trPr>
        <w:tc>
          <w:tcPr>
            <w:tcW w:w="2689" w:type="dxa"/>
          </w:tcPr>
          <w:p w14:paraId="5053991D" w14:textId="77777777" w:rsidR="005F02A6" w:rsidRDefault="005F02A6" w:rsidP="001406CA">
            <w:pPr>
              <w:pStyle w:val="Default"/>
              <w:rPr>
                <w:sz w:val="22"/>
                <w:szCs w:val="22"/>
              </w:rPr>
            </w:pPr>
            <w:r>
              <w:rPr>
                <w:sz w:val="22"/>
                <w:szCs w:val="22"/>
              </w:rPr>
              <w:t xml:space="preserve">Community Centre </w:t>
            </w:r>
          </w:p>
        </w:tc>
        <w:tc>
          <w:tcPr>
            <w:tcW w:w="2409" w:type="dxa"/>
          </w:tcPr>
          <w:p w14:paraId="3225C67A" w14:textId="77777777" w:rsidR="005F02A6" w:rsidRDefault="005F02A6" w:rsidP="001406CA">
            <w:pPr>
              <w:pStyle w:val="Default"/>
              <w:rPr>
                <w:sz w:val="22"/>
                <w:szCs w:val="22"/>
              </w:rPr>
            </w:pPr>
            <w:r>
              <w:rPr>
                <w:sz w:val="22"/>
                <w:szCs w:val="22"/>
              </w:rPr>
              <w:t xml:space="preserve">13 </w:t>
            </w:r>
          </w:p>
        </w:tc>
      </w:tr>
      <w:tr w:rsidR="005F02A6" w14:paraId="10DC7B85" w14:textId="77777777" w:rsidTr="001406CA">
        <w:trPr>
          <w:trHeight w:val="110"/>
        </w:trPr>
        <w:tc>
          <w:tcPr>
            <w:tcW w:w="2689" w:type="dxa"/>
          </w:tcPr>
          <w:p w14:paraId="0F030090" w14:textId="77777777" w:rsidR="005F02A6" w:rsidRDefault="005F02A6" w:rsidP="001406CA">
            <w:pPr>
              <w:pStyle w:val="Default"/>
              <w:rPr>
                <w:sz w:val="22"/>
                <w:szCs w:val="22"/>
              </w:rPr>
            </w:pPr>
            <w:r>
              <w:rPr>
                <w:sz w:val="22"/>
                <w:szCs w:val="22"/>
              </w:rPr>
              <w:t xml:space="preserve">Agricultural </w:t>
            </w:r>
          </w:p>
        </w:tc>
        <w:tc>
          <w:tcPr>
            <w:tcW w:w="2409" w:type="dxa"/>
          </w:tcPr>
          <w:p w14:paraId="01395E1F" w14:textId="77777777" w:rsidR="005F02A6" w:rsidRDefault="005F02A6" w:rsidP="001406CA">
            <w:pPr>
              <w:pStyle w:val="Default"/>
              <w:rPr>
                <w:sz w:val="22"/>
                <w:szCs w:val="22"/>
              </w:rPr>
            </w:pPr>
            <w:r>
              <w:rPr>
                <w:sz w:val="22"/>
                <w:szCs w:val="22"/>
              </w:rPr>
              <w:t xml:space="preserve">14 </w:t>
            </w:r>
          </w:p>
        </w:tc>
      </w:tr>
      <w:tr w:rsidR="005F02A6" w14:paraId="332E20C2" w14:textId="77777777" w:rsidTr="001406CA">
        <w:trPr>
          <w:trHeight w:val="110"/>
        </w:trPr>
        <w:tc>
          <w:tcPr>
            <w:tcW w:w="2689" w:type="dxa"/>
          </w:tcPr>
          <w:p w14:paraId="757B4FE4" w14:textId="77777777" w:rsidR="005F02A6" w:rsidRDefault="005F02A6" w:rsidP="001406CA">
            <w:pPr>
              <w:pStyle w:val="Default"/>
              <w:rPr>
                <w:sz w:val="22"/>
                <w:szCs w:val="22"/>
              </w:rPr>
            </w:pPr>
            <w:r>
              <w:rPr>
                <w:sz w:val="22"/>
                <w:szCs w:val="22"/>
              </w:rPr>
              <w:t xml:space="preserve">Energy </w:t>
            </w:r>
          </w:p>
        </w:tc>
        <w:tc>
          <w:tcPr>
            <w:tcW w:w="2409" w:type="dxa"/>
          </w:tcPr>
          <w:p w14:paraId="16B4DA79" w14:textId="77777777" w:rsidR="005F02A6" w:rsidRDefault="005F02A6" w:rsidP="001406CA">
            <w:pPr>
              <w:pStyle w:val="Default"/>
              <w:rPr>
                <w:sz w:val="22"/>
                <w:szCs w:val="22"/>
              </w:rPr>
            </w:pPr>
            <w:r>
              <w:rPr>
                <w:sz w:val="22"/>
                <w:szCs w:val="22"/>
              </w:rPr>
              <w:t xml:space="preserve">15 </w:t>
            </w:r>
          </w:p>
        </w:tc>
      </w:tr>
      <w:tr w:rsidR="005F02A6" w14:paraId="7B20FD4D" w14:textId="77777777" w:rsidTr="001406CA">
        <w:trPr>
          <w:trHeight w:val="110"/>
        </w:trPr>
        <w:tc>
          <w:tcPr>
            <w:tcW w:w="2689" w:type="dxa"/>
          </w:tcPr>
          <w:p w14:paraId="0BAB934A" w14:textId="77777777" w:rsidR="005F02A6" w:rsidRDefault="005F02A6" w:rsidP="001406CA">
            <w:pPr>
              <w:pStyle w:val="Default"/>
              <w:rPr>
                <w:sz w:val="22"/>
                <w:szCs w:val="22"/>
              </w:rPr>
            </w:pPr>
            <w:r>
              <w:rPr>
                <w:sz w:val="22"/>
                <w:szCs w:val="22"/>
              </w:rPr>
              <w:t xml:space="preserve">Banking and Finance </w:t>
            </w:r>
          </w:p>
        </w:tc>
        <w:tc>
          <w:tcPr>
            <w:tcW w:w="2409" w:type="dxa"/>
          </w:tcPr>
          <w:p w14:paraId="503E2512" w14:textId="77777777" w:rsidR="005F02A6" w:rsidRDefault="005F02A6" w:rsidP="001406CA">
            <w:pPr>
              <w:pStyle w:val="Default"/>
              <w:rPr>
                <w:sz w:val="22"/>
                <w:szCs w:val="22"/>
              </w:rPr>
            </w:pPr>
            <w:r>
              <w:rPr>
                <w:sz w:val="22"/>
                <w:szCs w:val="22"/>
              </w:rPr>
              <w:t xml:space="preserve">16 </w:t>
            </w:r>
          </w:p>
        </w:tc>
      </w:tr>
      <w:tr w:rsidR="005F02A6" w14:paraId="636F8629" w14:textId="77777777" w:rsidTr="001406CA">
        <w:trPr>
          <w:trHeight w:val="110"/>
        </w:trPr>
        <w:tc>
          <w:tcPr>
            <w:tcW w:w="2689" w:type="dxa"/>
          </w:tcPr>
          <w:p w14:paraId="3BA2640A" w14:textId="77777777" w:rsidR="005F02A6" w:rsidRDefault="005F02A6" w:rsidP="001406CA">
            <w:pPr>
              <w:pStyle w:val="Default"/>
              <w:rPr>
                <w:sz w:val="22"/>
                <w:szCs w:val="22"/>
              </w:rPr>
            </w:pPr>
            <w:r>
              <w:rPr>
                <w:sz w:val="22"/>
                <w:szCs w:val="22"/>
              </w:rPr>
              <w:t xml:space="preserve">Mail and Shipping </w:t>
            </w:r>
          </w:p>
        </w:tc>
        <w:tc>
          <w:tcPr>
            <w:tcW w:w="2409" w:type="dxa"/>
          </w:tcPr>
          <w:p w14:paraId="5FE4B137" w14:textId="77777777" w:rsidR="005F02A6" w:rsidRDefault="005F02A6" w:rsidP="001406CA">
            <w:pPr>
              <w:pStyle w:val="Default"/>
              <w:rPr>
                <w:sz w:val="22"/>
                <w:szCs w:val="22"/>
              </w:rPr>
            </w:pPr>
            <w:r>
              <w:rPr>
                <w:sz w:val="22"/>
                <w:szCs w:val="22"/>
              </w:rPr>
              <w:t xml:space="preserve">17 </w:t>
            </w:r>
          </w:p>
        </w:tc>
      </w:tr>
      <w:tr w:rsidR="005F02A6" w14:paraId="7ADBADEE" w14:textId="77777777" w:rsidTr="001406CA">
        <w:trPr>
          <w:trHeight w:val="110"/>
        </w:trPr>
        <w:tc>
          <w:tcPr>
            <w:tcW w:w="2689" w:type="dxa"/>
          </w:tcPr>
          <w:p w14:paraId="487AC469" w14:textId="77777777" w:rsidR="005F02A6" w:rsidRDefault="005F02A6" w:rsidP="001406CA">
            <w:pPr>
              <w:pStyle w:val="Default"/>
              <w:rPr>
                <w:sz w:val="22"/>
                <w:szCs w:val="22"/>
              </w:rPr>
            </w:pPr>
            <w:r>
              <w:rPr>
                <w:sz w:val="22"/>
                <w:szCs w:val="22"/>
              </w:rPr>
              <w:t xml:space="preserve">Weather </w:t>
            </w:r>
          </w:p>
        </w:tc>
        <w:tc>
          <w:tcPr>
            <w:tcW w:w="2409" w:type="dxa"/>
          </w:tcPr>
          <w:p w14:paraId="28CDD11A" w14:textId="77777777" w:rsidR="005F02A6" w:rsidRDefault="005F02A6" w:rsidP="001406CA">
            <w:pPr>
              <w:pStyle w:val="Default"/>
              <w:rPr>
                <w:sz w:val="22"/>
                <w:szCs w:val="22"/>
              </w:rPr>
            </w:pPr>
            <w:r>
              <w:rPr>
                <w:sz w:val="22"/>
                <w:szCs w:val="22"/>
              </w:rPr>
              <w:t xml:space="preserve">18 </w:t>
            </w:r>
          </w:p>
        </w:tc>
      </w:tr>
      <w:tr w:rsidR="005F02A6" w14:paraId="0FCA857D" w14:textId="77777777" w:rsidTr="001406CA">
        <w:trPr>
          <w:trHeight w:val="110"/>
        </w:trPr>
        <w:tc>
          <w:tcPr>
            <w:tcW w:w="2689" w:type="dxa"/>
          </w:tcPr>
          <w:p w14:paraId="58AC7B58" w14:textId="77777777" w:rsidR="005F02A6" w:rsidRDefault="005F02A6" w:rsidP="001406CA">
            <w:pPr>
              <w:pStyle w:val="Default"/>
              <w:rPr>
                <w:sz w:val="22"/>
                <w:szCs w:val="22"/>
              </w:rPr>
            </w:pPr>
            <w:r>
              <w:rPr>
                <w:sz w:val="22"/>
                <w:szCs w:val="22"/>
              </w:rPr>
              <w:lastRenderedPageBreak/>
              <w:t xml:space="preserve">Water Supply and Treatment </w:t>
            </w:r>
          </w:p>
        </w:tc>
        <w:tc>
          <w:tcPr>
            <w:tcW w:w="2409" w:type="dxa"/>
          </w:tcPr>
          <w:p w14:paraId="6C04D0C8" w14:textId="77777777" w:rsidR="005F02A6" w:rsidRDefault="005F02A6" w:rsidP="001406CA">
            <w:pPr>
              <w:pStyle w:val="Default"/>
              <w:rPr>
                <w:sz w:val="22"/>
                <w:szCs w:val="22"/>
              </w:rPr>
            </w:pPr>
            <w:r>
              <w:rPr>
                <w:sz w:val="22"/>
                <w:szCs w:val="22"/>
              </w:rPr>
              <w:t xml:space="preserve">19 </w:t>
            </w:r>
          </w:p>
        </w:tc>
      </w:tr>
      <w:tr w:rsidR="005F02A6" w14:paraId="4584828E" w14:textId="77777777" w:rsidTr="001406CA">
        <w:trPr>
          <w:trHeight w:val="110"/>
        </w:trPr>
        <w:tc>
          <w:tcPr>
            <w:tcW w:w="2689" w:type="dxa"/>
          </w:tcPr>
          <w:p w14:paraId="676FD790" w14:textId="77777777" w:rsidR="005F02A6" w:rsidRDefault="005F02A6" w:rsidP="001406CA">
            <w:pPr>
              <w:pStyle w:val="Default"/>
              <w:rPr>
                <w:sz w:val="22"/>
                <w:szCs w:val="22"/>
              </w:rPr>
            </w:pPr>
            <w:r>
              <w:rPr>
                <w:sz w:val="22"/>
                <w:szCs w:val="22"/>
              </w:rPr>
              <w:t xml:space="preserve">Information and Communication </w:t>
            </w:r>
          </w:p>
        </w:tc>
        <w:tc>
          <w:tcPr>
            <w:tcW w:w="2409" w:type="dxa"/>
          </w:tcPr>
          <w:p w14:paraId="48AD9045" w14:textId="77777777" w:rsidR="005F02A6" w:rsidRDefault="005F02A6" w:rsidP="001406CA">
            <w:pPr>
              <w:pStyle w:val="Default"/>
              <w:rPr>
                <w:sz w:val="22"/>
                <w:szCs w:val="22"/>
              </w:rPr>
            </w:pPr>
            <w:r>
              <w:rPr>
                <w:sz w:val="22"/>
                <w:szCs w:val="22"/>
              </w:rPr>
              <w:t xml:space="preserve">20 </w:t>
            </w:r>
          </w:p>
        </w:tc>
      </w:tr>
      <w:tr w:rsidR="005F02A6" w14:paraId="1E3FE498" w14:textId="77777777" w:rsidTr="001406CA">
        <w:trPr>
          <w:trHeight w:val="110"/>
        </w:trPr>
        <w:tc>
          <w:tcPr>
            <w:tcW w:w="2689" w:type="dxa"/>
          </w:tcPr>
          <w:p w14:paraId="0791531D" w14:textId="77777777" w:rsidR="005F02A6" w:rsidRDefault="005F02A6" w:rsidP="001406CA">
            <w:pPr>
              <w:pStyle w:val="Default"/>
              <w:rPr>
                <w:sz w:val="22"/>
                <w:szCs w:val="22"/>
              </w:rPr>
            </w:pPr>
            <w:r>
              <w:rPr>
                <w:sz w:val="22"/>
                <w:szCs w:val="22"/>
              </w:rPr>
              <w:t xml:space="preserve">Other </w:t>
            </w:r>
          </w:p>
        </w:tc>
        <w:tc>
          <w:tcPr>
            <w:tcW w:w="2409" w:type="dxa"/>
          </w:tcPr>
          <w:p w14:paraId="6D2E249F" w14:textId="77777777" w:rsidR="005F02A6" w:rsidRDefault="005F02A6" w:rsidP="001406CA">
            <w:pPr>
              <w:pStyle w:val="Default"/>
              <w:numPr>
                <w:ilvl w:val="3"/>
                <w:numId w:val="19"/>
              </w:numPr>
              <w:rPr>
                <w:sz w:val="22"/>
                <w:szCs w:val="22"/>
              </w:rPr>
            </w:pPr>
          </w:p>
        </w:tc>
      </w:tr>
    </w:tbl>
    <w:p w14:paraId="14316660" w14:textId="77777777" w:rsidR="005F02A6" w:rsidRPr="005F02A6" w:rsidRDefault="005F02A6" w:rsidP="002A50D3">
      <w:pPr>
        <w:pStyle w:val="ListParagraph"/>
        <w:numPr>
          <w:ilvl w:val="0"/>
          <w:numId w:val="74"/>
        </w:numPr>
        <w:spacing w:line="240" w:lineRule="auto"/>
        <w:rPr>
          <w:lang w:val="en-CA"/>
        </w:rPr>
      </w:pPr>
      <w:r>
        <w:rPr>
          <w:lang w:val="en-CA"/>
        </w:rPr>
        <w:t xml:space="preserve">New Class: </w:t>
      </w:r>
      <w:r w:rsidRPr="005F02A6">
        <w:t>GFXLandCover subClassOf LandUseClassification</w:t>
      </w:r>
    </w:p>
    <w:p w14:paraId="46312B78" w14:textId="77777777" w:rsidR="005F02A6" w:rsidRDefault="005F02A6" w:rsidP="005F02A6">
      <w:pPr>
        <w:pStyle w:val="ListParagraph"/>
        <w:numPr>
          <w:ilvl w:val="1"/>
          <w:numId w:val="2"/>
        </w:numPr>
        <w:rPr>
          <w:lang w:val="en-CA"/>
        </w:rPr>
      </w:pPr>
      <w:r>
        <w:rPr>
          <w:lang w:val="en-CA"/>
        </w:rPr>
        <w:t>Subclasses of GFXLandCover may be defined according to the value of hasGFXLandCoverCode:</w:t>
      </w:r>
    </w:p>
    <w:tbl>
      <w:tblPr>
        <w:tblStyle w:val="PlainTable1"/>
        <w:tblW w:w="5838" w:type="pct"/>
        <w:tblInd w:w="-113" w:type="dxa"/>
        <w:tblLayout w:type="fixed"/>
        <w:tblLook w:val="04A0" w:firstRow="1" w:lastRow="0" w:firstColumn="1" w:lastColumn="0" w:noHBand="0" w:noVBand="1"/>
      </w:tblPr>
      <w:tblGrid>
        <w:gridCol w:w="641"/>
        <w:gridCol w:w="3192"/>
        <w:gridCol w:w="616"/>
        <w:gridCol w:w="3129"/>
        <w:gridCol w:w="653"/>
        <w:gridCol w:w="2686"/>
      </w:tblGrid>
      <w:tr w:rsidR="005F02A6" w:rsidRPr="008640A6" w14:paraId="39B8E6B3" w14:textId="77777777" w:rsidTr="001406C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75D7614"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0</w:t>
            </w:r>
          </w:p>
        </w:tc>
        <w:tc>
          <w:tcPr>
            <w:tcW w:w="1462" w:type="pct"/>
            <w:noWrap/>
            <w:vAlign w:val="center"/>
            <w:hideMark/>
          </w:tcPr>
          <w:p w14:paraId="0787D528"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No data</w:t>
            </w:r>
          </w:p>
        </w:tc>
        <w:tc>
          <w:tcPr>
            <w:tcW w:w="282" w:type="pct"/>
            <w:vAlign w:val="center"/>
          </w:tcPr>
          <w:p w14:paraId="010904A0"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50</w:t>
            </w:r>
          </w:p>
        </w:tc>
        <w:tc>
          <w:tcPr>
            <w:tcW w:w="1433" w:type="pct"/>
            <w:vAlign w:val="center"/>
          </w:tcPr>
          <w:p w14:paraId="52031E3A"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Shrubland</w:t>
            </w:r>
          </w:p>
        </w:tc>
        <w:tc>
          <w:tcPr>
            <w:tcW w:w="299" w:type="pct"/>
            <w:vAlign w:val="center"/>
          </w:tcPr>
          <w:p w14:paraId="5CAB8870"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121</w:t>
            </w:r>
          </w:p>
        </w:tc>
        <w:tc>
          <w:tcPr>
            <w:tcW w:w="1230" w:type="pct"/>
            <w:vAlign w:val="center"/>
          </w:tcPr>
          <w:p w14:paraId="3B9E0F2C"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Annual Cropland</w:t>
            </w:r>
          </w:p>
        </w:tc>
      </w:tr>
      <w:tr w:rsidR="005F02A6" w:rsidRPr="008640A6" w14:paraId="2DBFF2CB"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5772118"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10</w:t>
            </w:r>
          </w:p>
        </w:tc>
        <w:tc>
          <w:tcPr>
            <w:tcW w:w="1462" w:type="pct"/>
            <w:noWrap/>
            <w:vAlign w:val="center"/>
            <w:hideMark/>
          </w:tcPr>
          <w:p w14:paraId="463D54C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Unclassified</w:t>
            </w:r>
          </w:p>
        </w:tc>
        <w:tc>
          <w:tcPr>
            <w:tcW w:w="282" w:type="pct"/>
            <w:vAlign w:val="center"/>
          </w:tcPr>
          <w:p w14:paraId="39EB60CB"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51</w:t>
            </w:r>
          </w:p>
        </w:tc>
        <w:tc>
          <w:tcPr>
            <w:tcW w:w="1433" w:type="pct"/>
            <w:vAlign w:val="center"/>
          </w:tcPr>
          <w:p w14:paraId="15ED0C30"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tall</w:t>
            </w:r>
          </w:p>
        </w:tc>
        <w:tc>
          <w:tcPr>
            <w:tcW w:w="299" w:type="pct"/>
            <w:vAlign w:val="center"/>
          </w:tcPr>
          <w:p w14:paraId="41F9490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122</w:t>
            </w:r>
          </w:p>
        </w:tc>
        <w:tc>
          <w:tcPr>
            <w:tcW w:w="1230" w:type="pct"/>
            <w:vAlign w:val="center"/>
          </w:tcPr>
          <w:p w14:paraId="137294B7"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Perennial Cropland and Pasture</w:t>
            </w:r>
          </w:p>
        </w:tc>
      </w:tr>
      <w:tr w:rsidR="005F02A6" w:rsidRPr="008640A6" w14:paraId="17A63A48"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7D22612"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11</w:t>
            </w:r>
          </w:p>
        </w:tc>
        <w:tc>
          <w:tcPr>
            <w:tcW w:w="1462" w:type="pct"/>
            <w:noWrap/>
            <w:vAlign w:val="center"/>
            <w:hideMark/>
          </w:tcPr>
          <w:p w14:paraId="140B4F97"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Cloud</w:t>
            </w:r>
          </w:p>
        </w:tc>
        <w:tc>
          <w:tcPr>
            <w:tcW w:w="282" w:type="pct"/>
            <w:vAlign w:val="center"/>
          </w:tcPr>
          <w:p w14:paraId="10F91F89"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52</w:t>
            </w:r>
          </w:p>
        </w:tc>
        <w:tc>
          <w:tcPr>
            <w:tcW w:w="1433" w:type="pct"/>
            <w:vAlign w:val="center"/>
          </w:tcPr>
          <w:p w14:paraId="403B8FC7"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low</w:t>
            </w:r>
          </w:p>
        </w:tc>
        <w:tc>
          <w:tcPr>
            <w:tcW w:w="299" w:type="pct"/>
            <w:vAlign w:val="center"/>
          </w:tcPr>
          <w:p w14:paraId="4807AA4C"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200</w:t>
            </w:r>
          </w:p>
        </w:tc>
        <w:tc>
          <w:tcPr>
            <w:tcW w:w="1230" w:type="pct"/>
            <w:vAlign w:val="center"/>
          </w:tcPr>
          <w:p w14:paraId="691CF9C0"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Forest/Tree classes</w:t>
            </w:r>
          </w:p>
        </w:tc>
      </w:tr>
      <w:tr w:rsidR="005F02A6" w:rsidRPr="008640A6" w14:paraId="20712945"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F16957A"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12</w:t>
            </w:r>
          </w:p>
        </w:tc>
        <w:tc>
          <w:tcPr>
            <w:tcW w:w="1462" w:type="pct"/>
            <w:noWrap/>
            <w:vAlign w:val="center"/>
            <w:hideMark/>
          </w:tcPr>
          <w:p w14:paraId="0071417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Shadow</w:t>
            </w:r>
          </w:p>
        </w:tc>
        <w:tc>
          <w:tcPr>
            <w:tcW w:w="282" w:type="pct"/>
            <w:vAlign w:val="center"/>
          </w:tcPr>
          <w:p w14:paraId="13E8308B"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53</w:t>
            </w:r>
          </w:p>
        </w:tc>
        <w:tc>
          <w:tcPr>
            <w:tcW w:w="1433" w:type="pct"/>
            <w:vAlign w:val="center"/>
          </w:tcPr>
          <w:p w14:paraId="4D9B0995"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Prostrate dwarf shrub</w:t>
            </w:r>
          </w:p>
        </w:tc>
        <w:tc>
          <w:tcPr>
            <w:tcW w:w="299" w:type="pct"/>
            <w:vAlign w:val="center"/>
          </w:tcPr>
          <w:p w14:paraId="4FCB6A3D"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210</w:t>
            </w:r>
          </w:p>
        </w:tc>
        <w:tc>
          <w:tcPr>
            <w:tcW w:w="1230" w:type="pct"/>
            <w:vAlign w:val="center"/>
          </w:tcPr>
          <w:p w14:paraId="49B784D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Forest</w:t>
            </w:r>
          </w:p>
        </w:tc>
      </w:tr>
      <w:tr w:rsidR="005F02A6" w:rsidRPr="008640A6" w14:paraId="4E089D48"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048EFC5"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20</w:t>
            </w:r>
          </w:p>
        </w:tc>
        <w:tc>
          <w:tcPr>
            <w:tcW w:w="1462" w:type="pct"/>
            <w:noWrap/>
            <w:vAlign w:val="center"/>
            <w:hideMark/>
          </w:tcPr>
          <w:p w14:paraId="792318C7"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Water</w:t>
            </w:r>
          </w:p>
        </w:tc>
        <w:tc>
          <w:tcPr>
            <w:tcW w:w="282" w:type="pct"/>
            <w:vAlign w:val="center"/>
          </w:tcPr>
          <w:p w14:paraId="527A7DAF"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80</w:t>
            </w:r>
          </w:p>
        </w:tc>
        <w:tc>
          <w:tcPr>
            <w:tcW w:w="1433" w:type="pct"/>
            <w:vAlign w:val="center"/>
          </w:tcPr>
          <w:p w14:paraId="403471EC"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w:t>
            </w:r>
          </w:p>
        </w:tc>
        <w:tc>
          <w:tcPr>
            <w:tcW w:w="299" w:type="pct"/>
            <w:vAlign w:val="center"/>
          </w:tcPr>
          <w:p w14:paraId="37035249"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211</w:t>
            </w:r>
          </w:p>
        </w:tc>
        <w:tc>
          <w:tcPr>
            <w:tcW w:w="1230" w:type="pct"/>
            <w:vAlign w:val="center"/>
          </w:tcPr>
          <w:p w14:paraId="15789569"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Dense</w:t>
            </w:r>
          </w:p>
        </w:tc>
      </w:tr>
      <w:tr w:rsidR="005F02A6" w:rsidRPr="008640A6" w14:paraId="39212353"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B86BF94"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21</w:t>
            </w:r>
          </w:p>
        </w:tc>
        <w:tc>
          <w:tcPr>
            <w:tcW w:w="1462" w:type="pct"/>
            <w:noWrap/>
            <w:vAlign w:val="center"/>
            <w:hideMark/>
          </w:tcPr>
          <w:p w14:paraId="3B70643D"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Beach</w:t>
            </w:r>
          </w:p>
        </w:tc>
        <w:tc>
          <w:tcPr>
            <w:tcW w:w="282" w:type="pct"/>
            <w:vAlign w:val="center"/>
          </w:tcPr>
          <w:p w14:paraId="61C238F9"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81</w:t>
            </w:r>
          </w:p>
        </w:tc>
        <w:tc>
          <w:tcPr>
            <w:tcW w:w="1433" w:type="pct"/>
            <w:vAlign w:val="center"/>
          </w:tcPr>
          <w:p w14:paraId="731086DD"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Treed</w:t>
            </w:r>
          </w:p>
        </w:tc>
        <w:tc>
          <w:tcPr>
            <w:tcW w:w="299" w:type="pct"/>
            <w:vAlign w:val="center"/>
          </w:tcPr>
          <w:p w14:paraId="5C12C764"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212</w:t>
            </w:r>
          </w:p>
        </w:tc>
        <w:tc>
          <w:tcPr>
            <w:tcW w:w="1230" w:type="pct"/>
            <w:vAlign w:val="center"/>
          </w:tcPr>
          <w:p w14:paraId="577831F3"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Open</w:t>
            </w:r>
          </w:p>
        </w:tc>
      </w:tr>
      <w:tr w:rsidR="005F02A6" w:rsidRPr="008640A6" w14:paraId="375CCEF7"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754FE25"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30</w:t>
            </w:r>
          </w:p>
        </w:tc>
        <w:tc>
          <w:tcPr>
            <w:tcW w:w="1462" w:type="pct"/>
            <w:noWrap/>
            <w:vAlign w:val="center"/>
            <w:hideMark/>
          </w:tcPr>
          <w:p w14:paraId="22A6A6DD"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Barren/Non-vegetated</w:t>
            </w:r>
          </w:p>
        </w:tc>
        <w:tc>
          <w:tcPr>
            <w:tcW w:w="282" w:type="pct"/>
            <w:vAlign w:val="center"/>
          </w:tcPr>
          <w:p w14:paraId="6E5C2275"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82</w:t>
            </w:r>
          </w:p>
        </w:tc>
        <w:tc>
          <w:tcPr>
            <w:tcW w:w="1433" w:type="pct"/>
            <w:vAlign w:val="center"/>
          </w:tcPr>
          <w:p w14:paraId="5FA2C8DB"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Shrub</w:t>
            </w:r>
          </w:p>
        </w:tc>
        <w:tc>
          <w:tcPr>
            <w:tcW w:w="299" w:type="pct"/>
            <w:vAlign w:val="center"/>
          </w:tcPr>
          <w:p w14:paraId="03005832"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213</w:t>
            </w:r>
          </w:p>
        </w:tc>
        <w:tc>
          <w:tcPr>
            <w:tcW w:w="1230" w:type="pct"/>
            <w:vAlign w:val="center"/>
          </w:tcPr>
          <w:p w14:paraId="3F443973"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Sparse</w:t>
            </w:r>
          </w:p>
        </w:tc>
      </w:tr>
      <w:tr w:rsidR="005F02A6" w:rsidRPr="008640A6" w14:paraId="4CC4DA10"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7E7CB092"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31</w:t>
            </w:r>
          </w:p>
        </w:tc>
        <w:tc>
          <w:tcPr>
            <w:tcW w:w="1462" w:type="pct"/>
            <w:noWrap/>
            <w:vAlign w:val="center"/>
            <w:hideMark/>
          </w:tcPr>
          <w:p w14:paraId="108EBEE3"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Snow/Ice</w:t>
            </w:r>
          </w:p>
        </w:tc>
        <w:tc>
          <w:tcPr>
            <w:tcW w:w="282" w:type="pct"/>
            <w:vAlign w:val="center"/>
          </w:tcPr>
          <w:p w14:paraId="4F3DC908"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83</w:t>
            </w:r>
          </w:p>
        </w:tc>
        <w:tc>
          <w:tcPr>
            <w:tcW w:w="1433" w:type="pct"/>
            <w:vAlign w:val="center"/>
          </w:tcPr>
          <w:p w14:paraId="10560516"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Herb</w:t>
            </w:r>
          </w:p>
        </w:tc>
        <w:tc>
          <w:tcPr>
            <w:tcW w:w="299" w:type="pct"/>
            <w:vAlign w:val="center"/>
          </w:tcPr>
          <w:p w14:paraId="4F0DD3EA"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220</w:t>
            </w:r>
          </w:p>
        </w:tc>
        <w:tc>
          <w:tcPr>
            <w:tcW w:w="1230" w:type="pct"/>
            <w:vAlign w:val="center"/>
          </w:tcPr>
          <w:p w14:paraId="6087975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Deciduous Forest</w:t>
            </w:r>
          </w:p>
        </w:tc>
      </w:tr>
      <w:tr w:rsidR="005F02A6" w:rsidRPr="008640A6" w14:paraId="744B1D23"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6EE7746"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32</w:t>
            </w:r>
          </w:p>
        </w:tc>
        <w:tc>
          <w:tcPr>
            <w:tcW w:w="1462" w:type="pct"/>
            <w:noWrap/>
            <w:vAlign w:val="center"/>
            <w:hideMark/>
          </w:tcPr>
          <w:p w14:paraId="75627BA3"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Rock/Rubble</w:t>
            </w:r>
          </w:p>
        </w:tc>
        <w:tc>
          <w:tcPr>
            <w:tcW w:w="282" w:type="pct"/>
            <w:vAlign w:val="center"/>
          </w:tcPr>
          <w:p w14:paraId="5E2E19CB"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100</w:t>
            </w:r>
          </w:p>
        </w:tc>
        <w:tc>
          <w:tcPr>
            <w:tcW w:w="1433" w:type="pct"/>
            <w:vAlign w:val="center"/>
          </w:tcPr>
          <w:p w14:paraId="29A06B12"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Herb</w:t>
            </w:r>
          </w:p>
        </w:tc>
        <w:tc>
          <w:tcPr>
            <w:tcW w:w="299" w:type="pct"/>
            <w:vAlign w:val="center"/>
          </w:tcPr>
          <w:p w14:paraId="0A3861B7"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221</w:t>
            </w:r>
          </w:p>
        </w:tc>
        <w:tc>
          <w:tcPr>
            <w:tcW w:w="1230" w:type="pct"/>
            <w:vAlign w:val="center"/>
          </w:tcPr>
          <w:p w14:paraId="30096A98"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Dense</w:t>
            </w:r>
          </w:p>
        </w:tc>
      </w:tr>
      <w:tr w:rsidR="005F02A6" w:rsidRPr="008640A6" w14:paraId="1260EC30"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0A9B258"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33</w:t>
            </w:r>
          </w:p>
        </w:tc>
        <w:tc>
          <w:tcPr>
            <w:tcW w:w="1462" w:type="pct"/>
            <w:noWrap/>
            <w:vAlign w:val="center"/>
            <w:hideMark/>
          </w:tcPr>
          <w:p w14:paraId="092B795E"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Exposed land</w:t>
            </w:r>
          </w:p>
        </w:tc>
        <w:tc>
          <w:tcPr>
            <w:tcW w:w="282" w:type="pct"/>
            <w:vAlign w:val="center"/>
          </w:tcPr>
          <w:p w14:paraId="63DBC2B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101</w:t>
            </w:r>
          </w:p>
        </w:tc>
        <w:tc>
          <w:tcPr>
            <w:tcW w:w="1433" w:type="pct"/>
            <w:vAlign w:val="center"/>
          </w:tcPr>
          <w:p w14:paraId="00CAF63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Tussock graminoid tundra</w:t>
            </w:r>
          </w:p>
        </w:tc>
        <w:tc>
          <w:tcPr>
            <w:tcW w:w="299" w:type="pct"/>
            <w:vAlign w:val="center"/>
          </w:tcPr>
          <w:p w14:paraId="055354AD"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222</w:t>
            </w:r>
          </w:p>
        </w:tc>
        <w:tc>
          <w:tcPr>
            <w:tcW w:w="1230" w:type="pct"/>
            <w:vAlign w:val="center"/>
          </w:tcPr>
          <w:p w14:paraId="68E41E07"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Open</w:t>
            </w:r>
          </w:p>
        </w:tc>
      </w:tr>
      <w:tr w:rsidR="005F02A6" w:rsidRPr="008640A6" w14:paraId="62833ED2"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2B51A868"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34</w:t>
            </w:r>
          </w:p>
        </w:tc>
        <w:tc>
          <w:tcPr>
            <w:tcW w:w="1462" w:type="pct"/>
            <w:noWrap/>
            <w:vAlign w:val="center"/>
            <w:hideMark/>
          </w:tcPr>
          <w:p w14:paraId="76B675BE"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Developed</w:t>
            </w:r>
          </w:p>
        </w:tc>
        <w:tc>
          <w:tcPr>
            <w:tcW w:w="282" w:type="pct"/>
            <w:vAlign w:val="center"/>
          </w:tcPr>
          <w:p w14:paraId="50D003AA"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102</w:t>
            </w:r>
          </w:p>
        </w:tc>
        <w:tc>
          <w:tcPr>
            <w:tcW w:w="1433" w:type="pct"/>
            <w:vAlign w:val="center"/>
          </w:tcPr>
          <w:p w14:paraId="57298485"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 sedge</w:t>
            </w:r>
          </w:p>
        </w:tc>
        <w:tc>
          <w:tcPr>
            <w:tcW w:w="299" w:type="pct"/>
            <w:vAlign w:val="center"/>
          </w:tcPr>
          <w:p w14:paraId="6ECDD481"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223</w:t>
            </w:r>
          </w:p>
        </w:tc>
        <w:tc>
          <w:tcPr>
            <w:tcW w:w="1230" w:type="pct"/>
            <w:vAlign w:val="center"/>
          </w:tcPr>
          <w:p w14:paraId="695E522C"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Sparse</w:t>
            </w:r>
          </w:p>
        </w:tc>
      </w:tr>
      <w:tr w:rsidR="005F02A6" w:rsidRPr="008640A6" w14:paraId="5F4466DC"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00DDA26"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35</w:t>
            </w:r>
          </w:p>
        </w:tc>
        <w:tc>
          <w:tcPr>
            <w:tcW w:w="1462" w:type="pct"/>
            <w:noWrap/>
            <w:vAlign w:val="center"/>
            <w:hideMark/>
          </w:tcPr>
          <w:p w14:paraId="0E76D82C"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bedrock</w:t>
            </w:r>
          </w:p>
        </w:tc>
        <w:tc>
          <w:tcPr>
            <w:tcW w:w="282" w:type="pct"/>
            <w:vAlign w:val="center"/>
          </w:tcPr>
          <w:p w14:paraId="004FC6D6"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103</w:t>
            </w:r>
          </w:p>
        </w:tc>
        <w:tc>
          <w:tcPr>
            <w:tcW w:w="1433" w:type="pct"/>
            <w:vAlign w:val="center"/>
          </w:tcPr>
          <w:p w14:paraId="0F8BB1B9"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Moist to dry nontussock graminoid/dwarf shrub tundra</w:t>
            </w:r>
          </w:p>
        </w:tc>
        <w:tc>
          <w:tcPr>
            <w:tcW w:w="299" w:type="pct"/>
            <w:vAlign w:val="center"/>
          </w:tcPr>
          <w:p w14:paraId="7D2DBF9A"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230</w:t>
            </w:r>
          </w:p>
        </w:tc>
        <w:tc>
          <w:tcPr>
            <w:tcW w:w="1230" w:type="pct"/>
            <w:vAlign w:val="center"/>
          </w:tcPr>
          <w:p w14:paraId="5F1C6465"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 Forest</w:t>
            </w:r>
          </w:p>
        </w:tc>
      </w:tr>
      <w:tr w:rsidR="005F02A6" w:rsidRPr="008640A6" w14:paraId="2BA40BA6"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E2ADC8A"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36</w:t>
            </w:r>
          </w:p>
        </w:tc>
        <w:tc>
          <w:tcPr>
            <w:tcW w:w="1462" w:type="pct"/>
            <w:noWrap/>
            <w:vAlign w:val="center"/>
            <w:hideMark/>
          </w:tcPr>
          <w:p w14:paraId="2D5B7313"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till-conluvium</w:t>
            </w:r>
          </w:p>
        </w:tc>
        <w:tc>
          <w:tcPr>
            <w:tcW w:w="282" w:type="pct"/>
            <w:vAlign w:val="center"/>
          </w:tcPr>
          <w:p w14:paraId="285A6AAF"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104</w:t>
            </w:r>
          </w:p>
        </w:tc>
        <w:tc>
          <w:tcPr>
            <w:tcW w:w="1433" w:type="pct"/>
            <w:vAlign w:val="center"/>
          </w:tcPr>
          <w:p w14:paraId="2FBB79B1"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Dry graminoid prostrate dwarf shrub tundra</w:t>
            </w:r>
          </w:p>
        </w:tc>
        <w:tc>
          <w:tcPr>
            <w:tcW w:w="299" w:type="pct"/>
            <w:vAlign w:val="center"/>
          </w:tcPr>
          <w:p w14:paraId="46384508"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231</w:t>
            </w:r>
          </w:p>
        </w:tc>
        <w:tc>
          <w:tcPr>
            <w:tcW w:w="1230" w:type="pct"/>
            <w:vAlign w:val="center"/>
          </w:tcPr>
          <w:p w14:paraId="77BD138D"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Dense</w:t>
            </w:r>
          </w:p>
        </w:tc>
      </w:tr>
      <w:tr w:rsidR="005F02A6" w:rsidRPr="008640A6" w14:paraId="4A4A0D59"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F5FA9DC"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37</w:t>
            </w:r>
          </w:p>
        </w:tc>
        <w:tc>
          <w:tcPr>
            <w:tcW w:w="1462" w:type="pct"/>
            <w:noWrap/>
            <w:vAlign w:val="center"/>
            <w:hideMark/>
          </w:tcPr>
          <w:p w14:paraId="24042C7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Bare soil with cryptogam crust - frost boils</w:t>
            </w:r>
          </w:p>
        </w:tc>
        <w:tc>
          <w:tcPr>
            <w:tcW w:w="282" w:type="pct"/>
            <w:vAlign w:val="center"/>
          </w:tcPr>
          <w:p w14:paraId="4F2BDA3B"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110</w:t>
            </w:r>
          </w:p>
        </w:tc>
        <w:tc>
          <w:tcPr>
            <w:tcW w:w="1433" w:type="pct"/>
            <w:vAlign w:val="center"/>
          </w:tcPr>
          <w:p w14:paraId="605FD7F5"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Grassland</w:t>
            </w:r>
          </w:p>
        </w:tc>
        <w:tc>
          <w:tcPr>
            <w:tcW w:w="299" w:type="pct"/>
            <w:vAlign w:val="center"/>
          </w:tcPr>
          <w:p w14:paraId="57ECB9A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232</w:t>
            </w:r>
          </w:p>
        </w:tc>
        <w:tc>
          <w:tcPr>
            <w:tcW w:w="1230" w:type="pct"/>
            <w:vAlign w:val="center"/>
          </w:tcPr>
          <w:p w14:paraId="2F9A3759"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Open</w:t>
            </w:r>
          </w:p>
        </w:tc>
      </w:tr>
      <w:tr w:rsidR="005F02A6" w:rsidRPr="008640A6" w14:paraId="44F9749F"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15EEFC21" w14:textId="77777777" w:rsidR="005F02A6" w:rsidRPr="008640A6" w:rsidRDefault="005F02A6" w:rsidP="001406CA">
            <w:pPr>
              <w:jc w:val="right"/>
              <w:rPr>
                <w:rFonts w:ascii="Arial" w:hAnsi="Arial" w:cs="Arial"/>
                <w:b w:val="0"/>
                <w:sz w:val="20"/>
                <w:szCs w:val="20"/>
              </w:rPr>
            </w:pPr>
            <w:r w:rsidRPr="008640A6">
              <w:rPr>
                <w:rFonts w:ascii="Arial" w:hAnsi="Arial" w:cs="Arial"/>
                <w:b w:val="0"/>
                <w:sz w:val="20"/>
                <w:szCs w:val="20"/>
              </w:rPr>
              <w:t>40</w:t>
            </w:r>
          </w:p>
        </w:tc>
        <w:tc>
          <w:tcPr>
            <w:tcW w:w="1462" w:type="pct"/>
            <w:noWrap/>
            <w:vAlign w:val="center"/>
            <w:hideMark/>
          </w:tcPr>
          <w:p w14:paraId="0C4B4DF1"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Bryoids</w:t>
            </w:r>
          </w:p>
        </w:tc>
        <w:tc>
          <w:tcPr>
            <w:tcW w:w="282" w:type="pct"/>
            <w:vAlign w:val="center"/>
          </w:tcPr>
          <w:p w14:paraId="3FF9C2C2"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120</w:t>
            </w:r>
          </w:p>
        </w:tc>
        <w:tc>
          <w:tcPr>
            <w:tcW w:w="1433" w:type="pct"/>
            <w:vAlign w:val="center"/>
          </w:tcPr>
          <w:p w14:paraId="6BB16CC2"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Cultivated Agricultural Land</w:t>
            </w:r>
          </w:p>
        </w:tc>
        <w:tc>
          <w:tcPr>
            <w:tcW w:w="299" w:type="pct"/>
            <w:vAlign w:val="center"/>
          </w:tcPr>
          <w:p w14:paraId="10A637FB"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233</w:t>
            </w:r>
          </w:p>
        </w:tc>
        <w:tc>
          <w:tcPr>
            <w:tcW w:w="1230" w:type="pct"/>
            <w:vAlign w:val="center"/>
          </w:tcPr>
          <w:p w14:paraId="53BE4211"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Sparse</w:t>
            </w:r>
          </w:p>
        </w:tc>
      </w:tr>
    </w:tbl>
    <w:p w14:paraId="30FBC790" w14:textId="77777777" w:rsidR="005F02A6" w:rsidRPr="005F02A6" w:rsidRDefault="005F02A6" w:rsidP="005F02A6"/>
    <w:p w14:paraId="4623A3F2" w14:textId="77777777" w:rsidR="005F02A6" w:rsidRPr="005F02A6" w:rsidRDefault="005F02A6" w:rsidP="002A50D3">
      <w:pPr>
        <w:pStyle w:val="ListParagraph"/>
        <w:numPr>
          <w:ilvl w:val="0"/>
          <w:numId w:val="74"/>
        </w:numPr>
        <w:spacing w:line="240" w:lineRule="auto"/>
        <w:rPr>
          <w:lang w:val="en-CA"/>
        </w:rPr>
      </w:pPr>
      <w:r>
        <w:rPr>
          <w:lang w:val="en-CA"/>
        </w:rPr>
        <w:t xml:space="preserve">New Class: </w:t>
      </w:r>
      <w:r w:rsidRPr="005F02A6">
        <w:t>PointOfInterest</w:t>
      </w:r>
    </w:p>
    <w:p w14:paraId="60556370" w14:textId="77777777" w:rsidR="005F02A6" w:rsidRDefault="005F02A6" w:rsidP="005F02A6">
      <w:pPr>
        <w:pStyle w:val="ListParagraph"/>
        <w:numPr>
          <w:ilvl w:val="1"/>
          <w:numId w:val="2"/>
        </w:numPr>
        <w:rPr>
          <w:lang w:val="en-CA"/>
        </w:rPr>
      </w:pPr>
      <w:r>
        <w:rPr>
          <w:lang w:val="en-CA"/>
        </w:rPr>
        <w:t>PointOfInterest subclassof locatedOnParcel min 1 Parcel</w:t>
      </w:r>
    </w:p>
    <w:p w14:paraId="46D4A870" w14:textId="77777777" w:rsidR="005F02A6" w:rsidRDefault="005F02A6" w:rsidP="005F02A6">
      <w:pPr>
        <w:pStyle w:val="ListParagraph"/>
        <w:numPr>
          <w:ilvl w:val="1"/>
          <w:numId w:val="2"/>
        </w:numPr>
        <w:rPr>
          <w:lang w:val="en-CA"/>
        </w:rPr>
      </w:pPr>
      <w:r>
        <w:rPr>
          <w:lang w:val="en-CA"/>
        </w:rPr>
        <w:t>Subclasses of POI may be defined according to the value of hasGFXPOIClassCode</w:t>
      </w:r>
    </w:p>
    <w:tbl>
      <w:tblPr>
        <w:tblStyle w:val="PlainTable1"/>
        <w:tblW w:w="4052" w:type="pct"/>
        <w:tblInd w:w="607" w:type="dxa"/>
        <w:tblLayout w:type="fixed"/>
        <w:tblLook w:val="04A0" w:firstRow="1" w:lastRow="0" w:firstColumn="1" w:lastColumn="0" w:noHBand="0" w:noVBand="1"/>
      </w:tblPr>
      <w:tblGrid>
        <w:gridCol w:w="643"/>
        <w:gridCol w:w="3191"/>
        <w:gridCol w:w="615"/>
        <w:gridCol w:w="3128"/>
      </w:tblGrid>
      <w:tr w:rsidR="005F02A6" w:rsidRPr="008640A6" w14:paraId="792D3D5D" w14:textId="77777777" w:rsidTr="001406C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674EA7FA"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w:t>
            </w:r>
          </w:p>
        </w:tc>
        <w:tc>
          <w:tcPr>
            <w:tcW w:w="2106" w:type="pct"/>
            <w:noWrap/>
            <w:vAlign w:val="center"/>
          </w:tcPr>
          <w:p w14:paraId="4F8F131C"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 xml:space="preserve">General </w:t>
            </w:r>
          </w:p>
        </w:tc>
        <w:tc>
          <w:tcPr>
            <w:tcW w:w="406" w:type="pct"/>
            <w:vAlign w:val="center"/>
          </w:tcPr>
          <w:p w14:paraId="3EDD0B96"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16</w:t>
            </w:r>
          </w:p>
        </w:tc>
        <w:tc>
          <w:tcPr>
            <w:tcW w:w="2064" w:type="pct"/>
            <w:vAlign w:val="center"/>
          </w:tcPr>
          <w:p w14:paraId="41126158"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Banking and Finance</w:t>
            </w:r>
          </w:p>
        </w:tc>
      </w:tr>
      <w:tr w:rsidR="005F02A6" w:rsidRPr="008640A6" w14:paraId="59A3A3ED"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798152A"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2</w:t>
            </w:r>
          </w:p>
        </w:tc>
        <w:tc>
          <w:tcPr>
            <w:tcW w:w="2106" w:type="pct"/>
            <w:noWrap/>
            <w:vAlign w:val="center"/>
          </w:tcPr>
          <w:p w14:paraId="0070DA2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Government</w:t>
            </w:r>
          </w:p>
        </w:tc>
        <w:tc>
          <w:tcPr>
            <w:tcW w:w="406" w:type="pct"/>
            <w:vAlign w:val="center"/>
          </w:tcPr>
          <w:p w14:paraId="046EDC19"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2064" w:type="pct"/>
            <w:vAlign w:val="center"/>
          </w:tcPr>
          <w:p w14:paraId="2BFE6634"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Mail and Shipping</w:t>
            </w:r>
          </w:p>
        </w:tc>
      </w:tr>
      <w:tr w:rsidR="005F02A6" w:rsidRPr="008640A6" w14:paraId="64D0714B"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D49D23"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3</w:t>
            </w:r>
          </w:p>
        </w:tc>
        <w:tc>
          <w:tcPr>
            <w:tcW w:w="2106" w:type="pct"/>
            <w:noWrap/>
            <w:vAlign w:val="center"/>
          </w:tcPr>
          <w:p w14:paraId="789D4EBC"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Medical</w:t>
            </w:r>
          </w:p>
        </w:tc>
        <w:tc>
          <w:tcPr>
            <w:tcW w:w="406" w:type="pct"/>
            <w:vAlign w:val="center"/>
          </w:tcPr>
          <w:p w14:paraId="45E2686D"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2064" w:type="pct"/>
            <w:vAlign w:val="center"/>
          </w:tcPr>
          <w:p w14:paraId="19CCE741"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Weather</w:t>
            </w:r>
          </w:p>
        </w:tc>
      </w:tr>
      <w:tr w:rsidR="005F02A6" w:rsidRPr="008640A6" w14:paraId="2D9010D2"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2B972B6E"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4</w:t>
            </w:r>
          </w:p>
        </w:tc>
        <w:tc>
          <w:tcPr>
            <w:tcW w:w="2106" w:type="pct"/>
            <w:noWrap/>
            <w:vAlign w:val="center"/>
          </w:tcPr>
          <w:p w14:paraId="6169E4FD"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Education</w:t>
            </w:r>
          </w:p>
        </w:tc>
        <w:tc>
          <w:tcPr>
            <w:tcW w:w="406" w:type="pct"/>
            <w:vAlign w:val="center"/>
          </w:tcPr>
          <w:p w14:paraId="3682A96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2064" w:type="pct"/>
            <w:vAlign w:val="center"/>
          </w:tcPr>
          <w:p w14:paraId="4DAAD3E7"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Water Supply and Treatment</w:t>
            </w:r>
          </w:p>
        </w:tc>
      </w:tr>
      <w:tr w:rsidR="005F02A6" w:rsidRPr="008640A6" w14:paraId="71EE4A01"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E22235"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5</w:t>
            </w:r>
          </w:p>
        </w:tc>
        <w:tc>
          <w:tcPr>
            <w:tcW w:w="2106" w:type="pct"/>
            <w:noWrap/>
            <w:vAlign w:val="center"/>
          </w:tcPr>
          <w:p w14:paraId="2046FD88"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Transportation</w:t>
            </w:r>
          </w:p>
        </w:tc>
        <w:tc>
          <w:tcPr>
            <w:tcW w:w="406" w:type="pct"/>
            <w:vAlign w:val="center"/>
          </w:tcPr>
          <w:p w14:paraId="5E791FAC"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2064" w:type="pct"/>
            <w:vAlign w:val="center"/>
          </w:tcPr>
          <w:p w14:paraId="67C0FE72"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Information and Communication</w:t>
            </w:r>
          </w:p>
        </w:tc>
      </w:tr>
      <w:tr w:rsidR="005F02A6" w:rsidRPr="008640A6" w14:paraId="53257335"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D9A0C76"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lastRenderedPageBreak/>
              <w:t>6</w:t>
            </w:r>
          </w:p>
        </w:tc>
        <w:tc>
          <w:tcPr>
            <w:tcW w:w="2106" w:type="pct"/>
            <w:noWrap/>
            <w:vAlign w:val="center"/>
          </w:tcPr>
          <w:p w14:paraId="79DCEDB2"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Commercial</w:t>
            </w:r>
          </w:p>
        </w:tc>
        <w:tc>
          <w:tcPr>
            <w:tcW w:w="406" w:type="pct"/>
            <w:vAlign w:val="center"/>
          </w:tcPr>
          <w:p w14:paraId="2B97B5E9"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21</w:t>
            </w:r>
          </w:p>
        </w:tc>
        <w:tc>
          <w:tcPr>
            <w:tcW w:w="2064" w:type="pct"/>
            <w:vAlign w:val="center"/>
          </w:tcPr>
          <w:p w14:paraId="762A6303"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Settlement</w:t>
            </w:r>
          </w:p>
        </w:tc>
      </w:tr>
      <w:tr w:rsidR="005F02A6" w:rsidRPr="008640A6" w14:paraId="4FD3390B"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EC1A1AD"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7</w:t>
            </w:r>
          </w:p>
        </w:tc>
        <w:tc>
          <w:tcPr>
            <w:tcW w:w="2106" w:type="pct"/>
            <w:noWrap/>
            <w:vAlign w:val="center"/>
          </w:tcPr>
          <w:p w14:paraId="4564597E"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Religious</w:t>
            </w:r>
          </w:p>
        </w:tc>
        <w:tc>
          <w:tcPr>
            <w:tcW w:w="406" w:type="pct"/>
            <w:vAlign w:val="center"/>
          </w:tcPr>
          <w:p w14:paraId="35CA02FA"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2064" w:type="pct"/>
            <w:vAlign w:val="center"/>
          </w:tcPr>
          <w:p w14:paraId="21E1003F"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Natural</w:t>
            </w:r>
          </w:p>
        </w:tc>
      </w:tr>
      <w:tr w:rsidR="005F02A6" w:rsidRPr="008640A6" w14:paraId="2345772C"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4031C3"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8</w:t>
            </w:r>
          </w:p>
        </w:tc>
        <w:tc>
          <w:tcPr>
            <w:tcW w:w="2106" w:type="pct"/>
            <w:noWrap/>
            <w:vAlign w:val="center"/>
          </w:tcPr>
          <w:p w14:paraId="3AC1ECB8"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c>
          <w:tcPr>
            <w:tcW w:w="406" w:type="pct"/>
            <w:vAlign w:val="center"/>
          </w:tcPr>
          <w:p w14:paraId="3CA31175"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2064" w:type="pct"/>
            <w:vAlign w:val="center"/>
          </w:tcPr>
          <w:p w14:paraId="56E17B56"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6651E9A"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3AF9A029"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9</w:t>
            </w:r>
          </w:p>
        </w:tc>
        <w:tc>
          <w:tcPr>
            <w:tcW w:w="2106" w:type="pct"/>
            <w:noWrap/>
            <w:vAlign w:val="center"/>
          </w:tcPr>
          <w:p w14:paraId="1582222F"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Cultural / Heritage</w:t>
            </w:r>
          </w:p>
        </w:tc>
        <w:tc>
          <w:tcPr>
            <w:tcW w:w="406" w:type="pct"/>
            <w:vAlign w:val="center"/>
          </w:tcPr>
          <w:p w14:paraId="3C661E05"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349A8174"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2DEE33C"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053BD29"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10</w:t>
            </w:r>
          </w:p>
        </w:tc>
        <w:tc>
          <w:tcPr>
            <w:tcW w:w="2106" w:type="pct"/>
            <w:noWrap/>
            <w:vAlign w:val="center"/>
          </w:tcPr>
          <w:p w14:paraId="778C7EB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Hotel</w:t>
            </w:r>
          </w:p>
        </w:tc>
        <w:tc>
          <w:tcPr>
            <w:tcW w:w="406" w:type="pct"/>
            <w:vAlign w:val="center"/>
          </w:tcPr>
          <w:p w14:paraId="63E74FB5"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BE9C95E"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4BF89E67"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BC01E3C"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11</w:t>
            </w:r>
          </w:p>
        </w:tc>
        <w:tc>
          <w:tcPr>
            <w:tcW w:w="2106" w:type="pct"/>
            <w:noWrap/>
            <w:vAlign w:val="center"/>
          </w:tcPr>
          <w:p w14:paraId="6454A86E"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Airport</w:t>
            </w:r>
          </w:p>
        </w:tc>
        <w:tc>
          <w:tcPr>
            <w:tcW w:w="406" w:type="pct"/>
            <w:vAlign w:val="center"/>
          </w:tcPr>
          <w:p w14:paraId="1ECE6C7D"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024B9CB"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49F15E85"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BE1A06C"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12</w:t>
            </w:r>
          </w:p>
        </w:tc>
        <w:tc>
          <w:tcPr>
            <w:tcW w:w="2106" w:type="pct"/>
            <w:noWrap/>
            <w:vAlign w:val="center"/>
          </w:tcPr>
          <w:p w14:paraId="39D4224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Industrial</w:t>
            </w:r>
          </w:p>
        </w:tc>
        <w:tc>
          <w:tcPr>
            <w:tcW w:w="406" w:type="pct"/>
            <w:vAlign w:val="center"/>
          </w:tcPr>
          <w:p w14:paraId="1A32FB58"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0E12FBE"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3AB5F1D9"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4BC3EDA1"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13</w:t>
            </w:r>
          </w:p>
        </w:tc>
        <w:tc>
          <w:tcPr>
            <w:tcW w:w="2106" w:type="pct"/>
            <w:noWrap/>
            <w:vAlign w:val="center"/>
          </w:tcPr>
          <w:p w14:paraId="3680271C"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Community Centre</w:t>
            </w:r>
          </w:p>
        </w:tc>
        <w:tc>
          <w:tcPr>
            <w:tcW w:w="406" w:type="pct"/>
            <w:vAlign w:val="center"/>
          </w:tcPr>
          <w:p w14:paraId="6D692D0B"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6F1F0F6"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7F0C107"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10BDBA2"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14</w:t>
            </w:r>
          </w:p>
        </w:tc>
        <w:tc>
          <w:tcPr>
            <w:tcW w:w="2106" w:type="pct"/>
            <w:noWrap/>
            <w:vAlign w:val="center"/>
          </w:tcPr>
          <w:p w14:paraId="6EF5D2D4"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Agricultural</w:t>
            </w:r>
          </w:p>
        </w:tc>
        <w:tc>
          <w:tcPr>
            <w:tcW w:w="406" w:type="pct"/>
            <w:vAlign w:val="center"/>
          </w:tcPr>
          <w:p w14:paraId="67A60E5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68802AA4"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239A5A3B"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29EF28"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15</w:t>
            </w:r>
          </w:p>
        </w:tc>
        <w:tc>
          <w:tcPr>
            <w:tcW w:w="2106" w:type="pct"/>
            <w:noWrap/>
            <w:vAlign w:val="center"/>
          </w:tcPr>
          <w:p w14:paraId="05C87B32"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Energy</w:t>
            </w:r>
          </w:p>
        </w:tc>
        <w:tc>
          <w:tcPr>
            <w:tcW w:w="406" w:type="pct"/>
            <w:vAlign w:val="center"/>
          </w:tcPr>
          <w:p w14:paraId="772AE056"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42ED45C4"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73843DBB" w14:textId="77777777" w:rsidR="005F02A6" w:rsidRDefault="005F02A6" w:rsidP="005F02A6">
      <w:pPr>
        <w:pStyle w:val="ListParagraph"/>
        <w:numPr>
          <w:ilvl w:val="0"/>
          <w:numId w:val="0"/>
        </w:numPr>
        <w:ind w:left="720"/>
        <w:rPr>
          <w:lang w:val="en-CA"/>
        </w:rPr>
      </w:pPr>
    </w:p>
    <w:p w14:paraId="334126E5" w14:textId="77777777" w:rsidR="005F02A6" w:rsidRDefault="005F02A6" w:rsidP="002A50D3">
      <w:pPr>
        <w:pStyle w:val="ListParagraph"/>
        <w:numPr>
          <w:ilvl w:val="0"/>
          <w:numId w:val="74"/>
        </w:numPr>
        <w:spacing w:line="240" w:lineRule="auto"/>
        <w:rPr>
          <w:lang w:val="en-CA"/>
        </w:rPr>
      </w:pPr>
      <w:r>
        <w:rPr>
          <w:lang w:val="en-CA"/>
        </w:rPr>
        <w:t>New Class: GFXRoadSegment subclassOf TransportationComplex (not quite icity:RoadSegment because it also includes other modes of transport)</w:t>
      </w:r>
    </w:p>
    <w:p w14:paraId="657DF1AF" w14:textId="77777777" w:rsidR="005F02A6" w:rsidRDefault="005F02A6" w:rsidP="005F02A6">
      <w:pPr>
        <w:pStyle w:val="ListParagraph"/>
        <w:numPr>
          <w:ilvl w:val="1"/>
          <w:numId w:val="2"/>
        </w:numPr>
        <w:rPr>
          <w:lang w:val="en-CA"/>
        </w:rPr>
      </w:pPr>
      <w:r>
        <w:rPr>
          <w:lang w:val="en-CA"/>
        </w:rPr>
        <w:t>Subclassof hasRoadLevel exactly 1 RoadLevel</w:t>
      </w:r>
    </w:p>
    <w:p w14:paraId="2BADC641" w14:textId="77777777" w:rsidR="005F02A6" w:rsidRDefault="005F02A6" w:rsidP="005F02A6">
      <w:pPr>
        <w:pStyle w:val="ListParagraph"/>
        <w:numPr>
          <w:ilvl w:val="1"/>
          <w:numId w:val="2"/>
        </w:numPr>
        <w:rPr>
          <w:lang w:val="en-CA"/>
        </w:rPr>
      </w:pPr>
      <w:r>
        <w:rPr>
          <w:lang w:val="en-CA"/>
        </w:rPr>
        <w:t xml:space="preserve">subclasses of RoadSegment may be defined according to the value of </w:t>
      </w:r>
      <w:commentRangeStart w:id="241"/>
      <w:r>
        <w:rPr>
          <w:lang w:val="en-CA"/>
        </w:rPr>
        <w:t>hasGFXRoadClassCode</w:t>
      </w:r>
      <w:commentRangeEnd w:id="241"/>
      <w:r>
        <w:rPr>
          <w:rStyle w:val="CommentReference"/>
        </w:rPr>
        <w:commentReference w:id="241"/>
      </w:r>
      <w:r>
        <w:rPr>
          <w:lang w:val="en-CA"/>
        </w:rPr>
        <w:t>:</w:t>
      </w:r>
    </w:p>
    <w:tbl>
      <w:tblPr>
        <w:tblStyle w:val="PlainTable1"/>
        <w:tblW w:w="4164" w:type="pct"/>
        <w:tblInd w:w="607" w:type="dxa"/>
        <w:tblLayout w:type="fixed"/>
        <w:tblLook w:val="04A0" w:firstRow="1" w:lastRow="0" w:firstColumn="1" w:lastColumn="0" w:noHBand="0" w:noVBand="1"/>
      </w:tblPr>
      <w:tblGrid>
        <w:gridCol w:w="852"/>
        <w:gridCol w:w="3191"/>
        <w:gridCol w:w="727"/>
        <w:gridCol w:w="3017"/>
      </w:tblGrid>
      <w:tr w:rsidR="005F02A6" w:rsidRPr="008640A6" w14:paraId="12AD4AE5" w14:textId="77777777" w:rsidTr="001406C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49B72DF"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w:t>
            </w:r>
          </w:p>
        </w:tc>
        <w:tc>
          <w:tcPr>
            <w:tcW w:w="2049" w:type="pct"/>
            <w:noWrap/>
            <w:vAlign w:val="center"/>
          </w:tcPr>
          <w:p w14:paraId="1A92A4E3"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Freeway</w:t>
            </w:r>
          </w:p>
        </w:tc>
        <w:tc>
          <w:tcPr>
            <w:tcW w:w="467" w:type="pct"/>
            <w:vAlign w:val="center"/>
          </w:tcPr>
          <w:p w14:paraId="06CC6412"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11</w:t>
            </w:r>
          </w:p>
        </w:tc>
        <w:tc>
          <w:tcPr>
            <w:tcW w:w="1937" w:type="pct"/>
            <w:vAlign w:val="center"/>
          </w:tcPr>
          <w:p w14:paraId="6A27C494" w14:textId="77777777" w:rsidR="005F02A6" w:rsidRPr="008640A6" w:rsidRDefault="005F02A6" w:rsidP="001406CA">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Rapid Transit</w:t>
            </w:r>
          </w:p>
        </w:tc>
      </w:tr>
      <w:tr w:rsidR="005F02A6" w:rsidRPr="008640A6" w14:paraId="6F594869"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1D1EE09A"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2</w:t>
            </w:r>
          </w:p>
        </w:tc>
        <w:tc>
          <w:tcPr>
            <w:tcW w:w="2049" w:type="pct"/>
            <w:noWrap/>
            <w:vAlign w:val="center"/>
          </w:tcPr>
          <w:p w14:paraId="449B2A45"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Expressway / Highway</w:t>
            </w:r>
          </w:p>
        </w:tc>
        <w:tc>
          <w:tcPr>
            <w:tcW w:w="467" w:type="pct"/>
            <w:vAlign w:val="center"/>
          </w:tcPr>
          <w:p w14:paraId="0FB166F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w:t>
            </w:r>
          </w:p>
        </w:tc>
        <w:tc>
          <w:tcPr>
            <w:tcW w:w="1937" w:type="pct"/>
            <w:vAlign w:val="center"/>
          </w:tcPr>
          <w:p w14:paraId="23C8F485"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Service Lane</w:t>
            </w:r>
          </w:p>
        </w:tc>
      </w:tr>
      <w:tr w:rsidR="005F02A6" w:rsidRPr="008640A6" w14:paraId="66841BDD"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3BE9E4"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3</w:t>
            </w:r>
          </w:p>
        </w:tc>
        <w:tc>
          <w:tcPr>
            <w:tcW w:w="2049" w:type="pct"/>
            <w:noWrap/>
            <w:vAlign w:val="center"/>
          </w:tcPr>
          <w:p w14:paraId="4888B282"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Arterial</w:t>
            </w:r>
          </w:p>
        </w:tc>
        <w:tc>
          <w:tcPr>
            <w:tcW w:w="467" w:type="pct"/>
            <w:vAlign w:val="center"/>
          </w:tcPr>
          <w:p w14:paraId="3F350788"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p>
        </w:tc>
        <w:tc>
          <w:tcPr>
            <w:tcW w:w="1937" w:type="pct"/>
            <w:vAlign w:val="center"/>
          </w:tcPr>
          <w:p w14:paraId="706ED23B"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Winter</w:t>
            </w:r>
          </w:p>
        </w:tc>
      </w:tr>
      <w:tr w:rsidR="005F02A6" w:rsidRPr="008640A6" w14:paraId="313C0F81"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52DE5FE"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4</w:t>
            </w:r>
          </w:p>
        </w:tc>
        <w:tc>
          <w:tcPr>
            <w:tcW w:w="2049" w:type="pct"/>
            <w:noWrap/>
            <w:vAlign w:val="center"/>
          </w:tcPr>
          <w:p w14:paraId="7CDD3303"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w:t>
            </w:r>
          </w:p>
        </w:tc>
        <w:tc>
          <w:tcPr>
            <w:tcW w:w="467" w:type="pct"/>
            <w:vAlign w:val="center"/>
          </w:tcPr>
          <w:p w14:paraId="4CFAF01A"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14</w:t>
            </w:r>
          </w:p>
        </w:tc>
        <w:tc>
          <w:tcPr>
            <w:tcW w:w="1937" w:type="pct"/>
            <w:vAlign w:val="center"/>
          </w:tcPr>
          <w:p w14:paraId="51D9F295"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Major Arterial</w:t>
            </w:r>
          </w:p>
        </w:tc>
      </w:tr>
      <w:tr w:rsidR="005F02A6" w:rsidRPr="008640A6" w14:paraId="6104BD2B"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82B8561"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5</w:t>
            </w:r>
          </w:p>
        </w:tc>
        <w:tc>
          <w:tcPr>
            <w:tcW w:w="2049" w:type="pct"/>
            <w:noWrap/>
            <w:vAlign w:val="center"/>
          </w:tcPr>
          <w:p w14:paraId="68A8B8F2"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Street</w:t>
            </w:r>
          </w:p>
        </w:tc>
        <w:tc>
          <w:tcPr>
            <w:tcW w:w="467" w:type="pct"/>
            <w:vAlign w:val="center"/>
          </w:tcPr>
          <w:p w14:paraId="2BCC0C88"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p>
        </w:tc>
        <w:tc>
          <w:tcPr>
            <w:tcW w:w="1937" w:type="pct"/>
            <w:vAlign w:val="center"/>
          </w:tcPr>
          <w:p w14:paraId="4E099778"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Minor Arterial</w:t>
            </w:r>
          </w:p>
        </w:tc>
      </w:tr>
      <w:tr w:rsidR="005F02A6" w:rsidRPr="008640A6" w14:paraId="4E9F495D"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DDA0E04"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6</w:t>
            </w:r>
          </w:p>
        </w:tc>
        <w:tc>
          <w:tcPr>
            <w:tcW w:w="2049" w:type="pct"/>
            <w:noWrap/>
            <w:vAlign w:val="center"/>
          </w:tcPr>
          <w:p w14:paraId="0158587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 Strata</w:t>
            </w:r>
          </w:p>
        </w:tc>
        <w:tc>
          <w:tcPr>
            <w:tcW w:w="467" w:type="pct"/>
            <w:vAlign w:val="center"/>
          </w:tcPr>
          <w:p w14:paraId="3545A83D"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p>
        </w:tc>
        <w:tc>
          <w:tcPr>
            <w:tcW w:w="1937" w:type="pct"/>
            <w:vAlign w:val="center"/>
          </w:tcPr>
          <w:p w14:paraId="4C54070D"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r>
      <w:tr w:rsidR="005F02A6" w:rsidRPr="008640A6" w14:paraId="240AD2DD"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CE4974"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7</w:t>
            </w:r>
          </w:p>
        </w:tc>
        <w:tc>
          <w:tcPr>
            <w:tcW w:w="2049" w:type="pct"/>
            <w:noWrap/>
            <w:vAlign w:val="center"/>
          </w:tcPr>
          <w:p w14:paraId="37E4CAB9"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Unknown</w:t>
            </w:r>
          </w:p>
        </w:tc>
        <w:tc>
          <w:tcPr>
            <w:tcW w:w="467" w:type="pct"/>
            <w:vAlign w:val="center"/>
          </w:tcPr>
          <w:p w14:paraId="5F41DE0B"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1937" w:type="pct"/>
            <w:vAlign w:val="center"/>
          </w:tcPr>
          <w:p w14:paraId="7CF026BB"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w:t>
            </w:r>
          </w:p>
        </w:tc>
      </w:tr>
      <w:tr w:rsidR="005F02A6" w:rsidRPr="008640A6" w14:paraId="006D4ABD"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E4836BC"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8</w:t>
            </w:r>
          </w:p>
        </w:tc>
        <w:tc>
          <w:tcPr>
            <w:tcW w:w="2049" w:type="pct"/>
            <w:noWrap/>
            <w:vAlign w:val="center"/>
          </w:tcPr>
          <w:p w14:paraId="4368AAF4"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Alleyway / Lane</w:t>
            </w:r>
          </w:p>
        </w:tc>
        <w:tc>
          <w:tcPr>
            <w:tcW w:w="467" w:type="pct"/>
            <w:vAlign w:val="center"/>
          </w:tcPr>
          <w:p w14:paraId="2173389F"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1937" w:type="pct"/>
            <w:vAlign w:val="center"/>
          </w:tcPr>
          <w:p w14:paraId="5C4FE767"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Lane</w:t>
            </w:r>
          </w:p>
        </w:tc>
      </w:tr>
      <w:tr w:rsidR="005F02A6" w:rsidRPr="008640A6" w14:paraId="582A5317"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BD8F2D9"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9</w:t>
            </w:r>
          </w:p>
        </w:tc>
        <w:tc>
          <w:tcPr>
            <w:tcW w:w="2049" w:type="pct"/>
            <w:noWrap/>
            <w:vAlign w:val="center"/>
          </w:tcPr>
          <w:p w14:paraId="4CE965E5"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Ramp</w:t>
            </w:r>
          </w:p>
        </w:tc>
        <w:tc>
          <w:tcPr>
            <w:tcW w:w="467" w:type="pct"/>
            <w:vAlign w:val="center"/>
          </w:tcPr>
          <w:p w14:paraId="30F6D956"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1937" w:type="pct"/>
            <w:vAlign w:val="center"/>
          </w:tcPr>
          <w:p w14:paraId="08FC753D"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Alleyway</w:t>
            </w:r>
          </w:p>
        </w:tc>
      </w:tr>
      <w:tr w:rsidR="005F02A6" w:rsidRPr="008640A6" w14:paraId="49E260D5"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AC28074" w14:textId="77777777" w:rsidR="005F02A6" w:rsidRPr="008640A6" w:rsidRDefault="005F02A6" w:rsidP="001406CA">
            <w:pPr>
              <w:jc w:val="right"/>
              <w:rPr>
                <w:rFonts w:ascii="Arial" w:hAnsi="Arial" w:cs="Arial"/>
                <w:b w:val="0"/>
                <w:sz w:val="20"/>
                <w:szCs w:val="20"/>
              </w:rPr>
            </w:pPr>
            <w:r>
              <w:rPr>
                <w:rFonts w:ascii="Arial" w:hAnsi="Arial" w:cs="Arial"/>
                <w:b w:val="0"/>
                <w:sz w:val="20"/>
                <w:szCs w:val="20"/>
              </w:rPr>
              <w:t>10</w:t>
            </w:r>
          </w:p>
        </w:tc>
        <w:tc>
          <w:tcPr>
            <w:tcW w:w="2049" w:type="pct"/>
            <w:noWrap/>
            <w:vAlign w:val="center"/>
          </w:tcPr>
          <w:p w14:paraId="42C6DFF2"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Recreation</w:t>
            </w:r>
          </w:p>
        </w:tc>
        <w:tc>
          <w:tcPr>
            <w:tcW w:w="467" w:type="pct"/>
            <w:vAlign w:val="center"/>
          </w:tcPr>
          <w:p w14:paraId="628A1FC7"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1937" w:type="pct"/>
            <w:vAlign w:val="center"/>
          </w:tcPr>
          <w:p w14:paraId="67F1FF77"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w:t>
            </w:r>
          </w:p>
        </w:tc>
      </w:tr>
      <w:tr w:rsidR="005F02A6" w:rsidRPr="008640A6" w14:paraId="0914A43E"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CA994BD" w14:textId="77777777" w:rsidR="005F02A6" w:rsidRDefault="005F02A6" w:rsidP="001406CA">
            <w:pPr>
              <w:jc w:val="right"/>
              <w:rPr>
                <w:rFonts w:ascii="Arial" w:hAnsi="Arial" w:cs="Arial"/>
                <w:b w:val="0"/>
                <w:sz w:val="20"/>
                <w:szCs w:val="20"/>
              </w:rPr>
            </w:pPr>
            <w:r>
              <w:rPr>
                <w:rFonts w:ascii="Arial" w:hAnsi="Arial" w:cs="Arial"/>
                <w:b w:val="0"/>
                <w:sz w:val="20"/>
                <w:szCs w:val="20"/>
              </w:rPr>
              <w:t>21</w:t>
            </w:r>
          </w:p>
        </w:tc>
        <w:tc>
          <w:tcPr>
            <w:tcW w:w="2049" w:type="pct"/>
            <w:noWrap/>
            <w:vAlign w:val="center"/>
          </w:tcPr>
          <w:p w14:paraId="60BBC377"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4WD</w:t>
            </w:r>
          </w:p>
        </w:tc>
        <w:tc>
          <w:tcPr>
            <w:tcW w:w="467" w:type="pct"/>
            <w:vAlign w:val="center"/>
          </w:tcPr>
          <w:p w14:paraId="1E469DE6"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1937" w:type="pct"/>
            <w:vAlign w:val="center"/>
          </w:tcPr>
          <w:p w14:paraId="16244917" w14:textId="77777777" w:rsidR="005F02A6" w:rsidRPr="008640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Ferry</w:t>
            </w:r>
          </w:p>
        </w:tc>
      </w:tr>
      <w:tr w:rsidR="005F02A6" w:rsidRPr="008640A6" w14:paraId="2FDAD231"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7ED8A6E" w14:textId="77777777" w:rsidR="005F02A6" w:rsidRDefault="005F02A6" w:rsidP="001406CA">
            <w:pPr>
              <w:jc w:val="right"/>
              <w:rPr>
                <w:rFonts w:ascii="Arial" w:hAnsi="Arial" w:cs="Arial"/>
                <w:b w:val="0"/>
                <w:sz w:val="20"/>
                <w:szCs w:val="20"/>
              </w:rPr>
            </w:pPr>
            <w:r>
              <w:rPr>
                <w:rFonts w:ascii="Arial" w:hAnsi="Arial" w:cs="Arial"/>
                <w:b w:val="0"/>
                <w:sz w:val="20"/>
                <w:szCs w:val="20"/>
              </w:rPr>
              <w:t>23</w:t>
            </w:r>
          </w:p>
        </w:tc>
        <w:tc>
          <w:tcPr>
            <w:tcW w:w="2049" w:type="pct"/>
            <w:noWrap/>
            <w:vAlign w:val="center"/>
          </w:tcPr>
          <w:p w14:paraId="6EE488BB"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Farm</w:t>
            </w:r>
          </w:p>
        </w:tc>
        <w:tc>
          <w:tcPr>
            <w:tcW w:w="467" w:type="pct"/>
            <w:vAlign w:val="center"/>
          </w:tcPr>
          <w:p w14:paraId="505E67FE"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937" w:type="pct"/>
            <w:vAlign w:val="center"/>
          </w:tcPr>
          <w:p w14:paraId="50C85111" w14:textId="77777777" w:rsidR="005F02A6" w:rsidRPr="008640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Freeway Ramp</w:t>
            </w:r>
          </w:p>
        </w:tc>
      </w:tr>
      <w:tr w:rsidR="005F02A6" w:rsidRPr="008640A6" w14:paraId="0EC83386"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8BE738B" w14:textId="77777777" w:rsidR="005F02A6" w:rsidRDefault="005F02A6" w:rsidP="001406CA">
            <w:pPr>
              <w:jc w:val="right"/>
              <w:rPr>
                <w:rFonts w:ascii="Arial" w:hAnsi="Arial" w:cs="Arial"/>
                <w:b w:val="0"/>
                <w:sz w:val="20"/>
                <w:szCs w:val="20"/>
              </w:rPr>
            </w:pPr>
            <w:r>
              <w:rPr>
                <w:rFonts w:ascii="Arial" w:hAnsi="Arial" w:cs="Arial"/>
                <w:b w:val="0"/>
                <w:sz w:val="20"/>
                <w:szCs w:val="20"/>
              </w:rPr>
              <w:t>25</w:t>
            </w:r>
          </w:p>
        </w:tc>
        <w:tc>
          <w:tcPr>
            <w:tcW w:w="2049" w:type="pct"/>
            <w:noWrap/>
            <w:vAlign w:val="center"/>
          </w:tcPr>
          <w:p w14:paraId="3D63A238"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Highway Ramp</w:t>
            </w:r>
          </w:p>
        </w:tc>
        <w:tc>
          <w:tcPr>
            <w:tcW w:w="467" w:type="pct"/>
            <w:vAlign w:val="center"/>
          </w:tcPr>
          <w:p w14:paraId="32530899"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26</w:t>
            </w:r>
          </w:p>
        </w:tc>
        <w:tc>
          <w:tcPr>
            <w:tcW w:w="1937" w:type="pct"/>
            <w:vAlign w:val="center"/>
          </w:tcPr>
          <w:p w14:paraId="367DAFA6"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Major Arterial Ramp</w:t>
            </w:r>
          </w:p>
        </w:tc>
      </w:tr>
      <w:tr w:rsidR="005F02A6" w:rsidRPr="008640A6" w14:paraId="40FB2A42"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16D4258" w14:textId="77777777" w:rsidR="005F02A6" w:rsidRDefault="005F02A6" w:rsidP="001406CA">
            <w:pPr>
              <w:jc w:val="right"/>
              <w:rPr>
                <w:rFonts w:ascii="Arial" w:hAnsi="Arial" w:cs="Arial"/>
                <w:b w:val="0"/>
                <w:sz w:val="20"/>
                <w:szCs w:val="20"/>
              </w:rPr>
            </w:pPr>
            <w:r>
              <w:rPr>
                <w:rFonts w:ascii="Arial" w:hAnsi="Arial" w:cs="Arial"/>
                <w:b w:val="0"/>
                <w:sz w:val="20"/>
                <w:szCs w:val="20"/>
              </w:rPr>
              <w:t>27</w:t>
            </w:r>
          </w:p>
        </w:tc>
        <w:tc>
          <w:tcPr>
            <w:tcW w:w="2049" w:type="pct"/>
            <w:noWrap/>
            <w:vAlign w:val="center"/>
          </w:tcPr>
          <w:p w14:paraId="4796F951"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Minor Arterial Ram</w:t>
            </w:r>
          </w:p>
        </w:tc>
        <w:tc>
          <w:tcPr>
            <w:tcW w:w="467" w:type="pct"/>
            <w:vAlign w:val="center"/>
          </w:tcPr>
          <w:p w14:paraId="05E77FFB"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w:t>
            </w:r>
          </w:p>
        </w:tc>
        <w:tc>
          <w:tcPr>
            <w:tcW w:w="1937" w:type="pct"/>
            <w:vAlign w:val="center"/>
          </w:tcPr>
          <w:p w14:paraId="1D2574B6"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 Ramp</w:t>
            </w:r>
          </w:p>
        </w:tc>
      </w:tr>
      <w:tr w:rsidR="005F02A6" w:rsidRPr="008640A6" w14:paraId="4CF0F9D8"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90EC08" w14:textId="77777777" w:rsidR="005F02A6" w:rsidRDefault="005F02A6" w:rsidP="001406CA">
            <w:pPr>
              <w:jc w:val="right"/>
              <w:rPr>
                <w:rFonts w:ascii="Arial" w:hAnsi="Arial" w:cs="Arial"/>
                <w:b w:val="0"/>
                <w:sz w:val="20"/>
                <w:szCs w:val="20"/>
              </w:rPr>
            </w:pPr>
            <w:r>
              <w:rPr>
                <w:rFonts w:ascii="Arial" w:hAnsi="Arial" w:cs="Arial"/>
                <w:b w:val="0"/>
                <w:sz w:val="20"/>
                <w:szCs w:val="20"/>
              </w:rPr>
              <w:t>29</w:t>
            </w:r>
          </w:p>
        </w:tc>
        <w:tc>
          <w:tcPr>
            <w:tcW w:w="2049" w:type="pct"/>
            <w:noWrap/>
            <w:vAlign w:val="center"/>
          </w:tcPr>
          <w:p w14:paraId="18BBE8BE"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Ramp</w:t>
            </w:r>
          </w:p>
        </w:tc>
        <w:tc>
          <w:tcPr>
            <w:tcW w:w="467" w:type="pct"/>
            <w:vAlign w:val="center"/>
          </w:tcPr>
          <w:p w14:paraId="7BDC81FC"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1937" w:type="pct"/>
            <w:vAlign w:val="center"/>
          </w:tcPr>
          <w:p w14:paraId="55738CE4"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2CB57E1"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3ADA657" w14:textId="77777777" w:rsidR="005F02A6" w:rsidRDefault="005F02A6" w:rsidP="001406CA">
            <w:pPr>
              <w:jc w:val="right"/>
              <w:rPr>
                <w:rFonts w:ascii="Arial" w:hAnsi="Arial" w:cs="Arial"/>
                <w:b w:val="0"/>
                <w:sz w:val="20"/>
                <w:szCs w:val="20"/>
              </w:rPr>
            </w:pPr>
            <w:r>
              <w:rPr>
                <w:rFonts w:ascii="Arial" w:hAnsi="Arial" w:cs="Arial"/>
                <w:b w:val="0"/>
                <w:sz w:val="20"/>
                <w:szCs w:val="20"/>
              </w:rPr>
              <w:t>1014</w:t>
            </w:r>
          </w:p>
        </w:tc>
        <w:tc>
          <w:tcPr>
            <w:tcW w:w="2049" w:type="pct"/>
            <w:noWrap/>
            <w:vAlign w:val="center"/>
          </w:tcPr>
          <w:p w14:paraId="47D32D66"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Numbered</w:t>
            </w:r>
          </w:p>
        </w:tc>
        <w:tc>
          <w:tcPr>
            <w:tcW w:w="467" w:type="pct"/>
            <w:vAlign w:val="center"/>
          </w:tcPr>
          <w:p w14:paraId="0B817B13"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1015</w:t>
            </w:r>
          </w:p>
        </w:tc>
        <w:tc>
          <w:tcPr>
            <w:tcW w:w="1937" w:type="pct"/>
            <w:vAlign w:val="center"/>
          </w:tcPr>
          <w:p w14:paraId="015B334A"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Named</w:t>
            </w:r>
          </w:p>
        </w:tc>
      </w:tr>
      <w:tr w:rsidR="005F02A6" w:rsidRPr="008640A6" w14:paraId="1803E01C"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DF71CD7" w14:textId="77777777" w:rsidR="005F02A6" w:rsidRDefault="005F02A6" w:rsidP="001406CA">
            <w:pPr>
              <w:jc w:val="right"/>
              <w:rPr>
                <w:rFonts w:ascii="Arial" w:hAnsi="Arial" w:cs="Arial"/>
                <w:b w:val="0"/>
                <w:sz w:val="20"/>
                <w:szCs w:val="20"/>
              </w:rPr>
            </w:pPr>
            <w:r>
              <w:rPr>
                <w:rFonts w:ascii="Arial" w:hAnsi="Arial" w:cs="Arial"/>
                <w:b w:val="0"/>
                <w:sz w:val="20"/>
                <w:szCs w:val="20"/>
              </w:rPr>
              <w:t>1016</w:t>
            </w:r>
          </w:p>
        </w:tc>
        <w:tc>
          <w:tcPr>
            <w:tcW w:w="2049" w:type="pct"/>
            <w:noWrap/>
            <w:vAlign w:val="center"/>
          </w:tcPr>
          <w:p w14:paraId="3C1A6219"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Under Construction</w:t>
            </w:r>
          </w:p>
        </w:tc>
        <w:tc>
          <w:tcPr>
            <w:tcW w:w="467" w:type="pct"/>
            <w:vAlign w:val="center"/>
          </w:tcPr>
          <w:p w14:paraId="5B323039"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1017</w:t>
            </w:r>
          </w:p>
        </w:tc>
        <w:tc>
          <w:tcPr>
            <w:tcW w:w="1937" w:type="pct"/>
            <w:vAlign w:val="center"/>
          </w:tcPr>
          <w:p w14:paraId="2F70DE10"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Public Access</w:t>
            </w:r>
          </w:p>
        </w:tc>
      </w:tr>
      <w:tr w:rsidR="005F02A6" w:rsidRPr="008640A6" w14:paraId="0690DD8A"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7B952E8" w14:textId="77777777" w:rsidR="005F02A6" w:rsidRDefault="005F02A6" w:rsidP="001406CA">
            <w:pPr>
              <w:jc w:val="right"/>
              <w:rPr>
                <w:rFonts w:ascii="Arial" w:hAnsi="Arial" w:cs="Arial"/>
                <w:b w:val="0"/>
                <w:sz w:val="20"/>
                <w:szCs w:val="20"/>
              </w:rPr>
            </w:pPr>
            <w:r>
              <w:rPr>
                <w:rFonts w:ascii="Arial" w:hAnsi="Arial" w:cs="Arial"/>
                <w:b w:val="0"/>
                <w:sz w:val="20"/>
                <w:szCs w:val="20"/>
              </w:rPr>
              <w:t>1018</w:t>
            </w:r>
          </w:p>
        </w:tc>
        <w:tc>
          <w:tcPr>
            <w:tcW w:w="2049" w:type="pct"/>
            <w:noWrap/>
            <w:vAlign w:val="center"/>
          </w:tcPr>
          <w:p w14:paraId="4BAE8C16"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Primary Forest</w:t>
            </w:r>
          </w:p>
        </w:tc>
        <w:tc>
          <w:tcPr>
            <w:tcW w:w="467" w:type="pct"/>
            <w:vAlign w:val="center"/>
          </w:tcPr>
          <w:p w14:paraId="024100DC"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1019</w:t>
            </w:r>
          </w:p>
        </w:tc>
        <w:tc>
          <w:tcPr>
            <w:tcW w:w="1937" w:type="pct"/>
            <w:vAlign w:val="center"/>
          </w:tcPr>
          <w:p w14:paraId="12CABBBC"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Secondary Forest</w:t>
            </w:r>
          </w:p>
        </w:tc>
      </w:tr>
      <w:tr w:rsidR="005F02A6" w:rsidRPr="008640A6" w14:paraId="31B2F70D"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8FB120" w14:textId="77777777" w:rsidR="005F02A6" w:rsidRDefault="005F02A6" w:rsidP="001406CA">
            <w:pPr>
              <w:jc w:val="right"/>
              <w:rPr>
                <w:rFonts w:ascii="Arial" w:hAnsi="Arial" w:cs="Arial"/>
                <w:b w:val="0"/>
                <w:sz w:val="20"/>
                <w:szCs w:val="20"/>
              </w:rPr>
            </w:pPr>
            <w:r>
              <w:rPr>
                <w:rFonts w:ascii="Arial" w:hAnsi="Arial" w:cs="Arial"/>
                <w:b w:val="0"/>
                <w:sz w:val="20"/>
                <w:szCs w:val="20"/>
              </w:rPr>
              <w:t>1020</w:t>
            </w:r>
          </w:p>
        </w:tc>
        <w:tc>
          <w:tcPr>
            <w:tcW w:w="2049" w:type="pct"/>
            <w:noWrap/>
            <w:vAlign w:val="center"/>
          </w:tcPr>
          <w:p w14:paraId="698B0917"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Tertiary Forest</w:t>
            </w:r>
          </w:p>
        </w:tc>
        <w:tc>
          <w:tcPr>
            <w:tcW w:w="467" w:type="pct"/>
            <w:vAlign w:val="center"/>
          </w:tcPr>
          <w:p w14:paraId="15E8A9EC"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1021</w:t>
            </w:r>
          </w:p>
        </w:tc>
        <w:tc>
          <w:tcPr>
            <w:tcW w:w="1937" w:type="pct"/>
            <w:vAlign w:val="center"/>
          </w:tcPr>
          <w:p w14:paraId="19CB9229"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Logging</w:t>
            </w:r>
          </w:p>
        </w:tc>
      </w:tr>
      <w:tr w:rsidR="005F02A6" w:rsidRPr="008640A6" w14:paraId="48076D22" w14:textId="77777777" w:rsidTr="001406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9BC847E" w14:textId="77777777" w:rsidR="005F02A6" w:rsidRDefault="005F02A6" w:rsidP="001406CA">
            <w:pPr>
              <w:jc w:val="right"/>
              <w:rPr>
                <w:rFonts w:ascii="Arial" w:hAnsi="Arial" w:cs="Arial"/>
                <w:b w:val="0"/>
                <w:sz w:val="20"/>
                <w:szCs w:val="20"/>
              </w:rPr>
            </w:pPr>
            <w:r>
              <w:rPr>
                <w:rFonts w:ascii="Arial" w:hAnsi="Arial" w:cs="Arial"/>
                <w:b w:val="0"/>
                <w:sz w:val="20"/>
                <w:szCs w:val="20"/>
              </w:rPr>
              <w:t>1023</w:t>
            </w:r>
          </w:p>
        </w:tc>
        <w:tc>
          <w:tcPr>
            <w:tcW w:w="2049" w:type="pct"/>
            <w:noWrap/>
            <w:vAlign w:val="center"/>
          </w:tcPr>
          <w:p w14:paraId="1033964A"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Discontinued</w:t>
            </w:r>
          </w:p>
        </w:tc>
        <w:tc>
          <w:tcPr>
            <w:tcW w:w="467" w:type="pct"/>
            <w:vAlign w:val="center"/>
          </w:tcPr>
          <w:p w14:paraId="2619576C"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1024</w:t>
            </w:r>
          </w:p>
        </w:tc>
        <w:tc>
          <w:tcPr>
            <w:tcW w:w="1937" w:type="pct"/>
            <w:vAlign w:val="center"/>
          </w:tcPr>
          <w:p w14:paraId="353B891A" w14:textId="77777777" w:rsidR="005F02A6" w:rsidRDefault="005F02A6" w:rsidP="001406C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Weigh Station</w:t>
            </w:r>
          </w:p>
        </w:tc>
      </w:tr>
      <w:tr w:rsidR="005F02A6" w:rsidRPr="008640A6" w14:paraId="20A9265F" w14:textId="77777777" w:rsidTr="001406CA">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FF27E27" w14:textId="77777777" w:rsidR="005F02A6" w:rsidRDefault="005F02A6" w:rsidP="001406CA">
            <w:pPr>
              <w:jc w:val="right"/>
              <w:rPr>
                <w:rFonts w:ascii="Arial" w:hAnsi="Arial" w:cs="Arial"/>
                <w:b w:val="0"/>
                <w:sz w:val="20"/>
                <w:szCs w:val="20"/>
              </w:rPr>
            </w:pPr>
            <w:commentRangeStart w:id="242"/>
            <w:r>
              <w:rPr>
                <w:rFonts w:ascii="Arial" w:hAnsi="Arial" w:cs="Arial"/>
                <w:b w:val="0"/>
                <w:sz w:val="20"/>
                <w:szCs w:val="20"/>
              </w:rPr>
              <w:lastRenderedPageBreak/>
              <w:t>1027</w:t>
            </w:r>
          </w:p>
        </w:tc>
        <w:tc>
          <w:tcPr>
            <w:tcW w:w="2049" w:type="pct"/>
            <w:noWrap/>
            <w:vAlign w:val="center"/>
          </w:tcPr>
          <w:p w14:paraId="74DE7EF9"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Abandoned</w:t>
            </w:r>
          </w:p>
        </w:tc>
        <w:tc>
          <w:tcPr>
            <w:tcW w:w="467" w:type="pct"/>
            <w:vAlign w:val="center"/>
          </w:tcPr>
          <w:p w14:paraId="16BA0A60"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-1 </w:t>
            </w:r>
          </w:p>
        </w:tc>
        <w:tc>
          <w:tcPr>
            <w:tcW w:w="1937" w:type="pct"/>
            <w:vAlign w:val="center"/>
          </w:tcPr>
          <w:p w14:paraId="7A2CB859" w14:textId="77777777" w:rsidR="005F02A6" w:rsidRDefault="005F02A6" w:rsidP="001406C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Unknown</w:t>
            </w:r>
            <w:commentRangeEnd w:id="242"/>
            <w:r>
              <w:rPr>
                <w:rStyle w:val="CommentReference"/>
              </w:rPr>
              <w:commentReference w:id="242"/>
            </w:r>
          </w:p>
        </w:tc>
      </w:tr>
    </w:tbl>
    <w:p w14:paraId="1431BDB1" w14:textId="77777777" w:rsidR="005F02A6" w:rsidRDefault="005F02A6" w:rsidP="005F02A6">
      <w:pPr>
        <w:pStyle w:val="ListParagraph"/>
        <w:rPr>
          <w:lang w:val="en-CA"/>
        </w:rPr>
      </w:pPr>
    </w:p>
    <w:p w14:paraId="5346E519" w14:textId="77777777" w:rsidR="005F02A6" w:rsidRDefault="005F02A6" w:rsidP="002A50D3">
      <w:pPr>
        <w:pStyle w:val="ListParagraph"/>
        <w:numPr>
          <w:ilvl w:val="0"/>
          <w:numId w:val="74"/>
        </w:numPr>
        <w:spacing w:line="240" w:lineRule="auto"/>
        <w:rPr>
          <w:lang w:val="en-CA"/>
        </w:rPr>
      </w:pPr>
      <w:r>
        <w:rPr>
          <w:lang w:val="en-CA"/>
        </w:rPr>
        <w:t>New object property: hasRoadLevel some RoadLevel</w:t>
      </w:r>
    </w:p>
    <w:p w14:paraId="61CFD9F4" w14:textId="77777777" w:rsidR="005F02A6" w:rsidRDefault="005F02A6" w:rsidP="005F02A6">
      <w:pPr>
        <w:pStyle w:val="ListParagraph"/>
        <w:rPr>
          <w:lang w:val="en-CA"/>
        </w:rPr>
      </w:pPr>
      <w:r>
        <w:rPr>
          <w:lang w:val="en-CA"/>
        </w:rPr>
        <w:t>Subclasses of RoadLevel definable wrt hasGFXRoadLevelCode values</w:t>
      </w:r>
    </w:p>
    <w:p w14:paraId="7DE958BA" w14:textId="77777777" w:rsidR="005F02A6" w:rsidRPr="009B3F7D" w:rsidRDefault="005F02A6" w:rsidP="005F02A6">
      <w:pPr>
        <w:rPr>
          <w:b/>
        </w:rPr>
      </w:pPr>
      <w:r w:rsidRPr="009B3F7D">
        <w:rPr>
          <w:b/>
        </w:rPr>
        <w:t xml:space="preserve">Grade Level – Above or below </w:t>
      </w:r>
    </w:p>
    <w:tbl>
      <w:tblPr>
        <w:tblStyle w:val="PlainTable1"/>
        <w:tblW w:w="1649" w:type="pct"/>
        <w:tblLook w:val="04A0" w:firstRow="1" w:lastRow="0" w:firstColumn="1" w:lastColumn="0" w:noHBand="0" w:noVBand="1"/>
      </w:tblPr>
      <w:tblGrid>
        <w:gridCol w:w="463"/>
        <w:gridCol w:w="2621"/>
      </w:tblGrid>
      <w:tr w:rsidR="005F02A6" w:rsidRPr="006776D9" w14:paraId="732D0547" w14:textId="77777777" w:rsidTr="001406CA">
        <w:trPr>
          <w:cnfStyle w:val="100000000000" w:firstRow="1" w:lastRow="0" w:firstColumn="0" w:lastColumn="0" w:oddVBand="0" w:evenVBand="0" w:oddHBand="0"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7BFDD7C5" w14:textId="77777777" w:rsidR="005F02A6" w:rsidRPr="006776D9" w:rsidRDefault="005F02A6" w:rsidP="001406CA">
            <w:pPr>
              <w:rPr>
                <w:rFonts w:ascii="Calibri" w:hAnsi="Calibri" w:cs="Times New Roman"/>
                <w:b w:val="0"/>
                <w:color w:val="000000"/>
              </w:rPr>
            </w:pPr>
            <w:r w:rsidRPr="006776D9">
              <w:rPr>
                <w:rFonts w:ascii="Calibri" w:hAnsi="Calibri" w:cs="Times New Roman"/>
                <w:b w:val="0"/>
                <w:color w:val="000000"/>
              </w:rPr>
              <w:t>0</w:t>
            </w:r>
          </w:p>
        </w:tc>
        <w:tc>
          <w:tcPr>
            <w:tcW w:w="4250" w:type="pct"/>
          </w:tcPr>
          <w:p w14:paraId="544B98AD" w14:textId="77777777" w:rsidR="005F02A6" w:rsidRPr="006776D9" w:rsidRDefault="005F02A6" w:rsidP="001406CA">
            <w:pPr>
              <w:cnfStyle w:val="100000000000" w:firstRow="1" w:lastRow="0" w:firstColumn="0" w:lastColumn="0" w:oddVBand="0" w:evenVBand="0" w:oddHBand="0" w:evenHBand="0" w:firstRowFirstColumn="0" w:firstRowLastColumn="0" w:lastRowFirstColumn="0" w:lastRowLastColumn="0"/>
              <w:rPr>
                <w:rFonts w:ascii="Calibri" w:hAnsi="Calibri" w:cs="Times New Roman"/>
                <w:b w:val="0"/>
                <w:color w:val="000000"/>
              </w:rPr>
            </w:pPr>
            <w:r w:rsidRPr="006776D9">
              <w:rPr>
                <w:rFonts w:ascii="Calibri" w:hAnsi="Calibri" w:cs="Times New Roman"/>
                <w:b w:val="0"/>
                <w:color w:val="000000"/>
              </w:rPr>
              <w:t>Ground Level</w:t>
            </w:r>
          </w:p>
        </w:tc>
      </w:tr>
      <w:tr w:rsidR="005F02A6" w:rsidRPr="006776D9" w14:paraId="0A5906A0" w14:textId="77777777" w:rsidTr="001406CA">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21306C3B" w14:textId="77777777" w:rsidR="005F02A6" w:rsidRPr="006776D9" w:rsidRDefault="005F02A6" w:rsidP="001406CA">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9B4DB97" w14:textId="77777777" w:rsidR="005F02A6" w:rsidRPr="006776D9" w:rsidRDefault="005F02A6" w:rsidP="001406CA">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First Level</w:t>
            </w:r>
          </w:p>
        </w:tc>
      </w:tr>
      <w:tr w:rsidR="005F02A6" w:rsidRPr="006776D9" w14:paraId="67FAA3C3" w14:textId="77777777" w:rsidTr="001406CA">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45FE8A4" w14:textId="77777777" w:rsidR="005F02A6" w:rsidRPr="006776D9" w:rsidRDefault="005F02A6" w:rsidP="001406CA">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E6C9E1D" w14:textId="77777777" w:rsidR="005F02A6" w:rsidRPr="006776D9" w:rsidRDefault="005F02A6" w:rsidP="001406CA">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Level</w:t>
            </w:r>
          </w:p>
        </w:tc>
      </w:tr>
      <w:tr w:rsidR="005F02A6" w:rsidRPr="006776D9" w14:paraId="318CD44C" w14:textId="77777777" w:rsidTr="001406CA">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56958E4" w14:textId="77777777" w:rsidR="005F02A6" w:rsidRPr="006776D9" w:rsidRDefault="005F02A6" w:rsidP="001406CA">
            <w:pPr>
              <w:rPr>
                <w:rFonts w:ascii="Calibri" w:hAnsi="Calibri" w:cs="Times New Roman"/>
                <w:b w:val="0"/>
                <w:color w:val="000000"/>
              </w:rPr>
            </w:pPr>
            <w:r w:rsidRPr="006776D9">
              <w:rPr>
                <w:rFonts w:ascii="Calibri" w:hAnsi="Calibri" w:cs="Times New Roman"/>
                <w:b w:val="0"/>
                <w:color w:val="000000"/>
              </w:rPr>
              <w:t>3</w:t>
            </w:r>
          </w:p>
        </w:tc>
        <w:tc>
          <w:tcPr>
            <w:tcW w:w="4250" w:type="pct"/>
          </w:tcPr>
          <w:p w14:paraId="0583EFA2" w14:textId="77777777" w:rsidR="005F02A6" w:rsidRPr="006776D9" w:rsidRDefault="005F02A6" w:rsidP="001406CA">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Third Level</w:t>
            </w:r>
          </w:p>
        </w:tc>
      </w:tr>
      <w:tr w:rsidR="005F02A6" w:rsidRPr="006776D9" w14:paraId="2D4C011A" w14:textId="77777777" w:rsidTr="001406CA">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02B9352A" w14:textId="77777777" w:rsidR="005F02A6" w:rsidRPr="006776D9" w:rsidRDefault="005F02A6" w:rsidP="001406CA">
            <w:pPr>
              <w:rPr>
                <w:rFonts w:ascii="Calibri" w:hAnsi="Calibri" w:cs="Times New Roman"/>
                <w:b w:val="0"/>
                <w:color w:val="000000"/>
              </w:rPr>
            </w:pPr>
            <w:r w:rsidRPr="006776D9">
              <w:rPr>
                <w:rFonts w:ascii="Calibri" w:hAnsi="Calibri" w:cs="Times New Roman"/>
                <w:b w:val="0"/>
                <w:color w:val="000000"/>
              </w:rPr>
              <w:t>4</w:t>
            </w:r>
          </w:p>
        </w:tc>
        <w:tc>
          <w:tcPr>
            <w:tcW w:w="4250" w:type="pct"/>
          </w:tcPr>
          <w:p w14:paraId="16393FA9" w14:textId="77777777" w:rsidR="005F02A6" w:rsidRPr="006776D9" w:rsidRDefault="005F02A6" w:rsidP="001406CA">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Fourth Level</w:t>
            </w:r>
          </w:p>
        </w:tc>
      </w:tr>
      <w:tr w:rsidR="005F02A6" w:rsidRPr="006776D9" w14:paraId="7B06203E" w14:textId="77777777" w:rsidTr="001406CA">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57D31098" w14:textId="77777777" w:rsidR="005F02A6" w:rsidRPr="006776D9" w:rsidRDefault="005F02A6" w:rsidP="001406CA">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730825D" w14:textId="77777777" w:rsidR="005F02A6" w:rsidRPr="006776D9" w:rsidRDefault="005F02A6" w:rsidP="001406CA">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Subsurface</w:t>
            </w:r>
          </w:p>
        </w:tc>
      </w:tr>
      <w:tr w:rsidR="005F02A6" w:rsidRPr="006776D9" w14:paraId="58DFFB2E" w14:textId="77777777" w:rsidTr="001406CA">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350FF165" w14:textId="77777777" w:rsidR="005F02A6" w:rsidRPr="006776D9" w:rsidRDefault="005F02A6" w:rsidP="001406CA">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FAC87BC" w14:textId="77777777" w:rsidR="005F02A6" w:rsidRPr="006776D9" w:rsidRDefault="005F02A6" w:rsidP="001406CA">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Subsurface</w:t>
            </w:r>
          </w:p>
        </w:tc>
      </w:tr>
    </w:tbl>
    <w:p w14:paraId="23B40348" w14:textId="77777777" w:rsidR="005F02A6" w:rsidRPr="005F02A6" w:rsidRDefault="005F02A6" w:rsidP="005F02A6"/>
    <w:p w14:paraId="4BEEA664" w14:textId="77777777" w:rsidR="005F02A6" w:rsidRDefault="005F02A6" w:rsidP="002A50D3">
      <w:pPr>
        <w:pStyle w:val="ListParagraph"/>
        <w:numPr>
          <w:ilvl w:val="0"/>
          <w:numId w:val="74"/>
        </w:numPr>
        <w:spacing w:line="240" w:lineRule="auto"/>
        <w:rPr>
          <w:lang w:val="en-CA"/>
        </w:rPr>
      </w:pPr>
      <w:r>
        <w:rPr>
          <w:lang w:val="en-CA"/>
        </w:rPr>
        <w:t xml:space="preserve">New object property: </w:t>
      </w:r>
      <w:r w:rsidRPr="00BC65C1">
        <w:rPr>
          <w:lang w:val="en-CA"/>
        </w:rPr>
        <w:t>routeNear</w:t>
      </w:r>
    </w:p>
    <w:p w14:paraId="1D721DE0" w14:textId="77777777" w:rsidR="005F02A6" w:rsidRDefault="005F02A6" w:rsidP="005F02A6">
      <w:pPr>
        <w:pStyle w:val="ListParagraph"/>
        <w:numPr>
          <w:ilvl w:val="1"/>
          <w:numId w:val="2"/>
        </w:numPr>
        <w:rPr>
          <w:lang w:val="en-CA"/>
        </w:rPr>
      </w:pPr>
      <w:r>
        <w:rPr>
          <w:lang w:val="en-CA"/>
        </w:rPr>
        <w:t>Possibly definable wrt geo:within between locations of objects?</w:t>
      </w:r>
    </w:p>
    <w:p w14:paraId="3DF0E228" w14:textId="77777777" w:rsidR="005F02A6" w:rsidRDefault="005F02A6" w:rsidP="002A50D3">
      <w:pPr>
        <w:pStyle w:val="ListParagraph"/>
        <w:numPr>
          <w:ilvl w:val="0"/>
          <w:numId w:val="74"/>
        </w:numPr>
        <w:spacing w:line="240" w:lineRule="auto"/>
        <w:rPr>
          <w:lang w:val="en-CA"/>
        </w:rPr>
      </w:pPr>
      <w:r>
        <w:rPr>
          <w:lang w:val="en-CA"/>
        </w:rPr>
        <w:t xml:space="preserve">New object property: </w:t>
      </w:r>
      <w:r w:rsidRPr="00BC65C1">
        <w:rPr>
          <w:lang w:val="en-CA"/>
        </w:rPr>
        <w:t>routeIntersects</w:t>
      </w:r>
    </w:p>
    <w:p w14:paraId="5D20F2D2" w14:textId="77777777" w:rsidR="005F02A6" w:rsidRPr="00753567" w:rsidRDefault="005F02A6" w:rsidP="005F02A6">
      <w:pPr>
        <w:pStyle w:val="ListParagraph"/>
        <w:numPr>
          <w:ilvl w:val="1"/>
          <w:numId w:val="2"/>
        </w:numPr>
        <w:rPr>
          <w:lang w:val="en-CA"/>
        </w:rPr>
      </w:pPr>
      <w:r>
        <w:rPr>
          <w:lang w:val="en-CA"/>
        </w:rPr>
        <w:t>Can define wrt geo:intersects between locations of objects</w:t>
      </w:r>
    </w:p>
    <w:p w14:paraId="62B64D7E" w14:textId="77777777" w:rsidR="005F02A6" w:rsidRPr="005F02A6" w:rsidRDefault="005F02A6" w:rsidP="005F02A6">
      <w:pPr>
        <w:spacing w:line="276" w:lineRule="auto"/>
      </w:pPr>
    </w:p>
    <w:p w14:paraId="597B7611" w14:textId="20F4B409" w:rsidR="00C73696" w:rsidRDefault="005F02A6" w:rsidP="00C73696">
      <w:pPr>
        <w:pStyle w:val="Heading1"/>
        <w:rPr>
          <w:lang w:val="en-CA"/>
        </w:rPr>
      </w:pPr>
      <w:r>
        <w:rPr>
          <w:lang w:val="en-CA"/>
        </w:rPr>
        <w:t>Mappings from tables to iCity TPSO Esri Extension</w:t>
      </w:r>
    </w:p>
    <w:p w14:paraId="706D4AAE" w14:textId="77777777" w:rsidR="00C73696" w:rsidRDefault="00C73696" w:rsidP="00C73696">
      <w:pPr>
        <w:pStyle w:val="Heading2"/>
        <w:numPr>
          <w:ilvl w:val="0"/>
          <w:numId w:val="0"/>
        </w:numPr>
        <w:ind w:left="576" w:hanging="576"/>
        <w:rPr>
          <w:lang w:val="en-CA"/>
        </w:rPr>
      </w:pPr>
      <w:bookmarkStart w:id="243" w:name="_Toc31283115"/>
      <w:r>
        <w:rPr>
          <w:lang w:val="en-CA"/>
        </w:rPr>
        <w:t>Neighbourhood (neighbourhood_mun)</w:t>
      </w:r>
      <w:bookmarkEnd w:id="243"/>
    </w:p>
    <w:p w14:paraId="2BD6F39E" w14:textId="77777777" w:rsidR="00C73696" w:rsidRDefault="00C73696" w:rsidP="002A50D3">
      <w:pPr>
        <w:pStyle w:val="ListParagraph"/>
        <w:numPr>
          <w:ilvl w:val="0"/>
          <w:numId w:val="69"/>
        </w:numPr>
        <w:spacing w:line="240" w:lineRule="auto"/>
        <w:rPr>
          <w:lang w:val="en-CA"/>
        </w:rPr>
      </w:pPr>
      <w:r>
        <w:rPr>
          <w:lang w:val="en-CA"/>
        </w:rPr>
        <w:t>Feature hash</w:t>
      </w:r>
    </w:p>
    <w:p w14:paraId="704CB85B" w14:textId="77777777" w:rsidR="00C73696" w:rsidRPr="00B17B75" w:rsidRDefault="00C73696" w:rsidP="00C73696">
      <w:pPr>
        <w:pStyle w:val="ListParagraph"/>
        <w:rPr>
          <w:lang w:val="en-CA"/>
        </w:rPr>
      </w:pPr>
      <w:r>
        <w:rPr>
          <w:lang w:val="en-CA"/>
        </w:rPr>
        <w:t>{feature hash} a Neighbourhood;</w:t>
      </w:r>
    </w:p>
    <w:p w14:paraId="4A497198" w14:textId="77777777" w:rsidR="00C73696" w:rsidRDefault="00C73696" w:rsidP="002A50D3">
      <w:pPr>
        <w:pStyle w:val="ListParagraph"/>
        <w:numPr>
          <w:ilvl w:val="0"/>
          <w:numId w:val="69"/>
        </w:numPr>
        <w:spacing w:line="240" w:lineRule="auto"/>
        <w:rPr>
          <w:lang w:val="en-CA"/>
        </w:rPr>
      </w:pPr>
      <w:r>
        <w:rPr>
          <w:lang w:val="en-CA"/>
        </w:rPr>
        <w:t>Name</w:t>
      </w:r>
    </w:p>
    <w:p w14:paraId="7E97BBD7" w14:textId="77777777" w:rsidR="00C73696" w:rsidRDefault="00C73696" w:rsidP="00C73696">
      <w:pPr>
        <w:pStyle w:val="ListParagraph"/>
        <w:rPr>
          <w:lang w:val="en-CA"/>
        </w:rPr>
      </w:pPr>
      <w:r>
        <w:rPr>
          <w:lang w:val="en-CA"/>
        </w:rPr>
        <w:t>{feature hash} foaf:name {Name}</w:t>
      </w:r>
    </w:p>
    <w:p w14:paraId="1E0E2F54" w14:textId="77777777" w:rsidR="00C73696" w:rsidRPr="008B276B" w:rsidRDefault="00C73696" w:rsidP="002A50D3">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Province or Territory</w:t>
      </w:r>
    </w:p>
    <w:p w14:paraId="213A65AF" w14:textId="77777777" w:rsidR="00C73696" w:rsidRPr="008B276B" w:rsidRDefault="00C73696" w:rsidP="002A50D3">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Provider type</w:t>
      </w:r>
    </w:p>
    <w:p w14:paraId="585BBEF1" w14:textId="77777777" w:rsidR="00C73696" w:rsidRPr="008B276B" w:rsidRDefault="00C73696" w:rsidP="002A50D3">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Data source</w:t>
      </w:r>
    </w:p>
    <w:p w14:paraId="52B9119F" w14:textId="77777777" w:rsidR="00C73696" w:rsidRPr="008B276B" w:rsidRDefault="00C73696" w:rsidP="002A50D3">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Creation date</w:t>
      </w:r>
    </w:p>
    <w:p w14:paraId="20E5D416" w14:textId="77777777" w:rsidR="00C73696" w:rsidRPr="008B276B" w:rsidRDefault="00C73696" w:rsidP="002A50D3">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Revision date</w:t>
      </w:r>
    </w:p>
    <w:p w14:paraId="2C0602DF" w14:textId="77777777" w:rsidR="00C73696" w:rsidRDefault="00C73696" w:rsidP="00C73696"/>
    <w:p w14:paraId="7DA8E54C" w14:textId="77777777" w:rsidR="00C73696" w:rsidRDefault="00C73696" w:rsidP="005F02A6">
      <w:pPr>
        <w:pStyle w:val="Heading2"/>
        <w:numPr>
          <w:ilvl w:val="0"/>
          <w:numId w:val="0"/>
        </w:numPr>
        <w:ind w:left="576" w:hanging="576"/>
        <w:rPr>
          <w:lang w:val="en-CA"/>
        </w:rPr>
      </w:pPr>
      <w:bookmarkStart w:id="244" w:name="_Toc31283116"/>
      <w:r>
        <w:rPr>
          <w:lang w:val="en-CA"/>
        </w:rPr>
        <w:t>Land Use (landuse_mun)</w:t>
      </w:r>
      <w:bookmarkEnd w:id="244"/>
    </w:p>
    <w:p w14:paraId="53718EF7" w14:textId="77777777" w:rsidR="00C73696" w:rsidRDefault="00C73696" w:rsidP="00C73696">
      <w:r>
        <w:t>SELECT feature_hash, lu_class, name1, desc_english from landuse_mun</w:t>
      </w:r>
    </w:p>
    <w:p w14:paraId="73392DEE" w14:textId="55A4470D" w:rsidR="00C73696" w:rsidRPr="00C73696" w:rsidRDefault="005F02A6" w:rsidP="00C73696">
      <w:pPr>
        <w:spacing w:line="240" w:lineRule="auto"/>
        <w:ind w:left="360"/>
      </w:pPr>
      <w:r w:rsidRPr="005F02A6">
        <w:rPr>
          <w:b/>
        </w:rPr>
        <w:t>Ontop mapping:</w:t>
      </w:r>
      <w:r w:rsidR="00C73696" w:rsidRPr="00C73696">
        <w:br/>
        <w:t>{feature hash} a Parcel;</w:t>
      </w:r>
    </w:p>
    <w:p w14:paraId="73A3EE3B" w14:textId="77777777" w:rsidR="00C73696" w:rsidRPr="00C73696" w:rsidRDefault="00C73696" w:rsidP="00C73696">
      <w:pPr>
        <w:ind w:left="360"/>
      </w:pPr>
      <w:r w:rsidRPr="00C73696">
        <w:t>hasLandUse [a GFXLandUseClassification;</w:t>
      </w:r>
    </w:p>
    <w:p w14:paraId="72F7477D" w14:textId="77777777" w:rsidR="00C73696" w:rsidRPr="00C73696" w:rsidRDefault="00C73696" w:rsidP="00C73696">
      <w:pPr>
        <w:ind w:left="720" w:hanging="360"/>
      </w:pPr>
      <w:r w:rsidRPr="00C73696">
        <w:t>hasGFXLandUseCode {code}</w:t>
      </w:r>
    </w:p>
    <w:p w14:paraId="137E8292" w14:textId="21763DE2" w:rsidR="00C73696" w:rsidRDefault="00C73696" w:rsidP="00C73696">
      <w:pPr>
        <w:pStyle w:val="ListParagraph"/>
        <w:numPr>
          <w:ilvl w:val="0"/>
          <w:numId w:val="0"/>
        </w:numPr>
        <w:ind w:left="1440"/>
        <w:rPr>
          <w:lang w:val="en-CA"/>
        </w:rPr>
      </w:pPr>
      <w:r>
        <w:rPr>
          <w:lang w:val="en-CA"/>
        </w:rPr>
        <w:lastRenderedPageBreak/>
        <w:t>foaf:name {</w:t>
      </w:r>
      <w:r w:rsidR="005F02A6">
        <w:rPr>
          <w:lang w:val="en-CA"/>
        </w:rPr>
        <w:t>n</w:t>
      </w:r>
      <w:r>
        <w:rPr>
          <w:lang w:val="en-CA"/>
        </w:rPr>
        <w:t>ame 1}</w:t>
      </w:r>
    </w:p>
    <w:p w14:paraId="0E6ED1D2" w14:textId="77777777" w:rsidR="00C73696" w:rsidRDefault="00C73696" w:rsidP="005F02A6">
      <w:pPr>
        <w:pStyle w:val="Heading2"/>
        <w:numPr>
          <w:ilvl w:val="0"/>
          <w:numId w:val="0"/>
        </w:numPr>
        <w:ind w:left="576" w:hanging="576"/>
        <w:rPr>
          <w:lang w:val="en-CA"/>
        </w:rPr>
      </w:pPr>
      <w:bookmarkStart w:id="245" w:name="_Toc31283117"/>
      <w:r>
        <w:rPr>
          <w:lang w:val="en-CA"/>
        </w:rPr>
        <w:t>Land Cover (landcover_mun)</w:t>
      </w:r>
      <w:bookmarkEnd w:id="245"/>
    </w:p>
    <w:p w14:paraId="4C742BB9" w14:textId="77777777" w:rsidR="00C73696" w:rsidRDefault="00C73696" w:rsidP="002A50D3">
      <w:pPr>
        <w:pStyle w:val="ListParagraph"/>
        <w:numPr>
          <w:ilvl w:val="0"/>
          <w:numId w:val="70"/>
        </w:numPr>
        <w:spacing w:line="240" w:lineRule="auto"/>
        <w:rPr>
          <w:lang w:val="en-CA"/>
        </w:rPr>
      </w:pPr>
      <w:r>
        <w:rPr>
          <w:lang w:val="en-CA"/>
        </w:rPr>
        <w:t>Feature hash</w:t>
      </w:r>
    </w:p>
    <w:p w14:paraId="1FBE2828" w14:textId="77777777" w:rsidR="00C73696" w:rsidRDefault="00C73696" w:rsidP="00C73696">
      <w:pPr>
        <w:pStyle w:val="ListParagraph"/>
        <w:rPr>
          <w:lang w:val="en-CA"/>
        </w:rPr>
      </w:pPr>
      <w:r>
        <w:rPr>
          <w:lang w:val="en-CA"/>
        </w:rPr>
        <w:t>{Feature hash} a Parcel</w:t>
      </w:r>
    </w:p>
    <w:p w14:paraId="5D17591A" w14:textId="77777777" w:rsidR="00C73696" w:rsidRDefault="00C73696" w:rsidP="002A50D3">
      <w:pPr>
        <w:pStyle w:val="ListParagraph"/>
        <w:numPr>
          <w:ilvl w:val="0"/>
          <w:numId w:val="70"/>
        </w:numPr>
        <w:spacing w:line="240" w:lineRule="auto"/>
        <w:rPr>
          <w:lang w:val="en-CA"/>
        </w:rPr>
      </w:pPr>
      <w:r>
        <w:rPr>
          <w:lang w:val="en-CA"/>
        </w:rPr>
        <w:t>Coverage type</w:t>
      </w:r>
    </w:p>
    <w:p w14:paraId="02A74549" w14:textId="71637156" w:rsidR="00C73696" w:rsidRPr="005F02A6" w:rsidRDefault="00C73696" w:rsidP="005F02A6">
      <w:pPr>
        <w:pStyle w:val="ListParagraph"/>
        <w:rPr>
          <w:lang w:val="en-CA"/>
        </w:rPr>
      </w:pPr>
      <w:r>
        <w:rPr>
          <w:lang w:val="en-CA"/>
        </w:rPr>
        <w:t>{Feature has</w:t>
      </w:r>
      <w:r w:rsidR="005F02A6">
        <w:rPr>
          <w:lang w:val="en-CA"/>
        </w:rPr>
        <w:t>h</w:t>
      </w:r>
      <w:r>
        <w:rPr>
          <w:lang w:val="en-CA"/>
        </w:rPr>
        <w:t>} hasLandUseClassification [a GFXLandCoverClassification; hasGFXLandCoverClassCode {code}]</w:t>
      </w:r>
    </w:p>
    <w:p w14:paraId="6619AE40" w14:textId="77777777" w:rsidR="00C73696" w:rsidRDefault="00C73696" w:rsidP="005F02A6">
      <w:pPr>
        <w:pStyle w:val="Heading2"/>
        <w:numPr>
          <w:ilvl w:val="0"/>
          <w:numId w:val="0"/>
        </w:numPr>
        <w:ind w:left="576" w:hanging="576"/>
        <w:rPr>
          <w:lang w:val="en-CA"/>
        </w:rPr>
      </w:pPr>
      <w:bookmarkStart w:id="246" w:name="_Toc31283118"/>
      <w:r>
        <w:rPr>
          <w:lang w:val="en-CA"/>
        </w:rPr>
        <w:t>Point of Interest (pointofinterest_mun)</w:t>
      </w:r>
      <w:bookmarkEnd w:id="246"/>
    </w:p>
    <w:p w14:paraId="023EB7F4" w14:textId="77777777" w:rsidR="00C73696" w:rsidRDefault="00C73696" w:rsidP="002A50D3">
      <w:pPr>
        <w:pStyle w:val="ListParagraph"/>
        <w:numPr>
          <w:ilvl w:val="0"/>
          <w:numId w:val="72"/>
        </w:numPr>
        <w:spacing w:line="240" w:lineRule="auto"/>
        <w:rPr>
          <w:lang w:val="en-CA"/>
        </w:rPr>
      </w:pPr>
      <w:r>
        <w:rPr>
          <w:lang w:val="en-CA"/>
        </w:rPr>
        <w:t>Feature hash</w:t>
      </w:r>
    </w:p>
    <w:p w14:paraId="3B23C8EF" w14:textId="77777777" w:rsidR="00C73696" w:rsidRDefault="00C73696" w:rsidP="00C73696">
      <w:pPr>
        <w:pStyle w:val="ListParagraph"/>
        <w:rPr>
          <w:lang w:val="en-CA"/>
        </w:rPr>
      </w:pPr>
      <w:r>
        <w:rPr>
          <w:lang w:val="en-CA"/>
        </w:rPr>
        <w:t>{Feature hash} a Parcel;</w:t>
      </w:r>
    </w:p>
    <w:p w14:paraId="66E042A1" w14:textId="77777777" w:rsidR="00C73696" w:rsidRDefault="00C73696" w:rsidP="00C73696">
      <w:pPr>
        <w:pStyle w:val="ListParagraph"/>
        <w:rPr>
          <w:lang w:val="en-CA"/>
        </w:rPr>
      </w:pPr>
      <w:commentRangeStart w:id="247"/>
      <w:r>
        <w:rPr>
          <w:lang w:val="en-CA"/>
        </w:rPr>
        <w:t>Contains / locatedOn-</w:t>
      </w:r>
      <w:commentRangeEnd w:id="247"/>
      <w:r>
        <w:rPr>
          <w:rStyle w:val="CommentReference"/>
        </w:rPr>
        <w:commentReference w:id="247"/>
      </w:r>
      <w:r>
        <w:rPr>
          <w:lang w:val="en-CA"/>
        </w:rPr>
        <w:t xml:space="preserve"> [a PointOfInterest; hasGFXPOIClassCode {class}; foaf:name {Name 1}]</w:t>
      </w:r>
    </w:p>
    <w:p w14:paraId="4469081C" w14:textId="77777777" w:rsidR="00C73696" w:rsidRPr="00960938" w:rsidRDefault="00C73696" w:rsidP="002A50D3">
      <w:pPr>
        <w:pStyle w:val="ListParagraph"/>
        <w:numPr>
          <w:ilvl w:val="0"/>
          <w:numId w:val="72"/>
        </w:numPr>
        <w:spacing w:line="240" w:lineRule="auto"/>
        <w:rPr>
          <w:lang w:val="en-CA"/>
        </w:rPr>
      </w:pPr>
      <w:r>
        <w:rPr>
          <w:lang w:val="en-CA"/>
        </w:rPr>
        <w:t>Point of Interest Class</w:t>
      </w:r>
    </w:p>
    <w:p w14:paraId="0C68EA0D" w14:textId="77777777" w:rsidR="00C73696" w:rsidRPr="00E61D77" w:rsidRDefault="00C73696" w:rsidP="002A50D3">
      <w:pPr>
        <w:pStyle w:val="ListParagraph"/>
        <w:numPr>
          <w:ilvl w:val="0"/>
          <w:numId w:val="72"/>
        </w:numPr>
        <w:spacing w:line="240" w:lineRule="auto"/>
        <w:rPr>
          <w:i/>
          <w:color w:val="C4BC96" w:themeColor="background2" w:themeShade="BF"/>
          <w:lang w:val="en-CA"/>
        </w:rPr>
      </w:pPr>
      <w:commentRangeStart w:id="248"/>
      <w:r w:rsidRPr="00E61D77">
        <w:rPr>
          <w:i/>
          <w:color w:val="C4BC96" w:themeColor="background2" w:themeShade="BF"/>
          <w:lang w:val="en-CA"/>
        </w:rPr>
        <w:t>POI type</w:t>
      </w:r>
      <w:commentRangeEnd w:id="248"/>
      <w:r w:rsidRPr="00E61D77">
        <w:rPr>
          <w:rStyle w:val="CommentReference"/>
          <w:color w:val="C4BC96" w:themeColor="background2" w:themeShade="BF"/>
        </w:rPr>
        <w:commentReference w:id="248"/>
      </w:r>
    </w:p>
    <w:p w14:paraId="2FE799F7" w14:textId="77777777" w:rsidR="00C73696" w:rsidRDefault="00C73696" w:rsidP="002A50D3">
      <w:pPr>
        <w:pStyle w:val="ListParagraph"/>
        <w:numPr>
          <w:ilvl w:val="0"/>
          <w:numId w:val="72"/>
        </w:numPr>
        <w:spacing w:line="240" w:lineRule="auto"/>
        <w:rPr>
          <w:lang w:val="en-CA"/>
        </w:rPr>
      </w:pPr>
      <w:r>
        <w:rPr>
          <w:lang w:val="en-CA"/>
        </w:rPr>
        <w:t>Name 1</w:t>
      </w:r>
    </w:p>
    <w:p w14:paraId="2FBF7FBF" w14:textId="77777777" w:rsidR="00C73696" w:rsidRPr="00B226F1" w:rsidRDefault="00C73696" w:rsidP="00C73696">
      <w:pPr>
        <w:ind w:left="360"/>
      </w:pPr>
    </w:p>
    <w:p w14:paraId="6094982E" w14:textId="77777777" w:rsidR="00C73696" w:rsidRDefault="00C73696" w:rsidP="005F02A6">
      <w:pPr>
        <w:pStyle w:val="Heading2"/>
        <w:numPr>
          <w:ilvl w:val="0"/>
          <w:numId w:val="0"/>
        </w:numPr>
        <w:ind w:left="576" w:hanging="576"/>
        <w:rPr>
          <w:lang w:val="en-CA"/>
        </w:rPr>
      </w:pPr>
      <w:bookmarkStart w:id="249" w:name="_Toc31283119"/>
      <w:r>
        <w:rPr>
          <w:lang w:val="en-CA"/>
        </w:rPr>
        <w:t>Road Segment (roadsegment_mun)</w:t>
      </w:r>
      <w:bookmarkEnd w:id="249"/>
    </w:p>
    <w:p w14:paraId="3F9EF5BA" w14:textId="77777777" w:rsidR="00C73696" w:rsidRDefault="00C73696" w:rsidP="002A50D3">
      <w:pPr>
        <w:pStyle w:val="ListParagraph"/>
        <w:numPr>
          <w:ilvl w:val="0"/>
          <w:numId w:val="73"/>
        </w:numPr>
        <w:spacing w:line="240" w:lineRule="auto"/>
        <w:rPr>
          <w:lang w:val="en-CA"/>
        </w:rPr>
      </w:pPr>
      <w:r>
        <w:rPr>
          <w:lang w:val="en-CA"/>
        </w:rPr>
        <w:t>Feature hash</w:t>
      </w:r>
    </w:p>
    <w:p w14:paraId="5045B251" w14:textId="77777777" w:rsidR="00C73696" w:rsidRDefault="00C73696" w:rsidP="00C73696">
      <w:pPr>
        <w:pStyle w:val="ListParagraph"/>
        <w:rPr>
          <w:lang w:val="en-CA"/>
        </w:rPr>
      </w:pPr>
      <w:r>
        <w:rPr>
          <w:lang w:val="en-CA"/>
        </w:rPr>
        <w:t>{Feature hash} a RoadSegment;</w:t>
      </w:r>
    </w:p>
    <w:p w14:paraId="1CD6ADC9" w14:textId="77777777" w:rsidR="00C73696" w:rsidRDefault="00C73696" w:rsidP="00C73696">
      <w:pPr>
        <w:pStyle w:val="ListParagraph"/>
        <w:rPr>
          <w:lang w:val="en-CA"/>
        </w:rPr>
      </w:pPr>
      <w:r w:rsidRPr="0065029F">
        <w:rPr>
          <w:strike/>
          <w:lang w:val="en-CA"/>
        </w:rPr>
        <w:t>isAboveGrade</w:t>
      </w:r>
      <w:r>
        <w:rPr>
          <w:lang w:val="en-CA"/>
        </w:rPr>
        <w:t xml:space="preserve"> roadLevelCode {Above of below grade};</w:t>
      </w:r>
    </w:p>
    <w:p w14:paraId="72D5C21F" w14:textId="77777777" w:rsidR="00C73696" w:rsidRDefault="00C73696" w:rsidP="00C73696">
      <w:pPr>
        <w:pStyle w:val="ListParagraph"/>
        <w:rPr>
          <w:lang w:val="en-CA"/>
        </w:rPr>
      </w:pPr>
      <w:r>
        <w:rPr>
          <w:lang w:val="en-CA"/>
        </w:rPr>
        <w:t>foaf:name {Official Street Name};</w:t>
      </w:r>
    </w:p>
    <w:p w14:paraId="0D8511C1" w14:textId="77777777" w:rsidR="00C73696" w:rsidRDefault="00C73696" w:rsidP="00C73696">
      <w:pPr>
        <w:pStyle w:val="ListParagraph"/>
        <w:rPr>
          <w:lang w:val="en-CA"/>
        </w:rPr>
      </w:pPr>
      <w:r>
        <w:rPr>
          <w:lang w:val="en-CA"/>
        </w:rPr>
        <w:t>hasGFXRoadClassCode {Road Class};</w:t>
      </w:r>
    </w:p>
    <w:p w14:paraId="4506E192" w14:textId="77777777" w:rsidR="00C73696" w:rsidRDefault="00C73696" w:rsidP="00C73696">
      <w:pPr>
        <w:pStyle w:val="ListParagraph"/>
        <w:rPr>
          <w:lang w:val="en-CA"/>
        </w:rPr>
      </w:pPr>
      <w:r>
        <w:rPr>
          <w:lang w:val="en-CA"/>
        </w:rPr>
        <w:t>hasLength [a length; measure [a Measure; numerical_value {Length}]]</w:t>
      </w:r>
    </w:p>
    <w:p w14:paraId="304C7101" w14:textId="77777777" w:rsidR="00C73696" w:rsidRPr="002F70BB" w:rsidRDefault="00C73696" w:rsidP="002A50D3">
      <w:pPr>
        <w:pStyle w:val="ListParagraph"/>
        <w:numPr>
          <w:ilvl w:val="0"/>
          <w:numId w:val="73"/>
        </w:numPr>
        <w:spacing w:line="240" w:lineRule="auto"/>
        <w:rPr>
          <w:lang w:val="en-CA"/>
        </w:rPr>
      </w:pPr>
      <w:r w:rsidRPr="002F70BB">
        <w:rPr>
          <w:lang w:val="en-CA"/>
        </w:rPr>
        <w:t>Above or below grade</w:t>
      </w:r>
    </w:p>
    <w:p w14:paraId="7F98028F" w14:textId="77777777" w:rsidR="00C73696" w:rsidRDefault="00C73696" w:rsidP="002A50D3">
      <w:pPr>
        <w:pStyle w:val="ListParagraph"/>
        <w:numPr>
          <w:ilvl w:val="0"/>
          <w:numId w:val="73"/>
        </w:numPr>
        <w:spacing w:line="240" w:lineRule="auto"/>
        <w:rPr>
          <w:lang w:val="en-CA"/>
        </w:rPr>
      </w:pPr>
      <w:r>
        <w:rPr>
          <w:lang w:val="en-CA"/>
        </w:rPr>
        <w:t>Official Street Name</w:t>
      </w:r>
    </w:p>
    <w:p w14:paraId="05A727EE" w14:textId="77777777" w:rsidR="00C73696" w:rsidRDefault="00C73696" w:rsidP="002A50D3">
      <w:pPr>
        <w:pStyle w:val="ListParagraph"/>
        <w:numPr>
          <w:ilvl w:val="0"/>
          <w:numId w:val="73"/>
        </w:numPr>
        <w:spacing w:line="240" w:lineRule="auto"/>
        <w:rPr>
          <w:lang w:val="en-CA"/>
        </w:rPr>
      </w:pPr>
      <w:r>
        <w:rPr>
          <w:lang w:val="en-CA"/>
        </w:rPr>
        <w:t>Road Class</w:t>
      </w:r>
    </w:p>
    <w:p w14:paraId="6C0F8BE7" w14:textId="77777777" w:rsidR="00C73696" w:rsidRPr="00C73696" w:rsidRDefault="00C73696" w:rsidP="00C73696"/>
    <w:p w14:paraId="2B77012C" w14:textId="77777777" w:rsidR="00C73696" w:rsidRDefault="00C73696" w:rsidP="005F02A6">
      <w:pPr>
        <w:pStyle w:val="Heading2"/>
        <w:numPr>
          <w:ilvl w:val="0"/>
          <w:numId w:val="0"/>
        </w:numPr>
        <w:ind w:left="576" w:hanging="576"/>
        <w:rPr>
          <w:lang w:val="en-CA"/>
        </w:rPr>
      </w:pPr>
      <w:bookmarkStart w:id="250" w:name="_Toc31283120"/>
      <w:r>
        <w:rPr>
          <w:lang w:val="en-CA"/>
        </w:rPr>
        <w:t>Intersect Neighbourhood (generated via ArcGIS process)</w:t>
      </w:r>
      <w:bookmarkEnd w:id="250"/>
    </w:p>
    <w:p w14:paraId="0F74D053" w14:textId="77777777" w:rsidR="00C73696" w:rsidRDefault="00C73696" w:rsidP="002A50D3">
      <w:pPr>
        <w:pStyle w:val="ListParagraph"/>
        <w:numPr>
          <w:ilvl w:val="0"/>
          <w:numId w:val="71"/>
        </w:numPr>
        <w:spacing w:line="240" w:lineRule="auto"/>
        <w:rPr>
          <w:lang w:val="en-CA"/>
        </w:rPr>
      </w:pPr>
      <w:r>
        <w:rPr>
          <w:lang w:val="en-CA"/>
        </w:rPr>
        <w:t>Roadsegment (feature hash)</w:t>
      </w:r>
    </w:p>
    <w:p w14:paraId="0F68C3BE" w14:textId="77777777" w:rsidR="00C73696" w:rsidRDefault="00C73696" w:rsidP="002A50D3">
      <w:pPr>
        <w:pStyle w:val="ListParagraph"/>
        <w:numPr>
          <w:ilvl w:val="0"/>
          <w:numId w:val="71"/>
        </w:numPr>
        <w:spacing w:line="240" w:lineRule="auto"/>
        <w:rPr>
          <w:lang w:val="en-CA"/>
        </w:rPr>
      </w:pPr>
      <w:r>
        <w:rPr>
          <w:lang w:val="en-CA"/>
        </w:rPr>
        <w:t>Neighbourhood feature hash</w:t>
      </w:r>
    </w:p>
    <w:p w14:paraId="4129FD5B" w14:textId="77777777" w:rsidR="00C73696" w:rsidRDefault="00C73696" w:rsidP="005F02A6">
      <w:pPr>
        <w:pStyle w:val="Heading2"/>
        <w:numPr>
          <w:ilvl w:val="0"/>
          <w:numId w:val="0"/>
        </w:numPr>
        <w:ind w:left="576" w:hanging="576"/>
        <w:rPr>
          <w:lang w:val="en-CA"/>
        </w:rPr>
      </w:pPr>
      <w:bookmarkStart w:id="251" w:name="_Toc31283121"/>
      <w:r>
        <w:rPr>
          <w:lang w:val="en-CA"/>
        </w:rPr>
        <w:lastRenderedPageBreak/>
        <w:t>Near Land Use (generated via ArcGIS process)</w:t>
      </w:r>
      <w:bookmarkEnd w:id="251"/>
    </w:p>
    <w:p w14:paraId="02E961C8" w14:textId="77777777" w:rsidR="00C73696" w:rsidRDefault="00C73696" w:rsidP="002A50D3">
      <w:pPr>
        <w:pStyle w:val="ListParagraph"/>
        <w:numPr>
          <w:ilvl w:val="0"/>
          <w:numId w:val="71"/>
        </w:numPr>
        <w:spacing w:line="240" w:lineRule="auto"/>
        <w:rPr>
          <w:lang w:val="en-CA"/>
        </w:rPr>
      </w:pPr>
      <w:r>
        <w:rPr>
          <w:lang w:val="en-CA"/>
        </w:rPr>
        <w:t>Roadsegment (feature hash)</w:t>
      </w:r>
    </w:p>
    <w:p w14:paraId="4E58E157" w14:textId="77777777" w:rsidR="00C73696" w:rsidRDefault="00C73696" w:rsidP="002A50D3">
      <w:pPr>
        <w:pStyle w:val="ListParagraph"/>
        <w:numPr>
          <w:ilvl w:val="0"/>
          <w:numId w:val="71"/>
        </w:numPr>
        <w:spacing w:line="240" w:lineRule="auto"/>
        <w:rPr>
          <w:lang w:val="en-CA"/>
        </w:rPr>
      </w:pPr>
      <w:r>
        <w:rPr>
          <w:lang w:val="en-CA"/>
        </w:rPr>
        <w:t>Parcel with some land use feature hash</w:t>
      </w:r>
    </w:p>
    <w:p w14:paraId="42C99C7A" w14:textId="77777777" w:rsidR="00C73696" w:rsidRDefault="00C73696" w:rsidP="005F02A6">
      <w:pPr>
        <w:pStyle w:val="Heading2"/>
        <w:numPr>
          <w:ilvl w:val="0"/>
          <w:numId w:val="0"/>
        </w:numPr>
        <w:ind w:left="576" w:hanging="576"/>
        <w:rPr>
          <w:lang w:val="en-CA"/>
        </w:rPr>
      </w:pPr>
      <w:bookmarkStart w:id="252" w:name="_Toc31283122"/>
      <w:r>
        <w:rPr>
          <w:lang w:val="en-CA"/>
        </w:rPr>
        <w:t>Near Land Cover (generated via ArcGIS process)</w:t>
      </w:r>
      <w:bookmarkEnd w:id="252"/>
    </w:p>
    <w:p w14:paraId="4B84C4F1" w14:textId="77777777" w:rsidR="00C73696" w:rsidRDefault="00C73696" w:rsidP="002A50D3">
      <w:pPr>
        <w:pStyle w:val="ListParagraph"/>
        <w:numPr>
          <w:ilvl w:val="0"/>
          <w:numId w:val="71"/>
        </w:numPr>
        <w:spacing w:line="240" w:lineRule="auto"/>
        <w:rPr>
          <w:lang w:val="en-CA"/>
        </w:rPr>
      </w:pPr>
      <w:r>
        <w:rPr>
          <w:lang w:val="en-CA"/>
        </w:rPr>
        <w:t>Roadsegment (feature hash)</w:t>
      </w:r>
    </w:p>
    <w:p w14:paraId="3F843C79" w14:textId="77777777" w:rsidR="00C73696" w:rsidRPr="00977DAD" w:rsidRDefault="00C73696" w:rsidP="002A50D3">
      <w:pPr>
        <w:pStyle w:val="ListParagraph"/>
        <w:numPr>
          <w:ilvl w:val="0"/>
          <w:numId w:val="71"/>
        </w:numPr>
        <w:spacing w:line="240" w:lineRule="auto"/>
        <w:rPr>
          <w:lang w:val="en-CA"/>
        </w:rPr>
      </w:pPr>
      <w:r>
        <w:rPr>
          <w:lang w:val="en-CA"/>
        </w:rPr>
        <w:t xml:space="preserve">Parcel with some </w:t>
      </w:r>
      <w:r w:rsidRPr="00977DAD">
        <w:rPr>
          <w:lang w:val="en-CA"/>
        </w:rPr>
        <w:t>Land Cover feature hash</w:t>
      </w:r>
    </w:p>
    <w:p w14:paraId="4F10CF83" w14:textId="77777777" w:rsidR="00C73696" w:rsidRDefault="00C73696" w:rsidP="005F02A6">
      <w:pPr>
        <w:pStyle w:val="Heading2"/>
        <w:numPr>
          <w:ilvl w:val="0"/>
          <w:numId w:val="0"/>
        </w:numPr>
        <w:ind w:left="576" w:hanging="576"/>
        <w:rPr>
          <w:lang w:val="en-CA"/>
        </w:rPr>
      </w:pPr>
      <w:bookmarkStart w:id="253" w:name="_Toc31283123"/>
      <w:bookmarkStart w:id="254" w:name="_GoBack"/>
      <w:bookmarkEnd w:id="254"/>
      <w:r>
        <w:rPr>
          <w:lang w:val="en-CA"/>
        </w:rPr>
        <w:t>Near POI (generated via ArcGIS process)</w:t>
      </w:r>
      <w:bookmarkEnd w:id="253"/>
    </w:p>
    <w:p w14:paraId="52F5C176" w14:textId="77777777" w:rsidR="00C73696" w:rsidRDefault="00C73696" w:rsidP="002A50D3">
      <w:pPr>
        <w:pStyle w:val="ListParagraph"/>
        <w:numPr>
          <w:ilvl w:val="0"/>
          <w:numId w:val="71"/>
        </w:numPr>
        <w:spacing w:line="240" w:lineRule="auto"/>
        <w:rPr>
          <w:lang w:val="en-CA"/>
        </w:rPr>
      </w:pPr>
      <w:r>
        <w:rPr>
          <w:lang w:val="en-CA"/>
        </w:rPr>
        <w:t>Roadsegment (feature hash)</w:t>
      </w:r>
    </w:p>
    <w:p w14:paraId="390BA2C9" w14:textId="77777777" w:rsidR="00C73696" w:rsidRDefault="00C73696" w:rsidP="002A50D3">
      <w:pPr>
        <w:pStyle w:val="ListParagraph"/>
        <w:numPr>
          <w:ilvl w:val="0"/>
          <w:numId w:val="71"/>
        </w:numPr>
        <w:spacing w:line="240" w:lineRule="auto"/>
        <w:rPr>
          <w:lang w:val="en-CA"/>
        </w:rPr>
      </w:pPr>
      <w:r>
        <w:rPr>
          <w:lang w:val="en-CA"/>
        </w:rPr>
        <w:t>POI locatedOnParcel with some Parcel feature hash</w:t>
      </w:r>
    </w:p>
    <w:p w14:paraId="7910B1EA" w14:textId="77777777" w:rsidR="00C73696" w:rsidRPr="00C73696" w:rsidRDefault="00C73696" w:rsidP="00C73696">
      <w:pPr>
        <w:rPr>
          <w:lang w:val="en-US" w:bidi="en-US"/>
        </w:rPr>
      </w:pPr>
    </w:p>
    <w:p w14:paraId="416B6C59" w14:textId="77777777" w:rsidR="0040754B" w:rsidRPr="00E17349" w:rsidRDefault="0040754B" w:rsidP="002660E6">
      <w:pPr>
        <w:spacing w:after="200" w:line="276" w:lineRule="auto"/>
      </w:pPr>
    </w:p>
    <w:sectPr w:rsidR="0040754B" w:rsidRPr="00E17349" w:rsidSect="002C59C9">
      <w:footerReference w:type="default" r:id="rId62"/>
      <w:footerReference w:type="first" r:id="rId63"/>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gan Katsumi" w:date="2020-01-15T08:12:00Z" w:initials="MK">
    <w:p w14:paraId="68EE749D" w14:textId="6CB84768" w:rsidR="00C73696" w:rsidRDefault="00C73696" w:rsidP="003E24B8">
      <w:pPr>
        <w:pStyle w:val="CommentText"/>
      </w:pPr>
      <w:r>
        <w:rPr>
          <w:rStyle w:val="CommentReference"/>
        </w:rPr>
        <w:annotationRef/>
      </w:r>
      <w:r>
        <w:t>TO DO</w:t>
      </w:r>
    </w:p>
    <w:p w14:paraId="2616FFBC" w14:textId="0A3500B3" w:rsidR="00C73696" w:rsidRDefault="00C73696" w:rsidP="002A50D3">
      <w:pPr>
        <w:pStyle w:val="CommentText"/>
        <w:numPr>
          <w:ilvl w:val="0"/>
          <w:numId w:val="65"/>
        </w:numPr>
      </w:pPr>
      <w:r>
        <w:t>IT-SoS description</w:t>
      </w:r>
    </w:p>
    <w:p w14:paraId="2E688A67" w14:textId="7E2CE16C" w:rsidR="00C73696" w:rsidRDefault="00C73696" w:rsidP="002A50D3">
      <w:pPr>
        <w:pStyle w:val="CommentText"/>
        <w:numPr>
          <w:ilvl w:val="0"/>
          <w:numId w:val="65"/>
        </w:numPr>
      </w:pPr>
      <w:r>
        <w:t>Parthood description + formalization; use for OPO (future work?); physical objects but what about “abstract parthood”?</w:t>
      </w:r>
    </w:p>
    <w:p w14:paraId="178E595D" w14:textId="12638882" w:rsidR="00C73696" w:rsidRDefault="00C73696" w:rsidP="002A50D3">
      <w:pPr>
        <w:pStyle w:val="CommentText"/>
        <w:numPr>
          <w:ilvl w:val="0"/>
          <w:numId w:val="65"/>
        </w:numPr>
      </w:pPr>
      <w:r>
        <w:t>Esri description + mappings</w:t>
      </w:r>
    </w:p>
    <w:p w14:paraId="21795AB6" w14:textId="5C7F8884" w:rsidR="00C73696" w:rsidRDefault="00C73696" w:rsidP="002A50D3">
      <w:pPr>
        <w:pStyle w:val="CommentText"/>
        <w:numPr>
          <w:ilvl w:val="0"/>
          <w:numId w:val="65"/>
        </w:numPr>
      </w:pPr>
      <w:r>
        <w:t>Clean up appendices</w:t>
      </w:r>
    </w:p>
    <w:p w14:paraId="5EC59DFB" w14:textId="77777777" w:rsidR="00C73696" w:rsidRDefault="00C73696" w:rsidP="002A50D3">
      <w:pPr>
        <w:pStyle w:val="CommentText"/>
        <w:numPr>
          <w:ilvl w:val="0"/>
          <w:numId w:val="65"/>
        </w:numPr>
      </w:pPr>
      <w:r>
        <w:t>Review &amp; revise entire document</w:t>
      </w:r>
    </w:p>
    <w:p w14:paraId="37C5C718" w14:textId="5BC32BAB" w:rsidR="00C73696" w:rsidRDefault="00C73696" w:rsidP="002A50D3">
      <w:pPr>
        <w:pStyle w:val="CommentText"/>
        <w:numPr>
          <w:ilvl w:val="0"/>
          <w:numId w:val="65"/>
        </w:numPr>
      </w:pPr>
      <w:r>
        <w:t>References (add + consolidate)</w:t>
      </w:r>
    </w:p>
  </w:comment>
  <w:comment w:id="34" w:author="Megan Katsumi" w:date="2019-11-26T17:06:00Z" w:initials="MK">
    <w:p w14:paraId="3F962004" w14:textId="0813E663" w:rsidR="00C73696" w:rsidRDefault="00C73696">
      <w:pPr>
        <w:pStyle w:val="CommentText"/>
      </w:pPr>
      <w:r>
        <w:rPr>
          <w:rStyle w:val="CommentReference"/>
        </w:rPr>
        <w:annotationRef/>
      </w:r>
      <w:r>
        <w:t>TPSO</w:t>
      </w:r>
    </w:p>
  </w:comment>
  <w:comment w:id="82" w:author="Megan Katsumi [2]" w:date="2019-09-27T13:03:00Z" w:initials="MK">
    <w:p w14:paraId="166ED15F" w14:textId="7D34C0C4" w:rsidR="00C73696" w:rsidRDefault="00C73696">
      <w:pPr>
        <w:pStyle w:val="CommentText"/>
      </w:pPr>
      <w:r>
        <w:rPr>
          <w:rStyle w:val="CommentReference"/>
        </w:rPr>
        <w:annotationRef/>
      </w:r>
      <w:r>
        <w:t>Revise to “-S” for static</w:t>
      </w:r>
    </w:p>
  </w:comment>
  <w:comment w:id="157" w:author="Megan Katsumi [2]" w:date="2019-10-28T14:17:00Z" w:initials="MK">
    <w:p w14:paraId="60A28637" w14:textId="5FDB5FB4" w:rsidR="00C73696" w:rsidRDefault="00C73696">
      <w:pPr>
        <w:pStyle w:val="CommentText"/>
      </w:pPr>
      <w:r>
        <w:rPr>
          <w:rStyle w:val="CommentReference"/>
        </w:rPr>
        <w:annotationRef/>
      </w:r>
      <w:r>
        <w:t>Review &amp; confirm namespaces defined for ontologies</w:t>
      </w:r>
    </w:p>
  </w:comment>
  <w:comment w:id="182" w:author="Megan Katsumi" w:date="2020-01-29T11:22:00Z" w:initials="MK">
    <w:p w14:paraId="497B75F5" w14:textId="1E50E5E2" w:rsidR="00C73696" w:rsidRDefault="00C73696">
      <w:pPr>
        <w:pStyle w:val="CommentText"/>
      </w:pPr>
      <w:r>
        <w:rPr>
          <w:rStyle w:val="CommentReference"/>
        </w:rPr>
        <w:annotationRef/>
      </w:r>
      <w:r>
        <w:t>Move this discussion elsewhere?</w:t>
      </w:r>
    </w:p>
  </w:comment>
  <w:comment w:id="191" w:author="Megan Katsumi [2]" w:date="2019-10-25T14:04:00Z" w:initials="MK">
    <w:p w14:paraId="1B357E72" w14:textId="41F241BF" w:rsidR="00C73696" w:rsidRDefault="00C73696">
      <w:pPr>
        <w:pStyle w:val="CommentText"/>
      </w:pPr>
      <w:r>
        <w:rPr>
          <w:rStyle w:val="CommentReference"/>
        </w:rPr>
        <w:annotationRef/>
      </w:r>
      <w:r>
        <w:t>Maybe put this in an appendix</w:t>
      </w:r>
    </w:p>
  </w:comment>
  <w:comment w:id="222" w:author="Megan Katsumi" w:date="2019-11-26T14:33:00Z" w:initials="MK">
    <w:p w14:paraId="5ECF906D" w14:textId="1F011E41" w:rsidR="00C73696" w:rsidRDefault="00C73696">
      <w:pPr>
        <w:pStyle w:val="CommentText"/>
      </w:pPr>
      <w:r>
        <w:rPr>
          <w:rStyle w:val="CommentReference"/>
        </w:rPr>
        <w:annotationRef/>
      </w:r>
      <w:r>
        <w:t>Update to include both Allegrograph &amp; Virtuoso mappings</w:t>
      </w:r>
    </w:p>
  </w:comment>
  <w:comment w:id="224" w:author="Megan Katsumi" w:date="2019-03-15T08:25:00Z" w:initials="MK">
    <w:p w14:paraId="49F03101" w14:textId="77777777" w:rsidR="00C73696" w:rsidRDefault="00C73696" w:rsidP="002660E6">
      <w:pPr>
        <w:pStyle w:val="CommentText"/>
      </w:pPr>
      <w:r>
        <w:rPr>
          <w:rStyle w:val="CommentReference"/>
        </w:rPr>
        <w:annotationRef/>
      </w:r>
      <w:r>
        <w:t>Q: do gtfs routes distinguish between input and outbound?</w:t>
      </w:r>
    </w:p>
  </w:comment>
  <w:comment w:id="241" w:author="Megan Katsumi" w:date="2019-12-04T10:07:00Z" w:initials="MK">
    <w:p w14:paraId="54103768" w14:textId="77777777" w:rsidR="005F02A6" w:rsidRDefault="005F02A6" w:rsidP="005F02A6">
      <w:pPr>
        <w:pStyle w:val="CommentText"/>
      </w:pPr>
      <w:r>
        <w:rPr>
          <w:rStyle w:val="CommentReference"/>
        </w:rPr>
        <w:annotationRef/>
      </w:r>
      <w:r>
        <w:t>To do: add labels for readability</w:t>
      </w:r>
    </w:p>
  </w:comment>
  <w:comment w:id="242" w:author="Megan Katsumi" w:date="2019-12-04T10:00:00Z" w:initials="MK">
    <w:p w14:paraId="0D2A77D0" w14:textId="77777777" w:rsidR="005F02A6" w:rsidRDefault="005F02A6" w:rsidP="005F02A6">
      <w:pPr>
        <w:pStyle w:val="CommentText"/>
      </w:pPr>
      <w:r>
        <w:rPr>
          <w:rStyle w:val="CommentReference"/>
        </w:rPr>
        <w:annotationRef/>
      </w:r>
      <w:r>
        <w:t>Confirm: 1014 onwards included by accident?</w:t>
      </w:r>
    </w:p>
  </w:comment>
  <w:comment w:id="247" w:author="Megan Katsumi" w:date="2019-11-27T14:19:00Z" w:initials="MK">
    <w:p w14:paraId="6AA6740E" w14:textId="77777777" w:rsidR="00C73696" w:rsidRDefault="00C73696" w:rsidP="00C73696">
      <w:pPr>
        <w:pStyle w:val="CommentText"/>
      </w:pPr>
      <w:r>
        <w:rPr>
          <w:rStyle w:val="CommentReference"/>
        </w:rPr>
        <w:annotationRef/>
      </w:r>
      <w:r>
        <w:t>TBD: relationship between a Parcel and some Building / Facility / etc. Define POI class?</w:t>
      </w:r>
    </w:p>
  </w:comment>
  <w:comment w:id="248" w:author="Megan Katsumi" w:date="2019-11-29T14:23:00Z" w:initials="MK">
    <w:p w14:paraId="0EBF3832" w14:textId="77777777" w:rsidR="00C73696" w:rsidRDefault="00C73696" w:rsidP="00C73696">
      <w:pPr>
        <w:pStyle w:val="CommentText"/>
      </w:pPr>
      <w:r>
        <w:rPr>
          <w:rStyle w:val="CommentReference"/>
        </w:rPr>
        <w:annotationRef/>
      </w:r>
      <w:r>
        <w:t>Next stage: can we categorize the Point of interest type according to the point of interest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C5C718" w15:done="0"/>
  <w15:commentEx w15:paraId="3F962004" w15:done="0"/>
  <w15:commentEx w15:paraId="166ED15F" w15:done="0"/>
  <w15:commentEx w15:paraId="60A28637" w15:done="0"/>
  <w15:commentEx w15:paraId="497B75F5" w15:done="0"/>
  <w15:commentEx w15:paraId="1B357E72" w15:done="0"/>
  <w15:commentEx w15:paraId="5ECF906D" w15:done="0"/>
  <w15:commentEx w15:paraId="49F03101" w15:done="0"/>
  <w15:commentEx w15:paraId="54103768" w15:done="0"/>
  <w15:commentEx w15:paraId="0D2A77D0" w15:done="0"/>
  <w15:commentEx w15:paraId="6AA6740E" w15:done="0"/>
  <w15:commentEx w15:paraId="0EBF38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C5C718" w16cid:durableId="21C94808"/>
  <w16cid:commentId w16cid:paraId="3F962004" w16cid:durableId="2187DA0C"/>
  <w16cid:commentId w16cid:paraId="166ED15F" w16cid:durableId="2138870C"/>
  <w16cid:commentId w16cid:paraId="60A28637" w16cid:durableId="21617704"/>
  <w16cid:commentId w16cid:paraId="497B75F5" w16cid:durableId="21DBE964"/>
  <w16cid:commentId w16cid:paraId="1B357E72" w16cid:durableId="215D7F54"/>
  <w16cid:commentId w16cid:paraId="5ECF906D" w16cid:durableId="2187B621"/>
  <w16cid:commentId w16cid:paraId="49F03101" w16cid:durableId="2035E007"/>
  <w16cid:commentId w16cid:paraId="54103768" w16cid:durableId="219203ED"/>
  <w16cid:commentId w16cid:paraId="0D2A77D0" w16cid:durableId="2192023E"/>
  <w16cid:commentId w16cid:paraId="6AA6740E" w16cid:durableId="2189045B"/>
  <w16cid:commentId w16cid:paraId="0EBF3832" w16cid:durableId="218BA8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4A91D" w14:textId="77777777" w:rsidR="002A50D3" w:rsidRDefault="002A50D3" w:rsidP="00EA354A">
      <w:r>
        <w:separator/>
      </w:r>
    </w:p>
  </w:endnote>
  <w:endnote w:type="continuationSeparator" w:id="0">
    <w:p w14:paraId="33587F83" w14:textId="77777777" w:rsidR="002A50D3" w:rsidRDefault="002A50D3"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C73696" w:rsidRDefault="00C73696">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C73696" w:rsidRPr="0032583C" w:rsidRDefault="00C73696">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C73696" w14:paraId="2B76F3B3" w14:textId="77777777" w:rsidTr="00967D94">
      <w:tc>
        <w:tcPr>
          <w:tcW w:w="6947" w:type="dxa"/>
        </w:tcPr>
        <w:p w14:paraId="07DEE8C9" w14:textId="77777777" w:rsidR="00C73696" w:rsidRDefault="00C73696"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C73696" w:rsidRDefault="00C73696"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C73696" w:rsidRDefault="00C73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7CD21" w14:textId="77777777" w:rsidR="002A50D3" w:rsidRDefault="002A50D3" w:rsidP="00EA354A">
      <w:r>
        <w:separator/>
      </w:r>
    </w:p>
  </w:footnote>
  <w:footnote w:type="continuationSeparator" w:id="0">
    <w:p w14:paraId="3536C0B1" w14:textId="77777777" w:rsidR="002A50D3" w:rsidRDefault="002A50D3" w:rsidP="00EA354A">
      <w:r>
        <w:continuationSeparator/>
      </w:r>
    </w:p>
  </w:footnote>
  <w:footnote w:id="1">
    <w:p w14:paraId="005D8B98" w14:textId="5699BB61" w:rsidR="00C73696" w:rsidRPr="00FF4EA6" w:rsidRDefault="00C73696">
      <w:pPr>
        <w:pStyle w:val="FootnoteText"/>
        <w:rPr>
          <w:lang w:val="en-CA"/>
        </w:rPr>
      </w:pPr>
      <w:r>
        <w:rPr>
          <w:rStyle w:val="FootnoteReference"/>
        </w:rPr>
        <w:footnoteRef/>
      </w:r>
      <w:r>
        <w:t xml:space="preserve"> </w:t>
      </w:r>
      <w:r w:rsidRPr="00FF4EA6">
        <w:t>https://github.com/dgarijo/Widoco</w:t>
      </w:r>
    </w:p>
  </w:footnote>
  <w:footnote w:id="2">
    <w:p w14:paraId="2A27582E" w14:textId="72F030AB" w:rsidR="00C73696" w:rsidRPr="008C1769" w:rsidRDefault="00C73696"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C73696" w:rsidRDefault="00C73696">
      <w:pPr>
        <w:pStyle w:val="FootnoteText"/>
      </w:pPr>
      <w:r>
        <w:rPr>
          <w:rStyle w:val="FootnoteReference"/>
        </w:rPr>
        <w:footnoteRef/>
      </w:r>
      <w:r>
        <w:t xml:space="preserve"> </w:t>
      </w:r>
      <w:r w:rsidRPr="009A36FB">
        <w:t>https://www.w3.org/TR/owl-time/</w:t>
      </w:r>
    </w:p>
  </w:footnote>
  <w:footnote w:id="4">
    <w:p w14:paraId="2926F4D4" w14:textId="77777777" w:rsidR="00C73696" w:rsidRDefault="00C73696"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C73696" w:rsidRPr="00FE13B1" w:rsidRDefault="00C73696">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C73696" w:rsidRPr="008E7C02" w:rsidRDefault="00C73696"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C73696" w:rsidRPr="00BD4EF4" w:rsidRDefault="00C73696" w:rsidP="00E80D3C">
      <w:r>
        <w:rPr>
          <w:rStyle w:val="FootnoteReference"/>
        </w:rPr>
        <w:footnoteRef/>
      </w:r>
      <w:r>
        <w:t xml:space="preserve"> </w:t>
      </w:r>
      <w:r w:rsidRPr="00B74DA0">
        <w:rPr>
          <w:sz w:val="20"/>
        </w:rPr>
        <w:t>http://ontology.eil.utoronto.ca/GCI/Foundation/GCI-Foundation-v2.owl#</w:t>
      </w:r>
    </w:p>
    <w:p w14:paraId="4AE1EB08" w14:textId="6D90AB37" w:rsidR="00C73696" w:rsidRPr="00E80D3C" w:rsidRDefault="00C73696">
      <w:pPr>
        <w:pStyle w:val="FootnoteText"/>
        <w:rPr>
          <w:lang w:val="en-CA"/>
        </w:rPr>
      </w:pPr>
    </w:p>
  </w:footnote>
  <w:footnote w:id="8">
    <w:p w14:paraId="717C987B" w14:textId="77777777" w:rsidR="00C73696" w:rsidRPr="008B5808" w:rsidRDefault="00C73696"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C73696" w:rsidRPr="00046E73" w:rsidRDefault="00C73696">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C73696" w:rsidRDefault="00C73696">
      <w:pPr>
        <w:pStyle w:val="FootnoteText"/>
      </w:pPr>
      <w:r>
        <w:rPr>
          <w:rStyle w:val="FootnoteReference"/>
        </w:rPr>
        <w:footnoteRef/>
      </w:r>
      <w:r>
        <w:t xml:space="preserve"> </w:t>
      </w:r>
      <w:r w:rsidRPr="00827DD8">
        <w:t>http://schema.org/</w:t>
      </w:r>
    </w:p>
  </w:footnote>
  <w:footnote w:id="11">
    <w:p w14:paraId="4E061129" w14:textId="77777777" w:rsidR="00C73696" w:rsidRDefault="00C73696">
      <w:pPr>
        <w:pStyle w:val="FootnoteText"/>
      </w:pPr>
      <w:r>
        <w:rPr>
          <w:rStyle w:val="FootnoteReference"/>
        </w:rPr>
        <w:footnoteRef/>
      </w:r>
      <w:r>
        <w:t xml:space="preserve"> </w:t>
      </w:r>
      <w:r w:rsidRPr="00827DD8">
        <w:t>http://ontology.eil.utoronto.ca/GCI/Shelters/GCI-Shelters.html</w:t>
      </w:r>
    </w:p>
  </w:footnote>
  <w:footnote w:id="12">
    <w:p w14:paraId="59CD3014" w14:textId="77777777" w:rsidR="00C73696" w:rsidRDefault="00C73696">
      <w:pPr>
        <w:pStyle w:val="FootnoteText"/>
      </w:pPr>
      <w:r>
        <w:rPr>
          <w:rStyle w:val="FootnoteReference"/>
        </w:rPr>
        <w:footnoteRef/>
      </w:r>
      <w:r>
        <w:t xml:space="preserve"> </w:t>
      </w:r>
      <w:r w:rsidRPr="005B2B4C">
        <w:t>http://ontology.eil.utoronto.ca/tove/organization.html</w:t>
      </w:r>
    </w:p>
  </w:footnote>
  <w:footnote w:id="13">
    <w:p w14:paraId="2EAE6E34" w14:textId="77777777" w:rsidR="00C73696" w:rsidRDefault="00C73696"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C73696" w:rsidRPr="001A792D" w:rsidRDefault="00C73696">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C73696" w:rsidRDefault="00C73696">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C73696" w:rsidRPr="00461993" w:rsidRDefault="00C73696" w:rsidP="00461993">
      <w:r>
        <w:rPr>
          <w:rStyle w:val="FootnoteReference"/>
        </w:rPr>
        <w:footnoteRef/>
      </w:r>
      <w:r>
        <w:t xml:space="preserve"> </w:t>
      </w:r>
      <w:r w:rsidRPr="00461993">
        <w:t>http://www.w3.org/2006/time#January</w:t>
      </w:r>
    </w:p>
  </w:footnote>
  <w:footnote w:id="17">
    <w:p w14:paraId="511019FB" w14:textId="31BE8285" w:rsidR="00C73696" w:rsidRPr="00A84A0A" w:rsidRDefault="00C73696">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C73696" w:rsidRPr="00FE42D1" w:rsidRDefault="00C73696">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C73696" w:rsidRPr="005A5BC5" w:rsidRDefault="00C73696">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C73696" w:rsidRPr="00020C6E" w:rsidRDefault="00C73696">
      <w:pPr>
        <w:pStyle w:val="FootnoteText"/>
        <w:rPr>
          <w:lang w:val="en-CA"/>
        </w:rPr>
      </w:pPr>
      <w:r>
        <w:rPr>
          <w:rStyle w:val="FootnoteReference"/>
        </w:rPr>
        <w:footnoteRef/>
      </w:r>
      <w:r>
        <w:t xml:space="preserve"> </w:t>
      </w:r>
      <w:r w:rsidRPr="00020C6E">
        <w:t>http://ld-r.org</w:t>
      </w:r>
    </w:p>
  </w:footnote>
  <w:footnote w:id="21">
    <w:p w14:paraId="33DA1B45" w14:textId="77777777" w:rsidR="00C73696" w:rsidRPr="00FB098B" w:rsidRDefault="00C73696" w:rsidP="007B4B5D">
      <w:pPr>
        <w:pStyle w:val="FootnoteText"/>
        <w:rPr>
          <w:lang w:val="en-CA"/>
        </w:rPr>
      </w:pPr>
      <w:r>
        <w:rPr>
          <w:rStyle w:val="FootnoteReference"/>
        </w:rPr>
        <w:footnoteRef/>
      </w:r>
      <w:r>
        <w:t xml:space="preserve"> </w:t>
      </w:r>
      <w:r w:rsidRPr="00FB098B">
        <w:t>http://ld-r.org/docs/configFacets.html</w:t>
      </w:r>
    </w:p>
  </w:footnote>
  <w:footnote w:id="22">
    <w:p w14:paraId="7E3878FB" w14:textId="7C4D9088" w:rsidR="00C73696" w:rsidRPr="00D379A5" w:rsidRDefault="00C73696">
      <w:pPr>
        <w:pStyle w:val="FootnoteText"/>
        <w:rPr>
          <w:lang w:val="en-CA"/>
        </w:rPr>
      </w:pPr>
      <w:r>
        <w:rPr>
          <w:rStyle w:val="FootnoteReference"/>
        </w:rPr>
        <w:footnoteRef/>
      </w:r>
      <w:r>
        <w:t xml:space="preserve"> </w:t>
      </w:r>
      <w:r w:rsidRPr="00D379A5">
        <w:t>https://virtuoso.openlinksw.com</w:t>
      </w:r>
    </w:p>
  </w:footnote>
  <w:footnote w:id="23">
    <w:p w14:paraId="0F29DEC6" w14:textId="77777777" w:rsidR="00C73696" w:rsidRPr="00FE081C" w:rsidRDefault="00C73696" w:rsidP="0024077A">
      <w:pPr>
        <w:pStyle w:val="FootnoteText"/>
        <w:rPr>
          <w:lang w:val="en-CA"/>
        </w:rPr>
      </w:pPr>
      <w:r>
        <w:rPr>
          <w:rStyle w:val="FootnoteReference"/>
        </w:rPr>
        <w:footnoteRef/>
      </w:r>
      <w:r>
        <w:t xml:space="preserve"> </w:t>
      </w:r>
      <w:r w:rsidRPr="00FE081C">
        <w:t>http://usc-isi-i2.github.io/karma/</w:t>
      </w:r>
    </w:p>
  </w:footnote>
  <w:footnote w:id="24">
    <w:p w14:paraId="6A382F34" w14:textId="77777777" w:rsidR="00C73696" w:rsidRPr="001517C5" w:rsidRDefault="00C73696" w:rsidP="002439B1">
      <w:pPr>
        <w:pStyle w:val="FootnoteText"/>
        <w:rPr>
          <w:lang w:val="en-CA"/>
        </w:rPr>
      </w:pPr>
      <w:r>
        <w:rPr>
          <w:rStyle w:val="FootnoteReference"/>
        </w:rPr>
        <w:footnoteRef/>
      </w:r>
      <w:r>
        <w:t xml:space="preserve"> </w:t>
      </w:r>
      <w:r w:rsidRPr="001517C5">
        <w:t>https://owlready2.readthedocs.io/en/latest/</w:t>
      </w:r>
    </w:p>
  </w:footnote>
  <w:footnote w:id="25">
    <w:p w14:paraId="5BBD24CA" w14:textId="775A8BC3" w:rsidR="00C73696" w:rsidRPr="00915792" w:rsidRDefault="00C73696">
      <w:pPr>
        <w:pStyle w:val="FootnoteText"/>
        <w:rPr>
          <w:lang w:val="en-CA"/>
        </w:rPr>
      </w:pPr>
      <w:r>
        <w:rPr>
          <w:rStyle w:val="FootnoteReference"/>
        </w:rPr>
        <w:footnoteRef/>
      </w:r>
      <w:r>
        <w:t xml:space="preserve"> </w:t>
      </w:r>
      <w:r w:rsidRPr="00915792">
        <w:t>http://rdflib.readthedocs.io</w:t>
      </w:r>
    </w:p>
  </w:footnote>
  <w:footnote w:id="26">
    <w:p w14:paraId="22C94C61" w14:textId="120EAD93" w:rsidR="00C73696" w:rsidRPr="00053538" w:rsidRDefault="00C73696">
      <w:pPr>
        <w:pStyle w:val="FootnoteText"/>
        <w:rPr>
          <w:lang w:val="en-CA"/>
        </w:rPr>
      </w:pPr>
      <w:r>
        <w:rPr>
          <w:rStyle w:val="FootnoteReference"/>
        </w:rPr>
        <w:footnoteRef/>
      </w:r>
      <w:r>
        <w:t xml:space="preserve"> </w:t>
      </w:r>
      <w:r w:rsidRPr="00053538">
        <w:t>https://www.w3.org/TR/r2rml/</w:t>
      </w:r>
    </w:p>
  </w:footnote>
  <w:footnote w:id="27">
    <w:p w14:paraId="5F58FA41" w14:textId="77777777" w:rsidR="00C73696" w:rsidRPr="00846739" w:rsidRDefault="00C73696" w:rsidP="0015597C">
      <w:pPr>
        <w:pStyle w:val="FootnoteText"/>
        <w:rPr>
          <w:lang w:val="en-CA"/>
        </w:rPr>
      </w:pPr>
      <w:r>
        <w:rPr>
          <w:rStyle w:val="FootnoteReference"/>
        </w:rPr>
        <w:footnoteRef/>
      </w:r>
      <w:r>
        <w:t xml:space="preserve"> </w:t>
      </w:r>
      <w:r w:rsidRPr="00846739">
        <w:t>http://usc-isi-i2.github.io/karma/</w:t>
      </w:r>
    </w:p>
  </w:footnote>
  <w:footnote w:id="28">
    <w:p w14:paraId="73856734" w14:textId="77777777" w:rsidR="00C73696" w:rsidRPr="00E9694B" w:rsidRDefault="00C73696" w:rsidP="0015597C">
      <w:r>
        <w:rPr>
          <w:rStyle w:val="FootnoteReference"/>
        </w:rPr>
        <w:footnoteRef/>
      </w:r>
      <w:r>
        <w:t xml:space="preserve"> </w:t>
      </w:r>
      <w:r w:rsidRPr="00E9694B">
        <w:t>https://github.com/usc-isi-i2/Web-Karma/wiki/Batch-Mode-for-RDF-Generation</w:t>
      </w:r>
    </w:p>
    <w:p w14:paraId="5FD51CB1" w14:textId="77777777" w:rsidR="00C73696" w:rsidRPr="00E9694B" w:rsidRDefault="00C73696" w:rsidP="0015597C">
      <w:pPr>
        <w:pStyle w:val="FootnoteText"/>
        <w:rPr>
          <w:lang w:val="en-CA"/>
        </w:rPr>
      </w:pPr>
    </w:p>
  </w:footnote>
  <w:footnote w:id="29">
    <w:p w14:paraId="34B59A19" w14:textId="77777777" w:rsidR="00C73696" w:rsidRPr="009B3C10" w:rsidRDefault="00C73696" w:rsidP="00DE663F">
      <w:pPr>
        <w:pStyle w:val="FootnoteText"/>
        <w:rPr>
          <w:lang w:val="en-CA"/>
        </w:rPr>
      </w:pPr>
      <w:r>
        <w:rPr>
          <w:rStyle w:val="FootnoteReference"/>
        </w:rPr>
        <w:footnoteRef/>
      </w:r>
      <w:r>
        <w:t xml:space="preserve"> </w:t>
      </w:r>
    </w:p>
  </w:footnote>
  <w:footnote w:id="30">
    <w:p w14:paraId="728995B4" w14:textId="32478919" w:rsidR="00C73696" w:rsidRPr="0046391E" w:rsidRDefault="00C73696">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1">
    <w:p w14:paraId="1E94CA35" w14:textId="77777777" w:rsidR="00C73696" w:rsidRPr="002569AE" w:rsidRDefault="00C73696"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2">
    <w:p w14:paraId="4D1E1ABC" w14:textId="77777777" w:rsidR="00C73696" w:rsidRPr="00747A61" w:rsidRDefault="00C73696" w:rsidP="002660E6">
      <w:pPr>
        <w:pStyle w:val="FootnoteText"/>
        <w:rPr>
          <w:lang w:val="en-CA"/>
        </w:rPr>
      </w:pPr>
      <w:r>
        <w:rPr>
          <w:rStyle w:val="FootnoteReference"/>
        </w:rPr>
        <w:footnoteRef/>
      </w:r>
      <w:r>
        <w:t xml:space="preserve"> </w:t>
      </w:r>
      <w:r w:rsidRPr="00747A61">
        <w:t>http://gruff.allegrograph.com:10035/doc/magic-properties.html</w:t>
      </w:r>
    </w:p>
  </w:footnote>
  <w:footnote w:id="33">
    <w:p w14:paraId="16F48314" w14:textId="77777777" w:rsidR="00C73696" w:rsidRPr="00CC6A63" w:rsidRDefault="00C73696"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 w:id="34">
    <w:p w14:paraId="762E049E" w14:textId="77777777" w:rsidR="00C73696" w:rsidRPr="00115140" w:rsidRDefault="00C73696" w:rsidP="00797143">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35">
    <w:p w14:paraId="5E741D67" w14:textId="77777777" w:rsidR="00C73696" w:rsidRPr="00115140" w:rsidRDefault="00C73696" w:rsidP="00797143">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A57"/>
    <w:multiLevelType w:val="hybridMultilevel"/>
    <w:tmpl w:val="0C660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2770E"/>
    <w:multiLevelType w:val="hybridMultilevel"/>
    <w:tmpl w:val="4A0E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30712"/>
    <w:multiLevelType w:val="hybridMultilevel"/>
    <w:tmpl w:val="DBB4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F44053"/>
    <w:multiLevelType w:val="hybridMultilevel"/>
    <w:tmpl w:val="FC004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336BF"/>
    <w:multiLevelType w:val="hybridMultilevel"/>
    <w:tmpl w:val="833877B4"/>
    <w:lvl w:ilvl="0" w:tplc="E440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B84F89"/>
    <w:multiLevelType w:val="hybridMultilevel"/>
    <w:tmpl w:val="EC94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EC027F"/>
    <w:multiLevelType w:val="hybridMultilevel"/>
    <w:tmpl w:val="F234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F01DAD"/>
    <w:multiLevelType w:val="hybridMultilevel"/>
    <w:tmpl w:val="D85A9E24"/>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6FEAC28E">
      <w:start w:val="9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2756DF"/>
    <w:multiLevelType w:val="hybridMultilevel"/>
    <w:tmpl w:val="BFC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415B1368"/>
    <w:multiLevelType w:val="hybridMultilevel"/>
    <w:tmpl w:val="71F0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482680"/>
    <w:multiLevelType w:val="hybridMultilevel"/>
    <w:tmpl w:val="50F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4E5223"/>
    <w:multiLevelType w:val="hybridMultilevel"/>
    <w:tmpl w:val="4FDE7646"/>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955554"/>
    <w:multiLevelType w:val="multilevel"/>
    <w:tmpl w:val="E5AA2F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584C2A3C"/>
    <w:multiLevelType w:val="hybridMultilevel"/>
    <w:tmpl w:val="7FBE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6E6A63"/>
    <w:multiLevelType w:val="hybridMultilevel"/>
    <w:tmpl w:val="5FA2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9"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7"/>
  </w:num>
  <w:num w:numId="3">
    <w:abstractNumId w:val="4"/>
  </w:num>
  <w:num w:numId="4">
    <w:abstractNumId w:val="23"/>
  </w:num>
  <w:num w:numId="5">
    <w:abstractNumId w:val="60"/>
  </w:num>
  <w:num w:numId="6">
    <w:abstractNumId w:val="74"/>
  </w:num>
  <w:num w:numId="7">
    <w:abstractNumId w:val="46"/>
  </w:num>
  <w:num w:numId="8">
    <w:abstractNumId w:val="71"/>
  </w:num>
  <w:num w:numId="9">
    <w:abstractNumId w:val="73"/>
  </w:num>
  <w:num w:numId="10">
    <w:abstractNumId w:val="16"/>
  </w:num>
  <w:num w:numId="11">
    <w:abstractNumId w:val="29"/>
  </w:num>
  <w:num w:numId="12">
    <w:abstractNumId w:val="27"/>
  </w:num>
  <w:num w:numId="13">
    <w:abstractNumId w:val="54"/>
  </w:num>
  <w:num w:numId="14">
    <w:abstractNumId w:val="69"/>
  </w:num>
  <w:num w:numId="15">
    <w:abstractNumId w:val="53"/>
  </w:num>
  <w:num w:numId="16">
    <w:abstractNumId w:val="0"/>
  </w:num>
  <w:num w:numId="17">
    <w:abstractNumId w:val="21"/>
  </w:num>
  <w:num w:numId="18">
    <w:abstractNumId w:val="5"/>
  </w:num>
  <w:num w:numId="19">
    <w:abstractNumId w:val="32"/>
  </w:num>
  <w:num w:numId="20">
    <w:abstractNumId w:val="59"/>
  </w:num>
  <w:num w:numId="21">
    <w:abstractNumId w:val="49"/>
  </w:num>
  <w:num w:numId="22">
    <w:abstractNumId w:val="57"/>
  </w:num>
  <w:num w:numId="23">
    <w:abstractNumId w:val="19"/>
  </w:num>
  <w:num w:numId="24">
    <w:abstractNumId w:val="22"/>
  </w:num>
  <w:num w:numId="25">
    <w:abstractNumId w:val="42"/>
  </w:num>
  <w:num w:numId="26">
    <w:abstractNumId w:val="24"/>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8"/>
  </w:num>
  <w:num w:numId="29">
    <w:abstractNumId w:val="65"/>
  </w:num>
  <w:num w:numId="30">
    <w:abstractNumId w:val="48"/>
  </w:num>
  <w:num w:numId="31">
    <w:abstractNumId w:val="25"/>
  </w:num>
  <w:num w:numId="32">
    <w:abstractNumId w:val="66"/>
  </w:num>
  <w:num w:numId="33">
    <w:abstractNumId w:val="3"/>
  </w:num>
  <w:num w:numId="34">
    <w:abstractNumId w:val="15"/>
  </w:num>
  <w:num w:numId="35">
    <w:abstractNumId w:val="41"/>
  </w:num>
  <w:num w:numId="36">
    <w:abstractNumId w:val="39"/>
  </w:num>
  <w:num w:numId="37">
    <w:abstractNumId w:val="9"/>
  </w:num>
  <w:num w:numId="38">
    <w:abstractNumId w:val="56"/>
  </w:num>
  <w:num w:numId="39">
    <w:abstractNumId w:val="26"/>
  </w:num>
  <w:num w:numId="40">
    <w:abstractNumId w:val="13"/>
  </w:num>
  <w:num w:numId="41">
    <w:abstractNumId w:val="12"/>
  </w:num>
  <w:num w:numId="42">
    <w:abstractNumId w:val="1"/>
  </w:num>
  <w:num w:numId="43">
    <w:abstractNumId w:val="58"/>
  </w:num>
  <w:num w:numId="44">
    <w:abstractNumId w:val="31"/>
  </w:num>
  <w:num w:numId="45">
    <w:abstractNumId w:val="14"/>
  </w:num>
  <w:num w:numId="46">
    <w:abstractNumId w:val="62"/>
  </w:num>
  <w:num w:numId="47">
    <w:abstractNumId w:val="47"/>
  </w:num>
  <w:num w:numId="48">
    <w:abstractNumId w:val="2"/>
  </w:num>
  <w:num w:numId="49">
    <w:abstractNumId w:val="70"/>
  </w:num>
  <w:num w:numId="50">
    <w:abstractNumId w:val="34"/>
  </w:num>
  <w:num w:numId="51">
    <w:abstractNumId w:val="38"/>
  </w:num>
  <w:num w:numId="52">
    <w:abstractNumId w:val="52"/>
  </w:num>
  <w:num w:numId="53">
    <w:abstractNumId w:val="63"/>
  </w:num>
  <w:num w:numId="54">
    <w:abstractNumId w:val="36"/>
  </w:num>
  <w:num w:numId="55">
    <w:abstractNumId w:val="51"/>
  </w:num>
  <w:num w:numId="56">
    <w:abstractNumId w:val="64"/>
  </w:num>
  <w:num w:numId="57">
    <w:abstractNumId w:val="72"/>
  </w:num>
  <w:num w:numId="58">
    <w:abstractNumId w:val="50"/>
  </w:num>
  <w:num w:numId="59">
    <w:abstractNumId w:val="6"/>
  </w:num>
  <w:num w:numId="60">
    <w:abstractNumId w:val="40"/>
  </w:num>
  <w:num w:numId="61">
    <w:abstractNumId w:val="11"/>
  </w:num>
  <w:num w:numId="62">
    <w:abstractNumId w:val="18"/>
  </w:num>
  <w:num w:numId="63">
    <w:abstractNumId w:val="43"/>
  </w:num>
  <w:num w:numId="64">
    <w:abstractNumId w:val="61"/>
  </w:num>
  <w:num w:numId="65">
    <w:abstractNumId w:val="55"/>
  </w:num>
  <w:num w:numId="66">
    <w:abstractNumId w:val="7"/>
  </w:num>
  <w:num w:numId="67">
    <w:abstractNumId w:val="20"/>
  </w:num>
  <w:num w:numId="68">
    <w:abstractNumId w:val="33"/>
  </w:num>
  <w:num w:numId="69">
    <w:abstractNumId w:val="28"/>
  </w:num>
  <w:num w:numId="70">
    <w:abstractNumId w:val="37"/>
  </w:num>
  <w:num w:numId="71">
    <w:abstractNumId w:val="10"/>
  </w:num>
  <w:num w:numId="72">
    <w:abstractNumId w:val="17"/>
  </w:num>
  <w:num w:numId="73">
    <w:abstractNumId w:val="35"/>
  </w:num>
  <w:num w:numId="74">
    <w:abstractNumId w:val="45"/>
  </w:num>
  <w:num w:numId="75">
    <w:abstractNumId w:val="30"/>
  </w:num>
  <w:num w:numId="76">
    <w:abstractNumId w:val="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1DAE"/>
    <w:rsid w:val="00002232"/>
    <w:rsid w:val="00003230"/>
    <w:rsid w:val="00003303"/>
    <w:rsid w:val="00003764"/>
    <w:rsid w:val="00004241"/>
    <w:rsid w:val="000050A4"/>
    <w:rsid w:val="0000590A"/>
    <w:rsid w:val="00005C26"/>
    <w:rsid w:val="00007795"/>
    <w:rsid w:val="0001086A"/>
    <w:rsid w:val="000117A5"/>
    <w:rsid w:val="00011C71"/>
    <w:rsid w:val="00011CCB"/>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02"/>
    <w:rsid w:val="00043DB0"/>
    <w:rsid w:val="00043F71"/>
    <w:rsid w:val="00044769"/>
    <w:rsid w:val="00045329"/>
    <w:rsid w:val="00045BC5"/>
    <w:rsid w:val="00045BFD"/>
    <w:rsid w:val="000466FC"/>
    <w:rsid w:val="0004677B"/>
    <w:rsid w:val="00046E73"/>
    <w:rsid w:val="000511A3"/>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327F"/>
    <w:rsid w:val="000A41BB"/>
    <w:rsid w:val="000A4E28"/>
    <w:rsid w:val="000A4FC4"/>
    <w:rsid w:val="000A62D9"/>
    <w:rsid w:val="000A6D60"/>
    <w:rsid w:val="000A7307"/>
    <w:rsid w:val="000B03FD"/>
    <w:rsid w:val="000B0762"/>
    <w:rsid w:val="000B0E5F"/>
    <w:rsid w:val="000B1161"/>
    <w:rsid w:val="000B1AE7"/>
    <w:rsid w:val="000B268D"/>
    <w:rsid w:val="000B2D6B"/>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843"/>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5F7"/>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5EB"/>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3BA"/>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1A0"/>
    <w:rsid w:val="001733E0"/>
    <w:rsid w:val="00173F6A"/>
    <w:rsid w:val="0017425A"/>
    <w:rsid w:val="0017456C"/>
    <w:rsid w:val="001754B8"/>
    <w:rsid w:val="00175B0E"/>
    <w:rsid w:val="00175F0A"/>
    <w:rsid w:val="001760B2"/>
    <w:rsid w:val="0017659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B7F62"/>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1E2"/>
    <w:rsid w:val="001D5F7A"/>
    <w:rsid w:val="001D6413"/>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02D5"/>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0D83"/>
    <w:rsid w:val="0022118F"/>
    <w:rsid w:val="00221F28"/>
    <w:rsid w:val="0022226D"/>
    <w:rsid w:val="002232A7"/>
    <w:rsid w:val="002236A1"/>
    <w:rsid w:val="00223738"/>
    <w:rsid w:val="002238A2"/>
    <w:rsid w:val="00224D94"/>
    <w:rsid w:val="002262DA"/>
    <w:rsid w:val="0022726A"/>
    <w:rsid w:val="0022758E"/>
    <w:rsid w:val="002278F3"/>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635"/>
    <w:rsid w:val="0024077A"/>
    <w:rsid w:val="00240C97"/>
    <w:rsid w:val="002417DA"/>
    <w:rsid w:val="002439B1"/>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6E0F"/>
    <w:rsid w:val="002777E9"/>
    <w:rsid w:val="00280336"/>
    <w:rsid w:val="0028054A"/>
    <w:rsid w:val="0028082E"/>
    <w:rsid w:val="00281C77"/>
    <w:rsid w:val="00283F74"/>
    <w:rsid w:val="002840F8"/>
    <w:rsid w:val="00284650"/>
    <w:rsid w:val="00284B0F"/>
    <w:rsid w:val="00285647"/>
    <w:rsid w:val="00285CFF"/>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0D3"/>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6BA"/>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1DF"/>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4FD3"/>
    <w:rsid w:val="002E5F98"/>
    <w:rsid w:val="002E611F"/>
    <w:rsid w:val="002E6C09"/>
    <w:rsid w:val="002E74DC"/>
    <w:rsid w:val="002E7622"/>
    <w:rsid w:val="002F0C0F"/>
    <w:rsid w:val="002F0EF1"/>
    <w:rsid w:val="002F1071"/>
    <w:rsid w:val="002F1647"/>
    <w:rsid w:val="002F1A27"/>
    <w:rsid w:val="002F3DA6"/>
    <w:rsid w:val="002F524C"/>
    <w:rsid w:val="002F60DE"/>
    <w:rsid w:val="002F6849"/>
    <w:rsid w:val="002F69C7"/>
    <w:rsid w:val="002F7C60"/>
    <w:rsid w:val="00300D4D"/>
    <w:rsid w:val="00301CFD"/>
    <w:rsid w:val="003035AB"/>
    <w:rsid w:val="003044E9"/>
    <w:rsid w:val="0030460D"/>
    <w:rsid w:val="00304AAE"/>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673"/>
    <w:rsid w:val="00344FDC"/>
    <w:rsid w:val="00345187"/>
    <w:rsid w:val="0034537C"/>
    <w:rsid w:val="00345902"/>
    <w:rsid w:val="00345927"/>
    <w:rsid w:val="00345CD2"/>
    <w:rsid w:val="003463CF"/>
    <w:rsid w:val="0034768F"/>
    <w:rsid w:val="003476E3"/>
    <w:rsid w:val="00350A50"/>
    <w:rsid w:val="00350BF1"/>
    <w:rsid w:val="00351195"/>
    <w:rsid w:val="00351A5F"/>
    <w:rsid w:val="00352A86"/>
    <w:rsid w:val="0035479B"/>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0824"/>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381"/>
    <w:rsid w:val="003D39F3"/>
    <w:rsid w:val="003D3B92"/>
    <w:rsid w:val="003D4C7A"/>
    <w:rsid w:val="003D6DED"/>
    <w:rsid w:val="003D6FB3"/>
    <w:rsid w:val="003D75E1"/>
    <w:rsid w:val="003D78DD"/>
    <w:rsid w:val="003E0EEF"/>
    <w:rsid w:val="003E24B8"/>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67C"/>
    <w:rsid w:val="00427874"/>
    <w:rsid w:val="00427BFA"/>
    <w:rsid w:val="0043066A"/>
    <w:rsid w:val="0043074E"/>
    <w:rsid w:val="00430916"/>
    <w:rsid w:val="00430F9E"/>
    <w:rsid w:val="00430FE4"/>
    <w:rsid w:val="00431A50"/>
    <w:rsid w:val="00431BF1"/>
    <w:rsid w:val="00431CAA"/>
    <w:rsid w:val="00432001"/>
    <w:rsid w:val="004322C3"/>
    <w:rsid w:val="00432DF0"/>
    <w:rsid w:val="00432E01"/>
    <w:rsid w:val="004334EA"/>
    <w:rsid w:val="0043356D"/>
    <w:rsid w:val="00433E1D"/>
    <w:rsid w:val="004340BF"/>
    <w:rsid w:val="00434958"/>
    <w:rsid w:val="00435F0D"/>
    <w:rsid w:val="0043630C"/>
    <w:rsid w:val="00436824"/>
    <w:rsid w:val="00436DA8"/>
    <w:rsid w:val="00440C8C"/>
    <w:rsid w:val="0044106C"/>
    <w:rsid w:val="00441CA2"/>
    <w:rsid w:val="00442D85"/>
    <w:rsid w:val="0044381B"/>
    <w:rsid w:val="00443B0A"/>
    <w:rsid w:val="004440CD"/>
    <w:rsid w:val="00444850"/>
    <w:rsid w:val="00445D13"/>
    <w:rsid w:val="0044650B"/>
    <w:rsid w:val="00446A35"/>
    <w:rsid w:val="00447B80"/>
    <w:rsid w:val="00451410"/>
    <w:rsid w:val="00451828"/>
    <w:rsid w:val="00451959"/>
    <w:rsid w:val="004519E4"/>
    <w:rsid w:val="004523C2"/>
    <w:rsid w:val="004528D5"/>
    <w:rsid w:val="0045302A"/>
    <w:rsid w:val="00453100"/>
    <w:rsid w:val="00453E60"/>
    <w:rsid w:val="00455856"/>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59B"/>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17F8F"/>
    <w:rsid w:val="00520123"/>
    <w:rsid w:val="0052055B"/>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759"/>
    <w:rsid w:val="00556A8D"/>
    <w:rsid w:val="0055741E"/>
    <w:rsid w:val="00557F2D"/>
    <w:rsid w:val="00557F3B"/>
    <w:rsid w:val="00560804"/>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6FFD"/>
    <w:rsid w:val="005A7ABB"/>
    <w:rsid w:val="005B0AA7"/>
    <w:rsid w:val="005B0DB3"/>
    <w:rsid w:val="005B0E28"/>
    <w:rsid w:val="005B1267"/>
    <w:rsid w:val="005B2B4C"/>
    <w:rsid w:val="005B3B04"/>
    <w:rsid w:val="005B5A71"/>
    <w:rsid w:val="005B6867"/>
    <w:rsid w:val="005B6DF7"/>
    <w:rsid w:val="005B758E"/>
    <w:rsid w:val="005B7CBE"/>
    <w:rsid w:val="005C054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38F"/>
    <w:rsid w:val="005D1C20"/>
    <w:rsid w:val="005D20D1"/>
    <w:rsid w:val="005D28F4"/>
    <w:rsid w:val="005D3386"/>
    <w:rsid w:val="005D38DC"/>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4FD"/>
    <w:rsid w:val="005E19ED"/>
    <w:rsid w:val="005E323D"/>
    <w:rsid w:val="005E45F1"/>
    <w:rsid w:val="005E4B16"/>
    <w:rsid w:val="005E5545"/>
    <w:rsid w:val="005E5F3C"/>
    <w:rsid w:val="005E5FCD"/>
    <w:rsid w:val="005E732C"/>
    <w:rsid w:val="005E7D8F"/>
    <w:rsid w:val="005F00D8"/>
    <w:rsid w:val="005F02A6"/>
    <w:rsid w:val="005F07AB"/>
    <w:rsid w:val="005F0BBD"/>
    <w:rsid w:val="005F0F5A"/>
    <w:rsid w:val="005F3C16"/>
    <w:rsid w:val="005F5656"/>
    <w:rsid w:val="005F57B5"/>
    <w:rsid w:val="005F6193"/>
    <w:rsid w:val="005F6263"/>
    <w:rsid w:val="005F67F8"/>
    <w:rsid w:val="005F681C"/>
    <w:rsid w:val="005F7459"/>
    <w:rsid w:val="005F7625"/>
    <w:rsid w:val="005F7DA5"/>
    <w:rsid w:val="006009F8"/>
    <w:rsid w:val="00600FE3"/>
    <w:rsid w:val="00601167"/>
    <w:rsid w:val="00601DCA"/>
    <w:rsid w:val="00602F42"/>
    <w:rsid w:val="00604BF5"/>
    <w:rsid w:val="0060579F"/>
    <w:rsid w:val="00605B08"/>
    <w:rsid w:val="00606008"/>
    <w:rsid w:val="00606D12"/>
    <w:rsid w:val="00610355"/>
    <w:rsid w:val="0061052A"/>
    <w:rsid w:val="00610D29"/>
    <w:rsid w:val="00610E67"/>
    <w:rsid w:val="00610F94"/>
    <w:rsid w:val="0061138E"/>
    <w:rsid w:val="006113AD"/>
    <w:rsid w:val="00613688"/>
    <w:rsid w:val="0061372F"/>
    <w:rsid w:val="00613F6A"/>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373E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B9"/>
    <w:rsid w:val="006641A9"/>
    <w:rsid w:val="006644C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87B20"/>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3DA6"/>
    <w:rsid w:val="006F4479"/>
    <w:rsid w:val="006F44C8"/>
    <w:rsid w:val="006F4B87"/>
    <w:rsid w:val="006F4CAA"/>
    <w:rsid w:val="006F5C52"/>
    <w:rsid w:val="006F76ED"/>
    <w:rsid w:val="006F7C33"/>
    <w:rsid w:val="0070052E"/>
    <w:rsid w:val="00700C61"/>
    <w:rsid w:val="00700D3F"/>
    <w:rsid w:val="007010DA"/>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55D2"/>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0A"/>
    <w:rsid w:val="00762EA7"/>
    <w:rsid w:val="007633A9"/>
    <w:rsid w:val="00763A55"/>
    <w:rsid w:val="00763A5C"/>
    <w:rsid w:val="00764839"/>
    <w:rsid w:val="007650AC"/>
    <w:rsid w:val="007654A6"/>
    <w:rsid w:val="0076633D"/>
    <w:rsid w:val="007663E5"/>
    <w:rsid w:val="00766700"/>
    <w:rsid w:val="00766727"/>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4A0A"/>
    <w:rsid w:val="0079514B"/>
    <w:rsid w:val="0079549A"/>
    <w:rsid w:val="0079610A"/>
    <w:rsid w:val="00796315"/>
    <w:rsid w:val="007964B7"/>
    <w:rsid w:val="00796664"/>
    <w:rsid w:val="00796B76"/>
    <w:rsid w:val="00797143"/>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25F0"/>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033"/>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5D9E"/>
    <w:rsid w:val="007F61ED"/>
    <w:rsid w:val="007F6AE3"/>
    <w:rsid w:val="007F6B36"/>
    <w:rsid w:val="007F75FD"/>
    <w:rsid w:val="007F76CA"/>
    <w:rsid w:val="007F7B8D"/>
    <w:rsid w:val="00800752"/>
    <w:rsid w:val="008010B8"/>
    <w:rsid w:val="008010DA"/>
    <w:rsid w:val="00802321"/>
    <w:rsid w:val="00803B7C"/>
    <w:rsid w:val="00804490"/>
    <w:rsid w:val="00804CF9"/>
    <w:rsid w:val="00805271"/>
    <w:rsid w:val="00805310"/>
    <w:rsid w:val="00805906"/>
    <w:rsid w:val="00806205"/>
    <w:rsid w:val="00806253"/>
    <w:rsid w:val="0080626C"/>
    <w:rsid w:val="008069AC"/>
    <w:rsid w:val="00806DFE"/>
    <w:rsid w:val="008071BB"/>
    <w:rsid w:val="0080777C"/>
    <w:rsid w:val="00807D4E"/>
    <w:rsid w:val="0081005F"/>
    <w:rsid w:val="00810AC1"/>
    <w:rsid w:val="00810DF6"/>
    <w:rsid w:val="00810FF1"/>
    <w:rsid w:val="00811688"/>
    <w:rsid w:val="0081249B"/>
    <w:rsid w:val="008129DD"/>
    <w:rsid w:val="00812F4A"/>
    <w:rsid w:val="00813497"/>
    <w:rsid w:val="00813981"/>
    <w:rsid w:val="00813A83"/>
    <w:rsid w:val="00813B62"/>
    <w:rsid w:val="0081495A"/>
    <w:rsid w:val="00814A54"/>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17A6"/>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C6B"/>
    <w:rsid w:val="008C10E3"/>
    <w:rsid w:val="008C1769"/>
    <w:rsid w:val="008C1F06"/>
    <w:rsid w:val="008C2C1D"/>
    <w:rsid w:val="008C3AA4"/>
    <w:rsid w:val="008C4496"/>
    <w:rsid w:val="008C4514"/>
    <w:rsid w:val="008C4E24"/>
    <w:rsid w:val="008C57FD"/>
    <w:rsid w:val="008C5A7E"/>
    <w:rsid w:val="008D073D"/>
    <w:rsid w:val="008D0779"/>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4D96"/>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2F6"/>
    <w:rsid w:val="00905E1F"/>
    <w:rsid w:val="009064F7"/>
    <w:rsid w:val="00906BD0"/>
    <w:rsid w:val="009073D9"/>
    <w:rsid w:val="00907C64"/>
    <w:rsid w:val="00910AAF"/>
    <w:rsid w:val="00910B6C"/>
    <w:rsid w:val="00910FD9"/>
    <w:rsid w:val="00911008"/>
    <w:rsid w:val="009138D4"/>
    <w:rsid w:val="00915792"/>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D4E"/>
    <w:rsid w:val="00974F67"/>
    <w:rsid w:val="00977133"/>
    <w:rsid w:val="0097778F"/>
    <w:rsid w:val="00977DB8"/>
    <w:rsid w:val="00980A22"/>
    <w:rsid w:val="00982A72"/>
    <w:rsid w:val="009844E2"/>
    <w:rsid w:val="0098475B"/>
    <w:rsid w:val="009857CA"/>
    <w:rsid w:val="0098584A"/>
    <w:rsid w:val="009858FA"/>
    <w:rsid w:val="00985D91"/>
    <w:rsid w:val="00985FB1"/>
    <w:rsid w:val="00986002"/>
    <w:rsid w:val="00990159"/>
    <w:rsid w:val="00990468"/>
    <w:rsid w:val="00990BD1"/>
    <w:rsid w:val="00990F1F"/>
    <w:rsid w:val="00991899"/>
    <w:rsid w:val="009922AE"/>
    <w:rsid w:val="00992672"/>
    <w:rsid w:val="009927C7"/>
    <w:rsid w:val="0099293A"/>
    <w:rsid w:val="00992AD7"/>
    <w:rsid w:val="009932DA"/>
    <w:rsid w:val="0099345A"/>
    <w:rsid w:val="0099398E"/>
    <w:rsid w:val="009948EF"/>
    <w:rsid w:val="00994900"/>
    <w:rsid w:val="009961A8"/>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641"/>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E00"/>
    <w:rsid w:val="009E2F6D"/>
    <w:rsid w:val="009E304C"/>
    <w:rsid w:val="009E3163"/>
    <w:rsid w:val="009E35ED"/>
    <w:rsid w:val="009E45C2"/>
    <w:rsid w:val="009E4878"/>
    <w:rsid w:val="009E4A69"/>
    <w:rsid w:val="009E506C"/>
    <w:rsid w:val="009E6473"/>
    <w:rsid w:val="009E6B11"/>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178EE"/>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A45"/>
    <w:rsid w:val="00A32D62"/>
    <w:rsid w:val="00A33BCE"/>
    <w:rsid w:val="00A33FE2"/>
    <w:rsid w:val="00A34A73"/>
    <w:rsid w:val="00A3510B"/>
    <w:rsid w:val="00A368E3"/>
    <w:rsid w:val="00A36E42"/>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90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D48"/>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6F2"/>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22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57A4"/>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324"/>
    <w:rsid w:val="00B62E1C"/>
    <w:rsid w:val="00B630CD"/>
    <w:rsid w:val="00B637E1"/>
    <w:rsid w:val="00B6391B"/>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107A"/>
    <w:rsid w:val="00BA17F1"/>
    <w:rsid w:val="00BA1ACD"/>
    <w:rsid w:val="00BA1BA1"/>
    <w:rsid w:val="00BA1BB5"/>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E7ACD"/>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3696"/>
    <w:rsid w:val="00C74053"/>
    <w:rsid w:val="00C7484D"/>
    <w:rsid w:val="00C74B62"/>
    <w:rsid w:val="00C74DD3"/>
    <w:rsid w:val="00C74F35"/>
    <w:rsid w:val="00C76514"/>
    <w:rsid w:val="00C76A3B"/>
    <w:rsid w:val="00C76F1C"/>
    <w:rsid w:val="00C77300"/>
    <w:rsid w:val="00C77501"/>
    <w:rsid w:val="00C77BFB"/>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3BE"/>
    <w:rsid w:val="00C93D09"/>
    <w:rsid w:val="00C94D04"/>
    <w:rsid w:val="00C95738"/>
    <w:rsid w:val="00C95B20"/>
    <w:rsid w:val="00C969BA"/>
    <w:rsid w:val="00C9725F"/>
    <w:rsid w:val="00CA0398"/>
    <w:rsid w:val="00CA0A44"/>
    <w:rsid w:val="00CA1023"/>
    <w:rsid w:val="00CA13A3"/>
    <w:rsid w:val="00CA16AC"/>
    <w:rsid w:val="00CA1B40"/>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3CB7"/>
    <w:rsid w:val="00CB4925"/>
    <w:rsid w:val="00CB5051"/>
    <w:rsid w:val="00CB5FCB"/>
    <w:rsid w:val="00CB7A9A"/>
    <w:rsid w:val="00CC0630"/>
    <w:rsid w:val="00CC0822"/>
    <w:rsid w:val="00CC0EA8"/>
    <w:rsid w:val="00CC1399"/>
    <w:rsid w:val="00CC30BD"/>
    <w:rsid w:val="00CC30ED"/>
    <w:rsid w:val="00CC3B89"/>
    <w:rsid w:val="00CC62A3"/>
    <w:rsid w:val="00CC6B8B"/>
    <w:rsid w:val="00CC6D4E"/>
    <w:rsid w:val="00CC6FE3"/>
    <w:rsid w:val="00CC71E2"/>
    <w:rsid w:val="00CC7784"/>
    <w:rsid w:val="00CD0594"/>
    <w:rsid w:val="00CD1236"/>
    <w:rsid w:val="00CD145A"/>
    <w:rsid w:val="00CD1521"/>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5C46"/>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9A5"/>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B2C"/>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1351"/>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031"/>
    <w:rsid w:val="00DE70F1"/>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0C5"/>
    <w:rsid w:val="00E24B3D"/>
    <w:rsid w:val="00E254B2"/>
    <w:rsid w:val="00E2622A"/>
    <w:rsid w:val="00E278B4"/>
    <w:rsid w:val="00E301C1"/>
    <w:rsid w:val="00E30220"/>
    <w:rsid w:val="00E30D2C"/>
    <w:rsid w:val="00E311A8"/>
    <w:rsid w:val="00E31A2A"/>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104A"/>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3F9D"/>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A18"/>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0E4"/>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913"/>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3CDC"/>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0F9"/>
    <w:rsid w:val="00F0213F"/>
    <w:rsid w:val="00F028D3"/>
    <w:rsid w:val="00F032B2"/>
    <w:rsid w:val="00F0372D"/>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3D"/>
    <w:rsid w:val="00F232E4"/>
    <w:rsid w:val="00F23F33"/>
    <w:rsid w:val="00F23F62"/>
    <w:rsid w:val="00F25444"/>
    <w:rsid w:val="00F255EA"/>
    <w:rsid w:val="00F272AE"/>
    <w:rsid w:val="00F27815"/>
    <w:rsid w:val="00F27CAF"/>
    <w:rsid w:val="00F27CF4"/>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3836"/>
    <w:rsid w:val="00F641AF"/>
    <w:rsid w:val="00F65E58"/>
    <w:rsid w:val="00F66192"/>
    <w:rsid w:val="00F6655F"/>
    <w:rsid w:val="00F66865"/>
    <w:rsid w:val="00F66AA4"/>
    <w:rsid w:val="00F67523"/>
    <w:rsid w:val="00F7015C"/>
    <w:rsid w:val="00F703A5"/>
    <w:rsid w:val="00F70C1A"/>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1F6"/>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0DA5"/>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4CDE"/>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3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C77BFB"/>
    <w:pPr>
      <w:tabs>
        <w:tab w:val="left" w:pos="400"/>
        <w:tab w:val="right" w:leader="dot" w:pos="9350"/>
      </w:tabs>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 w:type="paragraph" w:customStyle="1" w:styleId="Default">
    <w:name w:val="Default"/>
    <w:rsid w:val="00C73696"/>
    <w:pPr>
      <w:autoSpaceDE w:val="0"/>
      <w:autoSpaceDN w:val="0"/>
      <w:adjustRightInd w:val="0"/>
      <w:spacing w:after="0" w:line="240" w:lineRule="auto"/>
    </w:pPr>
    <w:rPr>
      <w:rFonts w:ascii="Calibri" w:eastAsiaTheme="minorHAnsi" w:hAnsi="Calibri" w:cs="Calibri"/>
      <w:color w:val="000000"/>
      <w:sz w:val="24"/>
      <w:szCs w:val="24"/>
      <w:lang w:bidi="ar-SA"/>
    </w:rPr>
  </w:style>
  <w:style w:type="table" w:styleId="PlainTable1">
    <w:name w:val="Plain Table 1"/>
    <w:basedOn w:val="TableNormal"/>
    <w:uiPriority w:val="41"/>
    <w:rsid w:val="00C73696"/>
    <w:pPr>
      <w:spacing w:after="0" w:line="240" w:lineRule="auto"/>
    </w:pPr>
    <w:rPr>
      <w:rFonts w:eastAsiaTheme="minorHAnsi" w:cstheme="minorBidi"/>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ITSoS" TargetMode="External"/><Relationship Id="rId47" Type="http://schemas.openxmlformats.org/officeDocument/2006/relationships/hyperlink" Target="https://www.iso.org/standard/72325.html" TargetMode="External"/><Relationship Id="rId50" Type="http://schemas.openxmlformats.org/officeDocument/2006/relationships/hyperlink" Target="http://ontology.eil.utoronto.ca/icity/Organization/FullTimeHomeEmployee" TargetMode="External"/><Relationship Id="rId55" Type="http://schemas.openxmlformats.org/officeDocument/2006/relationships/hyperlink" Target="http://webservices.nextbus.com/service/publicXMLFeed?command=vehicleLocations&amp;a=ttc&amp;r=501&amp;t=1525184100000"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image" Target="media/image24.emf"/><Relationship Id="rId53" Type="http://schemas.openxmlformats.org/officeDocument/2006/relationships/hyperlink" Target="http://ontology.eil.utoronto.ca/icity/Organization/PartTimeStudent" TargetMode="External"/><Relationship Id="rId58" Type="http://schemas.openxmlformats.org/officeDocument/2006/relationships/hyperlink" Target="http://franz.com/ns/allegrograph/5.0/geo/nd"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emf"/><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tree/master/applications/TASHA/configs" TargetMode="External"/><Relationship Id="rId43" Type="http://schemas.openxmlformats.org/officeDocument/2006/relationships/image" Target="media/image23.emf"/><Relationship Id="rId48" Type="http://schemas.openxmlformats.org/officeDocument/2006/relationships/hyperlink" Target="http://www" TargetMode="External"/><Relationship Id="rId56" Type="http://schemas.openxmlformats.org/officeDocument/2006/relationships/hyperlink" Target="http://www.nextbus.com/xmlFeedDocs/NextBusXMLFeed.pdf" TargetMode="Externa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ontology.eil.utoronto.ca/icity/Organization/PartTimeRegEmployee"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https://github.com/EnterpriseIntegrationLab/icity/tree/master/mappings/TASHA" TargetMode="External"/><Relationship Id="rId46" Type="http://schemas.openxmlformats.org/officeDocument/2006/relationships/hyperlink" Target="https://www.w3.org/TR/owl-time/" TargetMode="External"/><Relationship Id="rId59" Type="http://schemas.openxmlformats.org/officeDocument/2006/relationships/hyperlink" Target="http://franz.com/ns/allegrograph/5.0/geo/nd" TargetMode="External"/><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hyperlink" Target="http://ontology.eil.utoronto.ca/icity/TASHA/Auto"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hyperlink" Target="http://ontology.eil.utoronto.ca/icity/Organization/FullTimeRegEmployee" TargetMode="External"/><Relationship Id="rId57" Type="http://schemas.openxmlformats.org/officeDocument/2006/relationships/hyperlink" Target="https://www.nature.com/articles/sdata201889"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hyperlink" Target="mailto:ec2-user@ec2-35-183-119-164.ca-central-1.compute.amazonaws.com" TargetMode="External"/><Relationship Id="rId52" Type="http://schemas.openxmlformats.org/officeDocument/2006/relationships/hyperlink" Target="http://ontology.eil.utoronto.ca/icity/Organization/PartTimeHomeEmployee" TargetMode="External"/><Relationship Id="rId60" Type="http://schemas.openxmlformats.org/officeDocument/2006/relationships/hyperlink" Target="https://github.com/EnterpriseIntegrationLab/icity/tree/master/mappings/ITSoS" TargetMode="Externa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hyperlink" Target="https://github.com/EnterpriseIntegrationLab/icity/upload/master/mappings/TTC"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3C6E4744-72CF-5249-83CE-E44611FA4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192</Pages>
  <Words>45048</Words>
  <Characters>256775</Characters>
  <Application>Microsoft Office Word</Application>
  <DocSecurity>0</DocSecurity>
  <Lines>2139</Lines>
  <Paragraphs>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196</cp:revision>
  <cp:lastPrinted>2019-09-27T21:05:00Z</cp:lastPrinted>
  <dcterms:created xsi:type="dcterms:W3CDTF">2019-10-24T14:37:00Z</dcterms:created>
  <dcterms:modified xsi:type="dcterms:W3CDTF">2020-01-30T18:31:00Z</dcterms:modified>
</cp:coreProperties>
</file>