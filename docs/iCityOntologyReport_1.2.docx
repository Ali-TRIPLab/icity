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9C9335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r>
        <w:rPr>
          <w:rFonts w:ascii="Cambria" w:eastAsia="MS Gothic" w:hAnsi="Cambria"/>
          <w:color w:val="17365D"/>
          <w:spacing w:val="5"/>
          <w:kern w:val="28"/>
          <w:sz w:val="52"/>
          <w:szCs w:val="52"/>
        </w:rPr>
        <w:t xml:space="preserve">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4DD8578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0E9A1D38" w14:textId="03C3C72D" w:rsidR="00147C1C"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9780936" w:history="1">
            <w:r w:rsidR="00147C1C" w:rsidRPr="00BD58AE">
              <w:rPr>
                <w:rStyle w:val="Hyperlink"/>
                <w:noProof/>
              </w:rPr>
              <w:t>1</w:t>
            </w:r>
            <w:r w:rsidR="00147C1C">
              <w:rPr>
                <w:rFonts w:cstheme="minorBidi"/>
                <w:noProof/>
                <w:sz w:val="24"/>
                <w:lang w:val="en-CA" w:bidi="ar-SA"/>
              </w:rPr>
              <w:tab/>
            </w:r>
            <w:r w:rsidR="00147C1C" w:rsidRPr="00BD58AE">
              <w:rPr>
                <w:rStyle w:val="Hyperlink"/>
                <w:noProof/>
              </w:rPr>
              <w:t>Purpose</w:t>
            </w:r>
            <w:r w:rsidR="00147C1C">
              <w:rPr>
                <w:noProof/>
                <w:webHidden/>
              </w:rPr>
              <w:tab/>
            </w:r>
            <w:r w:rsidR="00147C1C">
              <w:rPr>
                <w:noProof/>
                <w:webHidden/>
              </w:rPr>
              <w:fldChar w:fldCharType="begin"/>
            </w:r>
            <w:r w:rsidR="00147C1C">
              <w:rPr>
                <w:noProof/>
                <w:webHidden/>
              </w:rPr>
              <w:instrText xml:space="preserve"> PAGEREF _Toc19780936 \h </w:instrText>
            </w:r>
            <w:r w:rsidR="00147C1C">
              <w:rPr>
                <w:noProof/>
                <w:webHidden/>
              </w:rPr>
            </w:r>
            <w:r w:rsidR="00147C1C">
              <w:rPr>
                <w:noProof/>
                <w:webHidden/>
              </w:rPr>
              <w:fldChar w:fldCharType="separate"/>
            </w:r>
            <w:r w:rsidR="00147C1C">
              <w:rPr>
                <w:noProof/>
                <w:webHidden/>
              </w:rPr>
              <w:t>4</w:t>
            </w:r>
            <w:r w:rsidR="00147C1C">
              <w:rPr>
                <w:noProof/>
                <w:webHidden/>
              </w:rPr>
              <w:fldChar w:fldCharType="end"/>
            </w:r>
          </w:hyperlink>
        </w:p>
        <w:p w14:paraId="495F97AE" w14:textId="1855EE09" w:rsidR="00147C1C" w:rsidRDefault="00D4672F">
          <w:pPr>
            <w:pStyle w:val="TOC1"/>
            <w:tabs>
              <w:tab w:val="left" w:pos="400"/>
              <w:tab w:val="right" w:leader="dot" w:pos="9350"/>
            </w:tabs>
            <w:rPr>
              <w:rFonts w:cstheme="minorBidi"/>
              <w:noProof/>
              <w:sz w:val="24"/>
              <w:lang w:val="en-CA" w:bidi="ar-SA"/>
            </w:rPr>
          </w:pPr>
          <w:hyperlink w:anchor="_Toc19780937" w:history="1">
            <w:r w:rsidR="00147C1C" w:rsidRPr="00BD58AE">
              <w:rPr>
                <w:rStyle w:val="Hyperlink"/>
                <w:noProof/>
              </w:rPr>
              <w:t>2</w:t>
            </w:r>
            <w:r w:rsidR="00147C1C">
              <w:rPr>
                <w:rFonts w:cstheme="minorBidi"/>
                <w:noProof/>
                <w:sz w:val="24"/>
                <w:lang w:val="en-CA" w:bidi="ar-SA"/>
              </w:rPr>
              <w:tab/>
            </w:r>
            <w:r w:rsidR="00147C1C" w:rsidRPr="00BD58AE">
              <w:rPr>
                <w:rStyle w:val="Hyperlink"/>
                <w:noProof/>
              </w:rPr>
              <w:t>Scope</w:t>
            </w:r>
            <w:r w:rsidR="00147C1C">
              <w:rPr>
                <w:noProof/>
                <w:webHidden/>
              </w:rPr>
              <w:tab/>
            </w:r>
            <w:r w:rsidR="00147C1C">
              <w:rPr>
                <w:noProof/>
                <w:webHidden/>
              </w:rPr>
              <w:fldChar w:fldCharType="begin"/>
            </w:r>
            <w:r w:rsidR="00147C1C">
              <w:rPr>
                <w:noProof/>
                <w:webHidden/>
              </w:rPr>
              <w:instrText xml:space="preserve"> PAGEREF _Toc19780937 \h </w:instrText>
            </w:r>
            <w:r w:rsidR="00147C1C">
              <w:rPr>
                <w:noProof/>
                <w:webHidden/>
              </w:rPr>
            </w:r>
            <w:r w:rsidR="00147C1C">
              <w:rPr>
                <w:noProof/>
                <w:webHidden/>
              </w:rPr>
              <w:fldChar w:fldCharType="separate"/>
            </w:r>
            <w:r w:rsidR="00147C1C">
              <w:rPr>
                <w:noProof/>
                <w:webHidden/>
              </w:rPr>
              <w:t>4</w:t>
            </w:r>
            <w:r w:rsidR="00147C1C">
              <w:rPr>
                <w:noProof/>
                <w:webHidden/>
              </w:rPr>
              <w:fldChar w:fldCharType="end"/>
            </w:r>
          </w:hyperlink>
        </w:p>
        <w:p w14:paraId="734AB9BC" w14:textId="2857AE08" w:rsidR="00147C1C" w:rsidRDefault="00D4672F">
          <w:pPr>
            <w:pStyle w:val="TOC1"/>
            <w:tabs>
              <w:tab w:val="left" w:pos="400"/>
              <w:tab w:val="right" w:leader="dot" w:pos="9350"/>
            </w:tabs>
            <w:rPr>
              <w:rFonts w:cstheme="minorBidi"/>
              <w:noProof/>
              <w:sz w:val="24"/>
              <w:lang w:val="en-CA" w:bidi="ar-SA"/>
            </w:rPr>
          </w:pPr>
          <w:hyperlink w:anchor="_Toc19780938" w:history="1">
            <w:r w:rsidR="00147C1C" w:rsidRPr="00BD58AE">
              <w:rPr>
                <w:rStyle w:val="Hyperlink"/>
                <w:noProof/>
              </w:rPr>
              <w:t>3</w:t>
            </w:r>
            <w:r w:rsidR="00147C1C">
              <w:rPr>
                <w:rFonts w:cstheme="minorBidi"/>
                <w:noProof/>
                <w:sz w:val="24"/>
                <w:lang w:val="en-CA" w:bidi="ar-SA"/>
              </w:rPr>
              <w:tab/>
            </w:r>
            <w:r w:rsidR="00147C1C" w:rsidRPr="00BD58AE">
              <w:rPr>
                <w:rStyle w:val="Hyperlink"/>
                <w:noProof/>
              </w:rPr>
              <w:t>Role of the Ontology</w:t>
            </w:r>
            <w:r w:rsidR="00147C1C">
              <w:rPr>
                <w:noProof/>
                <w:webHidden/>
              </w:rPr>
              <w:tab/>
            </w:r>
            <w:r w:rsidR="00147C1C">
              <w:rPr>
                <w:noProof/>
                <w:webHidden/>
              </w:rPr>
              <w:fldChar w:fldCharType="begin"/>
            </w:r>
            <w:r w:rsidR="00147C1C">
              <w:rPr>
                <w:noProof/>
                <w:webHidden/>
              </w:rPr>
              <w:instrText xml:space="preserve"> PAGEREF _Toc19780938 \h </w:instrText>
            </w:r>
            <w:r w:rsidR="00147C1C">
              <w:rPr>
                <w:noProof/>
                <w:webHidden/>
              </w:rPr>
            </w:r>
            <w:r w:rsidR="00147C1C">
              <w:rPr>
                <w:noProof/>
                <w:webHidden/>
              </w:rPr>
              <w:fldChar w:fldCharType="separate"/>
            </w:r>
            <w:r w:rsidR="00147C1C">
              <w:rPr>
                <w:noProof/>
                <w:webHidden/>
              </w:rPr>
              <w:t>4</w:t>
            </w:r>
            <w:r w:rsidR="00147C1C">
              <w:rPr>
                <w:noProof/>
                <w:webHidden/>
              </w:rPr>
              <w:fldChar w:fldCharType="end"/>
            </w:r>
          </w:hyperlink>
        </w:p>
        <w:p w14:paraId="14C46519" w14:textId="4FA35C59" w:rsidR="00147C1C" w:rsidRDefault="00D4672F">
          <w:pPr>
            <w:pStyle w:val="TOC1"/>
            <w:tabs>
              <w:tab w:val="left" w:pos="400"/>
              <w:tab w:val="right" w:leader="dot" w:pos="9350"/>
            </w:tabs>
            <w:rPr>
              <w:rFonts w:cstheme="minorBidi"/>
              <w:noProof/>
              <w:sz w:val="24"/>
              <w:lang w:val="en-CA" w:bidi="ar-SA"/>
            </w:rPr>
          </w:pPr>
          <w:hyperlink w:anchor="_Toc19780939" w:history="1">
            <w:r w:rsidR="00147C1C" w:rsidRPr="00BD58AE">
              <w:rPr>
                <w:rStyle w:val="Hyperlink"/>
                <w:noProof/>
              </w:rPr>
              <w:t>4</w:t>
            </w:r>
            <w:r w:rsidR="00147C1C">
              <w:rPr>
                <w:rFonts w:cstheme="minorBidi"/>
                <w:noProof/>
                <w:sz w:val="24"/>
                <w:lang w:val="en-CA" w:bidi="ar-SA"/>
              </w:rPr>
              <w:tab/>
            </w:r>
            <w:r w:rsidR="00147C1C" w:rsidRPr="00BD58AE">
              <w:rPr>
                <w:rStyle w:val="Hyperlink"/>
                <w:noProof/>
              </w:rPr>
              <w:t>Development Process</w:t>
            </w:r>
            <w:r w:rsidR="00147C1C">
              <w:rPr>
                <w:noProof/>
                <w:webHidden/>
              </w:rPr>
              <w:tab/>
            </w:r>
            <w:r w:rsidR="00147C1C">
              <w:rPr>
                <w:noProof/>
                <w:webHidden/>
              </w:rPr>
              <w:fldChar w:fldCharType="begin"/>
            </w:r>
            <w:r w:rsidR="00147C1C">
              <w:rPr>
                <w:noProof/>
                <w:webHidden/>
              </w:rPr>
              <w:instrText xml:space="preserve"> PAGEREF _Toc19780939 \h </w:instrText>
            </w:r>
            <w:r w:rsidR="00147C1C">
              <w:rPr>
                <w:noProof/>
                <w:webHidden/>
              </w:rPr>
            </w:r>
            <w:r w:rsidR="00147C1C">
              <w:rPr>
                <w:noProof/>
                <w:webHidden/>
              </w:rPr>
              <w:fldChar w:fldCharType="separate"/>
            </w:r>
            <w:r w:rsidR="00147C1C">
              <w:rPr>
                <w:noProof/>
                <w:webHidden/>
              </w:rPr>
              <w:t>5</w:t>
            </w:r>
            <w:r w:rsidR="00147C1C">
              <w:rPr>
                <w:noProof/>
                <w:webHidden/>
              </w:rPr>
              <w:fldChar w:fldCharType="end"/>
            </w:r>
          </w:hyperlink>
        </w:p>
        <w:p w14:paraId="4D67370A" w14:textId="693892D2" w:rsidR="00147C1C" w:rsidRDefault="00D4672F">
          <w:pPr>
            <w:pStyle w:val="TOC1"/>
            <w:tabs>
              <w:tab w:val="left" w:pos="400"/>
              <w:tab w:val="right" w:leader="dot" w:pos="9350"/>
            </w:tabs>
            <w:rPr>
              <w:rFonts w:cstheme="minorBidi"/>
              <w:noProof/>
              <w:sz w:val="24"/>
              <w:lang w:val="en-CA" w:bidi="ar-SA"/>
            </w:rPr>
          </w:pPr>
          <w:hyperlink w:anchor="_Toc19780940" w:history="1">
            <w:r w:rsidR="00147C1C" w:rsidRPr="00BD58AE">
              <w:rPr>
                <w:rStyle w:val="Hyperlink"/>
                <w:noProof/>
              </w:rPr>
              <w:t>5</w:t>
            </w:r>
            <w:r w:rsidR="00147C1C">
              <w:rPr>
                <w:rFonts w:cstheme="minorBidi"/>
                <w:noProof/>
                <w:sz w:val="24"/>
                <w:lang w:val="en-CA" w:bidi="ar-SA"/>
              </w:rPr>
              <w:tab/>
            </w:r>
            <w:r w:rsidR="00147C1C" w:rsidRPr="00BD58AE">
              <w:rPr>
                <w:rStyle w:val="Hyperlink"/>
                <w:noProof/>
              </w:rPr>
              <w:t>Urban System Characteristics and Behaviour</w:t>
            </w:r>
            <w:r w:rsidR="00147C1C">
              <w:rPr>
                <w:noProof/>
                <w:webHidden/>
              </w:rPr>
              <w:tab/>
            </w:r>
            <w:r w:rsidR="00147C1C">
              <w:rPr>
                <w:noProof/>
                <w:webHidden/>
              </w:rPr>
              <w:fldChar w:fldCharType="begin"/>
            </w:r>
            <w:r w:rsidR="00147C1C">
              <w:rPr>
                <w:noProof/>
                <w:webHidden/>
              </w:rPr>
              <w:instrText xml:space="preserve"> PAGEREF _Toc19780940 \h </w:instrText>
            </w:r>
            <w:r w:rsidR="00147C1C">
              <w:rPr>
                <w:noProof/>
                <w:webHidden/>
              </w:rPr>
            </w:r>
            <w:r w:rsidR="00147C1C">
              <w:rPr>
                <w:noProof/>
                <w:webHidden/>
              </w:rPr>
              <w:fldChar w:fldCharType="separate"/>
            </w:r>
            <w:r w:rsidR="00147C1C">
              <w:rPr>
                <w:noProof/>
                <w:webHidden/>
              </w:rPr>
              <w:t>7</w:t>
            </w:r>
            <w:r w:rsidR="00147C1C">
              <w:rPr>
                <w:noProof/>
                <w:webHidden/>
              </w:rPr>
              <w:fldChar w:fldCharType="end"/>
            </w:r>
          </w:hyperlink>
        </w:p>
        <w:p w14:paraId="0BB75500" w14:textId="7D9153FA" w:rsidR="00147C1C" w:rsidRDefault="00D4672F">
          <w:pPr>
            <w:pStyle w:val="TOC2"/>
            <w:tabs>
              <w:tab w:val="left" w:pos="720"/>
              <w:tab w:val="right" w:leader="dot" w:pos="9350"/>
            </w:tabs>
            <w:rPr>
              <w:rFonts w:cstheme="minorBidi"/>
              <w:noProof/>
              <w:sz w:val="24"/>
              <w:lang w:val="en-CA" w:bidi="ar-SA"/>
            </w:rPr>
          </w:pPr>
          <w:hyperlink w:anchor="_Toc19780941" w:history="1">
            <w:r w:rsidR="00147C1C" w:rsidRPr="00BD58AE">
              <w:rPr>
                <w:rStyle w:val="Hyperlink"/>
                <w:rFonts w:ascii="Times New Roman" w:hAnsi="Times New Roman"/>
                <w:noProof/>
                <w:snapToGrid w:val="0"/>
                <w:w w:val="0"/>
              </w:rPr>
              <w:t>5.1</w:t>
            </w:r>
            <w:r w:rsidR="00147C1C">
              <w:rPr>
                <w:rFonts w:cstheme="minorBidi"/>
                <w:noProof/>
                <w:sz w:val="24"/>
                <w:lang w:val="en-CA" w:bidi="ar-SA"/>
              </w:rPr>
              <w:tab/>
            </w:r>
            <w:r w:rsidR="00147C1C" w:rsidRPr="00BD58AE">
              <w:rPr>
                <w:rStyle w:val="Hyperlink"/>
                <w:noProof/>
              </w:rPr>
              <w:t>Foundational Ontologies</w:t>
            </w:r>
            <w:r w:rsidR="00147C1C">
              <w:rPr>
                <w:noProof/>
                <w:webHidden/>
              </w:rPr>
              <w:tab/>
            </w:r>
            <w:r w:rsidR="00147C1C">
              <w:rPr>
                <w:noProof/>
                <w:webHidden/>
              </w:rPr>
              <w:fldChar w:fldCharType="begin"/>
            </w:r>
            <w:r w:rsidR="00147C1C">
              <w:rPr>
                <w:noProof/>
                <w:webHidden/>
              </w:rPr>
              <w:instrText xml:space="preserve"> PAGEREF _Toc19780941 \h </w:instrText>
            </w:r>
            <w:r w:rsidR="00147C1C">
              <w:rPr>
                <w:noProof/>
                <w:webHidden/>
              </w:rPr>
            </w:r>
            <w:r w:rsidR="00147C1C">
              <w:rPr>
                <w:noProof/>
                <w:webHidden/>
              </w:rPr>
              <w:fldChar w:fldCharType="separate"/>
            </w:r>
            <w:r w:rsidR="00147C1C">
              <w:rPr>
                <w:noProof/>
                <w:webHidden/>
              </w:rPr>
              <w:t>7</w:t>
            </w:r>
            <w:r w:rsidR="00147C1C">
              <w:rPr>
                <w:noProof/>
                <w:webHidden/>
              </w:rPr>
              <w:fldChar w:fldCharType="end"/>
            </w:r>
          </w:hyperlink>
        </w:p>
        <w:p w14:paraId="134496BA" w14:textId="5282E7F9" w:rsidR="00147C1C" w:rsidRDefault="00D4672F">
          <w:pPr>
            <w:pStyle w:val="TOC3"/>
            <w:tabs>
              <w:tab w:val="left" w:pos="1200"/>
              <w:tab w:val="right" w:leader="dot" w:pos="9350"/>
            </w:tabs>
            <w:rPr>
              <w:rFonts w:cstheme="minorBidi"/>
              <w:noProof/>
              <w:sz w:val="24"/>
              <w:lang w:val="en-CA" w:bidi="ar-SA"/>
            </w:rPr>
          </w:pPr>
          <w:hyperlink w:anchor="_Toc19780942" w:history="1">
            <w:r w:rsidR="00147C1C" w:rsidRPr="00BD58AE">
              <w:rPr>
                <w:rStyle w:val="Hyperlink"/>
                <w:noProof/>
              </w:rPr>
              <w:t>5.1.1</w:t>
            </w:r>
            <w:r w:rsidR="00147C1C">
              <w:rPr>
                <w:rFonts w:cstheme="minorBidi"/>
                <w:noProof/>
                <w:sz w:val="24"/>
                <w:lang w:val="en-CA" w:bidi="ar-SA"/>
              </w:rPr>
              <w:tab/>
            </w:r>
            <w:r w:rsidR="00147C1C" w:rsidRPr="00BD58AE">
              <w:rPr>
                <w:rStyle w:val="Hyperlink"/>
                <w:noProof/>
              </w:rPr>
              <w:t>Spatial Location Ontology</w:t>
            </w:r>
            <w:r w:rsidR="00147C1C">
              <w:rPr>
                <w:noProof/>
                <w:webHidden/>
              </w:rPr>
              <w:tab/>
            </w:r>
            <w:r w:rsidR="00147C1C">
              <w:rPr>
                <w:noProof/>
                <w:webHidden/>
              </w:rPr>
              <w:fldChar w:fldCharType="begin"/>
            </w:r>
            <w:r w:rsidR="00147C1C">
              <w:rPr>
                <w:noProof/>
                <w:webHidden/>
              </w:rPr>
              <w:instrText xml:space="preserve"> PAGEREF _Toc19780942 \h </w:instrText>
            </w:r>
            <w:r w:rsidR="00147C1C">
              <w:rPr>
                <w:noProof/>
                <w:webHidden/>
              </w:rPr>
            </w:r>
            <w:r w:rsidR="00147C1C">
              <w:rPr>
                <w:noProof/>
                <w:webHidden/>
              </w:rPr>
              <w:fldChar w:fldCharType="separate"/>
            </w:r>
            <w:r w:rsidR="00147C1C">
              <w:rPr>
                <w:noProof/>
                <w:webHidden/>
              </w:rPr>
              <w:t>7</w:t>
            </w:r>
            <w:r w:rsidR="00147C1C">
              <w:rPr>
                <w:noProof/>
                <w:webHidden/>
              </w:rPr>
              <w:fldChar w:fldCharType="end"/>
            </w:r>
          </w:hyperlink>
        </w:p>
        <w:p w14:paraId="49571A1D" w14:textId="3B465818" w:rsidR="00147C1C" w:rsidRDefault="00D4672F">
          <w:pPr>
            <w:pStyle w:val="TOC3"/>
            <w:tabs>
              <w:tab w:val="left" w:pos="1200"/>
              <w:tab w:val="right" w:leader="dot" w:pos="9350"/>
            </w:tabs>
            <w:rPr>
              <w:rFonts w:cstheme="minorBidi"/>
              <w:noProof/>
              <w:sz w:val="24"/>
              <w:lang w:val="en-CA" w:bidi="ar-SA"/>
            </w:rPr>
          </w:pPr>
          <w:hyperlink w:anchor="_Toc19780943" w:history="1">
            <w:r w:rsidR="00147C1C" w:rsidRPr="00BD58AE">
              <w:rPr>
                <w:rStyle w:val="Hyperlink"/>
                <w:noProof/>
              </w:rPr>
              <w:t>5.1.2</w:t>
            </w:r>
            <w:r w:rsidR="00147C1C">
              <w:rPr>
                <w:rFonts w:cstheme="minorBidi"/>
                <w:noProof/>
                <w:sz w:val="24"/>
                <w:lang w:val="en-CA" w:bidi="ar-SA"/>
              </w:rPr>
              <w:tab/>
            </w:r>
            <w:r w:rsidR="00147C1C" w:rsidRPr="00BD58AE">
              <w:rPr>
                <w:rStyle w:val="Hyperlink"/>
                <w:noProof/>
              </w:rPr>
              <w:t>Time Ontology</w:t>
            </w:r>
            <w:r w:rsidR="00147C1C">
              <w:rPr>
                <w:noProof/>
                <w:webHidden/>
              </w:rPr>
              <w:tab/>
            </w:r>
            <w:r w:rsidR="00147C1C">
              <w:rPr>
                <w:noProof/>
                <w:webHidden/>
              </w:rPr>
              <w:fldChar w:fldCharType="begin"/>
            </w:r>
            <w:r w:rsidR="00147C1C">
              <w:rPr>
                <w:noProof/>
                <w:webHidden/>
              </w:rPr>
              <w:instrText xml:space="preserve"> PAGEREF _Toc19780943 \h </w:instrText>
            </w:r>
            <w:r w:rsidR="00147C1C">
              <w:rPr>
                <w:noProof/>
                <w:webHidden/>
              </w:rPr>
            </w:r>
            <w:r w:rsidR="00147C1C">
              <w:rPr>
                <w:noProof/>
                <w:webHidden/>
              </w:rPr>
              <w:fldChar w:fldCharType="separate"/>
            </w:r>
            <w:r w:rsidR="00147C1C">
              <w:rPr>
                <w:noProof/>
                <w:webHidden/>
              </w:rPr>
              <w:t>10</w:t>
            </w:r>
            <w:r w:rsidR="00147C1C">
              <w:rPr>
                <w:noProof/>
                <w:webHidden/>
              </w:rPr>
              <w:fldChar w:fldCharType="end"/>
            </w:r>
          </w:hyperlink>
        </w:p>
        <w:p w14:paraId="2D919B62" w14:textId="2CD8E577" w:rsidR="00147C1C" w:rsidRDefault="00D4672F">
          <w:pPr>
            <w:pStyle w:val="TOC3"/>
            <w:tabs>
              <w:tab w:val="left" w:pos="1200"/>
              <w:tab w:val="right" w:leader="dot" w:pos="9350"/>
            </w:tabs>
            <w:rPr>
              <w:rFonts w:cstheme="minorBidi"/>
              <w:noProof/>
              <w:sz w:val="24"/>
              <w:lang w:val="en-CA" w:bidi="ar-SA"/>
            </w:rPr>
          </w:pPr>
          <w:hyperlink w:anchor="_Toc19780944" w:history="1">
            <w:r w:rsidR="00147C1C" w:rsidRPr="00BD58AE">
              <w:rPr>
                <w:rStyle w:val="Hyperlink"/>
                <w:noProof/>
              </w:rPr>
              <w:t>5.1.3</w:t>
            </w:r>
            <w:r w:rsidR="00147C1C">
              <w:rPr>
                <w:rFonts w:cstheme="minorBidi"/>
                <w:noProof/>
                <w:sz w:val="24"/>
                <w:lang w:val="en-CA" w:bidi="ar-SA"/>
              </w:rPr>
              <w:tab/>
            </w:r>
            <w:r w:rsidR="00147C1C" w:rsidRPr="00BD58AE">
              <w:rPr>
                <w:rStyle w:val="Hyperlink"/>
                <w:noProof/>
              </w:rPr>
              <w:t>Change Ontology</w:t>
            </w:r>
            <w:r w:rsidR="00147C1C">
              <w:rPr>
                <w:noProof/>
                <w:webHidden/>
              </w:rPr>
              <w:tab/>
            </w:r>
            <w:r w:rsidR="00147C1C">
              <w:rPr>
                <w:noProof/>
                <w:webHidden/>
              </w:rPr>
              <w:fldChar w:fldCharType="begin"/>
            </w:r>
            <w:r w:rsidR="00147C1C">
              <w:rPr>
                <w:noProof/>
                <w:webHidden/>
              </w:rPr>
              <w:instrText xml:space="preserve"> PAGEREF _Toc19780944 \h </w:instrText>
            </w:r>
            <w:r w:rsidR="00147C1C">
              <w:rPr>
                <w:noProof/>
                <w:webHidden/>
              </w:rPr>
            </w:r>
            <w:r w:rsidR="00147C1C">
              <w:rPr>
                <w:noProof/>
                <w:webHidden/>
              </w:rPr>
              <w:fldChar w:fldCharType="separate"/>
            </w:r>
            <w:r w:rsidR="00147C1C">
              <w:rPr>
                <w:noProof/>
                <w:webHidden/>
              </w:rPr>
              <w:t>11</w:t>
            </w:r>
            <w:r w:rsidR="00147C1C">
              <w:rPr>
                <w:noProof/>
                <w:webHidden/>
              </w:rPr>
              <w:fldChar w:fldCharType="end"/>
            </w:r>
          </w:hyperlink>
        </w:p>
        <w:p w14:paraId="4602D811" w14:textId="557A7508" w:rsidR="00147C1C" w:rsidRDefault="00D4672F">
          <w:pPr>
            <w:pStyle w:val="TOC3"/>
            <w:tabs>
              <w:tab w:val="left" w:pos="1200"/>
              <w:tab w:val="right" w:leader="dot" w:pos="9350"/>
            </w:tabs>
            <w:rPr>
              <w:rFonts w:cstheme="minorBidi"/>
              <w:noProof/>
              <w:sz w:val="24"/>
              <w:lang w:val="en-CA" w:bidi="ar-SA"/>
            </w:rPr>
          </w:pPr>
          <w:hyperlink w:anchor="_Toc19780945" w:history="1">
            <w:r w:rsidR="00147C1C" w:rsidRPr="00BD58AE">
              <w:rPr>
                <w:rStyle w:val="Hyperlink"/>
                <w:noProof/>
              </w:rPr>
              <w:t>5.1.4</w:t>
            </w:r>
            <w:r w:rsidR="00147C1C">
              <w:rPr>
                <w:rFonts w:cstheme="minorBidi"/>
                <w:noProof/>
                <w:sz w:val="24"/>
                <w:lang w:val="en-CA" w:bidi="ar-SA"/>
              </w:rPr>
              <w:tab/>
            </w:r>
            <w:r w:rsidR="00147C1C" w:rsidRPr="00BD58AE">
              <w:rPr>
                <w:rStyle w:val="Hyperlink"/>
                <w:noProof/>
              </w:rPr>
              <w:t>Activity Ontology</w:t>
            </w:r>
            <w:r w:rsidR="00147C1C">
              <w:rPr>
                <w:noProof/>
                <w:webHidden/>
              </w:rPr>
              <w:tab/>
            </w:r>
            <w:r w:rsidR="00147C1C">
              <w:rPr>
                <w:noProof/>
                <w:webHidden/>
              </w:rPr>
              <w:fldChar w:fldCharType="begin"/>
            </w:r>
            <w:r w:rsidR="00147C1C">
              <w:rPr>
                <w:noProof/>
                <w:webHidden/>
              </w:rPr>
              <w:instrText xml:space="preserve"> PAGEREF _Toc19780945 \h </w:instrText>
            </w:r>
            <w:r w:rsidR="00147C1C">
              <w:rPr>
                <w:noProof/>
                <w:webHidden/>
              </w:rPr>
            </w:r>
            <w:r w:rsidR="00147C1C">
              <w:rPr>
                <w:noProof/>
                <w:webHidden/>
              </w:rPr>
              <w:fldChar w:fldCharType="separate"/>
            </w:r>
            <w:r w:rsidR="00147C1C">
              <w:rPr>
                <w:noProof/>
                <w:webHidden/>
              </w:rPr>
              <w:t>12</w:t>
            </w:r>
            <w:r w:rsidR="00147C1C">
              <w:rPr>
                <w:noProof/>
                <w:webHidden/>
              </w:rPr>
              <w:fldChar w:fldCharType="end"/>
            </w:r>
          </w:hyperlink>
        </w:p>
        <w:p w14:paraId="7627D95E" w14:textId="4D67D4AA" w:rsidR="00147C1C" w:rsidRDefault="00D4672F">
          <w:pPr>
            <w:pStyle w:val="TOC3"/>
            <w:tabs>
              <w:tab w:val="left" w:pos="1200"/>
              <w:tab w:val="right" w:leader="dot" w:pos="9350"/>
            </w:tabs>
            <w:rPr>
              <w:rFonts w:cstheme="minorBidi"/>
              <w:noProof/>
              <w:sz w:val="24"/>
              <w:lang w:val="en-CA" w:bidi="ar-SA"/>
            </w:rPr>
          </w:pPr>
          <w:hyperlink w:anchor="_Toc19780946" w:history="1">
            <w:r w:rsidR="00147C1C" w:rsidRPr="00BD58AE">
              <w:rPr>
                <w:rStyle w:val="Hyperlink"/>
                <w:noProof/>
              </w:rPr>
              <w:t>5.1.5</w:t>
            </w:r>
            <w:r w:rsidR="00147C1C">
              <w:rPr>
                <w:rFonts w:cstheme="minorBidi"/>
                <w:noProof/>
                <w:sz w:val="24"/>
                <w:lang w:val="en-CA" w:bidi="ar-SA"/>
              </w:rPr>
              <w:tab/>
            </w:r>
            <w:r w:rsidR="00147C1C" w:rsidRPr="00BD58AE">
              <w:rPr>
                <w:rStyle w:val="Hyperlink"/>
                <w:noProof/>
              </w:rPr>
              <w:t>Resource Ontology</w:t>
            </w:r>
            <w:r w:rsidR="00147C1C">
              <w:rPr>
                <w:noProof/>
                <w:webHidden/>
              </w:rPr>
              <w:tab/>
            </w:r>
            <w:r w:rsidR="00147C1C">
              <w:rPr>
                <w:noProof/>
                <w:webHidden/>
              </w:rPr>
              <w:fldChar w:fldCharType="begin"/>
            </w:r>
            <w:r w:rsidR="00147C1C">
              <w:rPr>
                <w:noProof/>
                <w:webHidden/>
              </w:rPr>
              <w:instrText xml:space="preserve"> PAGEREF _Toc19780946 \h </w:instrText>
            </w:r>
            <w:r w:rsidR="00147C1C">
              <w:rPr>
                <w:noProof/>
                <w:webHidden/>
              </w:rPr>
            </w:r>
            <w:r w:rsidR="00147C1C">
              <w:rPr>
                <w:noProof/>
                <w:webHidden/>
              </w:rPr>
              <w:fldChar w:fldCharType="separate"/>
            </w:r>
            <w:r w:rsidR="00147C1C">
              <w:rPr>
                <w:noProof/>
                <w:webHidden/>
              </w:rPr>
              <w:t>16</w:t>
            </w:r>
            <w:r w:rsidR="00147C1C">
              <w:rPr>
                <w:noProof/>
                <w:webHidden/>
              </w:rPr>
              <w:fldChar w:fldCharType="end"/>
            </w:r>
          </w:hyperlink>
        </w:p>
        <w:p w14:paraId="71CAD924" w14:textId="1E3A7A0A" w:rsidR="00147C1C" w:rsidRDefault="00D4672F">
          <w:pPr>
            <w:pStyle w:val="TOC3"/>
            <w:tabs>
              <w:tab w:val="left" w:pos="1200"/>
              <w:tab w:val="right" w:leader="dot" w:pos="9350"/>
            </w:tabs>
            <w:rPr>
              <w:rFonts w:cstheme="minorBidi"/>
              <w:noProof/>
              <w:sz w:val="24"/>
              <w:lang w:val="en-CA" w:bidi="ar-SA"/>
            </w:rPr>
          </w:pPr>
          <w:hyperlink w:anchor="_Toc19780947" w:history="1">
            <w:r w:rsidR="00147C1C" w:rsidRPr="00BD58AE">
              <w:rPr>
                <w:rStyle w:val="Hyperlink"/>
                <w:noProof/>
              </w:rPr>
              <w:t>5.1.6</w:t>
            </w:r>
            <w:r w:rsidR="00147C1C">
              <w:rPr>
                <w:rFonts w:cstheme="minorBidi"/>
                <w:noProof/>
                <w:sz w:val="24"/>
                <w:lang w:val="en-CA" w:bidi="ar-SA"/>
              </w:rPr>
              <w:tab/>
            </w:r>
            <w:r w:rsidR="00147C1C" w:rsidRPr="00BD58AE">
              <w:rPr>
                <w:rStyle w:val="Hyperlink"/>
                <w:noProof/>
              </w:rPr>
              <w:t>Mereology Ontology</w:t>
            </w:r>
            <w:r w:rsidR="00147C1C">
              <w:rPr>
                <w:noProof/>
                <w:webHidden/>
              </w:rPr>
              <w:tab/>
            </w:r>
            <w:r w:rsidR="00147C1C">
              <w:rPr>
                <w:noProof/>
                <w:webHidden/>
              </w:rPr>
              <w:fldChar w:fldCharType="begin"/>
            </w:r>
            <w:r w:rsidR="00147C1C">
              <w:rPr>
                <w:noProof/>
                <w:webHidden/>
              </w:rPr>
              <w:instrText xml:space="preserve"> PAGEREF _Toc19780947 \h </w:instrText>
            </w:r>
            <w:r w:rsidR="00147C1C">
              <w:rPr>
                <w:noProof/>
                <w:webHidden/>
              </w:rPr>
            </w:r>
            <w:r w:rsidR="00147C1C">
              <w:rPr>
                <w:noProof/>
                <w:webHidden/>
              </w:rPr>
              <w:fldChar w:fldCharType="separate"/>
            </w:r>
            <w:r w:rsidR="00147C1C">
              <w:rPr>
                <w:noProof/>
                <w:webHidden/>
              </w:rPr>
              <w:t>17</w:t>
            </w:r>
            <w:r w:rsidR="00147C1C">
              <w:rPr>
                <w:noProof/>
                <w:webHidden/>
              </w:rPr>
              <w:fldChar w:fldCharType="end"/>
            </w:r>
          </w:hyperlink>
        </w:p>
        <w:p w14:paraId="0DF92CCC" w14:textId="5D719635" w:rsidR="00147C1C" w:rsidRDefault="00D4672F">
          <w:pPr>
            <w:pStyle w:val="TOC3"/>
            <w:tabs>
              <w:tab w:val="left" w:pos="1200"/>
              <w:tab w:val="right" w:leader="dot" w:pos="9350"/>
            </w:tabs>
            <w:rPr>
              <w:rFonts w:cstheme="minorBidi"/>
              <w:noProof/>
              <w:sz w:val="24"/>
              <w:lang w:val="en-CA" w:bidi="ar-SA"/>
            </w:rPr>
          </w:pPr>
          <w:hyperlink w:anchor="_Toc19780948" w:history="1">
            <w:r w:rsidR="00147C1C" w:rsidRPr="00BD58AE">
              <w:rPr>
                <w:rStyle w:val="Hyperlink"/>
                <w:noProof/>
              </w:rPr>
              <w:t>5.1.7</w:t>
            </w:r>
            <w:r w:rsidR="00147C1C">
              <w:rPr>
                <w:rFonts w:cstheme="minorBidi"/>
                <w:noProof/>
                <w:sz w:val="24"/>
                <w:lang w:val="en-CA" w:bidi="ar-SA"/>
              </w:rPr>
              <w:tab/>
            </w:r>
            <w:r w:rsidR="00147C1C" w:rsidRPr="00BD58AE">
              <w:rPr>
                <w:rStyle w:val="Hyperlink"/>
                <w:noProof/>
              </w:rPr>
              <w:t>Ontology of Units of Measure</w:t>
            </w:r>
            <w:r w:rsidR="00147C1C">
              <w:rPr>
                <w:noProof/>
                <w:webHidden/>
              </w:rPr>
              <w:tab/>
            </w:r>
            <w:r w:rsidR="00147C1C">
              <w:rPr>
                <w:noProof/>
                <w:webHidden/>
              </w:rPr>
              <w:fldChar w:fldCharType="begin"/>
            </w:r>
            <w:r w:rsidR="00147C1C">
              <w:rPr>
                <w:noProof/>
                <w:webHidden/>
              </w:rPr>
              <w:instrText xml:space="preserve"> PAGEREF _Toc19780948 \h </w:instrText>
            </w:r>
            <w:r w:rsidR="00147C1C">
              <w:rPr>
                <w:noProof/>
                <w:webHidden/>
              </w:rPr>
            </w:r>
            <w:r w:rsidR="00147C1C">
              <w:rPr>
                <w:noProof/>
                <w:webHidden/>
              </w:rPr>
              <w:fldChar w:fldCharType="separate"/>
            </w:r>
            <w:r w:rsidR="00147C1C">
              <w:rPr>
                <w:noProof/>
                <w:webHidden/>
              </w:rPr>
              <w:t>19</w:t>
            </w:r>
            <w:r w:rsidR="00147C1C">
              <w:rPr>
                <w:noProof/>
                <w:webHidden/>
              </w:rPr>
              <w:fldChar w:fldCharType="end"/>
            </w:r>
          </w:hyperlink>
        </w:p>
        <w:p w14:paraId="2B38452F" w14:textId="7DE05A7F" w:rsidR="00147C1C" w:rsidRDefault="00D4672F">
          <w:pPr>
            <w:pStyle w:val="TOC3"/>
            <w:tabs>
              <w:tab w:val="left" w:pos="1200"/>
              <w:tab w:val="right" w:leader="dot" w:pos="9350"/>
            </w:tabs>
            <w:rPr>
              <w:rFonts w:cstheme="minorBidi"/>
              <w:noProof/>
              <w:sz w:val="24"/>
              <w:lang w:val="en-CA" w:bidi="ar-SA"/>
            </w:rPr>
          </w:pPr>
          <w:hyperlink w:anchor="_Toc19780949" w:history="1">
            <w:r w:rsidR="00147C1C" w:rsidRPr="00BD58AE">
              <w:rPr>
                <w:rStyle w:val="Hyperlink"/>
                <w:noProof/>
              </w:rPr>
              <w:t>5.1.8</w:t>
            </w:r>
            <w:r w:rsidR="00147C1C">
              <w:rPr>
                <w:rFonts w:cstheme="minorBidi"/>
                <w:noProof/>
                <w:sz w:val="24"/>
                <w:lang w:val="en-CA" w:bidi="ar-SA"/>
              </w:rPr>
              <w:tab/>
            </w:r>
            <w:r w:rsidR="00147C1C" w:rsidRPr="00BD58AE">
              <w:rPr>
                <w:rStyle w:val="Hyperlink"/>
                <w:noProof/>
              </w:rPr>
              <w:t>Recurring Event ontology</w:t>
            </w:r>
            <w:r w:rsidR="00147C1C">
              <w:rPr>
                <w:noProof/>
                <w:webHidden/>
              </w:rPr>
              <w:tab/>
            </w:r>
            <w:r w:rsidR="00147C1C">
              <w:rPr>
                <w:noProof/>
                <w:webHidden/>
              </w:rPr>
              <w:fldChar w:fldCharType="begin"/>
            </w:r>
            <w:r w:rsidR="00147C1C">
              <w:rPr>
                <w:noProof/>
                <w:webHidden/>
              </w:rPr>
              <w:instrText xml:space="preserve"> PAGEREF _Toc19780949 \h </w:instrText>
            </w:r>
            <w:r w:rsidR="00147C1C">
              <w:rPr>
                <w:noProof/>
                <w:webHidden/>
              </w:rPr>
            </w:r>
            <w:r w:rsidR="00147C1C">
              <w:rPr>
                <w:noProof/>
                <w:webHidden/>
              </w:rPr>
              <w:fldChar w:fldCharType="separate"/>
            </w:r>
            <w:r w:rsidR="00147C1C">
              <w:rPr>
                <w:noProof/>
                <w:webHidden/>
              </w:rPr>
              <w:t>24</w:t>
            </w:r>
            <w:r w:rsidR="00147C1C">
              <w:rPr>
                <w:noProof/>
                <w:webHidden/>
              </w:rPr>
              <w:fldChar w:fldCharType="end"/>
            </w:r>
          </w:hyperlink>
        </w:p>
        <w:p w14:paraId="28C2E2F5" w14:textId="7422282E" w:rsidR="00147C1C" w:rsidRDefault="00D4672F">
          <w:pPr>
            <w:pStyle w:val="TOC3"/>
            <w:tabs>
              <w:tab w:val="left" w:pos="1200"/>
              <w:tab w:val="right" w:leader="dot" w:pos="9350"/>
            </w:tabs>
            <w:rPr>
              <w:rFonts w:cstheme="minorBidi"/>
              <w:noProof/>
              <w:sz w:val="24"/>
              <w:lang w:val="en-CA" w:bidi="ar-SA"/>
            </w:rPr>
          </w:pPr>
          <w:hyperlink w:anchor="_Toc19780950" w:history="1">
            <w:r w:rsidR="00147C1C" w:rsidRPr="00BD58AE">
              <w:rPr>
                <w:rStyle w:val="Hyperlink"/>
                <w:noProof/>
              </w:rPr>
              <w:t>5.1.9</w:t>
            </w:r>
            <w:r w:rsidR="00147C1C">
              <w:rPr>
                <w:rFonts w:cstheme="minorBidi"/>
                <w:noProof/>
                <w:sz w:val="24"/>
                <w:lang w:val="en-CA" w:bidi="ar-SA"/>
              </w:rPr>
              <w:tab/>
            </w:r>
            <w:r w:rsidR="00147C1C" w:rsidRPr="00BD58AE">
              <w:rPr>
                <w:rStyle w:val="Hyperlink"/>
                <w:noProof/>
              </w:rPr>
              <w:t>Observations Ontology</w:t>
            </w:r>
            <w:r w:rsidR="00147C1C">
              <w:rPr>
                <w:noProof/>
                <w:webHidden/>
              </w:rPr>
              <w:tab/>
            </w:r>
            <w:r w:rsidR="00147C1C">
              <w:rPr>
                <w:noProof/>
                <w:webHidden/>
              </w:rPr>
              <w:fldChar w:fldCharType="begin"/>
            </w:r>
            <w:r w:rsidR="00147C1C">
              <w:rPr>
                <w:noProof/>
                <w:webHidden/>
              </w:rPr>
              <w:instrText xml:space="preserve"> PAGEREF _Toc19780950 \h </w:instrText>
            </w:r>
            <w:r w:rsidR="00147C1C">
              <w:rPr>
                <w:noProof/>
                <w:webHidden/>
              </w:rPr>
            </w:r>
            <w:r w:rsidR="00147C1C">
              <w:rPr>
                <w:noProof/>
                <w:webHidden/>
              </w:rPr>
              <w:fldChar w:fldCharType="separate"/>
            </w:r>
            <w:r w:rsidR="00147C1C">
              <w:rPr>
                <w:noProof/>
                <w:webHidden/>
              </w:rPr>
              <w:t>27</w:t>
            </w:r>
            <w:r w:rsidR="00147C1C">
              <w:rPr>
                <w:noProof/>
                <w:webHidden/>
              </w:rPr>
              <w:fldChar w:fldCharType="end"/>
            </w:r>
          </w:hyperlink>
        </w:p>
        <w:p w14:paraId="5789A466" w14:textId="65CF7E18" w:rsidR="00147C1C" w:rsidRDefault="00D4672F">
          <w:pPr>
            <w:pStyle w:val="TOC2"/>
            <w:tabs>
              <w:tab w:val="left" w:pos="720"/>
              <w:tab w:val="right" w:leader="dot" w:pos="9350"/>
            </w:tabs>
            <w:rPr>
              <w:rFonts w:cstheme="minorBidi"/>
              <w:noProof/>
              <w:sz w:val="24"/>
              <w:lang w:val="en-CA" w:bidi="ar-SA"/>
            </w:rPr>
          </w:pPr>
          <w:hyperlink w:anchor="_Toc19780951" w:history="1">
            <w:r w:rsidR="00147C1C" w:rsidRPr="00BD58AE">
              <w:rPr>
                <w:rStyle w:val="Hyperlink"/>
                <w:rFonts w:ascii="Times New Roman" w:hAnsi="Times New Roman"/>
                <w:noProof/>
                <w:snapToGrid w:val="0"/>
                <w:w w:val="0"/>
              </w:rPr>
              <w:t>5.2</w:t>
            </w:r>
            <w:r w:rsidR="00147C1C">
              <w:rPr>
                <w:rFonts w:cstheme="minorBidi"/>
                <w:noProof/>
                <w:sz w:val="24"/>
                <w:lang w:val="en-CA" w:bidi="ar-SA"/>
              </w:rPr>
              <w:tab/>
            </w:r>
            <w:r w:rsidR="00147C1C" w:rsidRPr="00BD58AE">
              <w:rPr>
                <w:rStyle w:val="Hyperlink"/>
                <w:noProof/>
              </w:rPr>
              <w:t>Contact Ontology</w:t>
            </w:r>
            <w:r w:rsidR="00147C1C">
              <w:rPr>
                <w:noProof/>
                <w:webHidden/>
              </w:rPr>
              <w:tab/>
            </w:r>
            <w:r w:rsidR="00147C1C">
              <w:rPr>
                <w:noProof/>
                <w:webHidden/>
              </w:rPr>
              <w:fldChar w:fldCharType="begin"/>
            </w:r>
            <w:r w:rsidR="00147C1C">
              <w:rPr>
                <w:noProof/>
                <w:webHidden/>
              </w:rPr>
              <w:instrText xml:space="preserve"> PAGEREF _Toc19780951 \h </w:instrText>
            </w:r>
            <w:r w:rsidR="00147C1C">
              <w:rPr>
                <w:noProof/>
                <w:webHidden/>
              </w:rPr>
            </w:r>
            <w:r w:rsidR="00147C1C">
              <w:rPr>
                <w:noProof/>
                <w:webHidden/>
              </w:rPr>
              <w:fldChar w:fldCharType="separate"/>
            </w:r>
            <w:r w:rsidR="00147C1C">
              <w:rPr>
                <w:noProof/>
                <w:webHidden/>
              </w:rPr>
              <w:t>29</w:t>
            </w:r>
            <w:r w:rsidR="00147C1C">
              <w:rPr>
                <w:noProof/>
                <w:webHidden/>
              </w:rPr>
              <w:fldChar w:fldCharType="end"/>
            </w:r>
          </w:hyperlink>
        </w:p>
        <w:p w14:paraId="5674BD43" w14:textId="13ACE585" w:rsidR="00147C1C" w:rsidRDefault="00D4672F">
          <w:pPr>
            <w:pStyle w:val="TOC2"/>
            <w:tabs>
              <w:tab w:val="left" w:pos="720"/>
              <w:tab w:val="right" w:leader="dot" w:pos="9350"/>
            </w:tabs>
            <w:rPr>
              <w:rFonts w:cstheme="minorBidi"/>
              <w:noProof/>
              <w:sz w:val="24"/>
              <w:lang w:val="en-CA" w:bidi="ar-SA"/>
            </w:rPr>
          </w:pPr>
          <w:hyperlink w:anchor="_Toc19780952" w:history="1">
            <w:r w:rsidR="00147C1C" w:rsidRPr="00BD58AE">
              <w:rPr>
                <w:rStyle w:val="Hyperlink"/>
                <w:rFonts w:ascii="Times New Roman" w:hAnsi="Times New Roman"/>
                <w:noProof/>
                <w:snapToGrid w:val="0"/>
                <w:w w:val="0"/>
              </w:rPr>
              <w:t>5.3</w:t>
            </w:r>
            <w:r w:rsidR="00147C1C">
              <w:rPr>
                <w:rFonts w:cstheme="minorBidi"/>
                <w:noProof/>
                <w:sz w:val="24"/>
                <w:lang w:val="en-CA" w:bidi="ar-SA"/>
              </w:rPr>
              <w:tab/>
            </w:r>
            <w:r w:rsidR="00147C1C" w:rsidRPr="00BD58AE">
              <w:rPr>
                <w:rStyle w:val="Hyperlink"/>
                <w:noProof/>
              </w:rPr>
              <w:t>Person Ontology</w:t>
            </w:r>
            <w:r w:rsidR="00147C1C">
              <w:rPr>
                <w:noProof/>
                <w:webHidden/>
              </w:rPr>
              <w:tab/>
            </w:r>
            <w:r w:rsidR="00147C1C">
              <w:rPr>
                <w:noProof/>
                <w:webHidden/>
              </w:rPr>
              <w:fldChar w:fldCharType="begin"/>
            </w:r>
            <w:r w:rsidR="00147C1C">
              <w:rPr>
                <w:noProof/>
                <w:webHidden/>
              </w:rPr>
              <w:instrText xml:space="preserve"> PAGEREF _Toc19780952 \h </w:instrText>
            </w:r>
            <w:r w:rsidR="00147C1C">
              <w:rPr>
                <w:noProof/>
                <w:webHidden/>
              </w:rPr>
            </w:r>
            <w:r w:rsidR="00147C1C">
              <w:rPr>
                <w:noProof/>
                <w:webHidden/>
              </w:rPr>
              <w:fldChar w:fldCharType="separate"/>
            </w:r>
            <w:r w:rsidR="00147C1C">
              <w:rPr>
                <w:noProof/>
                <w:webHidden/>
              </w:rPr>
              <w:t>30</w:t>
            </w:r>
            <w:r w:rsidR="00147C1C">
              <w:rPr>
                <w:noProof/>
                <w:webHidden/>
              </w:rPr>
              <w:fldChar w:fldCharType="end"/>
            </w:r>
          </w:hyperlink>
        </w:p>
        <w:p w14:paraId="578D95DF" w14:textId="6369F474" w:rsidR="00147C1C" w:rsidRDefault="00D4672F">
          <w:pPr>
            <w:pStyle w:val="TOC2"/>
            <w:tabs>
              <w:tab w:val="left" w:pos="720"/>
              <w:tab w:val="right" w:leader="dot" w:pos="9350"/>
            </w:tabs>
            <w:rPr>
              <w:rFonts w:cstheme="minorBidi"/>
              <w:noProof/>
              <w:sz w:val="24"/>
              <w:lang w:val="en-CA" w:bidi="ar-SA"/>
            </w:rPr>
          </w:pPr>
          <w:hyperlink w:anchor="_Toc19780953" w:history="1">
            <w:r w:rsidR="00147C1C" w:rsidRPr="00BD58AE">
              <w:rPr>
                <w:rStyle w:val="Hyperlink"/>
                <w:rFonts w:ascii="Times New Roman" w:hAnsi="Times New Roman"/>
                <w:noProof/>
                <w:snapToGrid w:val="0"/>
                <w:w w:val="0"/>
              </w:rPr>
              <w:t>5.4</w:t>
            </w:r>
            <w:r w:rsidR="00147C1C">
              <w:rPr>
                <w:rFonts w:cstheme="minorBidi"/>
                <w:noProof/>
                <w:sz w:val="24"/>
                <w:lang w:val="en-CA" w:bidi="ar-SA"/>
              </w:rPr>
              <w:tab/>
            </w:r>
            <w:r w:rsidR="00147C1C" w:rsidRPr="00BD58AE">
              <w:rPr>
                <w:rStyle w:val="Hyperlink"/>
                <w:noProof/>
              </w:rPr>
              <w:t>Household Ontology</w:t>
            </w:r>
            <w:r w:rsidR="00147C1C">
              <w:rPr>
                <w:noProof/>
                <w:webHidden/>
              </w:rPr>
              <w:tab/>
            </w:r>
            <w:r w:rsidR="00147C1C">
              <w:rPr>
                <w:noProof/>
                <w:webHidden/>
              </w:rPr>
              <w:fldChar w:fldCharType="begin"/>
            </w:r>
            <w:r w:rsidR="00147C1C">
              <w:rPr>
                <w:noProof/>
                <w:webHidden/>
              </w:rPr>
              <w:instrText xml:space="preserve"> PAGEREF _Toc19780953 \h </w:instrText>
            </w:r>
            <w:r w:rsidR="00147C1C">
              <w:rPr>
                <w:noProof/>
                <w:webHidden/>
              </w:rPr>
            </w:r>
            <w:r w:rsidR="00147C1C">
              <w:rPr>
                <w:noProof/>
                <w:webHidden/>
              </w:rPr>
              <w:fldChar w:fldCharType="separate"/>
            </w:r>
            <w:r w:rsidR="00147C1C">
              <w:rPr>
                <w:noProof/>
                <w:webHidden/>
              </w:rPr>
              <w:t>31</w:t>
            </w:r>
            <w:r w:rsidR="00147C1C">
              <w:rPr>
                <w:noProof/>
                <w:webHidden/>
              </w:rPr>
              <w:fldChar w:fldCharType="end"/>
            </w:r>
          </w:hyperlink>
        </w:p>
        <w:p w14:paraId="6DBB6061" w14:textId="09E741FA" w:rsidR="00147C1C" w:rsidRDefault="00D4672F">
          <w:pPr>
            <w:pStyle w:val="TOC2"/>
            <w:tabs>
              <w:tab w:val="left" w:pos="720"/>
              <w:tab w:val="right" w:leader="dot" w:pos="9350"/>
            </w:tabs>
            <w:rPr>
              <w:rFonts w:cstheme="minorBidi"/>
              <w:noProof/>
              <w:sz w:val="24"/>
              <w:lang w:val="en-CA" w:bidi="ar-SA"/>
            </w:rPr>
          </w:pPr>
          <w:hyperlink w:anchor="_Toc19780954" w:history="1">
            <w:r w:rsidR="00147C1C" w:rsidRPr="00BD58AE">
              <w:rPr>
                <w:rStyle w:val="Hyperlink"/>
                <w:rFonts w:ascii="Times New Roman" w:hAnsi="Times New Roman"/>
                <w:noProof/>
                <w:snapToGrid w:val="0"/>
                <w:w w:val="0"/>
              </w:rPr>
              <w:t>5.5</w:t>
            </w:r>
            <w:r w:rsidR="00147C1C">
              <w:rPr>
                <w:rFonts w:cstheme="minorBidi"/>
                <w:noProof/>
                <w:sz w:val="24"/>
                <w:lang w:val="en-CA" w:bidi="ar-SA"/>
              </w:rPr>
              <w:tab/>
            </w:r>
            <w:r w:rsidR="00147C1C" w:rsidRPr="00BD58AE">
              <w:rPr>
                <w:rStyle w:val="Hyperlink"/>
                <w:noProof/>
              </w:rPr>
              <w:t>Organization Ontology</w:t>
            </w:r>
            <w:r w:rsidR="00147C1C">
              <w:rPr>
                <w:noProof/>
                <w:webHidden/>
              </w:rPr>
              <w:tab/>
            </w:r>
            <w:r w:rsidR="00147C1C">
              <w:rPr>
                <w:noProof/>
                <w:webHidden/>
              </w:rPr>
              <w:fldChar w:fldCharType="begin"/>
            </w:r>
            <w:r w:rsidR="00147C1C">
              <w:rPr>
                <w:noProof/>
                <w:webHidden/>
              </w:rPr>
              <w:instrText xml:space="preserve"> PAGEREF _Toc19780954 \h </w:instrText>
            </w:r>
            <w:r w:rsidR="00147C1C">
              <w:rPr>
                <w:noProof/>
                <w:webHidden/>
              </w:rPr>
            </w:r>
            <w:r w:rsidR="00147C1C">
              <w:rPr>
                <w:noProof/>
                <w:webHidden/>
              </w:rPr>
              <w:fldChar w:fldCharType="separate"/>
            </w:r>
            <w:r w:rsidR="00147C1C">
              <w:rPr>
                <w:noProof/>
                <w:webHidden/>
              </w:rPr>
              <w:t>34</w:t>
            </w:r>
            <w:r w:rsidR="00147C1C">
              <w:rPr>
                <w:noProof/>
                <w:webHidden/>
              </w:rPr>
              <w:fldChar w:fldCharType="end"/>
            </w:r>
          </w:hyperlink>
        </w:p>
        <w:p w14:paraId="486D574F" w14:textId="64033DC3" w:rsidR="00147C1C" w:rsidRDefault="00D4672F">
          <w:pPr>
            <w:pStyle w:val="TOC2"/>
            <w:tabs>
              <w:tab w:val="left" w:pos="720"/>
              <w:tab w:val="right" w:leader="dot" w:pos="9350"/>
            </w:tabs>
            <w:rPr>
              <w:rFonts w:cstheme="minorBidi"/>
              <w:noProof/>
              <w:sz w:val="24"/>
              <w:lang w:val="en-CA" w:bidi="ar-SA"/>
            </w:rPr>
          </w:pPr>
          <w:hyperlink w:anchor="_Toc19780955" w:history="1">
            <w:r w:rsidR="00147C1C" w:rsidRPr="00BD58AE">
              <w:rPr>
                <w:rStyle w:val="Hyperlink"/>
                <w:rFonts w:ascii="Times New Roman" w:hAnsi="Times New Roman"/>
                <w:noProof/>
                <w:snapToGrid w:val="0"/>
                <w:w w:val="0"/>
              </w:rPr>
              <w:t>5.6</w:t>
            </w:r>
            <w:r w:rsidR="00147C1C">
              <w:rPr>
                <w:rFonts w:cstheme="minorBidi"/>
                <w:noProof/>
                <w:sz w:val="24"/>
                <w:lang w:val="en-CA" w:bidi="ar-SA"/>
              </w:rPr>
              <w:tab/>
            </w:r>
            <w:r w:rsidR="00147C1C" w:rsidRPr="00BD58AE">
              <w:rPr>
                <w:rStyle w:val="Hyperlink"/>
                <w:noProof/>
              </w:rPr>
              <w:t>Building Ontology</w:t>
            </w:r>
            <w:r w:rsidR="00147C1C">
              <w:rPr>
                <w:noProof/>
                <w:webHidden/>
              </w:rPr>
              <w:tab/>
            </w:r>
            <w:r w:rsidR="00147C1C">
              <w:rPr>
                <w:noProof/>
                <w:webHidden/>
              </w:rPr>
              <w:fldChar w:fldCharType="begin"/>
            </w:r>
            <w:r w:rsidR="00147C1C">
              <w:rPr>
                <w:noProof/>
                <w:webHidden/>
              </w:rPr>
              <w:instrText xml:space="preserve"> PAGEREF _Toc19780955 \h </w:instrText>
            </w:r>
            <w:r w:rsidR="00147C1C">
              <w:rPr>
                <w:noProof/>
                <w:webHidden/>
              </w:rPr>
            </w:r>
            <w:r w:rsidR="00147C1C">
              <w:rPr>
                <w:noProof/>
                <w:webHidden/>
              </w:rPr>
              <w:fldChar w:fldCharType="separate"/>
            </w:r>
            <w:r w:rsidR="00147C1C">
              <w:rPr>
                <w:noProof/>
                <w:webHidden/>
              </w:rPr>
              <w:t>37</w:t>
            </w:r>
            <w:r w:rsidR="00147C1C">
              <w:rPr>
                <w:noProof/>
                <w:webHidden/>
              </w:rPr>
              <w:fldChar w:fldCharType="end"/>
            </w:r>
          </w:hyperlink>
        </w:p>
        <w:p w14:paraId="25BB4519" w14:textId="009CC1F4" w:rsidR="00147C1C" w:rsidRDefault="00D4672F">
          <w:pPr>
            <w:pStyle w:val="TOC2"/>
            <w:tabs>
              <w:tab w:val="left" w:pos="720"/>
              <w:tab w:val="right" w:leader="dot" w:pos="9350"/>
            </w:tabs>
            <w:rPr>
              <w:rFonts w:cstheme="minorBidi"/>
              <w:noProof/>
              <w:sz w:val="24"/>
              <w:lang w:val="en-CA" w:bidi="ar-SA"/>
            </w:rPr>
          </w:pPr>
          <w:hyperlink w:anchor="_Toc19780956" w:history="1">
            <w:r w:rsidR="00147C1C" w:rsidRPr="00BD58AE">
              <w:rPr>
                <w:rStyle w:val="Hyperlink"/>
                <w:rFonts w:ascii="Times New Roman" w:hAnsi="Times New Roman"/>
                <w:noProof/>
                <w:snapToGrid w:val="0"/>
                <w:w w:val="0"/>
              </w:rPr>
              <w:t>5.7</w:t>
            </w:r>
            <w:r w:rsidR="00147C1C">
              <w:rPr>
                <w:rFonts w:cstheme="minorBidi"/>
                <w:noProof/>
                <w:sz w:val="24"/>
                <w:lang w:val="en-CA" w:bidi="ar-SA"/>
              </w:rPr>
              <w:tab/>
            </w:r>
            <w:r w:rsidR="00147C1C" w:rsidRPr="00BD58AE">
              <w:rPr>
                <w:rStyle w:val="Hyperlink"/>
                <w:noProof/>
              </w:rPr>
              <w:t>Vehicle Ontology</w:t>
            </w:r>
            <w:r w:rsidR="00147C1C">
              <w:rPr>
                <w:noProof/>
                <w:webHidden/>
              </w:rPr>
              <w:tab/>
            </w:r>
            <w:r w:rsidR="00147C1C">
              <w:rPr>
                <w:noProof/>
                <w:webHidden/>
              </w:rPr>
              <w:fldChar w:fldCharType="begin"/>
            </w:r>
            <w:r w:rsidR="00147C1C">
              <w:rPr>
                <w:noProof/>
                <w:webHidden/>
              </w:rPr>
              <w:instrText xml:space="preserve"> PAGEREF _Toc19780956 \h </w:instrText>
            </w:r>
            <w:r w:rsidR="00147C1C">
              <w:rPr>
                <w:noProof/>
                <w:webHidden/>
              </w:rPr>
            </w:r>
            <w:r w:rsidR="00147C1C">
              <w:rPr>
                <w:noProof/>
                <w:webHidden/>
              </w:rPr>
              <w:fldChar w:fldCharType="separate"/>
            </w:r>
            <w:r w:rsidR="00147C1C">
              <w:rPr>
                <w:noProof/>
                <w:webHidden/>
              </w:rPr>
              <w:t>39</w:t>
            </w:r>
            <w:r w:rsidR="00147C1C">
              <w:rPr>
                <w:noProof/>
                <w:webHidden/>
              </w:rPr>
              <w:fldChar w:fldCharType="end"/>
            </w:r>
          </w:hyperlink>
        </w:p>
        <w:p w14:paraId="1C5689EE" w14:textId="51D17FCB" w:rsidR="00147C1C" w:rsidRDefault="00D4672F">
          <w:pPr>
            <w:pStyle w:val="TOC2"/>
            <w:tabs>
              <w:tab w:val="left" w:pos="720"/>
              <w:tab w:val="right" w:leader="dot" w:pos="9350"/>
            </w:tabs>
            <w:rPr>
              <w:rFonts w:cstheme="minorBidi"/>
              <w:noProof/>
              <w:sz w:val="24"/>
              <w:lang w:val="en-CA" w:bidi="ar-SA"/>
            </w:rPr>
          </w:pPr>
          <w:hyperlink w:anchor="_Toc19780957" w:history="1">
            <w:r w:rsidR="00147C1C" w:rsidRPr="00BD58AE">
              <w:rPr>
                <w:rStyle w:val="Hyperlink"/>
                <w:rFonts w:ascii="Times New Roman" w:hAnsi="Times New Roman"/>
                <w:noProof/>
                <w:snapToGrid w:val="0"/>
                <w:w w:val="0"/>
              </w:rPr>
              <w:t>5.8</w:t>
            </w:r>
            <w:r w:rsidR="00147C1C">
              <w:rPr>
                <w:rFonts w:cstheme="minorBidi"/>
                <w:noProof/>
                <w:sz w:val="24"/>
                <w:lang w:val="en-CA" w:bidi="ar-SA"/>
              </w:rPr>
              <w:tab/>
            </w:r>
            <w:r w:rsidR="00147C1C" w:rsidRPr="00BD58AE">
              <w:rPr>
                <w:rStyle w:val="Hyperlink"/>
                <w:noProof/>
              </w:rPr>
              <w:t>Transportation System Ontology</w:t>
            </w:r>
            <w:r w:rsidR="00147C1C">
              <w:rPr>
                <w:noProof/>
                <w:webHidden/>
              </w:rPr>
              <w:tab/>
            </w:r>
            <w:r w:rsidR="00147C1C">
              <w:rPr>
                <w:noProof/>
                <w:webHidden/>
              </w:rPr>
              <w:fldChar w:fldCharType="begin"/>
            </w:r>
            <w:r w:rsidR="00147C1C">
              <w:rPr>
                <w:noProof/>
                <w:webHidden/>
              </w:rPr>
              <w:instrText xml:space="preserve"> PAGEREF _Toc19780957 \h </w:instrText>
            </w:r>
            <w:r w:rsidR="00147C1C">
              <w:rPr>
                <w:noProof/>
                <w:webHidden/>
              </w:rPr>
            </w:r>
            <w:r w:rsidR="00147C1C">
              <w:rPr>
                <w:noProof/>
                <w:webHidden/>
              </w:rPr>
              <w:fldChar w:fldCharType="separate"/>
            </w:r>
            <w:r w:rsidR="00147C1C">
              <w:rPr>
                <w:noProof/>
                <w:webHidden/>
              </w:rPr>
              <w:t>41</w:t>
            </w:r>
            <w:r w:rsidR="00147C1C">
              <w:rPr>
                <w:noProof/>
                <w:webHidden/>
              </w:rPr>
              <w:fldChar w:fldCharType="end"/>
            </w:r>
          </w:hyperlink>
        </w:p>
        <w:p w14:paraId="3EF62BA1" w14:textId="1B63A5A9" w:rsidR="00147C1C" w:rsidRDefault="00D4672F">
          <w:pPr>
            <w:pStyle w:val="TOC3"/>
            <w:tabs>
              <w:tab w:val="left" w:pos="1200"/>
              <w:tab w:val="right" w:leader="dot" w:pos="9350"/>
            </w:tabs>
            <w:rPr>
              <w:rFonts w:cstheme="minorBidi"/>
              <w:noProof/>
              <w:sz w:val="24"/>
              <w:lang w:val="en-CA" w:bidi="ar-SA"/>
            </w:rPr>
          </w:pPr>
          <w:hyperlink w:anchor="_Toc19780958" w:history="1">
            <w:r w:rsidR="00147C1C" w:rsidRPr="00BD58AE">
              <w:rPr>
                <w:rStyle w:val="Hyperlink"/>
                <w:noProof/>
              </w:rPr>
              <w:t>5.8.1</w:t>
            </w:r>
            <w:r w:rsidR="00147C1C">
              <w:rPr>
                <w:rFonts w:cstheme="minorBidi"/>
                <w:noProof/>
                <w:sz w:val="24"/>
                <w:lang w:val="en-CA" w:bidi="ar-SA"/>
              </w:rPr>
              <w:tab/>
            </w:r>
            <w:r w:rsidR="00147C1C" w:rsidRPr="00BD58AE">
              <w:rPr>
                <w:rStyle w:val="Hyperlink"/>
                <w:noProof/>
              </w:rPr>
              <w:t>Travel Costs</w:t>
            </w:r>
            <w:r w:rsidR="00147C1C">
              <w:rPr>
                <w:noProof/>
                <w:webHidden/>
              </w:rPr>
              <w:tab/>
            </w:r>
            <w:r w:rsidR="00147C1C">
              <w:rPr>
                <w:noProof/>
                <w:webHidden/>
              </w:rPr>
              <w:fldChar w:fldCharType="begin"/>
            </w:r>
            <w:r w:rsidR="00147C1C">
              <w:rPr>
                <w:noProof/>
                <w:webHidden/>
              </w:rPr>
              <w:instrText xml:space="preserve"> PAGEREF _Toc19780958 \h </w:instrText>
            </w:r>
            <w:r w:rsidR="00147C1C">
              <w:rPr>
                <w:noProof/>
                <w:webHidden/>
              </w:rPr>
            </w:r>
            <w:r w:rsidR="00147C1C">
              <w:rPr>
                <w:noProof/>
                <w:webHidden/>
              </w:rPr>
              <w:fldChar w:fldCharType="separate"/>
            </w:r>
            <w:r w:rsidR="00147C1C">
              <w:rPr>
                <w:noProof/>
                <w:webHidden/>
              </w:rPr>
              <w:t>49</w:t>
            </w:r>
            <w:r w:rsidR="00147C1C">
              <w:rPr>
                <w:noProof/>
                <w:webHidden/>
              </w:rPr>
              <w:fldChar w:fldCharType="end"/>
            </w:r>
          </w:hyperlink>
        </w:p>
        <w:p w14:paraId="04F493DD" w14:textId="5E8FFC60" w:rsidR="00147C1C" w:rsidRDefault="00D4672F">
          <w:pPr>
            <w:pStyle w:val="TOC2"/>
            <w:tabs>
              <w:tab w:val="left" w:pos="720"/>
              <w:tab w:val="right" w:leader="dot" w:pos="9350"/>
            </w:tabs>
            <w:rPr>
              <w:rFonts w:cstheme="minorBidi"/>
              <w:noProof/>
              <w:sz w:val="24"/>
              <w:lang w:val="en-CA" w:bidi="ar-SA"/>
            </w:rPr>
          </w:pPr>
          <w:hyperlink w:anchor="_Toc19780959" w:history="1">
            <w:r w:rsidR="00147C1C" w:rsidRPr="00BD58AE">
              <w:rPr>
                <w:rStyle w:val="Hyperlink"/>
                <w:rFonts w:ascii="Times New Roman" w:hAnsi="Times New Roman"/>
                <w:noProof/>
                <w:snapToGrid w:val="0"/>
                <w:w w:val="0"/>
              </w:rPr>
              <w:t>5.9</w:t>
            </w:r>
            <w:r w:rsidR="00147C1C">
              <w:rPr>
                <w:rFonts w:cstheme="minorBidi"/>
                <w:noProof/>
                <w:sz w:val="24"/>
                <w:lang w:val="en-CA" w:bidi="ar-SA"/>
              </w:rPr>
              <w:tab/>
            </w:r>
            <w:r w:rsidR="00147C1C" w:rsidRPr="00BD58AE">
              <w:rPr>
                <w:rStyle w:val="Hyperlink"/>
                <w:noProof/>
              </w:rPr>
              <w:t>Parking Ontology</w:t>
            </w:r>
            <w:r w:rsidR="00147C1C">
              <w:rPr>
                <w:noProof/>
                <w:webHidden/>
              </w:rPr>
              <w:tab/>
            </w:r>
            <w:r w:rsidR="00147C1C">
              <w:rPr>
                <w:noProof/>
                <w:webHidden/>
              </w:rPr>
              <w:fldChar w:fldCharType="begin"/>
            </w:r>
            <w:r w:rsidR="00147C1C">
              <w:rPr>
                <w:noProof/>
                <w:webHidden/>
              </w:rPr>
              <w:instrText xml:space="preserve"> PAGEREF _Toc19780959 \h </w:instrText>
            </w:r>
            <w:r w:rsidR="00147C1C">
              <w:rPr>
                <w:noProof/>
                <w:webHidden/>
              </w:rPr>
            </w:r>
            <w:r w:rsidR="00147C1C">
              <w:rPr>
                <w:noProof/>
                <w:webHidden/>
              </w:rPr>
              <w:fldChar w:fldCharType="separate"/>
            </w:r>
            <w:r w:rsidR="00147C1C">
              <w:rPr>
                <w:noProof/>
                <w:webHidden/>
              </w:rPr>
              <w:t>50</w:t>
            </w:r>
            <w:r w:rsidR="00147C1C">
              <w:rPr>
                <w:noProof/>
                <w:webHidden/>
              </w:rPr>
              <w:fldChar w:fldCharType="end"/>
            </w:r>
          </w:hyperlink>
        </w:p>
        <w:p w14:paraId="35D926A1" w14:textId="685BA478" w:rsidR="00147C1C" w:rsidRDefault="00D4672F">
          <w:pPr>
            <w:pStyle w:val="TOC2"/>
            <w:tabs>
              <w:tab w:val="left" w:pos="960"/>
              <w:tab w:val="right" w:leader="dot" w:pos="9350"/>
            </w:tabs>
            <w:rPr>
              <w:rFonts w:cstheme="minorBidi"/>
              <w:noProof/>
              <w:sz w:val="24"/>
              <w:lang w:val="en-CA" w:bidi="ar-SA"/>
            </w:rPr>
          </w:pPr>
          <w:hyperlink w:anchor="_Toc19780960" w:history="1">
            <w:r w:rsidR="00147C1C" w:rsidRPr="00BD58AE">
              <w:rPr>
                <w:rStyle w:val="Hyperlink"/>
                <w:rFonts w:ascii="Times New Roman" w:hAnsi="Times New Roman"/>
                <w:noProof/>
                <w:snapToGrid w:val="0"/>
                <w:w w:val="0"/>
              </w:rPr>
              <w:t>5.10</w:t>
            </w:r>
            <w:r w:rsidR="00147C1C">
              <w:rPr>
                <w:rFonts w:cstheme="minorBidi"/>
                <w:noProof/>
                <w:sz w:val="24"/>
                <w:lang w:val="en-CA" w:bidi="ar-SA"/>
              </w:rPr>
              <w:tab/>
            </w:r>
            <w:r w:rsidR="00147C1C" w:rsidRPr="00BD58AE">
              <w:rPr>
                <w:rStyle w:val="Hyperlink"/>
                <w:noProof/>
              </w:rPr>
              <w:t>Public Transit Ontology</w:t>
            </w:r>
            <w:r w:rsidR="00147C1C">
              <w:rPr>
                <w:noProof/>
                <w:webHidden/>
              </w:rPr>
              <w:tab/>
            </w:r>
            <w:r w:rsidR="00147C1C">
              <w:rPr>
                <w:noProof/>
                <w:webHidden/>
              </w:rPr>
              <w:fldChar w:fldCharType="begin"/>
            </w:r>
            <w:r w:rsidR="00147C1C">
              <w:rPr>
                <w:noProof/>
                <w:webHidden/>
              </w:rPr>
              <w:instrText xml:space="preserve"> PAGEREF _Toc19780960 \h </w:instrText>
            </w:r>
            <w:r w:rsidR="00147C1C">
              <w:rPr>
                <w:noProof/>
                <w:webHidden/>
              </w:rPr>
            </w:r>
            <w:r w:rsidR="00147C1C">
              <w:rPr>
                <w:noProof/>
                <w:webHidden/>
              </w:rPr>
              <w:fldChar w:fldCharType="separate"/>
            </w:r>
            <w:r w:rsidR="00147C1C">
              <w:rPr>
                <w:noProof/>
                <w:webHidden/>
              </w:rPr>
              <w:t>54</w:t>
            </w:r>
            <w:r w:rsidR="00147C1C">
              <w:rPr>
                <w:noProof/>
                <w:webHidden/>
              </w:rPr>
              <w:fldChar w:fldCharType="end"/>
            </w:r>
          </w:hyperlink>
        </w:p>
        <w:p w14:paraId="66ABC1CE" w14:textId="33B5AA61" w:rsidR="00147C1C" w:rsidRDefault="00D4672F">
          <w:pPr>
            <w:pStyle w:val="TOC2"/>
            <w:tabs>
              <w:tab w:val="left" w:pos="960"/>
              <w:tab w:val="right" w:leader="dot" w:pos="9350"/>
            </w:tabs>
            <w:rPr>
              <w:rFonts w:cstheme="minorBidi"/>
              <w:noProof/>
              <w:sz w:val="24"/>
              <w:lang w:val="en-CA" w:bidi="ar-SA"/>
            </w:rPr>
          </w:pPr>
          <w:hyperlink w:anchor="_Toc19780961" w:history="1">
            <w:r w:rsidR="00147C1C" w:rsidRPr="00BD58AE">
              <w:rPr>
                <w:rStyle w:val="Hyperlink"/>
                <w:rFonts w:ascii="Times New Roman" w:hAnsi="Times New Roman"/>
                <w:noProof/>
                <w:snapToGrid w:val="0"/>
                <w:w w:val="0"/>
              </w:rPr>
              <w:t>5.11</w:t>
            </w:r>
            <w:r w:rsidR="00147C1C">
              <w:rPr>
                <w:rFonts w:cstheme="minorBidi"/>
                <w:noProof/>
                <w:sz w:val="24"/>
                <w:lang w:val="en-CA" w:bidi="ar-SA"/>
              </w:rPr>
              <w:tab/>
            </w:r>
            <w:r w:rsidR="00147C1C" w:rsidRPr="00BD58AE">
              <w:rPr>
                <w:rStyle w:val="Hyperlink"/>
                <w:noProof/>
              </w:rPr>
              <w:t>Land Use Ontology</w:t>
            </w:r>
            <w:r w:rsidR="00147C1C">
              <w:rPr>
                <w:noProof/>
                <w:webHidden/>
              </w:rPr>
              <w:tab/>
            </w:r>
            <w:r w:rsidR="00147C1C">
              <w:rPr>
                <w:noProof/>
                <w:webHidden/>
              </w:rPr>
              <w:fldChar w:fldCharType="begin"/>
            </w:r>
            <w:r w:rsidR="00147C1C">
              <w:rPr>
                <w:noProof/>
                <w:webHidden/>
              </w:rPr>
              <w:instrText xml:space="preserve"> PAGEREF _Toc19780961 \h </w:instrText>
            </w:r>
            <w:r w:rsidR="00147C1C">
              <w:rPr>
                <w:noProof/>
                <w:webHidden/>
              </w:rPr>
            </w:r>
            <w:r w:rsidR="00147C1C">
              <w:rPr>
                <w:noProof/>
                <w:webHidden/>
              </w:rPr>
              <w:fldChar w:fldCharType="separate"/>
            </w:r>
            <w:r w:rsidR="00147C1C">
              <w:rPr>
                <w:noProof/>
                <w:webHidden/>
              </w:rPr>
              <w:t>58</w:t>
            </w:r>
            <w:r w:rsidR="00147C1C">
              <w:rPr>
                <w:noProof/>
                <w:webHidden/>
              </w:rPr>
              <w:fldChar w:fldCharType="end"/>
            </w:r>
          </w:hyperlink>
        </w:p>
        <w:p w14:paraId="6636FB70" w14:textId="1508B836" w:rsidR="00147C1C" w:rsidRDefault="00D4672F">
          <w:pPr>
            <w:pStyle w:val="TOC2"/>
            <w:tabs>
              <w:tab w:val="left" w:pos="960"/>
              <w:tab w:val="right" w:leader="dot" w:pos="9350"/>
            </w:tabs>
            <w:rPr>
              <w:rFonts w:cstheme="minorBidi"/>
              <w:noProof/>
              <w:sz w:val="24"/>
              <w:lang w:val="en-CA" w:bidi="ar-SA"/>
            </w:rPr>
          </w:pPr>
          <w:hyperlink w:anchor="_Toc19780962" w:history="1">
            <w:r w:rsidR="00147C1C" w:rsidRPr="00BD58AE">
              <w:rPr>
                <w:rStyle w:val="Hyperlink"/>
                <w:rFonts w:ascii="Times New Roman" w:hAnsi="Times New Roman"/>
                <w:noProof/>
                <w:snapToGrid w:val="0"/>
                <w:w w:val="0"/>
              </w:rPr>
              <w:t>5.12</w:t>
            </w:r>
            <w:r w:rsidR="00147C1C">
              <w:rPr>
                <w:rFonts w:cstheme="minorBidi"/>
                <w:noProof/>
                <w:sz w:val="24"/>
                <w:lang w:val="en-CA" w:bidi="ar-SA"/>
              </w:rPr>
              <w:tab/>
            </w:r>
            <w:r w:rsidR="00147C1C" w:rsidRPr="00BD58AE">
              <w:rPr>
                <w:rStyle w:val="Hyperlink"/>
                <w:noProof/>
              </w:rPr>
              <w:t>Trip Ontology</w:t>
            </w:r>
            <w:r w:rsidR="00147C1C">
              <w:rPr>
                <w:noProof/>
                <w:webHidden/>
              </w:rPr>
              <w:tab/>
            </w:r>
            <w:r w:rsidR="00147C1C">
              <w:rPr>
                <w:noProof/>
                <w:webHidden/>
              </w:rPr>
              <w:fldChar w:fldCharType="begin"/>
            </w:r>
            <w:r w:rsidR="00147C1C">
              <w:rPr>
                <w:noProof/>
                <w:webHidden/>
              </w:rPr>
              <w:instrText xml:space="preserve"> PAGEREF _Toc19780962 \h </w:instrText>
            </w:r>
            <w:r w:rsidR="00147C1C">
              <w:rPr>
                <w:noProof/>
                <w:webHidden/>
              </w:rPr>
            </w:r>
            <w:r w:rsidR="00147C1C">
              <w:rPr>
                <w:noProof/>
                <w:webHidden/>
              </w:rPr>
              <w:fldChar w:fldCharType="separate"/>
            </w:r>
            <w:r w:rsidR="00147C1C">
              <w:rPr>
                <w:noProof/>
                <w:webHidden/>
              </w:rPr>
              <w:t>62</w:t>
            </w:r>
            <w:r w:rsidR="00147C1C">
              <w:rPr>
                <w:noProof/>
                <w:webHidden/>
              </w:rPr>
              <w:fldChar w:fldCharType="end"/>
            </w:r>
          </w:hyperlink>
        </w:p>
        <w:p w14:paraId="6658DE56" w14:textId="23449333" w:rsidR="00147C1C" w:rsidRDefault="00D4672F">
          <w:pPr>
            <w:pStyle w:val="TOC3"/>
            <w:tabs>
              <w:tab w:val="left" w:pos="1200"/>
              <w:tab w:val="right" w:leader="dot" w:pos="9350"/>
            </w:tabs>
            <w:rPr>
              <w:rFonts w:cstheme="minorBidi"/>
              <w:noProof/>
              <w:sz w:val="24"/>
              <w:lang w:val="en-CA" w:bidi="ar-SA"/>
            </w:rPr>
          </w:pPr>
          <w:hyperlink w:anchor="_Toc19780963" w:history="1">
            <w:r w:rsidR="00147C1C" w:rsidRPr="00BD58AE">
              <w:rPr>
                <w:rStyle w:val="Hyperlink"/>
                <w:noProof/>
              </w:rPr>
              <w:t>5.12.1</w:t>
            </w:r>
            <w:r w:rsidR="00147C1C">
              <w:rPr>
                <w:rFonts w:cstheme="minorBidi"/>
                <w:noProof/>
                <w:sz w:val="24"/>
                <w:lang w:val="en-CA" w:bidi="ar-SA"/>
              </w:rPr>
              <w:tab/>
            </w:r>
            <w:r w:rsidR="00147C1C" w:rsidRPr="00BD58AE">
              <w:rPr>
                <w:rStyle w:val="Hyperlink"/>
                <w:noProof/>
              </w:rPr>
              <w:t>Trip Costs</w:t>
            </w:r>
            <w:r w:rsidR="00147C1C">
              <w:rPr>
                <w:noProof/>
                <w:webHidden/>
              </w:rPr>
              <w:tab/>
            </w:r>
            <w:r w:rsidR="00147C1C">
              <w:rPr>
                <w:noProof/>
                <w:webHidden/>
              </w:rPr>
              <w:fldChar w:fldCharType="begin"/>
            </w:r>
            <w:r w:rsidR="00147C1C">
              <w:rPr>
                <w:noProof/>
                <w:webHidden/>
              </w:rPr>
              <w:instrText xml:space="preserve"> PAGEREF _Toc19780963 \h </w:instrText>
            </w:r>
            <w:r w:rsidR="00147C1C">
              <w:rPr>
                <w:noProof/>
                <w:webHidden/>
              </w:rPr>
            </w:r>
            <w:r w:rsidR="00147C1C">
              <w:rPr>
                <w:noProof/>
                <w:webHidden/>
              </w:rPr>
              <w:fldChar w:fldCharType="separate"/>
            </w:r>
            <w:r w:rsidR="00147C1C">
              <w:rPr>
                <w:noProof/>
                <w:webHidden/>
              </w:rPr>
              <w:t>64</w:t>
            </w:r>
            <w:r w:rsidR="00147C1C">
              <w:rPr>
                <w:noProof/>
                <w:webHidden/>
              </w:rPr>
              <w:fldChar w:fldCharType="end"/>
            </w:r>
          </w:hyperlink>
        </w:p>
        <w:p w14:paraId="7A568399" w14:textId="08DBFF01" w:rsidR="00147C1C" w:rsidRDefault="00D4672F">
          <w:pPr>
            <w:pStyle w:val="TOC2"/>
            <w:tabs>
              <w:tab w:val="left" w:pos="960"/>
              <w:tab w:val="right" w:leader="dot" w:pos="9350"/>
            </w:tabs>
            <w:rPr>
              <w:rFonts w:cstheme="minorBidi"/>
              <w:noProof/>
              <w:sz w:val="24"/>
              <w:lang w:val="en-CA" w:bidi="ar-SA"/>
            </w:rPr>
          </w:pPr>
          <w:hyperlink w:anchor="_Toc19780964" w:history="1">
            <w:r w:rsidR="00147C1C" w:rsidRPr="00BD58AE">
              <w:rPr>
                <w:rStyle w:val="Hyperlink"/>
                <w:rFonts w:ascii="Times New Roman" w:hAnsi="Times New Roman"/>
                <w:noProof/>
                <w:snapToGrid w:val="0"/>
                <w:w w:val="0"/>
              </w:rPr>
              <w:t>5.13</w:t>
            </w:r>
            <w:r w:rsidR="00147C1C">
              <w:rPr>
                <w:rFonts w:cstheme="minorBidi"/>
                <w:noProof/>
                <w:sz w:val="24"/>
                <w:lang w:val="en-CA" w:bidi="ar-SA"/>
              </w:rPr>
              <w:tab/>
            </w:r>
            <w:r w:rsidR="00147C1C" w:rsidRPr="00BD58AE">
              <w:rPr>
                <w:rStyle w:val="Hyperlink"/>
                <w:noProof/>
              </w:rPr>
              <w:t>Urban System Ontology</w:t>
            </w:r>
            <w:r w:rsidR="00147C1C">
              <w:rPr>
                <w:noProof/>
                <w:webHidden/>
              </w:rPr>
              <w:tab/>
            </w:r>
            <w:r w:rsidR="00147C1C">
              <w:rPr>
                <w:noProof/>
                <w:webHidden/>
              </w:rPr>
              <w:fldChar w:fldCharType="begin"/>
            </w:r>
            <w:r w:rsidR="00147C1C">
              <w:rPr>
                <w:noProof/>
                <w:webHidden/>
              </w:rPr>
              <w:instrText xml:space="preserve"> PAGEREF _Toc19780964 \h </w:instrText>
            </w:r>
            <w:r w:rsidR="00147C1C">
              <w:rPr>
                <w:noProof/>
                <w:webHidden/>
              </w:rPr>
            </w:r>
            <w:r w:rsidR="00147C1C">
              <w:rPr>
                <w:noProof/>
                <w:webHidden/>
              </w:rPr>
              <w:fldChar w:fldCharType="separate"/>
            </w:r>
            <w:r w:rsidR="00147C1C">
              <w:rPr>
                <w:noProof/>
                <w:webHidden/>
              </w:rPr>
              <w:t>64</w:t>
            </w:r>
            <w:r w:rsidR="00147C1C">
              <w:rPr>
                <w:noProof/>
                <w:webHidden/>
              </w:rPr>
              <w:fldChar w:fldCharType="end"/>
            </w:r>
          </w:hyperlink>
        </w:p>
        <w:p w14:paraId="6403762C" w14:textId="0C846EF9" w:rsidR="00147C1C" w:rsidRDefault="00D4672F">
          <w:pPr>
            <w:pStyle w:val="TOC1"/>
            <w:tabs>
              <w:tab w:val="left" w:pos="400"/>
              <w:tab w:val="right" w:leader="dot" w:pos="9350"/>
            </w:tabs>
            <w:rPr>
              <w:rFonts w:cstheme="minorBidi"/>
              <w:noProof/>
              <w:sz w:val="24"/>
              <w:lang w:val="en-CA" w:bidi="ar-SA"/>
            </w:rPr>
          </w:pPr>
          <w:hyperlink w:anchor="_Toc19780965" w:history="1">
            <w:r w:rsidR="00147C1C" w:rsidRPr="00BD58AE">
              <w:rPr>
                <w:rStyle w:val="Hyperlink"/>
                <w:noProof/>
              </w:rPr>
              <w:t>6</w:t>
            </w:r>
            <w:r w:rsidR="00147C1C">
              <w:rPr>
                <w:rFonts w:cstheme="minorBidi"/>
                <w:noProof/>
                <w:sz w:val="24"/>
                <w:lang w:val="en-CA" w:bidi="ar-SA"/>
              </w:rPr>
              <w:tab/>
            </w:r>
            <w:r w:rsidR="00147C1C" w:rsidRPr="00BD58AE">
              <w:rPr>
                <w:rStyle w:val="Hyperlink"/>
                <w:noProof/>
              </w:rPr>
              <w:t>Evaluation</w:t>
            </w:r>
            <w:r w:rsidR="00147C1C">
              <w:rPr>
                <w:noProof/>
                <w:webHidden/>
              </w:rPr>
              <w:tab/>
            </w:r>
            <w:r w:rsidR="00147C1C">
              <w:rPr>
                <w:noProof/>
                <w:webHidden/>
              </w:rPr>
              <w:fldChar w:fldCharType="begin"/>
            </w:r>
            <w:r w:rsidR="00147C1C">
              <w:rPr>
                <w:noProof/>
                <w:webHidden/>
              </w:rPr>
              <w:instrText xml:space="preserve"> PAGEREF _Toc19780965 \h </w:instrText>
            </w:r>
            <w:r w:rsidR="00147C1C">
              <w:rPr>
                <w:noProof/>
                <w:webHidden/>
              </w:rPr>
            </w:r>
            <w:r w:rsidR="00147C1C">
              <w:rPr>
                <w:noProof/>
                <w:webHidden/>
              </w:rPr>
              <w:fldChar w:fldCharType="separate"/>
            </w:r>
            <w:r w:rsidR="00147C1C">
              <w:rPr>
                <w:noProof/>
                <w:webHidden/>
              </w:rPr>
              <w:t>66</w:t>
            </w:r>
            <w:r w:rsidR="00147C1C">
              <w:rPr>
                <w:noProof/>
                <w:webHidden/>
              </w:rPr>
              <w:fldChar w:fldCharType="end"/>
            </w:r>
          </w:hyperlink>
        </w:p>
        <w:p w14:paraId="73D95DE8" w14:textId="6CF14F38" w:rsidR="00147C1C" w:rsidRDefault="00D4672F">
          <w:pPr>
            <w:pStyle w:val="TOC1"/>
            <w:tabs>
              <w:tab w:val="left" w:pos="400"/>
              <w:tab w:val="right" w:leader="dot" w:pos="9350"/>
            </w:tabs>
            <w:rPr>
              <w:rFonts w:cstheme="minorBidi"/>
              <w:noProof/>
              <w:sz w:val="24"/>
              <w:lang w:val="en-CA" w:bidi="ar-SA"/>
            </w:rPr>
          </w:pPr>
          <w:hyperlink w:anchor="_Toc19780966" w:history="1">
            <w:r w:rsidR="00147C1C" w:rsidRPr="00BD58AE">
              <w:rPr>
                <w:rStyle w:val="Hyperlink"/>
                <w:noProof/>
              </w:rPr>
              <w:t>7</w:t>
            </w:r>
            <w:r w:rsidR="00147C1C">
              <w:rPr>
                <w:rFonts w:cstheme="minorBidi"/>
                <w:noProof/>
                <w:sz w:val="24"/>
                <w:lang w:val="en-CA" w:bidi="ar-SA"/>
              </w:rPr>
              <w:tab/>
            </w:r>
            <w:r w:rsidR="00147C1C" w:rsidRPr="00BD58AE">
              <w:rPr>
                <w:rStyle w:val="Hyperlink"/>
                <w:noProof/>
              </w:rPr>
              <w:t>Applications</w:t>
            </w:r>
            <w:r w:rsidR="00147C1C">
              <w:rPr>
                <w:noProof/>
                <w:webHidden/>
              </w:rPr>
              <w:tab/>
            </w:r>
            <w:r w:rsidR="00147C1C">
              <w:rPr>
                <w:noProof/>
                <w:webHidden/>
              </w:rPr>
              <w:fldChar w:fldCharType="begin"/>
            </w:r>
            <w:r w:rsidR="00147C1C">
              <w:rPr>
                <w:noProof/>
                <w:webHidden/>
              </w:rPr>
              <w:instrText xml:space="preserve"> PAGEREF _Toc19780966 \h </w:instrText>
            </w:r>
            <w:r w:rsidR="00147C1C">
              <w:rPr>
                <w:noProof/>
                <w:webHidden/>
              </w:rPr>
            </w:r>
            <w:r w:rsidR="00147C1C">
              <w:rPr>
                <w:noProof/>
                <w:webHidden/>
              </w:rPr>
              <w:fldChar w:fldCharType="separate"/>
            </w:r>
            <w:r w:rsidR="00147C1C">
              <w:rPr>
                <w:noProof/>
                <w:webHidden/>
              </w:rPr>
              <w:t>67</w:t>
            </w:r>
            <w:r w:rsidR="00147C1C">
              <w:rPr>
                <w:noProof/>
                <w:webHidden/>
              </w:rPr>
              <w:fldChar w:fldCharType="end"/>
            </w:r>
          </w:hyperlink>
        </w:p>
        <w:p w14:paraId="74F48B02" w14:textId="45A46629" w:rsidR="00147C1C" w:rsidRDefault="00D4672F">
          <w:pPr>
            <w:pStyle w:val="TOC2"/>
            <w:tabs>
              <w:tab w:val="left" w:pos="720"/>
              <w:tab w:val="right" w:leader="dot" w:pos="9350"/>
            </w:tabs>
            <w:rPr>
              <w:rFonts w:cstheme="minorBidi"/>
              <w:noProof/>
              <w:sz w:val="24"/>
              <w:lang w:val="en-CA" w:bidi="ar-SA"/>
            </w:rPr>
          </w:pPr>
          <w:hyperlink w:anchor="_Toc19780967" w:history="1">
            <w:r w:rsidR="00147C1C" w:rsidRPr="00BD58AE">
              <w:rPr>
                <w:rStyle w:val="Hyperlink"/>
                <w:rFonts w:ascii="Times New Roman" w:hAnsi="Times New Roman"/>
                <w:noProof/>
                <w:snapToGrid w:val="0"/>
                <w:w w:val="0"/>
              </w:rPr>
              <w:t>7.1</w:t>
            </w:r>
            <w:r w:rsidR="00147C1C">
              <w:rPr>
                <w:rFonts w:cstheme="minorBidi"/>
                <w:noProof/>
                <w:sz w:val="24"/>
                <w:lang w:val="en-CA" w:bidi="ar-SA"/>
              </w:rPr>
              <w:tab/>
            </w:r>
            <w:r w:rsidR="00147C1C" w:rsidRPr="00BD58AE">
              <w:rPr>
                <w:rStyle w:val="Hyperlink"/>
                <w:noProof/>
              </w:rPr>
              <w:t>iCity Ontology for the IT-SoS Framework</w:t>
            </w:r>
            <w:r w:rsidR="00147C1C">
              <w:rPr>
                <w:noProof/>
                <w:webHidden/>
              </w:rPr>
              <w:tab/>
            </w:r>
            <w:r w:rsidR="00147C1C">
              <w:rPr>
                <w:noProof/>
                <w:webHidden/>
              </w:rPr>
              <w:fldChar w:fldCharType="begin"/>
            </w:r>
            <w:r w:rsidR="00147C1C">
              <w:rPr>
                <w:noProof/>
                <w:webHidden/>
              </w:rPr>
              <w:instrText xml:space="preserve"> PAGEREF _Toc19780967 \h </w:instrText>
            </w:r>
            <w:r w:rsidR="00147C1C">
              <w:rPr>
                <w:noProof/>
                <w:webHidden/>
              </w:rPr>
            </w:r>
            <w:r w:rsidR="00147C1C">
              <w:rPr>
                <w:noProof/>
                <w:webHidden/>
              </w:rPr>
              <w:fldChar w:fldCharType="separate"/>
            </w:r>
            <w:r w:rsidR="00147C1C">
              <w:rPr>
                <w:noProof/>
                <w:webHidden/>
              </w:rPr>
              <w:t>67</w:t>
            </w:r>
            <w:r w:rsidR="00147C1C">
              <w:rPr>
                <w:noProof/>
                <w:webHidden/>
              </w:rPr>
              <w:fldChar w:fldCharType="end"/>
            </w:r>
          </w:hyperlink>
        </w:p>
        <w:p w14:paraId="6485C422" w14:textId="5FDB7A60" w:rsidR="00147C1C" w:rsidRDefault="00D4672F">
          <w:pPr>
            <w:pStyle w:val="TOC3"/>
            <w:tabs>
              <w:tab w:val="left" w:pos="1200"/>
              <w:tab w:val="right" w:leader="dot" w:pos="9350"/>
            </w:tabs>
            <w:rPr>
              <w:rFonts w:cstheme="minorBidi"/>
              <w:noProof/>
              <w:sz w:val="24"/>
              <w:lang w:val="en-CA" w:bidi="ar-SA"/>
            </w:rPr>
          </w:pPr>
          <w:hyperlink w:anchor="_Toc19780968" w:history="1">
            <w:r w:rsidR="00147C1C" w:rsidRPr="00BD58AE">
              <w:rPr>
                <w:rStyle w:val="Hyperlink"/>
                <w:noProof/>
              </w:rPr>
              <w:t>7.1.1</w:t>
            </w:r>
            <w:r w:rsidR="00147C1C">
              <w:rPr>
                <w:rFonts w:cstheme="minorBidi"/>
                <w:noProof/>
                <w:sz w:val="24"/>
                <w:lang w:val="en-CA" w:bidi="ar-SA"/>
              </w:rPr>
              <w:tab/>
            </w:r>
            <w:r w:rsidR="00147C1C" w:rsidRPr="00BD58AE">
              <w:rPr>
                <w:rStyle w:val="Hyperlink"/>
                <w:noProof/>
              </w:rPr>
              <w:t>Ontology Interface: Functional Requirements</w:t>
            </w:r>
            <w:r w:rsidR="00147C1C">
              <w:rPr>
                <w:noProof/>
                <w:webHidden/>
              </w:rPr>
              <w:tab/>
            </w:r>
            <w:r w:rsidR="00147C1C">
              <w:rPr>
                <w:noProof/>
                <w:webHidden/>
              </w:rPr>
              <w:fldChar w:fldCharType="begin"/>
            </w:r>
            <w:r w:rsidR="00147C1C">
              <w:rPr>
                <w:noProof/>
                <w:webHidden/>
              </w:rPr>
              <w:instrText xml:space="preserve"> PAGEREF _Toc19780968 \h </w:instrText>
            </w:r>
            <w:r w:rsidR="00147C1C">
              <w:rPr>
                <w:noProof/>
                <w:webHidden/>
              </w:rPr>
            </w:r>
            <w:r w:rsidR="00147C1C">
              <w:rPr>
                <w:noProof/>
                <w:webHidden/>
              </w:rPr>
              <w:fldChar w:fldCharType="separate"/>
            </w:r>
            <w:r w:rsidR="00147C1C">
              <w:rPr>
                <w:noProof/>
                <w:webHidden/>
              </w:rPr>
              <w:t>67</w:t>
            </w:r>
            <w:r w:rsidR="00147C1C">
              <w:rPr>
                <w:noProof/>
                <w:webHidden/>
              </w:rPr>
              <w:fldChar w:fldCharType="end"/>
            </w:r>
          </w:hyperlink>
        </w:p>
        <w:p w14:paraId="7AC248A8" w14:textId="621071D3" w:rsidR="00147C1C" w:rsidRDefault="00D4672F">
          <w:pPr>
            <w:pStyle w:val="TOC3"/>
            <w:tabs>
              <w:tab w:val="left" w:pos="1200"/>
              <w:tab w:val="right" w:leader="dot" w:pos="9350"/>
            </w:tabs>
            <w:rPr>
              <w:rFonts w:cstheme="minorBidi"/>
              <w:noProof/>
              <w:sz w:val="24"/>
              <w:lang w:val="en-CA" w:bidi="ar-SA"/>
            </w:rPr>
          </w:pPr>
          <w:hyperlink w:anchor="_Toc19780969" w:history="1">
            <w:r w:rsidR="00147C1C" w:rsidRPr="00BD58AE">
              <w:rPr>
                <w:rStyle w:val="Hyperlink"/>
                <w:noProof/>
              </w:rPr>
              <w:t>7.1.2</w:t>
            </w:r>
            <w:r w:rsidR="00147C1C">
              <w:rPr>
                <w:rFonts w:cstheme="minorBidi"/>
                <w:noProof/>
                <w:sz w:val="24"/>
                <w:lang w:val="en-CA" w:bidi="ar-SA"/>
              </w:rPr>
              <w:tab/>
            </w:r>
            <w:r w:rsidR="00147C1C" w:rsidRPr="00BD58AE">
              <w:rPr>
                <w:rStyle w:val="Hyperlink"/>
                <w:noProof/>
              </w:rPr>
              <w:t>System Design</w:t>
            </w:r>
            <w:r w:rsidR="00147C1C">
              <w:rPr>
                <w:noProof/>
                <w:webHidden/>
              </w:rPr>
              <w:tab/>
            </w:r>
            <w:r w:rsidR="00147C1C">
              <w:rPr>
                <w:noProof/>
                <w:webHidden/>
              </w:rPr>
              <w:fldChar w:fldCharType="begin"/>
            </w:r>
            <w:r w:rsidR="00147C1C">
              <w:rPr>
                <w:noProof/>
                <w:webHidden/>
              </w:rPr>
              <w:instrText xml:space="preserve"> PAGEREF _Toc19780969 \h </w:instrText>
            </w:r>
            <w:r w:rsidR="00147C1C">
              <w:rPr>
                <w:noProof/>
                <w:webHidden/>
              </w:rPr>
            </w:r>
            <w:r w:rsidR="00147C1C">
              <w:rPr>
                <w:noProof/>
                <w:webHidden/>
              </w:rPr>
              <w:fldChar w:fldCharType="separate"/>
            </w:r>
            <w:r w:rsidR="00147C1C">
              <w:rPr>
                <w:noProof/>
                <w:webHidden/>
              </w:rPr>
              <w:t>70</w:t>
            </w:r>
            <w:r w:rsidR="00147C1C">
              <w:rPr>
                <w:noProof/>
                <w:webHidden/>
              </w:rPr>
              <w:fldChar w:fldCharType="end"/>
            </w:r>
          </w:hyperlink>
        </w:p>
        <w:p w14:paraId="0A6A3BFD" w14:textId="37FBED1A" w:rsidR="00147C1C" w:rsidRDefault="00D4672F">
          <w:pPr>
            <w:pStyle w:val="TOC3"/>
            <w:tabs>
              <w:tab w:val="left" w:pos="1200"/>
              <w:tab w:val="right" w:leader="dot" w:pos="9350"/>
            </w:tabs>
            <w:rPr>
              <w:rFonts w:cstheme="minorBidi"/>
              <w:noProof/>
              <w:sz w:val="24"/>
              <w:lang w:val="en-CA" w:bidi="ar-SA"/>
            </w:rPr>
          </w:pPr>
          <w:hyperlink w:anchor="_Toc19780970" w:history="1">
            <w:r w:rsidR="00147C1C" w:rsidRPr="00BD58AE">
              <w:rPr>
                <w:rStyle w:val="Hyperlink"/>
                <w:noProof/>
              </w:rPr>
              <w:t>7.1.3</w:t>
            </w:r>
            <w:r w:rsidR="00147C1C">
              <w:rPr>
                <w:rFonts w:cstheme="minorBidi"/>
                <w:noProof/>
                <w:sz w:val="24"/>
                <w:lang w:val="en-CA" w:bidi="ar-SA"/>
              </w:rPr>
              <w:tab/>
            </w:r>
            <w:r w:rsidR="00147C1C" w:rsidRPr="00BD58AE">
              <w:rPr>
                <w:rStyle w:val="Hyperlink"/>
                <w:noProof/>
              </w:rPr>
              <w:t>Ontology Design: Required Extensions</w:t>
            </w:r>
            <w:r w:rsidR="00147C1C">
              <w:rPr>
                <w:noProof/>
                <w:webHidden/>
              </w:rPr>
              <w:tab/>
            </w:r>
            <w:r w:rsidR="00147C1C">
              <w:rPr>
                <w:noProof/>
                <w:webHidden/>
              </w:rPr>
              <w:fldChar w:fldCharType="begin"/>
            </w:r>
            <w:r w:rsidR="00147C1C">
              <w:rPr>
                <w:noProof/>
                <w:webHidden/>
              </w:rPr>
              <w:instrText xml:space="preserve"> PAGEREF _Toc19780970 \h </w:instrText>
            </w:r>
            <w:r w:rsidR="00147C1C">
              <w:rPr>
                <w:noProof/>
                <w:webHidden/>
              </w:rPr>
            </w:r>
            <w:r w:rsidR="00147C1C">
              <w:rPr>
                <w:noProof/>
                <w:webHidden/>
              </w:rPr>
              <w:fldChar w:fldCharType="separate"/>
            </w:r>
            <w:r w:rsidR="00147C1C">
              <w:rPr>
                <w:noProof/>
                <w:webHidden/>
              </w:rPr>
              <w:t>72</w:t>
            </w:r>
            <w:r w:rsidR="00147C1C">
              <w:rPr>
                <w:noProof/>
                <w:webHidden/>
              </w:rPr>
              <w:fldChar w:fldCharType="end"/>
            </w:r>
          </w:hyperlink>
        </w:p>
        <w:p w14:paraId="288BFC34" w14:textId="2BBAAB3C" w:rsidR="00147C1C" w:rsidRDefault="00D4672F">
          <w:pPr>
            <w:pStyle w:val="TOC3"/>
            <w:tabs>
              <w:tab w:val="left" w:pos="1200"/>
              <w:tab w:val="right" w:leader="dot" w:pos="9350"/>
            </w:tabs>
            <w:rPr>
              <w:rFonts w:cstheme="minorBidi"/>
              <w:noProof/>
              <w:sz w:val="24"/>
              <w:lang w:val="en-CA" w:bidi="ar-SA"/>
            </w:rPr>
          </w:pPr>
          <w:hyperlink w:anchor="_Toc19780971" w:history="1">
            <w:r w:rsidR="00147C1C" w:rsidRPr="00BD58AE">
              <w:rPr>
                <w:rStyle w:val="Hyperlink"/>
                <w:noProof/>
              </w:rPr>
              <w:t>7.1.4</w:t>
            </w:r>
            <w:r w:rsidR="00147C1C">
              <w:rPr>
                <w:rFonts w:cstheme="minorBidi"/>
                <w:noProof/>
                <w:sz w:val="24"/>
                <w:lang w:val="en-CA" w:bidi="ar-SA"/>
              </w:rPr>
              <w:tab/>
            </w:r>
            <w:r w:rsidR="00147C1C" w:rsidRPr="00BD58AE">
              <w:rPr>
                <w:rStyle w:val="Hyperlink"/>
                <w:noProof/>
              </w:rPr>
              <w:t>Next Steps</w:t>
            </w:r>
            <w:r w:rsidR="00147C1C">
              <w:rPr>
                <w:noProof/>
                <w:webHidden/>
              </w:rPr>
              <w:tab/>
            </w:r>
            <w:r w:rsidR="00147C1C">
              <w:rPr>
                <w:noProof/>
                <w:webHidden/>
              </w:rPr>
              <w:fldChar w:fldCharType="begin"/>
            </w:r>
            <w:r w:rsidR="00147C1C">
              <w:rPr>
                <w:noProof/>
                <w:webHidden/>
              </w:rPr>
              <w:instrText xml:space="preserve"> PAGEREF _Toc19780971 \h </w:instrText>
            </w:r>
            <w:r w:rsidR="00147C1C">
              <w:rPr>
                <w:noProof/>
                <w:webHidden/>
              </w:rPr>
            </w:r>
            <w:r w:rsidR="00147C1C">
              <w:rPr>
                <w:noProof/>
                <w:webHidden/>
              </w:rPr>
              <w:fldChar w:fldCharType="separate"/>
            </w:r>
            <w:r w:rsidR="00147C1C">
              <w:rPr>
                <w:noProof/>
                <w:webHidden/>
              </w:rPr>
              <w:t>72</w:t>
            </w:r>
            <w:r w:rsidR="00147C1C">
              <w:rPr>
                <w:noProof/>
                <w:webHidden/>
              </w:rPr>
              <w:fldChar w:fldCharType="end"/>
            </w:r>
          </w:hyperlink>
        </w:p>
        <w:p w14:paraId="1D571F93" w14:textId="50BA9706" w:rsidR="00147C1C" w:rsidRDefault="00D4672F">
          <w:pPr>
            <w:pStyle w:val="TOC2"/>
            <w:tabs>
              <w:tab w:val="left" w:pos="720"/>
              <w:tab w:val="right" w:leader="dot" w:pos="9350"/>
            </w:tabs>
            <w:rPr>
              <w:rFonts w:cstheme="minorBidi"/>
              <w:noProof/>
              <w:sz w:val="24"/>
              <w:lang w:val="en-CA" w:bidi="ar-SA"/>
            </w:rPr>
          </w:pPr>
          <w:hyperlink w:anchor="_Toc19780972" w:history="1">
            <w:r w:rsidR="00147C1C" w:rsidRPr="00BD58AE">
              <w:rPr>
                <w:rStyle w:val="Hyperlink"/>
                <w:rFonts w:ascii="Times New Roman" w:hAnsi="Times New Roman"/>
                <w:noProof/>
                <w:snapToGrid w:val="0"/>
                <w:w w:val="0"/>
              </w:rPr>
              <w:t>7.2</w:t>
            </w:r>
            <w:r w:rsidR="00147C1C">
              <w:rPr>
                <w:rFonts w:cstheme="minorBidi"/>
                <w:noProof/>
                <w:sz w:val="24"/>
                <w:lang w:val="en-CA" w:bidi="ar-SA"/>
              </w:rPr>
              <w:tab/>
            </w:r>
            <w:r w:rsidR="00147C1C" w:rsidRPr="00BD58AE">
              <w:rPr>
                <w:rStyle w:val="Hyperlink"/>
                <w:noProof/>
              </w:rPr>
              <w:t>Analysis of TTC Data for Bus Bridging Study</w:t>
            </w:r>
            <w:r w:rsidR="00147C1C">
              <w:rPr>
                <w:noProof/>
                <w:webHidden/>
              </w:rPr>
              <w:tab/>
            </w:r>
            <w:r w:rsidR="00147C1C">
              <w:rPr>
                <w:noProof/>
                <w:webHidden/>
              </w:rPr>
              <w:fldChar w:fldCharType="begin"/>
            </w:r>
            <w:r w:rsidR="00147C1C">
              <w:rPr>
                <w:noProof/>
                <w:webHidden/>
              </w:rPr>
              <w:instrText xml:space="preserve"> PAGEREF _Toc19780972 \h </w:instrText>
            </w:r>
            <w:r w:rsidR="00147C1C">
              <w:rPr>
                <w:noProof/>
                <w:webHidden/>
              </w:rPr>
            </w:r>
            <w:r w:rsidR="00147C1C">
              <w:rPr>
                <w:noProof/>
                <w:webHidden/>
              </w:rPr>
              <w:fldChar w:fldCharType="separate"/>
            </w:r>
            <w:r w:rsidR="00147C1C">
              <w:rPr>
                <w:noProof/>
                <w:webHidden/>
              </w:rPr>
              <w:t>72</w:t>
            </w:r>
            <w:r w:rsidR="00147C1C">
              <w:rPr>
                <w:noProof/>
                <w:webHidden/>
              </w:rPr>
              <w:fldChar w:fldCharType="end"/>
            </w:r>
          </w:hyperlink>
        </w:p>
        <w:p w14:paraId="32630539" w14:textId="6A3E4F72" w:rsidR="00147C1C" w:rsidRDefault="00D4672F">
          <w:pPr>
            <w:pStyle w:val="TOC2"/>
            <w:tabs>
              <w:tab w:val="left" w:pos="720"/>
              <w:tab w:val="right" w:leader="dot" w:pos="9350"/>
            </w:tabs>
            <w:rPr>
              <w:rFonts w:cstheme="minorBidi"/>
              <w:noProof/>
              <w:sz w:val="24"/>
              <w:lang w:val="en-CA" w:bidi="ar-SA"/>
            </w:rPr>
          </w:pPr>
          <w:hyperlink w:anchor="_Toc19780973" w:history="1">
            <w:r w:rsidR="00147C1C" w:rsidRPr="00BD58AE">
              <w:rPr>
                <w:rStyle w:val="Hyperlink"/>
                <w:rFonts w:ascii="Times New Roman" w:hAnsi="Times New Roman"/>
                <w:noProof/>
                <w:snapToGrid w:val="0"/>
                <w:w w:val="0"/>
              </w:rPr>
              <w:t>7.3</w:t>
            </w:r>
            <w:r w:rsidR="00147C1C">
              <w:rPr>
                <w:rFonts w:cstheme="minorBidi"/>
                <w:noProof/>
                <w:sz w:val="24"/>
                <w:lang w:val="en-CA" w:bidi="ar-SA"/>
              </w:rPr>
              <w:tab/>
            </w:r>
            <w:r w:rsidR="00147C1C" w:rsidRPr="00BD58AE">
              <w:rPr>
                <w:rStyle w:val="Hyperlink"/>
                <w:noProof/>
              </w:rPr>
              <w:t>Organization of Travel Model Data</w:t>
            </w:r>
            <w:r w:rsidR="00147C1C">
              <w:rPr>
                <w:noProof/>
                <w:webHidden/>
              </w:rPr>
              <w:tab/>
            </w:r>
            <w:r w:rsidR="00147C1C">
              <w:rPr>
                <w:noProof/>
                <w:webHidden/>
              </w:rPr>
              <w:fldChar w:fldCharType="begin"/>
            </w:r>
            <w:r w:rsidR="00147C1C">
              <w:rPr>
                <w:noProof/>
                <w:webHidden/>
              </w:rPr>
              <w:instrText xml:space="preserve"> PAGEREF _Toc19780973 \h </w:instrText>
            </w:r>
            <w:r w:rsidR="00147C1C">
              <w:rPr>
                <w:noProof/>
                <w:webHidden/>
              </w:rPr>
            </w:r>
            <w:r w:rsidR="00147C1C">
              <w:rPr>
                <w:noProof/>
                <w:webHidden/>
              </w:rPr>
              <w:fldChar w:fldCharType="separate"/>
            </w:r>
            <w:r w:rsidR="00147C1C">
              <w:rPr>
                <w:noProof/>
                <w:webHidden/>
              </w:rPr>
              <w:t>72</w:t>
            </w:r>
            <w:r w:rsidR="00147C1C">
              <w:rPr>
                <w:noProof/>
                <w:webHidden/>
              </w:rPr>
              <w:fldChar w:fldCharType="end"/>
            </w:r>
          </w:hyperlink>
        </w:p>
        <w:p w14:paraId="1BCC25BD" w14:textId="5A4F15A4" w:rsidR="00147C1C" w:rsidRDefault="00D4672F">
          <w:pPr>
            <w:pStyle w:val="TOC2"/>
            <w:tabs>
              <w:tab w:val="left" w:pos="720"/>
              <w:tab w:val="right" w:leader="dot" w:pos="9350"/>
            </w:tabs>
            <w:rPr>
              <w:rFonts w:cstheme="minorBidi"/>
              <w:noProof/>
              <w:sz w:val="24"/>
              <w:lang w:val="en-CA" w:bidi="ar-SA"/>
            </w:rPr>
          </w:pPr>
          <w:hyperlink w:anchor="_Toc19780974" w:history="1">
            <w:r w:rsidR="00147C1C" w:rsidRPr="00BD58AE">
              <w:rPr>
                <w:rStyle w:val="Hyperlink"/>
                <w:rFonts w:ascii="Times New Roman" w:hAnsi="Times New Roman"/>
                <w:noProof/>
                <w:snapToGrid w:val="0"/>
                <w:w w:val="0"/>
              </w:rPr>
              <w:t>7.4</w:t>
            </w:r>
            <w:r w:rsidR="00147C1C">
              <w:rPr>
                <w:rFonts w:cstheme="minorBidi"/>
                <w:noProof/>
                <w:sz w:val="24"/>
                <w:lang w:val="en-CA" w:bidi="ar-SA"/>
              </w:rPr>
              <w:tab/>
            </w:r>
            <w:r w:rsidR="00147C1C" w:rsidRPr="00BD58AE">
              <w:rPr>
                <w:rStyle w:val="Hyperlink"/>
                <w:noProof/>
              </w:rPr>
              <w:t>iCity Ontology for Urban Simulation Results</w:t>
            </w:r>
            <w:r w:rsidR="00147C1C">
              <w:rPr>
                <w:noProof/>
                <w:webHidden/>
              </w:rPr>
              <w:tab/>
            </w:r>
            <w:r w:rsidR="00147C1C">
              <w:rPr>
                <w:noProof/>
                <w:webHidden/>
              </w:rPr>
              <w:fldChar w:fldCharType="begin"/>
            </w:r>
            <w:r w:rsidR="00147C1C">
              <w:rPr>
                <w:noProof/>
                <w:webHidden/>
              </w:rPr>
              <w:instrText xml:space="preserve"> PAGEREF _Toc19780974 \h </w:instrText>
            </w:r>
            <w:r w:rsidR="00147C1C">
              <w:rPr>
                <w:noProof/>
                <w:webHidden/>
              </w:rPr>
            </w:r>
            <w:r w:rsidR="00147C1C">
              <w:rPr>
                <w:noProof/>
                <w:webHidden/>
              </w:rPr>
              <w:fldChar w:fldCharType="separate"/>
            </w:r>
            <w:r w:rsidR="00147C1C">
              <w:rPr>
                <w:noProof/>
                <w:webHidden/>
              </w:rPr>
              <w:t>72</w:t>
            </w:r>
            <w:r w:rsidR="00147C1C">
              <w:rPr>
                <w:noProof/>
                <w:webHidden/>
              </w:rPr>
              <w:fldChar w:fldCharType="end"/>
            </w:r>
          </w:hyperlink>
        </w:p>
        <w:p w14:paraId="01D088D3" w14:textId="39C06321" w:rsidR="00147C1C" w:rsidRDefault="00D4672F">
          <w:pPr>
            <w:pStyle w:val="TOC1"/>
            <w:tabs>
              <w:tab w:val="left" w:pos="400"/>
              <w:tab w:val="right" w:leader="dot" w:pos="9350"/>
            </w:tabs>
            <w:rPr>
              <w:rFonts w:cstheme="minorBidi"/>
              <w:noProof/>
              <w:sz w:val="24"/>
              <w:lang w:val="en-CA" w:bidi="ar-SA"/>
            </w:rPr>
          </w:pPr>
          <w:hyperlink w:anchor="_Toc19780975" w:history="1">
            <w:r w:rsidR="00147C1C" w:rsidRPr="00BD58AE">
              <w:rPr>
                <w:rStyle w:val="Hyperlink"/>
                <w:noProof/>
              </w:rPr>
              <w:t>8</w:t>
            </w:r>
            <w:r w:rsidR="00147C1C">
              <w:rPr>
                <w:rFonts w:cstheme="minorBidi"/>
                <w:noProof/>
                <w:sz w:val="24"/>
                <w:lang w:val="en-CA" w:bidi="ar-SA"/>
              </w:rPr>
              <w:tab/>
            </w:r>
            <w:r w:rsidR="00147C1C" w:rsidRPr="00BD58AE">
              <w:rPr>
                <w:rStyle w:val="Hyperlink"/>
                <w:noProof/>
              </w:rPr>
              <w:t>Implementation (in progress)</w:t>
            </w:r>
            <w:r w:rsidR="00147C1C">
              <w:rPr>
                <w:noProof/>
                <w:webHidden/>
              </w:rPr>
              <w:tab/>
            </w:r>
            <w:r w:rsidR="00147C1C">
              <w:rPr>
                <w:noProof/>
                <w:webHidden/>
              </w:rPr>
              <w:fldChar w:fldCharType="begin"/>
            </w:r>
            <w:r w:rsidR="00147C1C">
              <w:rPr>
                <w:noProof/>
                <w:webHidden/>
              </w:rPr>
              <w:instrText xml:space="preserve"> PAGEREF _Toc19780975 \h </w:instrText>
            </w:r>
            <w:r w:rsidR="00147C1C">
              <w:rPr>
                <w:noProof/>
                <w:webHidden/>
              </w:rPr>
            </w:r>
            <w:r w:rsidR="00147C1C">
              <w:rPr>
                <w:noProof/>
                <w:webHidden/>
              </w:rPr>
              <w:fldChar w:fldCharType="separate"/>
            </w:r>
            <w:r w:rsidR="00147C1C">
              <w:rPr>
                <w:noProof/>
                <w:webHidden/>
              </w:rPr>
              <w:t>73</w:t>
            </w:r>
            <w:r w:rsidR="00147C1C">
              <w:rPr>
                <w:noProof/>
                <w:webHidden/>
              </w:rPr>
              <w:fldChar w:fldCharType="end"/>
            </w:r>
          </w:hyperlink>
        </w:p>
        <w:p w14:paraId="381DACDE" w14:textId="2D0DA1CD" w:rsidR="00147C1C" w:rsidRDefault="00D4672F">
          <w:pPr>
            <w:pStyle w:val="TOC2"/>
            <w:tabs>
              <w:tab w:val="left" w:pos="720"/>
              <w:tab w:val="right" w:leader="dot" w:pos="9350"/>
            </w:tabs>
            <w:rPr>
              <w:rFonts w:cstheme="minorBidi"/>
              <w:noProof/>
              <w:sz w:val="24"/>
              <w:lang w:val="en-CA" w:bidi="ar-SA"/>
            </w:rPr>
          </w:pPr>
          <w:hyperlink w:anchor="_Toc19780976" w:history="1">
            <w:r w:rsidR="00147C1C" w:rsidRPr="00BD58AE">
              <w:rPr>
                <w:rStyle w:val="Hyperlink"/>
                <w:rFonts w:ascii="Times New Roman" w:hAnsi="Times New Roman"/>
                <w:noProof/>
                <w:snapToGrid w:val="0"/>
                <w:w w:val="0"/>
              </w:rPr>
              <w:t>8.1</w:t>
            </w:r>
            <w:r w:rsidR="00147C1C">
              <w:rPr>
                <w:rFonts w:cstheme="minorBidi"/>
                <w:noProof/>
                <w:sz w:val="24"/>
                <w:lang w:val="en-CA" w:bidi="ar-SA"/>
              </w:rPr>
              <w:tab/>
            </w:r>
            <w:r w:rsidR="00147C1C" w:rsidRPr="00BD58AE">
              <w:rPr>
                <w:rStyle w:val="Hyperlink"/>
                <w:noProof/>
              </w:rPr>
              <w:t>Data Mapping</w:t>
            </w:r>
            <w:r w:rsidR="00147C1C">
              <w:rPr>
                <w:noProof/>
                <w:webHidden/>
              </w:rPr>
              <w:tab/>
            </w:r>
            <w:r w:rsidR="00147C1C">
              <w:rPr>
                <w:noProof/>
                <w:webHidden/>
              </w:rPr>
              <w:fldChar w:fldCharType="begin"/>
            </w:r>
            <w:r w:rsidR="00147C1C">
              <w:rPr>
                <w:noProof/>
                <w:webHidden/>
              </w:rPr>
              <w:instrText xml:space="preserve"> PAGEREF _Toc19780976 \h </w:instrText>
            </w:r>
            <w:r w:rsidR="00147C1C">
              <w:rPr>
                <w:noProof/>
                <w:webHidden/>
              </w:rPr>
            </w:r>
            <w:r w:rsidR="00147C1C">
              <w:rPr>
                <w:noProof/>
                <w:webHidden/>
              </w:rPr>
              <w:fldChar w:fldCharType="separate"/>
            </w:r>
            <w:r w:rsidR="00147C1C">
              <w:rPr>
                <w:noProof/>
                <w:webHidden/>
              </w:rPr>
              <w:t>73</w:t>
            </w:r>
            <w:r w:rsidR="00147C1C">
              <w:rPr>
                <w:noProof/>
                <w:webHidden/>
              </w:rPr>
              <w:fldChar w:fldCharType="end"/>
            </w:r>
          </w:hyperlink>
        </w:p>
        <w:p w14:paraId="657D8C8D" w14:textId="22BBFA05" w:rsidR="00147C1C" w:rsidRDefault="00D4672F">
          <w:pPr>
            <w:pStyle w:val="TOC3"/>
            <w:tabs>
              <w:tab w:val="left" w:pos="1200"/>
              <w:tab w:val="right" w:leader="dot" w:pos="9350"/>
            </w:tabs>
            <w:rPr>
              <w:rFonts w:cstheme="minorBidi"/>
              <w:noProof/>
              <w:sz w:val="24"/>
              <w:lang w:val="en-CA" w:bidi="ar-SA"/>
            </w:rPr>
          </w:pPr>
          <w:hyperlink w:anchor="_Toc19780977" w:history="1">
            <w:r w:rsidR="00147C1C" w:rsidRPr="00BD58AE">
              <w:rPr>
                <w:rStyle w:val="Hyperlink"/>
                <w:noProof/>
              </w:rPr>
              <w:t>8.1.1</w:t>
            </w:r>
            <w:r w:rsidR="00147C1C">
              <w:rPr>
                <w:rFonts w:cstheme="minorBidi"/>
                <w:noProof/>
                <w:sz w:val="24"/>
                <w:lang w:val="en-CA" w:bidi="ar-SA"/>
              </w:rPr>
              <w:tab/>
            </w:r>
            <w:r w:rsidR="00147C1C" w:rsidRPr="00BD58AE">
              <w:rPr>
                <w:rStyle w:val="Hyperlink"/>
                <w:noProof/>
              </w:rPr>
              <w:t>Alternative approaches</w:t>
            </w:r>
            <w:r w:rsidR="00147C1C">
              <w:rPr>
                <w:noProof/>
                <w:webHidden/>
              </w:rPr>
              <w:tab/>
            </w:r>
            <w:r w:rsidR="00147C1C">
              <w:rPr>
                <w:noProof/>
                <w:webHidden/>
              </w:rPr>
              <w:fldChar w:fldCharType="begin"/>
            </w:r>
            <w:r w:rsidR="00147C1C">
              <w:rPr>
                <w:noProof/>
                <w:webHidden/>
              </w:rPr>
              <w:instrText xml:space="preserve"> PAGEREF _Toc19780977 \h </w:instrText>
            </w:r>
            <w:r w:rsidR="00147C1C">
              <w:rPr>
                <w:noProof/>
                <w:webHidden/>
              </w:rPr>
            </w:r>
            <w:r w:rsidR="00147C1C">
              <w:rPr>
                <w:noProof/>
                <w:webHidden/>
              </w:rPr>
              <w:fldChar w:fldCharType="separate"/>
            </w:r>
            <w:r w:rsidR="00147C1C">
              <w:rPr>
                <w:noProof/>
                <w:webHidden/>
              </w:rPr>
              <w:t>73</w:t>
            </w:r>
            <w:r w:rsidR="00147C1C">
              <w:rPr>
                <w:noProof/>
                <w:webHidden/>
              </w:rPr>
              <w:fldChar w:fldCharType="end"/>
            </w:r>
          </w:hyperlink>
        </w:p>
        <w:p w14:paraId="1C85EE24" w14:textId="1B1E3C08" w:rsidR="00147C1C" w:rsidRDefault="00D4672F">
          <w:pPr>
            <w:pStyle w:val="TOC3"/>
            <w:tabs>
              <w:tab w:val="left" w:pos="1200"/>
              <w:tab w:val="right" w:leader="dot" w:pos="9350"/>
            </w:tabs>
            <w:rPr>
              <w:rFonts w:cstheme="minorBidi"/>
              <w:noProof/>
              <w:sz w:val="24"/>
              <w:lang w:val="en-CA" w:bidi="ar-SA"/>
            </w:rPr>
          </w:pPr>
          <w:hyperlink w:anchor="_Toc19780978" w:history="1">
            <w:r w:rsidR="00147C1C" w:rsidRPr="00BD58AE">
              <w:rPr>
                <w:rStyle w:val="Hyperlink"/>
                <w:noProof/>
              </w:rPr>
              <w:t>8.1.2</w:t>
            </w:r>
            <w:r w:rsidR="00147C1C">
              <w:rPr>
                <w:rFonts w:cstheme="minorBidi"/>
                <w:noProof/>
                <w:sz w:val="24"/>
                <w:lang w:val="en-CA" w:bidi="ar-SA"/>
              </w:rPr>
              <w:tab/>
            </w:r>
            <w:r w:rsidR="00147C1C" w:rsidRPr="00BD58AE">
              <w:rPr>
                <w:rStyle w:val="Hyperlink"/>
                <w:noProof/>
              </w:rPr>
              <w:t>Basic data mapping/import workflow with Karma and Virtuoso:</w:t>
            </w:r>
            <w:r w:rsidR="00147C1C">
              <w:rPr>
                <w:noProof/>
                <w:webHidden/>
              </w:rPr>
              <w:tab/>
            </w:r>
            <w:r w:rsidR="00147C1C">
              <w:rPr>
                <w:noProof/>
                <w:webHidden/>
              </w:rPr>
              <w:fldChar w:fldCharType="begin"/>
            </w:r>
            <w:r w:rsidR="00147C1C">
              <w:rPr>
                <w:noProof/>
                <w:webHidden/>
              </w:rPr>
              <w:instrText xml:space="preserve"> PAGEREF _Toc19780978 \h </w:instrText>
            </w:r>
            <w:r w:rsidR="00147C1C">
              <w:rPr>
                <w:noProof/>
                <w:webHidden/>
              </w:rPr>
            </w:r>
            <w:r w:rsidR="00147C1C">
              <w:rPr>
                <w:noProof/>
                <w:webHidden/>
              </w:rPr>
              <w:fldChar w:fldCharType="separate"/>
            </w:r>
            <w:r w:rsidR="00147C1C">
              <w:rPr>
                <w:noProof/>
                <w:webHidden/>
              </w:rPr>
              <w:t>74</w:t>
            </w:r>
            <w:r w:rsidR="00147C1C">
              <w:rPr>
                <w:noProof/>
                <w:webHidden/>
              </w:rPr>
              <w:fldChar w:fldCharType="end"/>
            </w:r>
          </w:hyperlink>
        </w:p>
        <w:p w14:paraId="590DAAA7" w14:textId="30AB0E63" w:rsidR="00147C1C" w:rsidRDefault="00D4672F">
          <w:pPr>
            <w:pStyle w:val="TOC3"/>
            <w:tabs>
              <w:tab w:val="left" w:pos="1200"/>
              <w:tab w:val="right" w:leader="dot" w:pos="9350"/>
            </w:tabs>
            <w:rPr>
              <w:rFonts w:cstheme="minorBidi"/>
              <w:noProof/>
              <w:sz w:val="24"/>
              <w:lang w:val="en-CA" w:bidi="ar-SA"/>
            </w:rPr>
          </w:pPr>
          <w:hyperlink w:anchor="_Toc19780979" w:history="1">
            <w:r w:rsidR="00147C1C" w:rsidRPr="00BD58AE">
              <w:rPr>
                <w:rStyle w:val="Hyperlink"/>
                <w:noProof/>
              </w:rPr>
              <w:t>8.1.3</w:t>
            </w:r>
            <w:r w:rsidR="00147C1C">
              <w:rPr>
                <w:rFonts w:cstheme="minorBidi"/>
                <w:noProof/>
                <w:sz w:val="24"/>
                <w:lang w:val="en-CA" w:bidi="ar-SA"/>
              </w:rPr>
              <w:tab/>
            </w:r>
            <w:r w:rsidR="00147C1C" w:rsidRPr="00BD58AE">
              <w:rPr>
                <w:rStyle w:val="Hyperlink"/>
                <w:noProof/>
              </w:rPr>
              <w:t>Repeat Data Mappings</w:t>
            </w:r>
            <w:r w:rsidR="00147C1C">
              <w:rPr>
                <w:noProof/>
                <w:webHidden/>
              </w:rPr>
              <w:tab/>
            </w:r>
            <w:r w:rsidR="00147C1C">
              <w:rPr>
                <w:noProof/>
                <w:webHidden/>
              </w:rPr>
              <w:fldChar w:fldCharType="begin"/>
            </w:r>
            <w:r w:rsidR="00147C1C">
              <w:rPr>
                <w:noProof/>
                <w:webHidden/>
              </w:rPr>
              <w:instrText xml:space="preserve"> PAGEREF _Toc19780979 \h </w:instrText>
            </w:r>
            <w:r w:rsidR="00147C1C">
              <w:rPr>
                <w:noProof/>
                <w:webHidden/>
              </w:rPr>
            </w:r>
            <w:r w:rsidR="00147C1C">
              <w:rPr>
                <w:noProof/>
                <w:webHidden/>
              </w:rPr>
              <w:fldChar w:fldCharType="separate"/>
            </w:r>
            <w:r w:rsidR="00147C1C">
              <w:rPr>
                <w:noProof/>
                <w:webHidden/>
              </w:rPr>
              <w:t>74</w:t>
            </w:r>
            <w:r w:rsidR="00147C1C">
              <w:rPr>
                <w:noProof/>
                <w:webHidden/>
              </w:rPr>
              <w:fldChar w:fldCharType="end"/>
            </w:r>
          </w:hyperlink>
        </w:p>
        <w:p w14:paraId="7C589EC2" w14:textId="3E3F9D3E" w:rsidR="00147C1C" w:rsidRDefault="00D4672F">
          <w:pPr>
            <w:pStyle w:val="TOC3"/>
            <w:tabs>
              <w:tab w:val="left" w:pos="1200"/>
              <w:tab w:val="right" w:leader="dot" w:pos="9350"/>
            </w:tabs>
            <w:rPr>
              <w:rFonts w:cstheme="minorBidi"/>
              <w:noProof/>
              <w:sz w:val="24"/>
              <w:lang w:val="en-CA" w:bidi="ar-SA"/>
            </w:rPr>
          </w:pPr>
          <w:hyperlink w:anchor="_Toc19780980" w:history="1">
            <w:r w:rsidR="00147C1C" w:rsidRPr="00BD58AE">
              <w:rPr>
                <w:rStyle w:val="Hyperlink"/>
                <w:rFonts w:eastAsia="Times New Roman"/>
                <w:noProof/>
                <w:bdr w:val="none" w:sz="0" w:space="0" w:color="auto" w:frame="1"/>
                <w:lang w:eastAsia="en-CA"/>
              </w:rPr>
              <w:t>8.1.4</w:t>
            </w:r>
            <w:r w:rsidR="00147C1C">
              <w:rPr>
                <w:rFonts w:cstheme="minorBidi"/>
                <w:noProof/>
                <w:sz w:val="24"/>
                <w:lang w:val="en-CA" w:bidi="ar-SA"/>
              </w:rPr>
              <w:tab/>
            </w:r>
            <w:r w:rsidR="00147C1C" w:rsidRPr="00BD58AE">
              <w:rPr>
                <w:rStyle w:val="Hyperlink"/>
                <w:rFonts w:eastAsia="Times New Roman"/>
                <w:noProof/>
                <w:bdr w:val="none" w:sz="0" w:space="0" w:color="auto" w:frame="1"/>
                <w:lang w:eastAsia="en-CA"/>
              </w:rPr>
              <w:t>Offline Batch Mapping</w:t>
            </w:r>
            <w:r w:rsidR="00147C1C">
              <w:rPr>
                <w:noProof/>
                <w:webHidden/>
              </w:rPr>
              <w:tab/>
            </w:r>
            <w:r w:rsidR="00147C1C">
              <w:rPr>
                <w:noProof/>
                <w:webHidden/>
              </w:rPr>
              <w:fldChar w:fldCharType="begin"/>
            </w:r>
            <w:r w:rsidR="00147C1C">
              <w:rPr>
                <w:noProof/>
                <w:webHidden/>
              </w:rPr>
              <w:instrText xml:space="preserve"> PAGEREF _Toc19780980 \h </w:instrText>
            </w:r>
            <w:r w:rsidR="00147C1C">
              <w:rPr>
                <w:noProof/>
                <w:webHidden/>
              </w:rPr>
            </w:r>
            <w:r w:rsidR="00147C1C">
              <w:rPr>
                <w:noProof/>
                <w:webHidden/>
              </w:rPr>
              <w:fldChar w:fldCharType="separate"/>
            </w:r>
            <w:r w:rsidR="00147C1C">
              <w:rPr>
                <w:noProof/>
                <w:webHidden/>
              </w:rPr>
              <w:t>75</w:t>
            </w:r>
            <w:r w:rsidR="00147C1C">
              <w:rPr>
                <w:noProof/>
                <w:webHidden/>
              </w:rPr>
              <w:fldChar w:fldCharType="end"/>
            </w:r>
          </w:hyperlink>
        </w:p>
        <w:p w14:paraId="6ECF6D5D" w14:textId="79224C39" w:rsidR="00147C1C" w:rsidRDefault="00D4672F">
          <w:pPr>
            <w:pStyle w:val="TOC2"/>
            <w:tabs>
              <w:tab w:val="left" w:pos="720"/>
              <w:tab w:val="right" w:leader="dot" w:pos="9350"/>
            </w:tabs>
            <w:rPr>
              <w:rFonts w:cstheme="minorBidi"/>
              <w:noProof/>
              <w:sz w:val="24"/>
              <w:lang w:val="en-CA" w:bidi="ar-SA"/>
            </w:rPr>
          </w:pPr>
          <w:hyperlink w:anchor="_Toc19780981" w:history="1">
            <w:r w:rsidR="00147C1C" w:rsidRPr="00BD58AE">
              <w:rPr>
                <w:rStyle w:val="Hyperlink"/>
                <w:rFonts w:ascii="Times New Roman" w:hAnsi="Times New Roman"/>
                <w:noProof/>
                <w:snapToGrid w:val="0"/>
                <w:w w:val="0"/>
              </w:rPr>
              <w:t>8.2</w:t>
            </w:r>
            <w:r w:rsidR="00147C1C">
              <w:rPr>
                <w:rFonts w:cstheme="minorBidi"/>
                <w:noProof/>
                <w:sz w:val="24"/>
                <w:lang w:val="en-CA" w:bidi="ar-SA"/>
              </w:rPr>
              <w:tab/>
            </w:r>
            <w:r w:rsidR="00147C1C" w:rsidRPr="00BD58AE">
              <w:rPr>
                <w:rStyle w:val="Hyperlink"/>
                <w:noProof/>
              </w:rPr>
              <w:t>Data Storage</w:t>
            </w:r>
            <w:r w:rsidR="00147C1C">
              <w:rPr>
                <w:noProof/>
                <w:webHidden/>
              </w:rPr>
              <w:tab/>
            </w:r>
            <w:r w:rsidR="00147C1C">
              <w:rPr>
                <w:noProof/>
                <w:webHidden/>
              </w:rPr>
              <w:fldChar w:fldCharType="begin"/>
            </w:r>
            <w:r w:rsidR="00147C1C">
              <w:rPr>
                <w:noProof/>
                <w:webHidden/>
              </w:rPr>
              <w:instrText xml:space="preserve"> PAGEREF _Toc19780981 \h </w:instrText>
            </w:r>
            <w:r w:rsidR="00147C1C">
              <w:rPr>
                <w:noProof/>
                <w:webHidden/>
              </w:rPr>
            </w:r>
            <w:r w:rsidR="00147C1C">
              <w:rPr>
                <w:noProof/>
                <w:webHidden/>
              </w:rPr>
              <w:fldChar w:fldCharType="separate"/>
            </w:r>
            <w:r w:rsidR="00147C1C">
              <w:rPr>
                <w:noProof/>
                <w:webHidden/>
              </w:rPr>
              <w:t>76</w:t>
            </w:r>
            <w:r w:rsidR="00147C1C">
              <w:rPr>
                <w:noProof/>
                <w:webHidden/>
              </w:rPr>
              <w:fldChar w:fldCharType="end"/>
            </w:r>
          </w:hyperlink>
        </w:p>
        <w:p w14:paraId="26A3706A" w14:textId="56774794" w:rsidR="00147C1C" w:rsidRDefault="00D4672F">
          <w:pPr>
            <w:pStyle w:val="TOC3"/>
            <w:tabs>
              <w:tab w:val="left" w:pos="1200"/>
              <w:tab w:val="right" w:leader="dot" w:pos="9350"/>
            </w:tabs>
            <w:rPr>
              <w:rFonts w:cstheme="minorBidi"/>
              <w:noProof/>
              <w:sz w:val="24"/>
              <w:lang w:val="en-CA" w:bidi="ar-SA"/>
            </w:rPr>
          </w:pPr>
          <w:hyperlink w:anchor="_Toc19780982" w:history="1">
            <w:r w:rsidR="00147C1C" w:rsidRPr="00BD58AE">
              <w:rPr>
                <w:rStyle w:val="Hyperlink"/>
                <w:noProof/>
              </w:rPr>
              <w:t>8.2.1</w:t>
            </w:r>
            <w:r w:rsidR="00147C1C">
              <w:rPr>
                <w:rFonts w:cstheme="minorBidi"/>
                <w:noProof/>
                <w:sz w:val="24"/>
                <w:lang w:val="en-CA" w:bidi="ar-SA"/>
              </w:rPr>
              <w:tab/>
            </w:r>
            <w:r w:rsidR="00147C1C" w:rsidRPr="00BD58AE">
              <w:rPr>
                <w:rStyle w:val="Hyperlink"/>
                <w:noProof/>
              </w:rPr>
              <w:t>Upload to triplestore</w:t>
            </w:r>
            <w:r w:rsidR="00147C1C">
              <w:rPr>
                <w:noProof/>
                <w:webHidden/>
              </w:rPr>
              <w:tab/>
            </w:r>
            <w:r w:rsidR="00147C1C">
              <w:rPr>
                <w:noProof/>
                <w:webHidden/>
              </w:rPr>
              <w:fldChar w:fldCharType="begin"/>
            </w:r>
            <w:r w:rsidR="00147C1C">
              <w:rPr>
                <w:noProof/>
                <w:webHidden/>
              </w:rPr>
              <w:instrText xml:space="preserve"> PAGEREF _Toc19780982 \h </w:instrText>
            </w:r>
            <w:r w:rsidR="00147C1C">
              <w:rPr>
                <w:noProof/>
                <w:webHidden/>
              </w:rPr>
            </w:r>
            <w:r w:rsidR="00147C1C">
              <w:rPr>
                <w:noProof/>
                <w:webHidden/>
              </w:rPr>
              <w:fldChar w:fldCharType="separate"/>
            </w:r>
            <w:r w:rsidR="00147C1C">
              <w:rPr>
                <w:noProof/>
                <w:webHidden/>
              </w:rPr>
              <w:t>76</w:t>
            </w:r>
            <w:r w:rsidR="00147C1C">
              <w:rPr>
                <w:noProof/>
                <w:webHidden/>
              </w:rPr>
              <w:fldChar w:fldCharType="end"/>
            </w:r>
          </w:hyperlink>
        </w:p>
        <w:p w14:paraId="671C4E13" w14:textId="01BB221B" w:rsidR="00147C1C" w:rsidRDefault="00D4672F">
          <w:pPr>
            <w:pStyle w:val="TOC1"/>
            <w:tabs>
              <w:tab w:val="left" w:pos="400"/>
              <w:tab w:val="right" w:leader="dot" w:pos="9350"/>
            </w:tabs>
            <w:rPr>
              <w:rFonts w:cstheme="minorBidi"/>
              <w:noProof/>
              <w:sz w:val="24"/>
              <w:lang w:val="en-CA" w:bidi="ar-SA"/>
            </w:rPr>
          </w:pPr>
          <w:hyperlink w:anchor="_Toc19780983" w:history="1">
            <w:r w:rsidR="00147C1C" w:rsidRPr="00BD58AE">
              <w:rPr>
                <w:rStyle w:val="Hyperlink"/>
                <w:noProof/>
              </w:rPr>
              <w:t>9</w:t>
            </w:r>
            <w:r w:rsidR="00147C1C">
              <w:rPr>
                <w:rFonts w:cstheme="minorBidi"/>
                <w:noProof/>
                <w:sz w:val="24"/>
                <w:lang w:val="en-CA" w:bidi="ar-SA"/>
              </w:rPr>
              <w:tab/>
            </w:r>
            <w:r w:rsidR="00147C1C" w:rsidRPr="00BD58AE">
              <w:rPr>
                <w:rStyle w:val="Hyperlink"/>
                <w:noProof/>
              </w:rPr>
              <w:t>Future Work</w:t>
            </w:r>
            <w:r w:rsidR="00147C1C">
              <w:rPr>
                <w:noProof/>
                <w:webHidden/>
              </w:rPr>
              <w:tab/>
            </w:r>
            <w:r w:rsidR="00147C1C">
              <w:rPr>
                <w:noProof/>
                <w:webHidden/>
              </w:rPr>
              <w:fldChar w:fldCharType="begin"/>
            </w:r>
            <w:r w:rsidR="00147C1C">
              <w:rPr>
                <w:noProof/>
                <w:webHidden/>
              </w:rPr>
              <w:instrText xml:space="preserve"> PAGEREF _Toc19780983 \h </w:instrText>
            </w:r>
            <w:r w:rsidR="00147C1C">
              <w:rPr>
                <w:noProof/>
                <w:webHidden/>
              </w:rPr>
            </w:r>
            <w:r w:rsidR="00147C1C">
              <w:rPr>
                <w:noProof/>
                <w:webHidden/>
              </w:rPr>
              <w:fldChar w:fldCharType="separate"/>
            </w:r>
            <w:r w:rsidR="00147C1C">
              <w:rPr>
                <w:noProof/>
                <w:webHidden/>
              </w:rPr>
              <w:t>76</w:t>
            </w:r>
            <w:r w:rsidR="00147C1C">
              <w:rPr>
                <w:noProof/>
                <w:webHidden/>
              </w:rPr>
              <w:fldChar w:fldCharType="end"/>
            </w:r>
          </w:hyperlink>
        </w:p>
        <w:p w14:paraId="43EC1840" w14:textId="73A0290A" w:rsidR="00147C1C" w:rsidRDefault="00D4672F">
          <w:pPr>
            <w:pStyle w:val="TOC2"/>
            <w:tabs>
              <w:tab w:val="left" w:pos="720"/>
              <w:tab w:val="right" w:leader="dot" w:pos="9350"/>
            </w:tabs>
            <w:rPr>
              <w:rFonts w:cstheme="minorBidi"/>
              <w:noProof/>
              <w:sz w:val="24"/>
              <w:lang w:val="en-CA" w:bidi="ar-SA"/>
            </w:rPr>
          </w:pPr>
          <w:hyperlink w:anchor="_Toc19780984" w:history="1">
            <w:r w:rsidR="00147C1C" w:rsidRPr="00BD58AE">
              <w:rPr>
                <w:rStyle w:val="Hyperlink"/>
                <w:rFonts w:ascii="Times New Roman" w:hAnsi="Times New Roman"/>
                <w:noProof/>
                <w:snapToGrid w:val="0"/>
                <w:w w:val="0"/>
              </w:rPr>
              <w:t>9.1</w:t>
            </w:r>
            <w:r w:rsidR="00147C1C">
              <w:rPr>
                <w:rFonts w:cstheme="minorBidi"/>
                <w:noProof/>
                <w:sz w:val="24"/>
                <w:lang w:val="en-CA" w:bidi="ar-SA"/>
              </w:rPr>
              <w:tab/>
            </w:r>
            <w:r w:rsidR="00147C1C" w:rsidRPr="00BD58AE">
              <w:rPr>
                <w:rStyle w:val="Hyperlink"/>
                <w:noProof/>
              </w:rPr>
              <w:t>Extensions to the Urban System Ontology</w:t>
            </w:r>
            <w:r w:rsidR="00147C1C">
              <w:rPr>
                <w:noProof/>
                <w:webHidden/>
              </w:rPr>
              <w:tab/>
            </w:r>
            <w:r w:rsidR="00147C1C">
              <w:rPr>
                <w:noProof/>
                <w:webHidden/>
              </w:rPr>
              <w:fldChar w:fldCharType="begin"/>
            </w:r>
            <w:r w:rsidR="00147C1C">
              <w:rPr>
                <w:noProof/>
                <w:webHidden/>
              </w:rPr>
              <w:instrText xml:space="preserve"> PAGEREF _Toc19780984 \h </w:instrText>
            </w:r>
            <w:r w:rsidR="00147C1C">
              <w:rPr>
                <w:noProof/>
                <w:webHidden/>
              </w:rPr>
            </w:r>
            <w:r w:rsidR="00147C1C">
              <w:rPr>
                <w:noProof/>
                <w:webHidden/>
              </w:rPr>
              <w:fldChar w:fldCharType="separate"/>
            </w:r>
            <w:r w:rsidR="00147C1C">
              <w:rPr>
                <w:noProof/>
                <w:webHidden/>
              </w:rPr>
              <w:t>77</w:t>
            </w:r>
            <w:r w:rsidR="00147C1C">
              <w:rPr>
                <w:noProof/>
                <w:webHidden/>
              </w:rPr>
              <w:fldChar w:fldCharType="end"/>
            </w:r>
          </w:hyperlink>
        </w:p>
        <w:p w14:paraId="536B37ED" w14:textId="1ABA85C1" w:rsidR="00147C1C" w:rsidRDefault="00D4672F">
          <w:pPr>
            <w:pStyle w:val="TOC2"/>
            <w:tabs>
              <w:tab w:val="left" w:pos="720"/>
              <w:tab w:val="right" w:leader="dot" w:pos="9350"/>
            </w:tabs>
            <w:rPr>
              <w:rFonts w:cstheme="minorBidi"/>
              <w:noProof/>
              <w:sz w:val="24"/>
              <w:lang w:val="en-CA" w:bidi="ar-SA"/>
            </w:rPr>
          </w:pPr>
          <w:hyperlink w:anchor="_Toc19780985" w:history="1">
            <w:r w:rsidR="00147C1C" w:rsidRPr="00BD58AE">
              <w:rPr>
                <w:rStyle w:val="Hyperlink"/>
                <w:rFonts w:ascii="Times New Roman" w:hAnsi="Times New Roman"/>
                <w:noProof/>
                <w:snapToGrid w:val="0"/>
                <w:w w:val="0"/>
              </w:rPr>
              <w:t>9.2</w:t>
            </w:r>
            <w:r w:rsidR="00147C1C">
              <w:rPr>
                <w:rFonts w:cstheme="minorBidi"/>
                <w:noProof/>
                <w:sz w:val="24"/>
                <w:lang w:val="en-CA" w:bidi="ar-SA"/>
              </w:rPr>
              <w:tab/>
            </w:r>
            <w:r w:rsidR="00147C1C" w:rsidRPr="00BD58AE">
              <w:rPr>
                <w:rStyle w:val="Hyperlink"/>
                <w:noProof/>
              </w:rPr>
              <w:t>Extensions for iCity Applications</w:t>
            </w:r>
            <w:r w:rsidR="00147C1C">
              <w:rPr>
                <w:noProof/>
                <w:webHidden/>
              </w:rPr>
              <w:tab/>
            </w:r>
            <w:r w:rsidR="00147C1C">
              <w:rPr>
                <w:noProof/>
                <w:webHidden/>
              </w:rPr>
              <w:fldChar w:fldCharType="begin"/>
            </w:r>
            <w:r w:rsidR="00147C1C">
              <w:rPr>
                <w:noProof/>
                <w:webHidden/>
              </w:rPr>
              <w:instrText xml:space="preserve"> PAGEREF _Toc19780985 \h </w:instrText>
            </w:r>
            <w:r w:rsidR="00147C1C">
              <w:rPr>
                <w:noProof/>
                <w:webHidden/>
              </w:rPr>
            </w:r>
            <w:r w:rsidR="00147C1C">
              <w:rPr>
                <w:noProof/>
                <w:webHidden/>
              </w:rPr>
              <w:fldChar w:fldCharType="separate"/>
            </w:r>
            <w:r w:rsidR="00147C1C">
              <w:rPr>
                <w:noProof/>
                <w:webHidden/>
              </w:rPr>
              <w:t>77</w:t>
            </w:r>
            <w:r w:rsidR="00147C1C">
              <w:rPr>
                <w:noProof/>
                <w:webHidden/>
              </w:rPr>
              <w:fldChar w:fldCharType="end"/>
            </w:r>
          </w:hyperlink>
        </w:p>
        <w:p w14:paraId="534D4F6C" w14:textId="5201AF9A" w:rsidR="00147C1C" w:rsidRDefault="00D4672F">
          <w:pPr>
            <w:pStyle w:val="TOC3"/>
            <w:tabs>
              <w:tab w:val="left" w:pos="1200"/>
              <w:tab w:val="right" w:leader="dot" w:pos="9350"/>
            </w:tabs>
            <w:rPr>
              <w:rFonts w:cstheme="minorBidi"/>
              <w:noProof/>
              <w:sz w:val="24"/>
              <w:lang w:val="en-CA" w:bidi="ar-SA"/>
            </w:rPr>
          </w:pPr>
          <w:hyperlink w:anchor="_Toc19780986" w:history="1">
            <w:r w:rsidR="00147C1C" w:rsidRPr="00BD58AE">
              <w:rPr>
                <w:rStyle w:val="Hyperlink"/>
                <w:noProof/>
              </w:rPr>
              <w:t>9.2.1</w:t>
            </w:r>
            <w:r w:rsidR="00147C1C">
              <w:rPr>
                <w:rFonts w:cstheme="minorBidi"/>
                <w:noProof/>
                <w:sz w:val="24"/>
                <w:lang w:val="en-CA" w:bidi="ar-SA"/>
              </w:rPr>
              <w:tab/>
            </w:r>
            <w:r w:rsidR="00147C1C" w:rsidRPr="00BD58AE">
              <w:rPr>
                <w:rStyle w:val="Hyperlink"/>
                <w:noProof/>
              </w:rPr>
              <w:t>Data Collection</w:t>
            </w:r>
            <w:r w:rsidR="00147C1C">
              <w:rPr>
                <w:noProof/>
                <w:webHidden/>
              </w:rPr>
              <w:tab/>
            </w:r>
            <w:r w:rsidR="00147C1C">
              <w:rPr>
                <w:noProof/>
                <w:webHidden/>
              </w:rPr>
              <w:fldChar w:fldCharType="begin"/>
            </w:r>
            <w:r w:rsidR="00147C1C">
              <w:rPr>
                <w:noProof/>
                <w:webHidden/>
              </w:rPr>
              <w:instrText xml:space="preserve"> PAGEREF _Toc19780986 \h </w:instrText>
            </w:r>
            <w:r w:rsidR="00147C1C">
              <w:rPr>
                <w:noProof/>
                <w:webHidden/>
              </w:rPr>
            </w:r>
            <w:r w:rsidR="00147C1C">
              <w:rPr>
                <w:noProof/>
                <w:webHidden/>
              </w:rPr>
              <w:fldChar w:fldCharType="separate"/>
            </w:r>
            <w:r w:rsidR="00147C1C">
              <w:rPr>
                <w:noProof/>
                <w:webHidden/>
              </w:rPr>
              <w:t>78</w:t>
            </w:r>
            <w:r w:rsidR="00147C1C">
              <w:rPr>
                <w:noProof/>
                <w:webHidden/>
              </w:rPr>
              <w:fldChar w:fldCharType="end"/>
            </w:r>
          </w:hyperlink>
        </w:p>
        <w:p w14:paraId="57ECB148" w14:textId="703F6A7F" w:rsidR="00147C1C" w:rsidRDefault="00D4672F">
          <w:pPr>
            <w:pStyle w:val="TOC3"/>
            <w:tabs>
              <w:tab w:val="left" w:pos="1200"/>
              <w:tab w:val="right" w:leader="dot" w:pos="9350"/>
            </w:tabs>
            <w:rPr>
              <w:rFonts w:cstheme="minorBidi"/>
              <w:noProof/>
              <w:sz w:val="24"/>
              <w:lang w:val="en-CA" w:bidi="ar-SA"/>
            </w:rPr>
          </w:pPr>
          <w:hyperlink w:anchor="_Toc19780987" w:history="1">
            <w:r w:rsidR="00147C1C" w:rsidRPr="00BD58AE">
              <w:rPr>
                <w:rStyle w:val="Hyperlink"/>
                <w:noProof/>
              </w:rPr>
              <w:t>9.2.2</w:t>
            </w:r>
            <w:r w:rsidR="00147C1C">
              <w:rPr>
                <w:rFonts w:cstheme="minorBidi"/>
                <w:noProof/>
                <w:sz w:val="24"/>
                <w:lang w:val="en-CA" w:bidi="ar-SA"/>
              </w:rPr>
              <w:tab/>
            </w:r>
            <w:r w:rsidR="00147C1C" w:rsidRPr="00BD58AE">
              <w:rPr>
                <w:rStyle w:val="Hyperlink"/>
                <w:noProof/>
              </w:rPr>
              <w:t>Simulation of Urban Systems</w:t>
            </w:r>
            <w:r w:rsidR="00147C1C">
              <w:rPr>
                <w:noProof/>
                <w:webHidden/>
              </w:rPr>
              <w:tab/>
            </w:r>
            <w:r w:rsidR="00147C1C">
              <w:rPr>
                <w:noProof/>
                <w:webHidden/>
              </w:rPr>
              <w:fldChar w:fldCharType="begin"/>
            </w:r>
            <w:r w:rsidR="00147C1C">
              <w:rPr>
                <w:noProof/>
                <w:webHidden/>
              </w:rPr>
              <w:instrText xml:space="preserve"> PAGEREF _Toc19780987 \h </w:instrText>
            </w:r>
            <w:r w:rsidR="00147C1C">
              <w:rPr>
                <w:noProof/>
                <w:webHidden/>
              </w:rPr>
            </w:r>
            <w:r w:rsidR="00147C1C">
              <w:rPr>
                <w:noProof/>
                <w:webHidden/>
              </w:rPr>
              <w:fldChar w:fldCharType="separate"/>
            </w:r>
            <w:r w:rsidR="00147C1C">
              <w:rPr>
                <w:noProof/>
                <w:webHidden/>
              </w:rPr>
              <w:t>79</w:t>
            </w:r>
            <w:r w:rsidR="00147C1C">
              <w:rPr>
                <w:noProof/>
                <w:webHidden/>
              </w:rPr>
              <w:fldChar w:fldCharType="end"/>
            </w:r>
          </w:hyperlink>
        </w:p>
        <w:p w14:paraId="2E5A0933" w14:textId="3F657086" w:rsidR="00147C1C" w:rsidRDefault="00D4672F">
          <w:pPr>
            <w:pStyle w:val="TOC3"/>
            <w:tabs>
              <w:tab w:val="left" w:pos="1200"/>
              <w:tab w:val="right" w:leader="dot" w:pos="9350"/>
            </w:tabs>
            <w:rPr>
              <w:rFonts w:cstheme="minorBidi"/>
              <w:noProof/>
              <w:sz w:val="24"/>
              <w:lang w:val="en-CA" w:bidi="ar-SA"/>
            </w:rPr>
          </w:pPr>
          <w:hyperlink w:anchor="_Toc19780988" w:history="1">
            <w:r w:rsidR="00147C1C" w:rsidRPr="00BD58AE">
              <w:rPr>
                <w:rStyle w:val="Hyperlink"/>
                <w:noProof/>
              </w:rPr>
              <w:t>9.2.3</w:t>
            </w:r>
            <w:r w:rsidR="00147C1C">
              <w:rPr>
                <w:rFonts w:cstheme="minorBidi"/>
                <w:noProof/>
                <w:sz w:val="24"/>
                <w:lang w:val="en-CA" w:bidi="ar-SA"/>
              </w:rPr>
              <w:tab/>
            </w:r>
            <w:r w:rsidR="00147C1C" w:rsidRPr="00BD58AE">
              <w:rPr>
                <w:rStyle w:val="Hyperlink"/>
                <w:noProof/>
              </w:rPr>
              <w:t>Analysis of Urban Systems</w:t>
            </w:r>
            <w:r w:rsidR="00147C1C">
              <w:rPr>
                <w:noProof/>
                <w:webHidden/>
              </w:rPr>
              <w:tab/>
            </w:r>
            <w:r w:rsidR="00147C1C">
              <w:rPr>
                <w:noProof/>
                <w:webHidden/>
              </w:rPr>
              <w:fldChar w:fldCharType="begin"/>
            </w:r>
            <w:r w:rsidR="00147C1C">
              <w:rPr>
                <w:noProof/>
                <w:webHidden/>
              </w:rPr>
              <w:instrText xml:space="preserve"> PAGEREF _Toc19780988 \h </w:instrText>
            </w:r>
            <w:r w:rsidR="00147C1C">
              <w:rPr>
                <w:noProof/>
                <w:webHidden/>
              </w:rPr>
            </w:r>
            <w:r w:rsidR="00147C1C">
              <w:rPr>
                <w:noProof/>
                <w:webHidden/>
              </w:rPr>
              <w:fldChar w:fldCharType="separate"/>
            </w:r>
            <w:r w:rsidR="00147C1C">
              <w:rPr>
                <w:noProof/>
                <w:webHidden/>
              </w:rPr>
              <w:t>80</w:t>
            </w:r>
            <w:r w:rsidR="00147C1C">
              <w:rPr>
                <w:noProof/>
                <w:webHidden/>
              </w:rPr>
              <w:fldChar w:fldCharType="end"/>
            </w:r>
          </w:hyperlink>
        </w:p>
        <w:p w14:paraId="4F1FAE89" w14:textId="2812220F" w:rsidR="00147C1C" w:rsidRDefault="00D4672F">
          <w:pPr>
            <w:pStyle w:val="TOC3"/>
            <w:tabs>
              <w:tab w:val="left" w:pos="1200"/>
              <w:tab w:val="right" w:leader="dot" w:pos="9350"/>
            </w:tabs>
            <w:rPr>
              <w:rFonts w:cstheme="minorBidi"/>
              <w:noProof/>
              <w:sz w:val="24"/>
              <w:lang w:val="en-CA" w:bidi="ar-SA"/>
            </w:rPr>
          </w:pPr>
          <w:hyperlink w:anchor="_Toc19780989" w:history="1">
            <w:r w:rsidR="00147C1C" w:rsidRPr="00BD58AE">
              <w:rPr>
                <w:rStyle w:val="Hyperlink"/>
                <w:noProof/>
              </w:rPr>
              <w:t>9.2.4</w:t>
            </w:r>
            <w:r w:rsidR="00147C1C">
              <w:rPr>
                <w:rFonts w:cstheme="minorBidi"/>
                <w:noProof/>
                <w:sz w:val="24"/>
                <w:lang w:val="en-CA" w:bidi="ar-SA"/>
              </w:rPr>
              <w:tab/>
            </w:r>
            <w:r w:rsidR="00147C1C" w:rsidRPr="00BD58AE">
              <w:rPr>
                <w:rStyle w:val="Hyperlink"/>
                <w:noProof/>
              </w:rPr>
              <w:t>Visualization of Urban Systems</w:t>
            </w:r>
            <w:r w:rsidR="00147C1C">
              <w:rPr>
                <w:noProof/>
                <w:webHidden/>
              </w:rPr>
              <w:tab/>
            </w:r>
            <w:r w:rsidR="00147C1C">
              <w:rPr>
                <w:noProof/>
                <w:webHidden/>
              </w:rPr>
              <w:fldChar w:fldCharType="begin"/>
            </w:r>
            <w:r w:rsidR="00147C1C">
              <w:rPr>
                <w:noProof/>
                <w:webHidden/>
              </w:rPr>
              <w:instrText xml:space="preserve"> PAGEREF _Toc19780989 \h </w:instrText>
            </w:r>
            <w:r w:rsidR="00147C1C">
              <w:rPr>
                <w:noProof/>
                <w:webHidden/>
              </w:rPr>
            </w:r>
            <w:r w:rsidR="00147C1C">
              <w:rPr>
                <w:noProof/>
                <w:webHidden/>
              </w:rPr>
              <w:fldChar w:fldCharType="separate"/>
            </w:r>
            <w:r w:rsidR="00147C1C">
              <w:rPr>
                <w:noProof/>
                <w:webHidden/>
              </w:rPr>
              <w:t>80</w:t>
            </w:r>
            <w:r w:rsidR="00147C1C">
              <w:rPr>
                <w:noProof/>
                <w:webHidden/>
              </w:rPr>
              <w:fldChar w:fldCharType="end"/>
            </w:r>
          </w:hyperlink>
        </w:p>
        <w:p w14:paraId="0D77A2C7" w14:textId="69212BE3" w:rsidR="00147C1C" w:rsidRDefault="00D4672F">
          <w:pPr>
            <w:pStyle w:val="TOC1"/>
            <w:tabs>
              <w:tab w:val="left" w:pos="720"/>
              <w:tab w:val="right" w:leader="dot" w:pos="9350"/>
            </w:tabs>
            <w:rPr>
              <w:rFonts w:cstheme="minorBidi"/>
              <w:noProof/>
              <w:sz w:val="24"/>
              <w:lang w:val="en-CA" w:bidi="ar-SA"/>
            </w:rPr>
          </w:pPr>
          <w:hyperlink w:anchor="_Toc19780990" w:history="1">
            <w:r w:rsidR="00147C1C" w:rsidRPr="00BD58AE">
              <w:rPr>
                <w:rStyle w:val="Hyperlink"/>
                <w:noProof/>
              </w:rPr>
              <w:t>10</w:t>
            </w:r>
            <w:r w:rsidR="00147C1C">
              <w:rPr>
                <w:rFonts w:cstheme="minorBidi"/>
                <w:noProof/>
                <w:sz w:val="24"/>
                <w:lang w:val="en-CA" w:bidi="ar-SA"/>
              </w:rPr>
              <w:tab/>
            </w:r>
            <w:r w:rsidR="00147C1C" w:rsidRPr="00BD58AE">
              <w:rPr>
                <w:rStyle w:val="Hyperlink"/>
                <w:noProof/>
              </w:rPr>
              <w:t>Extra-logical Design Practices</w:t>
            </w:r>
            <w:r w:rsidR="00147C1C">
              <w:rPr>
                <w:noProof/>
                <w:webHidden/>
              </w:rPr>
              <w:tab/>
            </w:r>
            <w:r w:rsidR="00147C1C">
              <w:rPr>
                <w:noProof/>
                <w:webHidden/>
              </w:rPr>
              <w:fldChar w:fldCharType="begin"/>
            </w:r>
            <w:r w:rsidR="00147C1C">
              <w:rPr>
                <w:noProof/>
                <w:webHidden/>
              </w:rPr>
              <w:instrText xml:space="preserve"> PAGEREF _Toc19780990 \h </w:instrText>
            </w:r>
            <w:r w:rsidR="00147C1C">
              <w:rPr>
                <w:noProof/>
                <w:webHidden/>
              </w:rPr>
            </w:r>
            <w:r w:rsidR="00147C1C">
              <w:rPr>
                <w:noProof/>
                <w:webHidden/>
              </w:rPr>
              <w:fldChar w:fldCharType="separate"/>
            </w:r>
            <w:r w:rsidR="00147C1C">
              <w:rPr>
                <w:noProof/>
                <w:webHidden/>
              </w:rPr>
              <w:t>80</w:t>
            </w:r>
            <w:r w:rsidR="00147C1C">
              <w:rPr>
                <w:noProof/>
                <w:webHidden/>
              </w:rPr>
              <w:fldChar w:fldCharType="end"/>
            </w:r>
          </w:hyperlink>
        </w:p>
        <w:p w14:paraId="41AC5A13" w14:textId="386E97ED" w:rsidR="00147C1C" w:rsidRDefault="00D4672F">
          <w:pPr>
            <w:pStyle w:val="TOC1"/>
            <w:tabs>
              <w:tab w:val="left" w:pos="720"/>
              <w:tab w:val="right" w:leader="dot" w:pos="9350"/>
            </w:tabs>
            <w:rPr>
              <w:rFonts w:cstheme="minorBidi"/>
              <w:noProof/>
              <w:sz w:val="24"/>
              <w:lang w:val="en-CA" w:bidi="ar-SA"/>
            </w:rPr>
          </w:pPr>
          <w:hyperlink w:anchor="_Toc19780991" w:history="1">
            <w:r w:rsidR="00147C1C" w:rsidRPr="00BD58AE">
              <w:rPr>
                <w:rStyle w:val="Hyperlink"/>
                <w:noProof/>
              </w:rPr>
              <w:t>11</w:t>
            </w:r>
            <w:r w:rsidR="00147C1C">
              <w:rPr>
                <w:rFonts w:cstheme="minorBidi"/>
                <w:noProof/>
                <w:sz w:val="24"/>
                <w:lang w:val="en-CA" w:bidi="ar-SA"/>
              </w:rPr>
              <w:tab/>
            </w:r>
            <w:r w:rsidR="00147C1C" w:rsidRPr="00BD58AE">
              <w:rPr>
                <w:rStyle w:val="Hyperlink"/>
                <w:noProof/>
              </w:rPr>
              <w:t>Summary of Changes from Previous Version</w:t>
            </w:r>
            <w:r w:rsidR="00147C1C">
              <w:rPr>
                <w:noProof/>
                <w:webHidden/>
              </w:rPr>
              <w:tab/>
            </w:r>
            <w:r w:rsidR="00147C1C">
              <w:rPr>
                <w:noProof/>
                <w:webHidden/>
              </w:rPr>
              <w:fldChar w:fldCharType="begin"/>
            </w:r>
            <w:r w:rsidR="00147C1C">
              <w:rPr>
                <w:noProof/>
                <w:webHidden/>
              </w:rPr>
              <w:instrText xml:space="preserve"> PAGEREF _Toc19780991 \h </w:instrText>
            </w:r>
            <w:r w:rsidR="00147C1C">
              <w:rPr>
                <w:noProof/>
                <w:webHidden/>
              </w:rPr>
            </w:r>
            <w:r w:rsidR="00147C1C">
              <w:rPr>
                <w:noProof/>
                <w:webHidden/>
              </w:rPr>
              <w:fldChar w:fldCharType="separate"/>
            </w:r>
            <w:r w:rsidR="00147C1C">
              <w:rPr>
                <w:noProof/>
                <w:webHidden/>
              </w:rPr>
              <w:t>80</w:t>
            </w:r>
            <w:r w:rsidR="00147C1C">
              <w:rPr>
                <w:noProof/>
                <w:webHidden/>
              </w:rPr>
              <w:fldChar w:fldCharType="end"/>
            </w:r>
          </w:hyperlink>
        </w:p>
        <w:p w14:paraId="0C086412" w14:textId="5375FBED" w:rsidR="00147C1C" w:rsidRDefault="00D4672F">
          <w:pPr>
            <w:pStyle w:val="TOC1"/>
            <w:tabs>
              <w:tab w:val="right" w:leader="dot" w:pos="9350"/>
            </w:tabs>
            <w:rPr>
              <w:rFonts w:cstheme="minorBidi"/>
              <w:noProof/>
              <w:sz w:val="24"/>
              <w:lang w:val="en-CA" w:bidi="ar-SA"/>
            </w:rPr>
          </w:pPr>
          <w:hyperlink w:anchor="_Toc19780992" w:history="1">
            <w:r w:rsidR="00147C1C" w:rsidRPr="00BD58AE">
              <w:rPr>
                <w:rStyle w:val="Hyperlink"/>
                <w:noProof/>
              </w:rPr>
              <w:t>Acknowledgements</w:t>
            </w:r>
            <w:r w:rsidR="00147C1C">
              <w:rPr>
                <w:noProof/>
                <w:webHidden/>
              </w:rPr>
              <w:tab/>
            </w:r>
            <w:r w:rsidR="00147C1C">
              <w:rPr>
                <w:noProof/>
                <w:webHidden/>
              </w:rPr>
              <w:fldChar w:fldCharType="begin"/>
            </w:r>
            <w:r w:rsidR="00147C1C">
              <w:rPr>
                <w:noProof/>
                <w:webHidden/>
              </w:rPr>
              <w:instrText xml:space="preserve"> PAGEREF _Toc19780992 \h </w:instrText>
            </w:r>
            <w:r w:rsidR="00147C1C">
              <w:rPr>
                <w:noProof/>
                <w:webHidden/>
              </w:rPr>
            </w:r>
            <w:r w:rsidR="00147C1C">
              <w:rPr>
                <w:noProof/>
                <w:webHidden/>
              </w:rPr>
              <w:fldChar w:fldCharType="separate"/>
            </w:r>
            <w:r w:rsidR="00147C1C">
              <w:rPr>
                <w:noProof/>
                <w:webHidden/>
              </w:rPr>
              <w:t>83</w:t>
            </w:r>
            <w:r w:rsidR="00147C1C">
              <w:rPr>
                <w:noProof/>
                <w:webHidden/>
              </w:rPr>
              <w:fldChar w:fldCharType="end"/>
            </w:r>
          </w:hyperlink>
        </w:p>
        <w:p w14:paraId="38F3BFDC" w14:textId="0E2CA9FE" w:rsidR="00147C1C" w:rsidRDefault="00D4672F">
          <w:pPr>
            <w:pStyle w:val="TOC1"/>
            <w:tabs>
              <w:tab w:val="right" w:leader="dot" w:pos="9350"/>
            </w:tabs>
            <w:rPr>
              <w:rFonts w:cstheme="minorBidi"/>
              <w:noProof/>
              <w:sz w:val="24"/>
              <w:lang w:val="en-CA" w:bidi="ar-SA"/>
            </w:rPr>
          </w:pPr>
          <w:hyperlink w:anchor="_Toc19780993" w:history="1">
            <w:r w:rsidR="00147C1C" w:rsidRPr="00BD58AE">
              <w:rPr>
                <w:rStyle w:val="Hyperlink"/>
                <w:noProof/>
              </w:rPr>
              <w:t>Bibliography</w:t>
            </w:r>
            <w:r w:rsidR="00147C1C">
              <w:rPr>
                <w:noProof/>
                <w:webHidden/>
              </w:rPr>
              <w:tab/>
            </w:r>
            <w:r w:rsidR="00147C1C">
              <w:rPr>
                <w:noProof/>
                <w:webHidden/>
              </w:rPr>
              <w:fldChar w:fldCharType="begin"/>
            </w:r>
            <w:r w:rsidR="00147C1C">
              <w:rPr>
                <w:noProof/>
                <w:webHidden/>
              </w:rPr>
              <w:instrText xml:space="preserve"> PAGEREF _Toc19780993 \h </w:instrText>
            </w:r>
            <w:r w:rsidR="00147C1C">
              <w:rPr>
                <w:noProof/>
                <w:webHidden/>
              </w:rPr>
            </w:r>
            <w:r w:rsidR="00147C1C">
              <w:rPr>
                <w:noProof/>
                <w:webHidden/>
              </w:rPr>
              <w:fldChar w:fldCharType="separate"/>
            </w:r>
            <w:r w:rsidR="00147C1C">
              <w:rPr>
                <w:noProof/>
                <w:webHidden/>
              </w:rPr>
              <w:t>84</w:t>
            </w:r>
            <w:r w:rsidR="00147C1C">
              <w:rPr>
                <w:noProof/>
                <w:webHidden/>
              </w:rPr>
              <w:fldChar w:fldCharType="end"/>
            </w:r>
          </w:hyperlink>
        </w:p>
        <w:p w14:paraId="6D1DC623" w14:textId="74702DC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978093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1978093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1978093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2215CFFE"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B371C7">
        <w:t xml:space="preserve">Figure </w:t>
      </w:r>
      <w:r w:rsidR="00B371C7">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EC7B0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81005F">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4F09D65B"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 xml:space="preserve">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371C7">
        <w:t>0</w:t>
      </w:r>
      <w:r w:rsidR="00BE6A2E">
        <w:fldChar w:fldCharType="end"/>
      </w:r>
      <w:r w:rsidR="00BE6A2E">
        <w:t xml:space="preserve">.  </w:t>
      </w:r>
    </w:p>
    <w:p w14:paraId="52EB3871" w14:textId="3E2BFB63" w:rsidR="006A044F" w:rsidRDefault="006A044F" w:rsidP="00EA354A">
      <w:pPr>
        <w:pStyle w:val="Heading1"/>
      </w:pPr>
      <w:bookmarkStart w:id="36" w:name="_Toc19780939"/>
      <w:bookmarkStart w:id="37" w:name="_Ref462673081"/>
      <w:r>
        <w:t>Development Process</w:t>
      </w:r>
      <w:bookmarkEnd w:id="36"/>
    </w:p>
    <w:p w14:paraId="49053DFE" w14:textId="42496A01" w:rsidR="0029203C"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iteratively, according to the ontology engineering approach originally presented for first-order logic ontologies by </w:t>
      </w:r>
      <w:r w:rsidR="007B59DF">
        <w:rPr>
          <w:lang w:val="en-US" w:bidi="en-US"/>
        </w:rPr>
        <w:fldChar w:fldCharType="begin"/>
      </w:r>
      <w:r w:rsidR="007B59DF">
        <w:rPr>
          <w:lang w:val="en-US" w:bidi="en-US"/>
        </w:rPr>
        <w:instrText xml:space="preserve"> ADDIN EN.CITE &lt;EndNote&gt;&lt;Cite&gt;&lt;Author&gt;Grüninger&lt;/Author&gt;&lt;Year&gt;1995&lt;/Year&gt;&lt;IDText&gt;Methodology for the design and evaluation of ontologies&lt;/IDText&gt;&lt;DisplayText&gt;[2]&lt;/DisplayText&gt;&lt;record&gt;&lt;titles&gt;&lt;title&gt;Methodology for the design and evaluation of ontologies&lt;/title&gt;&lt;/titles&gt;&lt;contributors&gt;&lt;authors&gt;&lt;author&gt;Grüninger, Michael&lt;/author&gt;&lt;author&gt;Fox, Mark S&lt;/author&gt;&lt;/authors&gt;&lt;/contributors&gt;&lt;added-date format="utc"&gt;1567100473&lt;/added-date&gt;&lt;ref-type name="Journal Article"&gt;17&lt;/ref-type&gt;&lt;dates&gt;&lt;year&gt;1995&lt;/year&gt;&lt;/dates&gt;&lt;rec-number&gt;38&lt;/rec-number&gt;&lt;last-updated-date format="utc"&gt;1567100473&lt;/last-updated-date&gt;&lt;/record&gt;&lt;/Cite&gt;&lt;/EndNote&gt;</w:instrText>
      </w:r>
      <w:r w:rsidR="007B59DF">
        <w:rPr>
          <w:lang w:val="en-US" w:bidi="en-US"/>
        </w:rPr>
        <w:fldChar w:fldCharType="separate"/>
      </w:r>
      <w:r w:rsidR="007B59DF">
        <w:rPr>
          <w:noProof/>
          <w:lang w:val="en-US" w:bidi="en-US"/>
        </w:rPr>
        <w:t>[2]</w:t>
      </w:r>
      <w:r w:rsidR="007B59DF">
        <w:rPr>
          <w:lang w:val="en-US" w:bidi="en-US"/>
        </w:rPr>
        <w:fldChar w:fldCharType="end"/>
      </w:r>
      <w:r w:rsidR="007B59DF">
        <w:rPr>
          <w:lang w:val="en-US" w:bidi="en-US"/>
        </w:rPr>
        <w:t>.</w:t>
      </w:r>
      <w:r w:rsidR="0029203C">
        <w:rPr>
          <w:lang w:val="en-US" w:bidi="en-US"/>
        </w:rPr>
        <w:t xml:space="preserve"> In the initial stage of requirements collection, … key terms were identified. At this stage we were able to identify existing ontologies that might be reusable to capture the required concepts. Then, by way of interviews with subject-matter experts and review of relevant datasets axioms were added to formalize the semantics of the identified concepts. These axioms were reused from existing </w:t>
      </w:r>
      <w:r w:rsidR="0029203C">
        <w:rPr>
          <w:lang w:val="en-US" w:bidi="en-US"/>
        </w:rPr>
        <w:lastRenderedPageBreak/>
        <w:t xml:space="preserve">ontologies, where possible. This was an iterative development process; as new applications arose </w:t>
      </w:r>
      <w:r w:rsidR="0055633A">
        <w:rPr>
          <w:lang w:val="en-US" w:bidi="en-US"/>
        </w:rPr>
        <w:t>new requirements were identified, resulting in changes to the ontology.</w:t>
      </w:r>
    </w:p>
    <w:p w14:paraId="157488CD" w14:textId="77B10EE0" w:rsidR="00EF379A" w:rsidRDefault="00EF379A" w:rsidP="00EF379A">
      <w:pPr>
        <w:pStyle w:val="Heading2"/>
      </w:pPr>
      <w:r>
        <w:t>Requirements</w:t>
      </w:r>
    </w:p>
    <w:p w14:paraId="2026B50B" w14:textId="75604326" w:rsidR="0028054A" w:rsidRDefault="0028054A" w:rsidP="00E53C87">
      <w:pPr>
        <w:rPr>
          <w:lang w:val="en-US" w:bidi="en-US"/>
        </w:rPr>
      </w:pPr>
      <w:r>
        <w:rPr>
          <w:lang w:val="en-US" w:bidi="en-US"/>
        </w:rPr>
        <w:t>The</w:t>
      </w:r>
      <w:r w:rsidR="00B94D2C">
        <w:rPr>
          <w:lang w:val="en-US" w:bidi="en-US"/>
        </w:rPr>
        <w:t xml:space="preserve"> first</w:t>
      </w:r>
      <w:r>
        <w:rPr>
          <w:lang w:val="en-US" w:bidi="en-US"/>
        </w:rPr>
        <w:t xml:space="preserve"> </w:t>
      </w:r>
      <w:r w:rsidR="00B94D2C">
        <w:rPr>
          <w:lang w:val="en-US" w:bidi="en-US"/>
        </w:rPr>
        <w:t>stage of requirements collection</w:t>
      </w:r>
      <w:r>
        <w:rPr>
          <w:lang w:val="en-US" w:bidi="en-US"/>
        </w:rPr>
        <w:t xml:space="preserve"> revealed </w:t>
      </w:r>
      <w:r w:rsidR="00B94D2C">
        <w:rPr>
          <w:lang w:val="en-US" w:bidi="en-US"/>
        </w:rPr>
        <w:t xml:space="preserve">competency requirements in </w:t>
      </w:r>
      <w:r>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B94D2C">
        <w:t xml:space="preserve">Table </w:t>
      </w:r>
      <w:r w:rsidR="00B94D2C">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56E59F2F" w:rsidR="00B94D2C" w:rsidRDefault="00B94D2C" w:rsidP="00B94D2C">
      <w:pPr>
        <w:pStyle w:val="Caption"/>
        <w:keepNext/>
      </w:pPr>
      <w:bookmarkStart w:id="38" w:name="_Ref19780482"/>
      <w:r>
        <w:t xml:space="preserve">Table </w:t>
      </w:r>
      <w:r w:rsidR="00932727">
        <w:fldChar w:fldCharType="begin"/>
      </w:r>
      <w:r w:rsidR="00932727">
        <w:instrText xml:space="preserve"> SEQ Table \* ARABIC </w:instrText>
      </w:r>
      <w:r w:rsidR="00932727">
        <w:fldChar w:fldCharType="separate"/>
      </w:r>
      <w:r>
        <w:rPr>
          <w:noProof/>
        </w:rPr>
        <w:t>1</w:t>
      </w:r>
      <w:r w:rsidR="00932727">
        <w:rPr>
          <w:noProof/>
        </w:rPr>
        <w:fldChar w:fldCharType="end"/>
      </w:r>
      <w:bookmarkEnd w:id="38"/>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77777777" w:rsidR="00B94D2C" w:rsidRDefault="00B94D2C" w:rsidP="00147C1C">
            <w:pPr>
              <w:rPr>
                <w:b/>
              </w:rPr>
            </w:pPr>
            <w:r>
              <w:rPr>
                <w:b/>
              </w:rPr>
              <w:t>Competency Requirements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DA31E1">
            <w:pPr>
              <w:pStyle w:val="ListParagraph"/>
              <w:numPr>
                <w:ilvl w:val="0"/>
                <w:numId w:val="38"/>
              </w:numPr>
              <w:ind w:left="459" w:hanging="284"/>
            </w:pPr>
            <w:r>
              <w:t>Population:</w:t>
            </w:r>
          </w:p>
          <w:p w14:paraId="2D77E313" w14:textId="77777777" w:rsidR="00B94D2C" w:rsidRDefault="00B94D2C" w:rsidP="00DA31E1">
            <w:pPr>
              <w:pStyle w:val="ListParagraph"/>
              <w:numPr>
                <w:ilvl w:val="1"/>
                <w:numId w:val="38"/>
              </w:numPr>
              <w:ind w:left="742"/>
            </w:pPr>
            <w:r>
              <w:t>People</w:t>
            </w:r>
          </w:p>
          <w:p w14:paraId="6B4F0925" w14:textId="77777777" w:rsidR="00B94D2C" w:rsidRDefault="00B94D2C" w:rsidP="00DA31E1">
            <w:pPr>
              <w:pStyle w:val="ListParagraph"/>
              <w:numPr>
                <w:ilvl w:val="1"/>
                <w:numId w:val="38"/>
              </w:numPr>
              <w:ind w:left="742"/>
            </w:pPr>
            <w:r>
              <w:t>Households</w:t>
            </w:r>
          </w:p>
          <w:p w14:paraId="521EC7F4" w14:textId="77777777" w:rsidR="00B94D2C" w:rsidRDefault="00B94D2C" w:rsidP="00DA31E1">
            <w:pPr>
              <w:pStyle w:val="ListParagraph"/>
              <w:numPr>
                <w:ilvl w:val="1"/>
                <w:numId w:val="38"/>
              </w:numPr>
              <w:ind w:left="742"/>
            </w:pPr>
            <w:r>
              <w:t>Jobs</w:t>
            </w:r>
          </w:p>
          <w:p w14:paraId="01E9AAB2" w14:textId="77777777" w:rsidR="00B94D2C" w:rsidRDefault="00B94D2C" w:rsidP="00DA31E1">
            <w:pPr>
              <w:pStyle w:val="ListParagraph"/>
              <w:numPr>
                <w:ilvl w:val="1"/>
                <w:numId w:val="38"/>
              </w:numPr>
              <w:ind w:left="742"/>
            </w:pPr>
            <w:r>
              <w:t>Schedules</w:t>
            </w:r>
          </w:p>
          <w:p w14:paraId="7C4613FA" w14:textId="77777777" w:rsidR="00B94D2C" w:rsidRDefault="00B94D2C" w:rsidP="00DA31E1">
            <w:pPr>
              <w:pStyle w:val="ListParagraph"/>
              <w:numPr>
                <w:ilvl w:val="1"/>
                <w:numId w:val="38"/>
              </w:numPr>
              <w:ind w:left="742"/>
            </w:pPr>
            <w:r>
              <w:t>Means of travel</w:t>
            </w:r>
          </w:p>
          <w:p w14:paraId="27794932" w14:textId="77777777" w:rsidR="00B94D2C" w:rsidRDefault="00B94D2C" w:rsidP="00DA31E1">
            <w:pPr>
              <w:pStyle w:val="ListParagraph"/>
              <w:numPr>
                <w:ilvl w:val="0"/>
                <w:numId w:val="38"/>
              </w:numPr>
              <w:ind w:left="459" w:hanging="284"/>
            </w:pPr>
            <w:r>
              <w:t>Land Use</w:t>
            </w:r>
          </w:p>
          <w:p w14:paraId="72F9D8CE" w14:textId="77777777" w:rsidR="00B94D2C" w:rsidRDefault="00B94D2C" w:rsidP="00DA31E1">
            <w:pPr>
              <w:pStyle w:val="ListParagraph"/>
              <w:numPr>
                <w:ilvl w:val="1"/>
                <w:numId w:val="38"/>
              </w:numPr>
              <w:ind w:left="742"/>
            </w:pPr>
            <w:r>
              <w:t>Types of land use</w:t>
            </w:r>
          </w:p>
          <w:p w14:paraId="75FF4846" w14:textId="77777777" w:rsidR="00B94D2C" w:rsidRDefault="00B94D2C" w:rsidP="00DA31E1">
            <w:pPr>
              <w:pStyle w:val="ListParagraph"/>
              <w:numPr>
                <w:ilvl w:val="1"/>
                <w:numId w:val="38"/>
              </w:numPr>
              <w:ind w:left="742"/>
            </w:pPr>
            <w:r>
              <w:t>Occupied space</w:t>
            </w:r>
          </w:p>
          <w:p w14:paraId="5D84A5EE" w14:textId="77777777" w:rsidR="00B94D2C" w:rsidRDefault="00B94D2C" w:rsidP="00DA31E1">
            <w:pPr>
              <w:pStyle w:val="ListParagraph"/>
              <w:numPr>
                <w:ilvl w:val="0"/>
                <w:numId w:val="38"/>
              </w:numPr>
              <w:ind w:left="459" w:hanging="284"/>
            </w:pPr>
            <w:r>
              <w:t>Transportation</w:t>
            </w:r>
          </w:p>
          <w:p w14:paraId="44DE8915" w14:textId="77777777" w:rsidR="00B94D2C" w:rsidRDefault="00B94D2C" w:rsidP="00DA31E1">
            <w:pPr>
              <w:pStyle w:val="ListParagraph"/>
              <w:numPr>
                <w:ilvl w:val="1"/>
                <w:numId w:val="38"/>
              </w:numPr>
              <w:ind w:left="742"/>
            </w:pPr>
            <w:r>
              <w:t>Road networks</w:t>
            </w:r>
          </w:p>
          <w:p w14:paraId="283DBA81" w14:textId="77777777" w:rsidR="00B94D2C" w:rsidRDefault="00B94D2C" w:rsidP="00DA31E1">
            <w:pPr>
              <w:pStyle w:val="ListParagraph"/>
              <w:numPr>
                <w:ilvl w:val="1"/>
                <w:numId w:val="38"/>
              </w:numPr>
              <w:ind w:left="742"/>
            </w:pPr>
            <w:r>
              <w:t>Transit networks</w:t>
            </w:r>
          </w:p>
          <w:p w14:paraId="6328B277" w14:textId="77777777" w:rsidR="00B94D2C" w:rsidRDefault="00B94D2C" w:rsidP="00DA31E1">
            <w:pPr>
              <w:pStyle w:val="ListParagraph"/>
              <w:numPr>
                <w:ilvl w:val="1"/>
                <w:numId w:val="38"/>
              </w:numPr>
              <w:ind w:left="742"/>
            </w:pPr>
            <w:r>
              <w:t>Transportation modes and characteristics of (e.g. access points)</w:t>
            </w:r>
          </w:p>
          <w:p w14:paraId="2B5363A3" w14:textId="77777777" w:rsidR="00B94D2C" w:rsidRPr="00C5720F" w:rsidRDefault="00B94D2C" w:rsidP="00DA31E1">
            <w:pPr>
              <w:pStyle w:val="ListParagraph"/>
              <w:numPr>
                <w:ilvl w:val="1"/>
                <w:numId w:val="38"/>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t>Urban System Behaviour</w:t>
            </w:r>
          </w:p>
        </w:tc>
        <w:tc>
          <w:tcPr>
            <w:tcW w:w="6054" w:type="dxa"/>
          </w:tcPr>
          <w:p w14:paraId="5F42358A" w14:textId="77777777" w:rsidR="00B94D2C" w:rsidRPr="002E7B4F" w:rsidRDefault="00B94D2C" w:rsidP="00DA31E1">
            <w:pPr>
              <w:pStyle w:val="ListParagraph"/>
              <w:numPr>
                <w:ilvl w:val="0"/>
                <w:numId w:val="38"/>
              </w:numPr>
              <w:ind w:left="459" w:hanging="284"/>
            </w:pPr>
            <w:r w:rsidRPr="002E7B4F">
              <w:t xml:space="preserve">Demographic Update: </w:t>
            </w:r>
            <w:r>
              <w:t>changes to population (people, household structures)</w:t>
            </w:r>
          </w:p>
          <w:p w14:paraId="0A0CE380" w14:textId="77777777" w:rsidR="00B94D2C" w:rsidRPr="002E7B4F" w:rsidRDefault="00B94D2C" w:rsidP="00DA31E1">
            <w:pPr>
              <w:pStyle w:val="ListParagraph"/>
              <w:numPr>
                <w:ilvl w:val="0"/>
                <w:numId w:val="38"/>
              </w:numPr>
              <w:ind w:left="459" w:hanging="284"/>
            </w:pPr>
            <w:r w:rsidRPr="002E7B4F">
              <w:t>Labour Market</w:t>
            </w:r>
            <w:r>
              <w:t>: changes to job situations</w:t>
            </w:r>
          </w:p>
          <w:p w14:paraId="2B805C59" w14:textId="77777777" w:rsidR="00B94D2C" w:rsidRDefault="00B94D2C" w:rsidP="00DA31E1">
            <w:pPr>
              <w:pStyle w:val="ListParagraph"/>
              <w:numPr>
                <w:ilvl w:val="0"/>
                <w:numId w:val="38"/>
              </w:numPr>
              <w:ind w:left="459" w:hanging="284"/>
            </w:pPr>
            <w:r w:rsidRPr="002E7B4F">
              <w:t>Housing Market</w:t>
            </w:r>
            <w:r>
              <w:t>: changes to housing situations</w:t>
            </w:r>
          </w:p>
          <w:p w14:paraId="76639AAB" w14:textId="77777777" w:rsidR="00B94D2C" w:rsidRPr="002E7B4F" w:rsidRDefault="00B94D2C" w:rsidP="00DA31E1">
            <w:pPr>
              <w:pStyle w:val="ListParagraph"/>
              <w:numPr>
                <w:ilvl w:val="0"/>
                <w:numId w:val="38"/>
              </w:numPr>
              <w:ind w:left="459" w:hanging="284"/>
            </w:pPr>
            <w:r w:rsidRPr="002E7B4F">
              <w:t>Auto Ownership</w:t>
            </w:r>
            <w:r>
              <w:t>: changes to auto ownership</w:t>
            </w:r>
          </w:p>
          <w:p w14:paraId="6631983E" w14:textId="77777777" w:rsidR="00B94D2C" w:rsidRDefault="00B94D2C" w:rsidP="00DA31E1">
            <w:pPr>
              <w:pStyle w:val="ListParagraph"/>
              <w:numPr>
                <w:ilvl w:val="0"/>
                <w:numId w:val="38"/>
              </w:numPr>
              <w:ind w:left="459" w:hanging="284"/>
            </w:pPr>
            <w:r>
              <w:t>Activity-Based Daily Travel: activity schedules and associated travel</w:t>
            </w:r>
          </w:p>
          <w:p w14:paraId="17AA61C3" w14:textId="77777777" w:rsidR="00B94D2C" w:rsidRDefault="00B94D2C" w:rsidP="00DA31E1">
            <w:pPr>
              <w:pStyle w:val="ListParagraph"/>
              <w:numPr>
                <w:ilvl w:val="0"/>
                <w:numId w:val="38"/>
              </w:numPr>
              <w:ind w:left="459" w:hanging="284"/>
            </w:pPr>
            <w:r w:rsidRPr="002E7B4F">
              <w:t>Transportation Emissions &amp; Dispersed Pollution Concentrations</w:t>
            </w:r>
          </w:p>
          <w:p w14:paraId="7E752424" w14:textId="77777777" w:rsidR="00B94D2C" w:rsidRPr="00875D9F" w:rsidRDefault="00B94D2C" w:rsidP="00DA31E1">
            <w:pPr>
              <w:pStyle w:val="ListParagraph"/>
              <w:numPr>
                <w:ilvl w:val="0"/>
                <w:numId w:val="38"/>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066F89A5" w14:textId="775D9C4C" w:rsidR="0055633A" w:rsidRPr="0055633A" w:rsidRDefault="001546EB" w:rsidP="001546EB">
      <w:r>
        <w:t xml:space="preserve">Delving deeper into the requirements for </w:t>
      </w:r>
      <w:r w:rsidR="0025356D">
        <w:t xml:space="preserve">each research group, a variety of competency questions were identified. In addition, the identification of relevant/required data sets served as a useful source of requirements. </w:t>
      </w:r>
      <w:r w:rsidR="0025356D" w:rsidRPr="00AF66EC">
        <w:t>Since data collection is a major task in transportation planning, we found that often requirements were to simply capture collected datasets to ensure availability for future use.</w:t>
      </w:r>
      <w:r w:rsidR="00AF66EC" w:rsidRPr="00AF66EC">
        <w:t xml:space="preserve"> </w:t>
      </w:r>
      <w:r w:rsidR="00AF66EC">
        <w:t>While a more extensive range of queries was</w:t>
      </w:r>
      <w:r w:rsidR="00AE7366">
        <w:t xml:space="preserve"> initially</w:t>
      </w:r>
      <w:r w:rsidR="00AF66EC">
        <w:t xml:space="preserve"> identified for some topic areas, for practical reasons development has focused on </w:t>
      </w:r>
      <w:r w:rsidR="00AE7366">
        <w:t xml:space="preserve">the specification and evaluation of </w:t>
      </w:r>
      <w:r w:rsidR="00AF66EC">
        <w:t>for which the necessary data was available. It is expected that the ontologies will continue to evolve as more use cases are identified and other data becomes available.</w:t>
      </w:r>
    </w:p>
    <w:p w14:paraId="4A3FF759" w14:textId="7AF8BA03" w:rsidR="0025356D" w:rsidRDefault="0025356D" w:rsidP="00DA31E1">
      <w:pPr>
        <w:pStyle w:val="ListParagraph"/>
        <w:numPr>
          <w:ilvl w:val="0"/>
          <w:numId w:val="39"/>
        </w:numPr>
      </w:pPr>
      <w:r w:rsidRPr="00896F7F">
        <w:lastRenderedPageBreak/>
        <w:t>Land Use</w:t>
      </w:r>
      <w:r w:rsidR="00896F7F" w:rsidRPr="00896F7F">
        <w:t xml:space="preserve"> CQs</w:t>
      </w:r>
    </w:p>
    <w:p w14:paraId="0E1A384C" w14:textId="269AA93A" w:rsidR="003B2F98" w:rsidRDefault="003B2F98" w:rsidP="00DA31E1">
      <w:pPr>
        <w:pStyle w:val="ListParagraph"/>
        <w:numPr>
          <w:ilvl w:val="1"/>
          <w:numId w:val="39"/>
        </w:numPr>
      </w:pPr>
      <w:r>
        <w:t>Capture the Transportation Tomorrow Survey data used as input for ILUTE</w:t>
      </w:r>
    </w:p>
    <w:p w14:paraId="165AD0D1" w14:textId="20A44540" w:rsidR="003B2F98" w:rsidRDefault="003B2F98" w:rsidP="00DA31E1">
      <w:pPr>
        <w:pStyle w:val="ListParagraph"/>
        <w:numPr>
          <w:ilvl w:val="2"/>
          <w:numId w:val="39"/>
        </w:numPr>
      </w:pPr>
      <w:r>
        <w:t>Household composition</w:t>
      </w:r>
      <w:r w:rsidR="002F1071">
        <w:t>: Who are the members of Household-X?</w:t>
      </w:r>
    </w:p>
    <w:p w14:paraId="3837DCA9" w14:textId="4A987EF7" w:rsidR="003B2F98" w:rsidRDefault="003B2F98" w:rsidP="00DA31E1">
      <w:pPr>
        <w:pStyle w:val="ListParagraph"/>
        <w:numPr>
          <w:ilvl w:val="2"/>
          <w:numId w:val="39"/>
        </w:numPr>
      </w:pPr>
      <w:r>
        <w:t>Trips performed</w:t>
      </w:r>
      <w:r w:rsidR="002F1071">
        <w:t>: What trips were performed, by which members of Household-X? What was the purpose of each trip?</w:t>
      </w:r>
    </w:p>
    <w:p w14:paraId="3E7282A5" w14:textId="5EE7DC58" w:rsidR="003B2F98" w:rsidRDefault="00923803" w:rsidP="00DA31E1">
      <w:pPr>
        <w:pStyle w:val="ListParagraph"/>
        <w:numPr>
          <w:ilvl w:val="2"/>
          <w:numId w:val="39"/>
        </w:numPr>
      </w:pPr>
      <w:r>
        <w:t>Traveler</w:t>
      </w:r>
      <w:r w:rsidR="003B2F98">
        <w:t xml:space="preserve"> demographics</w:t>
      </w:r>
      <w:r w:rsidR="002F1071">
        <w:t xml:space="preserve"> Given some trip, what is the demographic information about the traveler (age, sex, occupation)?</w:t>
      </w:r>
    </w:p>
    <w:p w14:paraId="3304F57C" w14:textId="6F258989" w:rsidR="001F669D" w:rsidRDefault="001F669D" w:rsidP="00DA31E1">
      <w:pPr>
        <w:pStyle w:val="ListParagraph"/>
        <w:numPr>
          <w:ilvl w:val="1"/>
          <w:numId w:val="39"/>
        </w:numPr>
      </w:pPr>
      <w:r>
        <w:t xml:space="preserve">Exploring the </w:t>
      </w:r>
      <w:r w:rsidR="00791F3A">
        <w:t>dimensions of travel behaviour data (surveyed or simulated)</w:t>
      </w:r>
    </w:p>
    <w:p w14:paraId="5E1ACFE2" w14:textId="7B6E83B9" w:rsidR="00791F3A" w:rsidRDefault="00791F3A" w:rsidP="00DA31E1">
      <w:pPr>
        <w:pStyle w:val="ListParagraph"/>
        <w:numPr>
          <w:ilvl w:val="2"/>
          <w:numId w:val="39"/>
        </w:numPr>
      </w:pPr>
      <w:r>
        <w:t>Origin-Destination zones</w:t>
      </w:r>
    </w:p>
    <w:p w14:paraId="59C0411F" w14:textId="202B17C5" w:rsidR="00791F3A" w:rsidRDefault="00923803" w:rsidP="00DA31E1">
      <w:pPr>
        <w:pStyle w:val="ListParagraph"/>
        <w:numPr>
          <w:ilvl w:val="2"/>
          <w:numId w:val="39"/>
        </w:numPr>
      </w:pPr>
      <w:r>
        <w:t>Traveler’s</w:t>
      </w:r>
      <w:r w:rsidR="00791F3A">
        <w:t xml:space="preserve"> demographic information (age range, occupation, etc)</w:t>
      </w:r>
    </w:p>
    <w:p w14:paraId="4D581683" w14:textId="6722D469" w:rsidR="00791F3A" w:rsidRDefault="00791F3A" w:rsidP="00DA31E1">
      <w:pPr>
        <w:pStyle w:val="ListParagraph"/>
        <w:numPr>
          <w:ilvl w:val="2"/>
          <w:numId w:val="39"/>
        </w:numPr>
      </w:pPr>
      <w:r>
        <w:t>Trip purpose</w:t>
      </w:r>
    </w:p>
    <w:p w14:paraId="3E3BA3F3" w14:textId="77B3A66F" w:rsidR="00791F3A" w:rsidRDefault="00791F3A" w:rsidP="00DA31E1">
      <w:pPr>
        <w:pStyle w:val="ListParagraph"/>
        <w:numPr>
          <w:ilvl w:val="2"/>
          <w:numId w:val="39"/>
        </w:numPr>
      </w:pPr>
      <w:r>
        <w:t>Trip time period</w:t>
      </w:r>
    </w:p>
    <w:p w14:paraId="4204F6E5" w14:textId="762EA4BA" w:rsidR="00791F3A" w:rsidRDefault="00791F3A" w:rsidP="00DA31E1">
      <w:pPr>
        <w:pStyle w:val="ListParagraph"/>
        <w:numPr>
          <w:ilvl w:val="2"/>
          <w:numId w:val="39"/>
        </w:numPr>
      </w:pPr>
      <w:r>
        <w:t>Trip mode</w:t>
      </w:r>
    </w:p>
    <w:p w14:paraId="76726BD4" w14:textId="714B5175" w:rsidR="00791F3A" w:rsidRDefault="00791F3A" w:rsidP="00DA31E1">
      <w:pPr>
        <w:pStyle w:val="ListParagraph"/>
        <w:numPr>
          <w:ilvl w:val="1"/>
          <w:numId w:val="39"/>
        </w:numPr>
      </w:pPr>
      <w:r>
        <w:t>Capture historical land use data that is being aggregated from various sources to improve its availability</w:t>
      </w:r>
    </w:p>
    <w:p w14:paraId="7180F268" w14:textId="4554CCD0" w:rsidR="00791F3A" w:rsidRPr="00896F7F" w:rsidRDefault="003B2F98" w:rsidP="00DA31E1">
      <w:pPr>
        <w:pStyle w:val="ListParagraph"/>
        <w:numPr>
          <w:ilvl w:val="2"/>
          <w:numId w:val="39"/>
        </w:numPr>
      </w:pPr>
      <w:r>
        <w:t>Represent common land use classification systems</w:t>
      </w:r>
      <w:r w:rsidR="00923803">
        <w:t>: AAFC and CLUMP</w:t>
      </w:r>
    </w:p>
    <w:p w14:paraId="71D6C1A4" w14:textId="23979427" w:rsidR="0025356D" w:rsidRDefault="0025356D" w:rsidP="00DA31E1">
      <w:pPr>
        <w:pStyle w:val="ListParagraph"/>
        <w:numPr>
          <w:ilvl w:val="0"/>
          <w:numId w:val="39"/>
        </w:numPr>
      </w:pPr>
      <w:r w:rsidRPr="00896F7F">
        <w:t>Transit</w:t>
      </w:r>
      <w:r w:rsidR="00896F7F" w:rsidRPr="00896F7F">
        <w:t xml:space="preserve"> CQs</w:t>
      </w:r>
    </w:p>
    <w:p w14:paraId="091B64DA" w14:textId="2DF0010A" w:rsidR="001F669D" w:rsidRDefault="00DC2B92" w:rsidP="00DA31E1">
      <w:pPr>
        <w:pStyle w:val="ListParagraph"/>
        <w:numPr>
          <w:ilvl w:val="1"/>
          <w:numId w:val="39"/>
        </w:numPr>
      </w:pPr>
      <w:r>
        <w:t>Transit resilience (bus bridging)</w:t>
      </w:r>
    </w:p>
    <w:p w14:paraId="6B64A469" w14:textId="6773A072" w:rsidR="00DC2B92" w:rsidRDefault="00DC2B92" w:rsidP="00DA31E1">
      <w:pPr>
        <w:pStyle w:val="ListParagraph"/>
        <w:numPr>
          <w:ilvl w:val="2"/>
          <w:numId w:val="39"/>
        </w:numPr>
      </w:pPr>
      <w:r>
        <w:t>Which bus and streetcar routes are within 200 metre walking distance from subway stations?</w:t>
      </w:r>
      <w:r>
        <w:rPr>
          <w:rStyle w:val="apple-converted-space"/>
        </w:rPr>
        <w:t> </w:t>
      </w:r>
      <w:r>
        <w:rPr>
          <w:rStyle w:val="apple-converted-space"/>
        </w:rPr>
        <w:br/>
      </w:r>
      <w:r>
        <w:t>(interpreted as: which routes have stops within 200m)</w:t>
      </w:r>
    </w:p>
    <w:p w14:paraId="59DF12C6" w14:textId="6AD8BBC6" w:rsidR="00DC2B92" w:rsidRPr="00896F7F" w:rsidRDefault="00DC2B92" w:rsidP="00DA31E1">
      <w:pPr>
        <w:pStyle w:val="ListParagraph"/>
        <w:numPr>
          <w:ilvl w:val="2"/>
          <w:numId w:val="39"/>
        </w:numPr>
      </w:pPr>
      <w:r>
        <w:t xml:space="preserve">What is the impact of a subway service interruption on the surface routes? </w:t>
      </w:r>
      <w:r w:rsidRPr="00DC2B92">
        <w:rPr>
          <w:highlight w:val="yellow"/>
        </w:rPr>
        <w:t>(to expand)</w:t>
      </w:r>
    </w:p>
    <w:p w14:paraId="52497857" w14:textId="17A886FB" w:rsidR="00896F7F" w:rsidRDefault="00896F7F" w:rsidP="00DA31E1">
      <w:pPr>
        <w:pStyle w:val="ListParagraph"/>
        <w:numPr>
          <w:ilvl w:val="0"/>
          <w:numId w:val="39"/>
        </w:numPr>
      </w:pPr>
      <w:r w:rsidRPr="00896F7F">
        <w:t>ATIS CQs</w:t>
      </w:r>
    </w:p>
    <w:p w14:paraId="374EFBF6" w14:textId="634ECD18" w:rsidR="00DC2B92" w:rsidRPr="00896F7F" w:rsidRDefault="00DC2B92" w:rsidP="00DA31E1">
      <w:pPr>
        <w:pStyle w:val="ListParagraph"/>
        <w:numPr>
          <w:ilvl w:val="1"/>
          <w:numId w:val="39"/>
        </w:numPr>
      </w:pPr>
      <w:r>
        <w:t>Loop detector readings</w:t>
      </w:r>
    </w:p>
    <w:p w14:paraId="0EC61761" w14:textId="2AC55576" w:rsidR="00896F7F" w:rsidRDefault="00896F7F" w:rsidP="00DA31E1">
      <w:pPr>
        <w:pStyle w:val="ListParagraph"/>
        <w:numPr>
          <w:ilvl w:val="0"/>
          <w:numId w:val="39"/>
        </w:numPr>
      </w:pPr>
      <w:r w:rsidRPr="00896F7F">
        <w:t>Parking CQs (CUHK)</w:t>
      </w:r>
      <w:r w:rsidR="006A1FB4">
        <w:t xml:space="preserve"> – to edit:</w:t>
      </w:r>
    </w:p>
    <w:p w14:paraId="2BA1C7A1" w14:textId="77777777" w:rsidR="006A1FB4" w:rsidRDefault="006A1FB4" w:rsidP="00DA31E1">
      <w:pPr>
        <w:pStyle w:val="ListParagraph"/>
        <w:numPr>
          <w:ilvl w:val="1"/>
          <w:numId w:val="42"/>
        </w:numPr>
      </w:pPr>
      <w:r>
        <w:t>Basic features CQs</w:t>
      </w:r>
    </w:p>
    <w:p w14:paraId="7874299A" w14:textId="77777777" w:rsidR="006A1FB4" w:rsidRDefault="006A1FB4" w:rsidP="00DA31E1">
      <w:pPr>
        <w:pStyle w:val="ListParagraph"/>
        <w:numPr>
          <w:ilvl w:val="0"/>
          <w:numId w:val="43"/>
        </w:numPr>
      </w:pPr>
      <w:r>
        <w:t>What is the name of parking lot P?</w:t>
      </w:r>
    </w:p>
    <w:p w14:paraId="1B6CE90A" w14:textId="77777777" w:rsidR="006A1FB4" w:rsidRDefault="006A1FB4" w:rsidP="00DA31E1">
      <w:pPr>
        <w:pStyle w:val="ListParagraph"/>
        <w:numPr>
          <w:ilvl w:val="0"/>
          <w:numId w:val="43"/>
        </w:numPr>
      </w:pPr>
      <w:r>
        <w:t>Where is the address of the parking lot P?</w:t>
      </w:r>
    </w:p>
    <w:p w14:paraId="3C34F448" w14:textId="77777777" w:rsidR="006A1FB4" w:rsidRDefault="006A1FB4" w:rsidP="00DA31E1">
      <w:pPr>
        <w:pStyle w:val="ListParagraph"/>
        <w:numPr>
          <w:ilvl w:val="0"/>
          <w:numId w:val="43"/>
        </w:numPr>
      </w:pPr>
      <w:r>
        <w:t>What is the capacity of parking lot P?</w:t>
      </w:r>
    </w:p>
    <w:p w14:paraId="568C4B37" w14:textId="77777777" w:rsidR="006A1FB4" w:rsidRDefault="006A1FB4" w:rsidP="00DA31E1">
      <w:pPr>
        <w:pStyle w:val="ListParagraph"/>
        <w:numPr>
          <w:ilvl w:val="0"/>
          <w:numId w:val="43"/>
        </w:numPr>
      </w:pPr>
      <w:r>
        <w:t>Is it still open (or permanently) closed?</w:t>
      </w:r>
    </w:p>
    <w:p w14:paraId="5F2E6DBF" w14:textId="77777777" w:rsidR="006A1FB4" w:rsidRDefault="006A1FB4" w:rsidP="00DA31E1">
      <w:pPr>
        <w:pStyle w:val="ListParagraph"/>
        <w:numPr>
          <w:ilvl w:val="0"/>
          <w:numId w:val="43"/>
        </w:numPr>
      </w:pPr>
      <w:r>
        <w:t>Is it accessible by disabled people?</w:t>
      </w:r>
    </w:p>
    <w:p w14:paraId="13352064" w14:textId="77777777" w:rsidR="006A1FB4" w:rsidRDefault="006A1FB4" w:rsidP="00DA31E1">
      <w:pPr>
        <w:pStyle w:val="ListParagraph"/>
        <w:numPr>
          <w:ilvl w:val="1"/>
          <w:numId w:val="43"/>
        </w:numPr>
      </w:pPr>
      <w:r>
        <w:t>How many parking lots are for disabled vehicles?</w:t>
      </w:r>
    </w:p>
    <w:p w14:paraId="7828544C" w14:textId="77777777" w:rsidR="006A1FB4" w:rsidRDefault="006A1FB4" w:rsidP="00DA31E1">
      <w:pPr>
        <w:pStyle w:val="ListParagraph"/>
        <w:numPr>
          <w:ilvl w:val="0"/>
          <w:numId w:val="43"/>
        </w:numPr>
      </w:pPr>
      <w:r>
        <w:t>Height limit?</w:t>
      </w:r>
    </w:p>
    <w:p w14:paraId="3E36DBC0" w14:textId="77777777" w:rsidR="006A1FB4" w:rsidRDefault="006A1FB4" w:rsidP="00DA31E1">
      <w:pPr>
        <w:pStyle w:val="ListParagraph"/>
        <w:numPr>
          <w:ilvl w:val="0"/>
          <w:numId w:val="43"/>
        </w:numPr>
      </w:pPr>
      <w:r>
        <w:t>Is it above ground or underground?</w:t>
      </w:r>
    </w:p>
    <w:p w14:paraId="59991D34" w14:textId="77777777" w:rsidR="006A1FB4" w:rsidRDefault="006A1FB4" w:rsidP="00DA31E1">
      <w:pPr>
        <w:pStyle w:val="ListParagraph"/>
        <w:numPr>
          <w:ilvl w:val="0"/>
          <w:numId w:val="43"/>
        </w:numPr>
      </w:pPr>
      <w:r>
        <w:br/>
      </w:r>
    </w:p>
    <w:p w14:paraId="62024687" w14:textId="77777777" w:rsidR="006A1FB4" w:rsidRDefault="006A1FB4" w:rsidP="006A1FB4">
      <w:r>
        <w:t>1.2 Spatial CQs</w:t>
      </w:r>
    </w:p>
    <w:p w14:paraId="0C58A5CD" w14:textId="77777777" w:rsidR="006A1FB4" w:rsidRDefault="006A1FB4" w:rsidP="00DA31E1">
      <w:pPr>
        <w:pStyle w:val="ListParagraph"/>
        <w:numPr>
          <w:ilvl w:val="0"/>
          <w:numId w:val="40"/>
        </w:numPr>
      </w:pPr>
      <w:r>
        <w:t>Where are the parking lots P (x, y coordinates)?</w:t>
      </w:r>
    </w:p>
    <w:p w14:paraId="3FDD6D82" w14:textId="77777777" w:rsidR="006A1FB4" w:rsidRDefault="006A1FB4" w:rsidP="00DA31E1">
      <w:pPr>
        <w:pStyle w:val="ListParagraph"/>
        <w:numPr>
          <w:ilvl w:val="1"/>
          <w:numId w:val="40"/>
        </w:numPr>
      </w:pPr>
      <w:r>
        <w:t>Geographic coordinates</w:t>
      </w:r>
    </w:p>
    <w:p w14:paraId="2CBEEB5F" w14:textId="77777777" w:rsidR="006A1FB4" w:rsidRDefault="006A1FB4" w:rsidP="00DA31E1">
      <w:pPr>
        <w:pStyle w:val="ListParagraph"/>
        <w:numPr>
          <w:ilvl w:val="1"/>
          <w:numId w:val="40"/>
        </w:numPr>
      </w:pPr>
      <w:r>
        <w:t>Projected coordinates</w:t>
      </w:r>
    </w:p>
    <w:p w14:paraId="33585881" w14:textId="77777777" w:rsidR="006A1FB4" w:rsidRDefault="006A1FB4" w:rsidP="00DA31E1">
      <w:pPr>
        <w:pStyle w:val="ListParagraph"/>
        <w:numPr>
          <w:ilvl w:val="0"/>
          <w:numId w:val="40"/>
        </w:numPr>
      </w:pPr>
      <w:r>
        <w:t>In which building B are the parking lot P?</w:t>
      </w:r>
    </w:p>
    <w:p w14:paraId="5F482128" w14:textId="77777777" w:rsidR="006A1FB4" w:rsidRDefault="006A1FB4" w:rsidP="00DA31E1">
      <w:pPr>
        <w:pStyle w:val="ListParagraph"/>
        <w:numPr>
          <w:ilvl w:val="0"/>
          <w:numId w:val="40"/>
        </w:numPr>
      </w:pPr>
      <w:r>
        <w:t>District</w:t>
      </w:r>
    </w:p>
    <w:p w14:paraId="6D2CE2A1" w14:textId="77777777" w:rsidR="006A1FB4" w:rsidRDefault="006A1FB4" w:rsidP="00DA31E1">
      <w:pPr>
        <w:pStyle w:val="ListParagraph"/>
        <w:numPr>
          <w:ilvl w:val="0"/>
          <w:numId w:val="40"/>
        </w:numPr>
      </w:pPr>
      <w:r>
        <w:t>Landmark</w:t>
      </w:r>
    </w:p>
    <w:p w14:paraId="6DFF384A" w14:textId="77777777" w:rsidR="006A1FB4" w:rsidRDefault="006A1FB4" w:rsidP="00DA31E1">
      <w:pPr>
        <w:pStyle w:val="ListParagraph"/>
        <w:numPr>
          <w:ilvl w:val="0"/>
          <w:numId w:val="40"/>
        </w:numPr>
      </w:pPr>
      <w:r>
        <w:t>Cross-roads</w:t>
      </w:r>
    </w:p>
    <w:p w14:paraId="731F6E2F" w14:textId="77777777" w:rsidR="006A1FB4" w:rsidRDefault="006A1FB4" w:rsidP="00DA31E1">
      <w:pPr>
        <w:pStyle w:val="ListParagraph"/>
        <w:numPr>
          <w:ilvl w:val="0"/>
          <w:numId w:val="40"/>
        </w:numPr>
      </w:pPr>
    </w:p>
    <w:p w14:paraId="17D2F24B" w14:textId="77777777" w:rsidR="006A1FB4" w:rsidRDefault="006A1FB4" w:rsidP="006A1FB4"/>
    <w:p w14:paraId="12A5EC68" w14:textId="77777777" w:rsidR="006A1FB4" w:rsidRDefault="006A1FB4" w:rsidP="006A1FB4">
      <w:r>
        <w:t>1.3 Vacancy / Temporal CQs</w:t>
      </w:r>
    </w:p>
    <w:p w14:paraId="026B1E5D" w14:textId="77777777" w:rsidR="006A1FB4" w:rsidRDefault="006A1FB4" w:rsidP="00DA31E1">
      <w:pPr>
        <w:pStyle w:val="ListParagraph"/>
        <w:numPr>
          <w:ilvl w:val="0"/>
          <w:numId w:val="41"/>
        </w:numPr>
      </w:pPr>
      <w:r>
        <w:t>How many vacant lots for parking lot P at time T?</w:t>
      </w:r>
    </w:p>
    <w:p w14:paraId="62787B53" w14:textId="77777777" w:rsidR="006A1FB4" w:rsidRDefault="006A1FB4" w:rsidP="00DA31E1">
      <w:pPr>
        <w:pStyle w:val="ListParagraph"/>
        <w:numPr>
          <w:ilvl w:val="1"/>
          <w:numId w:val="41"/>
        </w:numPr>
      </w:pPr>
      <w:r>
        <w:t>0: no vacancy</w:t>
      </w:r>
    </w:p>
    <w:p w14:paraId="431FF912" w14:textId="77777777" w:rsidR="006A1FB4" w:rsidRDefault="006A1FB4" w:rsidP="00DA31E1">
      <w:pPr>
        <w:pStyle w:val="ListParagraph"/>
        <w:numPr>
          <w:ilvl w:val="1"/>
          <w:numId w:val="41"/>
        </w:numPr>
      </w:pPr>
      <w:r>
        <w:t>&gt;0: vacancy</w:t>
      </w:r>
    </w:p>
    <w:p w14:paraId="3CA2F0D2" w14:textId="77777777" w:rsidR="006A1FB4" w:rsidRDefault="006A1FB4" w:rsidP="00DA31E1">
      <w:pPr>
        <w:pStyle w:val="ListParagraph"/>
        <w:numPr>
          <w:ilvl w:val="0"/>
          <w:numId w:val="41"/>
        </w:numPr>
      </w:pPr>
      <w:r>
        <w:t>How many minutes (t) are needed from origin to destination?</w:t>
      </w:r>
    </w:p>
    <w:p w14:paraId="51FD747E" w14:textId="77777777" w:rsidR="006A1FB4" w:rsidRDefault="006A1FB4" w:rsidP="00DA31E1">
      <w:pPr>
        <w:pStyle w:val="ListParagraph"/>
        <w:numPr>
          <w:ilvl w:val="0"/>
          <w:numId w:val="41"/>
        </w:numPr>
      </w:pPr>
      <w:r>
        <w:t>How many predicted vacant lots for parking lot P at time T + t?</w:t>
      </w:r>
    </w:p>
    <w:p w14:paraId="036AD534" w14:textId="77777777" w:rsidR="006A1FB4" w:rsidRDefault="006A1FB4" w:rsidP="00DA31E1">
      <w:pPr>
        <w:pStyle w:val="ListParagraph"/>
        <w:numPr>
          <w:ilvl w:val="0"/>
          <w:numId w:val="41"/>
        </w:numPr>
      </w:pPr>
      <w:r>
        <w:t>When is the last time the vacancy was updated?</w:t>
      </w:r>
    </w:p>
    <w:p w14:paraId="3481CDAF" w14:textId="77777777" w:rsidR="006A1FB4" w:rsidRDefault="006A1FB4" w:rsidP="00DA31E1">
      <w:pPr>
        <w:pStyle w:val="ListParagraph"/>
        <w:numPr>
          <w:ilvl w:val="0"/>
          <w:numId w:val="41"/>
        </w:numPr>
      </w:pPr>
      <w:r>
        <w:t>Is the parking lots P open to public at time T + t?</w:t>
      </w:r>
    </w:p>
    <w:p w14:paraId="72BC8957" w14:textId="77777777" w:rsidR="006A1FB4" w:rsidRDefault="006A1FB4" w:rsidP="00DA31E1">
      <w:pPr>
        <w:pStyle w:val="ListParagraph"/>
        <w:numPr>
          <w:ilvl w:val="0"/>
          <w:numId w:val="41"/>
        </w:numPr>
      </w:pPr>
    </w:p>
    <w:p w14:paraId="45EDB57B" w14:textId="77777777" w:rsidR="006A1FB4" w:rsidRDefault="006A1FB4" w:rsidP="006A1FB4"/>
    <w:p w14:paraId="4B5818A8" w14:textId="77777777" w:rsidR="006A1FB4" w:rsidRDefault="006A1FB4" w:rsidP="006A1FB4">
      <w:r>
        <w:t>1.4 Pricing CQs</w:t>
      </w:r>
    </w:p>
    <w:p w14:paraId="0DB6D13B" w14:textId="77777777" w:rsidR="006A1FB4" w:rsidRDefault="006A1FB4" w:rsidP="00DA31E1">
      <w:pPr>
        <w:pStyle w:val="ListParagraph"/>
        <w:numPr>
          <w:ilvl w:val="0"/>
          <w:numId w:val="41"/>
        </w:numPr>
      </w:pPr>
      <w:r>
        <w:t>How much is the daily rate? (weekday/weekend)</w:t>
      </w:r>
    </w:p>
    <w:p w14:paraId="39858300" w14:textId="77777777" w:rsidR="006A1FB4" w:rsidRDefault="006A1FB4" w:rsidP="00DA31E1">
      <w:pPr>
        <w:pStyle w:val="ListParagraph"/>
        <w:numPr>
          <w:ilvl w:val="0"/>
          <w:numId w:val="41"/>
        </w:numPr>
      </w:pPr>
      <w:r>
        <w:t>How much is the hourly rate?</w:t>
      </w:r>
    </w:p>
    <w:p w14:paraId="51FF642D" w14:textId="77777777" w:rsidR="006A1FB4" w:rsidRDefault="006A1FB4" w:rsidP="00DA31E1">
      <w:pPr>
        <w:pStyle w:val="ListParagraph"/>
        <w:numPr>
          <w:ilvl w:val="0"/>
          <w:numId w:val="41"/>
        </w:numPr>
      </w:pPr>
      <w:r>
        <w:t>How much is the weekly rate?</w:t>
      </w:r>
    </w:p>
    <w:p w14:paraId="4DB2EFA2" w14:textId="77777777" w:rsidR="006A1FB4" w:rsidRDefault="006A1FB4" w:rsidP="00DA31E1">
      <w:pPr>
        <w:pStyle w:val="ListParagraph"/>
        <w:numPr>
          <w:ilvl w:val="0"/>
          <w:numId w:val="41"/>
        </w:numPr>
      </w:pPr>
      <w:r>
        <w:t>How much is the monthly rate?</w:t>
      </w:r>
    </w:p>
    <w:p w14:paraId="649FF929" w14:textId="77777777" w:rsidR="006A1FB4" w:rsidRDefault="006A1FB4" w:rsidP="00DA31E1">
      <w:pPr>
        <w:pStyle w:val="ListParagraph"/>
        <w:numPr>
          <w:ilvl w:val="0"/>
          <w:numId w:val="41"/>
        </w:numPr>
      </w:pPr>
      <w:r>
        <w:t>Is the hourly rate varying over the day?</w:t>
      </w:r>
    </w:p>
    <w:p w14:paraId="68267588" w14:textId="77777777" w:rsidR="006A1FB4" w:rsidRDefault="006A1FB4" w:rsidP="00DA31E1">
      <w:pPr>
        <w:pStyle w:val="ListParagraph"/>
        <w:numPr>
          <w:ilvl w:val="0"/>
          <w:numId w:val="41"/>
        </w:numPr>
      </w:pPr>
      <w:r>
        <w:t>How much is the real time price at time T + t?</w:t>
      </w:r>
    </w:p>
    <w:p w14:paraId="2677C1DE" w14:textId="77777777" w:rsidR="006A1FB4" w:rsidRDefault="006A1FB4" w:rsidP="00DA31E1">
      <w:pPr>
        <w:pStyle w:val="ListParagraph"/>
        <w:numPr>
          <w:ilvl w:val="0"/>
          <w:numId w:val="41"/>
        </w:numPr>
      </w:pPr>
    </w:p>
    <w:p w14:paraId="5B5524DC" w14:textId="77777777" w:rsidR="006A1FB4" w:rsidRDefault="006A1FB4" w:rsidP="006A1FB4">
      <w:pPr>
        <w:pStyle w:val="ListParagraph"/>
      </w:pPr>
    </w:p>
    <w:p w14:paraId="6C73E323" w14:textId="77777777" w:rsidR="006A1FB4" w:rsidRDefault="006A1FB4" w:rsidP="006A1FB4">
      <w:r>
        <w:t>1.5 Accessibility CQs</w:t>
      </w:r>
    </w:p>
    <w:p w14:paraId="34DDA00A" w14:textId="77777777" w:rsidR="006A1FB4" w:rsidRDefault="006A1FB4" w:rsidP="00DA31E1">
      <w:pPr>
        <w:pStyle w:val="ListParagraph"/>
        <w:numPr>
          <w:ilvl w:val="0"/>
          <w:numId w:val="44"/>
        </w:numPr>
      </w:pPr>
      <w:r>
        <w:t>Is it open to public?</w:t>
      </w:r>
    </w:p>
    <w:p w14:paraId="35516FE2" w14:textId="77777777" w:rsidR="006A1FB4" w:rsidRDefault="006A1FB4" w:rsidP="00DA31E1">
      <w:pPr>
        <w:pStyle w:val="ListParagraph"/>
        <w:numPr>
          <w:ilvl w:val="0"/>
          <w:numId w:val="44"/>
        </w:numPr>
      </w:pPr>
      <w:r>
        <w:t>When is it open to public?</w:t>
      </w:r>
    </w:p>
    <w:p w14:paraId="103DF930" w14:textId="77777777" w:rsidR="006A1FB4" w:rsidRDefault="006A1FB4" w:rsidP="00DA31E1">
      <w:pPr>
        <w:pStyle w:val="ListParagraph"/>
        <w:numPr>
          <w:ilvl w:val="0"/>
          <w:numId w:val="44"/>
        </w:numPr>
      </w:pPr>
      <w:r>
        <w:t>Is reservation acceptable (for EV parking lots only)? (Assumptions added at the bottom of this file)</w:t>
      </w:r>
    </w:p>
    <w:p w14:paraId="348D4FE0" w14:textId="77777777" w:rsidR="006A1FB4" w:rsidRDefault="006A1FB4" w:rsidP="00DA31E1">
      <w:pPr>
        <w:pStyle w:val="ListParagraph"/>
        <w:numPr>
          <w:ilvl w:val="0"/>
          <w:numId w:val="44"/>
        </w:numPr>
      </w:pPr>
      <w:r>
        <w:br/>
      </w:r>
    </w:p>
    <w:p w14:paraId="2C3E0903" w14:textId="77777777" w:rsidR="006A1FB4" w:rsidRDefault="006A1FB4" w:rsidP="006A1FB4">
      <w:r>
        <w:t>1.6 EV charging facilities</w:t>
      </w:r>
    </w:p>
    <w:p w14:paraId="62EC7A40" w14:textId="77777777" w:rsidR="006A1FB4" w:rsidRDefault="006A1FB4" w:rsidP="00DA31E1">
      <w:pPr>
        <w:pStyle w:val="ListParagraph"/>
        <w:numPr>
          <w:ilvl w:val="0"/>
          <w:numId w:val="43"/>
        </w:numPr>
      </w:pPr>
      <w:r>
        <w:t>How many parking lots are for electric vehicles (EV)?</w:t>
      </w:r>
    </w:p>
    <w:p w14:paraId="251AD200" w14:textId="77777777" w:rsidR="006A1FB4" w:rsidRDefault="006A1FB4" w:rsidP="00DA31E1">
      <w:pPr>
        <w:pStyle w:val="ListParagraph"/>
        <w:numPr>
          <w:ilvl w:val="0"/>
          <w:numId w:val="43"/>
        </w:numPr>
      </w:pPr>
      <w:r>
        <w:t>How many EV parking lots are vacant?</w:t>
      </w:r>
    </w:p>
    <w:p w14:paraId="10F7214B" w14:textId="77777777" w:rsidR="006A1FB4" w:rsidRDefault="006A1FB4" w:rsidP="00DA31E1">
      <w:pPr>
        <w:pStyle w:val="ListParagraph"/>
        <w:numPr>
          <w:ilvl w:val="0"/>
          <w:numId w:val="43"/>
        </w:numPr>
      </w:pPr>
      <w:r>
        <w:t>Types of charger models?</w:t>
      </w:r>
    </w:p>
    <w:p w14:paraId="73C5052C" w14:textId="77777777" w:rsidR="006A1FB4" w:rsidRDefault="006A1FB4" w:rsidP="00DA31E1">
      <w:pPr>
        <w:pStyle w:val="ListParagraph"/>
        <w:numPr>
          <w:ilvl w:val="1"/>
          <w:numId w:val="43"/>
        </w:numPr>
      </w:pPr>
      <w:r>
        <w:t>Number of general chargers?</w:t>
      </w:r>
    </w:p>
    <w:p w14:paraId="68645B66" w14:textId="77777777" w:rsidR="006A1FB4" w:rsidRDefault="006A1FB4" w:rsidP="00DA31E1">
      <w:pPr>
        <w:pStyle w:val="ListParagraph"/>
        <w:numPr>
          <w:ilvl w:val="1"/>
          <w:numId w:val="43"/>
        </w:numPr>
      </w:pPr>
      <w:r>
        <w:t>Number of specific brands: Tesla, Leaf, etc.?</w:t>
      </w:r>
    </w:p>
    <w:p w14:paraId="6D133FFA" w14:textId="77777777" w:rsidR="006A1FB4" w:rsidRDefault="006A1FB4" w:rsidP="00DA31E1">
      <w:pPr>
        <w:pStyle w:val="ListParagraph"/>
        <w:numPr>
          <w:ilvl w:val="0"/>
          <w:numId w:val="43"/>
        </w:numPr>
      </w:pPr>
      <w:r>
        <w:t>How many quick chargers?</w:t>
      </w:r>
    </w:p>
    <w:p w14:paraId="168A578E" w14:textId="77777777" w:rsidR="006A1FB4" w:rsidRDefault="006A1FB4" w:rsidP="00DA31E1">
      <w:pPr>
        <w:pStyle w:val="ListParagraph"/>
        <w:numPr>
          <w:ilvl w:val="0"/>
          <w:numId w:val="43"/>
        </w:numPr>
      </w:pPr>
      <w:r>
        <w:t>How many quick chargers are vacant at Time T?</w:t>
      </w:r>
    </w:p>
    <w:p w14:paraId="544D8E45" w14:textId="77777777" w:rsidR="006A1FB4" w:rsidRDefault="006A1FB4" w:rsidP="00DA31E1">
      <w:pPr>
        <w:pStyle w:val="ListParagraph"/>
        <w:numPr>
          <w:ilvl w:val="0"/>
          <w:numId w:val="43"/>
        </w:numPr>
      </w:pPr>
      <w:r>
        <w:t>How many medium chargers?</w:t>
      </w:r>
    </w:p>
    <w:p w14:paraId="3E57C2EF" w14:textId="77777777" w:rsidR="006A1FB4" w:rsidRDefault="006A1FB4" w:rsidP="00DA31E1">
      <w:pPr>
        <w:pStyle w:val="ListParagraph"/>
        <w:numPr>
          <w:ilvl w:val="0"/>
          <w:numId w:val="43"/>
        </w:numPr>
      </w:pPr>
      <w:r>
        <w:t>How many medium chargers are vacant at Time T?</w:t>
      </w:r>
    </w:p>
    <w:p w14:paraId="47DE2ACF" w14:textId="77777777" w:rsidR="006A1FB4" w:rsidRDefault="006A1FB4" w:rsidP="00DA31E1">
      <w:pPr>
        <w:pStyle w:val="ListParagraph"/>
        <w:numPr>
          <w:ilvl w:val="0"/>
          <w:numId w:val="43"/>
        </w:numPr>
      </w:pPr>
      <w:r>
        <w:t>How many standard chargers?</w:t>
      </w:r>
    </w:p>
    <w:p w14:paraId="311D14D3" w14:textId="77777777" w:rsidR="006A1FB4" w:rsidRDefault="006A1FB4" w:rsidP="00DA31E1">
      <w:pPr>
        <w:pStyle w:val="ListParagraph"/>
        <w:numPr>
          <w:ilvl w:val="0"/>
          <w:numId w:val="43"/>
        </w:numPr>
      </w:pPr>
      <w:r>
        <w:t>How many standard chargers are vacant at Time T?</w:t>
      </w:r>
    </w:p>
    <w:p w14:paraId="43B4C363" w14:textId="77777777" w:rsidR="006A1FB4" w:rsidRDefault="006A1FB4" w:rsidP="00DA31E1">
      <w:pPr>
        <w:pStyle w:val="ListParagraph"/>
        <w:numPr>
          <w:ilvl w:val="0"/>
          <w:numId w:val="43"/>
        </w:numPr>
      </w:pPr>
      <w:r>
        <w:t xml:space="preserve">How soon </w:t>
      </w:r>
      <w:r w:rsidRPr="0075314D">
        <w:rPr>
          <w:i/>
        </w:rPr>
        <w:t>m</w:t>
      </w:r>
      <w:r>
        <w:t xml:space="preserve"> (minutes) will a charger become available?</w:t>
      </w:r>
    </w:p>
    <w:p w14:paraId="08B8738D" w14:textId="77777777" w:rsidR="006A1FB4" w:rsidRDefault="006A1FB4" w:rsidP="00DA31E1">
      <w:pPr>
        <w:pStyle w:val="ListParagraph"/>
        <w:numPr>
          <w:ilvl w:val="0"/>
          <w:numId w:val="43"/>
        </w:numPr>
      </w:pPr>
    </w:p>
    <w:p w14:paraId="27359FBF" w14:textId="77777777" w:rsidR="006A1FB4" w:rsidRDefault="006A1FB4" w:rsidP="006A1FB4"/>
    <w:p w14:paraId="4F3E2CB7" w14:textId="77777777" w:rsidR="006A1FB4" w:rsidRDefault="006A1FB4" w:rsidP="006A1FB4">
      <w:r>
        <w:t>1.7 Building CQs? (scope is added at the bottom of this file)</w:t>
      </w:r>
    </w:p>
    <w:p w14:paraId="1F464984" w14:textId="77777777" w:rsidR="006A1FB4" w:rsidRDefault="006A1FB4" w:rsidP="00DA31E1">
      <w:pPr>
        <w:pStyle w:val="ListParagraph"/>
        <w:numPr>
          <w:ilvl w:val="0"/>
          <w:numId w:val="45"/>
        </w:numPr>
      </w:pPr>
      <w:r>
        <w:t>Is it affiliated with a residential estate?</w:t>
      </w:r>
    </w:p>
    <w:p w14:paraId="667F090B" w14:textId="77777777" w:rsidR="006A1FB4" w:rsidRDefault="006A1FB4" w:rsidP="00DA31E1">
      <w:pPr>
        <w:pStyle w:val="ListParagraph"/>
        <w:numPr>
          <w:ilvl w:val="0"/>
          <w:numId w:val="45"/>
        </w:numPr>
      </w:pPr>
      <w:r>
        <w:t>Is it affiliated with a commercial office?</w:t>
      </w:r>
    </w:p>
    <w:p w14:paraId="328ADEC3" w14:textId="77777777" w:rsidR="006A1FB4" w:rsidRDefault="006A1FB4" w:rsidP="00DA31E1">
      <w:pPr>
        <w:pStyle w:val="ListParagraph"/>
        <w:numPr>
          <w:ilvl w:val="0"/>
          <w:numId w:val="45"/>
        </w:numPr>
      </w:pPr>
      <w:r>
        <w:lastRenderedPageBreak/>
        <w:t>Is it affiliated with a shopping mall?</w:t>
      </w:r>
    </w:p>
    <w:p w14:paraId="1490AAAC" w14:textId="77777777" w:rsidR="006A1FB4" w:rsidRDefault="006A1FB4" w:rsidP="00DA31E1">
      <w:pPr>
        <w:pStyle w:val="ListParagraph"/>
        <w:numPr>
          <w:ilvl w:val="0"/>
          <w:numId w:val="45"/>
        </w:numPr>
      </w:pPr>
      <w:r>
        <w:t>Is it affiliated with a government building?</w:t>
      </w:r>
    </w:p>
    <w:p w14:paraId="0CF03512" w14:textId="77777777" w:rsidR="006A1FB4" w:rsidRDefault="006A1FB4" w:rsidP="00DA31E1">
      <w:pPr>
        <w:pStyle w:val="ListParagraph"/>
        <w:numPr>
          <w:ilvl w:val="0"/>
          <w:numId w:val="45"/>
        </w:numPr>
      </w:pPr>
      <w:r>
        <w:t>Is there discount (or free parking) for user I?</w:t>
      </w:r>
    </w:p>
    <w:p w14:paraId="7630A9EF" w14:textId="77777777" w:rsidR="006A1FB4" w:rsidRDefault="006A1FB4" w:rsidP="00DA31E1">
      <w:pPr>
        <w:pStyle w:val="ListParagraph"/>
        <w:numPr>
          <w:ilvl w:val="1"/>
          <w:numId w:val="45"/>
        </w:numPr>
      </w:pPr>
      <w:r>
        <w:t xml:space="preserve">What </w:t>
      </w:r>
      <w:proofErr w:type="gramStart"/>
      <w:r>
        <w:t>are</w:t>
      </w:r>
      <w:proofErr w:type="gramEnd"/>
      <w:r>
        <w:t xml:space="preserve"> the requirement for user I to be entitled the discount in building B?</w:t>
      </w:r>
    </w:p>
    <w:p w14:paraId="43F43115" w14:textId="77777777" w:rsidR="006A1FB4" w:rsidRDefault="006A1FB4" w:rsidP="00DA31E1">
      <w:pPr>
        <w:pStyle w:val="ListParagraph"/>
        <w:numPr>
          <w:ilvl w:val="0"/>
          <w:numId w:val="45"/>
        </w:numPr>
      </w:pPr>
    </w:p>
    <w:p w14:paraId="0A0BC4D4" w14:textId="77777777" w:rsidR="006A1FB4" w:rsidRDefault="006A1FB4" w:rsidP="006A1FB4"/>
    <w:p w14:paraId="008AB676" w14:textId="77777777" w:rsidR="006A1FB4" w:rsidRDefault="006A1FB4" w:rsidP="006A1FB4">
      <w:r>
        <w:t>1.8 Payment CQs?</w:t>
      </w:r>
    </w:p>
    <w:p w14:paraId="64867E3E" w14:textId="77777777" w:rsidR="006A1FB4" w:rsidRDefault="006A1FB4" w:rsidP="00DA31E1">
      <w:pPr>
        <w:pStyle w:val="ListParagraph"/>
        <w:numPr>
          <w:ilvl w:val="0"/>
          <w:numId w:val="46"/>
        </w:numPr>
      </w:pPr>
      <w:r>
        <w:t>Does user I need to pay at T + t (e.g., long-term permit)?</w:t>
      </w:r>
    </w:p>
    <w:p w14:paraId="16A60544" w14:textId="77777777" w:rsidR="006A1FB4" w:rsidRDefault="006A1FB4" w:rsidP="00DA31E1">
      <w:pPr>
        <w:pStyle w:val="ListParagraph"/>
        <w:numPr>
          <w:ilvl w:val="0"/>
          <w:numId w:val="46"/>
        </w:numPr>
      </w:pPr>
      <w:r>
        <w:t>Acceptable payment methods?</w:t>
      </w:r>
    </w:p>
    <w:p w14:paraId="7C92A3D9" w14:textId="2873900F" w:rsidR="00DC2B92" w:rsidRDefault="00DC2B92" w:rsidP="00DA31E1">
      <w:pPr>
        <w:pStyle w:val="ListParagraph"/>
        <w:numPr>
          <w:ilvl w:val="1"/>
          <w:numId w:val="39"/>
        </w:numPr>
      </w:pPr>
    </w:p>
    <w:p w14:paraId="49328E41" w14:textId="6E25DA0B" w:rsidR="003476E3" w:rsidRPr="00896F7F" w:rsidRDefault="003476E3" w:rsidP="003476E3">
      <w:r>
        <w:t xml:space="preserve">Discuss: </w:t>
      </w:r>
    </w:p>
    <w:p w14:paraId="7A55DEC6" w14:textId="58CC99C4" w:rsidR="00196B6E" w:rsidRDefault="00196B6E" w:rsidP="00EA354A">
      <w:pPr>
        <w:pStyle w:val="Heading1"/>
      </w:pPr>
      <w:bookmarkStart w:id="39" w:name="_Toc19780940"/>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3F5D9D08" w14:textId="6967C9C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4DB519CE" w14:textId="1B8EEC88" w:rsidR="00DC325E" w:rsidRDefault="00DC325E" w:rsidP="00EA354A"/>
    <w:p w14:paraId="5514DFF1" w14:textId="77777777" w:rsidR="00DC325E" w:rsidRDefault="00DC325E" w:rsidP="00EA354A"/>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1AF85BE" w:rsidR="00161997" w:rsidRPr="00105569" w:rsidRDefault="00161997" w:rsidP="001D3F17">
      <w:pPr>
        <w:pStyle w:val="ListParagraph"/>
        <w:numPr>
          <w:ilvl w:val="0"/>
          <w:numId w:val="9"/>
        </w:numPr>
      </w:pPr>
      <w:r w:rsidRPr="00105569">
        <w:t>Save and re-publish with new IRI to ensure availability and consistency (there may be issues if some ontologies update and do not use Version IRI met</w:t>
      </w:r>
      <w:r w:rsidR="008B36EB">
        <w:t>a</w:t>
      </w:r>
      <w:r w:rsidRPr="00105569">
        <w:t>data)</w:t>
      </w:r>
    </w:p>
    <w:p w14:paraId="263DAD14" w14:textId="003FDA21" w:rsidR="00161997" w:rsidRPr="00105569" w:rsidRDefault="00161997" w:rsidP="001D3F17">
      <w:pPr>
        <w:pStyle w:val="ListParagraph"/>
        <w:numPr>
          <w:ilvl w:val="0"/>
          <w:numId w:val="9"/>
        </w:numPr>
      </w:pPr>
      <w:r w:rsidRPr="00105569">
        <w:t>Entities created for organization: XThing, XObjectProperty, XDataProperty…</w:t>
      </w:r>
    </w:p>
    <w:p w14:paraId="055E0A49" w14:textId="37833FFD" w:rsidR="00520123" w:rsidRDefault="00520123" w:rsidP="00EA354A">
      <w:pPr>
        <w:pStyle w:val="Heading2"/>
      </w:pPr>
      <w:bookmarkStart w:id="40" w:name="_Toc19780941"/>
      <w:r>
        <w:t>Foundational Ontolog</w:t>
      </w:r>
      <w:r w:rsidR="0073758C">
        <w:t>ies</w:t>
      </w:r>
      <w:bookmarkEnd w:id="40"/>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w:t>
      </w:r>
      <w:r w:rsidR="002056D3">
        <w:lastRenderedPageBreak/>
        <w:t xml:space="preserve">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1" w:name="_Toc19780942"/>
      <w:r>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77777777" w:rsidR="0081005F" w:rsidRDefault="0081005F" w:rsidP="0081005F">
      <w:pPr>
        <w:spacing w:after="120" w:line="360" w:lineRule="auto"/>
      </w:pPr>
      <w:r>
        <w:t xml:space="preserve">The Spatial Location ontology reuses and extends the GeoSPARQL </w:t>
      </w:r>
      <w:r>
        <w:fldChar w:fldCharType="begin"/>
      </w:r>
      <w:r>
        <w:instrText xml:space="preserve"> ADDIN EN.CITE &lt;EndNote&gt;&lt;Cite&gt;&lt;Author&gt;Battle&lt;/Author&gt;&lt;Year&gt;2011&lt;/Year&gt;&lt;IDText&gt;Linking geospatial data with GeoSPARQL&lt;/IDText&gt;&lt;DisplayText&gt;[7]&lt;/DisplayText&gt;&lt;record&gt;&lt;titles&gt;&lt;title&gt;Linking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Pr>
          <w:noProof/>
        </w:rPr>
        <w:t>[7]</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77777777"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t xml:space="preserve">Table </w:t>
      </w:r>
      <w:r>
        <w:rPr>
          <w:noProof/>
        </w:rPr>
        <w:t>1</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t xml:space="preserve">Table </w:t>
      </w:r>
      <w:r>
        <w:rPr>
          <w:noProof/>
        </w:rPr>
        <w:t>2</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lastRenderedPageBreak/>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6AD43953" w:rsidR="0081005F" w:rsidRDefault="0081005F" w:rsidP="0081005F">
      <w:pPr>
        <w:pStyle w:val="Caption"/>
        <w:keepNext/>
        <w:spacing w:after="120"/>
      </w:pPr>
      <w:bookmarkStart w:id="42" w:name="_Ref11759283"/>
      <w:r>
        <w:t xml:space="preserve">Table </w:t>
      </w:r>
      <w:r>
        <w:fldChar w:fldCharType="begin"/>
      </w:r>
      <w:r>
        <w:instrText xml:space="preserve"> SEQ Table \* ARABIC </w:instrText>
      </w:r>
      <w:r>
        <w:fldChar w:fldCharType="separate"/>
      </w:r>
      <w:r>
        <w:rPr>
          <w:noProof/>
        </w:rPr>
        <w:t>1</w:t>
      </w:r>
      <w:r>
        <w:rPr>
          <w:noProof/>
        </w:rPr>
        <w:fldChar w:fldCharType="end"/>
      </w:r>
      <w:bookmarkEnd w:id="42"/>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3A65A6">
        <w:tc>
          <w:tcPr>
            <w:tcW w:w="2433" w:type="dxa"/>
            <w:shd w:val="clear" w:color="auto" w:fill="00FFFF"/>
          </w:tcPr>
          <w:p w14:paraId="39E7AFA9" w14:textId="77777777" w:rsidR="0081005F" w:rsidRDefault="0081005F" w:rsidP="003A65A6">
            <w:pPr>
              <w:spacing w:after="120"/>
            </w:pPr>
            <w:r>
              <w:t>Object</w:t>
            </w:r>
          </w:p>
        </w:tc>
        <w:tc>
          <w:tcPr>
            <w:tcW w:w="3022" w:type="dxa"/>
            <w:shd w:val="clear" w:color="auto" w:fill="00FFFF"/>
          </w:tcPr>
          <w:p w14:paraId="084AC841" w14:textId="77777777" w:rsidR="0081005F" w:rsidRDefault="0081005F" w:rsidP="003A65A6">
            <w:pPr>
              <w:spacing w:after="120"/>
            </w:pPr>
            <w:r>
              <w:t>Property</w:t>
            </w:r>
          </w:p>
        </w:tc>
        <w:tc>
          <w:tcPr>
            <w:tcW w:w="3895" w:type="dxa"/>
            <w:shd w:val="clear" w:color="auto" w:fill="00FFFF"/>
          </w:tcPr>
          <w:p w14:paraId="37F121A2" w14:textId="77777777" w:rsidR="0081005F" w:rsidRDefault="0081005F" w:rsidP="003A65A6">
            <w:pPr>
              <w:spacing w:after="120"/>
            </w:pPr>
            <w:r>
              <w:t>Value</w:t>
            </w:r>
          </w:p>
        </w:tc>
      </w:tr>
      <w:tr w:rsidR="0081005F" w14:paraId="5828DEA1" w14:textId="77777777" w:rsidTr="003A65A6">
        <w:tc>
          <w:tcPr>
            <w:tcW w:w="2433" w:type="dxa"/>
          </w:tcPr>
          <w:p w14:paraId="082B6279" w14:textId="77777777" w:rsidR="0081005F" w:rsidRDefault="0081005F" w:rsidP="003A65A6">
            <w:pPr>
              <w:spacing w:after="120"/>
            </w:pPr>
            <w:proofErr w:type="gramStart"/>
            <w:r>
              <w:t>geo:Feature</w:t>
            </w:r>
            <w:proofErr w:type="gramEnd"/>
          </w:p>
        </w:tc>
        <w:tc>
          <w:tcPr>
            <w:tcW w:w="3022" w:type="dxa"/>
          </w:tcPr>
          <w:p w14:paraId="036D682B" w14:textId="77777777" w:rsidR="0081005F" w:rsidRDefault="0081005F" w:rsidP="003A65A6">
            <w:pPr>
              <w:spacing w:after="120"/>
            </w:pPr>
            <w:proofErr w:type="gramStart"/>
            <w:r>
              <w:t>rdf:subClassOf</w:t>
            </w:r>
            <w:proofErr w:type="gramEnd"/>
          </w:p>
        </w:tc>
        <w:tc>
          <w:tcPr>
            <w:tcW w:w="3895" w:type="dxa"/>
          </w:tcPr>
          <w:p w14:paraId="1741F38B" w14:textId="77777777" w:rsidR="0081005F" w:rsidRDefault="0081005F" w:rsidP="003A65A6">
            <w:pPr>
              <w:spacing w:after="120"/>
            </w:pPr>
            <w:proofErr w:type="gramStart"/>
            <w:r>
              <w:t>geo:SpatialObject</w:t>
            </w:r>
            <w:proofErr w:type="gramEnd"/>
          </w:p>
        </w:tc>
      </w:tr>
      <w:tr w:rsidR="0081005F" w14:paraId="21DB4B2E" w14:textId="77777777" w:rsidTr="003A65A6">
        <w:tc>
          <w:tcPr>
            <w:tcW w:w="2433" w:type="dxa"/>
          </w:tcPr>
          <w:p w14:paraId="32F1BD1A" w14:textId="77777777" w:rsidR="0081005F" w:rsidRDefault="0081005F" w:rsidP="003A65A6">
            <w:pPr>
              <w:spacing w:after="120"/>
            </w:pPr>
            <w:proofErr w:type="gramStart"/>
            <w:r>
              <w:t>geo:Geometry</w:t>
            </w:r>
            <w:proofErr w:type="gramEnd"/>
          </w:p>
        </w:tc>
        <w:tc>
          <w:tcPr>
            <w:tcW w:w="3022" w:type="dxa"/>
          </w:tcPr>
          <w:p w14:paraId="7EF05686" w14:textId="77777777" w:rsidR="0081005F" w:rsidDel="00722F88" w:rsidRDefault="0081005F" w:rsidP="003A65A6">
            <w:pPr>
              <w:spacing w:after="120"/>
            </w:pPr>
            <w:proofErr w:type="gramStart"/>
            <w:r>
              <w:t>rdf:subClassOf</w:t>
            </w:r>
            <w:proofErr w:type="gramEnd"/>
          </w:p>
        </w:tc>
        <w:tc>
          <w:tcPr>
            <w:tcW w:w="3895" w:type="dxa"/>
          </w:tcPr>
          <w:p w14:paraId="653448D7" w14:textId="77777777" w:rsidR="0081005F" w:rsidDel="00722F88" w:rsidRDefault="0081005F" w:rsidP="003A65A6">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6AA811CC" w:rsidR="0081005F" w:rsidRDefault="0081005F" w:rsidP="0081005F">
      <w:pPr>
        <w:pStyle w:val="Caption"/>
        <w:keepNext/>
        <w:spacing w:after="120"/>
      </w:pPr>
      <w:bookmarkStart w:id="43" w:name="_Ref11762225"/>
      <w:r>
        <w:t xml:space="preserve">Table </w:t>
      </w:r>
      <w:r>
        <w:fldChar w:fldCharType="begin"/>
      </w:r>
      <w:r>
        <w:instrText xml:space="preserve"> SEQ Table \* ARABIC </w:instrText>
      </w:r>
      <w:r>
        <w:fldChar w:fldCharType="separate"/>
      </w:r>
      <w:r>
        <w:rPr>
          <w:noProof/>
        </w:rPr>
        <w:t>2</w:t>
      </w:r>
      <w:r>
        <w:rPr>
          <w:noProof/>
        </w:rPr>
        <w:fldChar w:fldCharType="end"/>
      </w:r>
      <w:bookmarkEnd w:id="43"/>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3A65A6">
            <w:pPr>
              <w:tabs>
                <w:tab w:val="left" w:pos="1027"/>
              </w:tabs>
              <w:spacing w:after="120"/>
            </w:pPr>
            <w:r>
              <w:t>Property</w:t>
            </w:r>
            <w:r>
              <w:tab/>
            </w:r>
          </w:p>
        </w:tc>
        <w:tc>
          <w:tcPr>
            <w:tcW w:w="1741" w:type="dxa"/>
            <w:shd w:val="clear" w:color="auto" w:fill="00FFFF"/>
          </w:tcPr>
          <w:p w14:paraId="54635A02" w14:textId="77777777" w:rsidR="0081005F" w:rsidRDefault="0081005F" w:rsidP="003A65A6">
            <w:pPr>
              <w:spacing w:after="120"/>
            </w:pPr>
            <w:r>
              <w:t>Characteristic</w:t>
            </w:r>
          </w:p>
        </w:tc>
        <w:tc>
          <w:tcPr>
            <w:tcW w:w="5375" w:type="dxa"/>
            <w:shd w:val="clear" w:color="auto" w:fill="00FFFF"/>
          </w:tcPr>
          <w:p w14:paraId="0280D86B" w14:textId="77777777" w:rsidR="0081005F" w:rsidRDefault="0081005F" w:rsidP="003A65A6">
            <w:pPr>
              <w:spacing w:after="120"/>
            </w:pPr>
            <w:r>
              <w:t>Value (if applicable)</w:t>
            </w:r>
          </w:p>
        </w:tc>
      </w:tr>
      <w:tr w:rsidR="0081005F" w14:paraId="7EE445BB" w14:textId="77777777" w:rsidTr="00BF3C2C">
        <w:tc>
          <w:tcPr>
            <w:tcW w:w="2234" w:type="dxa"/>
          </w:tcPr>
          <w:p w14:paraId="7983CFF0" w14:textId="77777777" w:rsidR="0081005F" w:rsidRDefault="0081005F" w:rsidP="003A65A6">
            <w:pPr>
              <w:spacing w:after="120"/>
            </w:pPr>
            <w:proofErr w:type="gramStart"/>
            <w:r>
              <w:t>geo:sfEquals</w:t>
            </w:r>
            <w:proofErr w:type="gramEnd"/>
          </w:p>
        </w:tc>
        <w:tc>
          <w:tcPr>
            <w:tcW w:w="1741" w:type="dxa"/>
          </w:tcPr>
          <w:p w14:paraId="50CD3507" w14:textId="77777777" w:rsidR="0081005F" w:rsidRDefault="0081005F" w:rsidP="003A65A6">
            <w:pPr>
              <w:spacing w:after="120"/>
            </w:pPr>
            <w:r>
              <w:t>Domain and Range</w:t>
            </w:r>
          </w:p>
        </w:tc>
        <w:tc>
          <w:tcPr>
            <w:tcW w:w="5375" w:type="dxa"/>
          </w:tcPr>
          <w:p w14:paraId="6B783DB5" w14:textId="77777777" w:rsidR="0081005F" w:rsidRDefault="0081005F" w:rsidP="003A65A6">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3A65A6">
            <w:pPr>
              <w:spacing w:after="120"/>
            </w:pPr>
            <w:proofErr w:type="gramStart"/>
            <w:r>
              <w:t>geo:</w:t>
            </w:r>
            <w:r w:rsidRPr="00F51C25">
              <w:t>sfDisjoint</w:t>
            </w:r>
            <w:proofErr w:type="gramEnd"/>
          </w:p>
        </w:tc>
        <w:tc>
          <w:tcPr>
            <w:tcW w:w="1741" w:type="dxa"/>
          </w:tcPr>
          <w:p w14:paraId="32E5ED04" w14:textId="77777777" w:rsidR="0081005F" w:rsidRDefault="0081005F" w:rsidP="003A65A6">
            <w:pPr>
              <w:spacing w:after="120"/>
            </w:pPr>
            <w:r>
              <w:t>Domain and Range</w:t>
            </w:r>
          </w:p>
        </w:tc>
        <w:tc>
          <w:tcPr>
            <w:tcW w:w="5375" w:type="dxa"/>
          </w:tcPr>
          <w:p w14:paraId="39C2778A" w14:textId="77777777" w:rsidR="0081005F" w:rsidRDefault="0081005F" w:rsidP="003A65A6">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3A65A6">
            <w:pPr>
              <w:spacing w:after="120"/>
            </w:pPr>
            <w:proofErr w:type="gramStart"/>
            <w:r w:rsidRPr="00F51C25">
              <w:t>geo:sfIntersects</w:t>
            </w:r>
            <w:proofErr w:type="gramEnd"/>
          </w:p>
        </w:tc>
        <w:tc>
          <w:tcPr>
            <w:tcW w:w="1741" w:type="dxa"/>
          </w:tcPr>
          <w:p w14:paraId="08D2C8E7" w14:textId="77777777" w:rsidR="0081005F" w:rsidRDefault="0081005F" w:rsidP="003A65A6">
            <w:pPr>
              <w:spacing w:after="120"/>
            </w:pPr>
            <w:r>
              <w:t>Domain and Range</w:t>
            </w:r>
          </w:p>
        </w:tc>
        <w:tc>
          <w:tcPr>
            <w:tcW w:w="5375" w:type="dxa"/>
          </w:tcPr>
          <w:p w14:paraId="1971FBB8" w14:textId="77777777" w:rsidR="0081005F" w:rsidRDefault="0081005F" w:rsidP="003A65A6">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3A65A6">
            <w:pPr>
              <w:spacing w:after="120"/>
            </w:pPr>
            <w:proofErr w:type="gramStart"/>
            <w:r w:rsidRPr="00F51C25">
              <w:t>geo:sfTouches</w:t>
            </w:r>
            <w:proofErr w:type="gramEnd"/>
          </w:p>
        </w:tc>
        <w:tc>
          <w:tcPr>
            <w:tcW w:w="1741" w:type="dxa"/>
          </w:tcPr>
          <w:p w14:paraId="10BAB8DD" w14:textId="77777777" w:rsidR="0081005F" w:rsidRDefault="0081005F" w:rsidP="003A65A6">
            <w:pPr>
              <w:spacing w:after="120"/>
            </w:pPr>
            <w:r>
              <w:t>Domain and Range</w:t>
            </w:r>
          </w:p>
        </w:tc>
        <w:tc>
          <w:tcPr>
            <w:tcW w:w="5375" w:type="dxa"/>
          </w:tcPr>
          <w:p w14:paraId="6652A197" w14:textId="77777777" w:rsidR="0081005F" w:rsidRDefault="0081005F" w:rsidP="003A65A6">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3A65A6">
            <w:pPr>
              <w:spacing w:after="120"/>
            </w:pPr>
            <w:proofErr w:type="gramStart"/>
            <w:r w:rsidRPr="00F51C25">
              <w:t>geo:sfWithin</w:t>
            </w:r>
            <w:proofErr w:type="gramEnd"/>
          </w:p>
        </w:tc>
        <w:tc>
          <w:tcPr>
            <w:tcW w:w="1741" w:type="dxa"/>
          </w:tcPr>
          <w:p w14:paraId="12A5BE4F" w14:textId="77777777" w:rsidR="0081005F" w:rsidRDefault="0081005F" w:rsidP="003A65A6">
            <w:pPr>
              <w:spacing w:after="120"/>
            </w:pPr>
            <w:r>
              <w:t>Domain and Range</w:t>
            </w:r>
          </w:p>
        </w:tc>
        <w:tc>
          <w:tcPr>
            <w:tcW w:w="5375" w:type="dxa"/>
          </w:tcPr>
          <w:p w14:paraId="7B82A8AC" w14:textId="77777777" w:rsidR="0081005F" w:rsidRDefault="0081005F" w:rsidP="003A65A6">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3A65A6">
            <w:pPr>
              <w:spacing w:after="120"/>
            </w:pPr>
            <w:proofErr w:type="gramStart"/>
            <w:r w:rsidRPr="00F51C25">
              <w:t>geo:sfContains</w:t>
            </w:r>
            <w:proofErr w:type="gramEnd"/>
          </w:p>
        </w:tc>
        <w:tc>
          <w:tcPr>
            <w:tcW w:w="1741" w:type="dxa"/>
          </w:tcPr>
          <w:p w14:paraId="67F186A7" w14:textId="77777777" w:rsidR="0081005F" w:rsidRDefault="0081005F" w:rsidP="003A65A6">
            <w:pPr>
              <w:spacing w:after="120"/>
            </w:pPr>
            <w:r>
              <w:t>Domain and Range</w:t>
            </w:r>
          </w:p>
        </w:tc>
        <w:tc>
          <w:tcPr>
            <w:tcW w:w="5375" w:type="dxa"/>
          </w:tcPr>
          <w:p w14:paraId="37C7A1FE" w14:textId="77777777" w:rsidR="0081005F" w:rsidRDefault="0081005F" w:rsidP="003A65A6">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3A65A6">
            <w:pPr>
              <w:spacing w:after="120"/>
            </w:pPr>
            <w:proofErr w:type="gramStart"/>
            <w:r w:rsidRPr="00F51C25">
              <w:t>geo:sfOverlaps</w:t>
            </w:r>
            <w:proofErr w:type="gramEnd"/>
          </w:p>
        </w:tc>
        <w:tc>
          <w:tcPr>
            <w:tcW w:w="1741" w:type="dxa"/>
          </w:tcPr>
          <w:p w14:paraId="7981054A" w14:textId="77777777" w:rsidR="0081005F" w:rsidRDefault="0081005F" w:rsidP="003A65A6">
            <w:pPr>
              <w:spacing w:after="120"/>
            </w:pPr>
            <w:r>
              <w:t>Domain and Range</w:t>
            </w:r>
          </w:p>
        </w:tc>
        <w:tc>
          <w:tcPr>
            <w:tcW w:w="5375" w:type="dxa"/>
          </w:tcPr>
          <w:p w14:paraId="65B4EA7B" w14:textId="77777777" w:rsidR="0081005F" w:rsidRDefault="0081005F" w:rsidP="003A65A6">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3A65A6">
            <w:pPr>
              <w:spacing w:after="120"/>
            </w:pPr>
            <w:proofErr w:type="gramStart"/>
            <w:r w:rsidRPr="00F51C25">
              <w:t>geo:sfCrosses</w:t>
            </w:r>
            <w:proofErr w:type="gramEnd"/>
          </w:p>
        </w:tc>
        <w:tc>
          <w:tcPr>
            <w:tcW w:w="1741" w:type="dxa"/>
          </w:tcPr>
          <w:p w14:paraId="51F96469" w14:textId="77777777" w:rsidR="0081005F" w:rsidRDefault="0081005F" w:rsidP="003A65A6">
            <w:pPr>
              <w:spacing w:after="120"/>
            </w:pPr>
            <w:r>
              <w:t>Domain and Range</w:t>
            </w:r>
          </w:p>
        </w:tc>
        <w:tc>
          <w:tcPr>
            <w:tcW w:w="5375" w:type="dxa"/>
          </w:tcPr>
          <w:p w14:paraId="678DDEAB" w14:textId="77777777" w:rsidR="0081005F" w:rsidRDefault="0081005F" w:rsidP="003A65A6">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3A65A6">
            <w:pPr>
              <w:spacing w:after="120"/>
            </w:pPr>
            <w:proofErr w:type="gramStart"/>
            <w:r>
              <w:t>geo:hasGeometry</w:t>
            </w:r>
            <w:proofErr w:type="gramEnd"/>
          </w:p>
        </w:tc>
        <w:tc>
          <w:tcPr>
            <w:tcW w:w="1741" w:type="dxa"/>
          </w:tcPr>
          <w:p w14:paraId="73705EE7" w14:textId="77777777" w:rsidR="0081005F" w:rsidRDefault="0081005F" w:rsidP="003A65A6">
            <w:pPr>
              <w:spacing w:after="120"/>
            </w:pPr>
            <w:r>
              <w:t>Domain</w:t>
            </w:r>
          </w:p>
        </w:tc>
        <w:tc>
          <w:tcPr>
            <w:tcW w:w="5375" w:type="dxa"/>
          </w:tcPr>
          <w:p w14:paraId="38F5B0B7" w14:textId="77777777" w:rsidR="0081005F" w:rsidRDefault="0081005F" w:rsidP="003A65A6">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3A65A6">
            <w:pPr>
              <w:spacing w:after="120"/>
            </w:pPr>
            <w:proofErr w:type="gramStart"/>
            <w:r>
              <w:t>geo:hasGeometry</w:t>
            </w:r>
            <w:proofErr w:type="gramEnd"/>
          </w:p>
        </w:tc>
        <w:tc>
          <w:tcPr>
            <w:tcW w:w="1741" w:type="dxa"/>
          </w:tcPr>
          <w:p w14:paraId="378A23B1" w14:textId="77777777" w:rsidR="0081005F" w:rsidRDefault="0081005F" w:rsidP="003A65A6">
            <w:pPr>
              <w:spacing w:after="120"/>
            </w:pPr>
            <w:r>
              <w:t>Range</w:t>
            </w:r>
          </w:p>
        </w:tc>
        <w:tc>
          <w:tcPr>
            <w:tcW w:w="5375" w:type="dxa"/>
          </w:tcPr>
          <w:p w14:paraId="49880070" w14:textId="77777777" w:rsidR="0081005F" w:rsidRDefault="0081005F" w:rsidP="003A65A6">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3A65A6">
            <w:pPr>
              <w:spacing w:after="120"/>
            </w:pPr>
            <w:r>
              <w:lastRenderedPageBreak/>
              <w:t>hasLocation</w:t>
            </w:r>
          </w:p>
        </w:tc>
        <w:tc>
          <w:tcPr>
            <w:tcW w:w="1741" w:type="dxa"/>
          </w:tcPr>
          <w:p w14:paraId="7342E1DD" w14:textId="77777777" w:rsidR="0081005F" w:rsidRDefault="0081005F" w:rsidP="003A65A6">
            <w:pPr>
              <w:spacing w:after="120"/>
            </w:pPr>
            <w:r>
              <w:t>Range</w:t>
            </w:r>
          </w:p>
        </w:tc>
        <w:tc>
          <w:tcPr>
            <w:tcW w:w="5375" w:type="dxa"/>
          </w:tcPr>
          <w:p w14:paraId="67DFD1E5" w14:textId="77777777" w:rsidR="0081005F" w:rsidRDefault="0081005F" w:rsidP="003A65A6">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3A65A6">
            <w:pPr>
              <w:spacing w:after="120"/>
            </w:pPr>
            <w:r>
              <w:t>associatedLocation</w:t>
            </w:r>
          </w:p>
        </w:tc>
        <w:tc>
          <w:tcPr>
            <w:tcW w:w="1741" w:type="dxa"/>
          </w:tcPr>
          <w:p w14:paraId="4D2B7CFA" w14:textId="77777777" w:rsidR="0081005F" w:rsidRDefault="0081005F" w:rsidP="003A65A6">
            <w:pPr>
              <w:spacing w:after="120"/>
            </w:pPr>
            <w:r>
              <w:t>Range</w:t>
            </w:r>
          </w:p>
        </w:tc>
        <w:tc>
          <w:tcPr>
            <w:tcW w:w="5375" w:type="dxa"/>
          </w:tcPr>
          <w:p w14:paraId="18666BB9" w14:textId="77777777" w:rsidR="0081005F" w:rsidRDefault="0081005F" w:rsidP="003A65A6">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3A65A6">
            <w:pPr>
              <w:spacing w:after="120"/>
            </w:pPr>
            <w:proofErr w:type="gramStart"/>
            <w:r>
              <w:t>geo:asWKT</w:t>
            </w:r>
            <w:proofErr w:type="gramEnd"/>
          </w:p>
        </w:tc>
        <w:tc>
          <w:tcPr>
            <w:tcW w:w="1741" w:type="dxa"/>
          </w:tcPr>
          <w:p w14:paraId="2AC70BA9" w14:textId="77777777" w:rsidR="0081005F" w:rsidRDefault="0081005F" w:rsidP="003A65A6">
            <w:pPr>
              <w:spacing w:after="120"/>
            </w:pPr>
            <w:r>
              <w:t>Range</w:t>
            </w:r>
          </w:p>
        </w:tc>
        <w:tc>
          <w:tcPr>
            <w:tcW w:w="5375" w:type="dxa"/>
          </w:tcPr>
          <w:p w14:paraId="31170CD7" w14:textId="77777777" w:rsidR="0081005F" w:rsidRDefault="0081005F" w:rsidP="003A65A6">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BF3C2C" w:rsidP="00BF3C2C">
            <w:pPr>
              <w:spacing w:after="120"/>
            </w:pPr>
            <w:hyperlink r:id="rId9" w:anchor="_lat_la_-9.+1_+9.+1_+1.-4_+1.-1_lon_lo_-1.8+2_+1.8+2_+1.-4" w:history="1">
              <w:r w:rsidRPr="00B34DE1">
                <w:rPr>
                  <w:rStyle w:val="Hyperlink"/>
                </w:rPr>
                <w:t>http://franz.com/ns/allegrograph/5.0/geo/nd#_lat_la_-9.+1_+9.+1_+1.-4_+1.-1_lon_lo_-1.8+2_+1.8+2_+1.-4</w:t>
              </w:r>
            </w:hyperlink>
            <w:r>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77777777"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t xml:space="preserve">Figure </w:t>
      </w:r>
      <w:r>
        <w:rPr>
          <w:noProof/>
        </w:rPr>
        <w:t>2</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3EC4488B" w:rsidR="0081005F" w:rsidRDefault="0081005F" w:rsidP="0081005F">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lastRenderedPageBreak/>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44" w:name="_Toc519507734"/>
      <w:bookmarkStart w:id="45" w:name="_Toc520703198"/>
      <w:bookmarkStart w:id="46" w:name="_Toc520725402"/>
      <w:bookmarkStart w:id="47" w:name="_Toc519507735"/>
      <w:bookmarkStart w:id="48" w:name="_Toc520703199"/>
      <w:bookmarkStart w:id="49" w:name="_Toc520725403"/>
      <w:bookmarkStart w:id="50" w:name="_Toc519507736"/>
      <w:bookmarkStart w:id="51" w:name="_Toc520703200"/>
      <w:bookmarkStart w:id="52" w:name="_Toc520725404"/>
      <w:bookmarkStart w:id="53" w:name="_Toc519507737"/>
      <w:bookmarkStart w:id="54" w:name="_Toc520703201"/>
      <w:bookmarkStart w:id="55" w:name="_Toc520725405"/>
      <w:bookmarkStart w:id="56" w:name="_Toc519507738"/>
      <w:bookmarkStart w:id="57" w:name="_Toc520703202"/>
      <w:bookmarkStart w:id="58" w:name="_Toc520725406"/>
      <w:bookmarkStart w:id="59" w:name="_Toc197809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Time Ontology</w:t>
      </w:r>
      <w:bookmarkEnd w:id="59"/>
    </w:p>
    <w:p w14:paraId="2AAB4AC9" w14:textId="0F70FC9B" w:rsidR="007978A3" w:rsidRDefault="00D22EE2" w:rsidP="007978A3">
      <w:pPr>
        <w:rPr>
          <w:i/>
        </w:rPr>
      </w:pPr>
      <w:hyperlink r:id="rId11" w:history="1">
        <w:r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77777777"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instrText xml:space="preserve"> ADDIN EN.CITE &lt;EndNote&gt;&lt;Cite&gt;&lt;Author&gt;W3C&lt;/Author&gt;&lt;Year&gt;2017&lt;/Year&gt;&lt;IDText&gt;Time Ontology in OWL&lt;/IDText&gt;&lt;DisplayText&gt;[8]&lt;/DisplayText&gt;&lt;record&gt;&lt;urls&gt;&lt;related-urls&gt;&lt;url&gt;https://www.w3.org/TR/owl-time/&lt;/url&gt;&lt;/related-urls&gt;&lt;/urls&gt;&lt;titles&gt;&lt;title&gt;Time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Pr>
          <w:noProof/>
        </w:rPr>
        <w:t>[8]</w:t>
      </w:r>
      <w:r>
        <w:fldChar w:fldCharType="end"/>
      </w:r>
      <w:r>
        <w:t xml:space="preserve"> and originally presented in work by </w:t>
      </w:r>
      <w:r>
        <w:fldChar w:fldCharType="begin"/>
      </w:r>
      <w:r>
        <w:instrText xml:space="preserve"> ADDIN EN.CITE &lt;EndNote&gt;&lt;Cite&gt;&lt;Author&gt;Hobbs&lt;/Author&gt;&lt;Year&gt;2006&lt;/Year&gt;&lt;IDText&gt;Time ontology in OWL&lt;/IDText&gt;&lt;DisplayText&gt;[9]&lt;/DisplayText&gt;&lt;record&gt;&lt;titles&gt;&lt;title&gt;Time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Pr>
          <w:noProof/>
        </w:rPr>
        <w:t>[9]</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w:t>
      </w:r>
      <w:r>
        <w:lastRenderedPageBreak/>
        <w:t xml:space="preserve">and </w:t>
      </w:r>
      <w:r>
        <w:rPr>
          <w:i/>
        </w:rPr>
        <w:t xml:space="preserve">relating them </w:t>
      </w:r>
      <w:r>
        <w:t>(e.g. via the subclass relation) to concepts in the W3C’s Time Ontology standard. These new concepts will be clearly identifiable their IRI.</w:t>
      </w:r>
    </w:p>
    <w:p w14:paraId="63C4A023" w14:textId="77777777"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t xml:space="preserve">Table </w:t>
      </w:r>
      <w:r>
        <w:rPr>
          <w:noProof/>
        </w:rPr>
        <w:t>3</w:t>
      </w:r>
      <w:r>
        <w:fldChar w:fldCharType="end"/>
      </w:r>
      <w:r>
        <w:t>.</w:t>
      </w:r>
    </w:p>
    <w:p w14:paraId="09404273" w14:textId="77777777" w:rsidR="00D22EE2" w:rsidRDefault="00D22EE2" w:rsidP="00D22EE2">
      <w:pPr>
        <w:pStyle w:val="Caption"/>
        <w:keepNext/>
        <w:spacing w:after="120"/>
      </w:pPr>
      <w:bookmarkStart w:id="60" w:name="_Ref11827256"/>
      <w:r>
        <w:t xml:space="preserve">Table </w:t>
      </w:r>
      <w:r>
        <w:fldChar w:fldCharType="begin"/>
      </w:r>
      <w:r>
        <w:instrText xml:space="preserve"> SEQ Table \* ARABIC </w:instrText>
      </w:r>
      <w:r>
        <w:fldChar w:fldCharType="separate"/>
      </w:r>
      <w:r>
        <w:rPr>
          <w:noProof/>
        </w:rPr>
        <w:t>3</w:t>
      </w:r>
      <w:r>
        <w:rPr>
          <w:noProof/>
        </w:rPr>
        <w:fldChar w:fldCharType="end"/>
      </w:r>
      <w:bookmarkEnd w:id="6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3A65A6">
        <w:trPr>
          <w:cantSplit/>
        </w:trPr>
        <w:tc>
          <w:tcPr>
            <w:tcW w:w="2938" w:type="dxa"/>
            <w:shd w:val="clear" w:color="auto" w:fill="00FFFF"/>
          </w:tcPr>
          <w:p w14:paraId="0141E031" w14:textId="77777777" w:rsidR="00D22EE2" w:rsidRDefault="00D22EE2" w:rsidP="003A65A6">
            <w:pPr>
              <w:spacing w:after="120"/>
            </w:pPr>
            <w:r>
              <w:t>Object</w:t>
            </w:r>
          </w:p>
        </w:tc>
        <w:tc>
          <w:tcPr>
            <w:tcW w:w="3011" w:type="dxa"/>
            <w:shd w:val="clear" w:color="auto" w:fill="00FFFF"/>
          </w:tcPr>
          <w:p w14:paraId="574263EF" w14:textId="77777777" w:rsidR="00D22EE2" w:rsidRDefault="00D22EE2" w:rsidP="003A65A6">
            <w:pPr>
              <w:spacing w:after="120"/>
            </w:pPr>
            <w:r>
              <w:t>Property</w:t>
            </w:r>
          </w:p>
        </w:tc>
        <w:tc>
          <w:tcPr>
            <w:tcW w:w="3627" w:type="dxa"/>
            <w:shd w:val="clear" w:color="auto" w:fill="00FFFF"/>
          </w:tcPr>
          <w:p w14:paraId="2900A124" w14:textId="77777777" w:rsidR="00D22EE2" w:rsidRDefault="00D22EE2" w:rsidP="003A65A6">
            <w:pPr>
              <w:spacing w:after="120"/>
            </w:pPr>
            <w:r>
              <w:t>Value</w:t>
            </w:r>
          </w:p>
        </w:tc>
      </w:tr>
      <w:tr w:rsidR="00D22EE2" w14:paraId="50911A3D" w14:textId="77777777" w:rsidTr="003A65A6">
        <w:trPr>
          <w:cantSplit/>
        </w:trPr>
        <w:tc>
          <w:tcPr>
            <w:tcW w:w="2938" w:type="dxa"/>
            <w:vMerge w:val="restart"/>
          </w:tcPr>
          <w:p w14:paraId="6C4EE454" w14:textId="77777777" w:rsidR="00D22EE2" w:rsidRDefault="00D22EE2" w:rsidP="003A65A6">
            <w:pPr>
              <w:spacing w:after="120"/>
            </w:pPr>
            <w:proofErr w:type="gramStart"/>
            <w:r>
              <w:t>time:TemporalEntity</w:t>
            </w:r>
            <w:proofErr w:type="gramEnd"/>
          </w:p>
        </w:tc>
        <w:tc>
          <w:tcPr>
            <w:tcW w:w="3011" w:type="dxa"/>
          </w:tcPr>
          <w:p w14:paraId="299A4BC6" w14:textId="77777777" w:rsidR="00D22EE2" w:rsidRDefault="00D22EE2" w:rsidP="003A65A6">
            <w:pPr>
              <w:spacing w:after="120"/>
            </w:pPr>
            <w:r>
              <w:t>EquivalentClass</w:t>
            </w:r>
          </w:p>
        </w:tc>
        <w:tc>
          <w:tcPr>
            <w:tcW w:w="3627" w:type="dxa"/>
          </w:tcPr>
          <w:p w14:paraId="1F59BC14" w14:textId="77777777" w:rsidR="00D22EE2" w:rsidRDefault="00D22EE2" w:rsidP="003A65A6">
            <w:pPr>
              <w:spacing w:after="120"/>
            </w:pPr>
            <w:proofErr w:type="gramStart"/>
            <w:r>
              <w:t>time:Instant</w:t>
            </w:r>
            <w:proofErr w:type="gramEnd"/>
            <w:r>
              <w:t xml:space="preserve"> and  time:Interval</w:t>
            </w:r>
          </w:p>
        </w:tc>
      </w:tr>
      <w:tr w:rsidR="00D22EE2" w14:paraId="44877A3D" w14:textId="77777777" w:rsidTr="003A65A6">
        <w:trPr>
          <w:cantSplit/>
        </w:trPr>
        <w:tc>
          <w:tcPr>
            <w:tcW w:w="2938" w:type="dxa"/>
            <w:vMerge/>
          </w:tcPr>
          <w:p w14:paraId="69A8813B" w14:textId="77777777" w:rsidR="00D22EE2" w:rsidRDefault="00D22EE2" w:rsidP="003A65A6">
            <w:pPr>
              <w:spacing w:after="120"/>
            </w:pPr>
          </w:p>
        </w:tc>
        <w:tc>
          <w:tcPr>
            <w:tcW w:w="3011" w:type="dxa"/>
          </w:tcPr>
          <w:p w14:paraId="0072A3EE" w14:textId="77777777" w:rsidR="00D22EE2" w:rsidRDefault="00D22EE2" w:rsidP="003A65A6">
            <w:pPr>
              <w:spacing w:after="120"/>
            </w:pPr>
            <w:proofErr w:type="gramStart"/>
            <w:r>
              <w:t>time:before</w:t>
            </w:r>
            <w:proofErr w:type="gramEnd"/>
          </w:p>
        </w:tc>
        <w:tc>
          <w:tcPr>
            <w:tcW w:w="3627" w:type="dxa"/>
          </w:tcPr>
          <w:p w14:paraId="49079FBA" w14:textId="77777777" w:rsidR="00D22EE2" w:rsidRDefault="00D22EE2" w:rsidP="003A65A6">
            <w:pPr>
              <w:spacing w:after="120"/>
            </w:pPr>
            <w:proofErr w:type="gramStart"/>
            <w:r>
              <w:t>only  time</w:t>
            </w:r>
            <w:proofErr w:type="gramEnd"/>
            <w:r>
              <w:t>:TemporalEntity</w:t>
            </w:r>
          </w:p>
        </w:tc>
      </w:tr>
      <w:tr w:rsidR="00D22EE2" w14:paraId="6802A8BE" w14:textId="77777777" w:rsidTr="003A65A6">
        <w:trPr>
          <w:cantSplit/>
        </w:trPr>
        <w:tc>
          <w:tcPr>
            <w:tcW w:w="2938" w:type="dxa"/>
            <w:vMerge/>
          </w:tcPr>
          <w:p w14:paraId="1C694909" w14:textId="77777777" w:rsidR="00D22EE2" w:rsidRDefault="00D22EE2" w:rsidP="003A65A6">
            <w:pPr>
              <w:spacing w:after="120"/>
            </w:pPr>
          </w:p>
        </w:tc>
        <w:tc>
          <w:tcPr>
            <w:tcW w:w="3011" w:type="dxa"/>
          </w:tcPr>
          <w:p w14:paraId="0E238DB4" w14:textId="77777777" w:rsidR="00D22EE2" w:rsidRDefault="00D22EE2" w:rsidP="003A65A6">
            <w:pPr>
              <w:spacing w:after="120"/>
            </w:pPr>
            <w:proofErr w:type="gramStart"/>
            <w:r>
              <w:t>time:after</w:t>
            </w:r>
            <w:proofErr w:type="gramEnd"/>
          </w:p>
        </w:tc>
        <w:tc>
          <w:tcPr>
            <w:tcW w:w="3627" w:type="dxa"/>
          </w:tcPr>
          <w:p w14:paraId="04FFE50C" w14:textId="77777777" w:rsidR="00D22EE2" w:rsidRDefault="00D22EE2" w:rsidP="003A65A6">
            <w:pPr>
              <w:spacing w:after="120"/>
            </w:pPr>
            <w:proofErr w:type="gramStart"/>
            <w:r>
              <w:t>only  time</w:t>
            </w:r>
            <w:proofErr w:type="gramEnd"/>
            <w:r>
              <w:t>:TemporalEntity</w:t>
            </w:r>
          </w:p>
        </w:tc>
      </w:tr>
      <w:tr w:rsidR="00D22EE2" w14:paraId="6991EB8E" w14:textId="77777777" w:rsidTr="003A65A6">
        <w:trPr>
          <w:cantSplit/>
        </w:trPr>
        <w:tc>
          <w:tcPr>
            <w:tcW w:w="2938" w:type="dxa"/>
            <w:vMerge/>
          </w:tcPr>
          <w:p w14:paraId="49106162" w14:textId="77777777" w:rsidR="00D22EE2" w:rsidRDefault="00D22EE2" w:rsidP="003A65A6">
            <w:pPr>
              <w:spacing w:after="120"/>
            </w:pPr>
          </w:p>
        </w:tc>
        <w:tc>
          <w:tcPr>
            <w:tcW w:w="3011" w:type="dxa"/>
          </w:tcPr>
          <w:p w14:paraId="1474B6B5" w14:textId="77777777" w:rsidR="00D22EE2" w:rsidRDefault="00D22EE2" w:rsidP="003A65A6">
            <w:pPr>
              <w:spacing w:after="120"/>
            </w:pPr>
            <w:proofErr w:type="gramStart"/>
            <w:r>
              <w:t>time:hasBeginning</w:t>
            </w:r>
            <w:proofErr w:type="gramEnd"/>
          </w:p>
        </w:tc>
        <w:tc>
          <w:tcPr>
            <w:tcW w:w="3627" w:type="dxa"/>
          </w:tcPr>
          <w:p w14:paraId="5C9209E1" w14:textId="77777777" w:rsidR="00D22EE2" w:rsidRDefault="00D22EE2" w:rsidP="003A65A6">
            <w:pPr>
              <w:spacing w:after="120"/>
            </w:pPr>
            <w:proofErr w:type="gramStart"/>
            <w:r>
              <w:t>only  time</w:t>
            </w:r>
            <w:proofErr w:type="gramEnd"/>
            <w:r>
              <w:t>:Instant</w:t>
            </w:r>
          </w:p>
        </w:tc>
      </w:tr>
      <w:tr w:rsidR="00D22EE2" w14:paraId="3A2598D8" w14:textId="77777777" w:rsidTr="003A65A6">
        <w:trPr>
          <w:cantSplit/>
        </w:trPr>
        <w:tc>
          <w:tcPr>
            <w:tcW w:w="2938" w:type="dxa"/>
            <w:vMerge/>
          </w:tcPr>
          <w:p w14:paraId="1E06993B" w14:textId="77777777" w:rsidR="00D22EE2" w:rsidRDefault="00D22EE2" w:rsidP="003A65A6">
            <w:pPr>
              <w:spacing w:after="120"/>
            </w:pPr>
          </w:p>
        </w:tc>
        <w:tc>
          <w:tcPr>
            <w:tcW w:w="3011" w:type="dxa"/>
          </w:tcPr>
          <w:p w14:paraId="7E311C76" w14:textId="77777777" w:rsidR="00D22EE2" w:rsidRDefault="00D22EE2" w:rsidP="003A65A6">
            <w:pPr>
              <w:spacing w:after="120"/>
            </w:pPr>
            <w:proofErr w:type="gramStart"/>
            <w:r>
              <w:t>time:hasEnding</w:t>
            </w:r>
            <w:proofErr w:type="gramEnd"/>
          </w:p>
        </w:tc>
        <w:tc>
          <w:tcPr>
            <w:tcW w:w="3627" w:type="dxa"/>
          </w:tcPr>
          <w:p w14:paraId="3D1DC544" w14:textId="77777777" w:rsidR="00D22EE2" w:rsidRDefault="00D22EE2" w:rsidP="003A65A6">
            <w:pPr>
              <w:spacing w:after="120"/>
            </w:pPr>
            <w:proofErr w:type="gramStart"/>
            <w:r>
              <w:t>only  time</w:t>
            </w:r>
            <w:proofErr w:type="gramEnd"/>
            <w:r>
              <w:t>:Instant</w:t>
            </w:r>
          </w:p>
        </w:tc>
      </w:tr>
      <w:tr w:rsidR="00D22EE2" w14:paraId="0ADEEEE6" w14:textId="77777777" w:rsidTr="003A65A6">
        <w:trPr>
          <w:cantSplit/>
        </w:trPr>
        <w:tc>
          <w:tcPr>
            <w:tcW w:w="2938" w:type="dxa"/>
            <w:vMerge/>
          </w:tcPr>
          <w:p w14:paraId="4F6579D3" w14:textId="77777777" w:rsidR="00D22EE2" w:rsidRDefault="00D22EE2" w:rsidP="003A65A6">
            <w:pPr>
              <w:spacing w:after="120"/>
            </w:pPr>
          </w:p>
        </w:tc>
        <w:tc>
          <w:tcPr>
            <w:tcW w:w="3011" w:type="dxa"/>
          </w:tcPr>
          <w:p w14:paraId="02FF67F3" w14:textId="77777777" w:rsidR="00D22EE2" w:rsidRDefault="00D22EE2" w:rsidP="003A65A6">
            <w:pPr>
              <w:spacing w:after="120"/>
            </w:pPr>
            <w:proofErr w:type="gramStart"/>
            <w:r>
              <w:t>time:hasDuration</w:t>
            </w:r>
            <w:proofErr w:type="gramEnd"/>
          </w:p>
        </w:tc>
        <w:tc>
          <w:tcPr>
            <w:tcW w:w="3627" w:type="dxa"/>
          </w:tcPr>
          <w:p w14:paraId="1B439605" w14:textId="77777777" w:rsidR="00D22EE2" w:rsidRDefault="00D22EE2" w:rsidP="003A65A6">
            <w:pPr>
              <w:spacing w:after="120"/>
            </w:pPr>
            <w:proofErr w:type="gramStart"/>
            <w:r>
              <w:t>only  time</w:t>
            </w:r>
            <w:proofErr w:type="gramEnd"/>
            <w:r>
              <w:t>:Duration</w:t>
            </w:r>
          </w:p>
        </w:tc>
      </w:tr>
      <w:tr w:rsidR="00D22EE2" w14:paraId="2AB5BC5F" w14:textId="77777777" w:rsidTr="003A65A6">
        <w:trPr>
          <w:cantSplit/>
        </w:trPr>
        <w:tc>
          <w:tcPr>
            <w:tcW w:w="2938" w:type="dxa"/>
            <w:vMerge w:val="restart"/>
          </w:tcPr>
          <w:p w14:paraId="257FB710" w14:textId="77777777" w:rsidR="00D22EE2" w:rsidRDefault="00D22EE2" w:rsidP="003A65A6">
            <w:pPr>
              <w:spacing w:after="120"/>
            </w:pPr>
            <w:proofErr w:type="gramStart"/>
            <w:r>
              <w:t>time:Instant</w:t>
            </w:r>
            <w:proofErr w:type="gramEnd"/>
          </w:p>
        </w:tc>
        <w:tc>
          <w:tcPr>
            <w:tcW w:w="3011" w:type="dxa"/>
          </w:tcPr>
          <w:p w14:paraId="2F9E9B8F" w14:textId="77777777" w:rsidR="00D22EE2" w:rsidRDefault="00D22EE2" w:rsidP="003A65A6">
            <w:pPr>
              <w:spacing w:after="120"/>
            </w:pPr>
            <w:r>
              <w:t>subClassOf</w:t>
            </w:r>
          </w:p>
        </w:tc>
        <w:tc>
          <w:tcPr>
            <w:tcW w:w="3627" w:type="dxa"/>
          </w:tcPr>
          <w:p w14:paraId="72C28002" w14:textId="77777777" w:rsidR="00D22EE2" w:rsidRDefault="00D22EE2" w:rsidP="003A65A6">
            <w:pPr>
              <w:spacing w:after="120"/>
            </w:pPr>
            <w:proofErr w:type="gramStart"/>
            <w:r>
              <w:t>time:TemporalEntity</w:t>
            </w:r>
            <w:proofErr w:type="gramEnd"/>
          </w:p>
        </w:tc>
      </w:tr>
      <w:tr w:rsidR="00D22EE2" w14:paraId="56B312EF" w14:textId="77777777" w:rsidTr="003A65A6">
        <w:trPr>
          <w:cantSplit/>
        </w:trPr>
        <w:tc>
          <w:tcPr>
            <w:tcW w:w="2938" w:type="dxa"/>
            <w:vMerge/>
          </w:tcPr>
          <w:p w14:paraId="190854DE" w14:textId="77777777" w:rsidR="00D22EE2" w:rsidRDefault="00D22EE2" w:rsidP="003A65A6">
            <w:pPr>
              <w:spacing w:after="120"/>
            </w:pPr>
          </w:p>
        </w:tc>
        <w:tc>
          <w:tcPr>
            <w:tcW w:w="3011" w:type="dxa"/>
          </w:tcPr>
          <w:p w14:paraId="6FAC7FA5" w14:textId="77777777" w:rsidR="00D22EE2" w:rsidRDefault="00D22EE2" w:rsidP="003A65A6">
            <w:pPr>
              <w:spacing w:after="120"/>
            </w:pPr>
            <w:proofErr w:type="gramStart"/>
            <w:r>
              <w:t>time:inside</w:t>
            </w:r>
            <w:proofErr w:type="gramEnd"/>
          </w:p>
        </w:tc>
        <w:tc>
          <w:tcPr>
            <w:tcW w:w="3627" w:type="dxa"/>
          </w:tcPr>
          <w:p w14:paraId="47A9C338" w14:textId="77777777" w:rsidR="00D22EE2" w:rsidRDefault="00D22EE2" w:rsidP="003A65A6">
            <w:pPr>
              <w:spacing w:after="120"/>
            </w:pPr>
            <w:proofErr w:type="gramStart"/>
            <w:r>
              <w:t>only  time</w:t>
            </w:r>
            <w:proofErr w:type="gramEnd"/>
            <w:r>
              <w:t>:Interval</w:t>
            </w:r>
          </w:p>
        </w:tc>
      </w:tr>
      <w:tr w:rsidR="00D22EE2" w14:paraId="54954626" w14:textId="77777777" w:rsidTr="003A65A6">
        <w:trPr>
          <w:cantSplit/>
        </w:trPr>
        <w:tc>
          <w:tcPr>
            <w:tcW w:w="2938" w:type="dxa"/>
            <w:vMerge/>
          </w:tcPr>
          <w:p w14:paraId="2EEA41A1" w14:textId="77777777" w:rsidR="00D22EE2" w:rsidRDefault="00D22EE2" w:rsidP="003A65A6">
            <w:pPr>
              <w:spacing w:after="120"/>
            </w:pPr>
          </w:p>
        </w:tc>
        <w:tc>
          <w:tcPr>
            <w:tcW w:w="3011" w:type="dxa"/>
          </w:tcPr>
          <w:p w14:paraId="6BE4790E" w14:textId="77777777" w:rsidR="00D22EE2" w:rsidRDefault="00D22EE2" w:rsidP="003A65A6">
            <w:pPr>
              <w:spacing w:after="120"/>
            </w:pPr>
            <w:proofErr w:type="gramStart"/>
            <w:r>
              <w:t>time:inTimePosition</w:t>
            </w:r>
            <w:proofErr w:type="gramEnd"/>
          </w:p>
        </w:tc>
        <w:tc>
          <w:tcPr>
            <w:tcW w:w="3627" w:type="dxa"/>
          </w:tcPr>
          <w:p w14:paraId="3704F770" w14:textId="77777777" w:rsidR="00D22EE2" w:rsidRDefault="00D22EE2" w:rsidP="003A65A6">
            <w:pPr>
              <w:spacing w:after="120"/>
            </w:pPr>
            <w:r>
              <w:t xml:space="preserve">max </w:t>
            </w:r>
            <w:proofErr w:type="gramStart"/>
            <w:r>
              <w:t>1  time</w:t>
            </w:r>
            <w:proofErr w:type="gramEnd"/>
            <w:r>
              <w:t>:TimePosition</w:t>
            </w:r>
          </w:p>
        </w:tc>
      </w:tr>
      <w:tr w:rsidR="00D22EE2" w14:paraId="4F435FA8" w14:textId="77777777" w:rsidTr="003A65A6">
        <w:trPr>
          <w:cantSplit/>
        </w:trPr>
        <w:tc>
          <w:tcPr>
            <w:tcW w:w="2938" w:type="dxa"/>
            <w:vMerge/>
          </w:tcPr>
          <w:p w14:paraId="7DB0FE10" w14:textId="77777777" w:rsidR="00D22EE2" w:rsidRDefault="00D22EE2" w:rsidP="003A65A6">
            <w:pPr>
              <w:spacing w:after="120"/>
            </w:pPr>
          </w:p>
        </w:tc>
        <w:tc>
          <w:tcPr>
            <w:tcW w:w="3011" w:type="dxa"/>
          </w:tcPr>
          <w:p w14:paraId="0A0F98FD" w14:textId="77777777" w:rsidR="00D22EE2" w:rsidRDefault="00D22EE2" w:rsidP="003A65A6">
            <w:pPr>
              <w:spacing w:after="120"/>
            </w:pPr>
            <w:proofErr w:type="gramStart"/>
            <w:r>
              <w:t>time:inXSDDateTimeStamp</w:t>
            </w:r>
            <w:proofErr w:type="gramEnd"/>
          </w:p>
        </w:tc>
        <w:tc>
          <w:tcPr>
            <w:tcW w:w="3627" w:type="dxa"/>
          </w:tcPr>
          <w:p w14:paraId="136CC80D" w14:textId="77777777" w:rsidR="00D22EE2" w:rsidRDefault="00D22EE2" w:rsidP="003A65A6">
            <w:pPr>
              <w:spacing w:after="120"/>
            </w:pPr>
            <w:r>
              <w:t xml:space="preserve">max 1 </w:t>
            </w:r>
            <w:proofErr w:type="gramStart"/>
            <w:r>
              <w:t>xsd:DateTimeStamp</w:t>
            </w:r>
            <w:proofErr w:type="gramEnd"/>
          </w:p>
        </w:tc>
      </w:tr>
      <w:tr w:rsidR="00D22EE2" w14:paraId="1B01B063" w14:textId="77777777" w:rsidTr="003A65A6">
        <w:trPr>
          <w:cantSplit/>
        </w:trPr>
        <w:tc>
          <w:tcPr>
            <w:tcW w:w="2938" w:type="dxa"/>
            <w:vMerge w:val="restart"/>
          </w:tcPr>
          <w:p w14:paraId="66B98E10" w14:textId="77777777" w:rsidR="00D22EE2" w:rsidRDefault="00D22EE2" w:rsidP="003A65A6">
            <w:pPr>
              <w:spacing w:after="120"/>
            </w:pPr>
            <w:proofErr w:type="gramStart"/>
            <w:r>
              <w:t>time:Interval</w:t>
            </w:r>
            <w:proofErr w:type="gramEnd"/>
          </w:p>
        </w:tc>
        <w:tc>
          <w:tcPr>
            <w:tcW w:w="3011" w:type="dxa"/>
          </w:tcPr>
          <w:p w14:paraId="778BFA70" w14:textId="77777777" w:rsidR="00D22EE2" w:rsidRDefault="00D22EE2" w:rsidP="003A65A6">
            <w:pPr>
              <w:spacing w:after="120"/>
            </w:pPr>
            <w:r>
              <w:t>subClassOf</w:t>
            </w:r>
          </w:p>
        </w:tc>
        <w:tc>
          <w:tcPr>
            <w:tcW w:w="3627" w:type="dxa"/>
          </w:tcPr>
          <w:p w14:paraId="501399D7" w14:textId="77777777" w:rsidR="00D22EE2" w:rsidRDefault="00D22EE2" w:rsidP="003A65A6">
            <w:pPr>
              <w:spacing w:after="120"/>
            </w:pPr>
            <w:proofErr w:type="gramStart"/>
            <w:r>
              <w:t>time:TemporalEntity</w:t>
            </w:r>
            <w:proofErr w:type="gramEnd"/>
          </w:p>
        </w:tc>
      </w:tr>
      <w:tr w:rsidR="00D22EE2" w14:paraId="2142F8C4" w14:textId="77777777" w:rsidTr="003A65A6">
        <w:trPr>
          <w:cantSplit/>
        </w:trPr>
        <w:tc>
          <w:tcPr>
            <w:tcW w:w="2938" w:type="dxa"/>
            <w:vMerge/>
          </w:tcPr>
          <w:p w14:paraId="2AD8934B" w14:textId="77777777" w:rsidR="00D22EE2" w:rsidRDefault="00D22EE2" w:rsidP="003A65A6">
            <w:pPr>
              <w:spacing w:after="120"/>
            </w:pPr>
          </w:p>
        </w:tc>
        <w:tc>
          <w:tcPr>
            <w:tcW w:w="3011" w:type="dxa"/>
          </w:tcPr>
          <w:p w14:paraId="5197691B" w14:textId="77777777" w:rsidR="00D22EE2" w:rsidRDefault="00D22EE2" w:rsidP="003A65A6">
            <w:pPr>
              <w:spacing w:after="120"/>
            </w:pPr>
            <w:proofErr w:type="gramStart"/>
            <w:r>
              <w:t>time:meets</w:t>
            </w:r>
            <w:proofErr w:type="gramEnd"/>
          </w:p>
        </w:tc>
        <w:tc>
          <w:tcPr>
            <w:tcW w:w="3627" w:type="dxa"/>
          </w:tcPr>
          <w:p w14:paraId="38A807E0" w14:textId="77777777" w:rsidR="00D22EE2" w:rsidRDefault="00D22EE2" w:rsidP="003A65A6">
            <w:pPr>
              <w:spacing w:after="120"/>
            </w:pPr>
            <w:proofErr w:type="gramStart"/>
            <w:r>
              <w:t>only  time</w:t>
            </w:r>
            <w:proofErr w:type="gramEnd"/>
            <w:r>
              <w:t>:Interval</w:t>
            </w:r>
          </w:p>
        </w:tc>
      </w:tr>
      <w:tr w:rsidR="00D22EE2" w14:paraId="24CC0D26" w14:textId="77777777" w:rsidTr="003A65A6">
        <w:trPr>
          <w:cantSplit/>
        </w:trPr>
        <w:tc>
          <w:tcPr>
            <w:tcW w:w="2938" w:type="dxa"/>
            <w:vMerge/>
          </w:tcPr>
          <w:p w14:paraId="214E2942" w14:textId="77777777" w:rsidR="00D22EE2" w:rsidRDefault="00D22EE2" w:rsidP="003A65A6">
            <w:pPr>
              <w:spacing w:after="120"/>
            </w:pPr>
          </w:p>
        </w:tc>
        <w:tc>
          <w:tcPr>
            <w:tcW w:w="3011" w:type="dxa"/>
          </w:tcPr>
          <w:p w14:paraId="4E918957" w14:textId="77777777" w:rsidR="00D22EE2" w:rsidRDefault="00D22EE2" w:rsidP="003A65A6">
            <w:pPr>
              <w:spacing w:after="120"/>
            </w:pPr>
            <w:proofErr w:type="gramStart"/>
            <w:r>
              <w:t>time:overlaps</w:t>
            </w:r>
            <w:proofErr w:type="gramEnd"/>
          </w:p>
        </w:tc>
        <w:tc>
          <w:tcPr>
            <w:tcW w:w="3627" w:type="dxa"/>
          </w:tcPr>
          <w:p w14:paraId="404EA992" w14:textId="77777777" w:rsidR="00D22EE2" w:rsidRDefault="00D22EE2" w:rsidP="003A65A6">
            <w:pPr>
              <w:spacing w:after="120"/>
            </w:pPr>
            <w:proofErr w:type="gramStart"/>
            <w:r>
              <w:t>only  time</w:t>
            </w:r>
            <w:proofErr w:type="gramEnd"/>
            <w:r>
              <w:t>:Interval</w:t>
            </w:r>
          </w:p>
        </w:tc>
      </w:tr>
      <w:tr w:rsidR="00D22EE2" w14:paraId="575B8A24" w14:textId="77777777" w:rsidTr="003A65A6">
        <w:trPr>
          <w:cantSplit/>
        </w:trPr>
        <w:tc>
          <w:tcPr>
            <w:tcW w:w="2938" w:type="dxa"/>
            <w:vMerge/>
          </w:tcPr>
          <w:p w14:paraId="43212CBE" w14:textId="77777777" w:rsidR="00D22EE2" w:rsidRDefault="00D22EE2" w:rsidP="003A65A6">
            <w:pPr>
              <w:spacing w:after="120"/>
            </w:pPr>
          </w:p>
        </w:tc>
        <w:tc>
          <w:tcPr>
            <w:tcW w:w="3011" w:type="dxa"/>
          </w:tcPr>
          <w:p w14:paraId="6ABE48DE" w14:textId="77777777" w:rsidR="00D22EE2" w:rsidRDefault="00D22EE2" w:rsidP="003A65A6">
            <w:pPr>
              <w:spacing w:after="120"/>
            </w:pPr>
            <w:proofErr w:type="gramStart"/>
            <w:r>
              <w:t>time:starts</w:t>
            </w:r>
            <w:proofErr w:type="gramEnd"/>
          </w:p>
        </w:tc>
        <w:tc>
          <w:tcPr>
            <w:tcW w:w="3627" w:type="dxa"/>
          </w:tcPr>
          <w:p w14:paraId="20FE504E" w14:textId="77777777" w:rsidR="00D22EE2" w:rsidRDefault="00D22EE2" w:rsidP="003A65A6">
            <w:pPr>
              <w:spacing w:after="120"/>
            </w:pPr>
            <w:proofErr w:type="gramStart"/>
            <w:r>
              <w:t>only  time</w:t>
            </w:r>
            <w:proofErr w:type="gramEnd"/>
            <w:r>
              <w:t>:Interval</w:t>
            </w:r>
          </w:p>
        </w:tc>
      </w:tr>
      <w:tr w:rsidR="00D22EE2" w14:paraId="56D41F57" w14:textId="77777777" w:rsidTr="003A65A6">
        <w:trPr>
          <w:cantSplit/>
        </w:trPr>
        <w:tc>
          <w:tcPr>
            <w:tcW w:w="2938" w:type="dxa"/>
            <w:vMerge/>
          </w:tcPr>
          <w:p w14:paraId="6DCF5DB1" w14:textId="77777777" w:rsidR="00D22EE2" w:rsidRDefault="00D22EE2" w:rsidP="003A65A6">
            <w:pPr>
              <w:spacing w:after="120"/>
            </w:pPr>
          </w:p>
        </w:tc>
        <w:tc>
          <w:tcPr>
            <w:tcW w:w="3011" w:type="dxa"/>
          </w:tcPr>
          <w:p w14:paraId="474A4E9B" w14:textId="77777777" w:rsidR="00D22EE2" w:rsidRDefault="00D22EE2" w:rsidP="003A65A6">
            <w:pPr>
              <w:spacing w:after="120"/>
            </w:pPr>
            <w:proofErr w:type="gramStart"/>
            <w:r>
              <w:t>time:finishes</w:t>
            </w:r>
            <w:proofErr w:type="gramEnd"/>
          </w:p>
        </w:tc>
        <w:tc>
          <w:tcPr>
            <w:tcW w:w="3627" w:type="dxa"/>
          </w:tcPr>
          <w:p w14:paraId="08B65B2A" w14:textId="77777777" w:rsidR="00D22EE2" w:rsidRDefault="00D22EE2" w:rsidP="003A65A6">
            <w:pPr>
              <w:spacing w:after="120"/>
            </w:pPr>
            <w:proofErr w:type="gramStart"/>
            <w:r>
              <w:t>only  time</w:t>
            </w:r>
            <w:proofErr w:type="gramEnd"/>
            <w:r>
              <w:t>:Interval</w:t>
            </w:r>
          </w:p>
        </w:tc>
      </w:tr>
      <w:tr w:rsidR="00D22EE2" w14:paraId="201FDCE6" w14:textId="77777777" w:rsidTr="003A65A6">
        <w:trPr>
          <w:cantSplit/>
        </w:trPr>
        <w:tc>
          <w:tcPr>
            <w:tcW w:w="2938" w:type="dxa"/>
            <w:vMerge/>
          </w:tcPr>
          <w:p w14:paraId="22C33894" w14:textId="77777777" w:rsidR="00D22EE2" w:rsidRDefault="00D22EE2" w:rsidP="003A65A6">
            <w:pPr>
              <w:spacing w:after="120"/>
            </w:pPr>
          </w:p>
        </w:tc>
        <w:tc>
          <w:tcPr>
            <w:tcW w:w="3011" w:type="dxa"/>
          </w:tcPr>
          <w:p w14:paraId="365E55CA" w14:textId="77777777" w:rsidR="00D22EE2" w:rsidRDefault="00D22EE2" w:rsidP="003A65A6">
            <w:pPr>
              <w:spacing w:after="120"/>
            </w:pPr>
            <w:proofErr w:type="gramStart"/>
            <w:r>
              <w:t>time:during</w:t>
            </w:r>
            <w:proofErr w:type="gramEnd"/>
          </w:p>
        </w:tc>
        <w:tc>
          <w:tcPr>
            <w:tcW w:w="3627" w:type="dxa"/>
          </w:tcPr>
          <w:p w14:paraId="5C0DFFEC" w14:textId="77777777" w:rsidR="00D22EE2" w:rsidRDefault="00D22EE2" w:rsidP="003A65A6">
            <w:pPr>
              <w:spacing w:after="120"/>
            </w:pPr>
            <w:proofErr w:type="gramStart"/>
            <w:r>
              <w:t>only  time</w:t>
            </w:r>
            <w:proofErr w:type="gramEnd"/>
            <w:r>
              <w:t>:Interval</w:t>
            </w:r>
          </w:p>
        </w:tc>
      </w:tr>
      <w:tr w:rsidR="00D22EE2" w14:paraId="5CA1059C" w14:textId="77777777" w:rsidTr="003A65A6">
        <w:trPr>
          <w:cantSplit/>
        </w:trPr>
        <w:tc>
          <w:tcPr>
            <w:tcW w:w="2938" w:type="dxa"/>
            <w:vMerge/>
          </w:tcPr>
          <w:p w14:paraId="016A2712" w14:textId="77777777" w:rsidR="00D22EE2" w:rsidRDefault="00D22EE2" w:rsidP="003A65A6">
            <w:pPr>
              <w:spacing w:after="120"/>
            </w:pPr>
          </w:p>
        </w:tc>
        <w:tc>
          <w:tcPr>
            <w:tcW w:w="3011" w:type="dxa"/>
          </w:tcPr>
          <w:p w14:paraId="606983E7" w14:textId="77777777" w:rsidR="00D22EE2" w:rsidRDefault="00D22EE2" w:rsidP="003A65A6">
            <w:pPr>
              <w:spacing w:after="120"/>
            </w:pPr>
            <w:proofErr w:type="gramStart"/>
            <w:r>
              <w:t>time:equals</w:t>
            </w:r>
            <w:proofErr w:type="gramEnd"/>
          </w:p>
        </w:tc>
        <w:tc>
          <w:tcPr>
            <w:tcW w:w="3627" w:type="dxa"/>
          </w:tcPr>
          <w:p w14:paraId="4AF60EC2" w14:textId="77777777" w:rsidR="00D22EE2" w:rsidRDefault="00D22EE2" w:rsidP="003A65A6">
            <w:pPr>
              <w:spacing w:after="120"/>
            </w:pPr>
            <w:proofErr w:type="gramStart"/>
            <w:r>
              <w:t>only  time</w:t>
            </w:r>
            <w:proofErr w:type="gramEnd"/>
            <w:r>
              <w:t>:Interval</w:t>
            </w:r>
          </w:p>
        </w:tc>
      </w:tr>
      <w:tr w:rsidR="00D22EE2" w14:paraId="35FACE10" w14:textId="77777777" w:rsidTr="003A65A6">
        <w:trPr>
          <w:cantSplit/>
        </w:trPr>
        <w:tc>
          <w:tcPr>
            <w:tcW w:w="2938" w:type="dxa"/>
            <w:vMerge w:val="restart"/>
          </w:tcPr>
          <w:p w14:paraId="28612969" w14:textId="77777777" w:rsidR="00D22EE2" w:rsidRDefault="00D22EE2" w:rsidP="003A65A6">
            <w:pPr>
              <w:spacing w:after="120"/>
            </w:pPr>
            <w:proofErr w:type="gramStart"/>
            <w:r>
              <w:t>time:DateTimeDescription</w:t>
            </w:r>
            <w:proofErr w:type="gramEnd"/>
          </w:p>
        </w:tc>
        <w:tc>
          <w:tcPr>
            <w:tcW w:w="3011" w:type="dxa"/>
          </w:tcPr>
          <w:p w14:paraId="327E5EA9" w14:textId="77777777" w:rsidR="00D22EE2" w:rsidRDefault="00D22EE2" w:rsidP="003A65A6">
            <w:pPr>
              <w:spacing w:after="120"/>
            </w:pPr>
            <w:proofErr w:type="gramStart"/>
            <w:r>
              <w:t>time:day</w:t>
            </w:r>
            <w:proofErr w:type="gramEnd"/>
          </w:p>
        </w:tc>
        <w:tc>
          <w:tcPr>
            <w:tcW w:w="3627" w:type="dxa"/>
          </w:tcPr>
          <w:p w14:paraId="3502581B" w14:textId="77777777" w:rsidR="00D22EE2" w:rsidRDefault="00D22EE2" w:rsidP="003A65A6">
            <w:pPr>
              <w:spacing w:after="120"/>
            </w:pPr>
            <w:r>
              <w:t xml:space="preserve">max 1 </w:t>
            </w:r>
            <w:proofErr w:type="gramStart"/>
            <w:r>
              <w:t>rdfs:Literal</w:t>
            </w:r>
            <w:proofErr w:type="gramEnd"/>
          </w:p>
        </w:tc>
      </w:tr>
      <w:tr w:rsidR="00D22EE2" w14:paraId="5664F06A" w14:textId="77777777" w:rsidTr="003A65A6">
        <w:trPr>
          <w:cantSplit/>
        </w:trPr>
        <w:tc>
          <w:tcPr>
            <w:tcW w:w="2938" w:type="dxa"/>
            <w:vMerge/>
          </w:tcPr>
          <w:p w14:paraId="71C015E0" w14:textId="77777777" w:rsidR="00D22EE2" w:rsidRDefault="00D22EE2" w:rsidP="003A65A6">
            <w:pPr>
              <w:spacing w:after="120"/>
            </w:pPr>
          </w:p>
        </w:tc>
        <w:tc>
          <w:tcPr>
            <w:tcW w:w="3011" w:type="dxa"/>
          </w:tcPr>
          <w:p w14:paraId="711418F3" w14:textId="77777777" w:rsidR="00D22EE2" w:rsidRDefault="00D22EE2" w:rsidP="003A65A6">
            <w:pPr>
              <w:spacing w:after="120"/>
            </w:pPr>
            <w:proofErr w:type="gramStart"/>
            <w:r>
              <w:t>time:dayOfWeek</w:t>
            </w:r>
            <w:proofErr w:type="gramEnd"/>
          </w:p>
        </w:tc>
        <w:tc>
          <w:tcPr>
            <w:tcW w:w="3627" w:type="dxa"/>
          </w:tcPr>
          <w:p w14:paraId="2B0E15BE" w14:textId="77777777" w:rsidR="00D22EE2" w:rsidRDefault="00D22EE2" w:rsidP="003A65A6">
            <w:pPr>
              <w:spacing w:after="120"/>
            </w:pPr>
            <w:r>
              <w:t xml:space="preserve">max 1 </w:t>
            </w:r>
            <w:proofErr w:type="gramStart"/>
            <w:r>
              <w:t>owl:Thing</w:t>
            </w:r>
            <w:proofErr w:type="gramEnd"/>
          </w:p>
        </w:tc>
      </w:tr>
      <w:tr w:rsidR="00D22EE2" w14:paraId="38197E05" w14:textId="77777777" w:rsidTr="003A65A6">
        <w:trPr>
          <w:cantSplit/>
        </w:trPr>
        <w:tc>
          <w:tcPr>
            <w:tcW w:w="2938" w:type="dxa"/>
            <w:vMerge/>
          </w:tcPr>
          <w:p w14:paraId="7967FCE7" w14:textId="77777777" w:rsidR="00D22EE2" w:rsidRDefault="00D22EE2" w:rsidP="003A65A6">
            <w:pPr>
              <w:spacing w:after="120"/>
            </w:pPr>
          </w:p>
        </w:tc>
        <w:tc>
          <w:tcPr>
            <w:tcW w:w="3011" w:type="dxa"/>
          </w:tcPr>
          <w:p w14:paraId="255E276D" w14:textId="77777777" w:rsidR="00D22EE2" w:rsidRDefault="00D22EE2" w:rsidP="003A65A6">
            <w:pPr>
              <w:spacing w:after="120"/>
            </w:pPr>
            <w:proofErr w:type="gramStart"/>
            <w:r>
              <w:t>time:dayOfYear</w:t>
            </w:r>
            <w:proofErr w:type="gramEnd"/>
          </w:p>
        </w:tc>
        <w:tc>
          <w:tcPr>
            <w:tcW w:w="3627" w:type="dxa"/>
          </w:tcPr>
          <w:p w14:paraId="281B3DAA" w14:textId="77777777" w:rsidR="00D22EE2" w:rsidRDefault="00D22EE2" w:rsidP="003A65A6">
            <w:pPr>
              <w:spacing w:after="120"/>
            </w:pPr>
            <w:r>
              <w:t xml:space="preserve">max 1 </w:t>
            </w:r>
            <w:proofErr w:type="gramStart"/>
            <w:r>
              <w:t>rdfs:Literal</w:t>
            </w:r>
            <w:proofErr w:type="gramEnd"/>
          </w:p>
        </w:tc>
      </w:tr>
      <w:tr w:rsidR="00D22EE2" w14:paraId="63D4929E" w14:textId="77777777" w:rsidTr="003A65A6">
        <w:trPr>
          <w:cantSplit/>
        </w:trPr>
        <w:tc>
          <w:tcPr>
            <w:tcW w:w="2938" w:type="dxa"/>
            <w:vMerge/>
          </w:tcPr>
          <w:p w14:paraId="450468CC" w14:textId="77777777" w:rsidR="00D22EE2" w:rsidRDefault="00D22EE2" w:rsidP="003A65A6">
            <w:pPr>
              <w:spacing w:after="120"/>
            </w:pPr>
          </w:p>
        </w:tc>
        <w:tc>
          <w:tcPr>
            <w:tcW w:w="3011" w:type="dxa"/>
          </w:tcPr>
          <w:p w14:paraId="553531ED" w14:textId="77777777" w:rsidR="00D22EE2" w:rsidRDefault="00D22EE2" w:rsidP="003A65A6">
            <w:pPr>
              <w:spacing w:after="120"/>
            </w:pPr>
            <w:proofErr w:type="gramStart"/>
            <w:r>
              <w:t>time:hour</w:t>
            </w:r>
            <w:proofErr w:type="gramEnd"/>
          </w:p>
        </w:tc>
        <w:tc>
          <w:tcPr>
            <w:tcW w:w="3627" w:type="dxa"/>
          </w:tcPr>
          <w:p w14:paraId="74C92670" w14:textId="77777777" w:rsidR="00D22EE2" w:rsidRDefault="00D22EE2" w:rsidP="003A65A6">
            <w:pPr>
              <w:spacing w:after="120"/>
            </w:pPr>
            <w:r>
              <w:t xml:space="preserve">max 1 </w:t>
            </w:r>
            <w:proofErr w:type="gramStart"/>
            <w:r>
              <w:t>rdfs:Literal</w:t>
            </w:r>
            <w:proofErr w:type="gramEnd"/>
          </w:p>
        </w:tc>
      </w:tr>
      <w:tr w:rsidR="00D22EE2" w14:paraId="64E7A6F3" w14:textId="77777777" w:rsidTr="003A65A6">
        <w:trPr>
          <w:cantSplit/>
        </w:trPr>
        <w:tc>
          <w:tcPr>
            <w:tcW w:w="2938" w:type="dxa"/>
            <w:vMerge/>
          </w:tcPr>
          <w:p w14:paraId="6D09A205" w14:textId="77777777" w:rsidR="00D22EE2" w:rsidRDefault="00D22EE2" w:rsidP="003A65A6">
            <w:pPr>
              <w:spacing w:after="120"/>
            </w:pPr>
          </w:p>
        </w:tc>
        <w:tc>
          <w:tcPr>
            <w:tcW w:w="3011" w:type="dxa"/>
          </w:tcPr>
          <w:p w14:paraId="259985DD" w14:textId="77777777" w:rsidR="00D22EE2" w:rsidRDefault="00D22EE2" w:rsidP="003A65A6">
            <w:pPr>
              <w:spacing w:after="120"/>
            </w:pPr>
            <w:proofErr w:type="gramStart"/>
            <w:r>
              <w:t>time:minute</w:t>
            </w:r>
            <w:proofErr w:type="gramEnd"/>
          </w:p>
        </w:tc>
        <w:tc>
          <w:tcPr>
            <w:tcW w:w="3627" w:type="dxa"/>
          </w:tcPr>
          <w:p w14:paraId="0DB1466E" w14:textId="77777777" w:rsidR="00D22EE2" w:rsidRDefault="00D22EE2" w:rsidP="003A65A6">
            <w:pPr>
              <w:spacing w:after="120"/>
            </w:pPr>
            <w:r>
              <w:t xml:space="preserve">max 1 </w:t>
            </w:r>
            <w:proofErr w:type="gramStart"/>
            <w:r>
              <w:t>rdfs:Literal</w:t>
            </w:r>
            <w:proofErr w:type="gramEnd"/>
          </w:p>
        </w:tc>
      </w:tr>
      <w:tr w:rsidR="00D22EE2" w14:paraId="618EBEFF" w14:textId="77777777" w:rsidTr="003A65A6">
        <w:trPr>
          <w:cantSplit/>
        </w:trPr>
        <w:tc>
          <w:tcPr>
            <w:tcW w:w="2938" w:type="dxa"/>
            <w:vMerge/>
          </w:tcPr>
          <w:p w14:paraId="25FCB2F0" w14:textId="77777777" w:rsidR="00D22EE2" w:rsidRDefault="00D22EE2" w:rsidP="003A65A6">
            <w:pPr>
              <w:spacing w:after="120"/>
            </w:pPr>
          </w:p>
        </w:tc>
        <w:tc>
          <w:tcPr>
            <w:tcW w:w="3011" w:type="dxa"/>
          </w:tcPr>
          <w:p w14:paraId="6A6961EC" w14:textId="77777777" w:rsidR="00D22EE2" w:rsidRDefault="00D22EE2" w:rsidP="003A65A6">
            <w:pPr>
              <w:spacing w:after="120"/>
            </w:pPr>
            <w:proofErr w:type="gramStart"/>
            <w:r>
              <w:t>time:month</w:t>
            </w:r>
            <w:proofErr w:type="gramEnd"/>
          </w:p>
        </w:tc>
        <w:tc>
          <w:tcPr>
            <w:tcW w:w="3627" w:type="dxa"/>
          </w:tcPr>
          <w:p w14:paraId="67DE9889" w14:textId="77777777" w:rsidR="00D22EE2" w:rsidRDefault="00D22EE2" w:rsidP="003A65A6">
            <w:pPr>
              <w:spacing w:after="120"/>
            </w:pPr>
            <w:r>
              <w:t xml:space="preserve">max 1 </w:t>
            </w:r>
            <w:proofErr w:type="gramStart"/>
            <w:r>
              <w:t>rdfs:Literal</w:t>
            </w:r>
            <w:proofErr w:type="gramEnd"/>
          </w:p>
        </w:tc>
      </w:tr>
      <w:tr w:rsidR="00D22EE2" w14:paraId="32914830" w14:textId="77777777" w:rsidTr="003A65A6">
        <w:trPr>
          <w:cantSplit/>
        </w:trPr>
        <w:tc>
          <w:tcPr>
            <w:tcW w:w="2938" w:type="dxa"/>
            <w:vMerge/>
          </w:tcPr>
          <w:p w14:paraId="3C4226D0" w14:textId="77777777" w:rsidR="00D22EE2" w:rsidRDefault="00D22EE2" w:rsidP="003A65A6">
            <w:pPr>
              <w:spacing w:after="120"/>
            </w:pPr>
          </w:p>
        </w:tc>
        <w:tc>
          <w:tcPr>
            <w:tcW w:w="3011" w:type="dxa"/>
          </w:tcPr>
          <w:p w14:paraId="50D7BBCC" w14:textId="77777777" w:rsidR="00D22EE2" w:rsidRDefault="00D22EE2" w:rsidP="003A65A6">
            <w:pPr>
              <w:spacing w:after="120"/>
            </w:pPr>
            <w:proofErr w:type="gramStart"/>
            <w:r>
              <w:t>time:second</w:t>
            </w:r>
            <w:proofErr w:type="gramEnd"/>
          </w:p>
        </w:tc>
        <w:tc>
          <w:tcPr>
            <w:tcW w:w="3627" w:type="dxa"/>
          </w:tcPr>
          <w:p w14:paraId="7F4C70D3" w14:textId="77777777" w:rsidR="00D22EE2" w:rsidRDefault="00D22EE2" w:rsidP="003A65A6">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77777777"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t xml:space="preserve">Figure </w:t>
      </w:r>
      <w:r>
        <w:rPr>
          <w:noProof/>
        </w:rPr>
        <w:t>3</w:t>
      </w:r>
      <w:r>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77777777" w:rsidR="00D22EE2" w:rsidRDefault="00D22EE2" w:rsidP="00D22EE2">
      <w:pPr>
        <w:pStyle w:val="Caption"/>
        <w:spacing w:after="120"/>
        <w:rPr>
          <w:lang w:val="en-CA"/>
        </w:rPr>
      </w:pPr>
      <w:bookmarkStart w:id="61" w:name="_Ref11831393"/>
      <w:r>
        <w:t xml:space="preserve">Figure </w:t>
      </w:r>
      <w:r>
        <w:fldChar w:fldCharType="begin"/>
      </w:r>
      <w:r>
        <w:instrText xml:space="preserve"> SEQ Figure \* ARABIC </w:instrText>
      </w:r>
      <w:r>
        <w:fldChar w:fldCharType="separate"/>
      </w:r>
      <w:r>
        <w:rPr>
          <w:noProof/>
        </w:rPr>
        <w:t>4</w:t>
      </w:r>
      <w:r>
        <w:rPr>
          <w:noProof/>
        </w:rPr>
        <w:fldChar w:fldCharType="end"/>
      </w:r>
      <w:r>
        <w:t>: Example use of the Time Ontology</w:t>
      </w:r>
      <w:bookmarkEnd w:id="6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62" w:name="_Toc19780944"/>
      <w:r>
        <w:lastRenderedPageBreak/>
        <w:t>Change Ontology</w:t>
      </w:r>
      <w:bookmarkEnd w:id="6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77777777"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instrText xml:space="preserve"> ADDIN EN.CITE &lt;EndNote&gt;&lt;Cite&gt;&lt;Author&gt;Welty&lt;/Author&gt;&lt;Year&gt;2006&lt;/Year&gt;&lt;IDText&gt;A reusable ontology for fluents in OWL&lt;/IDText&gt;&lt;DisplayText&gt;[10]&lt;/DisplayText&gt;&lt;record&gt;&lt;titles&gt;&lt;title&gt;A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Pr>
          <w:noProof/>
        </w:rPr>
        <w:t>[10]</w:t>
      </w:r>
      <w:r>
        <w:fldChar w:fldCharType="end"/>
      </w:r>
      <w:r>
        <w:t>,</w:t>
      </w:r>
      <w:r>
        <w:fldChar w:fldCharType="begin"/>
      </w:r>
      <w:r>
        <w:instrText xml:space="preserve"> ADDIN EN.CITE &lt;EndNote&gt;&lt;Cite&gt;&lt;Author&gt;Krieger&lt;/Author&gt;&lt;Year&gt;2008&lt;/Year&gt;&lt;IDText&gt;Where temporal description logics fail: Representing temporally-changing relationships&lt;/IDText&gt;&lt;DisplayText&gt;[11]&lt;/DisplayText&gt;&lt;record&gt;&lt;titles&gt;&lt;title&gt;Where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Pr>
          <w:noProof/>
        </w:rPr>
        <w:t>[11]</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324862A9"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instrText xml:space="preserve"> ADDIN EN.CITE &lt;EndNote&gt;&lt;Cite&gt;&lt;Author&gt;Welty&lt;/Author&gt;&lt;Year&gt;2006&lt;/Year&gt;&lt;IDText&gt;A reusable ontology for fluents in OWL&lt;/IDText&gt;&lt;DisplayText&gt;[10]&lt;/DisplayText&gt;&lt;record&gt;&lt;titles&gt;&lt;title&gt;A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Pr>
          <w:noProof/>
        </w:rPr>
        <w:t>[10]</w:t>
      </w:r>
      <w:r>
        <w:fldChar w:fldCharType="end"/>
      </w:r>
      <w:r>
        <w:t xml:space="preserve">. We adopt a similar approach, based on the design pattern presented </w:t>
      </w:r>
      <w:r w:rsidR="000C477F">
        <w:t>in</w:t>
      </w:r>
      <w:r>
        <w:t xml:space="preserve"> </w:t>
      </w:r>
      <w:r>
        <w:fldChar w:fldCharType="begin"/>
      </w:r>
      <w:r>
        <w:instrText xml:space="preserve"> ADDIN EN.CITE &lt;EndNote&gt;&lt;Cite ExcludeYear="1"&gt;&lt;Author&gt;Katsumi&lt;/Author&gt;&lt;IDText&gt;A Logical Design Pattern for Representing Change Over Time in OWL&lt;/IDText&gt;&lt;DisplayText&gt;[12]&lt;/DisplayText&gt;&lt;record&gt;&lt;titles&gt;&lt;title&gt;A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Pr>
          <w:noProof/>
        </w:rPr>
        <w:t>[12]</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7035ED44" w14:textId="54401E72" w:rsidR="00A62F41" w:rsidRDefault="00A62F41" w:rsidP="00A62F41">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instrText xml:space="preserve"> ADDIN EN.CITE &lt;EndNote&gt;&lt;Cite&gt;&lt;Author&gt;Krieger&lt;/Author&gt;&lt;Year&gt;2008&lt;/Year&gt;&lt;IDText&gt;Where temporal description logics fail: Representing temporally-changing relationships&lt;/IDText&gt;&lt;DisplayText&gt;[11]&lt;/DisplayText&gt;&lt;record&gt;&lt;titles&gt;&lt;title&gt;Where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Pr>
          <w:noProof/>
        </w:rPr>
        <w:t>[11]</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t xml:space="preserve">Table </w:t>
      </w:r>
      <w:r>
        <w:rPr>
          <w:noProof/>
        </w:rPr>
        <w:t>4</w:t>
      </w:r>
      <w:r>
        <w:fldChar w:fldCharType="end"/>
      </w:r>
      <w:r>
        <w:t xml:space="preserve"> and </w:t>
      </w:r>
      <w:r>
        <w:fldChar w:fldCharType="begin"/>
      </w:r>
      <w:r>
        <w:instrText xml:space="preserve"> REF _Ref11834764 \h </w:instrText>
      </w:r>
      <w:r>
        <w:fldChar w:fldCharType="separate"/>
      </w:r>
      <w:r>
        <w:t xml:space="preserve">Table </w:t>
      </w:r>
      <w:r>
        <w:rPr>
          <w:noProof/>
        </w:rPr>
        <w:t>5</w:t>
      </w:r>
      <w:r>
        <w:fldChar w:fldCharType="end"/>
      </w:r>
      <w:r>
        <w:t>.</w:t>
      </w:r>
    </w:p>
    <w:p w14:paraId="6680E5A5" w14:textId="77777777" w:rsidR="001D2538" w:rsidRDefault="001D2538" w:rsidP="001D2538">
      <w:pPr>
        <w:spacing w:after="120" w:line="360" w:lineRule="auto"/>
      </w:pPr>
      <w:bookmarkStart w:id="63" w:name="_Ref11834761"/>
      <w:bookmarkStart w:id="64" w:name="_Ref11834749"/>
      <w:r>
        <w:t xml:space="preserve">Many of the concepts identified in the urban system ontologies are subject to change. For example, a Vehicle will have one location at one time, and another location at a later time; it may </w:t>
      </w:r>
      <w:r>
        <w:lastRenderedPageBreak/>
        <w:t xml:space="preserve">have only one passenger at one time, and four passengers at a later time. Similarly, many attributes of Persons, Households, and even Transportation Networks are subject to change. </w:t>
      </w:r>
    </w:p>
    <w:p w14:paraId="79F6C621" w14:textId="77777777" w:rsidR="001D2538" w:rsidRPr="00F61EAA" w:rsidRDefault="001D2538" w:rsidP="001D2538">
      <w:pPr>
        <w:spacing w:after="120" w:line="360" w:lineRule="auto"/>
      </w:pPr>
      <w:r>
        <w:t xml:space="preserve">Change over time plays a role in many domains, and is by no means a new research topic. In fact, several approaches for capturing change in OWL have been proposed </w:t>
      </w:r>
      <w:r>
        <w:fldChar w:fldCharType="begin"/>
      </w:r>
      <w:r>
        <w:instrText xml:space="preserve"> ADDIN EN.CITE &lt;EndNote&gt;&lt;Cite&gt;&lt;Author&gt;Welty&lt;/Author&gt;&lt;Year&gt;2006&lt;/Year&gt;&lt;IDText&gt;A reusable ontology for fluents in OWL&lt;/IDText&gt;&lt;DisplayText&gt;[10]&lt;/DisplayText&gt;&lt;record&gt;&lt;titles&gt;&lt;title&gt;A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Pr>
          <w:noProof/>
        </w:rPr>
        <w:t>[10]</w:t>
      </w:r>
      <w:r>
        <w:fldChar w:fldCharType="end"/>
      </w:r>
      <w:r>
        <w:t>,</w:t>
      </w:r>
      <w:r>
        <w:fldChar w:fldCharType="begin"/>
      </w:r>
      <w:r>
        <w:instrText xml:space="preserve"> ADDIN EN.CITE &lt;EndNote&gt;&lt;Cite&gt;&lt;Author&gt;Krieger&lt;/Author&gt;&lt;Year&gt;2008&lt;/Year&gt;&lt;IDText&gt;Where temporal description logics fail: Representing temporally-changing relationships&lt;/IDText&gt;&lt;DisplayText&gt;[11]&lt;/DisplayText&gt;&lt;record&gt;&lt;titles&gt;&lt;title&gt;Where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Pr>
          <w:noProof/>
        </w:rPr>
        <w:t>[11]</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2982B98E" w14:textId="77777777" w:rsidR="001D2538" w:rsidRDefault="001D2538" w:rsidP="001D2538">
      <w:pPr>
        <w:pStyle w:val="Caption"/>
        <w:keepNext/>
        <w:spacing w:after="120"/>
      </w:pPr>
      <w:r>
        <w:t xml:space="preserve">Table </w:t>
      </w:r>
      <w:r>
        <w:fldChar w:fldCharType="begin"/>
      </w:r>
      <w:r>
        <w:instrText xml:space="preserve"> SEQ Table \* ARABIC </w:instrText>
      </w:r>
      <w:r>
        <w:fldChar w:fldCharType="separate"/>
      </w:r>
      <w:r>
        <w:rPr>
          <w:noProof/>
        </w:rPr>
        <w:t>4</w:t>
      </w:r>
      <w:r>
        <w:rPr>
          <w:noProof/>
        </w:rPr>
        <w:fldChar w:fldCharType="end"/>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1D2538" w14:paraId="3A881C3D" w14:textId="77777777" w:rsidTr="003A65A6">
        <w:tc>
          <w:tcPr>
            <w:tcW w:w="2378" w:type="dxa"/>
            <w:shd w:val="clear" w:color="auto" w:fill="00FFFF"/>
          </w:tcPr>
          <w:p w14:paraId="17153D54" w14:textId="77777777" w:rsidR="001D2538" w:rsidRDefault="001D2538" w:rsidP="003A65A6">
            <w:pPr>
              <w:spacing w:after="120"/>
            </w:pPr>
            <w:r>
              <w:t>Object</w:t>
            </w:r>
          </w:p>
        </w:tc>
        <w:tc>
          <w:tcPr>
            <w:tcW w:w="2474" w:type="dxa"/>
            <w:shd w:val="clear" w:color="auto" w:fill="00FFFF"/>
          </w:tcPr>
          <w:p w14:paraId="24DE8799" w14:textId="77777777" w:rsidR="001D2538" w:rsidRDefault="001D2538" w:rsidP="003A65A6">
            <w:pPr>
              <w:spacing w:after="120"/>
            </w:pPr>
            <w:r>
              <w:t>Property</w:t>
            </w:r>
          </w:p>
        </w:tc>
        <w:tc>
          <w:tcPr>
            <w:tcW w:w="4498" w:type="dxa"/>
            <w:shd w:val="clear" w:color="auto" w:fill="00FFFF"/>
          </w:tcPr>
          <w:p w14:paraId="0804C862" w14:textId="77777777" w:rsidR="001D2538" w:rsidRDefault="001D2538" w:rsidP="003A65A6">
            <w:pPr>
              <w:spacing w:after="120"/>
            </w:pPr>
            <w:r>
              <w:t>Value</w:t>
            </w:r>
          </w:p>
        </w:tc>
      </w:tr>
      <w:tr w:rsidR="001D2538" w14:paraId="5482C018" w14:textId="77777777" w:rsidTr="003A65A6">
        <w:tc>
          <w:tcPr>
            <w:tcW w:w="2378" w:type="dxa"/>
            <w:vMerge w:val="restart"/>
          </w:tcPr>
          <w:p w14:paraId="12B01253" w14:textId="77777777" w:rsidR="001D2538" w:rsidRDefault="001D2538" w:rsidP="003A65A6">
            <w:pPr>
              <w:spacing w:after="120"/>
            </w:pPr>
            <w:r>
              <w:t>TimeVaryingConcept</w:t>
            </w:r>
          </w:p>
          <w:p w14:paraId="07BBBC8B" w14:textId="77777777" w:rsidR="001D2538" w:rsidRDefault="001D2538" w:rsidP="003A65A6">
            <w:pPr>
              <w:spacing w:after="120"/>
            </w:pPr>
          </w:p>
        </w:tc>
        <w:tc>
          <w:tcPr>
            <w:tcW w:w="2474" w:type="dxa"/>
          </w:tcPr>
          <w:p w14:paraId="483CD16D" w14:textId="77777777" w:rsidR="001D2538" w:rsidRDefault="001D2538" w:rsidP="003A65A6">
            <w:pPr>
              <w:spacing w:after="120"/>
            </w:pPr>
            <w:r>
              <w:t>disjointWith</w:t>
            </w:r>
          </w:p>
        </w:tc>
        <w:tc>
          <w:tcPr>
            <w:tcW w:w="4498" w:type="dxa"/>
          </w:tcPr>
          <w:p w14:paraId="603B0D86" w14:textId="77777777" w:rsidR="001D2538" w:rsidRDefault="001D2538" w:rsidP="003A65A6">
            <w:pPr>
              <w:spacing w:after="120"/>
            </w:pPr>
            <w:r>
              <w:t>time: TemporalEntity and Manifestation</w:t>
            </w:r>
          </w:p>
        </w:tc>
      </w:tr>
      <w:tr w:rsidR="001D2538" w14:paraId="5999864F" w14:textId="77777777" w:rsidTr="003A65A6">
        <w:tc>
          <w:tcPr>
            <w:tcW w:w="2378" w:type="dxa"/>
            <w:vMerge/>
          </w:tcPr>
          <w:p w14:paraId="37104092" w14:textId="77777777" w:rsidR="001D2538" w:rsidRDefault="001D2538" w:rsidP="003A65A6">
            <w:pPr>
              <w:spacing w:after="120"/>
            </w:pPr>
          </w:p>
        </w:tc>
        <w:tc>
          <w:tcPr>
            <w:tcW w:w="2474" w:type="dxa"/>
          </w:tcPr>
          <w:p w14:paraId="0589F171" w14:textId="77777777" w:rsidR="001D2538" w:rsidRDefault="001D2538" w:rsidP="003A65A6">
            <w:pPr>
              <w:spacing w:after="120"/>
            </w:pPr>
            <w:r>
              <w:t>existsAt</w:t>
            </w:r>
          </w:p>
        </w:tc>
        <w:tc>
          <w:tcPr>
            <w:tcW w:w="4498" w:type="dxa"/>
          </w:tcPr>
          <w:p w14:paraId="18002BB5" w14:textId="77777777" w:rsidR="001D2538" w:rsidRDefault="001D2538" w:rsidP="003A65A6">
            <w:pPr>
              <w:spacing w:after="120"/>
            </w:pPr>
            <w:r>
              <w:t xml:space="preserve">exactly </w:t>
            </w:r>
            <w:proofErr w:type="gramStart"/>
            <w:r>
              <w:t>1  time</w:t>
            </w:r>
            <w:proofErr w:type="gramEnd"/>
            <w:r>
              <w:t>:Interval</w:t>
            </w:r>
          </w:p>
        </w:tc>
      </w:tr>
      <w:tr w:rsidR="001D2538" w14:paraId="60D4A4A0" w14:textId="77777777" w:rsidTr="003A65A6">
        <w:tc>
          <w:tcPr>
            <w:tcW w:w="2378" w:type="dxa"/>
            <w:vMerge/>
          </w:tcPr>
          <w:p w14:paraId="71C27072" w14:textId="77777777" w:rsidR="001D2538" w:rsidRDefault="001D2538" w:rsidP="003A65A6">
            <w:pPr>
              <w:spacing w:after="120"/>
            </w:pPr>
          </w:p>
        </w:tc>
        <w:tc>
          <w:tcPr>
            <w:tcW w:w="2474" w:type="dxa"/>
          </w:tcPr>
          <w:p w14:paraId="4B60A6E5" w14:textId="77777777" w:rsidR="001D2538" w:rsidRDefault="001D2538" w:rsidP="003A65A6">
            <w:pPr>
              <w:spacing w:after="120"/>
            </w:pPr>
            <w:r>
              <w:t>hasManifestation</w:t>
            </w:r>
          </w:p>
        </w:tc>
        <w:tc>
          <w:tcPr>
            <w:tcW w:w="4498" w:type="dxa"/>
          </w:tcPr>
          <w:p w14:paraId="55EF852B" w14:textId="77777777" w:rsidR="001D2538" w:rsidRDefault="001D2538" w:rsidP="003A65A6">
            <w:pPr>
              <w:spacing w:after="120"/>
            </w:pPr>
            <w:r>
              <w:t>only Manifestation</w:t>
            </w:r>
          </w:p>
        </w:tc>
      </w:tr>
      <w:tr w:rsidR="001D2538" w14:paraId="65173841" w14:textId="77777777" w:rsidTr="003A65A6">
        <w:tc>
          <w:tcPr>
            <w:tcW w:w="2378" w:type="dxa"/>
            <w:vMerge/>
          </w:tcPr>
          <w:p w14:paraId="58BC7E71" w14:textId="77777777" w:rsidR="001D2538" w:rsidRDefault="001D2538" w:rsidP="003A65A6">
            <w:pPr>
              <w:spacing w:after="120"/>
            </w:pPr>
          </w:p>
        </w:tc>
        <w:tc>
          <w:tcPr>
            <w:tcW w:w="2474" w:type="dxa"/>
          </w:tcPr>
          <w:p w14:paraId="524B999B" w14:textId="77777777" w:rsidR="001D2538" w:rsidRDefault="001D2538" w:rsidP="003A65A6">
            <w:pPr>
              <w:spacing w:after="120"/>
            </w:pPr>
            <w:r>
              <w:t>equivalentClass</w:t>
            </w:r>
          </w:p>
        </w:tc>
        <w:tc>
          <w:tcPr>
            <w:tcW w:w="4498" w:type="dxa"/>
          </w:tcPr>
          <w:p w14:paraId="3950A002" w14:textId="77777777" w:rsidR="001D2538" w:rsidRDefault="001D2538" w:rsidP="003A65A6">
            <w:pPr>
              <w:spacing w:after="120"/>
            </w:pPr>
            <w:r>
              <w:t xml:space="preserve">hasManifestation some Manifestation </w:t>
            </w:r>
            <w:proofErr w:type="gramStart"/>
            <w:r>
              <w:t>and  hasManifestation</w:t>
            </w:r>
            <w:proofErr w:type="gramEnd"/>
            <w:r>
              <w:t xml:space="preserve"> only Manifestation</w:t>
            </w:r>
          </w:p>
        </w:tc>
      </w:tr>
      <w:tr w:rsidR="001D2538" w14:paraId="46589299" w14:textId="77777777" w:rsidTr="003A65A6">
        <w:tc>
          <w:tcPr>
            <w:tcW w:w="2378" w:type="dxa"/>
            <w:vMerge w:val="restart"/>
          </w:tcPr>
          <w:p w14:paraId="46D5F30C" w14:textId="77777777" w:rsidR="001D2538" w:rsidRDefault="001D2538" w:rsidP="003A65A6">
            <w:pPr>
              <w:spacing w:after="120"/>
            </w:pPr>
            <w:r>
              <w:t>Manifestation</w:t>
            </w:r>
          </w:p>
        </w:tc>
        <w:tc>
          <w:tcPr>
            <w:tcW w:w="2474" w:type="dxa"/>
          </w:tcPr>
          <w:p w14:paraId="18DA009C" w14:textId="77777777" w:rsidR="001D2538" w:rsidRDefault="001D2538" w:rsidP="003A65A6">
            <w:pPr>
              <w:spacing w:after="120"/>
            </w:pPr>
            <w:r>
              <w:t>disjointWith</w:t>
            </w:r>
          </w:p>
        </w:tc>
        <w:tc>
          <w:tcPr>
            <w:tcW w:w="4498" w:type="dxa"/>
          </w:tcPr>
          <w:p w14:paraId="7E560DB3" w14:textId="77777777" w:rsidR="001D2538" w:rsidRDefault="001D2538" w:rsidP="003A65A6">
            <w:pPr>
              <w:spacing w:after="120"/>
            </w:pPr>
            <w:r>
              <w:t xml:space="preserve">TimeVaryingConcept </w:t>
            </w:r>
            <w:proofErr w:type="gramStart"/>
            <w:r>
              <w:t>and  time</w:t>
            </w:r>
            <w:proofErr w:type="gramEnd"/>
            <w:r>
              <w:t>: TemporalEntity</w:t>
            </w:r>
          </w:p>
        </w:tc>
      </w:tr>
      <w:tr w:rsidR="001D2538" w14:paraId="0F520A3C" w14:textId="77777777" w:rsidTr="003A65A6">
        <w:tc>
          <w:tcPr>
            <w:tcW w:w="2378" w:type="dxa"/>
            <w:vMerge/>
          </w:tcPr>
          <w:p w14:paraId="4EFCDA1D" w14:textId="77777777" w:rsidR="001D2538" w:rsidRDefault="001D2538" w:rsidP="003A65A6">
            <w:pPr>
              <w:spacing w:after="120"/>
            </w:pPr>
          </w:p>
        </w:tc>
        <w:tc>
          <w:tcPr>
            <w:tcW w:w="2474" w:type="dxa"/>
          </w:tcPr>
          <w:p w14:paraId="55485EE7" w14:textId="77777777" w:rsidR="001D2538" w:rsidRDefault="001D2538" w:rsidP="003A65A6">
            <w:pPr>
              <w:spacing w:after="120"/>
            </w:pPr>
            <w:r>
              <w:t>equivalentClass</w:t>
            </w:r>
          </w:p>
        </w:tc>
        <w:tc>
          <w:tcPr>
            <w:tcW w:w="4498" w:type="dxa"/>
          </w:tcPr>
          <w:p w14:paraId="546DB1FD" w14:textId="77777777" w:rsidR="001D2538" w:rsidRDefault="001D2538" w:rsidP="003A65A6">
            <w:pPr>
              <w:spacing w:after="120"/>
            </w:pPr>
            <w:r>
              <w:t xml:space="preserve">manifestationOf </w:t>
            </w:r>
            <w:proofErr w:type="gramStart"/>
            <w:r>
              <w:t>some  TimeVaryingConcept</w:t>
            </w:r>
            <w:proofErr w:type="gramEnd"/>
            <w:r>
              <w:t xml:space="preserve"> and  manifestationOf only  TimeVaryingConcept</w:t>
            </w:r>
          </w:p>
        </w:tc>
      </w:tr>
      <w:tr w:rsidR="001D2538" w14:paraId="5E680A58" w14:textId="77777777" w:rsidTr="003A65A6">
        <w:tc>
          <w:tcPr>
            <w:tcW w:w="2378" w:type="dxa"/>
            <w:vMerge/>
          </w:tcPr>
          <w:p w14:paraId="595F52AC" w14:textId="77777777" w:rsidR="001D2538" w:rsidRDefault="001D2538" w:rsidP="003A65A6">
            <w:pPr>
              <w:spacing w:after="120"/>
            </w:pPr>
          </w:p>
        </w:tc>
        <w:tc>
          <w:tcPr>
            <w:tcW w:w="2474" w:type="dxa"/>
          </w:tcPr>
          <w:p w14:paraId="38F37723" w14:textId="77777777" w:rsidR="001D2538" w:rsidRDefault="001D2538" w:rsidP="003A65A6">
            <w:pPr>
              <w:spacing w:after="120"/>
            </w:pPr>
            <w:r>
              <w:t>manifestationOf</w:t>
            </w:r>
          </w:p>
        </w:tc>
        <w:tc>
          <w:tcPr>
            <w:tcW w:w="4498" w:type="dxa"/>
          </w:tcPr>
          <w:p w14:paraId="6F2E4DB5" w14:textId="77777777" w:rsidR="001D2538" w:rsidRDefault="001D2538" w:rsidP="003A65A6">
            <w:pPr>
              <w:spacing w:after="120"/>
            </w:pPr>
            <w:r>
              <w:t>only TimeVaryingConcept</w:t>
            </w:r>
          </w:p>
        </w:tc>
      </w:tr>
      <w:tr w:rsidR="001D2538" w14:paraId="19F734C4" w14:textId="77777777" w:rsidTr="003A65A6">
        <w:tc>
          <w:tcPr>
            <w:tcW w:w="2378" w:type="dxa"/>
            <w:vMerge/>
          </w:tcPr>
          <w:p w14:paraId="5861B9E5" w14:textId="77777777" w:rsidR="001D2538" w:rsidRDefault="001D2538" w:rsidP="003A65A6">
            <w:pPr>
              <w:spacing w:after="120"/>
            </w:pPr>
          </w:p>
        </w:tc>
        <w:tc>
          <w:tcPr>
            <w:tcW w:w="2474" w:type="dxa"/>
          </w:tcPr>
          <w:p w14:paraId="38255D8F" w14:textId="77777777" w:rsidR="001D2538" w:rsidRDefault="001D2538" w:rsidP="003A65A6">
            <w:pPr>
              <w:spacing w:after="120"/>
            </w:pPr>
            <w:r>
              <w:t>existsAt</w:t>
            </w:r>
          </w:p>
        </w:tc>
        <w:tc>
          <w:tcPr>
            <w:tcW w:w="4498" w:type="dxa"/>
          </w:tcPr>
          <w:p w14:paraId="0C8308D9" w14:textId="77777777" w:rsidR="001D2538" w:rsidRDefault="001D2538" w:rsidP="003A65A6">
            <w:pPr>
              <w:spacing w:after="120"/>
            </w:pPr>
            <w:r>
              <w:t xml:space="preserve">exactly </w:t>
            </w:r>
            <w:proofErr w:type="gramStart"/>
            <w:r>
              <w:t>1  time</w:t>
            </w:r>
            <w:proofErr w:type="gramEnd"/>
            <w:r>
              <w:t>:TemporalEntity</w:t>
            </w:r>
          </w:p>
        </w:tc>
      </w:tr>
    </w:tbl>
    <w:p w14:paraId="3BB00511" w14:textId="77777777" w:rsidR="001D2538" w:rsidRDefault="001D2538" w:rsidP="001D2538">
      <w:pPr>
        <w:spacing w:after="120" w:line="360" w:lineRule="auto"/>
      </w:pPr>
    </w:p>
    <w:p w14:paraId="6ABF2A0D" w14:textId="77777777" w:rsidR="001D2538" w:rsidRDefault="001D2538" w:rsidP="001D2538">
      <w:pPr>
        <w:pStyle w:val="Caption"/>
        <w:keepNext/>
        <w:spacing w:after="120"/>
      </w:pPr>
      <w:r>
        <w:t xml:space="preserve">Table </w:t>
      </w:r>
      <w:r>
        <w:fldChar w:fldCharType="begin"/>
      </w:r>
      <w:r>
        <w:instrText xml:space="preserve"> SEQ Table \* ARABIC </w:instrText>
      </w:r>
      <w:r>
        <w:fldChar w:fldCharType="separate"/>
      </w:r>
      <w:r>
        <w:rPr>
          <w:noProof/>
        </w:rPr>
        <w:t>5</w:t>
      </w:r>
      <w:r>
        <w:rPr>
          <w:noProof/>
        </w:rPr>
        <w:fldChar w:fldCharType="end"/>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3A65A6">
        <w:tc>
          <w:tcPr>
            <w:tcW w:w="2117" w:type="dxa"/>
            <w:shd w:val="clear" w:color="auto" w:fill="00FFFF"/>
          </w:tcPr>
          <w:p w14:paraId="42BD1C80" w14:textId="77777777" w:rsidR="001D2538" w:rsidRDefault="001D2538" w:rsidP="003A65A6">
            <w:pPr>
              <w:tabs>
                <w:tab w:val="left" w:pos="1027"/>
              </w:tabs>
              <w:spacing w:after="120"/>
            </w:pPr>
            <w:r>
              <w:t>Property</w:t>
            </w:r>
            <w:r>
              <w:tab/>
            </w:r>
          </w:p>
        </w:tc>
        <w:tc>
          <w:tcPr>
            <w:tcW w:w="2506" w:type="dxa"/>
            <w:shd w:val="clear" w:color="auto" w:fill="00FFFF"/>
          </w:tcPr>
          <w:p w14:paraId="6BFB23ED" w14:textId="77777777" w:rsidR="001D2538" w:rsidRDefault="001D2538" w:rsidP="003A65A6">
            <w:pPr>
              <w:spacing w:after="120"/>
            </w:pPr>
            <w:r>
              <w:t>Characteristic</w:t>
            </w:r>
          </w:p>
        </w:tc>
        <w:tc>
          <w:tcPr>
            <w:tcW w:w="4727" w:type="dxa"/>
            <w:shd w:val="clear" w:color="auto" w:fill="00FFFF"/>
          </w:tcPr>
          <w:p w14:paraId="1C9E3B9A" w14:textId="77777777" w:rsidR="001D2538" w:rsidRDefault="001D2538" w:rsidP="003A65A6">
            <w:pPr>
              <w:spacing w:after="120"/>
            </w:pPr>
            <w:r>
              <w:t>Value (if applicable)</w:t>
            </w:r>
          </w:p>
        </w:tc>
      </w:tr>
      <w:tr w:rsidR="001D2538" w14:paraId="6F821E37" w14:textId="77777777" w:rsidTr="003A65A6">
        <w:tc>
          <w:tcPr>
            <w:tcW w:w="2117" w:type="dxa"/>
            <w:vMerge w:val="restart"/>
          </w:tcPr>
          <w:p w14:paraId="18687CC4" w14:textId="77777777" w:rsidR="001D2538" w:rsidRDefault="001D2538" w:rsidP="003A65A6">
            <w:pPr>
              <w:spacing w:after="120"/>
            </w:pPr>
            <w:r>
              <w:t>hasManifestation</w:t>
            </w:r>
          </w:p>
        </w:tc>
        <w:tc>
          <w:tcPr>
            <w:tcW w:w="2506" w:type="dxa"/>
          </w:tcPr>
          <w:p w14:paraId="7B8736F4" w14:textId="77777777" w:rsidR="001D2538" w:rsidRDefault="001D2538" w:rsidP="003A65A6">
            <w:pPr>
              <w:spacing w:after="120"/>
            </w:pPr>
            <w:r>
              <w:t>inverseOf</w:t>
            </w:r>
          </w:p>
        </w:tc>
        <w:tc>
          <w:tcPr>
            <w:tcW w:w="4727" w:type="dxa"/>
          </w:tcPr>
          <w:p w14:paraId="0D5420FC" w14:textId="77777777" w:rsidR="001D2538" w:rsidRDefault="001D2538" w:rsidP="003A65A6">
            <w:pPr>
              <w:spacing w:after="120"/>
            </w:pPr>
            <w:r>
              <w:t>manifestationOf</w:t>
            </w:r>
          </w:p>
        </w:tc>
      </w:tr>
      <w:tr w:rsidR="001D2538" w14:paraId="4D6CFBAC" w14:textId="77777777" w:rsidTr="003A65A6">
        <w:tc>
          <w:tcPr>
            <w:tcW w:w="2117" w:type="dxa"/>
            <w:vMerge/>
          </w:tcPr>
          <w:p w14:paraId="6DCE066F" w14:textId="77777777" w:rsidR="001D2538" w:rsidRDefault="001D2538" w:rsidP="003A65A6">
            <w:pPr>
              <w:spacing w:after="120"/>
            </w:pPr>
          </w:p>
        </w:tc>
        <w:tc>
          <w:tcPr>
            <w:tcW w:w="2506" w:type="dxa"/>
          </w:tcPr>
          <w:p w14:paraId="13D9C43E" w14:textId="77777777" w:rsidR="001D2538" w:rsidRDefault="001D2538" w:rsidP="003A65A6">
            <w:pPr>
              <w:spacing w:after="120"/>
            </w:pPr>
            <w:r>
              <w:t>Inverse Functional</w:t>
            </w:r>
          </w:p>
        </w:tc>
        <w:tc>
          <w:tcPr>
            <w:tcW w:w="4727" w:type="dxa"/>
          </w:tcPr>
          <w:p w14:paraId="244A3200" w14:textId="77777777" w:rsidR="001D2538" w:rsidRDefault="001D2538" w:rsidP="003A65A6">
            <w:pPr>
              <w:spacing w:after="120"/>
            </w:pPr>
            <w:r>
              <w:t>-</w:t>
            </w:r>
          </w:p>
        </w:tc>
      </w:tr>
      <w:tr w:rsidR="001D2538" w14:paraId="6EC43F01" w14:textId="77777777" w:rsidTr="003A65A6">
        <w:tc>
          <w:tcPr>
            <w:tcW w:w="2117" w:type="dxa"/>
          </w:tcPr>
          <w:p w14:paraId="68FFCEDF" w14:textId="77777777" w:rsidR="001D2538" w:rsidRDefault="001D2538" w:rsidP="003A65A6">
            <w:pPr>
              <w:spacing w:after="120"/>
            </w:pPr>
            <w:r>
              <w:t>manifestationOf</w:t>
            </w:r>
          </w:p>
        </w:tc>
        <w:tc>
          <w:tcPr>
            <w:tcW w:w="2506" w:type="dxa"/>
          </w:tcPr>
          <w:p w14:paraId="38B0359A" w14:textId="77777777" w:rsidR="001D2538" w:rsidRDefault="001D2538" w:rsidP="003A65A6">
            <w:pPr>
              <w:spacing w:after="120"/>
            </w:pPr>
            <w:r>
              <w:t>Functional</w:t>
            </w:r>
          </w:p>
        </w:tc>
        <w:tc>
          <w:tcPr>
            <w:tcW w:w="4727" w:type="dxa"/>
          </w:tcPr>
          <w:p w14:paraId="5B0520B2" w14:textId="77777777" w:rsidR="001D2538" w:rsidRDefault="001D2538" w:rsidP="003A65A6">
            <w:pPr>
              <w:spacing w:after="120"/>
            </w:pPr>
            <w:r>
              <w:t>-</w:t>
            </w:r>
          </w:p>
        </w:tc>
      </w:tr>
      <w:tr w:rsidR="001D2538" w14:paraId="08520871" w14:textId="77777777" w:rsidTr="003A65A6">
        <w:tc>
          <w:tcPr>
            <w:tcW w:w="2117" w:type="dxa"/>
          </w:tcPr>
          <w:p w14:paraId="79B1EA3E" w14:textId="77777777" w:rsidR="001D2538" w:rsidRDefault="001D2538" w:rsidP="003A65A6">
            <w:pPr>
              <w:spacing w:after="120"/>
            </w:pPr>
            <w:r>
              <w:t>existsAt</w:t>
            </w:r>
          </w:p>
        </w:tc>
        <w:tc>
          <w:tcPr>
            <w:tcW w:w="2506" w:type="dxa"/>
          </w:tcPr>
          <w:p w14:paraId="3974477B" w14:textId="77777777" w:rsidR="001D2538" w:rsidRDefault="001D2538" w:rsidP="003A65A6">
            <w:pPr>
              <w:spacing w:after="120"/>
            </w:pPr>
            <w:r>
              <w:t>Ranges</w:t>
            </w:r>
          </w:p>
        </w:tc>
        <w:tc>
          <w:tcPr>
            <w:tcW w:w="4727" w:type="dxa"/>
          </w:tcPr>
          <w:p w14:paraId="3CE7165F" w14:textId="77777777" w:rsidR="001D2538" w:rsidRDefault="001D2538" w:rsidP="003A65A6">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63"/>
    <w:bookmarkEnd w:id="64"/>
    <w:p w14:paraId="10ED4255" w14:textId="77777777" w:rsidR="00A62F41" w:rsidRPr="009878B0" w:rsidRDefault="00A62F41" w:rsidP="00FE13B1">
      <w:pPr>
        <w:pStyle w:val="Heading5"/>
      </w:pPr>
      <w:r>
        <w:lastRenderedPageBreak/>
        <w:t>An Example</w:t>
      </w:r>
    </w:p>
    <w:p w14:paraId="79166901" w14:textId="77777777"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65"/>
      <w:r>
        <w:t>PD</w:t>
      </w:r>
      <w:commentRangeEnd w:id="65"/>
      <w:r w:rsidR="00FF06FB">
        <w:rPr>
          <w:rStyle w:val="CommentReference"/>
          <w:rFonts w:asciiTheme="minorHAnsi" w:eastAsiaTheme="minorEastAsia" w:hAnsiTheme="minorHAnsi"/>
          <w:lang w:val="en-US" w:bidi="en-US"/>
        </w:rPr>
        <w:commentReference w:id="6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t xml:space="preserve">Figure </w:t>
      </w:r>
      <w:r>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77777777" w:rsidR="00A62F41" w:rsidRDefault="00A62F41" w:rsidP="00A62F41">
      <w:pPr>
        <w:pStyle w:val="Caption"/>
        <w:spacing w:after="120"/>
      </w:pPr>
      <w:bookmarkStart w:id="66" w:name="_Ref11834852"/>
      <w:bookmarkStart w:id="67" w:name="_Ref11834838"/>
      <w:r>
        <w:t xml:space="preserve">Figure </w:t>
      </w:r>
      <w:r>
        <w:fldChar w:fldCharType="begin"/>
      </w:r>
      <w:r>
        <w:instrText xml:space="preserve"> SEQ Figure \* ARABIC </w:instrText>
      </w:r>
      <w:r>
        <w:fldChar w:fldCharType="separate"/>
      </w:r>
      <w:r>
        <w:rPr>
          <w:noProof/>
        </w:rPr>
        <w:t>5</w:t>
      </w:r>
      <w:r>
        <w:rPr>
          <w:noProof/>
        </w:rPr>
        <w:fldChar w:fldCharType="end"/>
      </w:r>
      <w:bookmarkEnd w:id="66"/>
      <w:r>
        <w:t>: Example use of the Change Ontology</w:t>
      </w:r>
      <w:bookmarkEnd w:id="6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68" w:name="_Toc19780945"/>
      <w:r>
        <w:t>Activity Ontology</w:t>
      </w:r>
      <w:bookmarkEnd w:id="6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77777777"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Pr>
          <w:rFonts w:cstheme="minorHAnsi"/>
        </w:rPr>
        <w:instrText xml:space="preserve"> ADDIN EN.CITE &lt;EndNote&gt;&lt;Cite&gt;&lt;Author&gt;Katsumi&lt;/Author&gt;&lt;Year&gt;2017&lt;/Year&gt;&lt;IDText&gt;Defining Activity Specifications in OWL&lt;/IDText&gt;&lt;DisplayText&gt;[13]&lt;/DisplayText&gt;&lt;record&gt;&lt;titles&gt;&lt;title&gt;Defining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Pr>
          <w:rFonts w:cstheme="minorHAnsi"/>
          <w:noProof/>
        </w:rPr>
        <w:t>[13]</w:t>
      </w:r>
      <w:r>
        <w:rPr>
          <w:rFonts w:cstheme="minorHAnsi"/>
        </w:rPr>
        <w:fldChar w:fldCharType="end"/>
      </w:r>
      <w:r w:rsidRPr="002C23A9">
        <w:rPr>
          <w:rFonts w:cstheme="minorHAnsi"/>
        </w:rPr>
        <w:t xml:space="preserve"> as a solution to </w:t>
      </w:r>
      <w:r w:rsidRPr="002C23A9">
        <w:rPr>
          <w:rFonts w:cstheme="minorHAnsi"/>
        </w:rPr>
        <w:lastRenderedPageBreak/>
        <w:t xml:space="preserve">address these limitations. The proposed solution adopts a view of causality similar to the Event Calculus </w:t>
      </w:r>
      <w:r>
        <w:rPr>
          <w:rFonts w:cstheme="minorHAnsi"/>
        </w:rPr>
        <w:fldChar w:fldCharType="begin"/>
      </w:r>
      <w:r>
        <w:rPr>
          <w:rFonts w:cstheme="minorHAnsi"/>
        </w:rPr>
        <w:instrText xml:space="preserve"> ADDIN EN.CITE &lt;EndNote&gt;&lt;Cite&gt;&lt;Author&gt;Kowalski&lt;/Author&gt;&lt;Year&gt;1986&lt;/Year&gt;&lt;IDText&gt;A logic-based calculus of events. NewGeneration Computing 4&lt;/IDText&gt;&lt;DisplayText&gt;[14]&lt;/DisplayText&gt;&lt;record&gt;&lt;titles&gt;&lt;title&gt;A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Pr>
          <w:rFonts w:cstheme="minorHAnsi"/>
          <w:noProof/>
        </w:rPr>
        <w:t>[14]</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instrText xml:space="preserve"> ADDIN EN.CITE &lt;EndNote&gt;&lt;Cite&gt;&lt;Author&gt;Fox&lt;/Author&gt;&lt;Year&gt;1983&lt;/Year&gt;&lt;IDText&gt;Constraint-Directed Search: A Case Study of Job-Shop Scheduling&lt;/IDText&gt;&lt;DisplayText&gt;[15, 16]&lt;/DisplayText&gt;&lt;record&gt;&lt;titles&gt;&lt;title&gt;Constraint-Directed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Pr>
          <w:noProof/>
        </w:rPr>
        <w:t>[15, 16]</w:t>
      </w:r>
      <w:r>
        <w:fldChar w:fldCharType="end"/>
      </w:r>
      <w:r w:rsidRPr="00CD7C65">
        <w:t>.</w:t>
      </w:r>
    </w:p>
    <w:p w14:paraId="1C47323C" w14:textId="77777777" w:rsidR="00882108" w:rsidRDefault="00882108" w:rsidP="00882108">
      <w:pPr>
        <w:spacing w:after="120" w:line="360" w:lineRule="auto"/>
      </w:pPr>
      <w:r w:rsidRPr="00CD7C65">
        <w:t xml:space="preserve">A precursor to the TOVE </w:t>
      </w:r>
      <w:r>
        <w:fldChar w:fldCharType="begin"/>
      </w:r>
      <w:r>
        <w:instrText xml:space="preserve"> ADDIN EN.CITE &lt;EndNote&gt;&lt;Cite&gt;&lt;Author&gt;Fox&lt;/Author&gt;&lt;Year&gt;1998&lt;/Year&gt;&lt;IDText&gt;Enterprise modeling&lt;/IDText&gt;&lt;DisplayText&gt;[17]&lt;/DisplayText&gt;&lt;record&gt;&lt;isbn&gt;2371-9621&lt;/isbn&gt;&lt;titles&gt;&lt;title&gt;Enterprise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Pr>
          <w:noProof/>
        </w:rPr>
        <w:t>[17]</w:t>
      </w:r>
      <w:r>
        <w:fldChar w:fldCharType="end"/>
      </w:r>
      <w:r w:rsidRPr="00CD7C65">
        <w:t xml:space="preserve"> and PSL </w:t>
      </w:r>
      <w:r>
        <w:fldChar w:fldCharType="begin"/>
      </w:r>
      <w:r>
        <w:instrText xml:space="preserve"> ADDIN EN.CITE &lt;EndNote&gt;&lt;Cite&gt;&lt;Author&gt;Grüninger&lt;/Author&gt;&lt;Year&gt;2009&lt;/Year&gt;&lt;IDText&gt;Using the PSL ontology&lt;/IDText&gt;&lt;DisplayText&gt;[18]&lt;/DisplayText&gt;&lt;record&gt;&lt;titles&gt;&lt;title&gt;Using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Pr>
          <w:noProof/>
        </w:rPr>
        <w:t>[18]</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t xml:space="preserve">Figure </w:t>
      </w:r>
      <w:r>
        <w:rPr>
          <w:noProof/>
        </w:rPr>
        <w:t>1</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7777777" w:rsidR="00882108" w:rsidRPr="00CD7C65" w:rsidRDefault="00882108" w:rsidP="00882108">
      <w:pPr>
        <w:pStyle w:val="Caption"/>
        <w:spacing w:after="120"/>
        <w:jc w:val="center"/>
        <w:rPr>
          <w:lang w:val="en-CA"/>
        </w:rPr>
      </w:pPr>
      <w:bookmarkStart w:id="69" w:name="_Ref223929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6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w:t>
      </w:r>
      <w:r>
        <w:lastRenderedPageBreak/>
        <w:t xml:space="preserve">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882108">
      <w:pPr>
        <w:pStyle w:val="ListParagraph"/>
        <w:numPr>
          <w:ilvl w:val="0"/>
          <w:numId w:val="51"/>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882108">
      <w:pPr>
        <w:pStyle w:val="ListParagraph"/>
        <w:numPr>
          <w:ilvl w:val="0"/>
          <w:numId w:val="51"/>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lastRenderedPageBreak/>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77777777"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t xml:space="preserve">Table </w:t>
      </w:r>
      <w:r>
        <w:rPr>
          <w:noProof/>
        </w:rPr>
        <w:t>6</w:t>
      </w:r>
      <w:r>
        <w:fldChar w:fldCharType="end"/>
      </w:r>
      <w:r>
        <w:t xml:space="preserve"> and illustrated in </w:t>
      </w:r>
      <w:r>
        <w:fldChar w:fldCharType="begin"/>
      </w:r>
      <w:r>
        <w:instrText xml:space="preserve"> REF _Ref15389805 \h </w:instrText>
      </w:r>
      <w:r>
        <w:fldChar w:fldCharType="separate"/>
      </w:r>
      <w:r>
        <w:t xml:space="preserve">Figure </w:t>
      </w:r>
      <w:r>
        <w:rPr>
          <w:noProof/>
        </w:rPr>
        <w:t>7</w:t>
      </w:r>
      <w:r>
        <w:fldChar w:fldCharType="end"/>
      </w:r>
      <w:r>
        <w:t>.</w:t>
      </w:r>
    </w:p>
    <w:p w14:paraId="22302AB2" w14:textId="77777777" w:rsidR="00882108" w:rsidRDefault="00882108" w:rsidP="00882108">
      <w:pPr>
        <w:pStyle w:val="Caption"/>
        <w:keepNext/>
        <w:spacing w:after="120"/>
      </w:pPr>
      <w:bookmarkStart w:id="70" w:name="_Ref12516765"/>
      <w:r>
        <w:t xml:space="preserve">Table </w:t>
      </w:r>
      <w:r>
        <w:fldChar w:fldCharType="begin"/>
      </w:r>
      <w:r>
        <w:instrText xml:space="preserve"> SEQ Table \* ARABIC </w:instrText>
      </w:r>
      <w:r>
        <w:fldChar w:fldCharType="separate"/>
      </w:r>
      <w:r>
        <w:rPr>
          <w:noProof/>
        </w:rPr>
        <w:t>6</w:t>
      </w:r>
      <w:r>
        <w:rPr>
          <w:noProof/>
        </w:rPr>
        <w:fldChar w:fldCharType="end"/>
      </w:r>
      <w:bookmarkEnd w:id="7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3A65A6">
        <w:tc>
          <w:tcPr>
            <w:tcW w:w="2546" w:type="dxa"/>
            <w:shd w:val="clear" w:color="auto" w:fill="00FFFF"/>
          </w:tcPr>
          <w:p w14:paraId="2CE2BCE4" w14:textId="77777777" w:rsidR="00882108" w:rsidRDefault="00882108" w:rsidP="003A65A6">
            <w:pPr>
              <w:spacing w:after="120"/>
            </w:pPr>
            <w:r>
              <w:t>Object</w:t>
            </w:r>
          </w:p>
        </w:tc>
        <w:tc>
          <w:tcPr>
            <w:tcW w:w="2592" w:type="dxa"/>
            <w:shd w:val="clear" w:color="auto" w:fill="00FFFF"/>
          </w:tcPr>
          <w:p w14:paraId="11754295" w14:textId="77777777" w:rsidR="00882108" w:rsidRDefault="00882108" w:rsidP="003A65A6">
            <w:pPr>
              <w:spacing w:after="120"/>
            </w:pPr>
            <w:r>
              <w:t>Property</w:t>
            </w:r>
          </w:p>
        </w:tc>
        <w:tc>
          <w:tcPr>
            <w:tcW w:w="4212" w:type="dxa"/>
            <w:shd w:val="clear" w:color="auto" w:fill="00FFFF"/>
          </w:tcPr>
          <w:p w14:paraId="5A881A1B" w14:textId="77777777" w:rsidR="00882108" w:rsidRDefault="00882108" w:rsidP="003A65A6">
            <w:pPr>
              <w:spacing w:after="120"/>
            </w:pPr>
            <w:r>
              <w:t>Value</w:t>
            </w:r>
          </w:p>
        </w:tc>
      </w:tr>
      <w:tr w:rsidR="00882108" w14:paraId="7B6CBBE7" w14:textId="77777777" w:rsidTr="003A65A6">
        <w:tc>
          <w:tcPr>
            <w:tcW w:w="2546" w:type="dxa"/>
            <w:vMerge w:val="restart"/>
          </w:tcPr>
          <w:p w14:paraId="696380D1" w14:textId="77777777" w:rsidR="00882108" w:rsidRDefault="00882108" w:rsidP="003A65A6">
            <w:pPr>
              <w:spacing w:after="120"/>
            </w:pPr>
            <w:r>
              <w:t>Activity</w:t>
            </w:r>
          </w:p>
        </w:tc>
        <w:tc>
          <w:tcPr>
            <w:tcW w:w="2592" w:type="dxa"/>
          </w:tcPr>
          <w:p w14:paraId="2951CDEF" w14:textId="77777777" w:rsidR="00882108" w:rsidRDefault="00882108" w:rsidP="003A65A6">
            <w:pPr>
              <w:spacing w:after="120"/>
            </w:pPr>
            <w:r>
              <w:t>hasSubactivity</w:t>
            </w:r>
          </w:p>
        </w:tc>
        <w:tc>
          <w:tcPr>
            <w:tcW w:w="4212" w:type="dxa"/>
          </w:tcPr>
          <w:p w14:paraId="425614E7" w14:textId="77777777" w:rsidR="00882108" w:rsidRDefault="00882108" w:rsidP="003A65A6">
            <w:pPr>
              <w:spacing w:after="120"/>
            </w:pPr>
            <w:r>
              <w:t>only Activity</w:t>
            </w:r>
          </w:p>
        </w:tc>
      </w:tr>
      <w:tr w:rsidR="00882108" w14:paraId="3A2654D2" w14:textId="77777777" w:rsidTr="003A65A6">
        <w:tc>
          <w:tcPr>
            <w:tcW w:w="2546" w:type="dxa"/>
            <w:vMerge/>
          </w:tcPr>
          <w:p w14:paraId="157192E5" w14:textId="77777777" w:rsidR="00882108" w:rsidRDefault="00882108" w:rsidP="003A65A6">
            <w:pPr>
              <w:spacing w:after="120"/>
            </w:pPr>
          </w:p>
        </w:tc>
        <w:tc>
          <w:tcPr>
            <w:tcW w:w="2592" w:type="dxa"/>
          </w:tcPr>
          <w:p w14:paraId="411D05FA" w14:textId="77777777" w:rsidR="00882108" w:rsidRDefault="00882108" w:rsidP="003A65A6">
            <w:pPr>
              <w:spacing w:after="120"/>
            </w:pPr>
            <w:r>
              <w:t>hasPrecondition</w:t>
            </w:r>
          </w:p>
        </w:tc>
        <w:tc>
          <w:tcPr>
            <w:tcW w:w="4212" w:type="dxa"/>
          </w:tcPr>
          <w:p w14:paraId="117B16CC" w14:textId="77777777" w:rsidR="00882108" w:rsidRDefault="00882108" w:rsidP="003A65A6">
            <w:pPr>
              <w:spacing w:after="120"/>
            </w:pPr>
            <w:r>
              <w:t>only State</w:t>
            </w:r>
          </w:p>
        </w:tc>
      </w:tr>
      <w:tr w:rsidR="00882108" w14:paraId="410734E6" w14:textId="77777777" w:rsidTr="003A65A6">
        <w:tc>
          <w:tcPr>
            <w:tcW w:w="2546" w:type="dxa"/>
            <w:vMerge/>
          </w:tcPr>
          <w:p w14:paraId="6B90C56B" w14:textId="77777777" w:rsidR="00882108" w:rsidRDefault="00882108" w:rsidP="003A65A6">
            <w:pPr>
              <w:spacing w:after="120"/>
            </w:pPr>
          </w:p>
        </w:tc>
        <w:tc>
          <w:tcPr>
            <w:tcW w:w="2592" w:type="dxa"/>
          </w:tcPr>
          <w:p w14:paraId="2BF27E80" w14:textId="77777777" w:rsidR="00882108" w:rsidRDefault="00882108" w:rsidP="003A65A6">
            <w:pPr>
              <w:spacing w:after="120"/>
            </w:pPr>
            <w:r>
              <w:t>enabledBy</w:t>
            </w:r>
          </w:p>
        </w:tc>
        <w:tc>
          <w:tcPr>
            <w:tcW w:w="4212" w:type="dxa"/>
          </w:tcPr>
          <w:p w14:paraId="10EBCC3F" w14:textId="77777777" w:rsidR="00882108" w:rsidRDefault="00882108" w:rsidP="003A65A6">
            <w:pPr>
              <w:spacing w:after="120"/>
            </w:pPr>
            <w:r>
              <w:t>only State</w:t>
            </w:r>
          </w:p>
        </w:tc>
      </w:tr>
      <w:tr w:rsidR="00882108" w14:paraId="1E248E2B" w14:textId="77777777" w:rsidTr="003A65A6">
        <w:tc>
          <w:tcPr>
            <w:tcW w:w="2546" w:type="dxa"/>
            <w:vMerge/>
          </w:tcPr>
          <w:p w14:paraId="4C85353E" w14:textId="77777777" w:rsidR="00882108" w:rsidRDefault="00882108" w:rsidP="003A65A6">
            <w:pPr>
              <w:spacing w:after="120"/>
            </w:pPr>
          </w:p>
        </w:tc>
        <w:tc>
          <w:tcPr>
            <w:tcW w:w="2592" w:type="dxa"/>
          </w:tcPr>
          <w:p w14:paraId="2D5875A0" w14:textId="77777777" w:rsidR="00882108" w:rsidRDefault="00882108" w:rsidP="003A65A6">
            <w:pPr>
              <w:spacing w:after="120"/>
            </w:pPr>
            <w:r>
              <w:t>hasEffect</w:t>
            </w:r>
          </w:p>
        </w:tc>
        <w:tc>
          <w:tcPr>
            <w:tcW w:w="4212" w:type="dxa"/>
          </w:tcPr>
          <w:p w14:paraId="35A53665" w14:textId="77777777" w:rsidR="00882108" w:rsidRDefault="00882108" w:rsidP="003A65A6">
            <w:pPr>
              <w:spacing w:after="120"/>
            </w:pPr>
            <w:r>
              <w:t>only State</w:t>
            </w:r>
          </w:p>
        </w:tc>
      </w:tr>
      <w:tr w:rsidR="00882108" w14:paraId="05B85FD9" w14:textId="77777777" w:rsidTr="003A65A6">
        <w:tc>
          <w:tcPr>
            <w:tcW w:w="2546" w:type="dxa"/>
            <w:vMerge/>
          </w:tcPr>
          <w:p w14:paraId="7B6EDA6A" w14:textId="77777777" w:rsidR="00882108" w:rsidRDefault="00882108" w:rsidP="003A65A6">
            <w:pPr>
              <w:spacing w:after="120"/>
            </w:pPr>
          </w:p>
        </w:tc>
        <w:tc>
          <w:tcPr>
            <w:tcW w:w="2592" w:type="dxa"/>
          </w:tcPr>
          <w:p w14:paraId="66BE09B2" w14:textId="77777777" w:rsidR="00882108" w:rsidRDefault="00882108" w:rsidP="003A65A6">
            <w:pPr>
              <w:spacing w:after="120"/>
            </w:pPr>
            <w:r>
              <w:t>causes</w:t>
            </w:r>
          </w:p>
        </w:tc>
        <w:tc>
          <w:tcPr>
            <w:tcW w:w="4212" w:type="dxa"/>
          </w:tcPr>
          <w:p w14:paraId="2386CECD" w14:textId="77777777" w:rsidR="00882108" w:rsidRDefault="00882108" w:rsidP="003A65A6">
            <w:pPr>
              <w:spacing w:after="120"/>
            </w:pPr>
            <w:r>
              <w:t>only State</w:t>
            </w:r>
          </w:p>
        </w:tc>
      </w:tr>
      <w:tr w:rsidR="00882108" w14:paraId="42DA9750" w14:textId="77777777" w:rsidTr="003A65A6">
        <w:tc>
          <w:tcPr>
            <w:tcW w:w="2546" w:type="dxa"/>
            <w:vMerge/>
          </w:tcPr>
          <w:p w14:paraId="0D41C55A" w14:textId="77777777" w:rsidR="00882108" w:rsidRDefault="00882108" w:rsidP="003A65A6">
            <w:pPr>
              <w:spacing w:after="120"/>
            </w:pPr>
          </w:p>
        </w:tc>
        <w:tc>
          <w:tcPr>
            <w:tcW w:w="2592" w:type="dxa"/>
          </w:tcPr>
          <w:p w14:paraId="2F3CC60B" w14:textId="77777777" w:rsidR="00882108" w:rsidRDefault="00882108" w:rsidP="003A65A6">
            <w:pPr>
              <w:tabs>
                <w:tab w:val="center" w:pos="1174"/>
              </w:tabs>
              <w:spacing w:after="120"/>
            </w:pPr>
            <w:r>
              <w:t>occursAt</w:t>
            </w:r>
            <w:r>
              <w:tab/>
            </w:r>
          </w:p>
        </w:tc>
        <w:tc>
          <w:tcPr>
            <w:tcW w:w="4212" w:type="dxa"/>
          </w:tcPr>
          <w:p w14:paraId="49865E40" w14:textId="77777777" w:rsidR="00882108" w:rsidRDefault="00882108" w:rsidP="003A65A6">
            <w:pPr>
              <w:spacing w:after="120"/>
            </w:pPr>
            <w:r>
              <w:t xml:space="preserve">some </w:t>
            </w:r>
            <w:proofErr w:type="gramStart"/>
            <w:r>
              <w:t>time:Interval</w:t>
            </w:r>
            <w:proofErr w:type="gramEnd"/>
          </w:p>
        </w:tc>
      </w:tr>
      <w:tr w:rsidR="00882108" w14:paraId="51D66F95" w14:textId="77777777" w:rsidTr="003A65A6">
        <w:tc>
          <w:tcPr>
            <w:tcW w:w="2546" w:type="dxa"/>
            <w:vMerge/>
          </w:tcPr>
          <w:p w14:paraId="56EBBEA3" w14:textId="77777777" w:rsidR="00882108" w:rsidRDefault="00882108" w:rsidP="003A65A6">
            <w:pPr>
              <w:spacing w:after="120"/>
            </w:pPr>
          </w:p>
        </w:tc>
        <w:tc>
          <w:tcPr>
            <w:tcW w:w="2592" w:type="dxa"/>
          </w:tcPr>
          <w:p w14:paraId="2CFD669B" w14:textId="77777777" w:rsidR="00882108" w:rsidRDefault="00882108" w:rsidP="003A65A6">
            <w:pPr>
              <w:tabs>
                <w:tab w:val="center" w:pos="1174"/>
              </w:tabs>
              <w:spacing w:after="120"/>
            </w:pPr>
            <w:r>
              <w:t>beginOf</w:t>
            </w:r>
          </w:p>
        </w:tc>
        <w:tc>
          <w:tcPr>
            <w:tcW w:w="4212" w:type="dxa"/>
          </w:tcPr>
          <w:p w14:paraId="105617A9" w14:textId="77777777" w:rsidR="00882108" w:rsidRDefault="00882108" w:rsidP="003A65A6">
            <w:pPr>
              <w:spacing w:after="120"/>
            </w:pPr>
            <w:r>
              <w:t xml:space="preserve">some </w:t>
            </w:r>
            <w:proofErr w:type="gramStart"/>
            <w:r>
              <w:t>time:Instant</w:t>
            </w:r>
            <w:proofErr w:type="gramEnd"/>
          </w:p>
        </w:tc>
      </w:tr>
      <w:tr w:rsidR="00882108" w14:paraId="0214E349" w14:textId="77777777" w:rsidTr="003A65A6">
        <w:tc>
          <w:tcPr>
            <w:tcW w:w="2546" w:type="dxa"/>
            <w:vMerge/>
          </w:tcPr>
          <w:p w14:paraId="2A838205" w14:textId="77777777" w:rsidR="00882108" w:rsidRDefault="00882108" w:rsidP="003A65A6">
            <w:pPr>
              <w:spacing w:after="120"/>
            </w:pPr>
          </w:p>
        </w:tc>
        <w:tc>
          <w:tcPr>
            <w:tcW w:w="2592" w:type="dxa"/>
          </w:tcPr>
          <w:p w14:paraId="121FB9F5" w14:textId="77777777" w:rsidR="00882108" w:rsidRDefault="00882108" w:rsidP="003A65A6">
            <w:pPr>
              <w:tabs>
                <w:tab w:val="center" w:pos="1174"/>
              </w:tabs>
              <w:spacing w:after="120"/>
            </w:pPr>
            <w:r>
              <w:t>endOf</w:t>
            </w:r>
          </w:p>
        </w:tc>
        <w:tc>
          <w:tcPr>
            <w:tcW w:w="4212" w:type="dxa"/>
          </w:tcPr>
          <w:p w14:paraId="662DB20F" w14:textId="77777777" w:rsidR="00882108" w:rsidRDefault="00882108" w:rsidP="003A65A6">
            <w:pPr>
              <w:spacing w:after="120"/>
            </w:pPr>
            <w:r>
              <w:t xml:space="preserve">some </w:t>
            </w:r>
            <w:proofErr w:type="gramStart"/>
            <w:r>
              <w:t>time:Instant</w:t>
            </w:r>
            <w:proofErr w:type="gramEnd"/>
          </w:p>
        </w:tc>
      </w:tr>
      <w:tr w:rsidR="00882108" w14:paraId="3DD716D7" w14:textId="77777777" w:rsidTr="003A65A6">
        <w:tc>
          <w:tcPr>
            <w:tcW w:w="2546" w:type="dxa"/>
            <w:vMerge/>
          </w:tcPr>
          <w:p w14:paraId="76602854" w14:textId="77777777" w:rsidR="00882108" w:rsidRDefault="00882108" w:rsidP="003A65A6">
            <w:pPr>
              <w:spacing w:after="120"/>
            </w:pPr>
          </w:p>
        </w:tc>
        <w:tc>
          <w:tcPr>
            <w:tcW w:w="2592" w:type="dxa"/>
          </w:tcPr>
          <w:p w14:paraId="61F8234A" w14:textId="77777777" w:rsidR="00882108" w:rsidRDefault="00882108" w:rsidP="003A65A6">
            <w:pPr>
              <w:spacing w:after="120"/>
            </w:pPr>
            <w:r>
              <w:t>spatial_</w:t>
            </w:r>
            <w:proofErr w:type="gramStart"/>
            <w:r>
              <w:t>loc:hasLocation</w:t>
            </w:r>
            <w:proofErr w:type="gramEnd"/>
          </w:p>
        </w:tc>
        <w:tc>
          <w:tcPr>
            <w:tcW w:w="4212" w:type="dxa"/>
          </w:tcPr>
          <w:p w14:paraId="076EB9B5" w14:textId="77777777" w:rsidR="00882108" w:rsidRDefault="00882108" w:rsidP="003A65A6">
            <w:pPr>
              <w:spacing w:after="120"/>
            </w:pPr>
            <w:r>
              <w:t>only spatial_</w:t>
            </w:r>
            <w:proofErr w:type="gramStart"/>
            <w:r>
              <w:t>loc:SpatialFeature</w:t>
            </w:r>
            <w:proofErr w:type="gramEnd"/>
          </w:p>
        </w:tc>
      </w:tr>
      <w:tr w:rsidR="00882108" w14:paraId="5A95D0E5" w14:textId="77777777" w:rsidTr="003A65A6">
        <w:tc>
          <w:tcPr>
            <w:tcW w:w="2546" w:type="dxa"/>
            <w:vMerge/>
          </w:tcPr>
          <w:p w14:paraId="7F9417E2" w14:textId="77777777" w:rsidR="00882108" w:rsidRDefault="00882108" w:rsidP="003A65A6">
            <w:pPr>
              <w:spacing w:after="120"/>
            </w:pPr>
          </w:p>
        </w:tc>
        <w:tc>
          <w:tcPr>
            <w:tcW w:w="2592" w:type="dxa"/>
          </w:tcPr>
          <w:p w14:paraId="6F653AE0" w14:textId="77777777" w:rsidR="00882108" w:rsidRDefault="00882108" w:rsidP="003A65A6">
            <w:pPr>
              <w:spacing w:after="120"/>
            </w:pPr>
            <w:r>
              <w:t>hasParticipant</w:t>
            </w:r>
          </w:p>
        </w:tc>
        <w:tc>
          <w:tcPr>
            <w:tcW w:w="4212" w:type="dxa"/>
          </w:tcPr>
          <w:p w14:paraId="1990944B" w14:textId="77777777" w:rsidR="00882108" w:rsidRDefault="00882108" w:rsidP="003A65A6">
            <w:pPr>
              <w:spacing w:after="120"/>
            </w:pPr>
            <w:r>
              <w:t xml:space="preserve">only </w:t>
            </w:r>
            <w:proofErr w:type="gramStart"/>
            <w:r>
              <w:t>change:Manifestation</w:t>
            </w:r>
            <w:proofErr w:type="gramEnd"/>
          </w:p>
        </w:tc>
      </w:tr>
      <w:tr w:rsidR="00882108" w14:paraId="581F9B79" w14:textId="77777777" w:rsidTr="003A65A6">
        <w:tc>
          <w:tcPr>
            <w:tcW w:w="2546" w:type="dxa"/>
            <w:vMerge/>
          </w:tcPr>
          <w:p w14:paraId="407BBE41" w14:textId="77777777" w:rsidR="00882108" w:rsidRDefault="00882108" w:rsidP="003A65A6">
            <w:pPr>
              <w:spacing w:after="120"/>
            </w:pPr>
          </w:p>
        </w:tc>
        <w:tc>
          <w:tcPr>
            <w:tcW w:w="2592" w:type="dxa"/>
          </w:tcPr>
          <w:p w14:paraId="663E8E04" w14:textId="77777777" w:rsidR="00882108" w:rsidRPr="00F66192" w:rsidRDefault="00882108" w:rsidP="003A65A6">
            <w:pPr>
              <w:spacing w:after="120"/>
            </w:pPr>
            <w:r w:rsidRPr="00F66192">
              <w:t>occursBefore</w:t>
            </w:r>
          </w:p>
        </w:tc>
        <w:tc>
          <w:tcPr>
            <w:tcW w:w="4212" w:type="dxa"/>
          </w:tcPr>
          <w:p w14:paraId="08DB1775" w14:textId="77777777" w:rsidR="00882108" w:rsidRDefault="00882108" w:rsidP="003A65A6">
            <w:pPr>
              <w:spacing w:after="120"/>
            </w:pPr>
            <w:r>
              <w:t>only Activity</w:t>
            </w:r>
          </w:p>
        </w:tc>
      </w:tr>
      <w:tr w:rsidR="00882108" w14:paraId="3A7008C2" w14:textId="77777777" w:rsidTr="003A65A6">
        <w:tc>
          <w:tcPr>
            <w:tcW w:w="2546" w:type="dxa"/>
            <w:vMerge/>
          </w:tcPr>
          <w:p w14:paraId="4F9C6518" w14:textId="77777777" w:rsidR="00882108" w:rsidRDefault="00882108" w:rsidP="003A65A6">
            <w:pPr>
              <w:spacing w:after="120"/>
            </w:pPr>
          </w:p>
        </w:tc>
        <w:tc>
          <w:tcPr>
            <w:tcW w:w="2592" w:type="dxa"/>
          </w:tcPr>
          <w:p w14:paraId="3DDF3863" w14:textId="77777777" w:rsidR="00882108" w:rsidRPr="00F66192" w:rsidRDefault="00882108" w:rsidP="003A65A6">
            <w:pPr>
              <w:spacing w:after="120"/>
            </w:pPr>
            <w:r w:rsidRPr="00F66192">
              <w:t>occursDirectlyBefore</w:t>
            </w:r>
          </w:p>
        </w:tc>
        <w:tc>
          <w:tcPr>
            <w:tcW w:w="4212" w:type="dxa"/>
          </w:tcPr>
          <w:p w14:paraId="378312AB" w14:textId="77777777" w:rsidR="00882108" w:rsidRDefault="00882108" w:rsidP="003A65A6">
            <w:pPr>
              <w:spacing w:after="120"/>
            </w:pPr>
            <w:r>
              <w:t>only Activity</w:t>
            </w:r>
          </w:p>
        </w:tc>
      </w:tr>
      <w:tr w:rsidR="00882108" w14:paraId="19583C06" w14:textId="77777777" w:rsidTr="003A65A6">
        <w:tc>
          <w:tcPr>
            <w:tcW w:w="2546" w:type="dxa"/>
            <w:vMerge w:val="restart"/>
          </w:tcPr>
          <w:p w14:paraId="770CBDC2" w14:textId="77777777" w:rsidR="00882108" w:rsidRDefault="00882108" w:rsidP="003A65A6">
            <w:pPr>
              <w:spacing w:after="120"/>
            </w:pPr>
            <w:r>
              <w:t>State</w:t>
            </w:r>
          </w:p>
        </w:tc>
        <w:tc>
          <w:tcPr>
            <w:tcW w:w="2592" w:type="dxa"/>
          </w:tcPr>
          <w:p w14:paraId="3ED8C006" w14:textId="77777777" w:rsidR="00882108" w:rsidRDefault="00882108" w:rsidP="003A65A6">
            <w:pPr>
              <w:spacing w:after="120"/>
            </w:pPr>
            <w:r>
              <w:t>preconditionOf</w:t>
            </w:r>
          </w:p>
        </w:tc>
        <w:tc>
          <w:tcPr>
            <w:tcW w:w="4212" w:type="dxa"/>
          </w:tcPr>
          <w:p w14:paraId="1C4B8C76" w14:textId="77777777" w:rsidR="00882108" w:rsidRDefault="00882108" w:rsidP="003A65A6">
            <w:pPr>
              <w:spacing w:after="120"/>
            </w:pPr>
            <w:r>
              <w:t>only Activity</w:t>
            </w:r>
          </w:p>
        </w:tc>
      </w:tr>
      <w:tr w:rsidR="00882108" w14:paraId="3BFA881A" w14:textId="77777777" w:rsidTr="003A65A6">
        <w:tc>
          <w:tcPr>
            <w:tcW w:w="2546" w:type="dxa"/>
            <w:vMerge/>
          </w:tcPr>
          <w:p w14:paraId="69036BA6" w14:textId="77777777" w:rsidR="00882108" w:rsidRDefault="00882108" w:rsidP="003A65A6">
            <w:pPr>
              <w:spacing w:after="120"/>
            </w:pPr>
          </w:p>
        </w:tc>
        <w:tc>
          <w:tcPr>
            <w:tcW w:w="2592" w:type="dxa"/>
          </w:tcPr>
          <w:p w14:paraId="4345A55B" w14:textId="77777777" w:rsidR="00882108" w:rsidRDefault="00882108" w:rsidP="003A65A6">
            <w:pPr>
              <w:spacing w:after="120"/>
            </w:pPr>
            <w:r>
              <w:t>enables</w:t>
            </w:r>
          </w:p>
        </w:tc>
        <w:tc>
          <w:tcPr>
            <w:tcW w:w="4212" w:type="dxa"/>
          </w:tcPr>
          <w:p w14:paraId="61E57D08" w14:textId="77777777" w:rsidR="00882108" w:rsidRDefault="00882108" w:rsidP="003A65A6">
            <w:pPr>
              <w:spacing w:after="120"/>
            </w:pPr>
            <w:r>
              <w:t>only Activity</w:t>
            </w:r>
          </w:p>
        </w:tc>
      </w:tr>
      <w:tr w:rsidR="00882108" w14:paraId="347C661C" w14:textId="77777777" w:rsidTr="003A65A6">
        <w:tc>
          <w:tcPr>
            <w:tcW w:w="2546" w:type="dxa"/>
            <w:vMerge/>
          </w:tcPr>
          <w:p w14:paraId="15443260" w14:textId="77777777" w:rsidR="00882108" w:rsidRDefault="00882108" w:rsidP="003A65A6">
            <w:pPr>
              <w:spacing w:after="120"/>
            </w:pPr>
          </w:p>
        </w:tc>
        <w:tc>
          <w:tcPr>
            <w:tcW w:w="2592" w:type="dxa"/>
          </w:tcPr>
          <w:p w14:paraId="744D5A0C" w14:textId="77777777" w:rsidR="00882108" w:rsidRDefault="00882108" w:rsidP="003A65A6">
            <w:pPr>
              <w:spacing w:after="120"/>
            </w:pPr>
            <w:r>
              <w:t>effectOf</w:t>
            </w:r>
          </w:p>
        </w:tc>
        <w:tc>
          <w:tcPr>
            <w:tcW w:w="4212" w:type="dxa"/>
          </w:tcPr>
          <w:p w14:paraId="56848202" w14:textId="77777777" w:rsidR="00882108" w:rsidRDefault="00882108" w:rsidP="003A65A6">
            <w:pPr>
              <w:spacing w:after="120"/>
            </w:pPr>
            <w:r>
              <w:t>only Activity</w:t>
            </w:r>
          </w:p>
        </w:tc>
      </w:tr>
      <w:tr w:rsidR="00882108" w14:paraId="61D7BD61" w14:textId="77777777" w:rsidTr="003A65A6">
        <w:tc>
          <w:tcPr>
            <w:tcW w:w="2546" w:type="dxa"/>
            <w:vMerge/>
          </w:tcPr>
          <w:p w14:paraId="236622C8" w14:textId="77777777" w:rsidR="00882108" w:rsidRDefault="00882108" w:rsidP="003A65A6">
            <w:pPr>
              <w:spacing w:after="120"/>
            </w:pPr>
          </w:p>
        </w:tc>
        <w:tc>
          <w:tcPr>
            <w:tcW w:w="2592" w:type="dxa"/>
          </w:tcPr>
          <w:p w14:paraId="205107A2" w14:textId="77777777" w:rsidR="00882108" w:rsidRDefault="00882108" w:rsidP="003A65A6">
            <w:pPr>
              <w:spacing w:after="120"/>
            </w:pPr>
            <w:r>
              <w:t>causedBy</w:t>
            </w:r>
          </w:p>
        </w:tc>
        <w:tc>
          <w:tcPr>
            <w:tcW w:w="4212" w:type="dxa"/>
          </w:tcPr>
          <w:p w14:paraId="5F9E956F" w14:textId="77777777" w:rsidR="00882108" w:rsidRDefault="00882108" w:rsidP="003A65A6">
            <w:pPr>
              <w:spacing w:after="120"/>
            </w:pPr>
            <w:r>
              <w:t>only Activity</w:t>
            </w:r>
          </w:p>
        </w:tc>
      </w:tr>
      <w:tr w:rsidR="00882108" w14:paraId="0E0144A9" w14:textId="77777777" w:rsidTr="003A65A6">
        <w:tc>
          <w:tcPr>
            <w:tcW w:w="2546" w:type="dxa"/>
            <w:vMerge/>
          </w:tcPr>
          <w:p w14:paraId="2C892E52" w14:textId="77777777" w:rsidR="00882108" w:rsidRDefault="00882108" w:rsidP="003A65A6">
            <w:pPr>
              <w:spacing w:after="120"/>
            </w:pPr>
          </w:p>
        </w:tc>
        <w:tc>
          <w:tcPr>
            <w:tcW w:w="2592" w:type="dxa"/>
          </w:tcPr>
          <w:p w14:paraId="25C2D1D6" w14:textId="77777777" w:rsidR="00882108" w:rsidRDefault="00882108" w:rsidP="003A65A6">
            <w:pPr>
              <w:spacing w:after="120"/>
            </w:pPr>
            <w:r>
              <w:t>achievedAt</w:t>
            </w:r>
          </w:p>
        </w:tc>
        <w:tc>
          <w:tcPr>
            <w:tcW w:w="4212" w:type="dxa"/>
          </w:tcPr>
          <w:p w14:paraId="3DF8D49C" w14:textId="77777777" w:rsidR="00882108" w:rsidRDefault="00882108" w:rsidP="003A65A6">
            <w:pPr>
              <w:spacing w:after="120"/>
            </w:pPr>
            <w:r>
              <w:t xml:space="preserve">only </w:t>
            </w:r>
            <w:proofErr w:type="gramStart"/>
            <w:r>
              <w:t>time:TemporalEntity</w:t>
            </w:r>
            <w:proofErr w:type="gramEnd"/>
          </w:p>
        </w:tc>
      </w:tr>
      <w:tr w:rsidR="00882108" w14:paraId="08E408E9" w14:textId="77777777" w:rsidTr="003A65A6">
        <w:tc>
          <w:tcPr>
            <w:tcW w:w="2546" w:type="dxa"/>
            <w:vMerge w:val="restart"/>
          </w:tcPr>
          <w:p w14:paraId="61B3AEA8" w14:textId="77777777" w:rsidR="00882108" w:rsidRDefault="00882108" w:rsidP="003A65A6">
            <w:pPr>
              <w:spacing w:after="120"/>
            </w:pPr>
            <w:r>
              <w:t>TerminalState</w:t>
            </w:r>
          </w:p>
        </w:tc>
        <w:tc>
          <w:tcPr>
            <w:tcW w:w="2592" w:type="dxa"/>
          </w:tcPr>
          <w:p w14:paraId="454043C4" w14:textId="77777777" w:rsidR="00882108" w:rsidRDefault="00882108" w:rsidP="003A65A6">
            <w:pPr>
              <w:spacing w:after="120"/>
            </w:pPr>
            <w:r>
              <w:t>subClassOf</w:t>
            </w:r>
          </w:p>
        </w:tc>
        <w:tc>
          <w:tcPr>
            <w:tcW w:w="4212" w:type="dxa"/>
          </w:tcPr>
          <w:p w14:paraId="4D747CC9" w14:textId="77777777" w:rsidR="00882108" w:rsidRDefault="00882108" w:rsidP="003A65A6">
            <w:pPr>
              <w:spacing w:after="120"/>
            </w:pPr>
            <w:r>
              <w:t>State</w:t>
            </w:r>
          </w:p>
        </w:tc>
      </w:tr>
      <w:tr w:rsidR="00882108" w14:paraId="2FDE383C" w14:textId="77777777" w:rsidTr="003A65A6">
        <w:tc>
          <w:tcPr>
            <w:tcW w:w="2546" w:type="dxa"/>
            <w:vMerge/>
          </w:tcPr>
          <w:p w14:paraId="2F36769D" w14:textId="77777777" w:rsidR="00882108" w:rsidRDefault="00882108" w:rsidP="003A65A6">
            <w:pPr>
              <w:spacing w:after="120"/>
            </w:pPr>
          </w:p>
        </w:tc>
        <w:tc>
          <w:tcPr>
            <w:tcW w:w="2592" w:type="dxa"/>
          </w:tcPr>
          <w:p w14:paraId="57711FB4" w14:textId="77777777" w:rsidR="00882108" w:rsidRDefault="00882108" w:rsidP="003A65A6">
            <w:pPr>
              <w:spacing w:after="120"/>
            </w:pPr>
            <w:r>
              <w:t>disjointWith</w:t>
            </w:r>
          </w:p>
        </w:tc>
        <w:tc>
          <w:tcPr>
            <w:tcW w:w="4212" w:type="dxa"/>
          </w:tcPr>
          <w:p w14:paraId="29DA1ED9" w14:textId="77777777" w:rsidR="00882108" w:rsidRDefault="00882108" w:rsidP="003A65A6">
            <w:pPr>
              <w:spacing w:after="120"/>
            </w:pPr>
            <w:r>
              <w:t>NonTerminalState</w:t>
            </w:r>
          </w:p>
        </w:tc>
      </w:tr>
      <w:tr w:rsidR="00882108" w14:paraId="61A2CBBC" w14:textId="77777777" w:rsidTr="003A65A6">
        <w:tc>
          <w:tcPr>
            <w:tcW w:w="2546" w:type="dxa"/>
            <w:vMerge/>
          </w:tcPr>
          <w:p w14:paraId="7B20219F" w14:textId="77777777" w:rsidR="00882108" w:rsidRDefault="00882108" w:rsidP="003A65A6">
            <w:pPr>
              <w:spacing w:after="120"/>
            </w:pPr>
          </w:p>
        </w:tc>
        <w:tc>
          <w:tcPr>
            <w:tcW w:w="2592" w:type="dxa"/>
          </w:tcPr>
          <w:p w14:paraId="1AB6CA13" w14:textId="77777777" w:rsidR="00882108" w:rsidRDefault="00882108" w:rsidP="003A65A6">
            <w:pPr>
              <w:spacing w:after="120"/>
            </w:pPr>
            <w:r>
              <w:t>subClassOf</w:t>
            </w:r>
          </w:p>
        </w:tc>
        <w:tc>
          <w:tcPr>
            <w:tcW w:w="4212" w:type="dxa"/>
          </w:tcPr>
          <w:p w14:paraId="7172F15F" w14:textId="77777777" w:rsidR="00882108" w:rsidRDefault="00882108" w:rsidP="003A65A6">
            <w:pPr>
              <w:spacing w:after="120"/>
            </w:pPr>
            <w:proofErr w:type="gramStart"/>
            <w:r>
              <w:t>change:Manifestation</w:t>
            </w:r>
            <w:proofErr w:type="gramEnd"/>
            <w:r>
              <w:t xml:space="preserve"> and (preconditionOf some Activity or effectOf some Activity)</w:t>
            </w:r>
          </w:p>
        </w:tc>
      </w:tr>
      <w:tr w:rsidR="00882108" w14:paraId="4952F578" w14:textId="77777777" w:rsidTr="003A65A6">
        <w:tc>
          <w:tcPr>
            <w:tcW w:w="2546" w:type="dxa"/>
            <w:vMerge/>
          </w:tcPr>
          <w:p w14:paraId="3D6EDFD0" w14:textId="77777777" w:rsidR="00882108" w:rsidRDefault="00882108" w:rsidP="003A65A6">
            <w:pPr>
              <w:spacing w:after="120"/>
            </w:pPr>
          </w:p>
        </w:tc>
        <w:tc>
          <w:tcPr>
            <w:tcW w:w="2592" w:type="dxa"/>
          </w:tcPr>
          <w:p w14:paraId="618CF358" w14:textId="77777777" w:rsidR="00882108" w:rsidRDefault="00882108" w:rsidP="003A65A6">
            <w:pPr>
              <w:spacing w:after="120"/>
            </w:pPr>
            <w:r>
              <w:t>hasDecomp</w:t>
            </w:r>
          </w:p>
        </w:tc>
        <w:tc>
          <w:tcPr>
            <w:tcW w:w="4212" w:type="dxa"/>
          </w:tcPr>
          <w:p w14:paraId="77606D6D" w14:textId="77777777" w:rsidR="00882108" w:rsidRDefault="00882108" w:rsidP="003A65A6">
            <w:pPr>
              <w:spacing w:after="120"/>
            </w:pPr>
            <w:r>
              <w:t>exactly 0 StateType</w:t>
            </w:r>
          </w:p>
        </w:tc>
      </w:tr>
      <w:tr w:rsidR="00882108" w14:paraId="21289EE7" w14:textId="77777777" w:rsidTr="003A65A6">
        <w:tc>
          <w:tcPr>
            <w:tcW w:w="2546" w:type="dxa"/>
            <w:vMerge w:val="restart"/>
          </w:tcPr>
          <w:p w14:paraId="0E9FD4A3" w14:textId="77777777" w:rsidR="00882108" w:rsidRDefault="00882108" w:rsidP="003A65A6">
            <w:pPr>
              <w:spacing w:after="120"/>
            </w:pPr>
            <w:r>
              <w:t>NonTerminalState</w:t>
            </w:r>
          </w:p>
        </w:tc>
        <w:tc>
          <w:tcPr>
            <w:tcW w:w="2592" w:type="dxa"/>
          </w:tcPr>
          <w:p w14:paraId="24AD351A" w14:textId="77777777" w:rsidR="00882108" w:rsidRDefault="00882108" w:rsidP="003A65A6">
            <w:pPr>
              <w:spacing w:after="120"/>
            </w:pPr>
            <w:r>
              <w:t>subClassOf</w:t>
            </w:r>
          </w:p>
        </w:tc>
        <w:tc>
          <w:tcPr>
            <w:tcW w:w="4212" w:type="dxa"/>
          </w:tcPr>
          <w:p w14:paraId="23DAEFA7" w14:textId="77777777" w:rsidR="00882108" w:rsidRDefault="00882108" w:rsidP="003A65A6">
            <w:pPr>
              <w:spacing w:after="120"/>
            </w:pPr>
            <w:r>
              <w:t>State</w:t>
            </w:r>
          </w:p>
        </w:tc>
      </w:tr>
      <w:tr w:rsidR="00882108" w14:paraId="5540CF6E" w14:textId="77777777" w:rsidTr="003A65A6">
        <w:tc>
          <w:tcPr>
            <w:tcW w:w="2546" w:type="dxa"/>
            <w:vMerge/>
          </w:tcPr>
          <w:p w14:paraId="2E64D777" w14:textId="77777777" w:rsidR="00882108" w:rsidRDefault="00882108" w:rsidP="003A65A6">
            <w:pPr>
              <w:spacing w:after="120"/>
            </w:pPr>
          </w:p>
        </w:tc>
        <w:tc>
          <w:tcPr>
            <w:tcW w:w="2592" w:type="dxa"/>
          </w:tcPr>
          <w:p w14:paraId="6DAAB802" w14:textId="77777777" w:rsidR="00882108" w:rsidRDefault="00882108" w:rsidP="003A65A6">
            <w:pPr>
              <w:spacing w:after="120"/>
            </w:pPr>
            <w:r>
              <w:t>disjointWtih</w:t>
            </w:r>
          </w:p>
        </w:tc>
        <w:tc>
          <w:tcPr>
            <w:tcW w:w="4212" w:type="dxa"/>
          </w:tcPr>
          <w:p w14:paraId="49622561" w14:textId="77777777" w:rsidR="00882108" w:rsidRDefault="00882108" w:rsidP="003A65A6">
            <w:pPr>
              <w:spacing w:after="120"/>
            </w:pPr>
            <w:r>
              <w:t>TerminalState</w:t>
            </w:r>
          </w:p>
        </w:tc>
      </w:tr>
      <w:tr w:rsidR="00882108" w14:paraId="21215627" w14:textId="77777777" w:rsidTr="003A65A6">
        <w:tc>
          <w:tcPr>
            <w:tcW w:w="2546" w:type="dxa"/>
            <w:vMerge/>
          </w:tcPr>
          <w:p w14:paraId="32629CF5" w14:textId="77777777" w:rsidR="00882108" w:rsidRDefault="00882108" w:rsidP="003A65A6">
            <w:pPr>
              <w:spacing w:after="120"/>
            </w:pPr>
          </w:p>
        </w:tc>
        <w:tc>
          <w:tcPr>
            <w:tcW w:w="2592" w:type="dxa"/>
          </w:tcPr>
          <w:p w14:paraId="0C2C2F5C" w14:textId="77777777" w:rsidR="00882108" w:rsidRDefault="00882108" w:rsidP="003A65A6">
            <w:pPr>
              <w:spacing w:after="120"/>
            </w:pPr>
            <w:r>
              <w:t>hasDecomp</w:t>
            </w:r>
          </w:p>
        </w:tc>
        <w:tc>
          <w:tcPr>
            <w:tcW w:w="4212" w:type="dxa"/>
          </w:tcPr>
          <w:p w14:paraId="1621936C" w14:textId="77777777" w:rsidR="00882108" w:rsidRDefault="00882108" w:rsidP="003A65A6">
            <w:pPr>
              <w:spacing w:after="120"/>
            </w:pPr>
            <w:r>
              <w:t>only State and min 2 State</w:t>
            </w:r>
          </w:p>
        </w:tc>
      </w:tr>
      <w:tr w:rsidR="00882108" w14:paraId="7F355DAF" w14:textId="77777777" w:rsidTr="003A65A6">
        <w:tc>
          <w:tcPr>
            <w:tcW w:w="2546" w:type="dxa"/>
            <w:vMerge/>
          </w:tcPr>
          <w:p w14:paraId="16F2C753" w14:textId="77777777" w:rsidR="00882108" w:rsidRDefault="00882108" w:rsidP="003A65A6">
            <w:pPr>
              <w:spacing w:after="120"/>
            </w:pPr>
          </w:p>
        </w:tc>
        <w:tc>
          <w:tcPr>
            <w:tcW w:w="2592" w:type="dxa"/>
          </w:tcPr>
          <w:p w14:paraId="7AD5749E" w14:textId="77777777" w:rsidR="00882108" w:rsidRDefault="00882108" w:rsidP="003A65A6">
            <w:pPr>
              <w:spacing w:after="120"/>
            </w:pPr>
            <w:r>
              <w:t>hasSubstate</w:t>
            </w:r>
          </w:p>
        </w:tc>
        <w:tc>
          <w:tcPr>
            <w:tcW w:w="4212" w:type="dxa"/>
          </w:tcPr>
          <w:p w14:paraId="69E7DDD0" w14:textId="77777777" w:rsidR="00882108" w:rsidRDefault="00882108" w:rsidP="003A65A6">
            <w:pPr>
              <w:spacing w:after="120"/>
            </w:pPr>
            <w:r>
              <w:t>only State</w:t>
            </w:r>
          </w:p>
        </w:tc>
      </w:tr>
      <w:tr w:rsidR="00882108" w14:paraId="3A7D34FF" w14:textId="77777777" w:rsidTr="003A65A6">
        <w:tc>
          <w:tcPr>
            <w:tcW w:w="2546" w:type="dxa"/>
            <w:vMerge w:val="restart"/>
          </w:tcPr>
          <w:p w14:paraId="3D57FCB5" w14:textId="77777777" w:rsidR="00882108" w:rsidRDefault="00882108" w:rsidP="003A65A6">
            <w:pPr>
              <w:spacing w:after="120"/>
            </w:pPr>
            <w:r>
              <w:t>ConjunctiveState</w:t>
            </w:r>
          </w:p>
        </w:tc>
        <w:tc>
          <w:tcPr>
            <w:tcW w:w="2592" w:type="dxa"/>
          </w:tcPr>
          <w:p w14:paraId="73868896" w14:textId="77777777" w:rsidR="00882108" w:rsidRDefault="00882108" w:rsidP="003A65A6">
            <w:pPr>
              <w:spacing w:after="120"/>
            </w:pPr>
            <w:r>
              <w:t>subClassOf</w:t>
            </w:r>
          </w:p>
        </w:tc>
        <w:tc>
          <w:tcPr>
            <w:tcW w:w="4212" w:type="dxa"/>
          </w:tcPr>
          <w:p w14:paraId="0B32E4B9" w14:textId="77777777" w:rsidR="00882108" w:rsidRDefault="00882108" w:rsidP="003A65A6">
            <w:pPr>
              <w:spacing w:after="120"/>
            </w:pPr>
            <w:r>
              <w:t>NonTerminalState</w:t>
            </w:r>
          </w:p>
        </w:tc>
      </w:tr>
      <w:tr w:rsidR="00882108" w14:paraId="10FC28E1" w14:textId="77777777" w:rsidTr="003A65A6">
        <w:tc>
          <w:tcPr>
            <w:tcW w:w="2546" w:type="dxa"/>
            <w:vMerge/>
          </w:tcPr>
          <w:p w14:paraId="7066DF6B" w14:textId="77777777" w:rsidR="00882108" w:rsidRDefault="00882108" w:rsidP="003A65A6">
            <w:pPr>
              <w:spacing w:after="120"/>
            </w:pPr>
          </w:p>
        </w:tc>
        <w:tc>
          <w:tcPr>
            <w:tcW w:w="2592" w:type="dxa"/>
          </w:tcPr>
          <w:p w14:paraId="35960255" w14:textId="77777777" w:rsidR="00882108" w:rsidRDefault="00882108" w:rsidP="003A65A6">
            <w:pPr>
              <w:spacing w:after="120"/>
            </w:pPr>
            <w:r>
              <w:t>disjointWith</w:t>
            </w:r>
          </w:p>
        </w:tc>
        <w:tc>
          <w:tcPr>
            <w:tcW w:w="4212" w:type="dxa"/>
          </w:tcPr>
          <w:p w14:paraId="56E45776" w14:textId="77777777" w:rsidR="00882108" w:rsidRDefault="00882108" w:rsidP="003A65A6">
            <w:pPr>
              <w:spacing w:after="120"/>
            </w:pPr>
            <w:r>
              <w:t>DisjunctiveState</w:t>
            </w:r>
          </w:p>
        </w:tc>
      </w:tr>
      <w:tr w:rsidR="00882108" w14:paraId="030554EF" w14:textId="77777777" w:rsidTr="003A65A6">
        <w:tc>
          <w:tcPr>
            <w:tcW w:w="2546" w:type="dxa"/>
            <w:vMerge w:val="restart"/>
          </w:tcPr>
          <w:p w14:paraId="34B8FF81" w14:textId="77777777" w:rsidR="00882108" w:rsidRDefault="00882108" w:rsidP="003A65A6">
            <w:pPr>
              <w:spacing w:after="120"/>
            </w:pPr>
            <w:r>
              <w:t>DisjunctiveState</w:t>
            </w:r>
          </w:p>
        </w:tc>
        <w:tc>
          <w:tcPr>
            <w:tcW w:w="2592" w:type="dxa"/>
          </w:tcPr>
          <w:p w14:paraId="382EC172" w14:textId="77777777" w:rsidR="00882108" w:rsidRDefault="00882108" w:rsidP="003A65A6">
            <w:pPr>
              <w:spacing w:after="120"/>
            </w:pPr>
            <w:r>
              <w:t>subClassOf</w:t>
            </w:r>
          </w:p>
        </w:tc>
        <w:tc>
          <w:tcPr>
            <w:tcW w:w="4212" w:type="dxa"/>
          </w:tcPr>
          <w:p w14:paraId="74BFF420" w14:textId="77777777" w:rsidR="00882108" w:rsidRDefault="00882108" w:rsidP="003A65A6">
            <w:pPr>
              <w:spacing w:after="120"/>
            </w:pPr>
            <w:r>
              <w:t>NonTerminalState</w:t>
            </w:r>
          </w:p>
        </w:tc>
      </w:tr>
      <w:tr w:rsidR="00882108" w14:paraId="442A3979" w14:textId="77777777" w:rsidTr="003A65A6">
        <w:tc>
          <w:tcPr>
            <w:tcW w:w="2546" w:type="dxa"/>
            <w:vMerge/>
          </w:tcPr>
          <w:p w14:paraId="7E97F81D" w14:textId="77777777" w:rsidR="00882108" w:rsidRDefault="00882108" w:rsidP="003A65A6">
            <w:pPr>
              <w:spacing w:after="120"/>
            </w:pPr>
          </w:p>
        </w:tc>
        <w:tc>
          <w:tcPr>
            <w:tcW w:w="2592" w:type="dxa"/>
          </w:tcPr>
          <w:p w14:paraId="27165F95" w14:textId="77777777" w:rsidR="00882108" w:rsidRDefault="00882108" w:rsidP="003A65A6">
            <w:pPr>
              <w:spacing w:after="120"/>
            </w:pPr>
            <w:r>
              <w:t>disjointWith</w:t>
            </w:r>
          </w:p>
        </w:tc>
        <w:tc>
          <w:tcPr>
            <w:tcW w:w="4212" w:type="dxa"/>
          </w:tcPr>
          <w:p w14:paraId="205DA907" w14:textId="77777777" w:rsidR="00882108" w:rsidRDefault="00882108" w:rsidP="003A65A6">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77777777" w:rsidR="00882108" w:rsidRPr="007F7E71" w:rsidRDefault="00882108" w:rsidP="00882108">
      <w:pPr>
        <w:pStyle w:val="Caption"/>
        <w:spacing w:after="120"/>
        <w:rPr>
          <w:lang w:val="en-CA"/>
        </w:rPr>
      </w:pPr>
      <w:bookmarkStart w:id="71" w:name="_Ref15389805"/>
      <w:r>
        <w:t xml:space="preserve">Figure </w:t>
      </w:r>
      <w:r>
        <w:fldChar w:fldCharType="begin"/>
      </w:r>
      <w:r>
        <w:instrText xml:space="preserve"> SEQ Figure \* ARABIC </w:instrText>
      </w:r>
      <w:r>
        <w:fldChar w:fldCharType="separate"/>
      </w:r>
      <w:r>
        <w:rPr>
          <w:noProof/>
        </w:rPr>
        <w:t>7</w:t>
      </w:r>
      <w:r>
        <w:rPr>
          <w:noProof/>
        </w:rPr>
        <w:fldChar w:fldCharType="end"/>
      </w:r>
      <w:bookmarkEnd w:id="71"/>
      <w:r>
        <w:t>: Relationship between key classes in the Activity Ontology</w:t>
      </w:r>
    </w:p>
    <w:p w14:paraId="68473683" w14:textId="77777777" w:rsidR="00882108" w:rsidRPr="002C23A9" w:rsidRDefault="00882108" w:rsidP="00FE13B1">
      <w:pPr>
        <w:pStyle w:val="Heading4"/>
      </w:pPr>
      <w:r>
        <w:t>An Example</w:t>
      </w:r>
    </w:p>
    <w:p w14:paraId="0F034018" w14:textId="77777777"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w:t>
      </w:r>
      <w:r>
        <w:lastRenderedPageBreak/>
        <w:t xml:space="preserve">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t xml:space="preserve">Figure </w:t>
      </w:r>
      <w:r>
        <w:rPr>
          <w:noProof/>
        </w:rPr>
        <w:t>8</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t xml:space="preserve">Figure </w:t>
      </w:r>
      <w:r>
        <w:rPr>
          <w:noProof/>
        </w:rPr>
        <w:t>9</w:t>
      </w:r>
      <w:r>
        <w:fldChar w:fldCharType="end"/>
      </w:r>
      <w:r>
        <w:t>.</w:t>
      </w:r>
    </w:p>
    <w:p w14:paraId="0ABE9FE7" w14:textId="77777777" w:rsidR="00882108" w:rsidRDefault="00882108" w:rsidP="00882108">
      <w:pPr>
        <w:keepNext/>
        <w:spacing w:after="120" w:line="360" w:lineRule="auto"/>
      </w:pPr>
      <w:r w:rsidRPr="009F4912">
        <w:rPr>
          <w:noProof/>
        </w:rPr>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7777777" w:rsidR="00882108" w:rsidRDefault="00882108" w:rsidP="00882108">
      <w:pPr>
        <w:pStyle w:val="Caption"/>
        <w:spacing w:after="120" w:line="360" w:lineRule="auto"/>
        <w:rPr>
          <w:lang w:val="en-CA"/>
        </w:rPr>
      </w:pPr>
      <w:bookmarkStart w:id="72" w:name="_Ref15390281"/>
      <w:r>
        <w:t xml:space="preserve">Figure </w:t>
      </w:r>
      <w:r>
        <w:fldChar w:fldCharType="begin"/>
      </w:r>
      <w:r>
        <w:instrText xml:space="preserve"> SEQ Figure \* ARABIC </w:instrText>
      </w:r>
      <w:r>
        <w:fldChar w:fldCharType="separate"/>
      </w:r>
      <w:r>
        <w:rPr>
          <w:noProof/>
        </w:rPr>
        <w:t>8</w:t>
      </w:r>
      <w:r>
        <w:rPr>
          <w:noProof/>
        </w:rPr>
        <w:fldChar w:fldCharType="end"/>
      </w:r>
      <w:bookmarkEnd w:id="7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7777777" w:rsidR="00882108" w:rsidRPr="00A3354E" w:rsidRDefault="00882108" w:rsidP="00882108">
      <w:pPr>
        <w:pStyle w:val="Caption"/>
        <w:spacing w:after="120"/>
        <w:rPr>
          <w:lang w:val="en-CA"/>
        </w:rPr>
      </w:pPr>
      <w:bookmarkStart w:id="73" w:name="_Ref12516943"/>
      <w:r>
        <w:t xml:space="preserve">Figure </w:t>
      </w:r>
      <w:r>
        <w:fldChar w:fldCharType="begin"/>
      </w:r>
      <w:r>
        <w:instrText xml:space="preserve"> SEQ Figure \* ARABIC </w:instrText>
      </w:r>
      <w:r>
        <w:fldChar w:fldCharType="separate"/>
      </w:r>
      <w:r>
        <w:rPr>
          <w:noProof/>
        </w:rPr>
        <w:t>9</w:t>
      </w:r>
      <w:r>
        <w:rPr>
          <w:noProof/>
        </w:rPr>
        <w:fldChar w:fldCharType="end"/>
      </w:r>
      <w:bookmarkEnd w:id="7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74" w:name="_Toc19780949"/>
      <w:r w:rsidRPr="00733EB6">
        <w:t xml:space="preserve">Recurring </w:t>
      </w:r>
      <w:r>
        <w:t>E</w:t>
      </w:r>
      <w:r w:rsidRPr="00733EB6">
        <w:t>vent ontology</w:t>
      </w:r>
      <w:bookmarkEnd w:id="7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77777777"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instrText xml:space="preserve"> ADDIN EN.CITE &lt;EndNote&gt;&lt;Cite&gt;&lt;Author&gt;Fox&lt;/Author&gt;&lt;Year&gt;2013&lt;/Year&gt;&lt;IDText&gt;A foundation ontology for global city indicators&lt;/IDText&gt;&lt;DisplayText&gt;[19]&lt;/DisplayText&gt;&lt;record&gt;&lt;titles&gt;&lt;title&gt;A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Pr>
          <w:noProof/>
        </w:rPr>
        <w:t>[19]</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E8128A">
      <w:pPr>
        <w:pStyle w:val="ListParagraph"/>
        <w:numPr>
          <w:ilvl w:val="0"/>
          <w:numId w:val="29"/>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E8128A">
      <w:pPr>
        <w:pStyle w:val="ListParagraph"/>
        <w:numPr>
          <w:ilvl w:val="0"/>
          <w:numId w:val="29"/>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E8128A">
      <w:pPr>
        <w:pStyle w:val="ListParagraph"/>
        <w:numPr>
          <w:ilvl w:val="0"/>
          <w:numId w:val="29"/>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E8128A">
      <w:pPr>
        <w:pStyle w:val="ListParagraph"/>
        <w:numPr>
          <w:ilvl w:val="0"/>
          <w:numId w:val="29"/>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77777777"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t xml:space="preserve">Table </w:t>
      </w:r>
      <w:r>
        <w:rPr>
          <w:noProof/>
        </w:rPr>
        <w:t>7</w:t>
      </w:r>
      <w:r>
        <w:fldChar w:fldCharType="end"/>
      </w:r>
      <w:r>
        <w:t xml:space="preserve"> and illustrated in </w:t>
      </w:r>
      <w:r>
        <w:fldChar w:fldCharType="begin"/>
      </w:r>
      <w:r>
        <w:instrText xml:space="preserve"> REF _Ref12533514 \h </w:instrText>
      </w:r>
      <w:r>
        <w:fldChar w:fldCharType="separate"/>
      </w:r>
      <w:r>
        <w:t xml:space="preserve">Figure </w:t>
      </w:r>
      <w:r>
        <w:rPr>
          <w:noProof/>
        </w:rPr>
        <w:t>7</w:t>
      </w:r>
      <w:r>
        <w:fldChar w:fldCharType="end"/>
      </w:r>
      <w:r>
        <w:t>.</w:t>
      </w:r>
    </w:p>
    <w:p w14:paraId="650C9F54" w14:textId="77777777" w:rsidR="00E8128A" w:rsidRDefault="00E8128A" w:rsidP="00E8128A">
      <w:pPr>
        <w:pStyle w:val="Caption"/>
        <w:keepNext/>
        <w:spacing w:after="120"/>
      </w:pPr>
      <w:bookmarkStart w:id="75" w:name="_Ref12533493"/>
      <w:r>
        <w:t xml:space="preserve">Table </w:t>
      </w:r>
      <w:r>
        <w:fldChar w:fldCharType="begin"/>
      </w:r>
      <w:r>
        <w:instrText xml:space="preserve"> SEQ Table \* ARABIC </w:instrText>
      </w:r>
      <w:r>
        <w:fldChar w:fldCharType="separate"/>
      </w:r>
      <w:r>
        <w:rPr>
          <w:noProof/>
        </w:rPr>
        <w:t>7</w:t>
      </w:r>
      <w:r>
        <w:rPr>
          <w:noProof/>
        </w:rPr>
        <w:fldChar w:fldCharType="end"/>
      </w:r>
      <w:bookmarkEnd w:id="7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3A65A6">
        <w:tc>
          <w:tcPr>
            <w:tcW w:w="2687" w:type="dxa"/>
            <w:shd w:val="clear" w:color="auto" w:fill="00FFFF"/>
          </w:tcPr>
          <w:p w14:paraId="304948A3" w14:textId="77777777" w:rsidR="00E8128A" w:rsidRDefault="00E8128A" w:rsidP="003A65A6">
            <w:pPr>
              <w:spacing w:after="120"/>
            </w:pPr>
            <w:r>
              <w:t>Object</w:t>
            </w:r>
          </w:p>
        </w:tc>
        <w:tc>
          <w:tcPr>
            <w:tcW w:w="3311" w:type="dxa"/>
            <w:shd w:val="clear" w:color="auto" w:fill="00FFFF"/>
          </w:tcPr>
          <w:p w14:paraId="06745701" w14:textId="77777777" w:rsidR="00E8128A" w:rsidRDefault="00E8128A" w:rsidP="003A65A6">
            <w:pPr>
              <w:spacing w:after="120"/>
            </w:pPr>
            <w:r>
              <w:t>Property</w:t>
            </w:r>
          </w:p>
        </w:tc>
        <w:tc>
          <w:tcPr>
            <w:tcW w:w="3352" w:type="dxa"/>
            <w:shd w:val="clear" w:color="auto" w:fill="00FFFF"/>
          </w:tcPr>
          <w:p w14:paraId="383A8746" w14:textId="77777777" w:rsidR="00E8128A" w:rsidRDefault="00E8128A" w:rsidP="003A65A6">
            <w:pPr>
              <w:spacing w:after="120"/>
            </w:pPr>
            <w:r>
              <w:t>Value</w:t>
            </w:r>
          </w:p>
        </w:tc>
      </w:tr>
      <w:tr w:rsidR="00E8128A" w14:paraId="6CB40EC5" w14:textId="77777777" w:rsidTr="003A65A6">
        <w:tc>
          <w:tcPr>
            <w:tcW w:w="2687" w:type="dxa"/>
            <w:vMerge w:val="restart"/>
          </w:tcPr>
          <w:p w14:paraId="7B0FC5C8" w14:textId="77777777" w:rsidR="00E8128A" w:rsidRDefault="00E8128A" w:rsidP="003A65A6">
            <w:pPr>
              <w:spacing w:after="120"/>
            </w:pPr>
            <w:r>
              <w:t>RecurringEvent</w:t>
            </w:r>
          </w:p>
        </w:tc>
        <w:tc>
          <w:tcPr>
            <w:tcW w:w="3311" w:type="dxa"/>
          </w:tcPr>
          <w:p w14:paraId="27238DAF" w14:textId="77777777" w:rsidR="00E8128A" w:rsidRDefault="00E8128A" w:rsidP="003A65A6">
            <w:pPr>
              <w:spacing w:after="120"/>
            </w:pPr>
            <w:r>
              <w:t>hasOccurrence</w:t>
            </w:r>
          </w:p>
        </w:tc>
        <w:tc>
          <w:tcPr>
            <w:tcW w:w="3352" w:type="dxa"/>
          </w:tcPr>
          <w:p w14:paraId="19FF2827" w14:textId="77777777" w:rsidR="00E8128A" w:rsidRDefault="00E8128A" w:rsidP="003A65A6">
            <w:pPr>
              <w:spacing w:after="120"/>
            </w:pPr>
            <w:r>
              <w:t xml:space="preserve">only </w:t>
            </w:r>
            <w:proofErr w:type="gramStart"/>
            <w:r>
              <w:t>activity:Activity</w:t>
            </w:r>
            <w:proofErr w:type="gramEnd"/>
          </w:p>
        </w:tc>
      </w:tr>
      <w:tr w:rsidR="00E8128A" w14:paraId="51CF7650" w14:textId="77777777" w:rsidTr="003A65A6">
        <w:tc>
          <w:tcPr>
            <w:tcW w:w="2687" w:type="dxa"/>
            <w:vMerge/>
          </w:tcPr>
          <w:p w14:paraId="52A79B05" w14:textId="77777777" w:rsidR="00E8128A" w:rsidRDefault="00E8128A" w:rsidP="003A65A6">
            <w:pPr>
              <w:spacing w:after="120"/>
            </w:pPr>
          </w:p>
        </w:tc>
        <w:tc>
          <w:tcPr>
            <w:tcW w:w="3311" w:type="dxa"/>
          </w:tcPr>
          <w:p w14:paraId="02F2E79C" w14:textId="77777777" w:rsidR="00E8128A" w:rsidRDefault="00E8128A" w:rsidP="003A65A6">
            <w:pPr>
              <w:spacing w:after="120"/>
            </w:pPr>
            <w:r>
              <w:t>spatial_</w:t>
            </w:r>
            <w:proofErr w:type="gramStart"/>
            <w:r>
              <w:t>loc:associatedLocation</w:t>
            </w:r>
            <w:proofErr w:type="gramEnd"/>
          </w:p>
        </w:tc>
        <w:tc>
          <w:tcPr>
            <w:tcW w:w="3352" w:type="dxa"/>
          </w:tcPr>
          <w:p w14:paraId="3BAC0884" w14:textId="77777777" w:rsidR="00E8128A" w:rsidRDefault="00E8128A" w:rsidP="003A65A6">
            <w:pPr>
              <w:spacing w:after="120"/>
            </w:pPr>
            <w:r>
              <w:t>only spatial_</w:t>
            </w:r>
            <w:proofErr w:type="gramStart"/>
            <w:r>
              <w:t>loc:Feature</w:t>
            </w:r>
            <w:proofErr w:type="gramEnd"/>
          </w:p>
        </w:tc>
      </w:tr>
      <w:tr w:rsidR="00E8128A" w14:paraId="4B3DECBD" w14:textId="77777777" w:rsidTr="003A65A6">
        <w:tc>
          <w:tcPr>
            <w:tcW w:w="2687" w:type="dxa"/>
            <w:vMerge/>
          </w:tcPr>
          <w:p w14:paraId="1EFABB0C" w14:textId="77777777" w:rsidR="00E8128A" w:rsidRDefault="00E8128A" w:rsidP="003A65A6">
            <w:pPr>
              <w:spacing w:after="120"/>
            </w:pPr>
          </w:p>
        </w:tc>
        <w:tc>
          <w:tcPr>
            <w:tcW w:w="3311" w:type="dxa"/>
          </w:tcPr>
          <w:p w14:paraId="13E688FD" w14:textId="77777777" w:rsidR="00E8128A" w:rsidRDefault="00E8128A" w:rsidP="003A65A6">
            <w:pPr>
              <w:spacing w:after="120"/>
            </w:pPr>
            <w:r>
              <w:t>hasSubRecurringEvent</w:t>
            </w:r>
          </w:p>
        </w:tc>
        <w:tc>
          <w:tcPr>
            <w:tcW w:w="3352" w:type="dxa"/>
          </w:tcPr>
          <w:p w14:paraId="0E220C48" w14:textId="77777777" w:rsidR="00E8128A" w:rsidRDefault="00E8128A" w:rsidP="003A65A6">
            <w:pPr>
              <w:spacing w:after="120"/>
            </w:pPr>
            <w:r>
              <w:t xml:space="preserve">only </w:t>
            </w:r>
            <w:proofErr w:type="gramStart"/>
            <w:r>
              <w:t>rec:RecurringEvent</w:t>
            </w:r>
            <w:proofErr w:type="gramEnd"/>
          </w:p>
        </w:tc>
      </w:tr>
      <w:tr w:rsidR="00E8128A" w14:paraId="3FD9B120" w14:textId="77777777" w:rsidTr="003A65A6">
        <w:tc>
          <w:tcPr>
            <w:tcW w:w="2687" w:type="dxa"/>
            <w:vMerge/>
          </w:tcPr>
          <w:p w14:paraId="21AFEC8C" w14:textId="77777777" w:rsidR="00E8128A" w:rsidRDefault="00E8128A" w:rsidP="003A65A6">
            <w:pPr>
              <w:spacing w:after="120"/>
            </w:pPr>
          </w:p>
        </w:tc>
        <w:tc>
          <w:tcPr>
            <w:tcW w:w="3311" w:type="dxa"/>
          </w:tcPr>
          <w:p w14:paraId="7512812F" w14:textId="77777777" w:rsidR="00E8128A" w:rsidRDefault="00E8128A" w:rsidP="003A65A6">
            <w:pPr>
              <w:spacing w:after="120"/>
            </w:pPr>
            <w:r>
              <w:t>startTime</w:t>
            </w:r>
          </w:p>
        </w:tc>
        <w:tc>
          <w:tcPr>
            <w:tcW w:w="3352" w:type="dxa"/>
          </w:tcPr>
          <w:p w14:paraId="61F2EF78" w14:textId="77777777" w:rsidR="00E8128A" w:rsidRDefault="00E8128A" w:rsidP="003A65A6">
            <w:pPr>
              <w:spacing w:after="120"/>
            </w:pPr>
            <w:r>
              <w:t xml:space="preserve">only </w:t>
            </w:r>
            <w:proofErr w:type="gramStart"/>
            <w:r>
              <w:t>xsd:time</w:t>
            </w:r>
            <w:proofErr w:type="gramEnd"/>
          </w:p>
        </w:tc>
      </w:tr>
      <w:tr w:rsidR="00E8128A" w14:paraId="020D1120" w14:textId="77777777" w:rsidTr="003A65A6">
        <w:tc>
          <w:tcPr>
            <w:tcW w:w="2687" w:type="dxa"/>
            <w:vMerge/>
          </w:tcPr>
          <w:p w14:paraId="1D6CECFF" w14:textId="77777777" w:rsidR="00E8128A" w:rsidRDefault="00E8128A" w:rsidP="003A65A6">
            <w:pPr>
              <w:spacing w:after="120"/>
            </w:pPr>
          </w:p>
        </w:tc>
        <w:tc>
          <w:tcPr>
            <w:tcW w:w="3311" w:type="dxa"/>
          </w:tcPr>
          <w:p w14:paraId="76CCBA57" w14:textId="77777777" w:rsidR="00E8128A" w:rsidRDefault="00E8128A" w:rsidP="003A65A6">
            <w:pPr>
              <w:spacing w:after="120"/>
            </w:pPr>
            <w:r>
              <w:t>endTime</w:t>
            </w:r>
          </w:p>
        </w:tc>
        <w:tc>
          <w:tcPr>
            <w:tcW w:w="3352" w:type="dxa"/>
          </w:tcPr>
          <w:p w14:paraId="2715954A" w14:textId="77777777" w:rsidR="00E8128A" w:rsidRDefault="00E8128A" w:rsidP="003A65A6">
            <w:pPr>
              <w:spacing w:after="120"/>
            </w:pPr>
            <w:r>
              <w:t xml:space="preserve">only </w:t>
            </w:r>
            <w:proofErr w:type="gramStart"/>
            <w:r>
              <w:t>xsd:time</w:t>
            </w:r>
            <w:proofErr w:type="gramEnd"/>
          </w:p>
        </w:tc>
      </w:tr>
      <w:tr w:rsidR="00E8128A" w14:paraId="492CF327" w14:textId="77777777" w:rsidTr="003A65A6">
        <w:tc>
          <w:tcPr>
            <w:tcW w:w="2687" w:type="dxa"/>
            <w:vMerge/>
          </w:tcPr>
          <w:p w14:paraId="4A56B8EA" w14:textId="77777777" w:rsidR="00E8128A" w:rsidRDefault="00E8128A" w:rsidP="003A65A6">
            <w:pPr>
              <w:spacing w:after="120"/>
            </w:pPr>
          </w:p>
        </w:tc>
        <w:tc>
          <w:tcPr>
            <w:tcW w:w="3311" w:type="dxa"/>
          </w:tcPr>
          <w:p w14:paraId="7C00BD00" w14:textId="77777777" w:rsidR="00E8128A" w:rsidRDefault="00E8128A" w:rsidP="003A65A6">
            <w:pPr>
              <w:spacing w:after="120"/>
            </w:pPr>
            <w:proofErr w:type="gramStart"/>
            <w:r>
              <w:t>schema:dayOfWeek</w:t>
            </w:r>
            <w:proofErr w:type="gramEnd"/>
          </w:p>
        </w:tc>
        <w:tc>
          <w:tcPr>
            <w:tcW w:w="3352" w:type="dxa"/>
          </w:tcPr>
          <w:p w14:paraId="435FB198" w14:textId="77777777" w:rsidR="00E8128A" w:rsidRDefault="00E8128A" w:rsidP="003A65A6">
            <w:pPr>
              <w:spacing w:after="120"/>
            </w:pPr>
            <w:r>
              <w:t>only DayOfWeek</w:t>
            </w:r>
          </w:p>
        </w:tc>
      </w:tr>
      <w:tr w:rsidR="00E8128A" w14:paraId="65E3E709" w14:textId="77777777" w:rsidTr="003A65A6">
        <w:tc>
          <w:tcPr>
            <w:tcW w:w="2687" w:type="dxa"/>
            <w:vMerge/>
          </w:tcPr>
          <w:p w14:paraId="5C78FE53" w14:textId="77777777" w:rsidR="00E8128A" w:rsidRDefault="00E8128A" w:rsidP="003A65A6">
            <w:pPr>
              <w:spacing w:after="120"/>
            </w:pPr>
          </w:p>
        </w:tc>
        <w:tc>
          <w:tcPr>
            <w:tcW w:w="3311" w:type="dxa"/>
          </w:tcPr>
          <w:p w14:paraId="28C1AA38" w14:textId="77777777" w:rsidR="00E8128A" w:rsidRDefault="00E8128A" w:rsidP="003A65A6">
            <w:pPr>
              <w:spacing w:after="120"/>
            </w:pPr>
            <w:r>
              <w:t>endDayOfWeek</w:t>
            </w:r>
          </w:p>
        </w:tc>
        <w:tc>
          <w:tcPr>
            <w:tcW w:w="3352" w:type="dxa"/>
          </w:tcPr>
          <w:p w14:paraId="28ABE7AF" w14:textId="77777777" w:rsidR="00E8128A" w:rsidRDefault="00E8128A" w:rsidP="003A65A6">
            <w:pPr>
              <w:spacing w:after="120"/>
            </w:pPr>
            <w:r>
              <w:t>only DayOfWeek</w:t>
            </w:r>
          </w:p>
        </w:tc>
      </w:tr>
      <w:tr w:rsidR="00E8128A" w14:paraId="69100DFB" w14:textId="77777777" w:rsidTr="003A65A6">
        <w:tc>
          <w:tcPr>
            <w:tcW w:w="2687" w:type="dxa"/>
            <w:vMerge/>
          </w:tcPr>
          <w:p w14:paraId="73232287" w14:textId="77777777" w:rsidR="00E8128A" w:rsidRDefault="00E8128A" w:rsidP="003A65A6">
            <w:pPr>
              <w:spacing w:after="120"/>
            </w:pPr>
          </w:p>
        </w:tc>
        <w:tc>
          <w:tcPr>
            <w:tcW w:w="3311" w:type="dxa"/>
          </w:tcPr>
          <w:p w14:paraId="25F08237" w14:textId="77777777" w:rsidR="00E8128A" w:rsidRDefault="00E8128A" w:rsidP="003A65A6">
            <w:pPr>
              <w:spacing w:after="120"/>
            </w:pPr>
            <w:r>
              <w:t>hasMonth</w:t>
            </w:r>
          </w:p>
        </w:tc>
        <w:tc>
          <w:tcPr>
            <w:tcW w:w="3352" w:type="dxa"/>
          </w:tcPr>
          <w:p w14:paraId="16C0447C" w14:textId="77777777" w:rsidR="00E8128A" w:rsidRDefault="00E8128A" w:rsidP="003A65A6">
            <w:pPr>
              <w:spacing w:after="120"/>
            </w:pPr>
            <w:r>
              <w:t>only Month</w:t>
            </w:r>
          </w:p>
        </w:tc>
      </w:tr>
      <w:tr w:rsidR="00E8128A" w14:paraId="411F6713" w14:textId="77777777" w:rsidTr="003A65A6">
        <w:tc>
          <w:tcPr>
            <w:tcW w:w="2687" w:type="dxa"/>
            <w:vMerge/>
          </w:tcPr>
          <w:p w14:paraId="27F53438" w14:textId="77777777" w:rsidR="00E8128A" w:rsidRDefault="00E8128A" w:rsidP="003A65A6">
            <w:pPr>
              <w:spacing w:after="120"/>
            </w:pPr>
          </w:p>
        </w:tc>
        <w:tc>
          <w:tcPr>
            <w:tcW w:w="3311" w:type="dxa"/>
          </w:tcPr>
          <w:p w14:paraId="04E1209D" w14:textId="77777777" w:rsidR="00E8128A" w:rsidRDefault="00E8128A" w:rsidP="003A65A6">
            <w:pPr>
              <w:spacing w:after="120"/>
            </w:pPr>
            <w:r>
              <w:t>endMonth</w:t>
            </w:r>
          </w:p>
        </w:tc>
        <w:tc>
          <w:tcPr>
            <w:tcW w:w="3352" w:type="dxa"/>
          </w:tcPr>
          <w:p w14:paraId="4BACD976" w14:textId="77777777" w:rsidR="00E8128A" w:rsidRDefault="00E8128A" w:rsidP="003A65A6">
            <w:pPr>
              <w:spacing w:after="120"/>
            </w:pPr>
            <w:r>
              <w:t>only Month</w:t>
            </w:r>
          </w:p>
        </w:tc>
      </w:tr>
      <w:tr w:rsidR="00E8128A" w14:paraId="2F528B69" w14:textId="77777777" w:rsidTr="003A65A6">
        <w:tc>
          <w:tcPr>
            <w:tcW w:w="2687" w:type="dxa"/>
            <w:vMerge/>
          </w:tcPr>
          <w:p w14:paraId="6CC20A42" w14:textId="77777777" w:rsidR="00E8128A" w:rsidRDefault="00E8128A" w:rsidP="003A65A6">
            <w:pPr>
              <w:spacing w:after="120"/>
            </w:pPr>
          </w:p>
        </w:tc>
        <w:tc>
          <w:tcPr>
            <w:tcW w:w="3311" w:type="dxa"/>
          </w:tcPr>
          <w:p w14:paraId="6B107551" w14:textId="77777777" w:rsidR="00E8128A" w:rsidRDefault="00E8128A" w:rsidP="003A65A6">
            <w:pPr>
              <w:spacing w:after="120"/>
            </w:pPr>
            <w:r>
              <w:t>dayOfMonth</w:t>
            </w:r>
          </w:p>
        </w:tc>
        <w:tc>
          <w:tcPr>
            <w:tcW w:w="3352" w:type="dxa"/>
          </w:tcPr>
          <w:p w14:paraId="7171A1A1" w14:textId="77777777" w:rsidR="00E8128A" w:rsidRDefault="00E8128A" w:rsidP="003A65A6">
            <w:pPr>
              <w:spacing w:after="120"/>
            </w:pPr>
            <w:r>
              <w:t xml:space="preserve">only </w:t>
            </w:r>
            <w:proofErr w:type="gramStart"/>
            <w:r>
              <w:t>rdfs:Literal</w:t>
            </w:r>
            <w:proofErr w:type="gramEnd"/>
          </w:p>
        </w:tc>
      </w:tr>
      <w:tr w:rsidR="00E8128A" w14:paraId="58D84D71" w14:textId="77777777" w:rsidTr="003A65A6">
        <w:tc>
          <w:tcPr>
            <w:tcW w:w="2687" w:type="dxa"/>
            <w:vMerge/>
          </w:tcPr>
          <w:p w14:paraId="0CBB009B" w14:textId="77777777" w:rsidR="00E8128A" w:rsidRDefault="00E8128A" w:rsidP="003A65A6">
            <w:pPr>
              <w:spacing w:after="120"/>
            </w:pPr>
          </w:p>
        </w:tc>
        <w:tc>
          <w:tcPr>
            <w:tcW w:w="3311" w:type="dxa"/>
          </w:tcPr>
          <w:p w14:paraId="7D12FC64" w14:textId="77777777" w:rsidR="00E8128A" w:rsidRDefault="00E8128A" w:rsidP="003A65A6">
            <w:pPr>
              <w:spacing w:after="120"/>
            </w:pPr>
            <w:r>
              <w:t>endDayOfMonth</w:t>
            </w:r>
          </w:p>
        </w:tc>
        <w:tc>
          <w:tcPr>
            <w:tcW w:w="3352" w:type="dxa"/>
          </w:tcPr>
          <w:p w14:paraId="5C699079" w14:textId="77777777" w:rsidR="00E8128A" w:rsidRDefault="00E8128A" w:rsidP="003A65A6">
            <w:pPr>
              <w:spacing w:after="120"/>
            </w:pPr>
            <w:r>
              <w:t xml:space="preserve">only </w:t>
            </w:r>
            <w:proofErr w:type="gramStart"/>
            <w:r>
              <w:t>rdfs:Literal</w:t>
            </w:r>
            <w:proofErr w:type="gramEnd"/>
          </w:p>
        </w:tc>
      </w:tr>
      <w:tr w:rsidR="00E8128A" w14:paraId="40BEA63C" w14:textId="77777777" w:rsidTr="003A65A6">
        <w:tc>
          <w:tcPr>
            <w:tcW w:w="2687" w:type="dxa"/>
            <w:vMerge/>
          </w:tcPr>
          <w:p w14:paraId="7D1FDFEF" w14:textId="77777777" w:rsidR="00E8128A" w:rsidRDefault="00E8128A" w:rsidP="003A65A6">
            <w:pPr>
              <w:spacing w:after="120"/>
            </w:pPr>
          </w:p>
        </w:tc>
        <w:tc>
          <w:tcPr>
            <w:tcW w:w="3311" w:type="dxa"/>
          </w:tcPr>
          <w:p w14:paraId="4ADEC5A4" w14:textId="77777777" w:rsidR="00E8128A" w:rsidRDefault="00E8128A" w:rsidP="003A65A6">
            <w:pPr>
              <w:spacing w:after="120"/>
            </w:pPr>
            <w:r>
              <w:t>beginsRecurring</w:t>
            </w:r>
          </w:p>
        </w:tc>
        <w:tc>
          <w:tcPr>
            <w:tcW w:w="3352" w:type="dxa"/>
          </w:tcPr>
          <w:p w14:paraId="5F50FB1E" w14:textId="77777777" w:rsidR="00E8128A" w:rsidRDefault="00E8128A" w:rsidP="003A65A6">
            <w:pPr>
              <w:spacing w:after="120"/>
            </w:pPr>
            <w:r>
              <w:t xml:space="preserve">only </w:t>
            </w:r>
            <w:proofErr w:type="gramStart"/>
            <w:r>
              <w:t>time:TemporalEntity</w:t>
            </w:r>
            <w:proofErr w:type="gramEnd"/>
          </w:p>
        </w:tc>
      </w:tr>
      <w:tr w:rsidR="00E8128A" w14:paraId="3C54922E" w14:textId="77777777" w:rsidTr="003A65A6">
        <w:tc>
          <w:tcPr>
            <w:tcW w:w="2687" w:type="dxa"/>
            <w:vMerge/>
          </w:tcPr>
          <w:p w14:paraId="6CFC1AB2" w14:textId="77777777" w:rsidR="00E8128A" w:rsidRDefault="00E8128A" w:rsidP="003A65A6">
            <w:pPr>
              <w:spacing w:after="120"/>
            </w:pPr>
          </w:p>
        </w:tc>
        <w:tc>
          <w:tcPr>
            <w:tcW w:w="3311" w:type="dxa"/>
          </w:tcPr>
          <w:p w14:paraId="1E9902C5" w14:textId="77777777" w:rsidR="00E8128A" w:rsidRDefault="00E8128A" w:rsidP="003A65A6">
            <w:pPr>
              <w:spacing w:after="120"/>
            </w:pPr>
            <w:r>
              <w:t>endsRecurring</w:t>
            </w:r>
          </w:p>
        </w:tc>
        <w:tc>
          <w:tcPr>
            <w:tcW w:w="3352" w:type="dxa"/>
          </w:tcPr>
          <w:p w14:paraId="6F0C0CD1" w14:textId="77777777" w:rsidR="00E8128A" w:rsidRDefault="00E8128A" w:rsidP="003A65A6">
            <w:pPr>
              <w:spacing w:after="120"/>
            </w:pPr>
            <w:r>
              <w:t xml:space="preserve">only </w:t>
            </w:r>
            <w:proofErr w:type="gramStart"/>
            <w:r>
              <w:t>time:TemporalEntity</w:t>
            </w:r>
            <w:proofErr w:type="gramEnd"/>
          </w:p>
        </w:tc>
      </w:tr>
      <w:tr w:rsidR="00E8128A" w14:paraId="3E649269" w14:textId="77777777" w:rsidTr="003A65A6">
        <w:tc>
          <w:tcPr>
            <w:tcW w:w="2687" w:type="dxa"/>
            <w:vMerge/>
          </w:tcPr>
          <w:p w14:paraId="1378CA0D" w14:textId="77777777" w:rsidR="00E8128A" w:rsidRDefault="00E8128A" w:rsidP="003A65A6">
            <w:pPr>
              <w:spacing w:after="120"/>
            </w:pPr>
          </w:p>
        </w:tc>
        <w:tc>
          <w:tcPr>
            <w:tcW w:w="3311" w:type="dxa"/>
          </w:tcPr>
          <w:p w14:paraId="1BEC184F" w14:textId="77777777" w:rsidR="00E8128A" w:rsidRDefault="00E8128A" w:rsidP="003A65A6">
            <w:pPr>
              <w:spacing w:after="120"/>
            </w:pPr>
            <w:r>
              <w:t>recursExcept</w:t>
            </w:r>
          </w:p>
        </w:tc>
        <w:tc>
          <w:tcPr>
            <w:tcW w:w="3352" w:type="dxa"/>
          </w:tcPr>
          <w:p w14:paraId="4B6D6265" w14:textId="77777777" w:rsidR="00E8128A" w:rsidRDefault="00E8128A" w:rsidP="003A65A6">
            <w:pPr>
              <w:spacing w:after="120"/>
            </w:pPr>
            <w:r>
              <w:t xml:space="preserve">only </w:t>
            </w:r>
            <w:proofErr w:type="gramStart"/>
            <w:r>
              <w:t>time:TemporalEntity</w:t>
            </w:r>
            <w:proofErr w:type="gramEnd"/>
            <w:r>
              <w:t xml:space="preserve"> or DayOfWeek</w:t>
            </w:r>
          </w:p>
        </w:tc>
      </w:tr>
      <w:tr w:rsidR="00E8128A" w14:paraId="7175A66E" w14:textId="77777777" w:rsidTr="003A65A6">
        <w:tc>
          <w:tcPr>
            <w:tcW w:w="2687" w:type="dxa"/>
            <w:vMerge/>
          </w:tcPr>
          <w:p w14:paraId="33519831" w14:textId="77777777" w:rsidR="00E8128A" w:rsidRDefault="00E8128A" w:rsidP="003A65A6">
            <w:pPr>
              <w:spacing w:after="120"/>
            </w:pPr>
          </w:p>
        </w:tc>
        <w:tc>
          <w:tcPr>
            <w:tcW w:w="3311" w:type="dxa"/>
          </w:tcPr>
          <w:p w14:paraId="5C4865AB" w14:textId="77777777" w:rsidR="00E8128A" w:rsidRDefault="00E8128A" w:rsidP="003A65A6">
            <w:pPr>
              <w:spacing w:after="120"/>
            </w:pPr>
            <w:r>
              <w:t>recursAddition</w:t>
            </w:r>
          </w:p>
        </w:tc>
        <w:tc>
          <w:tcPr>
            <w:tcW w:w="3352" w:type="dxa"/>
          </w:tcPr>
          <w:p w14:paraId="6071311A" w14:textId="77777777" w:rsidR="00E8128A" w:rsidRDefault="00E8128A" w:rsidP="003A65A6">
            <w:pPr>
              <w:spacing w:after="120"/>
            </w:pPr>
            <w:r>
              <w:t xml:space="preserve">only </w:t>
            </w:r>
            <w:proofErr w:type="gramStart"/>
            <w:r>
              <w:t>time:TemporalEntity</w:t>
            </w:r>
            <w:proofErr w:type="gramEnd"/>
            <w:r>
              <w:t xml:space="preserve"> or DayOfWeek</w:t>
            </w:r>
          </w:p>
        </w:tc>
      </w:tr>
      <w:tr w:rsidR="00E8128A" w14:paraId="09E93AF8" w14:textId="77777777" w:rsidTr="003A65A6">
        <w:tc>
          <w:tcPr>
            <w:tcW w:w="2687" w:type="dxa"/>
            <w:vMerge w:val="restart"/>
          </w:tcPr>
          <w:p w14:paraId="497ED10E" w14:textId="77777777" w:rsidR="00E8128A" w:rsidRDefault="00E8128A" w:rsidP="003A65A6">
            <w:pPr>
              <w:spacing w:after="120"/>
            </w:pPr>
            <w:r>
              <w:t>DailyRecurringEvent</w:t>
            </w:r>
          </w:p>
        </w:tc>
        <w:tc>
          <w:tcPr>
            <w:tcW w:w="3311" w:type="dxa"/>
          </w:tcPr>
          <w:p w14:paraId="2126F31C" w14:textId="77777777" w:rsidR="00E8128A" w:rsidRDefault="00E8128A" w:rsidP="003A65A6">
            <w:pPr>
              <w:spacing w:after="120"/>
            </w:pPr>
            <w:r>
              <w:t>subclassOf</w:t>
            </w:r>
          </w:p>
        </w:tc>
        <w:tc>
          <w:tcPr>
            <w:tcW w:w="3352" w:type="dxa"/>
          </w:tcPr>
          <w:p w14:paraId="6E4937A9" w14:textId="77777777" w:rsidR="00E8128A" w:rsidRDefault="00E8128A" w:rsidP="003A65A6">
            <w:pPr>
              <w:spacing w:after="120"/>
            </w:pPr>
            <w:r>
              <w:t>RecurringEvent</w:t>
            </w:r>
          </w:p>
        </w:tc>
      </w:tr>
      <w:tr w:rsidR="00E8128A" w14:paraId="48BCEE22" w14:textId="77777777" w:rsidTr="003A65A6">
        <w:tc>
          <w:tcPr>
            <w:tcW w:w="2687" w:type="dxa"/>
            <w:vMerge/>
          </w:tcPr>
          <w:p w14:paraId="5387F736" w14:textId="77777777" w:rsidR="00E8128A" w:rsidRDefault="00E8128A" w:rsidP="003A65A6">
            <w:pPr>
              <w:spacing w:after="120"/>
            </w:pPr>
          </w:p>
        </w:tc>
        <w:tc>
          <w:tcPr>
            <w:tcW w:w="3311" w:type="dxa"/>
          </w:tcPr>
          <w:p w14:paraId="2223B886" w14:textId="77777777" w:rsidR="00E8128A" w:rsidRDefault="00E8128A" w:rsidP="003A65A6">
            <w:pPr>
              <w:spacing w:after="120"/>
            </w:pPr>
            <w:r>
              <w:t>startTime</w:t>
            </w:r>
          </w:p>
        </w:tc>
        <w:tc>
          <w:tcPr>
            <w:tcW w:w="3352" w:type="dxa"/>
          </w:tcPr>
          <w:p w14:paraId="4F6AA15B" w14:textId="77777777" w:rsidR="00E8128A" w:rsidRDefault="00E8128A" w:rsidP="003A65A6">
            <w:pPr>
              <w:spacing w:after="120"/>
            </w:pPr>
            <w:r>
              <w:t xml:space="preserve">max 1 </w:t>
            </w:r>
            <w:proofErr w:type="gramStart"/>
            <w:r>
              <w:t>xsd:time</w:t>
            </w:r>
            <w:proofErr w:type="gramEnd"/>
          </w:p>
        </w:tc>
      </w:tr>
      <w:tr w:rsidR="00E8128A" w14:paraId="3A43C88A" w14:textId="77777777" w:rsidTr="003A65A6">
        <w:tc>
          <w:tcPr>
            <w:tcW w:w="2687" w:type="dxa"/>
            <w:vMerge w:val="restart"/>
          </w:tcPr>
          <w:p w14:paraId="13087289" w14:textId="77777777" w:rsidR="00E8128A" w:rsidRDefault="00E8128A" w:rsidP="003A65A6">
            <w:pPr>
              <w:spacing w:after="120"/>
            </w:pPr>
            <w:r>
              <w:t>WeeklyRecurringEvent</w:t>
            </w:r>
          </w:p>
        </w:tc>
        <w:tc>
          <w:tcPr>
            <w:tcW w:w="3311" w:type="dxa"/>
          </w:tcPr>
          <w:p w14:paraId="461E9FA0" w14:textId="77777777" w:rsidR="00E8128A" w:rsidRDefault="00E8128A" w:rsidP="003A65A6">
            <w:pPr>
              <w:spacing w:after="120"/>
            </w:pPr>
            <w:r>
              <w:t>subclassOf</w:t>
            </w:r>
          </w:p>
        </w:tc>
        <w:tc>
          <w:tcPr>
            <w:tcW w:w="3352" w:type="dxa"/>
          </w:tcPr>
          <w:p w14:paraId="1FDE9D43" w14:textId="77777777" w:rsidR="00E8128A" w:rsidRDefault="00E8128A" w:rsidP="003A65A6">
            <w:pPr>
              <w:spacing w:after="120"/>
            </w:pPr>
            <w:r>
              <w:t>RecurringEvent</w:t>
            </w:r>
          </w:p>
        </w:tc>
      </w:tr>
      <w:tr w:rsidR="00E8128A" w14:paraId="69BB0FE3" w14:textId="77777777" w:rsidTr="003A65A6">
        <w:tc>
          <w:tcPr>
            <w:tcW w:w="2687" w:type="dxa"/>
            <w:vMerge/>
          </w:tcPr>
          <w:p w14:paraId="55712E9F" w14:textId="77777777" w:rsidR="00E8128A" w:rsidRDefault="00E8128A" w:rsidP="003A65A6">
            <w:pPr>
              <w:spacing w:after="120"/>
            </w:pPr>
          </w:p>
        </w:tc>
        <w:tc>
          <w:tcPr>
            <w:tcW w:w="3311" w:type="dxa"/>
          </w:tcPr>
          <w:p w14:paraId="72167774" w14:textId="77777777" w:rsidR="00E8128A" w:rsidRDefault="00E8128A" w:rsidP="003A65A6">
            <w:pPr>
              <w:spacing w:after="120"/>
            </w:pPr>
            <w:proofErr w:type="gramStart"/>
            <w:r>
              <w:t>schema:dayOfWeek</w:t>
            </w:r>
            <w:proofErr w:type="gramEnd"/>
          </w:p>
        </w:tc>
        <w:tc>
          <w:tcPr>
            <w:tcW w:w="3352" w:type="dxa"/>
          </w:tcPr>
          <w:p w14:paraId="62F19A58" w14:textId="77777777" w:rsidR="00E8128A" w:rsidRDefault="00E8128A" w:rsidP="003A65A6">
            <w:pPr>
              <w:spacing w:after="120"/>
            </w:pPr>
            <w:r>
              <w:t>exactly 1 DayOfWeek</w:t>
            </w:r>
          </w:p>
        </w:tc>
      </w:tr>
      <w:tr w:rsidR="00E8128A" w14:paraId="670DA295" w14:textId="77777777" w:rsidTr="003A65A6">
        <w:tc>
          <w:tcPr>
            <w:tcW w:w="2687" w:type="dxa"/>
            <w:vMerge w:val="restart"/>
          </w:tcPr>
          <w:p w14:paraId="485D6336" w14:textId="77777777" w:rsidR="00E8128A" w:rsidRDefault="00E8128A" w:rsidP="003A65A6">
            <w:pPr>
              <w:spacing w:after="120"/>
            </w:pPr>
            <w:r>
              <w:t>MonthlyRecurringEvent</w:t>
            </w:r>
          </w:p>
        </w:tc>
        <w:tc>
          <w:tcPr>
            <w:tcW w:w="3311" w:type="dxa"/>
          </w:tcPr>
          <w:p w14:paraId="41B3F019" w14:textId="77777777" w:rsidR="00E8128A" w:rsidRDefault="00E8128A" w:rsidP="003A65A6">
            <w:pPr>
              <w:spacing w:after="120"/>
            </w:pPr>
            <w:r>
              <w:t>subclassOf</w:t>
            </w:r>
          </w:p>
        </w:tc>
        <w:tc>
          <w:tcPr>
            <w:tcW w:w="3352" w:type="dxa"/>
          </w:tcPr>
          <w:p w14:paraId="2F0ED4FC" w14:textId="77777777" w:rsidR="00E8128A" w:rsidRDefault="00E8128A" w:rsidP="003A65A6">
            <w:pPr>
              <w:spacing w:after="120"/>
            </w:pPr>
            <w:r>
              <w:t>RecurringEvent</w:t>
            </w:r>
          </w:p>
        </w:tc>
      </w:tr>
      <w:tr w:rsidR="00E8128A" w14:paraId="4E515B6D" w14:textId="77777777" w:rsidTr="003A65A6">
        <w:tc>
          <w:tcPr>
            <w:tcW w:w="2687" w:type="dxa"/>
            <w:vMerge/>
          </w:tcPr>
          <w:p w14:paraId="11232292" w14:textId="77777777" w:rsidR="00E8128A" w:rsidRDefault="00E8128A" w:rsidP="003A65A6">
            <w:pPr>
              <w:spacing w:after="120"/>
            </w:pPr>
          </w:p>
        </w:tc>
        <w:tc>
          <w:tcPr>
            <w:tcW w:w="3311" w:type="dxa"/>
          </w:tcPr>
          <w:p w14:paraId="0BF1F8DC" w14:textId="77777777" w:rsidR="00E8128A" w:rsidRDefault="00E8128A" w:rsidP="003A65A6">
            <w:pPr>
              <w:spacing w:after="120"/>
            </w:pPr>
            <w:r>
              <w:t>dayOfMonth</w:t>
            </w:r>
          </w:p>
        </w:tc>
        <w:tc>
          <w:tcPr>
            <w:tcW w:w="3352" w:type="dxa"/>
          </w:tcPr>
          <w:p w14:paraId="5CE4BDC7" w14:textId="77777777" w:rsidR="00E8128A" w:rsidRDefault="00E8128A" w:rsidP="003A65A6">
            <w:pPr>
              <w:spacing w:after="120"/>
            </w:pPr>
            <w:r>
              <w:t xml:space="preserve">exactly 1 </w:t>
            </w:r>
            <w:proofErr w:type="gramStart"/>
            <w:r>
              <w:t>rdfs:Literal</w:t>
            </w:r>
            <w:proofErr w:type="gramEnd"/>
          </w:p>
        </w:tc>
      </w:tr>
      <w:tr w:rsidR="00E8128A" w14:paraId="5C022873" w14:textId="77777777" w:rsidTr="003A65A6">
        <w:tc>
          <w:tcPr>
            <w:tcW w:w="2687" w:type="dxa"/>
            <w:vMerge w:val="restart"/>
          </w:tcPr>
          <w:p w14:paraId="222D402A" w14:textId="77777777" w:rsidR="00E8128A" w:rsidRDefault="00E8128A" w:rsidP="003A65A6">
            <w:pPr>
              <w:spacing w:after="120"/>
            </w:pPr>
            <w:r>
              <w:t>YearlyRecurringEvent</w:t>
            </w:r>
          </w:p>
        </w:tc>
        <w:tc>
          <w:tcPr>
            <w:tcW w:w="3311" w:type="dxa"/>
          </w:tcPr>
          <w:p w14:paraId="3D033D63" w14:textId="77777777" w:rsidR="00E8128A" w:rsidRDefault="00E8128A" w:rsidP="003A65A6">
            <w:pPr>
              <w:spacing w:after="120"/>
            </w:pPr>
            <w:r>
              <w:t>subclassOf</w:t>
            </w:r>
          </w:p>
        </w:tc>
        <w:tc>
          <w:tcPr>
            <w:tcW w:w="3352" w:type="dxa"/>
          </w:tcPr>
          <w:p w14:paraId="4056C64C" w14:textId="77777777" w:rsidR="00E8128A" w:rsidRDefault="00E8128A" w:rsidP="003A65A6">
            <w:pPr>
              <w:spacing w:after="120"/>
            </w:pPr>
            <w:r>
              <w:t>RecurringEvent</w:t>
            </w:r>
          </w:p>
        </w:tc>
      </w:tr>
      <w:tr w:rsidR="00E8128A" w14:paraId="045365D4" w14:textId="77777777" w:rsidTr="003A65A6">
        <w:tc>
          <w:tcPr>
            <w:tcW w:w="2687" w:type="dxa"/>
            <w:vMerge/>
          </w:tcPr>
          <w:p w14:paraId="59D6B19F" w14:textId="77777777" w:rsidR="00E8128A" w:rsidRDefault="00E8128A" w:rsidP="003A65A6">
            <w:pPr>
              <w:spacing w:after="120"/>
            </w:pPr>
          </w:p>
        </w:tc>
        <w:tc>
          <w:tcPr>
            <w:tcW w:w="3311" w:type="dxa"/>
          </w:tcPr>
          <w:p w14:paraId="1C69058B" w14:textId="77777777" w:rsidR="00E8128A" w:rsidRDefault="00E8128A" w:rsidP="003A65A6">
            <w:pPr>
              <w:spacing w:after="120"/>
            </w:pPr>
            <w:r>
              <w:t>hasMonth</w:t>
            </w:r>
          </w:p>
        </w:tc>
        <w:tc>
          <w:tcPr>
            <w:tcW w:w="3352" w:type="dxa"/>
          </w:tcPr>
          <w:p w14:paraId="040664BD" w14:textId="77777777" w:rsidR="00E8128A" w:rsidRDefault="00E8128A" w:rsidP="003A65A6">
            <w:pPr>
              <w:spacing w:after="120"/>
            </w:pPr>
            <w:r>
              <w:t>exactly 1 Month</w:t>
            </w:r>
          </w:p>
        </w:tc>
      </w:tr>
      <w:tr w:rsidR="00E8128A" w14:paraId="598837D6" w14:textId="77777777" w:rsidTr="003A65A6">
        <w:tc>
          <w:tcPr>
            <w:tcW w:w="2687" w:type="dxa"/>
            <w:vMerge/>
          </w:tcPr>
          <w:p w14:paraId="0E762E37" w14:textId="77777777" w:rsidR="00E8128A" w:rsidRDefault="00E8128A" w:rsidP="003A65A6">
            <w:pPr>
              <w:spacing w:after="120"/>
            </w:pPr>
          </w:p>
        </w:tc>
        <w:tc>
          <w:tcPr>
            <w:tcW w:w="3311" w:type="dxa"/>
          </w:tcPr>
          <w:p w14:paraId="66D7B04C" w14:textId="77777777" w:rsidR="00E8128A" w:rsidRDefault="00E8128A" w:rsidP="003A65A6">
            <w:pPr>
              <w:spacing w:after="120"/>
            </w:pPr>
            <w:r>
              <w:t>dayOfMonth</w:t>
            </w:r>
          </w:p>
        </w:tc>
        <w:tc>
          <w:tcPr>
            <w:tcW w:w="3352" w:type="dxa"/>
          </w:tcPr>
          <w:p w14:paraId="7B9335E9" w14:textId="77777777" w:rsidR="00E8128A" w:rsidRDefault="00E8128A" w:rsidP="003A65A6">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7777777" w:rsidR="00E8128A" w:rsidRPr="00E1766E" w:rsidRDefault="00E8128A" w:rsidP="00E8128A">
      <w:pPr>
        <w:pStyle w:val="Caption"/>
        <w:spacing w:after="120" w:line="360" w:lineRule="auto"/>
        <w:jc w:val="center"/>
        <w:rPr>
          <w:lang w:val="en-CA"/>
        </w:rPr>
      </w:pPr>
      <w:bookmarkStart w:id="76" w:name="_Ref12533514"/>
      <w:r>
        <w:t xml:space="preserve">Figure </w:t>
      </w:r>
      <w:r>
        <w:fldChar w:fldCharType="begin"/>
      </w:r>
      <w:r>
        <w:instrText xml:space="preserve"> SEQ Figure \* ARABIC </w:instrText>
      </w:r>
      <w:r>
        <w:fldChar w:fldCharType="separate"/>
      </w:r>
      <w:r>
        <w:rPr>
          <w:noProof/>
        </w:rPr>
        <w:t>10</w:t>
      </w:r>
      <w:r>
        <w:rPr>
          <w:noProof/>
        </w:rPr>
        <w:fldChar w:fldCharType="end"/>
      </w:r>
      <w:bookmarkEnd w:id="76"/>
      <w:r>
        <w:t>: Basic structure of the Recurring Event Ontology</w:t>
      </w:r>
    </w:p>
    <w:p w14:paraId="69975519" w14:textId="77777777" w:rsidR="00E8128A" w:rsidRPr="00881C48" w:rsidRDefault="00E8128A" w:rsidP="00E8128A">
      <w:pPr>
        <w:pStyle w:val="Heading4"/>
      </w:pPr>
      <w:r>
        <w:t>An Example</w:t>
      </w:r>
    </w:p>
    <w:p w14:paraId="6DA8914C" w14:textId="77777777"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t xml:space="preserve">Figure </w:t>
      </w:r>
      <w:r>
        <w:rPr>
          <w:noProof/>
        </w:rPr>
        <w:t>8</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7777777" w:rsidR="00E8128A" w:rsidRPr="00A86E8E" w:rsidRDefault="00E8128A" w:rsidP="00E8128A">
      <w:pPr>
        <w:pStyle w:val="Caption"/>
        <w:spacing w:after="120" w:line="360" w:lineRule="auto"/>
        <w:rPr>
          <w:lang w:val="en-CA"/>
        </w:rPr>
      </w:pPr>
      <w:bookmarkStart w:id="77" w:name="_Ref12536225"/>
      <w:r>
        <w:t xml:space="preserve">Figure </w:t>
      </w:r>
      <w:r>
        <w:fldChar w:fldCharType="begin"/>
      </w:r>
      <w:r>
        <w:instrText xml:space="preserve"> SEQ Figure \* ARABIC </w:instrText>
      </w:r>
      <w:r>
        <w:fldChar w:fldCharType="separate"/>
      </w:r>
      <w:r>
        <w:rPr>
          <w:noProof/>
        </w:rPr>
        <w:t>11</w:t>
      </w:r>
      <w:r>
        <w:rPr>
          <w:noProof/>
        </w:rPr>
        <w:fldChar w:fldCharType="end"/>
      </w:r>
      <w:bookmarkEnd w:id="7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E8128A">
      <w:pPr>
        <w:pStyle w:val="ListParagraph"/>
        <w:numPr>
          <w:ilvl w:val="0"/>
          <w:numId w:val="18"/>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E8128A">
      <w:pPr>
        <w:pStyle w:val="ListParagraph"/>
        <w:numPr>
          <w:ilvl w:val="0"/>
          <w:numId w:val="18"/>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E8128A">
      <w:pPr>
        <w:pStyle w:val="ListParagraph"/>
        <w:numPr>
          <w:ilvl w:val="0"/>
          <w:numId w:val="18"/>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E8128A">
      <w:pPr>
        <w:pStyle w:val="ListParagraph"/>
        <w:numPr>
          <w:ilvl w:val="0"/>
          <w:numId w:val="52"/>
        </w:numPr>
      </w:pPr>
      <w:r w:rsidRPr="00A86E8E">
        <w:t>Activity Ontology</w:t>
      </w:r>
    </w:p>
    <w:p w14:paraId="24B68A0B" w14:textId="77777777" w:rsidR="00520123" w:rsidRDefault="00A72D35" w:rsidP="00EA354A">
      <w:pPr>
        <w:pStyle w:val="Heading3"/>
      </w:pPr>
      <w:bookmarkStart w:id="78" w:name="_Toc19780946"/>
      <w:r>
        <w:t>Resource</w:t>
      </w:r>
      <w:r w:rsidR="00BD7FA8">
        <w:t xml:space="preserve"> </w:t>
      </w:r>
      <w:r w:rsidR="00520123">
        <w:t>Ontology</w:t>
      </w:r>
      <w:bookmarkEnd w:id="7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5F0F5A">
      <w:pPr>
        <w:pStyle w:val="Heading3"/>
        <w:numPr>
          <w:ilvl w:val="2"/>
          <w:numId w:val="53"/>
        </w:numPr>
        <w:spacing w:after="120"/>
        <w:rPr>
          <w:lang w:val="en-CA"/>
        </w:rPr>
      </w:pPr>
      <w:r w:rsidRPr="005F0F5A">
        <w:rPr>
          <w:lang w:val="en-CA"/>
        </w:rPr>
        <w:t>The Ontology</w:t>
      </w:r>
    </w:p>
    <w:p w14:paraId="4285C2CE" w14:textId="77777777"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instrText xml:space="preserve"> ADDIN EN.CITE &lt;EndNote&gt;&lt;Cite&gt;&lt;Author&gt;Fadel&lt;/Author&gt;&lt;Year&gt;1994&lt;/Year&gt;&lt;IDText&gt;A generic enterprise resource ontology&lt;/IDText&gt;&lt;DisplayText&gt;[20]&lt;/DisplayText&gt;&lt;record&gt;&lt;isbn&gt;0818657057&lt;/isbn&gt;&lt;titles&gt;&lt;title&gt;A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Pr>
          <w:noProof/>
        </w:rPr>
        <w:t>[20]</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7777777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t xml:space="preserve">Table </w:t>
      </w:r>
      <w:r>
        <w:rPr>
          <w:noProof/>
        </w:rPr>
        <w:t>8</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77777777" w:rsidR="005F0F5A" w:rsidRDefault="005F0F5A" w:rsidP="005F0F5A">
      <w:pPr>
        <w:pStyle w:val="Caption"/>
        <w:keepNext/>
        <w:spacing w:after="120"/>
      </w:pPr>
      <w:bookmarkStart w:id="79" w:name="_Ref13049166"/>
      <w:r>
        <w:t xml:space="preserve">Table </w:t>
      </w:r>
      <w:r>
        <w:fldChar w:fldCharType="begin"/>
      </w:r>
      <w:r>
        <w:instrText xml:space="preserve"> SEQ Table \* ARABIC </w:instrText>
      </w:r>
      <w:r>
        <w:fldChar w:fldCharType="separate"/>
      </w:r>
      <w:r>
        <w:rPr>
          <w:noProof/>
        </w:rPr>
        <w:t>8</w:t>
      </w:r>
      <w:r>
        <w:rPr>
          <w:noProof/>
        </w:rPr>
        <w:fldChar w:fldCharType="end"/>
      </w:r>
      <w:bookmarkEnd w:id="7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3A65A6">
        <w:tc>
          <w:tcPr>
            <w:tcW w:w="2489" w:type="dxa"/>
            <w:shd w:val="clear" w:color="auto" w:fill="00FFFF"/>
          </w:tcPr>
          <w:p w14:paraId="4DE14038" w14:textId="77777777" w:rsidR="005F0F5A" w:rsidRDefault="005F0F5A" w:rsidP="003A65A6">
            <w:pPr>
              <w:spacing w:after="120"/>
            </w:pPr>
            <w:r>
              <w:t>Object</w:t>
            </w:r>
          </w:p>
        </w:tc>
        <w:tc>
          <w:tcPr>
            <w:tcW w:w="2654" w:type="dxa"/>
            <w:shd w:val="clear" w:color="auto" w:fill="00FFFF"/>
          </w:tcPr>
          <w:p w14:paraId="5569744B" w14:textId="77777777" w:rsidR="005F0F5A" w:rsidRDefault="005F0F5A" w:rsidP="003A65A6">
            <w:pPr>
              <w:spacing w:after="120"/>
            </w:pPr>
            <w:r>
              <w:t>Property</w:t>
            </w:r>
          </w:p>
        </w:tc>
        <w:tc>
          <w:tcPr>
            <w:tcW w:w="4207" w:type="dxa"/>
            <w:shd w:val="clear" w:color="auto" w:fill="00FFFF"/>
          </w:tcPr>
          <w:p w14:paraId="499F33D1" w14:textId="77777777" w:rsidR="005F0F5A" w:rsidRDefault="005F0F5A" w:rsidP="003A65A6">
            <w:pPr>
              <w:spacing w:after="120"/>
            </w:pPr>
            <w:r>
              <w:t>Value</w:t>
            </w:r>
          </w:p>
        </w:tc>
      </w:tr>
      <w:tr w:rsidR="005F0F5A" w14:paraId="45615651" w14:textId="77777777" w:rsidTr="003A65A6">
        <w:tc>
          <w:tcPr>
            <w:tcW w:w="2489" w:type="dxa"/>
            <w:vMerge w:val="restart"/>
          </w:tcPr>
          <w:p w14:paraId="6D350FC0" w14:textId="77777777" w:rsidR="005F0F5A" w:rsidRDefault="005F0F5A" w:rsidP="003A65A6">
            <w:pPr>
              <w:spacing w:after="120"/>
            </w:pPr>
            <w:r>
              <w:t>Resource</w:t>
            </w:r>
          </w:p>
        </w:tc>
        <w:tc>
          <w:tcPr>
            <w:tcW w:w="2654" w:type="dxa"/>
          </w:tcPr>
          <w:p w14:paraId="27AA2F5D" w14:textId="77777777" w:rsidR="005F0F5A" w:rsidRDefault="005F0F5A" w:rsidP="003A65A6">
            <w:pPr>
              <w:spacing w:after="120"/>
            </w:pPr>
            <w:r>
              <w:t>subClassOf</w:t>
            </w:r>
          </w:p>
        </w:tc>
        <w:tc>
          <w:tcPr>
            <w:tcW w:w="4207" w:type="dxa"/>
          </w:tcPr>
          <w:p w14:paraId="46E7CAF1" w14:textId="77777777" w:rsidR="005F0F5A" w:rsidRDefault="005F0F5A" w:rsidP="003A65A6">
            <w:pPr>
              <w:spacing w:after="120"/>
            </w:pPr>
            <w:proofErr w:type="gramStart"/>
            <w:r>
              <w:t>change:Manifestation</w:t>
            </w:r>
            <w:proofErr w:type="gramEnd"/>
          </w:p>
        </w:tc>
      </w:tr>
      <w:tr w:rsidR="005F0F5A" w14:paraId="1E830736" w14:textId="77777777" w:rsidTr="003A65A6">
        <w:tc>
          <w:tcPr>
            <w:tcW w:w="2489" w:type="dxa"/>
            <w:vMerge/>
          </w:tcPr>
          <w:p w14:paraId="4239484D" w14:textId="77777777" w:rsidR="005F0F5A" w:rsidRDefault="005F0F5A" w:rsidP="003A65A6">
            <w:pPr>
              <w:spacing w:after="120"/>
            </w:pPr>
          </w:p>
        </w:tc>
        <w:tc>
          <w:tcPr>
            <w:tcW w:w="2654" w:type="dxa"/>
          </w:tcPr>
          <w:p w14:paraId="2A979AE0" w14:textId="77777777" w:rsidR="005F0F5A" w:rsidRDefault="005F0F5A" w:rsidP="003A65A6">
            <w:pPr>
              <w:tabs>
                <w:tab w:val="right" w:pos="2348"/>
              </w:tabs>
              <w:spacing w:after="120"/>
            </w:pPr>
            <w:proofErr w:type="gramStart"/>
            <w:r>
              <w:t>change:existsAt</w:t>
            </w:r>
            <w:proofErr w:type="gramEnd"/>
          </w:p>
        </w:tc>
        <w:tc>
          <w:tcPr>
            <w:tcW w:w="4207" w:type="dxa"/>
          </w:tcPr>
          <w:p w14:paraId="151D423E" w14:textId="77777777" w:rsidR="005F0F5A" w:rsidRDefault="005F0F5A" w:rsidP="003A65A6">
            <w:pPr>
              <w:spacing w:after="120"/>
            </w:pPr>
            <w:r>
              <w:t>exactly 1 TemporalEntity</w:t>
            </w:r>
            <w:r>
              <w:tab/>
            </w:r>
          </w:p>
        </w:tc>
      </w:tr>
      <w:tr w:rsidR="005F0F5A" w14:paraId="7C938EAD" w14:textId="77777777" w:rsidTr="003A65A6">
        <w:tc>
          <w:tcPr>
            <w:tcW w:w="2489" w:type="dxa"/>
            <w:vMerge/>
          </w:tcPr>
          <w:p w14:paraId="23B86F6C" w14:textId="77777777" w:rsidR="005F0F5A" w:rsidRDefault="005F0F5A" w:rsidP="003A65A6">
            <w:pPr>
              <w:spacing w:after="120"/>
            </w:pPr>
          </w:p>
        </w:tc>
        <w:tc>
          <w:tcPr>
            <w:tcW w:w="2654" w:type="dxa"/>
          </w:tcPr>
          <w:p w14:paraId="75973CAD" w14:textId="77777777" w:rsidR="005F0F5A" w:rsidRDefault="005F0F5A" w:rsidP="003A65A6">
            <w:pPr>
              <w:spacing w:after="120"/>
            </w:pPr>
            <w:r>
              <w:t>spatial_</w:t>
            </w:r>
            <w:proofErr w:type="gramStart"/>
            <w:r>
              <w:t>loc:hasLocation</w:t>
            </w:r>
            <w:proofErr w:type="gramEnd"/>
          </w:p>
        </w:tc>
        <w:tc>
          <w:tcPr>
            <w:tcW w:w="4207" w:type="dxa"/>
          </w:tcPr>
          <w:p w14:paraId="45FFACC3" w14:textId="77777777" w:rsidR="005F0F5A" w:rsidRDefault="005F0F5A" w:rsidP="003A65A6">
            <w:pPr>
              <w:spacing w:after="120"/>
            </w:pPr>
            <w:r>
              <w:t>only spatial_</w:t>
            </w:r>
            <w:proofErr w:type="gramStart"/>
            <w:r>
              <w:t>loc:SpatialFeature</w:t>
            </w:r>
            <w:proofErr w:type="gramEnd"/>
          </w:p>
        </w:tc>
      </w:tr>
      <w:tr w:rsidR="005F0F5A" w14:paraId="0C80A0B0" w14:textId="77777777" w:rsidTr="003A65A6">
        <w:tc>
          <w:tcPr>
            <w:tcW w:w="2489" w:type="dxa"/>
            <w:vMerge/>
          </w:tcPr>
          <w:p w14:paraId="43D57AE2" w14:textId="77777777" w:rsidR="005F0F5A" w:rsidRDefault="005F0F5A" w:rsidP="003A65A6">
            <w:pPr>
              <w:spacing w:after="120"/>
            </w:pPr>
          </w:p>
        </w:tc>
        <w:tc>
          <w:tcPr>
            <w:tcW w:w="2654" w:type="dxa"/>
          </w:tcPr>
          <w:p w14:paraId="6FD809A3" w14:textId="77777777" w:rsidR="005F0F5A" w:rsidRDefault="005F0F5A" w:rsidP="003A65A6">
            <w:pPr>
              <w:spacing w:after="120"/>
            </w:pPr>
            <w:r>
              <w:t>hasCapacity</w:t>
            </w:r>
          </w:p>
        </w:tc>
        <w:tc>
          <w:tcPr>
            <w:tcW w:w="4207" w:type="dxa"/>
          </w:tcPr>
          <w:p w14:paraId="4DF6B4BD" w14:textId="77777777" w:rsidR="005F0F5A" w:rsidRDefault="005F0F5A" w:rsidP="003A65A6">
            <w:pPr>
              <w:spacing w:after="120"/>
            </w:pPr>
            <w:r>
              <w:t xml:space="preserve">only </w:t>
            </w:r>
            <w:proofErr w:type="gramStart"/>
            <w:r>
              <w:t>om:CapacitySize</w:t>
            </w:r>
            <w:proofErr w:type="gramEnd"/>
          </w:p>
        </w:tc>
      </w:tr>
      <w:tr w:rsidR="005F0F5A" w14:paraId="77237EE6" w14:textId="77777777" w:rsidTr="003A65A6">
        <w:tc>
          <w:tcPr>
            <w:tcW w:w="2489" w:type="dxa"/>
            <w:vMerge/>
          </w:tcPr>
          <w:p w14:paraId="3DA1343D" w14:textId="77777777" w:rsidR="005F0F5A" w:rsidRDefault="005F0F5A" w:rsidP="003A65A6">
            <w:pPr>
              <w:spacing w:after="120"/>
            </w:pPr>
          </w:p>
        </w:tc>
        <w:tc>
          <w:tcPr>
            <w:tcW w:w="2654" w:type="dxa"/>
          </w:tcPr>
          <w:p w14:paraId="6C5DD9C1" w14:textId="77777777" w:rsidR="005F0F5A" w:rsidRDefault="005F0F5A" w:rsidP="003A65A6">
            <w:pPr>
              <w:spacing w:after="120"/>
            </w:pPr>
            <w:r>
              <w:t>capacityInUse</w:t>
            </w:r>
          </w:p>
        </w:tc>
        <w:tc>
          <w:tcPr>
            <w:tcW w:w="4207" w:type="dxa"/>
          </w:tcPr>
          <w:p w14:paraId="6777B9E5" w14:textId="77777777" w:rsidR="005F0F5A" w:rsidRDefault="005F0F5A" w:rsidP="003A65A6">
            <w:pPr>
              <w:spacing w:after="120"/>
            </w:pPr>
            <w:r>
              <w:t xml:space="preserve">only </w:t>
            </w:r>
            <w:proofErr w:type="gramStart"/>
            <w:r>
              <w:t>om:CapacitySize</w:t>
            </w:r>
            <w:proofErr w:type="gramEnd"/>
          </w:p>
        </w:tc>
      </w:tr>
      <w:tr w:rsidR="005F0F5A" w14:paraId="6C405D09" w14:textId="77777777" w:rsidTr="003A65A6">
        <w:tc>
          <w:tcPr>
            <w:tcW w:w="2489" w:type="dxa"/>
            <w:vMerge/>
          </w:tcPr>
          <w:p w14:paraId="27C82F4C" w14:textId="77777777" w:rsidR="005F0F5A" w:rsidRDefault="005F0F5A" w:rsidP="003A65A6">
            <w:pPr>
              <w:spacing w:after="120"/>
            </w:pPr>
          </w:p>
        </w:tc>
        <w:tc>
          <w:tcPr>
            <w:tcW w:w="2654" w:type="dxa"/>
          </w:tcPr>
          <w:p w14:paraId="45CB4642" w14:textId="77777777" w:rsidR="005F0F5A" w:rsidRDefault="005F0F5A" w:rsidP="003A65A6">
            <w:pPr>
              <w:spacing w:after="120"/>
            </w:pPr>
            <w:proofErr w:type="gramStart"/>
            <w:r>
              <w:t>activity:participatesIn</w:t>
            </w:r>
            <w:proofErr w:type="gramEnd"/>
          </w:p>
        </w:tc>
        <w:tc>
          <w:tcPr>
            <w:tcW w:w="4207" w:type="dxa"/>
          </w:tcPr>
          <w:p w14:paraId="22532F0A" w14:textId="77777777" w:rsidR="005F0F5A" w:rsidRDefault="005F0F5A" w:rsidP="003A65A6">
            <w:pPr>
              <w:spacing w:after="120"/>
            </w:pPr>
            <w:r>
              <w:t xml:space="preserve">min 1 </w:t>
            </w:r>
            <w:proofErr w:type="gramStart"/>
            <w:r>
              <w:t>activity:Activity</w:t>
            </w:r>
            <w:proofErr w:type="gramEnd"/>
          </w:p>
        </w:tc>
      </w:tr>
      <w:tr w:rsidR="005F0F5A" w14:paraId="3AC71E6B" w14:textId="77777777" w:rsidTr="003A65A6">
        <w:tc>
          <w:tcPr>
            <w:tcW w:w="2489" w:type="dxa"/>
            <w:vMerge/>
          </w:tcPr>
          <w:p w14:paraId="7C3E0A44" w14:textId="77777777" w:rsidR="005F0F5A" w:rsidRDefault="005F0F5A" w:rsidP="003A65A6">
            <w:pPr>
              <w:spacing w:after="120"/>
            </w:pPr>
          </w:p>
        </w:tc>
        <w:tc>
          <w:tcPr>
            <w:tcW w:w="2654" w:type="dxa"/>
          </w:tcPr>
          <w:p w14:paraId="731CD766" w14:textId="77777777" w:rsidR="005F0F5A" w:rsidRDefault="005F0F5A" w:rsidP="003A65A6">
            <w:pPr>
              <w:spacing w:after="120"/>
            </w:pPr>
            <w:r>
              <w:t>usedInOccurrence</w:t>
            </w:r>
          </w:p>
        </w:tc>
        <w:tc>
          <w:tcPr>
            <w:tcW w:w="4207" w:type="dxa"/>
          </w:tcPr>
          <w:p w14:paraId="34805845" w14:textId="77777777" w:rsidR="005F0F5A" w:rsidRDefault="005F0F5A" w:rsidP="003A65A6">
            <w:pPr>
              <w:spacing w:after="120"/>
            </w:pPr>
            <w:proofErr w:type="gramStart"/>
            <w:r>
              <w:t>only  activity</w:t>
            </w:r>
            <w:proofErr w:type="gramEnd"/>
            <w:r>
              <w:t>:Activity</w:t>
            </w:r>
          </w:p>
        </w:tc>
      </w:tr>
      <w:tr w:rsidR="005F0F5A" w14:paraId="6F6C4471" w14:textId="77777777" w:rsidTr="003A65A6">
        <w:tc>
          <w:tcPr>
            <w:tcW w:w="2489" w:type="dxa"/>
            <w:vMerge/>
          </w:tcPr>
          <w:p w14:paraId="03E6B010" w14:textId="77777777" w:rsidR="005F0F5A" w:rsidRDefault="005F0F5A" w:rsidP="003A65A6">
            <w:pPr>
              <w:spacing w:after="120"/>
            </w:pPr>
          </w:p>
        </w:tc>
        <w:tc>
          <w:tcPr>
            <w:tcW w:w="2654" w:type="dxa"/>
          </w:tcPr>
          <w:p w14:paraId="43FD0A56" w14:textId="77777777" w:rsidR="005F0F5A" w:rsidRDefault="005F0F5A" w:rsidP="003A65A6">
            <w:pPr>
              <w:spacing w:after="120"/>
            </w:pPr>
            <w:r>
              <w:t>consumedInOccurrence</w:t>
            </w:r>
          </w:p>
        </w:tc>
        <w:tc>
          <w:tcPr>
            <w:tcW w:w="4207" w:type="dxa"/>
          </w:tcPr>
          <w:p w14:paraId="5D826BBE" w14:textId="77777777" w:rsidR="005F0F5A" w:rsidRDefault="005F0F5A" w:rsidP="003A65A6">
            <w:pPr>
              <w:spacing w:after="120"/>
            </w:pPr>
            <w:proofErr w:type="gramStart"/>
            <w:r>
              <w:t>only  activity</w:t>
            </w:r>
            <w:proofErr w:type="gramEnd"/>
            <w:r>
              <w:t>:Activity</w:t>
            </w:r>
          </w:p>
        </w:tc>
      </w:tr>
      <w:tr w:rsidR="005F0F5A" w14:paraId="4A36666A" w14:textId="77777777" w:rsidTr="003A65A6">
        <w:tc>
          <w:tcPr>
            <w:tcW w:w="2489" w:type="dxa"/>
            <w:vMerge w:val="restart"/>
          </w:tcPr>
          <w:p w14:paraId="278A9CE3" w14:textId="77777777" w:rsidR="005F0F5A" w:rsidRDefault="005F0F5A" w:rsidP="003A65A6">
            <w:pPr>
              <w:spacing w:after="120"/>
            </w:pPr>
            <w:r>
              <w:t>DivisibleResource</w:t>
            </w:r>
          </w:p>
        </w:tc>
        <w:tc>
          <w:tcPr>
            <w:tcW w:w="2654" w:type="dxa"/>
          </w:tcPr>
          <w:p w14:paraId="0BB1716E" w14:textId="77777777" w:rsidR="005F0F5A" w:rsidRDefault="005F0F5A" w:rsidP="003A65A6">
            <w:pPr>
              <w:spacing w:after="120"/>
            </w:pPr>
            <w:r>
              <w:t>subClassOf</w:t>
            </w:r>
          </w:p>
        </w:tc>
        <w:tc>
          <w:tcPr>
            <w:tcW w:w="4207" w:type="dxa"/>
          </w:tcPr>
          <w:p w14:paraId="31594EF2" w14:textId="77777777" w:rsidR="005F0F5A" w:rsidRDefault="005F0F5A" w:rsidP="003A65A6">
            <w:pPr>
              <w:spacing w:after="120"/>
            </w:pPr>
            <w:r>
              <w:t>Resource</w:t>
            </w:r>
          </w:p>
        </w:tc>
      </w:tr>
      <w:tr w:rsidR="005F0F5A" w14:paraId="7425B695" w14:textId="77777777" w:rsidTr="003A65A6">
        <w:tc>
          <w:tcPr>
            <w:tcW w:w="2489" w:type="dxa"/>
            <w:vMerge/>
          </w:tcPr>
          <w:p w14:paraId="2403DBCF" w14:textId="77777777" w:rsidR="005F0F5A" w:rsidRDefault="005F0F5A" w:rsidP="003A65A6">
            <w:pPr>
              <w:spacing w:after="120"/>
            </w:pPr>
          </w:p>
        </w:tc>
        <w:tc>
          <w:tcPr>
            <w:tcW w:w="2654" w:type="dxa"/>
          </w:tcPr>
          <w:p w14:paraId="43144BDF" w14:textId="77777777" w:rsidR="005F0F5A" w:rsidRDefault="005F0F5A" w:rsidP="003A65A6">
            <w:pPr>
              <w:spacing w:after="120"/>
            </w:pPr>
            <w:r>
              <w:t>disjointWith</w:t>
            </w:r>
          </w:p>
        </w:tc>
        <w:tc>
          <w:tcPr>
            <w:tcW w:w="4207" w:type="dxa"/>
          </w:tcPr>
          <w:p w14:paraId="7CAF8246" w14:textId="77777777" w:rsidR="005F0F5A" w:rsidRDefault="005F0F5A" w:rsidP="003A65A6">
            <w:pPr>
              <w:spacing w:after="120"/>
            </w:pPr>
            <w:r>
              <w:t>NonDivisibleResource</w:t>
            </w:r>
          </w:p>
        </w:tc>
      </w:tr>
      <w:tr w:rsidR="005F0F5A" w14:paraId="2A085AE3" w14:textId="77777777" w:rsidTr="003A65A6">
        <w:tc>
          <w:tcPr>
            <w:tcW w:w="2489" w:type="dxa"/>
            <w:vMerge/>
          </w:tcPr>
          <w:p w14:paraId="65DA5568" w14:textId="77777777" w:rsidR="005F0F5A" w:rsidRDefault="005F0F5A" w:rsidP="003A65A6">
            <w:pPr>
              <w:spacing w:after="120"/>
            </w:pPr>
          </w:p>
        </w:tc>
        <w:tc>
          <w:tcPr>
            <w:tcW w:w="2654" w:type="dxa"/>
          </w:tcPr>
          <w:p w14:paraId="040B6A8D" w14:textId="77777777" w:rsidR="005F0F5A" w:rsidRDefault="005F0F5A" w:rsidP="003A65A6">
            <w:pPr>
              <w:spacing w:after="120"/>
            </w:pPr>
            <w:r>
              <w:t>hasAvailableCapacity</w:t>
            </w:r>
          </w:p>
        </w:tc>
        <w:tc>
          <w:tcPr>
            <w:tcW w:w="4207" w:type="dxa"/>
          </w:tcPr>
          <w:p w14:paraId="450348B0" w14:textId="77777777" w:rsidR="005F0F5A" w:rsidRDefault="005F0F5A" w:rsidP="003A65A6">
            <w:pPr>
              <w:spacing w:after="120"/>
            </w:pPr>
            <w:r>
              <w:t xml:space="preserve">only </w:t>
            </w:r>
            <w:proofErr w:type="gramStart"/>
            <w:r>
              <w:t>om:CapacitySize</w:t>
            </w:r>
            <w:proofErr w:type="gramEnd"/>
          </w:p>
        </w:tc>
      </w:tr>
      <w:tr w:rsidR="005F0F5A" w14:paraId="3315CD37" w14:textId="77777777" w:rsidTr="003A65A6">
        <w:tc>
          <w:tcPr>
            <w:tcW w:w="2489" w:type="dxa"/>
            <w:vMerge w:val="restart"/>
          </w:tcPr>
          <w:p w14:paraId="1D936CDD" w14:textId="77777777" w:rsidR="005F0F5A" w:rsidRDefault="005F0F5A" w:rsidP="003A65A6">
            <w:pPr>
              <w:spacing w:after="120"/>
            </w:pPr>
            <w:r>
              <w:t>NonDivisibleResource</w:t>
            </w:r>
          </w:p>
        </w:tc>
        <w:tc>
          <w:tcPr>
            <w:tcW w:w="2654" w:type="dxa"/>
          </w:tcPr>
          <w:p w14:paraId="3BC42F2E" w14:textId="77777777" w:rsidR="005F0F5A" w:rsidRDefault="005F0F5A" w:rsidP="003A65A6">
            <w:pPr>
              <w:spacing w:after="120"/>
            </w:pPr>
            <w:r>
              <w:t>subClassOf</w:t>
            </w:r>
          </w:p>
        </w:tc>
        <w:tc>
          <w:tcPr>
            <w:tcW w:w="4207" w:type="dxa"/>
          </w:tcPr>
          <w:p w14:paraId="7052C9D4" w14:textId="77777777" w:rsidR="005F0F5A" w:rsidRDefault="005F0F5A" w:rsidP="003A65A6">
            <w:pPr>
              <w:spacing w:after="120"/>
            </w:pPr>
            <w:r>
              <w:t>Resource</w:t>
            </w:r>
          </w:p>
        </w:tc>
      </w:tr>
      <w:tr w:rsidR="005F0F5A" w14:paraId="48E8E561" w14:textId="77777777" w:rsidTr="003A65A6">
        <w:tc>
          <w:tcPr>
            <w:tcW w:w="2489" w:type="dxa"/>
            <w:vMerge/>
          </w:tcPr>
          <w:p w14:paraId="666E92EA" w14:textId="77777777" w:rsidR="005F0F5A" w:rsidRDefault="005F0F5A" w:rsidP="003A65A6">
            <w:pPr>
              <w:spacing w:after="120"/>
            </w:pPr>
          </w:p>
        </w:tc>
        <w:tc>
          <w:tcPr>
            <w:tcW w:w="2654" w:type="dxa"/>
          </w:tcPr>
          <w:p w14:paraId="3B071657" w14:textId="77777777" w:rsidR="005F0F5A" w:rsidRDefault="005F0F5A" w:rsidP="003A65A6">
            <w:pPr>
              <w:spacing w:after="120"/>
            </w:pPr>
            <w:r>
              <w:t>disjointWith</w:t>
            </w:r>
          </w:p>
        </w:tc>
        <w:tc>
          <w:tcPr>
            <w:tcW w:w="4207" w:type="dxa"/>
          </w:tcPr>
          <w:p w14:paraId="19F0E0B3" w14:textId="77777777" w:rsidR="005F0F5A" w:rsidRDefault="005F0F5A" w:rsidP="003A65A6">
            <w:pPr>
              <w:spacing w:after="120"/>
            </w:pPr>
            <w:r>
              <w:t>DivisibleResource</w:t>
            </w:r>
          </w:p>
        </w:tc>
      </w:tr>
      <w:tr w:rsidR="005F0F5A" w14:paraId="2069C67B" w14:textId="77777777" w:rsidTr="003A65A6">
        <w:tc>
          <w:tcPr>
            <w:tcW w:w="2489" w:type="dxa"/>
            <w:vMerge/>
          </w:tcPr>
          <w:p w14:paraId="29B4967A" w14:textId="77777777" w:rsidR="005F0F5A" w:rsidRDefault="005F0F5A" w:rsidP="003A65A6">
            <w:pPr>
              <w:spacing w:after="120"/>
            </w:pPr>
          </w:p>
        </w:tc>
        <w:tc>
          <w:tcPr>
            <w:tcW w:w="2654" w:type="dxa"/>
          </w:tcPr>
          <w:p w14:paraId="0FFD90CD" w14:textId="77777777" w:rsidR="005F0F5A" w:rsidRDefault="005F0F5A" w:rsidP="003A65A6">
            <w:pPr>
              <w:spacing w:after="120"/>
            </w:pPr>
            <w:r>
              <w:t>usedBy</w:t>
            </w:r>
          </w:p>
        </w:tc>
        <w:tc>
          <w:tcPr>
            <w:tcW w:w="4207" w:type="dxa"/>
          </w:tcPr>
          <w:p w14:paraId="0DA8D115" w14:textId="77777777" w:rsidR="005F0F5A" w:rsidRDefault="005F0F5A" w:rsidP="003A65A6">
            <w:pPr>
              <w:spacing w:after="120"/>
            </w:pPr>
            <w:r>
              <w:t xml:space="preserve">exactly 1 </w:t>
            </w:r>
            <w:proofErr w:type="gramStart"/>
            <w:r>
              <w:t>activity:Activity</w:t>
            </w:r>
            <w:proofErr w:type="gramEnd"/>
          </w:p>
        </w:tc>
      </w:tr>
    </w:tbl>
    <w:p w14:paraId="14F02AD6" w14:textId="77777777" w:rsidR="005F0F5A" w:rsidRDefault="005F0F5A" w:rsidP="005F0F5A">
      <w:pPr>
        <w:pStyle w:val="Heading3"/>
        <w:spacing w:after="120" w:line="360" w:lineRule="auto"/>
        <w:rPr>
          <w:lang w:val="en-CA"/>
        </w:rPr>
      </w:pPr>
    </w:p>
    <w:p w14:paraId="5CA81886" w14:textId="77777777" w:rsidR="005F0F5A" w:rsidRPr="00B243BC" w:rsidRDefault="005F0F5A" w:rsidP="005F0F5A">
      <w:pPr>
        <w:pStyle w:val="Heading3"/>
        <w:spacing w:after="120"/>
        <w:ind w:firstLine="0"/>
        <w:rPr>
          <w:lang w:val="en-CA"/>
        </w:rPr>
      </w:pPr>
      <w:r>
        <w:rPr>
          <w:lang w:val="en-CA"/>
        </w:rPr>
        <w:t>An Example</w:t>
      </w:r>
    </w:p>
    <w:p w14:paraId="37C1C324" w14:textId="77777777"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 xml:space="preserve">some metal </w:t>
      </w:r>
      <w:r>
        <w:lastRenderedPageBreak/>
        <w:t>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t xml:space="preserve">Figure </w:t>
      </w:r>
      <w:r>
        <w:rPr>
          <w:noProof/>
        </w:rPr>
        <w:t>9</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77777777" w:rsidR="005F0F5A" w:rsidRPr="004B447F" w:rsidRDefault="005F0F5A" w:rsidP="005F0F5A">
      <w:pPr>
        <w:pStyle w:val="Caption"/>
        <w:spacing w:after="120"/>
      </w:pPr>
      <w:bookmarkStart w:id="80" w:name="_Ref13048704"/>
      <w:r>
        <w:t xml:space="preserve">Figure </w:t>
      </w:r>
      <w:r>
        <w:fldChar w:fldCharType="begin"/>
      </w:r>
      <w:r>
        <w:instrText xml:space="preserve"> SEQ Figure \* ARABIC </w:instrText>
      </w:r>
      <w:r>
        <w:fldChar w:fldCharType="separate"/>
      </w:r>
      <w:r>
        <w:rPr>
          <w:noProof/>
        </w:rPr>
        <w:t>12</w:t>
      </w:r>
      <w:r>
        <w:rPr>
          <w:noProof/>
        </w:rPr>
        <w:fldChar w:fldCharType="end"/>
      </w:r>
      <w:bookmarkEnd w:id="8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81" w:name="_Toc19780947"/>
      <w:r w:rsidRPr="00BB05EE">
        <w:t>Mereology Ontology</w:t>
      </w:r>
      <w:bookmarkEnd w:id="8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7777777"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instrText xml:space="preserve"> ADDIN EN.CITE &lt;EndNote&gt;&lt;Cite&gt;&lt;Author&gt;Bittner&lt;/Author&gt;&lt;Year&gt;2005&lt;/Year&gt;&lt;IDText&gt;Computational ontologies of parthood, componenthood, and containment&lt;/IDText&gt;&lt;DisplayText&gt;[21]&lt;/DisplayText&gt;&lt;record&gt;&lt;isbn&gt;1045-0823&lt;/isbn&gt;&lt;titles&gt;&lt;title&gt;Computational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Pr>
          <w:noProof/>
        </w:rPr>
        <w:t>[21]</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77777777"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t xml:space="preserve">Table </w:t>
      </w:r>
      <w:r>
        <w:rPr>
          <w:noProof/>
        </w:rPr>
        <w:t>9</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77777777" w:rsidR="008A7BC9" w:rsidRDefault="008A7BC9" w:rsidP="008A7BC9">
      <w:pPr>
        <w:pStyle w:val="Caption"/>
        <w:keepNext/>
        <w:spacing w:after="120"/>
      </w:pPr>
      <w:bookmarkStart w:id="82" w:name="_Ref13049603"/>
      <w:r>
        <w:t xml:space="preserve">Table </w:t>
      </w:r>
      <w:r>
        <w:fldChar w:fldCharType="begin"/>
      </w:r>
      <w:r>
        <w:instrText xml:space="preserve"> SEQ Table \* ARABIC </w:instrText>
      </w:r>
      <w:r>
        <w:fldChar w:fldCharType="separate"/>
      </w:r>
      <w:r>
        <w:rPr>
          <w:noProof/>
        </w:rPr>
        <w:t>9</w:t>
      </w:r>
      <w:r>
        <w:rPr>
          <w:noProof/>
        </w:rPr>
        <w:fldChar w:fldCharType="end"/>
      </w:r>
      <w:bookmarkEnd w:id="8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3A65A6">
        <w:tc>
          <w:tcPr>
            <w:tcW w:w="2758" w:type="dxa"/>
            <w:shd w:val="clear" w:color="auto" w:fill="00FFFF"/>
          </w:tcPr>
          <w:p w14:paraId="72E74660" w14:textId="77777777" w:rsidR="008A7BC9" w:rsidRDefault="008A7BC9" w:rsidP="003A65A6">
            <w:pPr>
              <w:tabs>
                <w:tab w:val="left" w:pos="1027"/>
              </w:tabs>
              <w:spacing w:after="120"/>
            </w:pPr>
            <w:r>
              <w:t>Property</w:t>
            </w:r>
            <w:r>
              <w:tab/>
            </w:r>
          </w:p>
        </w:tc>
        <w:tc>
          <w:tcPr>
            <w:tcW w:w="2406" w:type="dxa"/>
            <w:shd w:val="clear" w:color="auto" w:fill="00FFFF"/>
          </w:tcPr>
          <w:p w14:paraId="2D83D413" w14:textId="77777777" w:rsidR="008A7BC9" w:rsidRDefault="008A7BC9" w:rsidP="003A65A6">
            <w:pPr>
              <w:spacing w:after="120"/>
            </w:pPr>
            <w:r>
              <w:t>Characteristic</w:t>
            </w:r>
          </w:p>
        </w:tc>
        <w:tc>
          <w:tcPr>
            <w:tcW w:w="4186" w:type="dxa"/>
            <w:shd w:val="clear" w:color="auto" w:fill="00FFFF"/>
          </w:tcPr>
          <w:p w14:paraId="356BB8D7" w14:textId="77777777" w:rsidR="008A7BC9" w:rsidRDefault="008A7BC9" w:rsidP="003A65A6">
            <w:pPr>
              <w:spacing w:after="120"/>
            </w:pPr>
            <w:r>
              <w:t>Value (if applicable)</w:t>
            </w:r>
          </w:p>
        </w:tc>
      </w:tr>
      <w:tr w:rsidR="008A7BC9" w14:paraId="4C55A871" w14:textId="77777777" w:rsidTr="003A65A6">
        <w:tc>
          <w:tcPr>
            <w:tcW w:w="2758" w:type="dxa"/>
          </w:tcPr>
          <w:p w14:paraId="6AC6E2FD" w14:textId="77777777" w:rsidR="008A7BC9" w:rsidRDefault="008A7BC9" w:rsidP="003A65A6">
            <w:pPr>
              <w:spacing w:after="120"/>
            </w:pPr>
            <w:r>
              <w:t>properPartOf</w:t>
            </w:r>
          </w:p>
        </w:tc>
        <w:tc>
          <w:tcPr>
            <w:tcW w:w="2406" w:type="dxa"/>
          </w:tcPr>
          <w:p w14:paraId="6AFF02FD" w14:textId="77777777" w:rsidR="008A7BC9" w:rsidRPr="00CE5C3D" w:rsidRDefault="008A7BC9" w:rsidP="003A65A6">
            <w:pPr>
              <w:spacing w:after="120"/>
              <w:rPr>
                <w:strike/>
              </w:rPr>
            </w:pPr>
            <w:r>
              <w:t>inverseOf</w:t>
            </w:r>
          </w:p>
        </w:tc>
        <w:tc>
          <w:tcPr>
            <w:tcW w:w="4186" w:type="dxa"/>
          </w:tcPr>
          <w:p w14:paraId="54228BAF" w14:textId="77777777" w:rsidR="008A7BC9" w:rsidRPr="00CE5C3D" w:rsidRDefault="008A7BC9" w:rsidP="003A65A6">
            <w:pPr>
              <w:spacing w:after="120"/>
              <w:rPr>
                <w:strike/>
              </w:rPr>
            </w:pPr>
            <w:r>
              <w:t>hasProperPart</w:t>
            </w:r>
          </w:p>
        </w:tc>
      </w:tr>
      <w:tr w:rsidR="008A7BC9" w14:paraId="6F10D3B8" w14:textId="77777777" w:rsidTr="003A65A6">
        <w:tc>
          <w:tcPr>
            <w:tcW w:w="2758" w:type="dxa"/>
          </w:tcPr>
          <w:p w14:paraId="0D2BD829" w14:textId="77777777" w:rsidR="008A7BC9" w:rsidRDefault="008A7BC9" w:rsidP="003A65A6">
            <w:pPr>
              <w:spacing w:after="120"/>
            </w:pPr>
            <w:r>
              <w:t>hasProperPart</w:t>
            </w:r>
          </w:p>
        </w:tc>
        <w:tc>
          <w:tcPr>
            <w:tcW w:w="2406" w:type="dxa"/>
          </w:tcPr>
          <w:p w14:paraId="66105FF4" w14:textId="77777777" w:rsidR="008A7BC9" w:rsidRDefault="008A7BC9" w:rsidP="003A65A6">
            <w:pPr>
              <w:spacing w:after="120"/>
            </w:pPr>
            <w:r>
              <w:t>inverseOf</w:t>
            </w:r>
          </w:p>
        </w:tc>
        <w:tc>
          <w:tcPr>
            <w:tcW w:w="4186" w:type="dxa"/>
          </w:tcPr>
          <w:p w14:paraId="1D3E0349" w14:textId="77777777" w:rsidR="008A7BC9" w:rsidRDefault="008A7BC9" w:rsidP="003A65A6">
            <w:pPr>
              <w:spacing w:after="120"/>
            </w:pPr>
            <w:r>
              <w:t>properPartOf</w:t>
            </w:r>
          </w:p>
        </w:tc>
      </w:tr>
      <w:tr w:rsidR="008A7BC9" w14:paraId="5AF21185" w14:textId="77777777" w:rsidTr="003A65A6">
        <w:tc>
          <w:tcPr>
            <w:tcW w:w="2758" w:type="dxa"/>
            <w:vMerge w:val="restart"/>
          </w:tcPr>
          <w:p w14:paraId="73972FA1" w14:textId="77777777" w:rsidR="008A7BC9" w:rsidRDefault="008A7BC9" w:rsidP="003A65A6">
            <w:pPr>
              <w:tabs>
                <w:tab w:val="right" w:pos="2348"/>
              </w:tabs>
              <w:spacing w:after="120"/>
            </w:pPr>
            <w:r>
              <w:t>componentOf</w:t>
            </w:r>
          </w:p>
        </w:tc>
        <w:tc>
          <w:tcPr>
            <w:tcW w:w="2406" w:type="dxa"/>
          </w:tcPr>
          <w:p w14:paraId="0A0B2203" w14:textId="77777777" w:rsidR="008A7BC9" w:rsidRDefault="008A7BC9" w:rsidP="003A65A6">
            <w:pPr>
              <w:tabs>
                <w:tab w:val="right" w:pos="2348"/>
              </w:tabs>
              <w:spacing w:after="120"/>
            </w:pPr>
            <w:r>
              <w:t>subPropertyOf</w:t>
            </w:r>
          </w:p>
        </w:tc>
        <w:tc>
          <w:tcPr>
            <w:tcW w:w="4186" w:type="dxa"/>
          </w:tcPr>
          <w:p w14:paraId="68247D91" w14:textId="77777777" w:rsidR="008A7BC9" w:rsidRDefault="008A7BC9" w:rsidP="003A65A6">
            <w:pPr>
              <w:spacing w:after="120"/>
            </w:pPr>
            <w:r>
              <w:t>properPartOf</w:t>
            </w:r>
          </w:p>
        </w:tc>
      </w:tr>
      <w:tr w:rsidR="008A7BC9" w14:paraId="792502FB" w14:textId="77777777" w:rsidTr="003A65A6">
        <w:tc>
          <w:tcPr>
            <w:tcW w:w="2758" w:type="dxa"/>
            <w:vMerge/>
          </w:tcPr>
          <w:p w14:paraId="13970019" w14:textId="77777777" w:rsidR="008A7BC9" w:rsidRDefault="008A7BC9" w:rsidP="003A65A6">
            <w:pPr>
              <w:tabs>
                <w:tab w:val="right" w:pos="2348"/>
              </w:tabs>
              <w:spacing w:after="120"/>
            </w:pPr>
          </w:p>
        </w:tc>
        <w:tc>
          <w:tcPr>
            <w:tcW w:w="2406" w:type="dxa"/>
          </w:tcPr>
          <w:p w14:paraId="22EB7E53" w14:textId="77777777" w:rsidR="008A7BC9" w:rsidRDefault="008A7BC9" w:rsidP="003A65A6">
            <w:pPr>
              <w:tabs>
                <w:tab w:val="right" w:pos="2348"/>
              </w:tabs>
              <w:spacing w:after="120"/>
            </w:pPr>
            <w:r>
              <w:t>inverseOf</w:t>
            </w:r>
          </w:p>
        </w:tc>
        <w:tc>
          <w:tcPr>
            <w:tcW w:w="4186" w:type="dxa"/>
          </w:tcPr>
          <w:p w14:paraId="3F59F551" w14:textId="77777777" w:rsidR="008A7BC9" w:rsidRDefault="008A7BC9" w:rsidP="003A65A6">
            <w:pPr>
              <w:spacing w:after="120"/>
            </w:pPr>
            <w:r>
              <w:t>hasComponent</w:t>
            </w:r>
          </w:p>
        </w:tc>
      </w:tr>
      <w:tr w:rsidR="008A7BC9" w14:paraId="4430AA5A" w14:textId="77777777" w:rsidTr="003A65A6">
        <w:tc>
          <w:tcPr>
            <w:tcW w:w="2758" w:type="dxa"/>
            <w:vMerge w:val="restart"/>
          </w:tcPr>
          <w:p w14:paraId="1BF0603B" w14:textId="77777777" w:rsidR="008A7BC9" w:rsidRDefault="008A7BC9" w:rsidP="003A65A6">
            <w:pPr>
              <w:tabs>
                <w:tab w:val="right" w:pos="2348"/>
              </w:tabs>
              <w:spacing w:after="120"/>
            </w:pPr>
            <w:r>
              <w:t>hasComponent</w:t>
            </w:r>
          </w:p>
        </w:tc>
        <w:tc>
          <w:tcPr>
            <w:tcW w:w="2406" w:type="dxa"/>
          </w:tcPr>
          <w:p w14:paraId="6FA87373" w14:textId="77777777" w:rsidR="008A7BC9" w:rsidRDefault="008A7BC9" w:rsidP="003A65A6">
            <w:pPr>
              <w:tabs>
                <w:tab w:val="right" w:pos="2348"/>
              </w:tabs>
              <w:spacing w:after="120"/>
            </w:pPr>
            <w:r>
              <w:t>subPropertyOf</w:t>
            </w:r>
          </w:p>
        </w:tc>
        <w:tc>
          <w:tcPr>
            <w:tcW w:w="4186" w:type="dxa"/>
          </w:tcPr>
          <w:p w14:paraId="2C61EF93" w14:textId="77777777" w:rsidR="008A7BC9" w:rsidRDefault="008A7BC9" w:rsidP="003A65A6">
            <w:pPr>
              <w:spacing w:after="120"/>
            </w:pPr>
            <w:r>
              <w:t>hasProperPart</w:t>
            </w:r>
          </w:p>
        </w:tc>
      </w:tr>
      <w:tr w:rsidR="008A7BC9" w14:paraId="706D5A9B" w14:textId="77777777" w:rsidTr="003A65A6">
        <w:tc>
          <w:tcPr>
            <w:tcW w:w="2758" w:type="dxa"/>
            <w:vMerge/>
          </w:tcPr>
          <w:p w14:paraId="1A041145" w14:textId="77777777" w:rsidR="008A7BC9" w:rsidRDefault="008A7BC9" w:rsidP="003A65A6">
            <w:pPr>
              <w:tabs>
                <w:tab w:val="right" w:pos="2348"/>
              </w:tabs>
              <w:spacing w:after="120"/>
            </w:pPr>
          </w:p>
        </w:tc>
        <w:tc>
          <w:tcPr>
            <w:tcW w:w="2406" w:type="dxa"/>
          </w:tcPr>
          <w:p w14:paraId="29173DFD" w14:textId="77777777" w:rsidR="008A7BC9" w:rsidRDefault="008A7BC9" w:rsidP="003A65A6">
            <w:pPr>
              <w:tabs>
                <w:tab w:val="right" w:pos="2348"/>
              </w:tabs>
              <w:spacing w:after="120"/>
            </w:pPr>
            <w:r>
              <w:t>inverseOf</w:t>
            </w:r>
          </w:p>
        </w:tc>
        <w:tc>
          <w:tcPr>
            <w:tcW w:w="4186" w:type="dxa"/>
          </w:tcPr>
          <w:p w14:paraId="7BB1D60B" w14:textId="77777777" w:rsidR="008A7BC9" w:rsidRDefault="008A7BC9" w:rsidP="003A65A6">
            <w:pPr>
              <w:spacing w:after="120"/>
            </w:pPr>
            <w:r>
              <w:t>componentOf</w:t>
            </w:r>
          </w:p>
        </w:tc>
      </w:tr>
      <w:tr w:rsidR="008A7BC9" w14:paraId="75FAAC58" w14:textId="77777777" w:rsidTr="003A65A6">
        <w:tc>
          <w:tcPr>
            <w:tcW w:w="2758" w:type="dxa"/>
          </w:tcPr>
          <w:p w14:paraId="2E39DAD4" w14:textId="77777777" w:rsidR="008A7BC9" w:rsidRDefault="008A7BC9" w:rsidP="003A65A6">
            <w:pPr>
              <w:tabs>
                <w:tab w:val="right" w:pos="2348"/>
              </w:tabs>
              <w:spacing w:after="120"/>
            </w:pPr>
            <w:r>
              <w:t>immediateComponentOf</w:t>
            </w:r>
          </w:p>
        </w:tc>
        <w:tc>
          <w:tcPr>
            <w:tcW w:w="2406" w:type="dxa"/>
          </w:tcPr>
          <w:p w14:paraId="7C8CCDDB" w14:textId="77777777" w:rsidR="008A7BC9" w:rsidRDefault="008A7BC9" w:rsidP="003A65A6">
            <w:pPr>
              <w:tabs>
                <w:tab w:val="right" w:pos="2348"/>
              </w:tabs>
              <w:spacing w:after="120"/>
            </w:pPr>
            <w:r>
              <w:t>subPropertyOf</w:t>
            </w:r>
          </w:p>
        </w:tc>
        <w:tc>
          <w:tcPr>
            <w:tcW w:w="4186" w:type="dxa"/>
          </w:tcPr>
          <w:p w14:paraId="40C23867" w14:textId="77777777" w:rsidR="008A7BC9" w:rsidRDefault="008A7BC9" w:rsidP="003A65A6">
            <w:pPr>
              <w:spacing w:after="120"/>
            </w:pPr>
            <w:r>
              <w:t>componentOf</w:t>
            </w:r>
          </w:p>
        </w:tc>
      </w:tr>
      <w:tr w:rsidR="008A7BC9" w14:paraId="739CD9F8" w14:textId="77777777" w:rsidTr="003A65A6">
        <w:tc>
          <w:tcPr>
            <w:tcW w:w="2758" w:type="dxa"/>
          </w:tcPr>
          <w:p w14:paraId="2CB29F82" w14:textId="77777777" w:rsidR="008A7BC9" w:rsidRDefault="008A7BC9" w:rsidP="003A65A6">
            <w:pPr>
              <w:spacing w:after="120"/>
            </w:pPr>
            <w:r>
              <w:t>containedIn</w:t>
            </w:r>
          </w:p>
        </w:tc>
        <w:tc>
          <w:tcPr>
            <w:tcW w:w="2406" w:type="dxa"/>
          </w:tcPr>
          <w:p w14:paraId="5B9E1BA9" w14:textId="77777777" w:rsidR="008A7BC9" w:rsidRPr="00665086" w:rsidRDefault="008A7BC9" w:rsidP="003A65A6">
            <w:pPr>
              <w:tabs>
                <w:tab w:val="right" w:pos="2348"/>
              </w:tabs>
              <w:spacing w:after="120"/>
              <w:rPr>
                <w:strike/>
              </w:rPr>
            </w:pPr>
            <w:r>
              <w:t>inverseOf</w:t>
            </w:r>
          </w:p>
        </w:tc>
        <w:tc>
          <w:tcPr>
            <w:tcW w:w="4186" w:type="dxa"/>
          </w:tcPr>
          <w:p w14:paraId="5B980FA3" w14:textId="77777777" w:rsidR="008A7BC9" w:rsidRPr="00665086" w:rsidRDefault="008A7BC9" w:rsidP="003A65A6">
            <w:pPr>
              <w:spacing w:after="120"/>
              <w:rPr>
                <w:strike/>
              </w:rPr>
            </w:pPr>
            <w:r>
              <w:t>contains</w:t>
            </w:r>
          </w:p>
        </w:tc>
      </w:tr>
      <w:tr w:rsidR="008A7BC9" w14:paraId="328A3952" w14:textId="77777777" w:rsidTr="003A65A6">
        <w:tc>
          <w:tcPr>
            <w:tcW w:w="2758" w:type="dxa"/>
          </w:tcPr>
          <w:p w14:paraId="636305AA" w14:textId="77777777" w:rsidR="008A7BC9" w:rsidRDefault="008A7BC9" w:rsidP="003A65A6">
            <w:pPr>
              <w:spacing w:after="120"/>
            </w:pPr>
            <w:r>
              <w:t>contains</w:t>
            </w:r>
          </w:p>
        </w:tc>
        <w:tc>
          <w:tcPr>
            <w:tcW w:w="2406" w:type="dxa"/>
          </w:tcPr>
          <w:p w14:paraId="68DD2D49" w14:textId="77777777" w:rsidR="008A7BC9" w:rsidRDefault="008A7BC9" w:rsidP="003A65A6">
            <w:pPr>
              <w:tabs>
                <w:tab w:val="right" w:pos="2348"/>
              </w:tabs>
              <w:spacing w:after="120"/>
            </w:pPr>
            <w:r>
              <w:t>inverseOf</w:t>
            </w:r>
          </w:p>
        </w:tc>
        <w:tc>
          <w:tcPr>
            <w:tcW w:w="4186" w:type="dxa"/>
          </w:tcPr>
          <w:p w14:paraId="081F4441" w14:textId="77777777" w:rsidR="008A7BC9" w:rsidRDefault="008A7BC9" w:rsidP="003A65A6">
            <w:pPr>
              <w:spacing w:after="120"/>
            </w:pPr>
            <w:r>
              <w:t>containedIn</w:t>
            </w:r>
          </w:p>
        </w:tc>
      </w:tr>
      <w:tr w:rsidR="008A7BC9" w14:paraId="4C0EDD0D" w14:textId="77777777" w:rsidTr="003A65A6">
        <w:tc>
          <w:tcPr>
            <w:tcW w:w="2758" w:type="dxa"/>
          </w:tcPr>
          <w:p w14:paraId="7BC5D21B" w14:textId="77777777" w:rsidR="008A7BC9" w:rsidRDefault="008A7BC9" w:rsidP="003A65A6">
            <w:pPr>
              <w:spacing w:after="120"/>
            </w:pPr>
            <w:r>
              <w:t>immediatelyContainedIn</w:t>
            </w:r>
          </w:p>
        </w:tc>
        <w:tc>
          <w:tcPr>
            <w:tcW w:w="2406" w:type="dxa"/>
          </w:tcPr>
          <w:p w14:paraId="6F1A5569" w14:textId="77777777" w:rsidR="008A7BC9" w:rsidRDefault="008A7BC9" w:rsidP="003A65A6">
            <w:pPr>
              <w:tabs>
                <w:tab w:val="right" w:pos="2348"/>
              </w:tabs>
              <w:spacing w:after="120"/>
            </w:pPr>
            <w:r>
              <w:t>subPropertyOf</w:t>
            </w:r>
          </w:p>
        </w:tc>
        <w:tc>
          <w:tcPr>
            <w:tcW w:w="4186" w:type="dxa"/>
          </w:tcPr>
          <w:p w14:paraId="604B83DF" w14:textId="77777777" w:rsidR="008A7BC9" w:rsidRDefault="008A7BC9" w:rsidP="003A65A6">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7777777"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t xml:space="preserve">Figure </w:t>
      </w:r>
      <w:r>
        <w:rPr>
          <w:noProof/>
        </w:rPr>
        <w:t>10</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77777777" w:rsidR="008A7BC9" w:rsidRPr="00DB1ED8" w:rsidRDefault="008A7BC9" w:rsidP="008A7BC9">
      <w:pPr>
        <w:pStyle w:val="Caption"/>
        <w:spacing w:after="120"/>
        <w:rPr>
          <w:lang w:val="en-CA"/>
        </w:rPr>
      </w:pPr>
      <w:bookmarkStart w:id="83" w:name="_Ref13053357"/>
      <w:r>
        <w:t xml:space="preserve">Figure </w:t>
      </w:r>
      <w:r>
        <w:fldChar w:fldCharType="begin"/>
      </w:r>
      <w:r>
        <w:instrText xml:space="preserve"> SEQ Figure \* ARABIC </w:instrText>
      </w:r>
      <w:r>
        <w:fldChar w:fldCharType="separate"/>
      </w:r>
      <w:r>
        <w:rPr>
          <w:noProof/>
        </w:rPr>
        <w:t>13</w:t>
      </w:r>
      <w:r>
        <w:rPr>
          <w:noProof/>
        </w:rPr>
        <w:fldChar w:fldCharType="end"/>
      </w:r>
      <w:bookmarkEnd w:id="8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DA31E1">
      <w:pPr>
        <w:pStyle w:val="ListParagraph"/>
        <w:numPr>
          <w:ilvl w:val="0"/>
          <w:numId w:val="26"/>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DA31E1">
      <w:pPr>
        <w:pStyle w:val="ListParagraph"/>
        <w:numPr>
          <w:ilvl w:val="1"/>
          <w:numId w:val="26"/>
        </w:numPr>
      </w:pPr>
      <w:r w:rsidRPr="007736F9">
        <w:t>Map the relations to GeoSPARQL properties</w:t>
      </w:r>
    </w:p>
    <w:p w14:paraId="3B8434EF" w14:textId="59EF7B7B" w:rsidR="00810AC1" w:rsidRPr="007736F9" w:rsidRDefault="00810AC1" w:rsidP="00DA31E1">
      <w:pPr>
        <w:pStyle w:val="ListParagraph"/>
        <w:numPr>
          <w:ilvl w:val="0"/>
          <w:numId w:val="26"/>
        </w:numPr>
      </w:pPr>
      <w:r w:rsidRPr="007736F9">
        <w:t>Extend with a first-order formalization or mereology</w:t>
      </w:r>
    </w:p>
    <w:p w14:paraId="213C1208" w14:textId="77777777" w:rsidR="004053E0" w:rsidRDefault="004053E0" w:rsidP="004053E0">
      <w:pPr>
        <w:pStyle w:val="Heading3"/>
      </w:pPr>
      <w:bookmarkStart w:id="84" w:name="_Toc19780948"/>
      <w:r w:rsidRPr="00216E9F">
        <w:t>Ontology of Units of Measure</w:t>
      </w:r>
      <w:bookmarkEnd w:id="84"/>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77777777"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instrText xml:space="preserve"> ADDIN EN.CITE &lt;EndNote&gt;&lt;Cite&gt;&lt;Author&gt;Rijgersberg&lt;/Author&gt;&lt;Year&gt;2013&lt;/Year&gt;&lt;IDText&gt;Ontology of units of measure and related concepts&lt;/IDText&gt;&lt;DisplayText&gt;[22]&lt;/DisplayText&gt;&lt;record&gt;&lt;isbn&gt;1570-0844&lt;/isbn&gt;&lt;titles&gt;&lt;title&gt;Ontology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Pr>
          <w:noProof/>
        </w:rPr>
        <w:t>[22]</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instrText xml:space="preserve"> ADDIN EN.CITE &lt;EndNote&gt;&lt;Cite&gt;&lt;Author&gt;ISO/IEC&lt;/Author&gt;&lt;IDText&gt;Information technology - An upper level ontology for smart city indicators&lt;/IDText&gt;&lt;DisplayText&gt;[23]&lt;/DisplayText&gt;&lt;record&gt;&lt;urls&gt;&lt;related-urls&gt;&lt;url&gt;https://www.iso.org/standard/72325.html&lt;/url&gt;&lt;/related-urls&gt;&lt;/urls&gt;&lt;titles&gt;&lt;title&gt;Information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Pr>
          <w:noProof/>
        </w:rPr>
        <w:t>[23]</w:t>
      </w:r>
      <w:r>
        <w:fldChar w:fldCharType="end"/>
      </w:r>
      <w:r>
        <w:t>.</w:t>
      </w:r>
    </w:p>
    <w:p w14:paraId="4A1AB47C" w14:textId="77777777"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t xml:space="preserve">Table </w:t>
      </w:r>
      <w:r>
        <w:rPr>
          <w:noProof/>
        </w:rPr>
        <w:t>10</w:t>
      </w:r>
      <w:r>
        <w:fldChar w:fldCharType="end"/>
      </w:r>
      <w:r>
        <w:t>.</w:t>
      </w:r>
    </w:p>
    <w:p w14:paraId="7D8AE16B" w14:textId="77777777" w:rsidR="0017750F" w:rsidRDefault="0017750F" w:rsidP="0017750F">
      <w:pPr>
        <w:pStyle w:val="Caption"/>
        <w:keepNext/>
        <w:spacing w:after="120"/>
      </w:pPr>
      <w:bookmarkStart w:id="85" w:name="_Ref13130816"/>
      <w:r>
        <w:t xml:space="preserve">Table </w:t>
      </w:r>
      <w:r>
        <w:fldChar w:fldCharType="begin"/>
      </w:r>
      <w:r>
        <w:instrText xml:space="preserve"> SEQ Table \* ARABIC </w:instrText>
      </w:r>
      <w:r>
        <w:fldChar w:fldCharType="separate"/>
      </w:r>
      <w:r>
        <w:rPr>
          <w:noProof/>
        </w:rPr>
        <w:t>10</w:t>
      </w:r>
      <w:r>
        <w:rPr>
          <w:noProof/>
        </w:rPr>
        <w:fldChar w:fldCharType="end"/>
      </w:r>
      <w:bookmarkEnd w:id="8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3A65A6">
        <w:trPr>
          <w:cantSplit/>
        </w:trPr>
        <w:tc>
          <w:tcPr>
            <w:tcW w:w="2956" w:type="dxa"/>
            <w:shd w:val="clear" w:color="auto" w:fill="00FFFF"/>
          </w:tcPr>
          <w:p w14:paraId="53F6C70C" w14:textId="77777777" w:rsidR="0017750F" w:rsidRDefault="0017750F" w:rsidP="003A65A6">
            <w:pPr>
              <w:spacing w:after="120"/>
            </w:pPr>
            <w:r>
              <w:t>Object</w:t>
            </w:r>
          </w:p>
        </w:tc>
        <w:tc>
          <w:tcPr>
            <w:tcW w:w="3577" w:type="dxa"/>
            <w:shd w:val="clear" w:color="auto" w:fill="00FFFF"/>
          </w:tcPr>
          <w:p w14:paraId="3D3EF6E5" w14:textId="77777777" w:rsidR="0017750F" w:rsidRDefault="0017750F" w:rsidP="003A65A6">
            <w:pPr>
              <w:spacing w:after="120"/>
            </w:pPr>
            <w:r>
              <w:t>Property</w:t>
            </w:r>
          </w:p>
        </w:tc>
        <w:tc>
          <w:tcPr>
            <w:tcW w:w="2817" w:type="dxa"/>
            <w:shd w:val="clear" w:color="auto" w:fill="00FFFF"/>
          </w:tcPr>
          <w:p w14:paraId="3392795F" w14:textId="77777777" w:rsidR="0017750F" w:rsidRDefault="0017750F" w:rsidP="003A65A6">
            <w:pPr>
              <w:spacing w:after="120"/>
            </w:pPr>
            <w:r>
              <w:t>Value</w:t>
            </w:r>
          </w:p>
        </w:tc>
      </w:tr>
      <w:tr w:rsidR="0017750F" w14:paraId="489A121D" w14:textId="77777777" w:rsidTr="003A65A6">
        <w:trPr>
          <w:cantSplit/>
        </w:trPr>
        <w:tc>
          <w:tcPr>
            <w:tcW w:w="2956" w:type="dxa"/>
          </w:tcPr>
          <w:p w14:paraId="60889901" w14:textId="77777777" w:rsidR="0017750F" w:rsidRDefault="0017750F" w:rsidP="003A65A6">
            <w:pPr>
              <w:spacing w:after="120"/>
            </w:pPr>
            <w:r>
              <w:t>om-</w:t>
            </w:r>
            <w:proofErr w:type="gramStart"/>
            <w:r>
              <w:t>2:Quantity</w:t>
            </w:r>
            <w:proofErr w:type="gramEnd"/>
          </w:p>
        </w:tc>
        <w:tc>
          <w:tcPr>
            <w:tcW w:w="3577" w:type="dxa"/>
          </w:tcPr>
          <w:p w14:paraId="7362AE60" w14:textId="77777777" w:rsidR="0017750F" w:rsidRDefault="0017750F" w:rsidP="003A65A6">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3A65A6">
            <w:pPr>
              <w:spacing w:after="120"/>
            </w:pPr>
            <w:r>
              <w:t>only om-</w:t>
            </w:r>
            <w:proofErr w:type="gramStart"/>
            <w:r>
              <w:t>2:Measure</w:t>
            </w:r>
            <w:proofErr w:type="gramEnd"/>
          </w:p>
        </w:tc>
      </w:tr>
      <w:tr w:rsidR="0017750F" w14:paraId="162FBCF6" w14:textId="77777777" w:rsidTr="003A65A6">
        <w:trPr>
          <w:cantSplit/>
        </w:trPr>
        <w:tc>
          <w:tcPr>
            <w:tcW w:w="2956" w:type="dxa"/>
          </w:tcPr>
          <w:p w14:paraId="59B5C97C" w14:textId="77777777" w:rsidR="0017750F" w:rsidRDefault="0017750F" w:rsidP="003A65A6">
            <w:pPr>
              <w:spacing w:after="120"/>
            </w:pPr>
            <w:r>
              <w:t>om-</w:t>
            </w:r>
            <w:proofErr w:type="gramStart"/>
            <w:r>
              <w:t>2:Measure</w:t>
            </w:r>
            <w:proofErr w:type="gramEnd"/>
          </w:p>
        </w:tc>
        <w:tc>
          <w:tcPr>
            <w:tcW w:w="3577" w:type="dxa"/>
          </w:tcPr>
          <w:p w14:paraId="2DFF89EB" w14:textId="77777777" w:rsidR="0017750F" w:rsidRDefault="0017750F" w:rsidP="003A65A6">
            <w:pPr>
              <w:spacing w:after="120"/>
            </w:pPr>
            <w:r>
              <w:t>om-</w:t>
            </w:r>
            <w:proofErr w:type="gramStart"/>
            <w:r>
              <w:t>2:hasUnit</w:t>
            </w:r>
            <w:proofErr w:type="gramEnd"/>
          </w:p>
        </w:tc>
        <w:tc>
          <w:tcPr>
            <w:tcW w:w="2817" w:type="dxa"/>
          </w:tcPr>
          <w:p w14:paraId="3F5AB71E" w14:textId="77777777" w:rsidR="0017750F" w:rsidRDefault="0017750F" w:rsidP="003A65A6">
            <w:pPr>
              <w:spacing w:after="120"/>
            </w:pPr>
            <w:r>
              <w:t>only om-</w:t>
            </w:r>
            <w:proofErr w:type="gramStart"/>
            <w:r>
              <w:t>2:Unit</w:t>
            </w:r>
            <w:proofErr w:type="gramEnd"/>
          </w:p>
        </w:tc>
      </w:tr>
      <w:tr w:rsidR="0017750F" w14:paraId="2AB176D3" w14:textId="77777777" w:rsidTr="003A65A6">
        <w:trPr>
          <w:cantSplit/>
        </w:trPr>
        <w:tc>
          <w:tcPr>
            <w:tcW w:w="2956" w:type="dxa"/>
          </w:tcPr>
          <w:p w14:paraId="4070F2A6" w14:textId="77777777" w:rsidR="0017750F" w:rsidRDefault="0017750F" w:rsidP="003A65A6">
            <w:pPr>
              <w:spacing w:after="120"/>
            </w:pPr>
            <w:r>
              <w:t>om-</w:t>
            </w:r>
            <w:proofErr w:type="gramStart"/>
            <w:r>
              <w:t>2:Speed</w:t>
            </w:r>
            <w:proofErr w:type="gramEnd"/>
            <w:r>
              <w:t>_unit</w:t>
            </w:r>
          </w:p>
        </w:tc>
        <w:tc>
          <w:tcPr>
            <w:tcW w:w="3577" w:type="dxa"/>
          </w:tcPr>
          <w:p w14:paraId="48199682" w14:textId="77777777" w:rsidR="0017750F" w:rsidRDefault="0017750F" w:rsidP="003A65A6">
            <w:pPr>
              <w:spacing w:after="120"/>
            </w:pPr>
            <w:r>
              <w:t>subClassOf</w:t>
            </w:r>
          </w:p>
        </w:tc>
        <w:tc>
          <w:tcPr>
            <w:tcW w:w="2817" w:type="dxa"/>
          </w:tcPr>
          <w:p w14:paraId="18AFC8A7" w14:textId="77777777" w:rsidR="0017750F" w:rsidRDefault="0017750F" w:rsidP="003A65A6">
            <w:pPr>
              <w:spacing w:after="120"/>
            </w:pPr>
            <w:r>
              <w:t>om-</w:t>
            </w:r>
            <w:proofErr w:type="gramStart"/>
            <w:r>
              <w:t>2:Unit</w:t>
            </w:r>
            <w:proofErr w:type="gramEnd"/>
          </w:p>
        </w:tc>
      </w:tr>
      <w:tr w:rsidR="0017750F" w14:paraId="4E2D639E" w14:textId="77777777" w:rsidTr="003A65A6">
        <w:trPr>
          <w:cantSplit/>
        </w:trPr>
        <w:tc>
          <w:tcPr>
            <w:tcW w:w="2956" w:type="dxa"/>
          </w:tcPr>
          <w:p w14:paraId="7528536B" w14:textId="77777777" w:rsidR="0017750F" w:rsidRDefault="0017750F" w:rsidP="003A65A6">
            <w:pPr>
              <w:spacing w:after="120"/>
            </w:pPr>
            <w:r>
              <w:t>om-</w:t>
            </w:r>
            <w:proofErr w:type="gramStart"/>
            <w:r>
              <w:t>2:Amount</w:t>
            </w:r>
            <w:proofErr w:type="gramEnd"/>
            <w:r>
              <w:t>_of_money_unit</w:t>
            </w:r>
          </w:p>
        </w:tc>
        <w:tc>
          <w:tcPr>
            <w:tcW w:w="3577" w:type="dxa"/>
          </w:tcPr>
          <w:p w14:paraId="271516C0" w14:textId="77777777" w:rsidR="0017750F" w:rsidRDefault="0017750F" w:rsidP="003A65A6">
            <w:pPr>
              <w:spacing w:after="120"/>
            </w:pPr>
            <w:r>
              <w:t>subClassOf</w:t>
            </w:r>
          </w:p>
        </w:tc>
        <w:tc>
          <w:tcPr>
            <w:tcW w:w="2817" w:type="dxa"/>
          </w:tcPr>
          <w:p w14:paraId="6F16865C" w14:textId="77777777" w:rsidR="0017750F" w:rsidRDefault="0017750F" w:rsidP="003A65A6">
            <w:pPr>
              <w:spacing w:after="120"/>
            </w:pPr>
            <w:r>
              <w:t>om-</w:t>
            </w:r>
            <w:proofErr w:type="gramStart"/>
            <w:r>
              <w:t>2:Unit</w:t>
            </w:r>
            <w:proofErr w:type="gramEnd"/>
          </w:p>
        </w:tc>
      </w:tr>
      <w:tr w:rsidR="0017750F" w14:paraId="18D3B8CE" w14:textId="77777777" w:rsidTr="003A65A6">
        <w:trPr>
          <w:cantSplit/>
        </w:trPr>
        <w:tc>
          <w:tcPr>
            <w:tcW w:w="2956" w:type="dxa"/>
          </w:tcPr>
          <w:p w14:paraId="3E538954" w14:textId="77777777" w:rsidR="0017750F" w:rsidRDefault="0017750F" w:rsidP="003A65A6">
            <w:pPr>
              <w:spacing w:after="120"/>
            </w:pPr>
            <w:r>
              <w:t>...</w:t>
            </w:r>
          </w:p>
        </w:tc>
        <w:tc>
          <w:tcPr>
            <w:tcW w:w="3577" w:type="dxa"/>
          </w:tcPr>
          <w:p w14:paraId="25C828B2" w14:textId="77777777" w:rsidR="0017750F" w:rsidRDefault="0017750F" w:rsidP="003A65A6">
            <w:pPr>
              <w:spacing w:after="120"/>
            </w:pPr>
            <w:r>
              <w:t>subClassOf</w:t>
            </w:r>
          </w:p>
        </w:tc>
        <w:tc>
          <w:tcPr>
            <w:tcW w:w="2817" w:type="dxa"/>
          </w:tcPr>
          <w:p w14:paraId="0ACDEB97" w14:textId="77777777" w:rsidR="0017750F" w:rsidRDefault="0017750F" w:rsidP="003A65A6">
            <w:pPr>
              <w:spacing w:after="120"/>
            </w:pPr>
            <w:r>
              <w:t>om-</w:t>
            </w:r>
            <w:proofErr w:type="gramStart"/>
            <w:r>
              <w:t>2:Unit</w:t>
            </w:r>
            <w:proofErr w:type="gramEnd"/>
          </w:p>
        </w:tc>
      </w:tr>
      <w:tr w:rsidR="0017750F" w14:paraId="034E5408" w14:textId="77777777" w:rsidTr="003A65A6">
        <w:trPr>
          <w:cantSplit/>
        </w:trPr>
        <w:tc>
          <w:tcPr>
            <w:tcW w:w="2956" w:type="dxa"/>
            <w:vMerge w:val="restart"/>
          </w:tcPr>
          <w:p w14:paraId="0D656C1D" w14:textId="77777777" w:rsidR="0017750F" w:rsidRDefault="0017750F" w:rsidP="003A65A6">
            <w:pPr>
              <w:spacing w:after="120"/>
            </w:pPr>
            <w:r>
              <w:t>MonetaryValue</w:t>
            </w:r>
          </w:p>
        </w:tc>
        <w:tc>
          <w:tcPr>
            <w:tcW w:w="3577" w:type="dxa"/>
          </w:tcPr>
          <w:p w14:paraId="06F14DA2" w14:textId="77777777" w:rsidR="0017750F" w:rsidRDefault="0017750F" w:rsidP="003A65A6">
            <w:pPr>
              <w:spacing w:after="120"/>
            </w:pPr>
            <w:r>
              <w:t>subClassOf</w:t>
            </w:r>
          </w:p>
        </w:tc>
        <w:tc>
          <w:tcPr>
            <w:tcW w:w="2817" w:type="dxa"/>
          </w:tcPr>
          <w:p w14:paraId="723C030F" w14:textId="77777777" w:rsidR="0017750F" w:rsidRDefault="0017750F" w:rsidP="003A65A6">
            <w:pPr>
              <w:spacing w:after="120"/>
            </w:pPr>
            <w:r>
              <w:t>om-</w:t>
            </w:r>
            <w:proofErr w:type="gramStart"/>
            <w:r>
              <w:t>2:Measure</w:t>
            </w:r>
            <w:proofErr w:type="gramEnd"/>
          </w:p>
        </w:tc>
      </w:tr>
      <w:tr w:rsidR="0017750F" w14:paraId="43FE244A" w14:textId="77777777" w:rsidTr="003A65A6">
        <w:trPr>
          <w:cantSplit/>
        </w:trPr>
        <w:tc>
          <w:tcPr>
            <w:tcW w:w="2956" w:type="dxa"/>
            <w:vMerge/>
          </w:tcPr>
          <w:p w14:paraId="6EFA7ADD" w14:textId="77777777" w:rsidR="0017750F" w:rsidRDefault="0017750F" w:rsidP="003A65A6">
            <w:pPr>
              <w:spacing w:after="120"/>
            </w:pPr>
          </w:p>
        </w:tc>
        <w:tc>
          <w:tcPr>
            <w:tcW w:w="3577" w:type="dxa"/>
          </w:tcPr>
          <w:p w14:paraId="1A4866D4" w14:textId="77777777" w:rsidR="0017750F" w:rsidRDefault="0017750F" w:rsidP="003A65A6">
            <w:pPr>
              <w:spacing w:after="120"/>
            </w:pPr>
            <w:r>
              <w:t>hasRelativeYear</w:t>
            </w:r>
          </w:p>
        </w:tc>
        <w:tc>
          <w:tcPr>
            <w:tcW w:w="2817" w:type="dxa"/>
          </w:tcPr>
          <w:p w14:paraId="669D84D7" w14:textId="77777777" w:rsidR="0017750F" w:rsidRDefault="0017750F" w:rsidP="003A65A6">
            <w:pPr>
              <w:spacing w:after="120"/>
            </w:pPr>
            <w:r>
              <w:t xml:space="preserve">exactly 1 </w:t>
            </w:r>
            <w:proofErr w:type="gramStart"/>
            <w:r>
              <w:t>xsd:gYear</w:t>
            </w:r>
            <w:proofErr w:type="gramEnd"/>
          </w:p>
        </w:tc>
      </w:tr>
      <w:tr w:rsidR="0017750F" w14:paraId="3AD03FB6" w14:textId="77777777" w:rsidTr="003A65A6">
        <w:trPr>
          <w:cantSplit/>
        </w:trPr>
        <w:tc>
          <w:tcPr>
            <w:tcW w:w="2956" w:type="dxa"/>
            <w:vMerge/>
          </w:tcPr>
          <w:p w14:paraId="07C31236" w14:textId="77777777" w:rsidR="0017750F" w:rsidRDefault="0017750F" w:rsidP="003A65A6">
            <w:pPr>
              <w:spacing w:after="120"/>
            </w:pPr>
          </w:p>
        </w:tc>
        <w:tc>
          <w:tcPr>
            <w:tcW w:w="3577" w:type="dxa"/>
          </w:tcPr>
          <w:p w14:paraId="619E6799" w14:textId="77777777" w:rsidR="0017750F" w:rsidRDefault="0017750F" w:rsidP="003A65A6">
            <w:pPr>
              <w:spacing w:after="120"/>
            </w:pPr>
            <w:r>
              <w:t>om-</w:t>
            </w:r>
            <w:proofErr w:type="gramStart"/>
            <w:r>
              <w:t>2:hasUnit</w:t>
            </w:r>
            <w:proofErr w:type="gramEnd"/>
          </w:p>
        </w:tc>
        <w:tc>
          <w:tcPr>
            <w:tcW w:w="2817" w:type="dxa"/>
          </w:tcPr>
          <w:p w14:paraId="14F94B73" w14:textId="77777777" w:rsidR="0017750F" w:rsidRDefault="0017750F" w:rsidP="003A65A6">
            <w:pPr>
              <w:spacing w:after="120"/>
            </w:pPr>
            <w:r>
              <w:t>only om-</w:t>
            </w:r>
            <w:proofErr w:type="gramStart"/>
            <w:r>
              <w:t>2:Amount</w:t>
            </w:r>
            <w:proofErr w:type="gramEnd"/>
            <w:r>
              <w:t>_of_money_unit</w:t>
            </w:r>
          </w:p>
        </w:tc>
      </w:tr>
      <w:tr w:rsidR="0017750F" w14:paraId="6FEA3DBD" w14:textId="77777777" w:rsidTr="003A65A6">
        <w:trPr>
          <w:cantSplit/>
        </w:trPr>
        <w:tc>
          <w:tcPr>
            <w:tcW w:w="2956" w:type="dxa"/>
            <w:vMerge w:val="restart"/>
          </w:tcPr>
          <w:p w14:paraId="62290727" w14:textId="77777777" w:rsidR="0017750F" w:rsidRDefault="0017750F" w:rsidP="003A65A6">
            <w:pPr>
              <w:spacing w:after="120"/>
            </w:pPr>
            <w:r>
              <w:lastRenderedPageBreak/>
              <w:t>ValueOfMoney</w:t>
            </w:r>
          </w:p>
        </w:tc>
        <w:tc>
          <w:tcPr>
            <w:tcW w:w="3577" w:type="dxa"/>
          </w:tcPr>
          <w:p w14:paraId="5B043B6F" w14:textId="77777777" w:rsidR="0017750F" w:rsidRDefault="0017750F" w:rsidP="003A65A6">
            <w:pPr>
              <w:spacing w:after="120"/>
            </w:pPr>
            <w:r>
              <w:t>subClassOf</w:t>
            </w:r>
          </w:p>
        </w:tc>
        <w:tc>
          <w:tcPr>
            <w:tcW w:w="2817" w:type="dxa"/>
          </w:tcPr>
          <w:p w14:paraId="4C68EA1D" w14:textId="77777777" w:rsidR="0017750F" w:rsidRDefault="0017750F" w:rsidP="003A65A6">
            <w:pPr>
              <w:spacing w:after="120"/>
            </w:pPr>
            <w:r>
              <w:t>om-</w:t>
            </w:r>
            <w:proofErr w:type="gramStart"/>
            <w:r>
              <w:t>2:Quantity</w:t>
            </w:r>
            <w:proofErr w:type="gramEnd"/>
          </w:p>
        </w:tc>
      </w:tr>
      <w:tr w:rsidR="0017750F" w14:paraId="206B4417" w14:textId="77777777" w:rsidTr="003A65A6">
        <w:trPr>
          <w:cantSplit/>
        </w:trPr>
        <w:tc>
          <w:tcPr>
            <w:tcW w:w="2956" w:type="dxa"/>
            <w:vMerge/>
          </w:tcPr>
          <w:p w14:paraId="084F6863" w14:textId="77777777" w:rsidR="0017750F" w:rsidRDefault="0017750F" w:rsidP="003A65A6">
            <w:pPr>
              <w:spacing w:after="120"/>
            </w:pPr>
          </w:p>
        </w:tc>
        <w:tc>
          <w:tcPr>
            <w:tcW w:w="3577" w:type="dxa"/>
          </w:tcPr>
          <w:p w14:paraId="696440A8" w14:textId="77777777" w:rsidR="0017750F" w:rsidRDefault="0017750F" w:rsidP="003A65A6">
            <w:pPr>
              <w:spacing w:after="120"/>
            </w:pPr>
            <w:r>
              <w:t>subClassOf</w:t>
            </w:r>
          </w:p>
        </w:tc>
        <w:tc>
          <w:tcPr>
            <w:tcW w:w="2817" w:type="dxa"/>
          </w:tcPr>
          <w:p w14:paraId="46114AB1" w14:textId="77777777" w:rsidR="0017750F" w:rsidRDefault="0017750F" w:rsidP="003A65A6">
            <w:pPr>
              <w:spacing w:after="120"/>
            </w:pPr>
            <w:r>
              <w:t>om-</w:t>
            </w:r>
            <w:proofErr w:type="gramStart"/>
            <w:r>
              <w:t>2:AmountOfMoney</w:t>
            </w:r>
            <w:proofErr w:type="gramEnd"/>
          </w:p>
        </w:tc>
      </w:tr>
      <w:tr w:rsidR="0017750F" w14:paraId="2257A9AF" w14:textId="77777777" w:rsidTr="003A65A6">
        <w:trPr>
          <w:cantSplit/>
        </w:trPr>
        <w:tc>
          <w:tcPr>
            <w:tcW w:w="2956" w:type="dxa"/>
            <w:vMerge/>
          </w:tcPr>
          <w:p w14:paraId="4E1FED63" w14:textId="77777777" w:rsidR="0017750F" w:rsidRDefault="0017750F" w:rsidP="003A65A6">
            <w:pPr>
              <w:spacing w:after="120"/>
            </w:pPr>
          </w:p>
        </w:tc>
        <w:tc>
          <w:tcPr>
            <w:tcW w:w="3577" w:type="dxa"/>
          </w:tcPr>
          <w:p w14:paraId="39E2D04C" w14:textId="77777777" w:rsidR="0017750F" w:rsidRDefault="0017750F" w:rsidP="003A65A6">
            <w:pPr>
              <w:spacing w:after="120"/>
            </w:pPr>
            <w:r>
              <w:t>om-</w:t>
            </w:r>
            <w:proofErr w:type="gramStart"/>
            <w:r>
              <w:t>2:hasValue</w:t>
            </w:r>
            <w:proofErr w:type="gramEnd"/>
          </w:p>
        </w:tc>
        <w:tc>
          <w:tcPr>
            <w:tcW w:w="2817" w:type="dxa"/>
          </w:tcPr>
          <w:p w14:paraId="4D5DCB93" w14:textId="77777777" w:rsidR="0017750F" w:rsidRDefault="0017750F" w:rsidP="003A65A6">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77777777"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t xml:space="preserve">Figure </w:t>
      </w:r>
      <w:r>
        <w:rPr>
          <w:noProof/>
        </w:rPr>
        <w:t>11</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77777777" w:rsidR="0017750F" w:rsidRDefault="0017750F" w:rsidP="0017750F">
      <w:pPr>
        <w:pStyle w:val="Caption"/>
        <w:spacing w:after="120"/>
        <w:rPr>
          <w:lang w:val="en-CA"/>
        </w:rPr>
      </w:pPr>
      <w:bookmarkStart w:id="86" w:name="_Ref13130894"/>
      <w:r>
        <w:t xml:space="preserve">Figure </w:t>
      </w:r>
      <w:r>
        <w:fldChar w:fldCharType="begin"/>
      </w:r>
      <w:r>
        <w:instrText xml:space="preserve"> SEQ Figure \* ARABIC </w:instrText>
      </w:r>
      <w:r>
        <w:fldChar w:fldCharType="separate"/>
      </w:r>
      <w:r>
        <w:rPr>
          <w:noProof/>
        </w:rPr>
        <w:t>14</w:t>
      </w:r>
      <w:r>
        <w:rPr>
          <w:noProof/>
        </w:rPr>
        <w:fldChar w:fldCharType="end"/>
      </w:r>
      <w:bookmarkEnd w:id="8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6DFBF4DA"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B371C7">
        <w:t xml:space="preserve">Figure </w:t>
      </w:r>
      <w:r w:rsidR="00B371C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B371C7">
        <w:t xml:space="preserve">Figure </w:t>
      </w:r>
      <w:r w:rsidR="00B371C7">
        <w:rPr>
          <w:noProof/>
        </w:rPr>
        <w:t>5</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650EEE5" w:rsidR="00C87610" w:rsidRDefault="00AA1FBD" w:rsidP="00E80D3C">
      <w:pPr>
        <w:pStyle w:val="Caption"/>
      </w:pPr>
      <w:bookmarkStart w:id="8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81005F">
        <w:rPr>
          <w:noProof/>
        </w:rPr>
        <w:t>4</w:t>
      </w:r>
      <w:r w:rsidR="00FA06BD">
        <w:rPr>
          <w:noProof/>
        </w:rPr>
        <w:fldChar w:fldCharType="end"/>
      </w:r>
      <w:bookmarkEnd w:id="8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3A65A6">
        <w:trPr>
          <w:cantSplit/>
        </w:trPr>
        <w:tc>
          <w:tcPr>
            <w:tcW w:w="2959" w:type="dxa"/>
            <w:shd w:val="clear" w:color="auto" w:fill="00FFFF"/>
          </w:tcPr>
          <w:p w14:paraId="252686CF" w14:textId="77777777" w:rsidR="0017750F" w:rsidRDefault="0017750F" w:rsidP="003A65A6">
            <w:r>
              <w:t>Object</w:t>
            </w:r>
          </w:p>
        </w:tc>
        <w:tc>
          <w:tcPr>
            <w:tcW w:w="3615" w:type="dxa"/>
            <w:shd w:val="clear" w:color="auto" w:fill="00FFFF"/>
          </w:tcPr>
          <w:p w14:paraId="520E8386" w14:textId="77777777" w:rsidR="0017750F" w:rsidRDefault="0017750F" w:rsidP="003A65A6">
            <w:r>
              <w:t>Property</w:t>
            </w:r>
          </w:p>
        </w:tc>
        <w:tc>
          <w:tcPr>
            <w:tcW w:w="2776" w:type="dxa"/>
            <w:shd w:val="clear" w:color="auto" w:fill="00FFFF"/>
          </w:tcPr>
          <w:p w14:paraId="11D87ABB" w14:textId="77777777" w:rsidR="0017750F" w:rsidRDefault="0017750F" w:rsidP="003A65A6">
            <w:r>
              <w:t>Value</w:t>
            </w:r>
          </w:p>
        </w:tc>
      </w:tr>
      <w:tr w:rsidR="0017750F" w14:paraId="30BD9A9B" w14:textId="77777777" w:rsidTr="003A65A6">
        <w:trPr>
          <w:cantSplit/>
        </w:trPr>
        <w:tc>
          <w:tcPr>
            <w:tcW w:w="2959" w:type="dxa"/>
          </w:tcPr>
          <w:p w14:paraId="6308030B" w14:textId="77777777" w:rsidR="0017750F" w:rsidRDefault="0017750F" w:rsidP="003A65A6">
            <w:r>
              <w:t>om-</w:t>
            </w:r>
            <w:proofErr w:type="gramStart"/>
            <w:r>
              <w:t>2:Quantity</w:t>
            </w:r>
            <w:proofErr w:type="gramEnd"/>
          </w:p>
        </w:tc>
        <w:tc>
          <w:tcPr>
            <w:tcW w:w="3615" w:type="dxa"/>
          </w:tcPr>
          <w:p w14:paraId="4569A200" w14:textId="77777777" w:rsidR="0017750F" w:rsidRDefault="0017750F" w:rsidP="003A65A6">
            <w:r>
              <w:t>om-</w:t>
            </w:r>
            <w:proofErr w:type="gramStart"/>
            <w:r>
              <w:t>2:</w:t>
            </w:r>
            <w:r w:rsidRPr="00E80D3C">
              <w:t>hasV</w:t>
            </w:r>
            <w:r w:rsidRPr="00AA4F4A">
              <w:t>alue</w:t>
            </w:r>
            <w:proofErr w:type="gramEnd"/>
          </w:p>
        </w:tc>
        <w:tc>
          <w:tcPr>
            <w:tcW w:w="2776" w:type="dxa"/>
          </w:tcPr>
          <w:p w14:paraId="0078AE26" w14:textId="77777777" w:rsidR="0017750F" w:rsidRDefault="0017750F" w:rsidP="003A65A6">
            <w:r>
              <w:t>only om-</w:t>
            </w:r>
            <w:proofErr w:type="gramStart"/>
            <w:r>
              <w:t>2:Measure</w:t>
            </w:r>
            <w:proofErr w:type="gramEnd"/>
          </w:p>
        </w:tc>
      </w:tr>
      <w:tr w:rsidR="0017750F" w14:paraId="652C6862" w14:textId="77777777" w:rsidTr="003A65A6">
        <w:trPr>
          <w:cantSplit/>
        </w:trPr>
        <w:tc>
          <w:tcPr>
            <w:tcW w:w="2959" w:type="dxa"/>
          </w:tcPr>
          <w:p w14:paraId="74E10BFE" w14:textId="77777777" w:rsidR="0017750F" w:rsidRDefault="0017750F" w:rsidP="003A65A6">
            <w:r>
              <w:t>om-</w:t>
            </w:r>
            <w:proofErr w:type="gramStart"/>
            <w:r>
              <w:t>2:Measure</w:t>
            </w:r>
            <w:proofErr w:type="gramEnd"/>
          </w:p>
        </w:tc>
        <w:tc>
          <w:tcPr>
            <w:tcW w:w="3615" w:type="dxa"/>
          </w:tcPr>
          <w:p w14:paraId="7895F2E3" w14:textId="77777777" w:rsidR="0017750F" w:rsidRDefault="0017750F" w:rsidP="003A65A6">
            <w:r>
              <w:t>om-</w:t>
            </w:r>
            <w:proofErr w:type="gramStart"/>
            <w:r>
              <w:t>2:hasUnit</w:t>
            </w:r>
            <w:proofErr w:type="gramEnd"/>
          </w:p>
        </w:tc>
        <w:tc>
          <w:tcPr>
            <w:tcW w:w="2776" w:type="dxa"/>
          </w:tcPr>
          <w:p w14:paraId="2B93EE5E" w14:textId="77777777" w:rsidR="0017750F" w:rsidRDefault="0017750F" w:rsidP="003A65A6">
            <w:r>
              <w:t>only om-</w:t>
            </w:r>
            <w:proofErr w:type="gramStart"/>
            <w:r>
              <w:t>2:Unit</w:t>
            </w:r>
            <w:proofErr w:type="gramEnd"/>
          </w:p>
        </w:tc>
      </w:tr>
      <w:tr w:rsidR="0017750F" w14:paraId="60DA28ED" w14:textId="77777777" w:rsidTr="003A65A6">
        <w:trPr>
          <w:cantSplit/>
        </w:trPr>
        <w:tc>
          <w:tcPr>
            <w:tcW w:w="2959" w:type="dxa"/>
          </w:tcPr>
          <w:p w14:paraId="73AD6871" w14:textId="77777777" w:rsidR="0017750F" w:rsidRDefault="0017750F" w:rsidP="003A65A6">
            <w:r>
              <w:t>om-</w:t>
            </w:r>
            <w:proofErr w:type="gramStart"/>
            <w:r>
              <w:t>2:Length</w:t>
            </w:r>
            <w:proofErr w:type="gramEnd"/>
            <w:r>
              <w:t>_unit</w:t>
            </w:r>
          </w:p>
        </w:tc>
        <w:tc>
          <w:tcPr>
            <w:tcW w:w="3615" w:type="dxa"/>
          </w:tcPr>
          <w:p w14:paraId="5E8CA605" w14:textId="77777777" w:rsidR="0017750F" w:rsidRDefault="0017750F" w:rsidP="003A65A6">
            <w:r>
              <w:t>subClassOf</w:t>
            </w:r>
          </w:p>
        </w:tc>
        <w:tc>
          <w:tcPr>
            <w:tcW w:w="2776" w:type="dxa"/>
          </w:tcPr>
          <w:p w14:paraId="54C9E81B" w14:textId="77777777" w:rsidR="0017750F" w:rsidRDefault="0017750F" w:rsidP="003A65A6">
            <w:r>
              <w:t>om-</w:t>
            </w:r>
            <w:proofErr w:type="gramStart"/>
            <w:r>
              <w:t>2:Unit</w:t>
            </w:r>
            <w:proofErr w:type="gramEnd"/>
          </w:p>
        </w:tc>
      </w:tr>
      <w:tr w:rsidR="0017750F" w14:paraId="70FC5CF9" w14:textId="77777777" w:rsidTr="003A65A6">
        <w:trPr>
          <w:cantSplit/>
        </w:trPr>
        <w:tc>
          <w:tcPr>
            <w:tcW w:w="2959" w:type="dxa"/>
          </w:tcPr>
          <w:p w14:paraId="2C60F320" w14:textId="77777777" w:rsidR="0017750F" w:rsidRDefault="0017750F" w:rsidP="003A65A6">
            <w:r>
              <w:t>om-</w:t>
            </w:r>
            <w:proofErr w:type="gramStart"/>
            <w:r>
              <w:t>2:Mass</w:t>
            </w:r>
            <w:proofErr w:type="gramEnd"/>
            <w:r>
              <w:t>_unit</w:t>
            </w:r>
          </w:p>
        </w:tc>
        <w:tc>
          <w:tcPr>
            <w:tcW w:w="3615" w:type="dxa"/>
          </w:tcPr>
          <w:p w14:paraId="1E5BE31A" w14:textId="77777777" w:rsidR="0017750F" w:rsidRDefault="0017750F" w:rsidP="003A65A6">
            <w:r>
              <w:t>subClassOf</w:t>
            </w:r>
          </w:p>
        </w:tc>
        <w:tc>
          <w:tcPr>
            <w:tcW w:w="2776" w:type="dxa"/>
          </w:tcPr>
          <w:p w14:paraId="46241311" w14:textId="77777777" w:rsidR="0017750F" w:rsidRDefault="0017750F" w:rsidP="003A65A6">
            <w:r>
              <w:t>om-</w:t>
            </w:r>
            <w:proofErr w:type="gramStart"/>
            <w:r>
              <w:t>2:Unit</w:t>
            </w:r>
            <w:proofErr w:type="gramEnd"/>
          </w:p>
        </w:tc>
      </w:tr>
      <w:tr w:rsidR="0017750F" w14:paraId="55E56673" w14:textId="77777777" w:rsidTr="003A65A6">
        <w:trPr>
          <w:cantSplit/>
        </w:trPr>
        <w:tc>
          <w:tcPr>
            <w:tcW w:w="2959" w:type="dxa"/>
          </w:tcPr>
          <w:p w14:paraId="1C87A895" w14:textId="77777777" w:rsidR="0017750F" w:rsidRDefault="0017750F" w:rsidP="003A65A6">
            <w:r>
              <w:t>om-</w:t>
            </w:r>
            <w:proofErr w:type="gramStart"/>
            <w:r>
              <w:t>2:Area</w:t>
            </w:r>
            <w:proofErr w:type="gramEnd"/>
            <w:r>
              <w:t>_unit</w:t>
            </w:r>
          </w:p>
        </w:tc>
        <w:tc>
          <w:tcPr>
            <w:tcW w:w="3615" w:type="dxa"/>
          </w:tcPr>
          <w:p w14:paraId="1B5B13CE" w14:textId="77777777" w:rsidR="0017750F" w:rsidRDefault="0017750F" w:rsidP="003A65A6">
            <w:r>
              <w:t>subClassOf</w:t>
            </w:r>
          </w:p>
        </w:tc>
        <w:tc>
          <w:tcPr>
            <w:tcW w:w="2776" w:type="dxa"/>
          </w:tcPr>
          <w:p w14:paraId="101377BE" w14:textId="77777777" w:rsidR="0017750F" w:rsidRDefault="0017750F" w:rsidP="003A65A6">
            <w:r>
              <w:t>om-</w:t>
            </w:r>
            <w:proofErr w:type="gramStart"/>
            <w:r>
              <w:t>2:Unit</w:t>
            </w:r>
            <w:proofErr w:type="gramEnd"/>
          </w:p>
        </w:tc>
      </w:tr>
      <w:tr w:rsidR="0017750F" w14:paraId="60768708" w14:textId="77777777" w:rsidTr="003A65A6">
        <w:trPr>
          <w:cantSplit/>
        </w:trPr>
        <w:tc>
          <w:tcPr>
            <w:tcW w:w="2959" w:type="dxa"/>
          </w:tcPr>
          <w:p w14:paraId="5C982CFB" w14:textId="77777777" w:rsidR="0017750F" w:rsidRDefault="0017750F" w:rsidP="003A65A6">
            <w:r>
              <w:t>om-</w:t>
            </w:r>
            <w:proofErr w:type="gramStart"/>
            <w:r>
              <w:t>2:Acceleration</w:t>
            </w:r>
            <w:proofErr w:type="gramEnd"/>
            <w:r>
              <w:t>_unit</w:t>
            </w:r>
          </w:p>
        </w:tc>
        <w:tc>
          <w:tcPr>
            <w:tcW w:w="3615" w:type="dxa"/>
          </w:tcPr>
          <w:p w14:paraId="550285E7" w14:textId="77777777" w:rsidR="0017750F" w:rsidRDefault="0017750F" w:rsidP="003A65A6">
            <w:r>
              <w:t>subClassOf</w:t>
            </w:r>
          </w:p>
        </w:tc>
        <w:tc>
          <w:tcPr>
            <w:tcW w:w="2776" w:type="dxa"/>
          </w:tcPr>
          <w:p w14:paraId="5CD7DE43" w14:textId="77777777" w:rsidR="0017750F" w:rsidRDefault="0017750F" w:rsidP="003A65A6">
            <w:r>
              <w:t>om-</w:t>
            </w:r>
            <w:proofErr w:type="gramStart"/>
            <w:r>
              <w:t>2:Unit</w:t>
            </w:r>
            <w:proofErr w:type="gramEnd"/>
          </w:p>
        </w:tc>
      </w:tr>
      <w:tr w:rsidR="0017750F" w14:paraId="29104AE8" w14:textId="77777777" w:rsidTr="003A65A6">
        <w:trPr>
          <w:cantSplit/>
        </w:trPr>
        <w:tc>
          <w:tcPr>
            <w:tcW w:w="2959" w:type="dxa"/>
          </w:tcPr>
          <w:p w14:paraId="3E271DD1" w14:textId="77777777" w:rsidR="0017750F" w:rsidDel="009F6993" w:rsidRDefault="0017750F" w:rsidP="003A65A6">
            <w:r>
              <w:t>om-</w:t>
            </w:r>
            <w:proofErr w:type="gramStart"/>
            <w:r>
              <w:t>2:Volume</w:t>
            </w:r>
            <w:proofErr w:type="gramEnd"/>
            <w:r>
              <w:t>_unit</w:t>
            </w:r>
          </w:p>
        </w:tc>
        <w:tc>
          <w:tcPr>
            <w:tcW w:w="3615" w:type="dxa"/>
          </w:tcPr>
          <w:p w14:paraId="7DAFA194" w14:textId="77777777" w:rsidR="0017750F" w:rsidRDefault="0017750F" w:rsidP="003A65A6">
            <w:r>
              <w:t>subClassOf</w:t>
            </w:r>
          </w:p>
        </w:tc>
        <w:tc>
          <w:tcPr>
            <w:tcW w:w="2776" w:type="dxa"/>
          </w:tcPr>
          <w:p w14:paraId="55D6B5FB" w14:textId="77777777" w:rsidR="0017750F" w:rsidDel="009F6993" w:rsidRDefault="0017750F" w:rsidP="003A65A6">
            <w:r>
              <w:t>om-</w:t>
            </w:r>
            <w:proofErr w:type="gramStart"/>
            <w:r>
              <w:t>2:Unit</w:t>
            </w:r>
            <w:proofErr w:type="gramEnd"/>
          </w:p>
        </w:tc>
      </w:tr>
      <w:tr w:rsidR="0017750F" w14:paraId="47335674" w14:textId="77777777" w:rsidTr="003A65A6">
        <w:trPr>
          <w:cantSplit/>
        </w:trPr>
        <w:tc>
          <w:tcPr>
            <w:tcW w:w="2959" w:type="dxa"/>
          </w:tcPr>
          <w:p w14:paraId="71166F42" w14:textId="77777777" w:rsidR="0017750F" w:rsidRDefault="0017750F" w:rsidP="003A65A6">
            <w:r>
              <w:t>om-</w:t>
            </w:r>
            <w:proofErr w:type="gramStart"/>
            <w:r>
              <w:t>2:Speed</w:t>
            </w:r>
            <w:proofErr w:type="gramEnd"/>
            <w:r>
              <w:t>_unit</w:t>
            </w:r>
          </w:p>
        </w:tc>
        <w:tc>
          <w:tcPr>
            <w:tcW w:w="3615" w:type="dxa"/>
          </w:tcPr>
          <w:p w14:paraId="04B73409" w14:textId="77777777" w:rsidR="0017750F" w:rsidRDefault="0017750F" w:rsidP="003A65A6">
            <w:r>
              <w:t>subClassOf</w:t>
            </w:r>
          </w:p>
        </w:tc>
        <w:tc>
          <w:tcPr>
            <w:tcW w:w="2776" w:type="dxa"/>
          </w:tcPr>
          <w:p w14:paraId="0353F6E5" w14:textId="77777777" w:rsidR="0017750F" w:rsidRDefault="0017750F" w:rsidP="003A65A6">
            <w:r>
              <w:t>om-</w:t>
            </w:r>
            <w:proofErr w:type="gramStart"/>
            <w:r>
              <w:t>2:Unit</w:t>
            </w:r>
            <w:proofErr w:type="gramEnd"/>
          </w:p>
        </w:tc>
      </w:tr>
      <w:tr w:rsidR="0017750F" w14:paraId="26E28498" w14:textId="77777777" w:rsidTr="003A65A6">
        <w:trPr>
          <w:cantSplit/>
        </w:trPr>
        <w:tc>
          <w:tcPr>
            <w:tcW w:w="2959" w:type="dxa"/>
          </w:tcPr>
          <w:p w14:paraId="178880E1" w14:textId="77777777" w:rsidR="0017750F" w:rsidRDefault="0017750F" w:rsidP="003A65A6">
            <w:r>
              <w:lastRenderedPageBreak/>
              <w:t>om-</w:t>
            </w:r>
            <w:proofErr w:type="gramStart"/>
            <w:r>
              <w:t>2:Amount</w:t>
            </w:r>
            <w:proofErr w:type="gramEnd"/>
            <w:r>
              <w:t>_of_money_unit</w:t>
            </w:r>
          </w:p>
        </w:tc>
        <w:tc>
          <w:tcPr>
            <w:tcW w:w="3615" w:type="dxa"/>
          </w:tcPr>
          <w:p w14:paraId="6AC4EEF5" w14:textId="77777777" w:rsidR="0017750F" w:rsidRDefault="0017750F" w:rsidP="003A65A6">
            <w:r>
              <w:t>subClassOf</w:t>
            </w:r>
          </w:p>
        </w:tc>
        <w:tc>
          <w:tcPr>
            <w:tcW w:w="2776" w:type="dxa"/>
          </w:tcPr>
          <w:p w14:paraId="20102830" w14:textId="77777777" w:rsidR="0017750F" w:rsidRDefault="0017750F" w:rsidP="003A65A6">
            <w:r>
              <w:t>om-</w:t>
            </w:r>
            <w:proofErr w:type="gramStart"/>
            <w:r>
              <w:t>2:Unit</w:t>
            </w:r>
            <w:proofErr w:type="gramEnd"/>
          </w:p>
        </w:tc>
      </w:tr>
      <w:tr w:rsidR="0017750F" w14:paraId="29CB3857" w14:textId="77777777" w:rsidTr="003A65A6">
        <w:trPr>
          <w:cantSplit/>
        </w:trPr>
        <w:tc>
          <w:tcPr>
            <w:tcW w:w="2959" w:type="dxa"/>
          </w:tcPr>
          <w:p w14:paraId="5B0575D0" w14:textId="77777777" w:rsidR="0017750F" w:rsidRDefault="0017750F" w:rsidP="003A65A6">
            <w:r>
              <w:t>Geo_Position_unit</w:t>
            </w:r>
          </w:p>
        </w:tc>
        <w:tc>
          <w:tcPr>
            <w:tcW w:w="3615" w:type="dxa"/>
          </w:tcPr>
          <w:p w14:paraId="7B85880C" w14:textId="77777777" w:rsidR="0017750F" w:rsidRDefault="0017750F" w:rsidP="003A65A6">
            <w:r>
              <w:t>subClassOf</w:t>
            </w:r>
          </w:p>
        </w:tc>
        <w:tc>
          <w:tcPr>
            <w:tcW w:w="2776" w:type="dxa"/>
          </w:tcPr>
          <w:p w14:paraId="4CC12C3F" w14:textId="77777777" w:rsidR="0017750F" w:rsidRDefault="0017750F" w:rsidP="003A65A6">
            <w:r>
              <w:t>om-</w:t>
            </w:r>
            <w:proofErr w:type="gramStart"/>
            <w:r>
              <w:t>2:Unit</w:t>
            </w:r>
            <w:proofErr w:type="gramEnd"/>
          </w:p>
        </w:tc>
      </w:tr>
      <w:tr w:rsidR="0017750F" w14:paraId="345F3BA6" w14:textId="77777777" w:rsidTr="003A65A6">
        <w:trPr>
          <w:cantSplit/>
        </w:trPr>
        <w:tc>
          <w:tcPr>
            <w:tcW w:w="2959" w:type="dxa"/>
          </w:tcPr>
          <w:p w14:paraId="743D3812" w14:textId="77777777" w:rsidR="0017750F" w:rsidRDefault="0017750F" w:rsidP="003A65A6">
            <w:proofErr w:type="gramStart"/>
            <w:r>
              <w:t>gci:Cardinality</w:t>
            </w:r>
            <w:proofErr w:type="gramEnd"/>
            <w:r>
              <w:t>_unit</w:t>
            </w:r>
          </w:p>
        </w:tc>
        <w:tc>
          <w:tcPr>
            <w:tcW w:w="3615" w:type="dxa"/>
          </w:tcPr>
          <w:p w14:paraId="6B9CFBE7" w14:textId="77777777" w:rsidR="0017750F" w:rsidRDefault="0017750F" w:rsidP="003A65A6">
            <w:r>
              <w:t>subClassOf</w:t>
            </w:r>
          </w:p>
        </w:tc>
        <w:tc>
          <w:tcPr>
            <w:tcW w:w="2776" w:type="dxa"/>
          </w:tcPr>
          <w:p w14:paraId="0078C662" w14:textId="77777777" w:rsidR="0017750F" w:rsidRDefault="0017750F" w:rsidP="003A65A6">
            <w:r>
              <w:t>om-</w:t>
            </w:r>
            <w:proofErr w:type="gramStart"/>
            <w:r>
              <w:t>2:Unit</w:t>
            </w:r>
            <w:proofErr w:type="gramEnd"/>
          </w:p>
        </w:tc>
      </w:tr>
      <w:tr w:rsidR="0017750F" w14:paraId="7FCDDEA5" w14:textId="77777777" w:rsidTr="003A65A6">
        <w:trPr>
          <w:cantSplit/>
        </w:trPr>
        <w:tc>
          <w:tcPr>
            <w:tcW w:w="2959" w:type="dxa"/>
          </w:tcPr>
          <w:p w14:paraId="448022ED" w14:textId="77777777" w:rsidR="0017750F" w:rsidRPr="00E80D3C" w:rsidRDefault="0017750F" w:rsidP="003A65A6">
            <w:r>
              <w:t>om-</w:t>
            </w:r>
            <w:proofErr w:type="gramStart"/>
            <w:r>
              <w:t>2:UnitD</w:t>
            </w:r>
            <w:r w:rsidRPr="00E80D3C">
              <w:t>ivision</w:t>
            </w:r>
            <w:proofErr w:type="gramEnd"/>
          </w:p>
        </w:tc>
        <w:tc>
          <w:tcPr>
            <w:tcW w:w="3615" w:type="dxa"/>
          </w:tcPr>
          <w:p w14:paraId="02C8B85A" w14:textId="77777777" w:rsidR="0017750F" w:rsidRPr="00043DB0" w:rsidRDefault="0017750F" w:rsidP="003A65A6">
            <w:pPr>
              <w:rPr>
                <w:highlight w:val="yellow"/>
              </w:rPr>
            </w:pPr>
            <w:r>
              <w:t>subClassOf</w:t>
            </w:r>
          </w:p>
        </w:tc>
        <w:tc>
          <w:tcPr>
            <w:tcW w:w="2776" w:type="dxa"/>
          </w:tcPr>
          <w:p w14:paraId="6955132F" w14:textId="77777777" w:rsidR="0017750F" w:rsidRDefault="0017750F" w:rsidP="003A65A6">
            <w:pPr>
              <w:rPr>
                <w:highlight w:val="yellow"/>
              </w:rPr>
            </w:pPr>
            <w:r>
              <w:t>om-</w:t>
            </w:r>
            <w:proofErr w:type="gramStart"/>
            <w:r>
              <w:t>2:Unit</w:t>
            </w:r>
            <w:proofErr w:type="gramEnd"/>
          </w:p>
        </w:tc>
      </w:tr>
      <w:tr w:rsidR="0017750F" w14:paraId="027FD921" w14:textId="77777777" w:rsidTr="003A65A6">
        <w:trPr>
          <w:cantSplit/>
        </w:trPr>
        <w:tc>
          <w:tcPr>
            <w:tcW w:w="2959" w:type="dxa"/>
            <w:vMerge w:val="restart"/>
          </w:tcPr>
          <w:p w14:paraId="17E3585B" w14:textId="77777777" w:rsidR="0017750F" w:rsidRPr="00E80D3C" w:rsidRDefault="0017750F" w:rsidP="003A65A6">
            <w:r w:rsidRPr="00E80D3C">
              <w:t>Cardinality_unit_per_</w:t>
            </w:r>
            <w:r>
              <w:t>time</w:t>
            </w:r>
          </w:p>
        </w:tc>
        <w:tc>
          <w:tcPr>
            <w:tcW w:w="3615" w:type="dxa"/>
          </w:tcPr>
          <w:p w14:paraId="07C14AA4" w14:textId="77777777" w:rsidR="0017750F" w:rsidRPr="00043DB0" w:rsidRDefault="0017750F" w:rsidP="003A65A6">
            <w:pPr>
              <w:rPr>
                <w:highlight w:val="yellow"/>
              </w:rPr>
            </w:pPr>
            <w:r>
              <w:t>subClassOf</w:t>
            </w:r>
          </w:p>
        </w:tc>
        <w:tc>
          <w:tcPr>
            <w:tcW w:w="2776" w:type="dxa"/>
          </w:tcPr>
          <w:p w14:paraId="1D59362B" w14:textId="77777777" w:rsidR="0017750F" w:rsidRDefault="0017750F" w:rsidP="003A65A6">
            <w:pPr>
              <w:rPr>
                <w:highlight w:val="yellow"/>
              </w:rPr>
            </w:pPr>
            <w:r w:rsidRPr="00E80D3C">
              <w:t>om-</w:t>
            </w:r>
            <w:proofErr w:type="gramStart"/>
            <w:r w:rsidRPr="00E80D3C">
              <w:t>2:UnitDivision</w:t>
            </w:r>
            <w:proofErr w:type="gramEnd"/>
          </w:p>
        </w:tc>
      </w:tr>
      <w:tr w:rsidR="0017750F" w14:paraId="79EB73E3" w14:textId="77777777" w:rsidTr="003A65A6">
        <w:trPr>
          <w:cantSplit/>
        </w:trPr>
        <w:tc>
          <w:tcPr>
            <w:tcW w:w="2959" w:type="dxa"/>
            <w:vMerge/>
          </w:tcPr>
          <w:p w14:paraId="7DB981BB" w14:textId="77777777" w:rsidR="0017750F" w:rsidRPr="00E80D3C" w:rsidRDefault="0017750F" w:rsidP="003A65A6"/>
        </w:tc>
        <w:tc>
          <w:tcPr>
            <w:tcW w:w="3615" w:type="dxa"/>
          </w:tcPr>
          <w:p w14:paraId="50B2CC5C" w14:textId="77777777" w:rsidR="0017750F" w:rsidRPr="00E80D3C" w:rsidRDefault="0017750F" w:rsidP="003A65A6">
            <w:r w:rsidRPr="00E80D3C">
              <w:t>om-</w:t>
            </w:r>
            <w:proofErr w:type="gramStart"/>
            <w:r w:rsidRPr="00E80D3C">
              <w:t>2:hasNumerator</w:t>
            </w:r>
            <w:proofErr w:type="gramEnd"/>
          </w:p>
        </w:tc>
        <w:tc>
          <w:tcPr>
            <w:tcW w:w="2776" w:type="dxa"/>
          </w:tcPr>
          <w:p w14:paraId="7656C5B4" w14:textId="77777777" w:rsidR="0017750F" w:rsidRPr="00E80D3C" w:rsidRDefault="0017750F" w:rsidP="003A65A6">
            <w:r w:rsidRPr="00E80D3C">
              <w:t xml:space="preserve">only </w:t>
            </w:r>
            <w:proofErr w:type="gramStart"/>
            <w:r w:rsidRPr="00E80D3C">
              <w:t>gci:Cardinality</w:t>
            </w:r>
            <w:proofErr w:type="gramEnd"/>
            <w:r w:rsidRPr="00E80D3C">
              <w:t>_unit</w:t>
            </w:r>
          </w:p>
        </w:tc>
      </w:tr>
      <w:tr w:rsidR="0017750F" w14:paraId="634B1DE0" w14:textId="77777777" w:rsidTr="003A65A6">
        <w:trPr>
          <w:cantSplit/>
        </w:trPr>
        <w:tc>
          <w:tcPr>
            <w:tcW w:w="2959" w:type="dxa"/>
            <w:vMerge/>
          </w:tcPr>
          <w:p w14:paraId="58C9C213" w14:textId="77777777" w:rsidR="0017750F" w:rsidRPr="00E80D3C" w:rsidRDefault="0017750F" w:rsidP="003A65A6"/>
        </w:tc>
        <w:tc>
          <w:tcPr>
            <w:tcW w:w="3615" w:type="dxa"/>
          </w:tcPr>
          <w:p w14:paraId="4F27416C" w14:textId="77777777" w:rsidR="0017750F" w:rsidRPr="00E80D3C" w:rsidRDefault="0017750F" w:rsidP="003A65A6">
            <w:r w:rsidRPr="00E80D3C">
              <w:t>om-</w:t>
            </w:r>
            <w:proofErr w:type="gramStart"/>
            <w:r w:rsidRPr="00E80D3C">
              <w:t>2:hasDenominator</w:t>
            </w:r>
            <w:proofErr w:type="gramEnd"/>
          </w:p>
        </w:tc>
        <w:tc>
          <w:tcPr>
            <w:tcW w:w="2776" w:type="dxa"/>
          </w:tcPr>
          <w:p w14:paraId="3005A301" w14:textId="77777777" w:rsidR="0017750F" w:rsidRPr="00E80D3C" w:rsidRDefault="0017750F" w:rsidP="003A65A6">
            <w:r w:rsidRPr="00E80D3C">
              <w:t>only om-</w:t>
            </w:r>
            <w:proofErr w:type="gramStart"/>
            <w:r w:rsidRPr="00E80D3C">
              <w:t>2:TimeUnit</w:t>
            </w:r>
            <w:proofErr w:type="gramEnd"/>
          </w:p>
        </w:tc>
      </w:tr>
      <w:tr w:rsidR="0017750F" w14:paraId="1415F195" w14:textId="77777777" w:rsidTr="003A65A6">
        <w:trPr>
          <w:cantSplit/>
        </w:trPr>
        <w:tc>
          <w:tcPr>
            <w:tcW w:w="2959" w:type="dxa"/>
          </w:tcPr>
          <w:p w14:paraId="53C60346" w14:textId="77777777" w:rsidR="0017750F" w:rsidRDefault="0017750F" w:rsidP="003A65A6">
            <w:r>
              <w:t>...</w:t>
            </w:r>
          </w:p>
        </w:tc>
        <w:tc>
          <w:tcPr>
            <w:tcW w:w="3615" w:type="dxa"/>
          </w:tcPr>
          <w:p w14:paraId="6E7879A8" w14:textId="77777777" w:rsidR="0017750F" w:rsidRDefault="0017750F" w:rsidP="003A65A6">
            <w:r>
              <w:t>subClassOf</w:t>
            </w:r>
          </w:p>
        </w:tc>
        <w:tc>
          <w:tcPr>
            <w:tcW w:w="2776" w:type="dxa"/>
          </w:tcPr>
          <w:p w14:paraId="1EE00B15" w14:textId="77777777" w:rsidR="0017750F" w:rsidRDefault="0017750F" w:rsidP="003A65A6">
            <w:r>
              <w:t>om-</w:t>
            </w:r>
            <w:proofErr w:type="gramStart"/>
            <w:r>
              <w:t>2:Unit</w:t>
            </w:r>
            <w:proofErr w:type="gramEnd"/>
            <w:r>
              <w:t>_of_measure</w:t>
            </w:r>
          </w:p>
        </w:tc>
      </w:tr>
      <w:tr w:rsidR="0017750F" w14:paraId="369AA333" w14:textId="77777777" w:rsidTr="003A65A6">
        <w:trPr>
          <w:cantSplit/>
        </w:trPr>
        <w:tc>
          <w:tcPr>
            <w:tcW w:w="2959" w:type="dxa"/>
            <w:vMerge w:val="restart"/>
          </w:tcPr>
          <w:p w14:paraId="28E1A983" w14:textId="77777777" w:rsidR="0017750F" w:rsidRDefault="0017750F" w:rsidP="003A65A6">
            <w:r>
              <w:t>MonetaryValue</w:t>
            </w:r>
          </w:p>
        </w:tc>
        <w:tc>
          <w:tcPr>
            <w:tcW w:w="3615" w:type="dxa"/>
          </w:tcPr>
          <w:p w14:paraId="7430CBE5" w14:textId="77777777" w:rsidR="0017750F" w:rsidRDefault="0017750F" w:rsidP="003A65A6">
            <w:r>
              <w:t>subClassOf</w:t>
            </w:r>
          </w:p>
        </w:tc>
        <w:tc>
          <w:tcPr>
            <w:tcW w:w="2776" w:type="dxa"/>
          </w:tcPr>
          <w:p w14:paraId="0F0B1112" w14:textId="77777777" w:rsidR="0017750F" w:rsidRDefault="0017750F" w:rsidP="003A65A6">
            <w:r>
              <w:t>om-</w:t>
            </w:r>
            <w:proofErr w:type="gramStart"/>
            <w:r>
              <w:t>2:Measure</w:t>
            </w:r>
            <w:proofErr w:type="gramEnd"/>
          </w:p>
        </w:tc>
      </w:tr>
      <w:tr w:rsidR="0017750F" w14:paraId="3FE2A8AB" w14:textId="77777777" w:rsidTr="003A65A6">
        <w:trPr>
          <w:cantSplit/>
        </w:trPr>
        <w:tc>
          <w:tcPr>
            <w:tcW w:w="2959" w:type="dxa"/>
            <w:vMerge/>
          </w:tcPr>
          <w:p w14:paraId="6573B630" w14:textId="77777777" w:rsidR="0017750F" w:rsidRDefault="0017750F" w:rsidP="003A65A6"/>
        </w:tc>
        <w:tc>
          <w:tcPr>
            <w:tcW w:w="3615" w:type="dxa"/>
          </w:tcPr>
          <w:p w14:paraId="23214766" w14:textId="77777777" w:rsidR="0017750F" w:rsidRDefault="0017750F" w:rsidP="003A65A6">
            <w:r>
              <w:t>hasRelativeYear</w:t>
            </w:r>
          </w:p>
        </w:tc>
        <w:tc>
          <w:tcPr>
            <w:tcW w:w="2776" w:type="dxa"/>
          </w:tcPr>
          <w:p w14:paraId="4EBCE67A" w14:textId="77777777" w:rsidR="0017750F" w:rsidRDefault="0017750F" w:rsidP="003A65A6">
            <w:r>
              <w:t xml:space="preserve">exactly 1 </w:t>
            </w:r>
            <w:proofErr w:type="gramStart"/>
            <w:r>
              <w:t>xsd:gYear</w:t>
            </w:r>
            <w:proofErr w:type="gramEnd"/>
          </w:p>
        </w:tc>
      </w:tr>
      <w:tr w:rsidR="0017750F" w14:paraId="58155E25" w14:textId="77777777" w:rsidTr="003A65A6">
        <w:trPr>
          <w:cantSplit/>
        </w:trPr>
        <w:tc>
          <w:tcPr>
            <w:tcW w:w="2959" w:type="dxa"/>
            <w:vMerge/>
          </w:tcPr>
          <w:p w14:paraId="756D737F" w14:textId="77777777" w:rsidR="0017750F" w:rsidRDefault="0017750F" w:rsidP="003A65A6"/>
        </w:tc>
        <w:tc>
          <w:tcPr>
            <w:tcW w:w="3615" w:type="dxa"/>
          </w:tcPr>
          <w:p w14:paraId="02F4C501" w14:textId="77777777" w:rsidR="0017750F" w:rsidRDefault="0017750F" w:rsidP="003A65A6">
            <w:r>
              <w:t>om-</w:t>
            </w:r>
            <w:proofErr w:type="gramStart"/>
            <w:r>
              <w:t>2:hasUnit</w:t>
            </w:r>
            <w:proofErr w:type="gramEnd"/>
          </w:p>
        </w:tc>
        <w:tc>
          <w:tcPr>
            <w:tcW w:w="2776" w:type="dxa"/>
          </w:tcPr>
          <w:p w14:paraId="03366034" w14:textId="77777777" w:rsidR="0017750F" w:rsidRDefault="0017750F" w:rsidP="003A65A6">
            <w:r>
              <w:t>only om-</w:t>
            </w:r>
            <w:proofErr w:type="gramStart"/>
            <w:r>
              <w:t>2:Amount</w:t>
            </w:r>
            <w:proofErr w:type="gramEnd"/>
            <w:r>
              <w:t>_of_money_unit</w:t>
            </w:r>
          </w:p>
        </w:tc>
      </w:tr>
      <w:tr w:rsidR="0017750F" w14:paraId="513DDAB7" w14:textId="77777777" w:rsidTr="003A65A6">
        <w:trPr>
          <w:cantSplit/>
        </w:trPr>
        <w:tc>
          <w:tcPr>
            <w:tcW w:w="2959" w:type="dxa"/>
            <w:vMerge w:val="restart"/>
          </w:tcPr>
          <w:p w14:paraId="46C98535" w14:textId="77777777" w:rsidR="0017750F" w:rsidRDefault="0017750F" w:rsidP="003A65A6">
            <w:proofErr w:type="gramStart"/>
            <w:r>
              <w:t>gci:Population</w:t>
            </w:r>
            <w:proofErr w:type="gramEnd"/>
            <w:r>
              <w:t>_measure</w:t>
            </w:r>
          </w:p>
        </w:tc>
        <w:tc>
          <w:tcPr>
            <w:tcW w:w="3615" w:type="dxa"/>
          </w:tcPr>
          <w:p w14:paraId="3C08174C" w14:textId="77777777" w:rsidR="0017750F" w:rsidRDefault="0017750F" w:rsidP="003A65A6">
            <w:r>
              <w:t>subClassOf</w:t>
            </w:r>
          </w:p>
        </w:tc>
        <w:tc>
          <w:tcPr>
            <w:tcW w:w="2776" w:type="dxa"/>
          </w:tcPr>
          <w:p w14:paraId="1D729EAB" w14:textId="77777777" w:rsidR="0017750F" w:rsidRDefault="0017750F" w:rsidP="003A65A6">
            <w:r>
              <w:t>om-</w:t>
            </w:r>
            <w:proofErr w:type="gramStart"/>
            <w:r>
              <w:t>2:Measure</w:t>
            </w:r>
            <w:proofErr w:type="gramEnd"/>
          </w:p>
        </w:tc>
      </w:tr>
      <w:tr w:rsidR="0017750F" w14:paraId="12B93CB5" w14:textId="77777777" w:rsidTr="003A65A6">
        <w:trPr>
          <w:cantSplit/>
        </w:trPr>
        <w:tc>
          <w:tcPr>
            <w:tcW w:w="2959" w:type="dxa"/>
            <w:vMerge/>
          </w:tcPr>
          <w:p w14:paraId="4CFC7B17" w14:textId="77777777" w:rsidR="0017750F" w:rsidRDefault="0017750F" w:rsidP="003A65A6"/>
        </w:tc>
        <w:tc>
          <w:tcPr>
            <w:tcW w:w="3615" w:type="dxa"/>
          </w:tcPr>
          <w:p w14:paraId="0D0B0EAE" w14:textId="77777777" w:rsidR="0017750F" w:rsidRDefault="0017750F" w:rsidP="003A65A6">
            <w:r>
              <w:t>subClassOf</w:t>
            </w:r>
          </w:p>
        </w:tc>
        <w:tc>
          <w:tcPr>
            <w:tcW w:w="2776" w:type="dxa"/>
          </w:tcPr>
          <w:p w14:paraId="7C3EDD35" w14:textId="77777777" w:rsidR="0017750F" w:rsidRDefault="0017750F" w:rsidP="003A65A6">
            <w:r>
              <w:t>CardinalityMeasure</w:t>
            </w:r>
          </w:p>
        </w:tc>
      </w:tr>
      <w:tr w:rsidR="0017750F" w14:paraId="3B57A87E" w14:textId="77777777" w:rsidTr="003A65A6">
        <w:trPr>
          <w:cantSplit/>
        </w:trPr>
        <w:tc>
          <w:tcPr>
            <w:tcW w:w="2959" w:type="dxa"/>
            <w:vMerge w:val="restart"/>
          </w:tcPr>
          <w:p w14:paraId="675AA85E" w14:textId="77777777" w:rsidR="0017750F" w:rsidRDefault="0017750F" w:rsidP="003A65A6">
            <w:r>
              <w:t>CardinalityMeasure</w:t>
            </w:r>
          </w:p>
        </w:tc>
        <w:tc>
          <w:tcPr>
            <w:tcW w:w="3615" w:type="dxa"/>
          </w:tcPr>
          <w:p w14:paraId="1BFA1C55" w14:textId="77777777" w:rsidR="0017750F" w:rsidRDefault="0017750F" w:rsidP="003A65A6">
            <w:r>
              <w:t>subClassOf</w:t>
            </w:r>
          </w:p>
        </w:tc>
        <w:tc>
          <w:tcPr>
            <w:tcW w:w="2776" w:type="dxa"/>
          </w:tcPr>
          <w:p w14:paraId="651D97DB" w14:textId="77777777" w:rsidR="0017750F" w:rsidRDefault="0017750F" w:rsidP="003A65A6">
            <w:r>
              <w:t>om-</w:t>
            </w:r>
            <w:proofErr w:type="gramStart"/>
            <w:r>
              <w:t>2:Measure</w:t>
            </w:r>
            <w:proofErr w:type="gramEnd"/>
          </w:p>
        </w:tc>
      </w:tr>
      <w:tr w:rsidR="0017750F" w14:paraId="217ADADE" w14:textId="77777777" w:rsidTr="003A65A6">
        <w:trPr>
          <w:cantSplit/>
        </w:trPr>
        <w:tc>
          <w:tcPr>
            <w:tcW w:w="2959" w:type="dxa"/>
            <w:vMerge/>
          </w:tcPr>
          <w:p w14:paraId="2CE7ADE2" w14:textId="77777777" w:rsidR="0017750F" w:rsidRDefault="0017750F" w:rsidP="003A65A6"/>
        </w:tc>
        <w:tc>
          <w:tcPr>
            <w:tcW w:w="3615" w:type="dxa"/>
          </w:tcPr>
          <w:p w14:paraId="4F069536" w14:textId="77777777" w:rsidR="0017750F" w:rsidRDefault="0017750F" w:rsidP="003A65A6">
            <w:r>
              <w:t>hasUnit</w:t>
            </w:r>
          </w:p>
        </w:tc>
        <w:tc>
          <w:tcPr>
            <w:tcW w:w="2776" w:type="dxa"/>
          </w:tcPr>
          <w:p w14:paraId="4A9717DA" w14:textId="77777777" w:rsidR="0017750F" w:rsidRDefault="0017750F" w:rsidP="003A65A6">
            <w:r>
              <w:t xml:space="preserve">only </w:t>
            </w:r>
            <w:proofErr w:type="gramStart"/>
            <w:r>
              <w:t>gci:Cardinality</w:t>
            </w:r>
            <w:proofErr w:type="gramEnd"/>
            <w:r>
              <w:t>_unit</w:t>
            </w:r>
          </w:p>
        </w:tc>
      </w:tr>
      <w:tr w:rsidR="0017750F" w14:paraId="7A0ED432" w14:textId="77777777" w:rsidTr="003A65A6">
        <w:trPr>
          <w:cantSplit/>
        </w:trPr>
        <w:tc>
          <w:tcPr>
            <w:tcW w:w="2959" w:type="dxa"/>
            <w:vMerge w:val="restart"/>
          </w:tcPr>
          <w:p w14:paraId="012B33DE" w14:textId="77777777" w:rsidR="0017750F" w:rsidRDefault="0017750F" w:rsidP="003A65A6">
            <w:r>
              <w:t>ValueOfMoney</w:t>
            </w:r>
          </w:p>
        </w:tc>
        <w:tc>
          <w:tcPr>
            <w:tcW w:w="3615" w:type="dxa"/>
          </w:tcPr>
          <w:p w14:paraId="71718E7B" w14:textId="77777777" w:rsidR="0017750F" w:rsidRDefault="0017750F" w:rsidP="003A65A6">
            <w:r>
              <w:t>subClassOf</w:t>
            </w:r>
          </w:p>
        </w:tc>
        <w:tc>
          <w:tcPr>
            <w:tcW w:w="2776" w:type="dxa"/>
          </w:tcPr>
          <w:p w14:paraId="2C7405CA" w14:textId="77777777" w:rsidR="0017750F" w:rsidRDefault="0017750F" w:rsidP="003A65A6">
            <w:r>
              <w:t>om-</w:t>
            </w:r>
            <w:proofErr w:type="gramStart"/>
            <w:r>
              <w:t>2:Quantity</w:t>
            </w:r>
            <w:proofErr w:type="gramEnd"/>
          </w:p>
        </w:tc>
      </w:tr>
      <w:tr w:rsidR="0017750F" w14:paraId="15D2B862" w14:textId="77777777" w:rsidTr="003A65A6">
        <w:trPr>
          <w:cantSplit/>
        </w:trPr>
        <w:tc>
          <w:tcPr>
            <w:tcW w:w="2959" w:type="dxa"/>
            <w:vMerge/>
          </w:tcPr>
          <w:p w14:paraId="25EF7CC0" w14:textId="77777777" w:rsidR="0017750F" w:rsidRDefault="0017750F" w:rsidP="003A65A6"/>
        </w:tc>
        <w:tc>
          <w:tcPr>
            <w:tcW w:w="3615" w:type="dxa"/>
          </w:tcPr>
          <w:p w14:paraId="6F918B84" w14:textId="77777777" w:rsidR="0017750F" w:rsidRDefault="0017750F" w:rsidP="003A65A6">
            <w:r>
              <w:t>subClassOf</w:t>
            </w:r>
          </w:p>
        </w:tc>
        <w:tc>
          <w:tcPr>
            <w:tcW w:w="2776" w:type="dxa"/>
          </w:tcPr>
          <w:p w14:paraId="3DA248E1" w14:textId="77777777" w:rsidR="0017750F" w:rsidRDefault="0017750F" w:rsidP="003A65A6">
            <w:r>
              <w:t>om-</w:t>
            </w:r>
            <w:proofErr w:type="gramStart"/>
            <w:r>
              <w:t>2:AmountOfMoney</w:t>
            </w:r>
            <w:proofErr w:type="gramEnd"/>
          </w:p>
        </w:tc>
      </w:tr>
      <w:tr w:rsidR="0017750F" w14:paraId="2C7AE6A0" w14:textId="77777777" w:rsidTr="003A65A6">
        <w:trPr>
          <w:cantSplit/>
        </w:trPr>
        <w:tc>
          <w:tcPr>
            <w:tcW w:w="2959" w:type="dxa"/>
            <w:vMerge/>
          </w:tcPr>
          <w:p w14:paraId="4FF83682" w14:textId="77777777" w:rsidR="0017750F" w:rsidRDefault="0017750F" w:rsidP="003A65A6"/>
        </w:tc>
        <w:tc>
          <w:tcPr>
            <w:tcW w:w="3615" w:type="dxa"/>
          </w:tcPr>
          <w:p w14:paraId="004FE7D5" w14:textId="77777777" w:rsidR="0017750F" w:rsidRDefault="0017750F" w:rsidP="003A65A6">
            <w:r>
              <w:t>om-</w:t>
            </w:r>
            <w:proofErr w:type="gramStart"/>
            <w:r>
              <w:t>2:hasValue</w:t>
            </w:r>
            <w:proofErr w:type="gramEnd"/>
          </w:p>
        </w:tc>
        <w:tc>
          <w:tcPr>
            <w:tcW w:w="2776" w:type="dxa"/>
          </w:tcPr>
          <w:p w14:paraId="147D7840" w14:textId="77777777" w:rsidR="0017750F" w:rsidRDefault="0017750F" w:rsidP="003A65A6">
            <w:r>
              <w:t>only MonetaryValue</w:t>
            </w:r>
          </w:p>
        </w:tc>
      </w:tr>
      <w:tr w:rsidR="0017750F" w14:paraId="52C6C218" w14:textId="77777777" w:rsidTr="003A65A6">
        <w:trPr>
          <w:cantSplit/>
        </w:trPr>
        <w:tc>
          <w:tcPr>
            <w:tcW w:w="2959" w:type="dxa"/>
            <w:vMerge w:val="restart"/>
          </w:tcPr>
          <w:p w14:paraId="01EE52E4" w14:textId="77777777" w:rsidR="0017750F" w:rsidRDefault="0017750F" w:rsidP="003A65A6">
            <w:r>
              <w:t>om-</w:t>
            </w:r>
            <w:proofErr w:type="gramStart"/>
            <w:r>
              <w:t>2:Length</w:t>
            </w:r>
            <w:proofErr w:type="gramEnd"/>
          </w:p>
        </w:tc>
        <w:tc>
          <w:tcPr>
            <w:tcW w:w="3615" w:type="dxa"/>
          </w:tcPr>
          <w:p w14:paraId="2EEE9473" w14:textId="77777777" w:rsidR="0017750F" w:rsidRDefault="0017750F" w:rsidP="003A65A6">
            <w:r>
              <w:t>subClassOf</w:t>
            </w:r>
          </w:p>
        </w:tc>
        <w:tc>
          <w:tcPr>
            <w:tcW w:w="2776" w:type="dxa"/>
          </w:tcPr>
          <w:p w14:paraId="11C1CC49" w14:textId="77777777" w:rsidR="0017750F" w:rsidRDefault="0017750F" w:rsidP="003A65A6">
            <w:r>
              <w:t>om-</w:t>
            </w:r>
            <w:proofErr w:type="gramStart"/>
            <w:r>
              <w:t>2:Quantity</w:t>
            </w:r>
            <w:proofErr w:type="gramEnd"/>
          </w:p>
        </w:tc>
      </w:tr>
      <w:tr w:rsidR="0017750F" w14:paraId="4CCE3536" w14:textId="77777777" w:rsidTr="003A65A6">
        <w:trPr>
          <w:cantSplit/>
        </w:trPr>
        <w:tc>
          <w:tcPr>
            <w:tcW w:w="2959" w:type="dxa"/>
            <w:vMerge/>
          </w:tcPr>
          <w:p w14:paraId="2E10E7B0" w14:textId="77777777" w:rsidR="0017750F" w:rsidRDefault="0017750F" w:rsidP="003A65A6"/>
        </w:tc>
        <w:tc>
          <w:tcPr>
            <w:tcW w:w="3615" w:type="dxa"/>
          </w:tcPr>
          <w:p w14:paraId="59952407" w14:textId="77777777" w:rsidR="0017750F" w:rsidRDefault="0017750F" w:rsidP="003A65A6">
            <w:r>
              <w:t>om-</w:t>
            </w:r>
            <w:proofErr w:type="gramStart"/>
            <w:r>
              <w:t>2:hasValue</w:t>
            </w:r>
            <w:proofErr w:type="gramEnd"/>
          </w:p>
        </w:tc>
        <w:tc>
          <w:tcPr>
            <w:tcW w:w="2776" w:type="dxa"/>
          </w:tcPr>
          <w:p w14:paraId="4993F942" w14:textId="77777777" w:rsidR="0017750F" w:rsidRDefault="0017750F" w:rsidP="003A65A6">
            <w:r>
              <w:t>only (om-</w:t>
            </w:r>
            <w:proofErr w:type="gramStart"/>
            <w:r>
              <w:t>2:Measure</w:t>
            </w:r>
            <w:proofErr w:type="gramEnd"/>
            <w:r>
              <w:t xml:space="preserve"> and om-2:hasUnit only om-2:Length_unit)</w:t>
            </w:r>
          </w:p>
        </w:tc>
      </w:tr>
      <w:tr w:rsidR="0017750F" w14:paraId="79D8CE22" w14:textId="77777777" w:rsidTr="003A65A6">
        <w:trPr>
          <w:cantSplit/>
        </w:trPr>
        <w:tc>
          <w:tcPr>
            <w:tcW w:w="2959" w:type="dxa"/>
            <w:vMerge w:val="restart"/>
          </w:tcPr>
          <w:p w14:paraId="1DDC4976" w14:textId="77777777" w:rsidR="0017750F" w:rsidRDefault="0017750F" w:rsidP="003A65A6">
            <w:proofErr w:type="gramStart"/>
            <w:r>
              <w:t>gci:PopulationSize</w:t>
            </w:r>
            <w:proofErr w:type="gramEnd"/>
          </w:p>
        </w:tc>
        <w:tc>
          <w:tcPr>
            <w:tcW w:w="3615" w:type="dxa"/>
          </w:tcPr>
          <w:p w14:paraId="26FAFC79" w14:textId="77777777" w:rsidR="0017750F" w:rsidRDefault="0017750F" w:rsidP="003A65A6">
            <w:r>
              <w:t>subClassOf</w:t>
            </w:r>
          </w:p>
        </w:tc>
        <w:tc>
          <w:tcPr>
            <w:tcW w:w="2776" w:type="dxa"/>
          </w:tcPr>
          <w:p w14:paraId="05B4882D" w14:textId="77777777" w:rsidR="0017750F" w:rsidRDefault="0017750F" w:rsidP="003A65A6">
            <w:r>
              <w:t>om-</w:t>
            </w:r>
            <w:proofErr w:type="gramStart"/>
            <w:r>
              <w:t>2:Quantity</w:t>
            </w:r>
            <w:proofErr w:type="gramEnd"/>
          </w:p>
        </w:tc>
      </w:tr>
      <w:tr w:rsidR="0017750F" w14:paraId="186B9F2E" w14:textId="77777777" w:rsidTr="003A65A6">
        <w:trPr>
          <w:cantSplit/>
        </w:trPr>
        <w:tc>
          <w:tcPr>
            <w:tcW w:w="2959" w:type="dxa"/>
            <w:vMerge/>
          </w:tcPr>
          <w:p w14:paraId="0D68D981" w14:textId="77777777" w:rsidR="0017750F" w:rsidRDefault="0017750F" w:rsidP="003A65A6"/>
        </w:tc>
        <w:tc>
          <w:tcPr>
            <w:tcW w:w="3615" w:type="dxa"/>
          </w:tcPr>
          <w:p w14:paraId="0A6CD3C0" w14:textId="77777777" w:rsidR="0017750F" w:rsidRDefault="0017750F" w:rsidP="003A65A6">
            <w:r>
              <w:t>om-</w:t>
            </w:r>
            <w:proofErr w:type="gramStart"/>
            <w:r>
              <w:t>2:hasValue</w:t>
            </w:r>
            <w:proofErr w:type="gramEnd"/>
          </w:p>
        </w:tc>
        <w:tc>
          <w:tcPr>
            <w:tcW w:w="2776" w:type="dxa"/>
          </w:tcPr>
          <w:p w14:paraId="0C0434D6" w14:textId="77777777" w:rsidR="0017750F" w:rsidRDefault="0017750F" w:rsidP="003A65A6">
            <w:r>
              <w:t xml:space="preserve">only </w:t>
            </w:r>
            <w:proofErr w:type="gramStart"/>
            <w:r>
              <w:t>gci:Population</w:t>
            </w:r>
            <w:proofErr w:type="gramEnd"/>
            <w:r>
              <w:t>_measure</w:t>
            </w:r>
          </w:p>
        </w:tc>
      </w:tr>
      <w:tr w:rsidR="0017750F" w14:paraId="6C2121D7" w14:textId="77777777" w:rsidTr="003A65A6">
        <w:trPr>
          <w:cantSplit/>
        </w:trPr>
        <w:tc>
          <w:tcPr>
            <w:tcW w:w="2959" w:type="dxa"/>
            <w:vMerge/>
          </w:tcPr>
          <w:p w14:paraId="73C66C58" w14:textId="77777777" w:rsidR="0017750F" w:rsidRDefault="0017750F" w:rsidP="003A65A6"/>
        </w:tc>
        <w:tc>
          <w:tcPr>
            <w:tcW w:w="3615" w:type="dxa"/>
          </w:tcPr>
          <w:p w14:paraId="1E37547F" w14:textId="77777777" w:rsidR="0017750F" w:rsidRDefault="0017750F" w:rsidP="003A65A6">
            <w:proofErr w:type="gramStart"/>
            <w:r>
              <w:t>gci:cardinalityOf</w:t>
            </w:r>
            <w:proofErr w:type="gramEnd"/>
          </w:p>
        </w:tc>
        <w:tc>
          <w:tcPr>
            <w:tcW w:w="2776" w:type="dxa"/>
          </w:tcPr>
          <w:p w14:paraId="4BB14E99" w14:textId="77777777" w:rsidR="0017750F" w:rsidRDefault="0017750F" w:rsidP="003A65A6">
            <w:r>
              <w:t xml:space="preserve">exactly 1 </w:t>
            </w:r>
            <w:proofErr w:type="gramStart"/>
            <w:r>
              <w:t>gci:Population</w:t>
            </w:r>
            <w:proofErr w:type="gramEnd"/>
          </w:p>
        </w:tc>
      </w:tr>
      <w:tr w:rsidR="0017750F" w14:paraId="330BD488" w14:textId="77777777" w:rsidTr="003A65A6">
        <w:trPr>
          <w:cantSplit/>
        </w:trPr>
        <w:tc>
          <w:tcPr>
            <w:tcW w:w="2959" w:type="dxa"/>
            <w:vMerge w:val="restart"/>
          </w:tcPr>
          <w:p w14:paraId="4E1C2247" w14:textId="77777777" w:rsidR="0017750F" w:rsidRDefault="0017750F" w:rsidP="003A65A6">
            <w:r>
              <w:t>CapacitySize</w:t>
            </w:r>
          </w:p>
        </w:tc>
        <w:tc>
          <w:tcPr>
            <w:tcW w:w="3615" w:type="dxa"/>
          </w:tcPr>
          <w:p w14:paraId="285BCA4C" w14:textId="77777777" w:rsidR="0017750F" w:rsidRDefault="0017750F" w:rsidP="003A65A6">
            <w:r>
              <w:t>subClassOf</w:t>
            </w:r>
          </w:p>
        </w:tc>
        <w:tc>
          <w:tcPr>
            <w:tcW w:w="2776" w:type="dxa"/>
          </w:tcPr>
          <w:p w14:paraId="646C8A8B" w14:textId="77777777" w:rsidR="0017750F" w:rsidRDefault="0017750F" w:rsidP="003A65A6">
            <w:r>
              <w:t>om-</w:t>
            </w:r>
            <w:proofErr w:type="gramStart"/>
            <w:r>
              <w:t>2:Quantity</w:t>
            </w:r>
            <w:proofErr w:type="gramEnd"/>
          </w:p>
        </w:tc>
      </w:tr>
      <w:tr w:rsidR="0017750F" w14:paraId="46BB1B93" w14:textId="77777777" w:rsidTr="003A65A6">
        <w:trPr>
          <w:cantSplit/>
        </w:trPr>
        <w:tc>
          <w:tcPr>
            <w:tcW w:w="2959" w:type="dxa"/>
            <w:vMerge/>
          </w:tcPr>
          <w:p w14:paraId="67E53DAB" w14:textId="77777777" w:rsidR="0017750F" w:rsidRDefault="0017750F" w:rsidP="003A65A6"/>
        </w:tc>
        <w:tc>
          <w:tcPr>
            <w:tcW w:w="3615" w:type="dxa"/>
          </w:tcPr>
          <w:p w14:paraId="607BC846" w14:textId="77777777" w:rsidR="0017750F" w:rsidRDefault="0017750F" w:rsidP="003A65A6">
            <w:r>
              <w:t>om-</w:t>
            </w:r>
            <w:proofErr w:type="gramStart"/>
            <w:r>
              <w:t>2:hasValue</w:t>
            </w:r>
            <w:proofErr w:type="gramEnd"/>
          </w:p>
        </w:tc>
        <w:tc>
          <w:tcPr>
            <w:tcW w:w="2776" w:type="dxa"/>
          </w:tcPr>
          <w:p w14:paraId="07BF08A3" w14:textId="77777777" w:rsidR="0017750F" w:rsidRDefault="0017750F" w:rsidP="003A65A6">
            <w:r>
              <w:t xml:space="preserve">only </w:t>
            </w:r>
            <w:proofErr w:type="gramStart"/>
            <w:r>
              <w:t>gci:Cardinality</w:t>
            </w:r>
            <w:proofErr w:type="gramEnd"/>
            <w:r>
              <w:t>_measure</w:t>
            </w:r>
          </w:p>
        </w:tc>
      </w:tr>
      <w:tr w:rsidR="0017750F" w14:paraId="2C799F31" w14:textId="77777777" w:rsidTr="003A65A6">
        <w:trPr>
          <w:cantSplit/>
        </w:trPr>
        <w:tc>
          <w:tcPr>
            <w:tcW w:w="2959" w:type="dxa"/>
            <w:vMerge/>
          </w:tcPr>
          <w:p w14:paraId="131D9F63" w14:textId="77777777" w:rsidR="0017750F" w:rsidRDefault="0017750F" w:rsidP="003A65A6"/>
        </w:tc>
        <w:tc>
          <w:tcPr>
            <w:tcW w:w="3615" w:type="dxa"/>
          </w:tcPr>
          <w:p w14:paraId="7278494A" w14:textId="77777777" w:rsidR="0017750F" w:rsidRDefault="0017750F" w:rsidP="003A65A6">
            <w:proofErr w:type="gramStart"/>
            <w:r>
              <w:t>gci:cardinalityOf</w:t>
            </w:r>
            <w:proofErr w:type="gramEnd"/>
          </w:p>
        </w:tc>
        <w:tc>
          <w:tcPr>
            <w:tcW w:w="2776" w:type="dxa"/>
          </w:tcPr>
          <w:p w14:paraId="0BA0A228" w14:textId="77777777" w:rsidR="0017750F" w:rsidRDefault="0017750F" w:rsidP="003A65A6">
            <w:r>
              <w:t>exactly 1 Capacity</w:t>
            </w:r>
          </w:p>
        </w:tc>
      </w:tr>
      <w:tr w:rsidR="0017750F" w14:paraId="28FBC8CC" w14:textId="77777777" w:rsidTr="003A65A6">
        <w:trPr>
          <w:cantSplit/>
        </w:trPr>
        <w:tc>
          <w:tcPr>
            <w:tcW w:w="2959" w:type="dxa"/>
            <w:vMerge w:val="restart"/>
          </w:tcPr>
          <w:p w14:paraId="50DCD94A" w14:textId="77777777" w:rsidR="0017750F" w:rsidRDefault="0017750F" w:rsidP="003A65A6">
            <w:r>
              <w:t>CapacityRate</w:t>
            </w:r>
          </w:p>
        </w:tc>
        <w:tc>
          <w:tcPr>
            <w:tcW w:w="3615" w:type="dxa"/>
          </w:tcPr>
          <w:p w14:paraId="4388D874" w14:textId="77777777" w:rsidR="0017750F" w:rsidRDefault="0017750F" w:rsidP="003A65A6">
            <w:r>
              <w:t>subclassOf</w:t>
            </w:r>
          </w:p>
        </w:tc>
        <w:tc>
          <w:tcPr>
            <w:tcW w:w="2776" w:type="dxa"/>
          </w:tcPr>
          <w:p w14:paraId="73E4BB8B" w14:textId="77777777" w:rsidR="0017750F" w:rsidRDefault="0017750F" w:rsidP="003A65A6">
            <w:r>
              <w:t>om-</w:t>
            </w:r>
            <w:proofErr w:type="gramStart"/>
            <w:r>
              <w:t>2:Quantity</w:t>
            </w:r>
            <w:proofErr w:type="gramEnd"/>
          </w:p>
        </w:tc>
      </w:tr>
      <w:tr w:rsidR="0017750F" w14:paraId="3F819E21" w14:textId="77777777" w:rsidTr="003A65A6">
        <w:trPr>
          <w:cantSplit/>
        </w:trPr>
        <w:tc>
          <w:tcPr>
            <w:tcW w:w="2959" w:type="dxa"/>
            <w:vMerge/>
          </w:tcPr>
          <w:p w14:paraId="5E52F2FA" w14:textId="77777777" w:rsidR="0017750F" w:rsidRDefault="0017750F" w:rsidP="003A65A6"/>
        </w:tc>
        <w:tc>
          <w:tcPr>
            <w:tcW w:w="3615" w:type="dxa"/>
          </w:tcPr>
          <w:p w14:paraId="2F405BDB" w14:textId="77777777" w:rsidR="0017750F" w:rsidRDefault="0017750F" w:rsidP="003A65A6">
            <w:r>
              <w:t>om-</w:t>
            </w:r>
            <w:proofErr w:type="gramStart"/>
            <w:r>
              <w:t>2:hasValue</w:t>
            </w:r>
            <w:proofErr w:type="gramEnd"/>
          </w:p>
        </w:tc>
        <w:tc>
          <w:tcPr>
            <w:tcW w:w="2776" w:type="dxa"/>
          </w:tcPr>
          <w:p w14:paraId="53109DC6" w14:textId="77777777" w:rsidR="0017750F" w:rsidRDefault="0017750F" w:rsidP="003A65A6">
            <w:r>
              <w:t>only (om-</w:t>
            </w:r>
            <w:proofErr w:type="gramStart"/>
            <w:r>
              <w:t>2:hasU</w:t>
            </w:r>
            <w:r w:rsidRPr="0093359F">
              <w:t>nit</w:t>
            </w:r>
            <w:proofErr w:type="gramEnd"/>
            <w:r w:rsidRPr="0093359F">
              <w:t xml:space="preserve"> only CardinalityUnitPerTime)</w:t>
            </w:r>
          </w:p>
        </w:tc>
      </w:tr>
      <w:tr w:rsidR="0017750F" w14:paraId="1B77972D" w14:textId="77777777" w:rsidTr="003A65A6">
        <w:trPr>
          <w:cantSplit/>
        </w:trPr>
        <w:tc>
          <w:tcPr>
            <w:tcW w:w="2959" w:type="dxa"/>
            <w:vMerge/>
          </w:tcPr>
          <w:p w14:paraId="6A9C32B9" w14:textId="77777777" w:rsidR="0017750F" w:rsidRPr="00365930" w:rsidRDefault="0017750F" w:rsidP="003A65A6">
            <w:pPr>
              <w:rPr>
                <w:highlight w:val="yellow"/>
              </w:rPr>
            </w:pPr>
          </w:p>
        </w:tc>
        <w:tc>
          <w:tcPr>
            <w:tcW w:w="3615" w:type="dxa"/>
          </w:tcPr>
          <w:p w14:paraId="0552E224" w14:textId="77777777" w:rsidR="0017750F" w:rsidRDefault="0017750F" w:rsidP="003A65A6">
            <w:proofErr w:type="gramStart"/>
            <w:r>
              <w:t>gci:</w:t>
            </w:r>
            <w:r w:rsidRPr="007E76BD">
              <w:t>cardinality</w:t>
            </w:r>
            <w:proofErr w:type="gramEnd"/>
            <w:r w:rsidRPr="007E76BD">
              <w:t>_</w:t>
            </w:r>
            <w:r>
              <w:t>of</w:t>
            </w:r>
          </w:p>
        </w:tc>
        <w:tc>
          <w:tcPr>
            <w:tcW w:w="2776" w:type="dxa"/>
          </w:tcPr>
          <w:p w14:paraId="57BA2704" w14:textId="77777777" w:rsidR="0017750F" w:rsidRDefault="0017750F" w:rsidP="003A65A6">
            <w:r w:rsidRPr="007E76BD">
              <w:t>exactly 1 Capacity</w:t>
            </w:r>
          </w:p>
        </w:tc>
      </w:tr>
      <w:tr w:rsidR="0017750F" w14:paraId="2EDCCAE0" w14:textId="77777777" w:rsidTr="003A65A6">
        <w:trPr>
          <w:cantSplit/>
        </w:trPr>
        <w:tc>
          <w:tcPr>
            <w:tcW w:w="2959" w:type="dxa"/>
            <w:vMerge w:val="restart"/>
          </w:tcPr>
          <w:p w14:paraId="55EF6134" w14:textId="77777777" w:rsidR="0017750F" w:rsidRPr="00365930" w:rsidRDefault="0017750F" w:rsidP="003A65A6">
            <w:pPr>
              <w:rPr>
                <w:highlight w:val="yellow"/>
              </w:rPr>
            </w:pPr>
            <w:r>
              <w:t>om-</w:t>
            </w:r>
            <w:proofErr w:type="gramStart"/>
            <w:r>
              <w:t>2:Mass</w:t>
            </w:r>
            <w:proofErr w:type="gramEnd"/>
          </w:p>
        </w:tc>
        <w:tc>
          <w:tcPr>
            <w:tcW w:w="3615" w:type="dxa"/>
          </w:tcPr>
          <w:p w14:paraId="5B70E925" w14:textId="77777777" w:rsidR="0017750F" w:rsidRDefault="0017750F" w:rsidP="003A65A6">
            <w:r>
              <w:t>subClassOf</w:t>
            </w:r>
          </w:p>
        </w:tc>
        <w:tc>
          <w:tcPr>
            <w:tcW w:w="2776" w:type="dxa"/>
          </w:tcPr>
          <w:p w14:paraId="15AD27CE" w14:textId="77777777" w:rsidR="0017750F" w:rsidRDefault="0017750F" w:rsidP="003A65A6">
            <w:r>
              <w:t>om-</w:t>
            </w:r>
            <w:proofErr w:type="gramStart"/>
            <w:r>
              <w:t>2:Quantity</w:t>
            </w:r>
            <w:proofErr w:type="gramEnd"/>
          </w:p>
        </w:tc>
      </w:tr>
      <w:tr w:rsidR="0017750F" w14:paraId="346E52CD" w14:textId="77777777" w:rsidTr="003A65A6">
        <w:trPr>
          <w:cantSplit/>
        </w:trPr>
        <w:tc>
          <w:tcPr>
            <w:tcW w:w="2959" w:type="dxa"/>
            <w:vMerge/>
          </w:tcPr>
          <w:p w14:paraId="675FC053" w14:textId="77777777" w:rsidR="0017750F" w:rsidRDefault="0017750F" w:rsidP="003A65A6"/>
        </w:tc>
        <w:tc>
          <w:tcPr>
            <w:tcW w:w="3615" w:type="dxa"/>
          </w:tcPr>
          <w:p w14:paraId="5F621EE5" w14:textId="77777777" w:rsidR="0017750F" w:rsidRDefault="0017750F" w:rsidP="003A65A6">
            <w:r>
              <w:t>om-</w:t>
            </w:r>
            <w:proofErr w:type="gramStart"/>
            <w:r>
              <w:t>2:hasValue</w:t>
            </w:r>
            <w:proofErr w:type="gramEnd"/>
          </w:p>
        </w:tc>
        <w:tc>
          <w:tcPr>
            <w:tcW w:w="2776" w:type="dxa"/>
          </w:tcPr>
          <w:p w14:paraId="524822DD" w14:textId="77777777" w:rsidR="0017750F" w:rsidRDefault="0017750F" w:rsidP="003A65A6">
            <w:r w:rsidRPr="00365930">
              <w:t>only (</w:t>
            </w:r>
            <w:r>
              <w:t>om-</w:t>
            </w:r>
            <w:proofErr w:type="gramStart"/>
            <w:r>
              <w:t>2:hasUnit</w:t>
            </w:r>
            <w:proofErr w:type="gramEnd"/>
            <w:r w:rsidRPr="00365930">
              <w:t xml:space="preserve"> only </w:t>
            </w:r>
            <w:r>
              <w:t>om-2:Mass_unit)</w:t>
            </w:r>
          </w:p>
        </w:tc>
      </w:tr>
      <w:tr w:rsidR="0017750F" w14:paraId="6117CD24" w14:textId="77777777" w:rsidTr="003A65A6">
        <w:trPr>
          <w:cantSplit/>
        </w:trPr>
        <w:tc>
          <w:tcPr>
            <w:tcW w:w="2959" w:type="dxa"/>
            <w:vMerge w:val="restart"/>
          </w:tcPr>
          <w:p w14:paraId="076B4623" w14:textId="77777777" w:rsidR="0017750F" w:rsidRDefault="0017750F" w:rsidP="003A65A6">
            <w:r>
              <w:t>om-</w:t>
            </w:r>
            <w:proofErr w:type="gramStart"/>
            <w:r>
              <w:t>2:Area</w:t>
            </w:r>
            <w:proofErr w:type="gramEnd"/>
          </w:p>
        </w:tc>
        <w:tc>
          <w:tcPr>
            <w:tcW w:w="3615" w:type="dxa"/>
          </w:tcPr>
          <w:p w14:paraId="396E6104" w14:textId="77777777" w:rsidR="0017750F" w:rsidRDefault="0017750F" w:rsidP="003A65A6">
            <w:r>
              <w:t>subClassOf</w:t>
            </w:r>
          </w:p>
        </w:tc>
        <w:tc>
          <w:tcPr>
            <w:tcW w:w="2776" w:type="dxa"/>
          </w:tcPr>
          <w:p w14:paraId="5A8CA80C" w14:textId="77777777" w:rsidR="0017750F" w:rsidRDefault="0017750F" w:rsidP="003A65A6">
            <w:pPr>
              <w:tabs>
                <w:tab w:val="right" w:pos="2560"/>
              </w:tabs>
            </w:pPr>
            <w:r>
              <w:t>om-</w:t>
            </w:r>
            <w:proofErr w:type="gramStart"/>
            <w:r>
              <w:t>2:Quantity</w:t>
            </w:r>
            <w:proofErr w:type="gramEnd"/>
            <w:r>
              <w:tab/>
            </w:r>
          </w:p>
        </w:tc>
      </w:tr>
      <w:tr w:rsidR="0017750F" w14:paraId="451B7ECE" w14:textId="77777777" w:rsidTr="003A65A6">
        <w:trPr>
          <w:cantSplit/>
        </w:trPr>
        <w:tc>
          <w:tcPr>
            <w:tcW w:w="2959" w:type="dxa"/>
            <w:vMerge/>
          </w:tcPr>
          <w:p w14:paraId="6925D6C9" w14:textId="77777777" w:rsidR="0017750F" w:rsidRDefault="0017750F" w:rsidP="003A65A6"/>
        </w:tc>
        <w:tc>
          <w:tcPr>
            <w:tcW w:w="3615" w:type="dxa"/>
          </w:tcPr>
          <w:p w14:paraId="6BADCEC2" w14:textId="77777777" w:rsidR="0017750F" w:rsidRDefault="0017750F" w:rsidP="003A65A6">
            <w:r>
              <w:t>om-</w:t>
            </w:r>
            <w:proofErr w:type="gramStart"/>
            <w:r>
              <w:t>2:hasValue</w:t>
            </w:r>
            <w:proofErr w:type="gramEnd"/>
          </w:p>
        </w:tc>
        <w:tc>
          <w:tcPr>
            <w:tcW w:w="2776" w:type="dxa"/>
          </w:tcPr>
          <w:p w14:paraId="05E1DE58" w14:textId="77777777" w:rsidR="0017750F" w:rsidRDefault="0017750F" w:rsidP="003A65A6">
            <w:r w:rsidRPr="00365930">
              <w:t>only (</w:t>
            </w:r>
            <w:r>
              <w:t>om-</w:t>
            </w:r>
            <w:proofErr w:type="gramStart"/>
            <w:r>
              <w:t>2:hasUnit</w:t>
            </w:r>
            <w:proofErr w:type="gramEnd"/>
            <w:r w:rsidRPr="00365930">
              <w:t xml:space="preserve"> only </w:t>
            </w:r>
            <w:r>
              <w:t>om-2:Area_unit)</w:t>
            </w:r>
          </w:p>
        </w:tc>
      </w:tr>
      <w:tr w:rsidR="0017750F" w14:paraId="0A24EC60" w14:textId="77777777" w:rsidTr="003A65A6">
        <w:trPr>
          <w:cantSplit/>
        </w:trPr>
        <w:tc>
          <w:tcPr>
            <w:tcW w:w="2959" w:type="dxa"/>
            <w:vMerge w:val="restart"/>
          </w:tcPr>
          <w:p w14:paraId="4ADC7E73" w14:textId="77777777" w:rsidR="0017750F" w:rsidRDefault="0017750F" w:rsidP="003A65A6">
            <w:r>
              <w:t>om-</w:t>
            </w:r>
            <w:proofErr w:type="gramStart"/>
            <w:r>
              <w:t>2:Volume</w:t>
            </w:r>
            <w:proofErr w:type="gramEnd"/>
          </w:p>
        </w:tc>
        <w:tc>
          <w:tcPr>
            <w:tcW w:w="3615" w:type="dxa"/>
          </w:tcPr>
          <w:p w14:paraId="07EBE4E9" w14:textId="77777777" w:rsidR="0017750F" w:rsidRDefault="0017750F" w:rsidP="003A65A6">
            <w:r>
              <w:t>subClassOf</w:t>
            </w:r>
          </w:p>
        </w:tc>
        <w:tc>
          <w:tcPr>
            <w:tcW w:w="2776" w:type="dxa"/>
          </w:tcPr>
          <w:p w14:paraId="7FB97E08" w14:textId="77777777" w:rsidR="0017750F" w:rsidRPr="00365930" w:rsidRDefault="0017750F" w:rsidP="003A65A6">
            <w:r>
              <w:t>om-</w:t>
            </w:r>
            <w:proofErr w:type="gramStart"/>
            <w:r>
              <w:t>2:Quantity</w:t>
            </w:r>
            <w:proofErr w:type="gramEnd"/>
          </w:p>
        </w:tc>
      </w:tr>
      <w:tr w:rsidR="0017750F" w14:paraId="36BB3E08" w14:textId="77777777" w:rsidTr="003A65A6">
        <w:trPr>
          <w:cantSplit/>
        </w:trPr>
        <w:tc>
          <w:tcPr>
            <w:tcW w:w="2959" w:type="dxa"/>
            <w:vMerge/>
          </w:tcPr>
          <w:p w14:paraId="458CCEE7" w14:textId="77777777" w:rsidR="0017750F" w:rsidRDefault="0017750F" w:rsidP="003A65A6"/>
        </w:tc>
        <w:tc>
          <w:tcPr>
            <w:tcW w:w="3615" w:type="dxa"/>
          </w:tcPr>
          <w:p w14:paraId="45EA5E51" w14:textId="77777777" w:rsidR="0017750F" w:rsidRDefault="0017750F" w:rsidP="003A65A6">
            <w:r>
              <w:t>om-</w:t>
            </w:r>
            <w:proofErr w:type="gramStart"/>
            <w:r>
              <w:t>2:hasValue</w:t>
            </w:r>
            <w:proofErr w:type="gramEnd"/>
          </w:p>
        </w:tc>
        <w:tc>
          <w:tcPr>
            <w:tcW w:w="2776" w:type="dxa"/>
          </w:tcPr>
          <w:p w14:paraId="4B312091" w14:textId="77777777" w:rsidR="0017750F" w:rsidRPr="00365930" w:rsidRDefault="0017750F" w:rsidP="003A65A6">
            <w:r w:rsidRPr="00365930">
              <w:t>only (</w:t>
            </w:r>
            <w:r>
              <w:t>om-</w:t>
            </w:r>
            <w:proofErr w:type="gramStart"/>
            <w:r>
              <w:t>2:hasUnit</w:t>
            </w:r>
            <w:proofErr w:type="gramEnd"/>
            <w:r w:rsidRPr="00365930">
              <w:t xml:space="preserve"> only </w:t>
            </w:r>
            <w:r>
              <w:t>om-2:Volume_unit)</w:t>
            </w:r>
          </w:p>
        </w:tc>
      </w:tr>
      <w:tr w:rsidR="0017750F" w14:paraId="1D962267" w14:textId="77777777" w:rsidTr="003A65A6">
        <w:trPr>
          <w:cantSplit/>
        </w:trPr>
        <w:tc>
          <w:tcPr>
            <w:tcW w:w="2959" w:type="dxa"/>
            <w:vMerge w:val="restart"/>
          </w:tcPr>
          <w:p w14:paraId="48478D33" w14:textId="77777777" w:rsidR="0017750F" w:rsidRDefault="0017750F" w:rsidP="003A65A6">
            <w:r>
              <w:lastRenderedPageBreak/>
              <w:t>om-</w:t>
            </w:r>
            <w:proofErr w:type="gramStart"/>
            <w:r>
              <w:t>2:Acceleration</w:t>
            </w:r>
            <w:proofErr w:type="gramEnd"/>
          </w:p>
        </w:tc>
        <w:tc>
          <w:tcPr>
            <w:tcW w:w="3615" w:type="dxa"/>
          </w:tcPr>
          <w:p w14:paraId="7C00C4A0" w14:textId="77777777" w:rsidR="0017750F" w:rsidRDefault="0017750F" w:rsidP="003A65A6">
            <w:r>
              <w:t>subClassOf</w:t>
            </w:r>
          </w:p>
        </w:tc>
        <w:tc>
          <w:tcPr>
            <w:tcW w:w="2776" w:type="dxa"/>
          </w:tcPr>
          <w:p w14:paraId="44842BEE" w14:textId="77777777" w:rsidR="0017750F" w:rsidRDefault="0017750F" w:rsidP="003A65A6">
            <w:r>
              <w:t>om-</w:t>
            </w:r>
            <w:proofErr w:type="gramStart"/>
            <w:r>
              <w:t>2:Quantity</w:t>
            </w:r>
            <w:proofErr w:type="gramEnd"/>
          </w:p>
        </w:tc>
      </w:tr>
      <w:tr w:rsidR="0017750F" w14:paraId="28B10323" w14:textId="77777777" w:rsidTr="003A65A6">
        <w:trPr>
          <w:cantSplit/>
        </w:trPr>
        <w:tc>
          <w:tcPr>
            <w:tcW w:w="2959" w:type="dxa"/>
            <w:vMerge/>
          </w:tcPr>
          <w:p w14:paraId="23B29433" w14:textId="77777777" w:rsidR="0017750F" w:rsidRDefault="0017750F" w:rsidP="003A65A6"/>
        </w:tc>
        <w:tc>
          <w:tcPr>
            <w:tcW w:w="3615" w:type="dxa"/>
          </w:tcPr>
          <w:p w14:paraId="14EC26A5" w14:textId="77777777" w:rsidR="0017750F" w:rsidRDefault="0017750F" w:rsidP="003A65A6">
            <w:r>
              <w:t>om-</w:t>
            </w:r>
            <w:proofErr w:type="gramStart"/>
            <w:r>
              <w:t>2:hasValue</w:t>
            </w:r>
            <w:proofErr w:type="gramEnd"/>
          </w:p>
        </w:tc>
        <w:tc>
          <w:tcPr>
            <w:tcW w:w="2776" w:type="dxa"/>
          </w:tcPr>
          <w:p w14:paraId="429351AC" w14:textId="77777777" w:rsidR="0017750F" w:rsidRDefault="0017750F" w:rsidP="003A65A6">
            <w:r w:rsidRPr="00365930">
              <w:t>only (</w:t>
            </w:r>
            <w:r>
              <w:t>om-</w:t>
            </w:r>
            <w:proofErr w:type="gramStart"/>
            <w:r>
              <w:t>2:hasUnit</w:t>
            </w:r>
            <w:proofErr w:type="gramEnd"/>
            <w:r w:rsidRPr="00365930">
              <w:t xml:space="preserve"> only </w:t>
            </w:r>
            <w:r>
              <w:t>om-2:Acceleration_unit)</w:t>
            </w:r>
          </w:p>
        </w:tc>
      </w:tr>
      <w:tr w:rsidR="0017750F" w14:paraId="2BAA2A47" w14:textId="77777777" w:rsidTr="003A65A6">
        <w:trPr>
          <w:cantSplit/>
        </w:trPr>
        <w:tc>
          <w:tcPr>
            <w:tcW w:w="2959" w:type="dxa"/>
            <w:vMerge w:val="restart"/>
          </w:tcPr>
          <w:p w14:paraId="29D20C6A" w14:textId="77777777" w:rsidR="0017750F" w:rsidRDefault="0017750F" w:rsidP="003A65A6">
            <w:r>
              <w:t>om-</w:t>
            </w:r>
            <w:proofErr w:type="gramStart"/>
            <w:r>
              <w:t>2:Speed</w:t>
            </w:r>
            <w:proofErr w:type="gramEnd"/>
          </w:p>
        </w:tc>
        <w:tc>
          <w:tcPr>
            <w:tcW w:w="3615" w:type="dxa"/>
          </w:tcPr>
          <w:p w14:paraId="7A3308E9" w14:textId="77777777" w:rsidR="0017750F" w:rsidRDefault="0017750F" w:rsidP="003A65A6">
            <w:r>
              <w:t>subClassOf</w:t>
            </w:r>
          </w:p>
        </w:tc>
        <w:tc>
          <w:tcPr>
            <w:tcW w:w="2776" w:type="dxa"/>
          </w:tcPr>
          <w:p w14:paraId="12E9BAA6" w14:textId="77777777" w:rsidR="0017750F" w:rsidRDefault="0017750F" w:rsidP="003A65A6">
            <w:r>
              <w:t>om-</w:t>
            </w:r>
            <w:proofErr w:type="gramStart"/>
            <w:r>
              <w:t>2:Quantity</w:t>
            </w:r>
            <w:proofErr w:type="gramEnd"/>
          </w:p>
        </w:tc>
      </w:tr>
      <w:tr w:rsidR="0017750F" w14:paraId="2623191F" w14:textId="77777777" w:rsidTr="003A65A6">
        <w:trPr>
          <w:cantSplit/>
        </w:trPr>
        <w:tc>
          <w:tcPr>
            <w:tcW w:w="2959" w:type="dxa"/>
            <w:vMerge/>
          </w:tcPr>
          <w:p w14:paraId="3A24B392" w14:textId="77777777" w:rsidR="0017750F" w:rsidRDefault="0017750F" w:rsidP="003A65A6"/>
        </w:tc>
        <w:tc>
          <w:tcPr>
            <w:tcW w:w="3615" w:type="dxa"/>
          </w:tcPr>
          <w:p w14:paraId="2D09B059" w14:textId="77777777" w:rsidR="0017750F" w:rsidRDefault="0017750F" w:rsidP="003A65A6">
            <w:r>
              <w:t>om-</w:t>
            </w:r>
            <w:proofErr w:type="gramStart"/>
            <w:r>
              <w:t>2:hasValue</w:t>
            </w:r>
            <w:proofErr w:type="gramEnd"/>
          </w:p>
        </w:tc>
        <w:tc>
          <w:tcPr>
            <w:tcW w:w="2776" w:type="dxa"/>
          </w:tcPr>
          <w:p w14:paraId="67BF04AC" w14:textId="77777777" w:rsidR="0017750F" w:rsidRDefault="0017750F" w:rsidP="003A65A6">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3A65A6">
        <w:tc>
          <w:tcPr>
            <w:tcW w:w="2576" w:type="dxa"/>
            <w:shd w:val="clear" w:color="auto" w:fill="00FFFF"/>
          </w:tcPr>
          <w:p w14:paraId="743A8632" w14:textId="77777777" w:rsidR="0017750F" w:rsidRDefault="0017750F" w:rsidP="003A65A6">
            <w:pPr>
              <w:tabs>
                <w:tab w:val="left" w:pos="1027"/>
              </w:tabs>
            </w:pPr>
            <w:r>
              <w:t>Property</w:t>
            </w:r>
            <w:r>
              <w:tab/>
            </w:r>
          </w:p>
        </w:tc>
        <w:tc>
          <w:tcPr>
            <w:tcW w:w="2431" w:type="dxa"/>
            <w:shd w:val="clear" w:color="auto" w:fill="00FFFF"/>
          </w:tcPr>
          <w:p w14:paraId="043B2314" w14:textId="77777777" w:rsidR="0017750F" w:rsidRDefault="0017750F" w:rsidP="003A65A6">
            <w:r>
              <w:t>Characteristic</w:t>
            </w:r>
          </w:p>
        </w:tc>
        <w:tc>
          <w:tcPr>
            <w:tcW w:w="4343" w:type="dxa"/>
            <w:shd w:val="clear" w:color="auto" w:fill="00FFFF"/>
          </w:tcPr>
          <w:p w14:paraId="6BBD73EE" w14:textId="77777777" w:rsidR="0017750F" w:rsidRDefault="0017750F" w:rsidP="003A65A6">
            <w:r>
              <w:t>Value (if applicable)</w:t>
            </w:r>
          </w:p>
        </w:tc>
      </w:tr>
      <w:tr w:rsidR="0017750F" w14:paraId="4F744D53" w14:textId="77777777" w:rsidTr="003A65A6">
        <w:tc>
          <w:tcPr>
            <w:tcW w:w="2576" w:type="dxa"/>
          </w:tcPr>
          <w:p w14:paraId="74C81A55" w14:textId="77777777" w:rsidR="0017750F" w:rsidRDefault="0017750F" w:rsidP="003A65A6">
            <w:r>
              <w:t>om-</w:t>
            </w:r>
            <w:proofErr w:type="gramStart"/>
            <w:r>
              <w:t>2:hasBaseUnit</w:t>
            </w:r>
            <w:proofErr w:type="gramEnd"/>
          </w:p>
        </w:tc>
        <w:tc>
          <w:tcPr>
            <w:tcW w:w="2431" w:type="dxa"/>
          </w:tcPr>
          <w:p w14:paraId="3BA717A1" w14:textId="77777777" w:rsidR="0017750F" w:rsidRDefault="0017750F" w:rsidP="003A65A6">
            <w:r>
              <w:t>domain</w:t>
            </w:r>
          </w:p>
        </w:tc>
        <w:tc>
          <w:tcPr>
            <w:tcW w:w="4343" w:type="dxa"/>
          </w:tcPr>
          <w:p w14:paraId="144252EF" w14:textId="77777777" w:rsidR="0017750F" w:rsidRDefault="0017750F" w:rsidP="003A65A6">
            <w:r>
              <w:t>om-</w:t>
            </w:r>
            <w:proofErr w:type="gramStart"/>
            <w:r>
              <w:t>2:System</w:t>
            </w:r>
            <w:proofErr w:type="gramEnd"/>
            <w:r>
              <w:t>_of_units</w:t>
            </w:r>
          </w:p>
        </w:tc>
      </w:tr>
      <w:tr w:rsidR="0017750F" w14:paraId="1BBE46C4" w14:textId="77777777" w:rsidTr="003A65A6">
        <w:tc>
          <w:tcPr>
            <w:tcW w:w="2576" w:type="dxa"/>
          </w:tcPr>
          <w:p w14:paraId="3BC75354" w14:textId="77777777" w:rsidR="0017750F" w:rsidRDefault="0017750F" w:rsidP="003A65A6">
            <w:r>
              <w:t>om-</w:t>
            </w:r>
            <w:proofErr w:type="gramStart"/>
            <w:r>
              <w:t>2:hasBaseUnit</w:t>
            </w:r>
            <w:proofErr w:type="gramEnd"/>
          </w:p>
        </w:tc>
        <w:tc>
          <w:tcPr>
            <w:tcW w:w="2431" w:type="dxa"/>
          </w:tcPr>
          <w:p w14:paraId="68D47FC0" w14:textId="77777777" w:rsidR="0017750F" w:rsidRDefault="0017750F" w:rsidP="003A65A6">
            <w:r>
              <w:t>range</w:t>
            </w:r>
          </w:p>
        </w:tc>
        <w:tc>
          <w:tcPr>
            <w:tcW w:w="4343" w:type="dxa"/>
          </w:tcPr>
          <w:p w14:paraId="3B35D878" w14:textId="77777777" w:rsidR="0017750F" w:rsidRDefault="0017750F" w:rsidP="003A65A6">
            <w:r>
              <w:t>om-</w:t>
            </w:r>
            <w:proofErr w:type="gramStart"/>
            <w:r>
              <w:t>2:Unit</w:t>
            </w:r>
            <w:proofErr w:type="gramEnd"/>
          </w:p>
        </w:tc>
      </w:tr>
      <w:tr w:rsidR="0017750F" w14:paraId="574E4F7A" w14:textId="77777777" w:rsidTr="003A65A6">
        <w:tc>
          <w:tcPr>
            <w:tcW w:w="2576" w:type="dxa"/>
          </w:tcPr>
          <w:p w14:paraId="6DAD9881" w14:textId="77777777" w:rsidR="0017750F" w:rsidRDefault="0017750F" w:rsidP="003A65A6">
            <w:r>
              <w:t>om-</w:t>
            </w:r>
            <w:proofErr w:type="gramStart"/>
            <w:r>
              <w:t>2:hasDenominator</w:t>
            </w:r>
            <w:proofErr w:type="gramEnd"/>
          </w:p>
        </w:tc>
        <w:tc>
          <w:tcPr>
            <w:tcW w:w="2431" w:type="dxa"/>
          </w:tcPr>
          <w:p w14:paraId="37C07BC2" w14:textId="77777777" w:rsidR="0017750F" w:rsidRDefault="0017750F" w:rsidP="003A65A6">
            <w:r>
              <w:t>domain</w:t>
            </w:r>
          </w:p>
        </w:tc>
        <w:tc>
          <w:tcPr>
            <w:tcW w:w="4343" w:type="dxa"/>
          </w:tcPr>
          <w:p w14:paraId="6E5894B8" w14:textId="77777777" w:rsidR="0017750F" w:rsidRDefault="0017750F" w:rsidP="003A65A6">
            <w:r>
              <w:t>om-</w:t>
            </w:r>
            <w:proofErr w:type="gramStart"/>
            <w:r>
              <w:t>2:UnitDivision</w:t>
            </w:r>
            <w:proofErr w:type="gramEnd"/>
          </w:p>
        </w:tc>
      </w:tr>
      <w:tr w:rsidR="0017750F" w14:paraId="5CF89B5F" w14:textId="77777777" w:rsidTr="003A65A6">
        <w:tc>
          <w:tcPr>
            <w:tcW w:w="2576" w:type="dxa"/>
          </w:tcPr>
          <w:p w14:paraId="724BE63E" w14:textId="77777777" w:rsidR="0017750F" w:rsidRDefault="0017750F" w:rsidP="003A65A6">
            <w:r>
              <w:t>om-</w:t>
            </w:r>
            <w:proofErr w:type="gramStart"/>
            <w:r>
              <w:t>2:hasDenominator</w:t>
            </w:r>
            <w:proofErr w:type="gramEnd"/>
          </w:p>
        </w:tc>
        <w:tc>
          <w:tcPr>
            <w:tcW w:w="2431" w:type="dxa"/>
          </w:tcPr>
          <w:p w14:paraId="64CCBA14" w14:textId="77777777" w:rsidR="0017750F" w:rsidRDefault="0017750F" w:rsidP="003A65A6">
            <w:r>
              <w:t>range</w:t>
            </w:r>
          </w:p>
        </w:tc>
        <w:tc>
          <w:tcPr>
            <w:tcW w:w="4343" w:type="dxa"/>
          </w:tcPr>
          <w:p w14:paraId="1D0B7E4A" w14:textId="77777777" w:rsidR="0017750F" w:rsidRDefault="0017750F" w:rsidP="003A65A6">
            <w:r>
              <w:t>om-</w:t>
            </w:r>
            <w:proofErr w:type="gramStart"/>
            <w:r>
              <w:t>2:Unit</w:t>
            </w:r>
            <w:proofErr w:type="gramEnd"/>
          </w:p>
        </w:tc>
      </w:tr>
      <w:tr w:rsidR="0017750F" w14:paraId="3132D90D" w14:textId="77777777" w:rsidTr="003A65A6">
        <w:tc>
          <w:tcPr>
            <w:tcW w:w="2576" w:type="dxa"/>
          </w:tcPr>
          <w:p w14:paraId="486D7815" w14:textId="77777777" w:rsidR="0017750F" w:rsidRDefault="0017750F" w:rsidP="003A65A6">
            <w:r>
              <w:t>om-</w:t>
            </w:r>
            <w:proofErr w:type="gramStart"/>
            <w:r>
              <w:t>2:hasNumerator</w:t>
            </w:r>
            <w:proofErr w:type="gramEnd"/>
          </w:p>
        </w:tc>
        <w:tc>
          <w:tcPr>
            <w:tcW w:w="2431" w:type="dxa"/>
          </w:tcPr>
          <w:p w14:paraId="2AA49F0A" w14:textId="77777777" w:rsidR="0017750F" w:rsidRDefault="0017750F" w:rsidP="003A65A6">
            <w:r>
              <w:t>domain</w:t>
            </w:r>
          </w:p>
        </w:tc>
        <w:tc>
          <w:tcPr>
            <w:tcW w:w="4343" w:type="dxa"/>
          </w:tcPr>
          <w:p w14:paraId="0875FB35" w14:textId="77777777" w:rsidR="0017750F" w:rsidRDefault="0017750F" w:rsidP="003A65A6">
            <w:r>
              <w:t>om-</w:t>
            </w:r>
            <w:proofErr w:type="gramStart"/>
            <w:r>
              <w:t>2:UnitDivision</w:t>
            </w:r>
            <w:proofErr w:type="gramEnd"/>
          </w:p>
        </w:tc>
      </w:tr>
      <w:tr w:rsidR="0017750F" w14:paraId="717F2290" w14:textId="77777777" w:rsidTr="003A65A6">
        <w:tc>
          <w:tcPr>
            <w:tcW w:w="2576" w:type="dxa"/>
          </w:tcPr>
          <w:p w14:paraId="06BD956D" w14:textId="77777777" w:rsidR="0017750F" w:rsidRDefault="0017750F" w:rsidP="003A65A6">
            <w:r>
              <w:t>om-</w:t>
            </w:r>
            <w:proofErr w:type="gramStart"/>
            <w:r>
              <w:t>2:hasNumerator</w:t>
            </w:r>
            <w:proofErr w:type="gramEnd"/>
          </w:p>
        </w:tc>
        <w:tc>
          <w:tcPr>
            <w:tcW w:w="2431" w:type="dxa"/>
          </w:tcPr>
          <w:p w14:paraId="321A37F0" w14:textId="77777777" w:rsidR="0017750F" w:rsidRDefault="0017750F" w:rsidP="003A65A6">
            <w:r>
              <w:t>domain</w:t>
            </w:r>
          </w:p>
        </w:tc>
        <w:tc>
          <w:tcPr>
            <w:tcW w:w="4343" w:type="dxa"/>
          </w:tcPr>
          <w:p w14:paraId="32E0B4A6" w14:textId="77777777" w:rsidR="0017750F" w:rsidRDefault="0017750F" w:rsidP="003A65A6">
            <w:r>
              <w:t>om-</w:t>
            </w:r>
            <w:proofErr w:type="gramStart"/>
            <w:r>
              <w:t>2:Unit</w:t>
            </w:r>
            <w:proofErr w:type="gramEnd"/>
          </w:p>
        </w:tc>
      </w:tr>
      <w:tr w:rsidR="0017750F" w14:paraId="32B4DA91" w14:textId="77777777" w:rsidTr="003A65A6">
        <w:tc>
          <w:tcPr>
            <w:tcW w:w="2576" w:type="dxa"/>
            <w:vMerge w:val="restart"/>
          </w:tcPr>
          <w:p w14:paraId="355DDB7C" w14:textId="77777777" w:rsidR="0017750F" w:rsidRDefault="0017750F" w:rsidP="003A65A6">
            <w:r>
              <w:t>om-</w:t>
            </w:r>
            <w:proofErr w:type="gramStart"/>
            <w:r>
              <w:t>2:hasAggregateFunction</w:t>
            </w:r>
            <w:proofErr w:type="gramEnd"/>
          </w:p>
        </w:tc>
        <w:tc>
          <w:tcPr>
            <w:tcW w:w="2431" w:type="dxa"/>
          </w:tcPr>
          <w:p w14:paraId="6CB9F08C" w14:textId="77777777" w:rsidR="0017750F" w:rsidRDefault="0017750F" w:rsidP="003A65A6">
            <w:r>
              <w:t>domain</w:t>
            </w:r>
          </w:p>
        </w:tc>
        <w:tc>
          <w:tcPr>
            <w:tcW w:w="4343" w:type="dxa"/>
          </w:tcPr>
          <w:p w14:paraId="344E1628" w14:textId="77777777" w:rsidR="0017750F" w:rsidRDefault="0017750F" w:rsidP="003A65A6">
            <w:r>
              <w:t>om-</w:t>
            </w:r>
            <w:proofErr w:type="gramStart"/>
            <w:r>
              <w:t>2:Quantity</w:t>
            </w:r>
            <w:proofErr w:type="gramEnd"/>
          </w:p>
        </w:tc>
      </w:tr>
      <w:tr w:rsidR="0017750F" w14:paraId="1EC6A7EC" w14:textId="77777777" w:rsidTr="003A65A6">
        <w:tc>
          <w:tcPr>
            <w:tcW w:w="2576" w:type="dxa"/>
            <w:vMerge/>
          </w:tcPr>
          <w:p w14:paraId="5F31C4F1" w14:textId="77777777" w:rsidR="0017750F" w:rsidRDefault="0017750F" w:rsidP="003A65A6"/>
        </w:tc>
        <w:tc>
          <w:tcPr>
            <w:tcW w:w="2431" w:type="dxa"/>
          </w:tcPr>
          <w:p w14:paraId="135D2A58" w14:textId="77777777" w:rsidR="0017750F" w:rsidRDefault="0017750F" w:rsidP="003A65A6">
            <w:r>
              <w:t>range</w:t>
            </w:r>
          </w:p>
        </w:tc>
        <w:tc>
          <w:tcPr>
            <w:tcW w:w="4343" w:type="dxa"/>
          </w:tcPr>
          <w:p w14:paraId="782E2ECF" w14:textId="77777777" w:rsidR="0017750F" w:rsidRDefault="0017750F" w:rsidP="003A65A6">
            <w:r>
              <w:t>om-</w:t>
            </w:r>
            <w:proofErr w:type="gramStart"/>
            <w:r>
              <w:t>2:function</w:t>
            </w:r>
            <w:proofErr w:type="gramEnd"/>
          </w:p>
        </w:tc>
      </w:tr>
      <w:tr w:rsidR="0017750F" w14:paraId="464B530D" w14:textId="77777777" w:rsidTr="003A65A6">
        <w:tc>
          <w:tcPr>
            <w:tcW w:w="2576" w:type="dxa"/>
          </w:tcPr>
          <w:p w14:paraId="4624D1CA" w14:textId="77777777" w:rsidR="0017750F" w:rsidRDefault="0017750F" w:rsidP="003A65A6">
            <w:r>
              <w:t>aggregateOf</w:t>
            </w:r>
          </w:p>
        </w:tc>
        <w:tc>
          <w:tcPr>
            <w:tcW w:w="2431" w:type="dxa"/>
          </w:tcPr>
          <w:p w14:paraId="0D91100C" w14:textId="77777777" w:rsidR="0017750F" w:rsidRDefault="0017750F" w:rsidP="003A65A6">
            <w:r>
              <w:t>domain</w:t>
            </w:r>
          </w:p>
        </w:tc>
        <w:tc>
          <w:tcPr>
            <w:tcW w:w="4343" w:type="dxa"/>
          </w:tcPr>
          <w:p w14:paraId="112151C9" w14:textId="77777777" w:rsidR="0017750F" w:rsidRDefault="0017750F" w:rsidP="003A65A6">
            <w:r>
              <w:t>om-</w:t>
            </w:r>
            <w:proofErr w:type="gramStart"/>
            <w:r>
              <w:t>2:Quantity</w:t>
            </w:r>
            <w:proofErr w:type="gramEnd"/>
          </w:p>
        </w:tc>
      </w:tr>
      <w:tr w:rsidR="0017750F" w14:paraId="23AAD1B1" w14:textId="77777777" w:rsidTr="003A65A6">
        <w:tc>
          <w:tcPr>
            <w:tcW w:w="2576" w:type="dxa"/>
          </w:tcPr>
          <w:p w14:paraId="52BDFB0E" w14:textId="77777777" w:rsidR="0017750F" w:rsidRDefault="0017750F" w:rsidP="003A65A6">
            <w:r>
              <w:t>aggregateOver</w:t>
            </w:r>
          </w:p>
        </w:tc>
        <w:tc>
          <w:tcPr>
            <w:tcW w:w="2431" w:type="dxa"/>
          </w:tcPr>
          <w:p w14:paraId="5D55200D" w14:textId="77777777" w:rsidR="0017750F" w:rsidRDefault="0017750F" w:rsidP="003A65A6">
            <w:r>
              <w:t>domain</w:t>
            </w:r>
          </w:p>
        </w:tc>
        <w:tc>
          <w:tcPr>
            <w:tcW w:w="4343" w:type="dxa"/>
          </w:tcPr>
          <w:p w14:paraId="25BB7601" w14:textId="77777777" w:rsidR="0017750F" w:rsidRDefault="0017750F" w:rsidP="003A65A6">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88" w:name="_Toc19780950"/>
      <w:r>
        <w:t>Observations</w:t>
      </w:r>
      <w:r w:rsidR="00E72AD2" w:rsidRPr="00E72AD2">
        <w:t xml:space="preserve"> </w:t>
      </w:r>
      <w:r w:rsidR="004F1D87" w:rsidRPr="00E72AD2">
        <w:t>Ontology</w:t>
      </w:r>
      <w:bookmarkEnd w:id="8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77777777"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t xml:space="preserve">Table </w:t>
      </w:r>
      <w:r>
        <w:rPr>
          <w:noProof/>
        </w:rPr>
        <w:t>11</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77777777" w:rsidR="008A4F0D" w:rsidRDefault="008A4F0D" w:rsidP="008A4F0D">
      <w:pPr>
        <w:pStyle w:val="Caption"/>
        <w:keepNext/>
        <w:spacing w:after="120"/>
      </w:pPr>
      <w:bookmarkStart w:id="89" w:name="_Ref13136457"/>
      <w:r>
        <w:t xml:space="preserve">Table </w:t>
      </w:r>
      <w:r>
        <w:fldChar w:fldCharType="begin"/>
      </w:r>
      <w:r>
        <w:instrText xml:space="preserve"> SEQ Table \* ARABIC </w:instrText>
      </w:r>
      <w:r>
        <w:fldChar w:fldCharType="separate"/>
      </w:r>
      <w:r>
        <w:rPr>
          <w:noProof/>
        </w:rPr>
        <w:t>11</w:t>
      </w:r>
      <w:r>
        <w:rPr>
          <w:noProof/>
        </w:rPr>
        <w:fldChar w:fldCharType="end"/>
      </w:r>
      <w:bookmarkEnd w:id="8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3A65A6">
        <w:tc>
          <w:tcPr>
            <w:tcW w:w="2805" w:type="dxa"/>
            <w:shd w:val="clear" w:color="auto" w:fill="00FFFF"/>
          </w:tcPr>
          <w:p w14:paraId="27E097B7" w14:textId="77777777" w:rsidR="008A4F0D" w:rsidRDefault="008A4F0D" w:rsidP="003A65A6">
            <w:pPr>
              <w:spacing w:after="120"/>
            </w:pPr>
            <w:r>
              <w:t>Object</w:t>
            </w:r>
          </w:p>
        </w:tc>
        <w:tc>
          <w:tcPr>
            <w:tcW w:w="2917" w:type="dxa"/>
            <w:shd w:val="clear" w:color="auto" w:fill="00FFFF"/>
          </w:tcPr>
          <w:p w14:paraId="6E291DCC" w14:textId="77777777" w:rsidR="008A4F0D" w:rsidRDefault="008A4F0D" w:rsidP="003A65A6">
            <w:pPr>
              <w:spacing w:after="120"/>
            </w:pPr>
            <w:r>
              <w:t>Property</w:t>
            </w:r>
          </w:p>
        </w:tc>
        <w:tc>
          <w:tcPr>
            <w:tcW w:w="3628" w:type="dxa"/>
            <w:shd w:val="clear" w:color="auto" w:fill="00FFFF"/>
          </w:tcPr>
          <w:p w14:paraId="3A68FE8A" w14:textId="77777777" w:rsidR="008A4F0D" w:rsidRDefault="008A4F0D" w:rsidP="003A65A6">
            <w:pPr>
              <w:spacing w:after="120"/>
            </w:pPr>
            <w:r>
              <w:t>Value</w:t>
            </w:r>
          </w:p>
        </w:tc>
      </w:tr>
      <w:tr w:rsidR="008A4F0D" w14:paraId="6E55795C" w14:textId="77777777" w:rsidTr="003A65A6">
        <w:tc>
          <w:tcPr>
            <w:tcW w:w="2805" w:type="dxa"/>
          </w:tcPr>
          <w:p w14:paraId="5299188B" w14:textId="77777777" w:rsidR="008A4F0D" w:rsidRDefault="008A4F0D" w:rsidP="003A65A6">
            <w:pPr>
              <w:spacing w:after="120"/>
            </w:pPr>
            <w:r>
              <w:lastRenderedPageBreak/>
              <w:t>Observation</w:t>
            </w:r>
          </w:p>
        </w:tc>
        <w:tc>
          <w:tcPr>
            <w:tcW w:w="2917" w:type="dxa"/>
          </w:tcPr>
          <w:p w14:paraId="564F6031" w14:textId="77777777" w:rsidR="008A4F0D" w:rsidRDefault="008A4F0D" w:rsidP="003A65A6">
            <w:pPr>
              <w:spacing w:after="120"/>
            </w:pPr>
            <w:r>
              <w:t>observedBy</w:t>
            </w:r>
          </w:p>
        </w:tc>
        <w:tc>
          <w:tcPr>
            <w:tcW w:w="3628" w:type="dxa"/>
          </w:tcPr>
          <w:p w14:paraId="3E2A0D85" w14:textId="77777777" w:rsidR="008A4F0D" w:rsidRDefault="008A4F0D" w:rsidP="003A65A6">
            <w:pPr>
              <w:spacing w:after="120"/>
            </w:pPr>
            <w:r>
              <w:t>only Observer</w:t>
            </w:r>
          </w:p>
        </w:tc>
      </w:tr>
      <w:tr w:rsidR="008A4F0D" w14:paraId="3F4F2DE9" w14:textId="77777777" w:rsidTr="003A65A6">
        <w:tc>
          <w:tcPr>
            <w:tcW w:w="2805" w:type="dxa"/>
          </w:tcPr>
          <w:p w14:paraId="601DBAA7" w14:textId="77777777" w:rsidR="008A4F0D" w:rsidRDefault="008A4F0D" w:rsidP="003A65A6">
            <w:pPr>
              <w:spacing w:after="120"/>
            </w:pPr>
            <w:r>
              <w:t>Observer</w:t>
            </w:r>
          </w:p>
        </w:tc>
        <w:tc>
          <w:tcPr>
            <w:tcW w:w="2917" w:type="dxa"/>
          </w:tcPr>
          <w:p w14:paraId="6F8E78CC" w14:textId="77777777" w:rsidR="008A4F0D" w:rsidRDefault="008A4F0D" w:rsidP="003A65A6">
            <w:pPr>
              <w:spacing w:after="120"/>
            </w:pPr>
            <w:r>
              <w:t>inverse(observedBy)</w:t>
            </w:r>
          </w:p>
        </w:tc>
        <w:tc>
          <w:tcPr>
            <w:tcW w:w="3628" w:type="dxa"/>
          </w:tcPr>
          <w:p w14:paraId="47BD2C09" w14:textId="77777777" w:rsidR="008A4F0D" w:rsidRDefault="008A4F0D" w:rsidP="003A65A6">
            <w:pPr>
              <w:spacing w:after="120"/>
            </w:pPr>
            <w:r>
              <w:t>only Observation</w:t>
            </w:r>
          </w:p>
        </w:tc>
      </w:tr>
      <w:tr w:rsidR="008A4F0D" w14:paraId="536092A7" w14:textId="77777777" w:rsidTr="003A65A6">
        <w:tc>
          <w:tcPr>
            <w:tcW w:w="2805" w:type="dxa"/>
            <w:vMerge w:val="restart"/>
          </w:tcPr>
          <w:p w14:paraId="5BA118E9" w14:textId="77777777" w:rsidR="008A4F0D" w:rsidRDefault="008A4F0D" w:rsidP="003A65A6">
            <w:pPr>
              <w:spacing w:after="120"/>
            </w:pPr>
            <w:proofErr w:type="gramStart"/>
            <w:r>
              <w:t>sosa:Sensor</w:t>
            </w:r>
            <w:proofErr w:type="gramEnd"/>
          </w:p>
        </w:tc>
        <w:tc>
          <w:tcPr>
            <w:tcW w:w="2917" w:type="dxa"/>
          </w:tcPr>
          <w:p w14:paraId="4E45979B" w14:textId="77777777" w:rsidR="008A4F0D" w:rsidRDefault="008A4F0D" w:rsidP="003A65A6">
            <w:pPr>
              <w:spacing w:after="120"/>
            </w:pPr>
            <w:r>
              <w:t>subclassOf</w:t>
            </w:r>
          </w:p>
        </w:tc>
        <w:tc>
          <w:tcPr>
            <w:tcW w:w="3628" w:type="dxa"/>
          </w:tcPr>
          <w:p w14:paraId="5ED603E7" w14:textId="77777777" w:rsidR="008A4F0D" w:rsidRDefault="008A4F0D" w:rsidP="003A65A6">
            <w:pPr>
              <w:spacing w:after="120"/>
            </w:pPr>
            <w:r>
              <w:t>Observer</w:t>
            </w:r>
          </w:p>
        </w:tc>
      </w:tr>
      <w:tr w:rsidR="008A4F0D" w14:paraId="4D84A845" w14:textId="77777777" w:rsidTr="003A65A6">
        <w:tc>
          <w:tcPr>
            <w:tcW w:w="2805" w:type="dxa"/>
            <w:vMerge/>
          </w:tcPr>
          <w:p w14:paraId="3AE6F36D" w14:textId="77777777" w:rsidR="008A4F0D" w:rsidRDefault="008A4F0D" w:rsidP="003A65A6">
            <w:pPr>
              <w:spacing w:after="120"/>
            </w:pPr>
          </w:p>
        </w:tc>
        <w:tc>
          <w:tcPr>
            <w:tcW w:w="2917" w:type="dxa"/>
          </w:tcPr>
          <w:p w14:paraId="49155F82" w14:textId="77777777" w:rsidR="008A4F0D" w:rsidRDefault="008A4F0D" w:rsidP="003A65A6">
            <w:pPr>
              <w:spacing w:after="120"/>
            </w:pPr>
            <w:proofErr w:type="gramStart"/>
            <w:r>
              <w:t>sosa:madeObservation</w:t>
            </w:r>
            <w:proofErr w:type="gramEnd"/>
          </w:p>
        </w:tc>
        <w:tc>
          <w:tcPr>
            <w:tcW w:w="3628" w:type="dxa"/>
          </w:tcPr>
          <w:p w14:paraId="53FDDFEF" w14:textId="77777777" w:rsidR="008A4F0D" w:rsidRDefault="008A4F0D" w:rsidP="003A65A6">
            <w:pPr>
              <w:spacing w:after="120"/>
            </w:pPr>
            <w:r>
              <w:t xml:space="preserve">only </w:t>
            </w:r>
            <w:proofErr w:type="gramStart"/>
            <w:r>
              <w:t>sosa:Observation</w:t>
            </w:r>
            <w:proofErr w:type="gramEnd"/>
          </w:p>
        </w:tc>
      </w:tr>
      <w:tr w:rsidR="008A4F0D" w14:paraId="688BC9CA" w14:textId="77777777" w:rsidTr="003A65A6">
        <w:tc>
          <w:tcPr>
            <w:tcW w:w="2805" w:type="dxa"/>
            <w:vMerge/>
          </w:tcPr>
          <w:p w14:paraId="75382DBD" w14:textId="77777777" w:rsidR="008A4F0D" w:rsidRDefault="008A4F0D" w:rsidP="003A65A6">
            <w:pPr>
              <w:spacing w:after="120"/>
            </w:pPr>
          </w:p>
        </w:tc>
        <w:tc>
          <w:tcPr>
            <w:tcW w:w="2917" w:type="dxa"/>
          </w:tcPr>
          <w:p w14:paraId="073FA13A" w14:textId="77777777" w:rsidR="008A4F0D" w:rsidRDefault="008A4F0D" w:rsidP="003A65A6">
            <w:pPr>
              <w:spacing w:after="120"/>
            </w:pPr>
            <w:proofErr w:type="gramStart"/>
            <w:r>
              <w:t>sosa:observes</w:t>
            </w:r>
            <w:proofErr w:type="gramEnd"/>
          </w:p>
        </w:tc>
        <w:tc>
          <w:tcPr>
            <w:tcW w:w="3628" w:type="dxa"/>
          </w:tcPr>
          <w:p w14:paraId="2F18E166" w14:textId="77777777" w:rsidR="008A4F0D" w:rsidRDefault="008A4F0D" w:rsidP="003A65A6">
            <w:pPr>
              <w:spacing w:after="120"/>
            </w:pPr>
            <w:r>
              <w:t xml:space="preserve">only </w:t>
            </w:r>
            <w:proofErr w:type="gramStart"/>
            <w:r>
              <w:t>sosa:ObservableProperty</w:t>
            </w:r>
            <w:proofErr w:type="gramEnd"/>
          </w:p>
        </w:tc>
      </w:tr>
      <w:tr w:rsidR="008A4F0D" w14:paraId="05630DCE" w14:textId="77777777" w:rsidTr="003A65A6">
        <w:tc>
          <w:tcPr>
            <w:tcW w:w="2805" w:type="dxa"/>
            <w:vMerge/>
          </w:tcPr>
          <w:p w14:paraId="55C92C03" w14:textId="77777777" w:rsidR="008A4F0D" w:rsidRDefault="008A4F0D" w:rsidP="003A65A6">
            <w:pPr>
              <w:spacing w:after="120"/>
            </w:pPr>
          </w:p>
        </w:tc>
        <w:tc>
          <w:tcPr>
            <w:tcW w:w="2917" w:type="dxa"/>
          </w:tcPr>
          <w:p w14:paraId="21AA62EE" w14:textId="77777777" w:rsidR="008A4F0D" w:rsidRDefault="008A4F0D" w:rsidP="003A65A6">
            <w:pPr>
              <w:spacing w:after="120"/>
            </w:pPr>
            <w:proofErr w:type="gramStart"/>
            <w:r>
              <w:t>ssn:detects</w:t>
            </w:r>
            <w:proofErr w:type="gramEnd"/>
          </w:p>
        </w:tc>
        <w:tc>
          <w:tcPr>
            <w:tcW w:w="3628" w:type="dxa"/>
          </w:tcPr>
          <w:p w14:paraId="20A21742" w14:textId="77777777" w:rsidR="008A4F0D" w:rsidRDefault="008A4F0D" w:rsidP="003A65A6">
            <w:pPr>
              <w:spacing w:after="120"/>
            </w:pPr>
            <w:r>
              <w:t xml:space="preserve">only </w:t>
            </w:r>
            <w:proofErr w:type="gramStart"/>
            <w:r>
              <w:t>ssn:Stimulus</w:t>
            </w:r>
            <w:proofErr w:type="gramEnd"/>
          </w:p>
        </w:tc>
      </w:tr>
      <w:tr w:rsidR="008A4F0D" w14:paraId="317BFD16" w14:textId="77777777" w:rsidTr="003A65A6">
        <w:trPr>
          <w:trHeight w:val="63"/>
        </w:trPr>
        <w:tc>
          <w:tcPr>
            <w:tcW w:w="2805" w:type="dxa"/>
            <w:vMerge w:val="restart"/>
          </w:tcPr>
          <w:p w14:paraId="44154E9C" w14:textId="77777777" w:rsidR="008A4F0D" w:rsidRDefault="008A4F0D" w:rsidP="003A65A6">
            <w:pPr>
              <w:spacing w:after="120"/>
            </w:pPr>
            <w:proofErr w:type="gramStart"/>
            <w:r>
              <w:t>sosa:Observation</w:t>
            </w:r>
            <w:proofErr w:type="gramEnd"/>
          </w:p>
        </w:tc>
        <w:tc>
          <w:tcPr>
            <w:tcW w:w="2917" w:type="dxa"/>
          </w:tcPr>
          <w:p w14:paraId="0075880C" w14:textId="77777777" w:rsidR="008A4F0D" w:rsidRDefault="008A4F0D" w:rsidP="003A65A6">
            <w:pPr>
              <w:spacing w:after="120"/>
            </w:pPr>
            <w:r>
              <w:t>subclassOf</w:t>
            </w:r>
          </w:p>
        </w:tc>
        <w:tc>
          <w:tcPr>
            <w:tcW w:w="3628" w:type="dxa"/>
          </w:tcPr>
          <w:p w14:paraId="37F0F1E0" w14:textId="77777777" w:rsidR="008A4F0D" w:rsidRDefault="008A4F0D" w:rsidP="003A65A6">
            <w:pPr>
              <w:spacing w:after="120"/>
            </w:pPr>
            <w:r>
              <w:t>Observation</w:t>
            </w:r>
          </w:p>
        </w:tc>
      </w:tr>
      <w:tr w:rsidR="008A4F0D" w14:paraId="593D928D" w14:textId="77777777" w:rsidTr="003A65A6">
        <w:trPr>
          <w:trHeight w:val="63"/>
        </w:trPr>
        <w:tc>
          <w:tcPr>
            <w:tcW w:w="2805" w:type="dxa"/>
            <w:vMerge/>
          </w:tcPr>
          <w:p w14:paraId="7CA90AB5" w14:textId="77777777" w:rsidR="008A4F0D" w:rsidRDefault="008A4F0D" w:rsidP="003A65A6">
            <w:pPr>
              <w:spacing w:after="120"/>
            </w:pPr>
          </w:p>
        </w:tc>
        <w:tc>
          <w:tcPr>
            <w:tcW w:w="2917" w:type="dxa"/>
          </w:tcPr>
          <w:p w14:paraId="7C0CBA29" w14:textId="77777777" w:rsidR="008A4F0D" w:rsidRDefault="008A4F0D" w:rsidP="003A65A6">
            <w:pPr>
              <w:spacing w:after="120"/>
            </w:pPr>
            <w:proofErr w:type="gramStart"/>
            <w:r>
              <w:t>sosa:madeBySensor</w:t>
            </w:r>
            <w:proofErr w:type="gramEnd"/>
          </w:p>
        </w:tc>
        <w:tc>
          <w:tcPr>
            <w:tcW w:w="3628" w:type="dxa"/>
          </w:tcPr>
          <w:p w14:paraId="0F4EB334" w14:textId="77777777" w:rsidR="008A4F0D" w:rsidRDefault="008A4F0D" w:rsidP="003A65A6">
            <w:pPr>
              <w:spacing w:after="120"/>
            </w:pPr>
            <w:r>
              <w:t xml:space="preserve">exactly 1 </w:t>
            </w:r>
            <w:proofErr w:type="gramStart"/>
            <w:r>
              <w:t>sosa:Sensor</w:t>
            </w:r>
            <w:proofErr w:type="gramEnd"/>
          </w:p>
        </w:tc>
      </w:tr>
      <w:tr w:rsidR="008A4F0D" w14:paraId="758B1361" w14:textId="77777777" w:rsidTr="003A65A6">
        <w:trPr>
          <w:trHeight w:val="63"/>
        </w:trPr>
        <w:tc>
          <w:tcPr>
            <w:tcW w:w="2805" w:type="dxa"/>
            <w:vMerge/>
          </w:tcPr>
          <w:p w14:paraId="2A2C2210" w14:textId="77777777" w:rsidR="008A4F0D" w:rsidRDefault="008A4F0D" w:rsidP="003A65A6">
            <w:pPr>
              <w:spacing w:after="120"/>
            </w:pPr>
          </w:p>
        </w:tc>
        <w:tc>
          <w:tcPr>
            <w:tcW w:w="2917" w:type="dxa"/>
          </w:tcPr>
          <w:p w14:paraId="7A23766F" w14:textId="77777777" w:rsidR="008A4F0D" w:rsidRDefault="008A4F0D" w:rsidP="003A65A6">
            <w:pPr>
              <w:spacing w:after="120"/>
            </w:pPr>
            <w:proofErr w:type="gramStart"/>
            <w:r>
              <w:t>sosa:hasFeatureOfInterest</w:t>
            </w:r>
            <w:proofErr w:type="gramEnd"/>
          </w:p>
        </w:tc>
        <w:tc>
          <w:tcPr>
            <w:tcW w:w="3628" w:type="dxa"/>
          </w:tcPr>
          <w:p w14:paraId="3D836A20" w14:textId="77777777" w:rsidR="008A4F0D" w:rsidRDefault="008A4F0D" w:rsidP="003A65A6">
            <w:pPr>
              <w:spacing w:after="120"/>
            </w:pPr>
            <w:r>
              <w:t xml:space="preserve">exactly 1 </w:t>
            </w:r>
            <w:proofErr w:type="gramStart"/>
            <w:r>
              <w:t>owl:Thing</w:t>
            </w:r>
            <w:proofErr w:type="gramEnd"/>
            <w:r>
              <w:t xml:space="preserve"> and only sosa:FeatureOfInterest</w:t>
            </w:r>
          </w:p>
        </w:tc>
      </w:tr>
      <w:tr w:rsidR="008A4F0D" w14:paraId="525EA49C" w14:textId="77777777" w:rsidTr="003A65A6">
        <w:trPr>
          <w:trHeight w:val="63"/>
        </w:trPr>
        <w:tc>
          <w:tcPr>
            <w:tcW w:w="2805" w:type="dxa"/>
            <w:vMerge/>
          </w:tcPr>
          <w:p w14:paraId="7373748F" w14:textId="77777777" w:rsidR="008A4F0D" w:rsidRDefault="008A4F0D" w:rsidP="003A65A6">
            <w:pPr>
              <w:spacing w:after="120"/>
            </w:pPr>
          </w:p>
        </w:tc>
        <w:tc>
          <w:tcPr>
            <w:tcW w:w="2917" w:type="dxa"/>
          </w:tcPr>
          <w:p w14:paraId="2F4B89C3" w14:textId="77777777" w:rsidR="008A4F0D" w:rsidRDefault="008A4F0D" w:rsidP="003A65A6">
            <w:pPr>
              <w:spacing w:after="120"/>
            </w:pPr>
            <w:proofErr w:type="gramStart"/>
            <w:r>
              <w:t>sosa:hasResult</w:t>
            </w:r>
            <w:proofErr w:type="gramEnd"/>
          </w:p>
        </w:tc>
        <w:tc>
          <w:tcPr>
            <w:tcW w:w="3628" w:type="dxa"/>
          </w:tcPr>
          <w:p w14:paraId="7FF0C265" w14:textId="77777777" w:rsidR="008A4F0D" w:rsidRDefault="008A4F0D" w:rsidP="003A65A6">
            <w:pPr>
              <w:spacing w:after="120"/>
            </w:pPr>
            <w:r>
              <w:t xml:space="preserve">exactly 1 </w:t>
            </w:r>
            <w:proofErr w:type="gramStart"/>
            <w:r>
              <w:t>owl:Thing</w:t>
            </w:r>
            <w:proofErr w:type="gramEnd"/>
            <w:r>
              <w:t xml:space="preserve"> and only sosa:Result</w:t>
            </w:r>
          </w:p>
        </w:tc>
      </w:tr>
      <w:tr w:rsidR="008A4F0D" w14:paraId="2921D012" w14:textId="77777777" w:rsidTr="003A65A6">
        <w:trPr>
          <w:trHeight w:val="63"/>
        </w:trPr>
        <w:tc>
          <w:tcPr>
            <w:tcW w:w="2805" w:type="dxa"/>
            <w:vMerge/>
          </w:tcPr>
          <w:p w14:paraId="13DDE1B2" w14:textId="77777777" w:rsidR="008A4F0D" w:rsidRDefault="008A4F0D" w:rsidP="003A65A6">
            <w:pPr>
              <w:spacing w:after="120"/>
            </w:pPr>
          </w:p>
        </w:tc>
        <w:tc>
          <w:tcPr>
            <w:tcW w:w="2917" w:type="dxa"/>
          </w:tcPr>
          <w:p w14:paraId="42282828" w14:textId="77777777" w:rsidR="008A4F0D" w:rsidRDefault="008A4F0D" w:rsidP="003A65A6">
            <w:pPr>
              <w:spacing w:after="120"/>
            </w:pPr>
            <w:proofErr w:type="gramStart"/>
            <w:r>
              <w:t>sosa:observedProperty</w:t>
            </w:r>
            <w:proofErr w:type="gramEnd"/>
          </w:p>
        </w:tc>
        <w:tc>
          <w:tcPr>
            <w:tcW w:w="3628" w:type="dxa"/>
          </w:tcPr>
          <w:p w14:paraId="19994CBE" w14:textId="77777777" w:rsidR="008A4F0D" w:rsidRDefault="008A4F0D" w:rsidP="003A65A6">
            <w:pPr>
              <w:spacing w:after="120"/>
            </w:pPr>
            <w:r>
              <w:t xml:space="preserve">exactly 1 </w:t>
            </w:r>
            <w:proofErr w:type="gramStart"/>
            <w:r>
              <w:t>owl:Thing</w:t>
            </w:r>
            <w:proofErr w:type="gramEnd"/>
            <w:r>
              <w:t xml:space="preserve"> and only sosa:ObservableProperty</w:t>
            </w:r>
          </w:p>
        </w:tc>
      </w:tr>
      <w:tr w:rsidR="008A4F0D" w14:paraId="3A097778" w14:textId="77777777" w:rsidTr="003A65A6">
        <w:trPr>
          <w:trHeight w:val="63"/>
        </w:trPr>
        <w:tc>
          <w:tcPr>
            <w:tcW w:w="2805" w:type="dxa"/>
            <w:vMerge/>
          </w:tcPr>
          <w:p w14:paraId="1137FB1D" w14:textId="77777777" w:rsidR="008A4F0D" w:rsidRDefault="008A4F0D" w:rsidP="003A65A6">
            <w:pPr>
              <w:spacing w:after="120"/>
            </w:pPr>
          </w:p>
        </w:tc>
        <w:tc>
          <w:tcPr>
            <w:tcW w:w="2917" w:type="dxa"/>
          </w:tcPr>
          <w:p w14:paraId="2BA94055" w14:textId="77777777" w:rsidR="008A4F0D" w:rsidRDefault="008A4F0D" w:rsidP="003A65A6">
            <w:pPr>
              <w:spacing w:after="120"/>
            </w:pPr>
            <w:proofErr w:type="gramStart"/>
            <w:r>
              <w:t>sosa:phenomenonTime</w:t>
            </w:r>
            <w:proofErr w:type="gramEnd"/>
          </w:p>
        </w:tc>
        <w:tc>
          <w:tcPr>
            <w:tcW w:w="3628" w:type="dxa"/>
          </w:tcPr>
          <w:p w14:paraId="1715CA95" w14:textId="77777777" w:rsidR="008A4F0D" w:rsidRDefault="008A4F0D" w:rsidP="003A65A6">
            <w:pPr>
              <w:spacing w:after="120"/>
            </w:pPr>
            <w:r>
              <w:t xml:space="preserve">exactly 1 </w:t>
            </w:r>
            <w:proofErr w:type="gramStart"/>
            <w:r>
              <w:t>owl:Thing</w:t>
            </w:r>
            <w:proofErr w:type="gramEnd"/>
          </w:p>
        </w:tc>
      </w:tr>
      <w:tr w:rsidR="008A4F0D" w14:paraId="1E9C8682" w14:textId="77777777" w:rsidTr="003A65A6">
        <w:trPr>
          <w:trHeight w:val="63"/>
        </w:trPr>
        <w:tc>
          <w:tcPr>
            <w:tcW w:w="2805" w:type="dxa"/>
            <w:vMerge/>
          </w:tcPr>
          <w:p w14:paraId="1838F90F" w14:textId="77777777" w:rsidR="008A4F0D" w:rsidRDefault="008A4F0D" w:rsidP="003A65A6">
            <w:pPr>
              <w:spacing w:after="120"/>
            </w:pPr>
          </w:p>
        </w:tc>
        <w:tc>
          <w:tcPr>
            <w:tcW w:w="2917" w:type="dxa"/>
          </w:tcPr>
          <w:p w14:paraId="5CB76C58" w14:textId="77777777" w:rsidR="008A4F0D" w:rsidRDefault="008A4F0D" w:rsidP="003A65A6">
            <w:pPr>
              <w:spacing w:after="120"/>
            </w:pPr>
            <w:proofErr w:type="gramStart"/>
            <w:r>
              <w:t>sosa:resultTime</w:t>
            </w:r>
            <w:proofErr w:type="gramEnd"/>
          </w:p>
        </w:tc>
        <w:tc>
          <w:tcPr>
            <w:tcW w:w="3628" w:type="dxa"/>
          </w:tcPr>
          <w:p w14:paraId="03C45925" w14:textId="77777777" w:rsidR="008A4F0D" w:rsidRDefault="008A4F0D" w:rsidP="003A65A6">
            <w:pPr>
              <w:spacing w:after="120"/>
            </w:pPr>
            <w:r>
              <w:t xml:space="preserve">exactly 1 </w:t>
            </w:r>
            <w:proofErr w:type="gramStart"/>
            <w:r>
              <w:t>rdfs:Literal</w:t>
            </w:r>
            <w:proofErr w:type="gramEnd"/>
          </w:p>
        </w:tc>
      </w:tr>
      <w:tr w:rsidR="008A4F0D" w14:paraId="761BC73E" w14:textId="77777777" w:rsidTr="003A65A6">
        <w:trPr>
          <w:trHeight w:val="63"/>
        </w:trPr>
        <w:tc>
          <w:tcPr>
            <w:tcW w:w="2805" w:type="dxa"/>
            <w:vMerge/>
          </w:tcPr>
          <w:p w14:paraId="75E0E730" w14:textId="77777777" w:rsidR="008A4F0D" w:rsidRDefault="008A4F0D" w:rsidP="003A65A6">
            <w:pPr>
              <w:spacing w:after="120"/>
            </w:pPr>
          </w:p>
        </w:tc>
        <w:tc>
          <w:tcPr>
            <w:tcW w:w="2917" w:type="dxa"/>
          </w:tcPr>
          <w:p w14:paraId="501224F5" w14:textId="77777777" w:rsidR="008A4F0D" w:rsidRDefault="008A4F0D" w:rsidP="003A65A6">
            <w:pPr>
              <w:spacing w:after="120"/>
            </w:pPr>
            <w:proofErr w:type="gramStart"/>
            <w:r>
              <w:t>ssn:wasOriginatedBy</w:t>
            </w:r>
            <w:proofErr w:type="gramEnd"/>
          </w:p>
        </w:tc>
        <w:tc>
          <w:tcPr>
            <w:tcW w:w="3628" w:type="dxa"/>
          </w:tcPr>
          <w:p w14:paraId="6320A30B" w14:textId="77777777" w:rsidR="008A4F0D" w:rsidRDefault="008A4F0D" w:rsidP="003A65A6">
            <w:pPr>
              <w:spacing w:after="120"/>
            </w:pPr>
            <w:r>
              <w:t xml:space="preserve">exactly 1 </w:t>
            </w:r>
            <w:proofErr w:type="gramStart"/>
            <w:r>
              <w:t>owl:Thing</w:t>
            </w:r>
            <w:proofErr w:type="gramEnd"/>
            <w:r>
              <w:t xml:space="preserve"> and only ssn:Stimulus</w:t>
            </w:r>
          </w:p>
        </w:tc>
      </w:tr>
      <w:tr w:rsidR="008A4F0D" w14:paraId="2323551D" w14:textId="77777777" w:rsidTr="003A65A6">
        <w:trPr>
          <w:trHeight w:val="63"/>
        </w:trPr>
        <w:tc>
          <w:tcPr>
            <w:tcW w:w="2805" w:type="dxa"/>
            <w:vMerge w:val="restart"/>
          </w:tcPr>
          <w:p w14:paraId="22B78518" w14:textId="77777777" w:rsidR="008A4F0D" w:rsidRDefault="008A4F0D" w:rsidP="003A65A6">
            <w:pPr>
              <w:spacing w:after="120"/>
            </w:pPr>
            <w:proofErr w:type="gramStart"/>
            <w:r>
              <w:t>sosa:ObservableProperty</w:t>
            </w:r>
            <w:proofErr w:type="gramEnd"/>
          </w:p>
        </w:tc>
        <w:tc>
          <w:tcPr>
            <w:tcW w:w="2917" w:type="dxa"/>
          </w:tcPr>
          <w:p w14:paraId="7579AF06" w14:textId="77777777" w:rsidR="008A4F0D" w:rsidRPr="00F06DDA" w:rsidRDefault="008A4F0D" w:rsidP="003A65A6">
            <w:pPr>
              <w:spacing w:after="120"/>
            </w:pPr>
            <w:r>
              <w:t>subClassOf</w:t>
            </w:r>
          </w:p>
        </w:tc>
        <w:tc>
          <w:tcPr>
            <w:tcW w:w="3628" w:type="dxa"/>
          </w:tcPr>
          <w:p w14:paraId="583C7A0E" w14:textId="77777777" w:rsidR="008A4F0D" w:rsidRPr="00F06DDA" w:rsidRDefault="008A4F0D" w:rsidP="003A65A6">
            <w:pPr>
              <w:spacing w:after="120"/>
            </w:pPr>
            <w:proofErr w:type="gramStart"/>
            <w:r>
              <w:t>ssn:Property</w:t>
            </w:r>
            <w:proofErr w:type="gramEnd"/>
          </w:p>
        </w:tc>
      </w:tr>
      <w:tr w:rsidR="008A4F0D" w14:paraId="64B0A6E3" w14:textId="77777777" w:rsidTr="003A65A6">
        <w:trPr>
          <w:trHeight w:val="63"/>
        </w:trPr>
        <w:tc>
          <w:tcPr>
            <w:tcW w:w="2805" w:type="dxa"/>
            <w:vMerge/>
          </w:tcPr>
          <w:p w14:paraId="1D84EDD6" w14:textId="77777777" w:rsidR="008A4F0D" w:rsidRDefault="008A4F0D" w:rsidP="003A65A6">
            <w:pPr>
              <w:spacing w:after="120"/>
            </w:pPr>
          </w:p>
        </w:tc>
        <w:tc>
          <w:tcPr>
            <w:tcW w:w="2917" w:type="dxa"/>
          </w:tcPr>
          <w:p w14:paraId="0FA4FC58" w14:textId="77777777" w:rsidR="008A4F0D" w:rsidRDefault="008A4F0D" w:rsidP="003A65A6">
            <w:pPr>
              <w:spacing w:after="120"/>
            </w:pPr>
            <w:r w:rsidRPr="00F06DDA">
              <w:t xml:space="preserve">inverse ('is proxy for') </w:t>
            </w:r>
          </w:p>
        </w:tc>
        <w:tc>
          <w:tcPr>
            <w:tcW w:w="3628" w:type="dxa"/>
          </w:tcPr>
          <w:p w14:paraId="47716807" w14:textId="77777777" w:rsidR="008A4F0D" w:rsidRDefault="008A4F0D" w:rsidP="003A65A6">
            <w:pPr>
              <w:spacing w:after="120"/>
            </w:pPr>
            <w:r w:rsidRPr="00F06DDA">
              <w:t xml:space="preserve">only </w:t>
            </w:r>
            <w:proofErr w:type="gramStart"/>
            <w:r>
              <w:t>ssn:</w:t>
            </w:r>
            <w:r w:rsidRPr="00F06DDA">
              <w:t>Stimulus</w:t>
            </w:r>
            <w:proofErr w:type="gramEnd"/>
          </w:p>
        </w:tc>
      </w:tr>
      <w:tr w:rsidR="008A4F0D" w14:paraId="0127F9CF" w14:textId="77777777" w:rsidTr="003A65A6">
        <w:trPr>
          <w:trHeight w:val="63"/>
        </w:trPr>
        <w:tc>
          <w:tcPr>
            <w:tcW w:w="2805" w:type="dxa"/>
            <w:vMerge/>
          </w:tcPr>
          <w:p w14:paraId="67FF4434" w14:textId="77777777" w:rsidR="008A4F0D" w:rsidRDefault="008A4F0D" w:rsidP="003A65A6">
            <w:pPr>
              <w:spacing w:after="120"/>
            </w:pPr>
          </w:p>
        </w:tc>
        <w:tc>
          <w:tcPr>
            <w:tcW w:w="2917" w:type="dxa"/>
          </w:tcPr>
          <w:p w14:paraId="46E874C1" w14:textId="77777777" w:rsidR="008A4F0D" w:rsidRPr="00F06DDA" w:rsidRDefault="008A4F0D" w:rsidP="003A65A6">
            <w:pPr>
              <w:spacing w:after="120"/>
            </w:pPr>
            <w:r w:rsidRPr="00F06DDA">
              <w:t xml:space="preserve">inverse ('observed property') </w:t>
            </w:r>
          </w:p>
        </w:tc>
        <w:tc>
          <w:tcPr>
            <w:tcW w:w="3628" w:type="dxa"/>
          </w:tcPr>
          <w:p w14:paraId="5ED3DF3C" w14:textId="77777777" w:rsidR="008A4F0D" w:rsidRDefault="008A4F0D" w:rsidP="003A65A6">
            <w:pPr>
              <w:spacing w:after="120"/>
            </w:pPr>
            <w:r w:rsidRPr="00F06DDA">
              <w:t>only</w:t>
            </w:r>
            <w:r>
              <w:t xml:space="preserve"> </w:t>
            </w:r>
            <w:proofErr w:type="gramStart"/>
            <w:r>
              <w:t>sosa:</w:t>
            </w:r>
            <w:r w:rsidRPr="00F06DDA">
              <w:t>Observation</w:t>
            </w:r>
            <w:proofErr w:type="gramEnd"/>
          </w:p>
        </w:tc>
      </w:tr>
      <w:tr w:rsidR="008A4F0D" w14:paraId="4FD0E83A" w14:textId="77777777" w:rsidTr="003A65A6">
        <w:trPr>
          <w:trHeight w:val="63"/>
        </w:trPr>
        <w:tc>
          <w:tcPr>
            <w:tcW w:w="2805" w:type="dxa"/>
            <w:vMerge/>
          </w:tcPr>
          <w:p w14:paraId="75A73B16" w14:textId="77777777" w:rsidR="008A4F0D" w:rsidRDefault="008A4F0D" w:rsidP="003A65A6">
            <w:pPr>
              <w:spacing w:after="120"/>
            </w:pPr>
          </w:p>
        </w:tc>
        <w:tc>
          <w:tcPr>
            <w:tcW w:w="2917" w:type="dxa"/>
          </w:tcPr>
          <w:p w14:paraId="2B92A05F" w14:textId="77777777" w:rsidR="008A4F0D" w:rsidRPr="00F06DDA" w:rsidRDefault="008A4F0D" w:rsidP="003A65A6">
            <w:pPr>
              <w:spacing w:after="120"/>
            </w:pPr>
            <w:r>
              <w:t>sosa:</w:t>
            </w:r>
            <w:r w:rsidRPr="00F06DDA">
              <w:t xml:space="preserve">'is observed by' </w:t>
            </w:r>
          </w:p>
        </w:tc>
        <w:tc>
          <w:tcPr>
            <w:tcW w:w="3628" w:type="dxa"/>
          </w:tcPr>
          <w:p w14:paraId="331F38C0" w14:textId="77777777" w:rsidR="008A4F0D" w:rsidRDefault="008A4F0D" w:rsidP="003A65A6">
            <w:pPr>
              <w:spacing w:after="120"/>
            </w:pPr>
            <w:r w:rsidRPr="00F06DDA">
              <w:t xml:space="preserve">only </w:t>
            </w:r>
            <w:proofErr w:type="gramStart"/>
            <w:r>
              <w:t>sosa:</w:t>
            </w:r>
            <w:r w:rsidRPr="00F06DDA">
              <w:t>Sensor</w:t>
            </w:r>
            <w:proofErr w:type="gramEnd"/>
          </w:p>
        </w:tc>
      </w:tr>
      <w:tr w:rsidR="008A4F0D" w14:paraId="751FBB54" w14:textId="77777777" w:rsidTr="003A65A6">
        <w:trPr>
          <w:trHeight w:val="63"/>
        </w:trPr>
        <w:tc>
          <w:tcPr>
            <w:tcW w:w="2805" w:type="dxa"/>
          </w:tcPr>
          <w:p w14:paraId="1C69E80B" w14:textId="77777777" w:rsidR="008A4F0D" w:rsidRDefault="008A4F0D" w:rsidP="003A65A6">
            <w:pPr>
              <w:spacing w:after="120"/>
            </w:pPr>
            <w:proofErr w:type="gramStart"/>
            <w:r>
              <w:t>sosa:FeatureOfInterest</w:t>
            </w:r>
            <w:proofErr w:type="gramEnd"/>
          </w:p>
        </w:tc>
        <w:tc>
          <w:tcPr>
            <w:tcW w:w="2917" w:type="dxa"/>
          </w:tcPr>
          <w:p w14:paraId="25F7A1D9" w14:textId="77777777" w:rsidR="008A4F0D" w:rsidRDefault="008A4F0D" w:rsidP="003A65A6">
            <w:pPr>
              <w:spacing w:after="120"/>
            </w:pPr>
            <w:r>
              <w:t>ssn:</w:t>
            </w:r>
            <w:r w:rsidRPr="00F06DDA">
              <w:t xml:space="preserve">'has property' </w:t>
            </w:r>
          </w:p>
        </w:tc>
        <w:tc>
          <w:tcPr>
            <w:tcW w:w="3628" w:type="dxa"/>
          </w:tcPr>
          <w:p w14:paraId="2808CFFC" w14:textId="77777777" w:rsidR="008A4F0D" w:rsidRDefault="008A4F0D" w:rsidP="003A65A6">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3A65A6">
        <w:trPr>
          <w:trHeight w:val="63"/>
        </w:trPr>
        <w:tc>
          <w:tcPr>
            <w:tcW w:w="2805" w:type="dxa"/>
          </w:tcPr>
          <w:p w14:paraId="5D627BFA" w14:textId="77777777" w:rsidR="008A4F0D" w:rsidRDefault="008A4F0D" w:rsidP="003A65A6">
            <w:pPr>
              <w:spacing w:after="120"/>
            </w:pPr>
            <w:proofErr w:type="gramStart"/>
            <w:r>
              <w:t>sosa:Result</w:t>
            </w:r>
            <w:proofErr w:type="gramEnd"/>
          </w:p>
        </w:tc>
        <w:tc>
          <w:tcPr>
            <w:tcW w:w="2917" w:type="dxa"/>
          </w:tcPr>
          <w:p w14:paraId="263B0668" w14:textId="77777777" w:rsidR="008A4F0D" w:rsidRDefault="008A4F0D" w:rsidP="003A65A6">
            <w:pPr>
              <w:spacing w:after="120"/>
            </w:pPr>
            <w:r>
              <w:t>sosa:</w:t>
            </w:r>
            <w:r w:rsidRPr="00F06DDA">
              <w:t xml:space="preserve">'is result of' </w:t>
            </w:r>
          </w:p>
        </w:tc>
        <w:tc>
          <w:tcPr>
            <w:tcW w:w="3628" w:type="dxa"/>
          </w:tcPr>
          <w:p w14:paraId="41717C6D" w14:textId="77777777" w:rsidR="008A4F0D" w:rsidRDefault="008A4F0D" w:rsidP="003A65A6">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75E9EB5B"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t xml:space="preserve">Figure </w:t>
      </w:r>
      <w:r>
        <w:rPr>
          <w:noProof/>
        </w:rPr>
        <w:t>12</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77777777" w:rsidR="008A4F0D" w:rsidRPr="004B447F" w:rsidRDefault="008A4F0D" w:rsidP="008A4F0D">
      <w:pPr>
        <w:pStyle w:val="Caption"/>
        <w:spacing w:after="120"/>
        <w:rPr>
          <w:b w:val="0"/>
        </w:rPr>
      </w:pPr>
      <w:bookmarkStart w:id="90" w:name="_Ref1417469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bookmarkEnd w:id="9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bookmarkStart w:id="91" w:name="_GoBack"/>
      <w:bookmarkEnd w:id="91"/>
    </w:p>
    <w:p w14:paraId="7A62F150" w14:textId="51D1A516" w:rsidR="005A3E9C" w:rsidRDefault="005A3E9C" w:rsidP="00E80D3C">
      <w:pPr>
        <w:pStyle w:val="Heading2"/>
      </w:pPr>
      <w:bookmarkStart w:id="92" w:name="_Toc19780951"/>
      <w:r>
        <w:t>Contact Ontology</w:t>
      </w:r>
      <w:bookmarkEnd w:id="9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3" w:name="_Toc19780952"/>
      <w:r w:rsidRPr="00EC4B04">
        <w:t>Person</w:t>
      </w:r>
      <w:r w:rsidRPr="00956273">
        <w:t xml:space="preserve"> Ontology</w:t>
      </w:r>
      <w:bookmarkEnd w:id="9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DA31E1">
      <w:pPr>
        <w:pStyle w:val="ListParagraph"/>
        <w:numPr>
          <w:ilvl w:val="0"/>
          <w:numId w:val="24"/>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4" w:name="_Toc19780953"/>
      <w:r>
        <w:t>Household Ontology</w:t>
      </w:r>
      <w:bookmarkEnd w:id="9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DA31E1">
      <w:pPr>
        <w:pStyle w:val="ListParagraph"/>
        <w:numPr>
          <w:ilvl w:val="0"/>
          <w:numId w:val="24"/>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DA31E1">
      <w:pPr>
        <w:pStyle w:val="ListParagraph"/>
        <w:numPr>
          <w:ilvl w:val="1"/>
          <w:numId w:val="24"/>
        </w:numPr>
      </w:pPr>
      <w:r w:rsidRPr="00CA16AC">
        <w:t>hasParent subpropertyOf isRelated</w:t>
      </w:r>
    </w:p>
    <w:p w14:paraId="3C7B8E34" w14:textId="77777777" w:rsidR="00F439E1" w:rsidRPr="00CA16AC" w:rsidRDefault="00F439E1" w:rsidP="00DA31E1">
      <w:pPr>
        <w:pStyle w:val="ListParagraph"/>
        <w:numPr>
          <w:ilvl w:val="1"/>
          <w:numId w:val="24"/>
        </w:numPr>
      </w:pPr>
      <w:r w:rsidRPr="00CA16AC">
        <w:t>hasChild subpropertyOf isRelated</w:t>
      </w:r>
    </w:p>
    <w:p w14:paraId="2837F0D9" w14:textId="77777777" w:rsidR="00F439E1" w:rsidRPr="00CA16AC" w:rsidRDefault="00F439E1" w:rsidP="00DA31E1">
      <w:pPr>
        <w:pStyle w:val="ListParagraph"/>
        <w:numPr>
          <w:ilvl w:val="1"/>
          <w:numId w:val="24"/>
        </w:numPr>
      </w:pPr>
      <w:r w:rsidRPr="00CA16AC">
        <w:t>hasParent o hasChild subpropertyOf isRelated</w:t>
      </w:r>
    </w:p>
    <w:p w14:paraId="26BCADA4" w14:textId="77777777" w:rsidR="00F439E1" w:rsidRPr="00CA16AC" w:rsidRDefault="00F439E1" w:rsidP="00DA31E1">
      <w:pPr>
        <w:pStyle w:val="ListParagraph"/>
        <w:numPr>
          <w:ilvl w:val="1"/>
          <w:numId w:val="24"/>
        </w:numPr>
      </w:pPr>
      <w:r w:rsidRPr="00CA16AC">
        <w:t>hasChild o hasParent subPropertyOf isRelated</w:t>
      </w:r>
    </w:p>
    <w:p w14:paraId="7A2B2C05" w14:textId="74F6CA26" w:rsidR="00CA16AC" w:rsidRPr="00CA16AC" w:rsidRDefault="00F439E1" w:rsidP="00DA31E1">
      <w:pPr>
        <w:pStyle w:val="ListParagraph"/>
        <w:numPr>
          <w:ilvl w:val="1"/>
          <w:numId w:val="24"/>
        </w:numPr>
      </w:pPr>
      <w:r w:rsidRPr="00CA16AC">
        <w:t>hasParent o (hasParent)- subPropertyOf isRelated</w:t>
      </w:r>
    </w:p>
    <w:p w14:paraId="11ACAD0F" w14:textId="10CCA936" w:rsidR="00F439E1" w:rsidRPr="00CA16AC" w:rsidRDefault="00F439E1" w:rsidP="00DA31E1">
      <w:pPr>
        <w:pStyle w:val="ListParagraph"/>
        <w:numPr>
          <w:ilvl w:val="1"/>
          <w:numId w:val="24"/>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95" w:name="_Toc19780954"/>
      <w:r>
        <w:t>Organization Ontology</w:t>
      </w:r>
      <w:bookmarkEnd w:id="9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DA31E1">
      <w:pPr>
        <w:pStyle w:val="ListParagraph"/>
        <w:numPr>
          <w:ilvl w:val="0"/>
          <w:numId w:val="27"/>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DA31E1">
      <w:pPr>
        <w:pStyle w:val="ListParagraph"/>
        <w:numPr>
          <w:ilvl w:val="0"/>
          <w:numId w:val="27"/>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DA31E1">
      <w:pPr>
        <w:pStyle w:val="ListParagraph"/>
        <w:numPr>
          <w:ilvl w:val="0"/>
          <w:numId w:val="24"/>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DA31E1">
      <w:pPr>
        <w:pStyle w:val="ListParagraph"/>
        <w:numPr>
          <w:ilvl w:val="0"/>
          <w:numId w:val="24"/>
        </w:numPr>
      </w:pPr>
      <w:r>
        <w:t>Define part-time /full-time students according to some enrollment criteria</w:t>
      </w:r>
    </w:p>
    <w:p w14:paraId="0745ADF0" w14:textId="77777777" w:rsidR="00D01F8A" w:rsidRDefault="00D01F8A" w:rsidP="00EA354A">
      <w:pPr>
        <w:pStyle w:val="Heading2"/>
      </w:pPr>
      <w:bookmarkStart w:id="96" w:name="_Toc19780955"/>
      <w:r>
        <w:t>Building Ontology</w:t>
      </w:r>
      <w:bookmarkEnd w:id="9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DA31E1">
      <w:pPr>
        <w:pStyle w:val="ListParagraph"/>
        <w:numPr>
          <w:ilvl w:val="0"/>
          <w:numId w:val="30"/>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97" w:name="_Toc19780956"/>
      <w:r>
        <w:t>Vehicle Ontology</w:t>
      </w:r>
      <w:bookmarkEnd w:id="9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98" w:name="_Toc19780957"/>
      <w:r>
        <w:lastRenderedPageBreak/>
        <w:t>Transportation System Ontology</w:t>
      </w:r>
      <w:bookmarkEnd w:id="9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64AAF106"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81005F">
        <w:rPr>
          <w:noProof/>
        </w:rPr>
        <w:t>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99" w:author="Megan Katsumi" w:date="2018-11-14T08:39:00Z">
              <w:r>
                <w:t>LoopDetector</w:t>
              </w:r>
            </w:ins>
          </w:p>
        </w:tc>
        <w:tc>
          <w:tcPr>
            <w:tcW w:w="2310" w:type="dxa"/>
          </w:tcPr>
          <w:p w14:paraId="39B665CE" w14:textId="768C97D5" w:rsidR="00F92DE6" w:rsidRDefault="00F92DE6" w:rsidP="00F92DE6">
            <w:proofErr w:type="gramStart"/>
            <w:ins w:id="100" w:author="Megan Katsumi" w:date="2018-11-14T09:12:00Z">
              <w:r>
                <w:t>sosa:</w:t>
              </w:r>
            </w:ins>
            <w:ins w:id="10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0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0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0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0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0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0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08" w:author="Megan Katsumi" w:date="2018-11-14T10:32:00Z">
              <w:r>
                <w:t>{</w:t>
              </w:r>
            </w:ins>
            <w:ins w:id="109" w:author="Megan Katsumi" w:date="2018-11-14T10:33:00Z">
              <w:r>
                <w:t>mean_</w:t>
              </w:r>
            </w:ins>
            <w:ins w:id="110" w:author="Megan Katsumi" w:date="2018-11-14T11:14:00Z">
              <w:r>
                <w:t>travel_</w:t>
              </w:r>
            </w:ins>
            <w:ins w:id="11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1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13" w:author="Megan Katsumi" w:date="2018-11-14T09:25:00Z">
              <w:r>
                <w:t>only (</w:t>
              </w:r>
              <w:proofErr w:type="gramStart"/>
              <w:r>
                <w:t>sosa:Observation</w:t>
              </w:r>
              <w:proofErr w:type="gramEnd"/>
              <w:r>
                <w:t xml:space="preserve"> and sosa:hasFeatureOfInterest</w:t>
              </w:r>
            </w:ins>
            <w:ins w:id="114" w:author="Megan Katsumi" w:date="2018-11-14T09:26:00Z">
              <w:r>
                <w:t xml:space="preserve"> only transport:</w:t>
              </w:r>
            </w:ins>
            <w:ins w:id="115" w:author="Megan Katsumi" w:date="2018-11-14T10:27:00Z">
              <w:r>
                <w:t>Arc</w:t>
              </w:r>
            </w:ins>
            <w:ins w:id="116" w:author="Megan Katsumi" w:date="2018-11-14T10:35:00Z">
              <w:r>
                <w:t xml:space="preserve"> and sosa:</w:t>
              </w:r>
            </w:ins>
            <w:ins w:id="117" w:author="Megan Katsumi" w:date="2018-11-14T12:23:00Z">
              <w:r>
                <w:t>wasO</w:t>
              </w:r>
            </w:ins>
            <w:ins w:id="118" w:author="Megan Katsumi" w:date="2018-11-14T10:35:00Z">
              <w:r>
                <w:t>riginatedBy {vehicle</w:t>
              </w:r>
            </w:ins>
            <w:ins w:id="119" w:author="Megan Katsumi" w:date="2018-11-14T10:36:00Z">
              <w:r>
                <w:t>_presence}</w:t>
              </w:r>
            </w:ins>
            <w:r>
              <w:t xml:space="preserve"> and </w:t>
            </w:r>
            <w:r w:rsidRPr="009C34EF">
              <w:rPr>
                <w:highlight w:val="yellow"/>
              </w:rPr>
              <w:t>sosa:hasResult RoadOccupancy or VehicleVolume or MeanTravelSpeed</w:t>
            </w:r>
            <w:ins w:id="12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2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2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2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24" w:author="Megan Katsumi" w:date="2018-11-14T10:32:00Z">
              <w:r w:rsidRPr="009C34EF">
                <w:t>{</w:t>
              </w:r>
            </w:ins>
            <w:ins w:id="125" w:author="Megan Katsumi" w:date="2018-11-14T10:33:00Z">
              <w:r w:rsidRPr="009C34EF">
                <w:t>mean_</w:t>
              </w:r>
            </w:ins>
            <w:ins w:id="126" w:author="Megan Katsumi" w:date="2018-11-14T11:14:00Z">
              <w:r w:rsidRPr="009C34EF">
                <w:t>travel_</w:t>
              </w:r>
            </w:ins>
            <w:ins w:id="12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8" w:name="_Toc19780958"/>
      <w:r>
        <w:t xml:space="preserve">Travel </w:t>
      </w:r>
      <w:r w:rsidR="00E91E39">
        <w:t>Costs</w:t>
      </w:r>
      <w:bookmarkEnd w:id="12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r>
      <w:r w:rsidR="0071652C">
        <w:lastRenderedPageBreak/>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9" w:name="_Toc19780959"/>
      <w:r>
        <w:t>Parking Ontology</w:t>
      </w:r>
      <w:bookmarkEnd w:id="12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lastRenderedPageBreak/>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4FBC1BC6"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7B59DF">
              <w:instrText xml:space="preserve"> ADDIN EN.CITE &lt;EndNote&gt;&lt;Cite ExcludeYear="1"&gt;&lt;Author&gt;Cox&lt;/Author&gt;&lt;Year&gt;2001&lt;/Year&gt;&lt;IDText&gt;Geography markup language (GML) 2.0&lt;/IDText&gt;&lt;DisplayText&gt;[3]&lt;/DisplayText&gt;&lt;record&gt;&lt;titles&gt;&lt;title&gt;Geography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7B59DF">
              <w:rPr>
                <w:noProof/>
              </w:rPr>
              <w:t>[3]</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lastRenderedPageBreak/>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0" w:name="_Toc19780960"/>
      <w:r>
        <w:t>Public</w:t>
      </w:r>
      <w:r w:rsidR="00BD7C89">
        <w:t xml:space="preserve"> Transit Ontology</w:t>
      </w:r>
      <w:bookmarkEnd w:id="130"/>
    </w:p>
    <w:p w14:paraId="6A7EE14B" w14:textId="07F0684A" w:rsidR="00D479C9" w:rsidRDefault="00D4672F"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31" w:name="_Toc19780961"/>
      <w:r>
        <w:t>Land Use</w:t>
      </w:r>
      <w:r w:rsidR="00BA1ACD">
        <w:t xml:space="preserve"> Ontology</w:t>
      </w:r>
      <w:bookmarkEnd w:id="13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32" w:name="_Toc19780962"/>
      <w:r>
        <w:t>Trip</w:t>
      </w:r>
      <w:r w:rsidR="00BA1ACD">
        <w:t xml:space="preserve"> Ontology</w:t>
      </w:r>
      <w:bookmarkEnd w:id="13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r>
      <w:r w:rsidR="006A0AAC">
        <w:lastRenderedPageBreak/>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3" w:name="_Toc19780963"/>
      <w:r>
        <w:t>Trip Costs</w:t>
      </w:r>
      <w:bookmarkEnd w:id="13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lastRenderedPageBreak/>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4" w:name="_Toc19780964"/>
      <w:r>
        <w:t>Urban System Ontology</w:t>
      </w:r>
      <w:bookmarkEnd w:id="13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r>
      <w:r>
        <w:lastRenderedPageBreak/>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36" w:name="_Ref520703666"/>
      <w:r w:rsidRPr="00311611">
        <w:rPr>
          <w:b/>
        </w:rPr>
        <w:t>Future work</w:t>
      </w:r>
      <w:r>
        <w:rPr>
          <w:b/>
        </w:rPr>
        <w:t>:</w:t>
      </w:r>
    </w:p>
    <w:p w14:paraId="061528C5" w14:textId="16DDB795" w:rsidR="00311611" w:rsidRPr="00311611" w:rsidRDefault="00311611" w:rsidP="00DA31E1">
      <w:pPr>
        <w:pStyle w:val="ListParagraph"/>
        <w:numPr>
          <w:ilvl w:val="0"/>
          <w:numId w:val="25"/>
        </w:numPr>
      </w:pPr>
      <w:r>
        <w:t>May be useful to add a generalized ‘hasPass’ relationship to capture various possible passes a person may have (transit and otherwise)</w:t>
      </w:r>
    </w:p>
    <w:p w14:paraId="4CC5D477" w14:textId="6AC5BF90" w:rsidR="007A2834" w:rsidRDefault="007A2834" w:rsidP="002016ED">
      <w:pPr>
        <w:pStyle w:val="Heading1"/>
      </w:pPr>
      <w:bookmarkStart w:id="137" w:name="_Toc19780965"/>
      <w:r>
        <w:t>Evaluation</w:t>
      </w:r>
      <w:bookmarkEnd w:id="137"/>
      <w:r>
        <w:t xml:space="preserve"> </w:t>
      </w:r>
    </w:p>
    <w:p w14:paraId="22C3A8D2" w14:textId="5B08E0BB" w:rsidR="00077EEA" w:rsidRDefault="00077EEA" w:rsidP="000306CA">
      <w:pPr>
        <w:pStyle w:val="ListParagraph"/>
        <w:numPr>
          <w:ilvl w:val="0"/>
          <w:numId w:val="6"/>
        </w:numPr>
      </w:pPr>
      <w:r>
        <w:t>Consistency</w:t>
      </w:r>
    </w:p>
    <w:p w14:paraId="5FC7C02E" w14:textId="77777777" w:rsidR="009064F7" w:rsidRPr="000306CA" w:rsidRDefault="009064F7" w:rsidP="009064F7">
      <w:pPr>
        <w:pStyle w:val="ListParagraph"/>
        <w:numPr>
          <w:ilvl w:val="0"/>
          <w:numId w:val="6"/>
        </w:numPr>
      </w:pPr>
      <w:r>
        <w:t>SME review</w:t>
      </w:r>
    </w:p>
    <w:p w14:paraId="3F52F139" w14:textId="1A720201" w:rsidR="007A2834" w:rsidRDefault="000306CA" w:rsidP="000306CA">
      <w:pPr>
        <w:pStyle w:val="ListParagraph"/>
        <w:numPr>
          <w:ilvl w:val="0"/>
          <w:numId w:val="6"/>
        </w:numPr>
      </w:pPr>
      <w:r>
        <w:t>Requirements</w:t>
      </w:r>
    </w:p>
    <w:p w14:paraId="58367B16" w14:textId="1B69FB9D" w:rsidR="000306CA" w:rsidRDefault="000306CA" w:rsidP="009064F7">
      <w:pPr>
        <w:pStyle w:val="ListParagraph"/>
        <w:numPr>
          <w:ilvl w:val="1"/>
          <w:numId w:val="6"/>
        </w:numPr>
      </w:pPr>
      <w:r>
        <w:t>CQs</w:t>
      </w:r>
      <w:r w:rsidR="009064F7">
        <w:t>: can they be formalized, (given the necessary data) can they return the answer</w:t>
      </w:r>
    </w:p>
    <w:p w14:paraId="4C31F9C2" w14:textId="1D7078EE" w:rsidR="000306CA" w:rsidRDefault="000306CA" w:rsidP="009064F7">
      <w:pPr>
        <w:pStyle w:val="ListParagraph"/>
        <w:numPr>
          <w:ilvl w:val="1"/>
          <w:numId w:val="6"/>
        </w:numPr>
      </w:pPr>
      <w:r>
        <w:lastRenderedPageBreak/>
        <w:t>Data capture</w:t>
      </w:r>
    </w:p>
    <w:p w14:paraId="585F1AD1" w14:textId="1CD5AFCC" w:rsidR="00044769" w:rsidRDefault="00044769" w:rsidP="002016ED">
      <w:pPr>
        <w:pStyle w:val="Heading1"/>
      </w:pPr>
      <w:bookmarkStart w:id="138" w:name="_Toc19780966"/>
      <w:r>
        <w:t>Applications</w:t>
      </w:r>
      <w:bookmarkEnd w:id="136"/>
      <w:bookmarkEnd w:id="138"/>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9" w:name="_Toc19780967"/>
      <w:r>
        <w:t>iCity Ontology for the IT-SoS Framework</w:t>
      </w:r>
      <w:bookmarkEnd w:id="13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40" w:name="_Toc19780968"/>
      <w:r>
        <w:t xml:space="preserve">Ontology Interface: </w:t>
      </w:r>
      <w:r w:rsidR="006F44C8">
        <w:t>Functional Requirements</w:t>
      </w:r>
      <w:bookmarkEnd w:id="14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pPr>
      <w:r w:rsidRPr="00E80D3C">
        <w:t>Ontology re</w:t>
      </w:r>
      <w:r w:rsidR="00E40D54" w:rsidRPr="00E80D3C">
        <w:t>presentation of services (WFS)</w:t>
      </w:r>
    </w:p>
    <w:p w14:paraId="2359596F" w14:textId="77777777" w:rsidR="006F44C8" w:rsidRPr="00E80D3C" w:rsidRDefault="006F44C8" w:rsidP="001D3F17">
      <w:pPr>
        <w:pStyle w:val="ListParagraph"/>
        <w:numPr>
          <w:ilvl w:val="1"/>
          <w:numId w:val="14"/>
        </w:numPr>
      </w:pPr>
      <w:r w:rsidRPr="00E80D3C">
        <w:t>To support discovery</w:t>
      </w:r>
    </w:p>
    <w:p w14:paraId="7007F83A" w14:textId="77777777" w:rsidR="006F44C8" w:rsidRPr="00E80D3C" w:rsidRDefault="006F44C8" w:rsidP="001D3F17">
      <w:pPr>
        <w:pStyle w:val="ListParagraph"/>
        <w:numPr>
          <w:ilvl w:val="1"/>
          <w:numId w:val="14"/>
        </w:numPr>
      </w:pPr>
      <w:r w:rsidRPr="00E80D3C">
        <w:t>To support composition</w:t>
      </w:r>
    </w:p>
    <w:p w14:paraId="7CCAB3FD" w14:textId="77777777" w:rsidR="006F44C8" w:rsidRPr="00E80D3C" w:rsidRDefault="006F44C8" w:rsidP="001D3F17">
      <w:pPr>
        <w:pStyle w:val="ListParagraph"/>
        <w:numPr>
          <w:ilvl w:val="0"/>
          <w:numId w:val="14"/>
        </w:numPr>
      </w:pPr>
      <w:r w:rsidRPr="00E80D3C">
        <w:t>Ontology representation of applications</w:t>
      </w:r>
    </w:p>
    <w:p w14:paraId="0767F8E9" w14:textId="77777777" w:rsidR="006F44C8" w:rsidRPr="00E80D3C" w:rsidRDefault="006F44C8" w:rsidP="001D3F17">
      <w:pPr>
        <w:pStyle w:val="ListParagraph"/>
        <w:numPr>
          <w:ilvl w:val="1"/>
          <w:numId w:val="14"/>
        </w:numPr>
      </w:pPr>
      <w:r w:rsidRPr="00E80D3C">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pPr>
      <w:r w:rsidRPr="00E80D3C">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pPr>
      <w:r w:rsidRPr="00E80D3C">
        <w:t>Given a process definition and some contextual information, the system identifies</w:t>
      </w:r>
      <w:r w:rsidRPr="00E80D3C">
        <w:rPr>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rPr>
      </w:pPr>
      <w:r w:rsidRPr="00E80D3C">
        <w:rPr>
          <w:rFonts w:eastAsiaTheme="minorHAnsi" w:cstheme="minorHAnsi"/>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41" w:name="_Toc19780969"/>
      <w:r>
        <w:t>System Design</w:t>
      </w:r>
      <w:bookmarkEnd w:id="141"/>
    </w:p>
    <w:p w14:paraId="72D0F6C6" w14:textId="611EAF5B"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B371C7">
        <w:t xml:space="preserve">Figure </w:t>
      </w:r>
      <w:r w:rsidR="00B371C7">
        <w:rPr>
          <w:noProof/>
        </w:rPr>
        <w:t>9</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35BC922B"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B371C7">
        <w:t xml:space="preserve">Figure </w:t>
      </w:r>
      <w:r w:rsidR="00B371C7">
        <w:rPr>
          <w:noProof/>
        </w:rPr>
        <w:t>10</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07DFAC15"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B371C7">
        <w:t xml:space="preserve">Figure </w:t>
      </w:r>
      <w:r w:rsidR="00B371C7">
        <w:rPr>
          <w:noProof/>
        </w:rPr>
        <w:t>11</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0096" cy="2520000"/>
                    </a:xfrm>
                    <a:prstGeom prst="rect">
                      <a:avLst/>
                    </a:prstGeom>
                  </pic:spPr>
                </pic:pic>
              </a:graphicData>
            </a:graphic>
          </wp:inline>
        </w:drawing>
      </w:r>
    </w:p>
    <w:p w14:paraId="720889D2" w14:textId="43386D9F" w:rsidR="006F44C8" w:rsidRDefault="00F924D9" w:rsidP="00E80D3C">
      <w:pPr>
        <w:pStyle w:val="Caption"/>
      </w:pPr>
      <w:bookmarkStart w:id="14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81005F">
        <w:rPr>
          <w:noProof/>
        </w:rPr>
        <w:t>7</w:t>
      </w:r>
      <w:r w:rsidR="00FA06BD">
        <w:rPr>
          <w:noProof/>
        </w:rPr>
        <w:fldChar w:fldCharType="end"/>
      </w:r>
      <w:bookmarkEnd w:id="14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3850" cy="2520000"/>
                    </a:xfrm>
                    <a:prstGeom prst="rect">
                      <a:avLst/>
                    </a:prstGeom>
                  </pic:spPr>
                </pic:pic>
              </a:graphicData>
            </a:graphic>
          </wp:inline>
        </w:drawing>
      </w:r>
    </w:p>
    <w:p w14:paraId="1EA49CDD" w14:textId="5A5DC26E" w:rsidR="006F44C8" w:rsidRDefault="00F924D9" w:rsidP="00E80D3C">
      <w:pPr>
        <w:pStyle w:val="Caption"/>
      </w:pPr>
      <w:bookmarkStart w:id="14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81005F">
        <w:rPr>
          <w:noProof/>
        </w:rPr>
        <w:t>8</w:t>
      </w:r>
      <w:r w:rsidR="00FA06BD">
        <w:rPr>
          <w:noProof/>
        </w:rPr>
        <w:fldChar w:fldCharType="end"/>
      </w:r>
      <w:bookmarkEnd w:id="14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5797" cy="2520000"/>
                    </a:xfrm>
                    <a:prstGeom prst="rect">
                      <a:avLst/>
                    </a:prstGeom>
                  </pic:spPr>
                </pic:pic>
              </a:graphicData>
            </a:graphic>
          </wp:inline>
        </w:drawing>
      </w:r>
    </w:p>
    <w:p w14:paraId="12B6CB37" w14:textId="273CFE09" w:rsidR="006F44C8" w:rsidRDefault="00F924D9" w:rsidP="00E80D3C">
      <w:pPr>
        <w:pStyle w:val="Caption"/>
      </w:pPr>
      <w:bookmarkStart w:id="14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81005F">
        <w:rPr>
          <w:noProof/>
        </w:rPr>
        <w:t>9</w:t>
      </w:r>
      <w:r w:rsidR="00FA06BD">
        <w:rPr>
          <w:noProof/>
        </w:rPr>
        <w:fldChar w:fldCharType="end"/>
      </w:r>
      <w:bookmarkEnd w:id="144"/>
      <w:r>
        <w:t xml:space="preserve">: </w:t>
      </w:r>
      <w:r w:rsidRPr="001026E7">
        <w:t>Illustration of the key components within the ITS Application Engine.</w:t>
      </w:r>
    </w:p>
    <w:p w14:paraId="26C1F73D" w14:textId="77777777" w:rsidR="006F44C8" w:rsidRDefault="006F44C8" w:rsidP="00E80D3C">
      <w:pPr>
        <w:pStyle w:val="Heading3"/>
      </w:pPr>
      <w:bookmarkStart w:id="145" w:name="_Toc19780970"/>
      <w:r>
        <w:t>Ontology Design: Required Extensions</w:t>
      </w:r>
      <w:bookmarkEnd w:id="14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6" w:name="_Toc19780971"/>
      <w:r>
        <w:t>Next Steps</w:t>
      </w:r>
      <w:bookmarkEnd w:id="14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47" w:name="_Toc19780972"/>
      <w:r>
        <w:t>Analysis of TTC Data for Bus Bridging Study</w:t>
      </w:r>
      <w:bookmarkEnd w:id="147"/>
    </w:p>
    <w:p w14:paraId="0D05C720" w14:textId="70A16DB6" w:rsidR="00A00EF7" w:rsidRDefault="00A00EF7" w:rsidP="00D72AC0">
      <w:pPr>
        <w:pStyle w:val="Heading2"/>
      </w:pPr>
      <w:bookmarkStart w:id="148" w:name="_Toc19780973"/>
      <w:r>
        <w:t>Organization of Travel Model Data</w:t>
      </w:r>
      <w:bookmarkEnd w:id="148"/>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49" w:name="_Toc19780974"/>
      <w:r>
        <w:t>iCity Ontology for Urban Simulation Results</w:t>
      </w:r>
      <w:bookmarkEnd w:id="149"/>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DA31E1">
      <w:pPr>
        <w:pStyle w:val="ListParagraph"/>
        <w:numPr>
          <w:ilvl w:val="0"/>
          <w:numId w:val="23"/>
        </w:numPr>
      </w:pPr>
      <w:r w:rsidRPr="00A03E2D">
        <w:t>the incomparability between models and results,</w:t>
      </w:r>
    </w:p>
    <w:p w14:paraId="117445D1" w14:textId="107C7A19" w:rsidR="00A03E2D" w:rsidRPr="00A03E2D" w:rsidRDefault="00A03E2D" w:rsidP="00DA31E1">
      <w:pPr>
        <w:pStyle w:val="ListParagraph"/>
        <w:numPr>
          <w:ilvl w:val="0"/>
          <w:numId w:val="23"/>
        </w:numPr>
      </w:pPr>
      <w:r w:rsidRPr="00A03E2D">
        <w:t>the need for bespoke query design, and</w:t>
      </w:r>
    </w:p>
    <w:p w14:paraId="07BE6F8F" w14:textId="54951627" w:rsidR="00A03E2D" w:rsidRPr="00A03E2D" w:rsidRDefault="00A03E2D" w:rsidP="00DA31E1">
      <w:pPr>
        <w:pStyle w:val="ListParagraph"/>
        <w:numPr>
          <w:ilvl w:val="0"/>
          <w:numId w:val="23"/>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70F8A39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371C7">
        <w:t>7.2.2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50" w:name="_Toc19780975"/>
      <w:r>
        <w:t>Integration with ArcGIS</w:t>
      </w:r>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6A57A90E" w:rsidR="000050A4" w:rsidRDefault="000050A4" w:rsidP="002016ED">
      <w:pPr>
        <w:pStyle w:val="Heading1"/>
      </w:pPr>
      <w:r>
        <w:t>Implementation</w:t>
      </w:r>
      <w:r w:rsidR="00414E85">
        <w:t xml:space="preserve"> (in progress)</w:t>
      </w:r>
      <w:bookmarkEnd w:id="150"/>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DA31E1">
      <w:pPr>
        <w:pStyle w:val="ListParagraph"/>
        <w:numPr>
          <w:ilvl w:val="0"/>
          <w:numId w:val="31"/>
        </w:numPr>
      </w:pPr>
      <w:r>
        <w:t>Data Mapping</w:t>
      </w:r>
    </w:p>
    <w:p w14:paraId="06DCB2E6" w14:textId="5E750DE9" w:rsidR="00BC5E3C" w:rsidRDefault="00BC5E3C" w:rsidP="00DA31E1">
      <w:pPr>
        <w:pStyle w:val="ListParagraph"/>
        <w:numPr>
          <w:ilvl w:val="0"/>
          <w:numId w:val="31"/>
        </w:numPr>
      </w:pPr>
      <w:r>
        <w:t>Data storage</w:t>
      </w:r>
    </w:p>
    <w:p w14:paraId="28563496" w14:textId="70C57EF1" w:rsidR="00414E85" w:rsidRDefault="00414E85" w:rsidP="00DA31E1">
      <w:pPr>
        <w:pStyle w:val="ListParagraph"/>
        <w:numPr>
          <w:ilvl w:val="0"/>
          <w:numId w:val="31"/>
        </w:numPr>
      </w:pPr>
      <w:r>
        <w:t>Versioning</w:t>
      </w:r>
    </w:p>
    <w:p w14:paraId="05B2CA9A" w14:textId="02B5B688" w:rsidR="00414E85" w:rsidRDefault="00414E85" w:rsidP="00DA31E1">
      <w:pPr>
        <w:pStyle w:val="ListParagraph"/>
        <w:numPr>
          <w:ilvl w:val="0"/>
          <w:numId w:val="31"/>
        </w:numPr>
      </w:pPr>
      <w:r>
        <w:t>Documentation generation</w:t>
      </w:r>
    </w:p>
    <w:p w14:paraId="1028405F" w14:textId="50441AFC" w:rsidR="00476DD3" w:rsidRDefault="00476DD3" w:rsidP="00476DD3">
      <w:pPr>
        <w:pStyle w:val="Heading2"/>
      </w:pPr>
      <w:bookmarkStart w:id="151" w:name="_Toc19780976"/>
      <w:r>
        <w:t>Data Mapping</w:t>
      </w:r>
      <w:bookmarkEnd w:id="151"/>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52" w:name="_Toc19780977"/>
      <w:r>
        <w:t>Alternative approaches</w:t>
      </w:r>
      <w:bookmarkEnd w:id="152"/>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17"/>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DA31E1">
      <w:pPr>
        <w:pStyle w:val="ListParagraph"/>
        <w:numPr>
          <w:ilvl w:val="0"/>
          <w:numId w:val="36"/>
        </w:numPr>
        <w:rPr>
          <w:lang w:val="en-CA"/>
        </w:rPr>
      </w:pPr>
      <w:r>
        <w:rPr>
          <w:lang w:val="en-CA"/>
        </w:rPr>
        <w:t>Data storage:</w:t>
      </w:r>
    </w:p>
    <w:p w14:paraId="562E1479" w14:textId="77777777" w:rsidR="0015597C" w:rsidRPr="00BC5864" w:rsidRDefault="0015597C" w:rsidP="00DA31E1">
      <w:pPr>
        <w:pStyle w:val="ListParagraph"/>
        <w:numPr>
          <w:ilvl w:val="1"/>
          <w:numId w:val="36"/>
        </w:numPr>
        <w:rPr>
          <w:lang w:val="en-CA"/>
        </w:rPr>
      </w:pPr>
      <w:r>
        <w:rPr>
          <w:lang w:val="en-CA"/>
        </w:rPr>
        <w:t>Which triplestore will you use?</w:t>
      </w:r>
    </w:p>
    <w:p w14:paraId="40D45587" w14:textId="77777777" w:rsidR="0015597C" w:rsidRDefault="0015597C" w:rsidP="00DA31E1">
      <w:pPr>
        <w:pStyle w:val="ListParagraph"/>
        <w:numPr>
          <w:ilvl w:val="1"/>
          <w:numId w:val="36"/>
        </w:numPr>
        <w:rPr>
          <w:lang w:val="en-CA"/>
        </w:rPr>
      </w:pPr>
      <w:r>
        <w:rPr>
          <w:lang w:val="en-CA"/>
        </w:rPr>
        <w:t>May want to consider using the GUDR (Global Urban Data Repository)</w:t>
      </w:r>
    </w:p>
    <w:p w14:paraId="2CE1E147" w14:textId="77777777" w:rsidR="0015597C" w:rsidRPr="00846739" w:rsidRDefault="0015597C" w:rsidP="00DA31E1">
      <w:pPr>
        <w:pStyle w:val="ListParagraph"/>
        <w:numPr>
          <w:ilvl w:val="0"/>
          <w:numId w:val="36"/>
        </w:numPr>
        <w:rPr>
          <w:lang w:val="en-CA"/>
        </w:rPr>
      </w:pPr>
    </w:p>
    <w:p w14:paraId="708C3456" w14:textId="77777777" w:rsidR="0015597C" w:rsidRDefault="0015597C" w:rsidP="0015597C">
      <w:pPr>
        <w:pStyle w:val="Heading3"/>
      </w:pPr>
      <w:bookmarkStart w:id="153" w:name="_Toc19780978"/>
      <w:r>
        <w:t>Basic data mapping/import workflow with Karma and Virtuoso:</w:t>
      </w:r>
      <w:bookmarkEnd w:id="153"/>
    </w:p>
    <w:p w14:paraId="4DC0B563" w14:textId="77777777" w:rsidR="0015597C" w:rsidRDefault="0015597C" w:rsidP="0015597C"/>
    <w:p w14:paraId="74FB7166" w14:textId="77777777" w:rsidR="0015597C" w:rsidRDefault="0015597C" w:rsidP="00DA31E1">
      <w:pPr>
        <w:pStyle w:val="ListParagraph"/>
        <w:numPr>
          <w:ilvl w:val="0"/>
          <w:numId w:val="32"/>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DA31E1">
      <w:pPr>
        <w:pStyle w:val="ListParagraph"/>
        <w:numPr>
          <w:ilvl w:val="1"/>
          <w:numId w:val="32"/>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DA31E1">
      <w:pPr>
        <w:pStyle w:val="ListParagraph"/>
        <w:numPr>
          <w:ilvl w:val="1"/>
          <w:numId w:val="32"/>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DA31E1">
      <w:pPr>
        <w:pStyle w:val="ListParagraph"/>
        <w:numPr>
          <w:ilvl w:val="1"/>
          <w:numId w:val="32"/>
        </w:numPr>
        <w:rPr>
          <w:lang w:val="en-CA"/>
        </w:rPr>
      </w:pPr>
      <w:r>
        <w:rPr>
          <w:lang w:val="en-CA"/>
        </w:rPr>
        <w:t>Specify ontology mappings in Karma.</w:t>
      </w:r>
    </w:p>
    <w:p w14:paraId="606764D9" w14:textId="77777777" w:rsidR="0015597C" w:rsidRDefault="0015597C" w:rsidP="00DA31E1">
      <w:pPr>
        <w:pStyle w:val="ListParagraph"/>
        <w:numPr>
          <w:ilvl w:val="1"/>
          <w:numId w:val="32"/>
        </w:numPr>
        <w:rPr>
          <w:lang w:val="en-CA"/>
        </w:rPr>
      </w:pPr>
      <w:r>
        <w:rPr>
          <w:lang w:val="en-CA"/>
        </w:rPr>
        <w:t>Export R2RML model (ttl or rdf) file. This model is a representation of the mapping of the data into the ontology.</w:t>
      </w:r>
    </w:p>
    <w:p w14:paraId="7994C912" w14:textId="77777777" w:rsidR="0015597C" w:rsidRDefault="0015597C" w:rsidP="00DA31E1">
      <w:pPr>
        <w:pStyle w:val="ListParagraph"/>
        <w:numPr>
          <w:ilvl w:val="1"/>
          <w:numId w:val="32"/>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54" w:name="_Toc19780979"/>
      <w:r>
        <w:t>Repeat Data Mappings</w:t>
      </w:r>
      <w:bookmarkEnd w:id="154"/>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18"/>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DA31E1">
      <w:pPr>
        <w:pStyle w:val="ListParagraph"/>
        <w:numPr>
          <w:ilvl w:val="0"/>
          <w:numId w:val="33"/>
        </w:numPr>
        <w:rPr>
          <w:lang w:val="en-CA"/>
        </w:rPr>
      </w:pPr>
      <w:r w:rsidRPr="00091669">
        <w:rPr>
          <w:lang w:val="en-CA"/>
        </w:rPr>
        <w:t>SubwayDelay201706</w:t>
      </w:r>
      <w:r>
        <w:rPr>
          <w:lang w:val="en-CA"/>
        </w:rPr>
        <w:t>.csv</w:t>
      </w:r>
    </w:p>
    <w:p w14:paraId="0BFB246F" w14:textId="77777777" w:rsidR="0015597C" w:rsidRDefault="0015597C" w:rsidP="00DA31E1">
      <w:pPr>
        <w:pStyle w:val="ListParagraph"/>
        <w:numPr>
          <w:ilvl w:val="0"/>
          <w:numId w:val="33"/>
        </w:numPr>
        <w:rPr>
          <w:lang w:val="en-CA"/>
        </w:rPr>
      </w:pPr>
      <w:r w:rsidRPr="00091669">
        <w:rPr>
          <w:lang w:val="en-CA"/>
        </w:rPr>
        <w:t>SubwaySRTLogs201707</w:t>
      </w:r>
      <w:r>
        <w:rPr>
          <w:lang w:val="en-CA"/>
        </w:rPr>
        <w:t>.csv</w:t>
      </w:r>
    </w:p>
    <w:p w14:paraId="3CB1684D" w14:textId="77777777" w:rsidR="0015597C" w:rsidRDefault="0015597C" w:rsidP="00DA31E1">
      <w:pPr>
        <w:pStyle w:val="ListParagraph"/>
        <w:numPr>
          <w:ilvl w:val="0"/>
          <w:numId w:val="33"/>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DA31E1">
      <w:pPr>
        <w:pStyle w:val="ListParagraph"/>
        <w:numPr>
          <w:ilvl w:val="0"/>
          <w:numId w:val="33"/>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55" w:name="_Toc19780980"/>
      <w:r>
        <w:rPr>
          <w:rFonts w:eastAsia="Times New Roman"/>
          <w:bdr w:val="none" w:sz="0" w:space="0" w:color="auto" w:frame="1"/>
          <w:lang w:eastAsia="en-CA"/>
        </w:rPr>
        <w:t>Offline Batch Mapping</w:t>
      </w:r>
      <w:bookmarkEnd w:id="155"/>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DA31E1">
      <w:pPr>
        <w:pStyle w:val="ListParagraph"/>
        <w:numPr>
          <w:ilvl w:val="0"/>
          <w:numId w:val="33"/>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DA31E1">
      <w:pPr>
        <w:pStyle w:val="ListParagraph"/>
        <w:numPr>
          <w:ilvl w:val="0"/>
          <w:numId w:val="33"/>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DA31E1">
      <w:pPr>
        <w:pStyle w:val="ListParagraph"/>
        <w:numPr>
          <w:ilvl w:val="0"/>
          <w:numId w:val="35"/>
        </w:numPr>
        <w:rPr>
          <w:lang w:val="en-CA"/>
        </w:rPr>
      </w:pPr>
      <w:r>
        <w:rPr>
          <w:lang w:val="en-CA"/>
        </w:rPr>
        <w:lastRenderedPageBreak/>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DA31E1">
      <w:pPr>
        <w:pStyle w:val="ListParagraph"/>
        <w:numPr>
          <w:ilvl w:val="0"/>
          <w:numId w:val="34"/>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DA31E1">
      <w:pPr>
        <w:pStyle w:val="ListParagraph"/>
        <w:numPr>
          <w:ilvl w:val="0"/>
          <w:numId w:val="34"/>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DA31E1">
      <w:pPr>
        <w:pStyle w:val="ListParagraph"/>
        <w:numPr>
          <w:ilvl w:val="0"/>
          <w:numId w:val="34"/>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56" w:name="_Toc19780981"/>
      <w:r w:rsidR="00BC5E3C">
        <w:t>Data Storage</w:t>
      </w:r>
      <w:bookmarkEnd w:id="156"/>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57" w:name="_Toc19780982"/>
      <w:r>
        <w:t>Upload to triplestore</w:t>
      </w:r>
      <w:bookmarkEnd w:id="157"/>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DA31E1">
      <w:pPr>
        <w:pStyle w:val="ListParagraph"/>
        <w:numPr>
          <w:ilvl w:val="0"/>
          <w:numId w:val="37"/>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DA31E1">
      <w:pPr>
        <w:pStyle w:val="ListParagraph"/>
        <w:numPr>
          <w:ilvl w:val="0"/>
          <w:numId w:val="37"/>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DA31E1">
      <w:pPr>
        <w:pStyle w:val="ListParagraph"/>
        <w:numPr>
          <w:ilvl w:val="0"/>
          <w:numId w:val="37"/>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58" w:name="_Toc19780983"/>
      <w:r>
        <w:t>Future Work</w:t>
      </w:r>
      <w:bookmarkEnd w:id="135"/>
      <w:bookmarkEnd w:id="15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59" w:name="_Toc19780984"/>
      <w:r>
        <w:t>Extensions to the Urban System Ontology</w:t>
      </w:r>
      <w:bookmarkEnd w:id="15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60" w:name="_Ref468171904"/>
      <w:bookmarkStart w:id="161" w:name="_Toc19780985"/>
      <w:r>
        <w:t>Extensions for iCity Applications</w:t>
      </w:r>
      <w:bookmarkEnd w:id="160"/>
      <w:bookmarkEnd w:id="161"/>
    </w:p>
    <w:p w14:paraId="304920E9" w14:textId="2E64D5A5"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B371C7">
        <w:t xml:space="preserve">Figure </w:t>
      </w:r>
      <w:r w:rsidR="00B371C7">
        <w:rPr>
          <w:noProof/>
        </w:rPr>
        <w:t>12</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51C0C39E" w:rsidR="00540B7F" w:rsidRDefault="00540B7F" w:rsidP="00540B7F">
      <w:pPr>
        <w:pStyle w:val="Caption"/>
      </w:pPr>
      <w:bookmarkStart w:id="16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81005F">
        <w:rPr>
          <w:noProof/>
        </w:rPr>
        <w:t>10</w:t>
      </w:r>
      <w:r w:rsidR="00FB5BA5">
        <w:rPr>
          <w:noProof/>
        </w:rPr>
        <w:fldChar w:fldCharType="end"/>
      </w:r>
      <w:bookmarkEnd w:id="16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63" w:name="_Ref462673109"/>
      <w:bookmarkStart w:id="164" w:name="_Toc19780986"/>
      <w:r w:rsidRPr="006E670F">
        <w:t>Data</w:t>
      </w:r>
      <w:r>
        <w:t xml:space="preserve"> Collection</w:t>
      </w:r>
      <w:bookmarkEnd w:id="163"/>
      <w:bookmarkEnd w:id="16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65" w:name="_Ref462673142"/>
      <w:bookmarkStart w:id="166" w:name="_Toc19780987"/>
      <w:r w:rsidRPr="00DB0856">
        <w:t>Simulation of Urban Systems</w:t>
      </w:r>
      <w:bookmarkEnd w:id="165"/>
      <w:bookmarkEnd w:id="16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53D2C718" w14:textId="77777777" w:rsidR="00343E6B" w:rsidRDefault="00343E6B" w:rsidP="00343E6B">
      <w:pPr>
        <w:pStyle w:val="Heading3"/>
      </w:pPr>
      <w:bookmarkStart w:id="167" w:name="_Ref462673156"/>
      <w:bookmarkStart w:id="168" w:name="_Toc19780988"/>
      <w:r>
        <w:t>Analysis of Urban Systems</w:t>
      </w:r>
      <w:bookmarkEnd w:id="167"/>
      <w:bookmarkEnd w:id="16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pPr>
      <w:r w:rsidRPr="00E80D3C">
        <w:t>Analysis: A set of rules or criteria applied to some Analysis Input to obtain some Analysis Output.</w:t>
      </w:r>
      <w:r w:rsidRPr="00E80D3C">
        <w:br/>
        <w:t>An Analysis may take only certain class(es) of instances as Input.</w:t>
      </w:r>
      <w:r w:rsidRPr="00E80D3C">
        <w:br/>
        <w:t>An Analysis will output only certain class(es) of instances as Output.</w:t>
      </w:r>
    </w:p>
    <w:p w14:paraId="4E7A7D6C" w14:textId="77777777" w:rsidR="00343E6B" w:rsidRPr="00E80D3C" w:rsidRDefault="00343E6B" w:rsidP="00343E6B">
      <w:pPr>
        <w:pStyle w:val="ListParagraph"/>
      </w:pPr>
      <w:r w:rsidRPr="00E80D3C">
        <w:t>Analysis Input: An Analysis Input is input for some Analysis.</w:t>
      </w:r>
    </w:p>
    <w:p w14:paraId="4C2A8195" w14:textId="77777777" w:rsidR="00343E6B" w:rsidRPr="00E80D3C" w:rsidRDefault="00343E6B" w:rsidP="00343E6B">
      <w:pPr>
        <w:pStyle w:val="ListParagraph"/>
      </w:pPr>
      <w:r w:rsidRPr="00E80D3C">
        <w:t>Analysis Output: An Analysis Output is output from some Analysis.</w:t>
      </w:r>
    </w:p>
    <w:p w14:paraId="15BA19CE" w14:textId="77777777" w:rsidR="00343E6B" w:rsidRDefault="00343E6B" w:rsidP="00343E6B">
      <w:pPr>
        <w:pStyle w:val="Heading3"/>
      </w:pPr>
      <w:bookmarkStart w:id="169" w:name="_Ref462673168"/>
      <w:bookmarkStart w:id="170" w:name="_Toc19780989"/>
      <w:r>
        <w:t>Visualization of Urban Systems</w:t>
      </w:r>
      <w:bookmarkEnd w:id="169"/>
      <w:bookmarkEnd w:id="17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19769829" w:rsidR="00A85D8C" w:rsidRDefault="00A85D8C" w:rsidP="00E80D3C">
      <w:pPr>
        <w:pStyle w:val="Heading1"/>
      </w:pPr>
      <w:bookmarkStart w:id="171" w:name="_Toc19780990"/>
      <w:r>
        <w:t>Extra-logical Design Practices</w:t>
      </w:r>
      <w:bookmarkEnd w:id="17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pPr>
      <w:r w:rsidRPr="00E80D3C">
        <w:t>Organizational terms</w:t>
      </w:r>
    </w:p>
    <w:p w14:paraId="68E7A14A" w14:textId="77777777" w:rsidR="00A85D8C" w:rsidRPr="00E80D3C" w:rsidRDefault="00A85D8C" w:rsidP="001D3F17">
      <w:pPr>
        <w:pStyle w:val="ListParagraph"/>
        <w:numPr>
          <w:ilvl w:val="0"/>
          <w:numId w:val="16"/>
        </w:numPr>
      </w:pPr>
      <w:r w:rsidRPr="00E80D3C">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5CEEF8" w14:textId="77777777" w:rsidR="00563609" w:rsidRDefault="00563609" w:rsidP="00563609">
      <w:pPr>
        <w:pStyle w:val="Heading1"/>
      </w:pPr>
      <w:bookmarkStart w:id="172" w:name="_Toc19780991"/>
      <w:r>
        <w:t>Summary of Changes from Previous Version</w:t>
      </w:r>
      <w:bookmarkEnd w:id="172"/>
    </w:p>
    <w:p w14:paraId="5A48A816" w14:textId="77777777" w:rsidR="00563609" w:rsidRPr="00E80D3C" w:rsidRDefault="00563609" w:rsidP="00563609">
      <w:r>
        <w:t>The</w:t>
      </w:r>
      <w:r w:rsidRPr="00E80D3C">
        <w:t xml:space="preserve"> </w:t>
      </w:r>
      <w:r>
        <w:t>“iCity</w:t>
      </w:r>
      <w:proofErr w:type="gramStart"/>
      <w:r>
        <w:t>-“</w:t>
      </w:r>
      <w:r w:rsidRPr="00E80D3C">
        <w:t xml:space="preserve"> prefix</w:t>
      </w:r>
      <w:proofErr w:type="gramEnd"/>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lastRenderedPageBreak/>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w:t>
      </w:r>
      <w:proofErr w:type="gramStart"/>
      <w:r w:rsidRPr="00E80D3C">
        <w:rPr>
          <w:color w:val="000000" w:themeColor="text1"/>
        </w:rPr>
        <w:t>nodes</w:t>
      </w:r>
      <w:proofErr w:type="gramEnd"/>
      <w:r w:rsidRPr="00E80D3C">
        <w:rPr>
          <w:color w:val="000000" w:themeColor="text1"/>
        </w:rPr>
        <w:t xml:space="preserve">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Features have geometry (</w:t>
      </w:r>
      <w:proofErr w:type="gramStart"/>
      <w:r w:rsidRPr="00E80D3C">
        <w:rPr>
          <w:color w:val="000000" w:themeColor="text1"/>
        </w:rPr>
        <w:t>geo:hasGeometry</w:t>
      </w:r>
      <w:proofErr w:type="gramEnd"/>
      <w:r w:rsidRPr="00E80D3C">
        <w:rPr>
          <w:color w:val="000000" w:themeColor="text1"/>
        </w:rPr>
        <w:t xml:space="preserve">);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 xml:space="preserve">The representation of the reference system is not ideal as in the current implementation of geoSPARQL it is appended within the same IRI as the coordinate data, (it is also not clear what code is to be used for NAD83). Future revisions should investigate a possible </w:t>
      </w:r>
      <w:r w:rsidRPr="00E80D3C">
        <w:rPr>
          <w:color w:val="000000" w:themeColor="text1"/>
        </w:rPr>
        <w:lastRenderedPageBreak/>
        <w:t>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Extended SpatialLoc to include a hasLocation property. This allows us to separate objects from their spatial embodiment as required. Whether an object is related to </w:t>
      </w:r>
      <w:proofErr w:type="gramStart"/>
      <w:r w:rsidRPr="00E80D3C">
        <w:rPr>
          <w:color w:val="000000" w:themeColor="text1"/>
        </w:rPr>
        <w:t>geosparql:Feature</w:t>
      </w:r>
      <w:proofErr w:type="gramEnd"/>
      <w:r w:rsidRPr="00E80D3C">
        <w:rPr>
          <w:color w:val="000000" w:themeColor="text1"/>
        </w:rPr>
        <w:t xml:space="preserv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 xml:space="preserve">This was originally done for </w:t>
      </w:r>
      <w:proofErr w:type="gramStart"/>
      <w:r w:rsidRPr="00105569">
        <w:rPr>
          <w:color w:val="000000" w:themeColor="text1"/>
        </w:rPr>
        <w:t>convenience,</w:t>
      </w:r>
      <w:proofErr w:type="gramEnd"/>
      <w:r w:rsidRPr="00105569">
        <w:rPr>
          <w:color w:val="000000" w:themeColor="text1"/>
        </w:rPr>
        <w:t xml:space="preserv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DA31E1">
      <w:pPr>
        <w:pStyle w:val="ListParagraph"/>
        <w:numPr>
          <w:ilvl w:val="0"/>
          <w:numId w:val="19"/>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DA31E1">
      <w:pPr>
        <w:pStyle w:val="ListParagraph"/>
        <w:numPr>
          <w:ilvl w:val="0"/>
          <w:numId w:val="19"/>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DA31E1">
      <w:pPr>
        <w:pStyle w:val="ListParagraph"/>
        <w:numPr>
          <w:ilvl w:val="0"/>
          <w:numId w:val="19"/>
        </w:numPr>
        <w:rPr>
          <w:color w:val="000000" w:themeColor="text1"/>
        </w:rPr>
      </w:pPr>
      <w:r w:rsidRPr="00105569">
        <w:rPr>
          <w:color w:val="000000" w:themeColor="text1"/>
        </w:rPr>
        <w:t>Added TrafficZone subclass of Parcel</w:t>
      </w:r>
    </w:p>
    <w:p w14:paraId="75B10532" w14:textId="77777777" w:rsidR="00563609" w:rsidRPr="00105569" w:rsidRDefault="00563609" w:rsidP="00DA31E1">
      <w:pPr>
        <w:pStyle w:val="ListParagraph"/>
        <w:numPr>
          <w:ilvl w:val="0"/>
          <w:numId w:val="19"/>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DA31E1">
      <w:pPr>
        <w:pStyle w:val="ListParagraph"/>
        <w:numPr>
          <w:ilvl w:val="0"/>
          <w:numId w:val="20"/>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DA31E1">
      <w:pPr>
        <w:pStyle w:val="ListParagraph"/>
        <w:numPr>
          <w:ilvl w:val="0"/>
          <w:numId w:val="20"/>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DA31E1">
      <w:pPr>
        <w:pStyle w:val="ListParagraph"/>
        <w:numPr>
          <w:ilvl w:val="0"/>
          <w:numId w:val="20"/>
        </w:numPr>
        <w:rPr>
          <w:color w:val="000000" w:themeColor="text1"/>
        </w:rPr>
      </w:pPr>
      <w:r w:rsidRPr="00105569">
        <w:rPr>
          <w:color w:val="000000" w:themeColor="text1"/>
        </w:rPr>
        <w:t>Imported Transportation System ontology</w:t>
      </w:r>
    </w:p>
    <w:p w14:paraId="0D07D128" w14:textId="77777777" w:rsidR="00563609" w:rsidRPr="00105569" w:rsidRDefault="00563609" w:rsidP="00DA31E1">
      <w:pPr>
        <w:pStyle w:val="ListParagraph"/>
        <w:numPr>
          <w:ilvl w:val="0"/>
          <w:numId w:val="20"/>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DA31E1">
      <w:pPr>
        <w:pStyle w:val="ListParagraph"/>
        <w:numPr>
          <w:ilvl w:val="0"/>
          <w:numId w:val="21"/>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DA31E1">
      <w:pPr>
        <w:pStyle w:val="ListParagraph"/>
        <w:numPr>
          <w:ilvl w:val="0"/>
          <w:numId w:val="22"/>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73" w:name="_Toc19780992"/>
      <w:r w:rsidRPr="00045329">
        <w:lastRenderedPageBreak/>
        <w:t>Acknowledgements</w:t>
      </w:r>
      <w:bookmarkEnd w:id="17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74" w:name="_Toc1978099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7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33B41715" w14:textId="77777777" w:rsidR="007B59DF" w:rsidRPr="007B59DF" w:rsidRDefault="00BF257D" w:rsidP="007B59DF">
      <w:pPr>
        <w:pStyle w:val="EndNoteBibliography"/>
        <w:framePr w:wrap="around"/>
        <w:ind w:left="720" w:hanging="720"/>
        <w:rPr>
          <w:noProof/>
        </w:rPr>
      </w:pPr>
      <w:r>
        <w:fldChar w:fldCharType="begin"/>
      </w:r>
      <w:r>
        <w:instrText xml:space="preserve"> ADDIN EN.REFLIST </w:instrText>
      </w:r>
      <w:r>
        <w:fldChar w:fldCharType="separate"/>
      </w:r>
      <w:r w:rsidR="007B59DF" w:rsidRPr="007B59DF">
        <w:rPr>
          <w:noProof/>
        </w:rPr>
        <w:t>[1]</w:t>
      </w:r>
      <w:r w:rsidR="007B59DF" w:rsidRPr="007B59DF">
        <w:rPr>
          <w:noProof/>
        </w:rPr>
        <w:tab/>
        <w:t xml:space="preserve">E. J. Miller and P. A. Salvini, "The integrated land use, transportation, environment (ILUTE) microsimulation modelling system: Description and current status," </w:t>
      </w:r>
      <w:r w:rsidR="007B59DF" w:rsidRPr="007B59DF">
        <w:rPr>
          <w:i/>
          <w:noProof/>
        </w:rPr>
        <w:t xml:space="preserve">Travel behaviour research: The leading edge, </w:t>
      </w:r>
      <w:r w:rsidR="007B59DF" w:rsidRPr="007B59DF">
        <w:rPr>
          <w:noProof/>
        </w:rPr>
        <w:t>pp. 711-724, 2001.</w:t>
      </w:r>
    </w:p>
    <w:p w14:paraId="5C077421" w14:textId="77777777" w:rsidR="007B59DF" w:rsidRPr="007B59DF" w:rsidRDefault="007B59DF" w:rsidP="007B59DF">
      <w:pPr>
        <w:pStyle w:val="EndNoteBibliography"/>
        <w:framePr w:wrap="around"/>
        <w:ind w:left="720" w:hanging="720"/>
        <w:rPr>
          <w:noProof/>
        </w:rPr>
      </w:pPr>
      <w:r w:rsidRPr="007B59DF">
        <w:rPr>
          <w:noProof/>
        </w:rPr>
        <w:t>[2]</w:t>
      </w:r>
      <w:r w:rsidRPr="007B59DF">
        <w:rPr>
          <w:noProof/>
        </w:rPr>
        <w:tab/>
        <w:t>M. Grüninger and M. S. Fox, "Methodology for the design and evaluation of ontologies," 1995.</w:t>
      </w:r>
    </w:p>
    <w:p w14:paraId="65E9CB2A" w14:textId="4547374D" w:rsidR="007B59DF" w:rsidRPr="007B59DF" w:rsidRDefault="007B59DF" w:rsidP="007B59DF">
      <w:pPr>
        <w:pStyle w:val="EndNoteBibliography"/>
        <w:framePr w:wrap="around"/>
        <w:ind w:left="720" w:hanging="720"/>
        <w:rPr>
          <w:noProof/>
        </w:rPr>
      </w:pPr>
      <w:r w:rsidRPr="007B59DF">
        <w:rPr>
          <w:noProof/>
        </w:rPr>
        <w:t>[3]</w:t>
      </w:r>
      <w:r w:rsidRPr="007B59DF">
        <w:rPr>
          <w:noProof/>
        </w:rPr>
        <w:tab/>
        <w:t xml:space="preserve">S. Cox, A. Cuthbert, R. Lake, and R. Martell, "Geography markup language (GML) 2.0," </w:t>
      </w:r>
      <w:r w:rsidRPr="007B59DF">
        <w:rPr>
          <w:i/>
          <w:noProof/>
        </w:rPr>
        <w:t xml:space="preserve">URL: </w:t>
      </w:r>
      <w:hyperlink r:id="rId40" w:history="1">
        <w:r w:rsidRPr="007B59DF">
          <w:rPr>
            <w:rStyle w:val="Hyperlink"/>
            <w:i/>
            <w:noProof/>
          </w:rPr>
          <w:t>http://www</w:t>
        </w:r>
      </w:hyperlink>
      <w:r w:rsidRPr="007B59DF">
        <w:rPr>
          <w:i/>
          <w:noProof/>
        </w:rPr>
        <w:t xml:space="preserve">. opengis. net/gml/01-029/GML2. html, </w:t>
      </w:r>
      <w:r w:rsidRPr="007B59DF">
        <w:rPr>
          <w:noProof/>
        </w:rPr>
        <w:t>2001.</w:t>
      </w:r>
    </w:p>
    <w:p w14:paraId="589CFE8D" w14:textId="24FF0183" w:rsidR="0040754B" w:rsidRPr="00E17349" w:rsidRDefault="00BF257D" w:rsidP="00316A06">
      <w:r>
        <w:fldChar w:fldCharType="end"/>
      </w:r>
    </w:p>
    <w:sectPr w:rsidR="0040754B" w:rsidRPr="00E17349" w:rsidSect="002C59C9">
      <w:footerReference w:type="default" r:id="rId41"/>
      <w:footerReference w:type="first" r:id="rId42"/>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5" w:author="Megan Katsumi" w:date="2019-09-27T13:03:00Z" w:initials="MK">
    <w:p w14:paraId="166ED15F" w14:textId="7D34C0C4" w:rsidR="00FF06FB" w:rsidRDefault="00FF06FB">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7B771" w14:textId="77777777" w:rsidR="0077145A" w:rsidRDefault="0077145A" w:rsidP="00EA354A">
      <w:r>
        <w:separator/>
      </w:r>
    </w:p>
  </w:endnote>
  <w:endnote w:type="continuationSeparator" w:id="0">
    <w:p w14:paraId="07399B10" w14:textId="77777777" w:rsidR="0077145A" w:rsidRDefault="0077145A"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4672F" w:rsidRDefault="00D4672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4672F" w:rsidRPr="0032583C" w:rsidRDefault="00D4672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4672F" w14:paraId="2B76F3B3" w14:textId="77777777" w:rsidTr="00967D94">
      <w:tc>
        <w:tcPr>
          <w:tcW w:w="6947" w:type="dxa"/>
        </w:tcPr>
        <w:p w14:paraId="07DEE8C9" w14:textId="77777777" w:rsidR="00D4672F" w:rsidRDefault="00D4672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4672F" w:rsidRDefault="00D4672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4672F" w:rsidRDefault="00D467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296AC" w14:textId="77777777" w:rsidR="0077145A" w:rsidRDefault="0077145A" w:rsidP="00EA354A">
      <w:r>
        <w:separator/>
      </w:r>
    </w:p>
  </w:footnote>
  <w:footnote w:type="continuationSeparator" w:id="0">
    <w:p w14:paraId="2C2CE16A" w14:textId="77777777" w:rsidR="0077145A" w:rsidRDefault="0077145A" w:rsidP="00EA354A">
      <w:r>
        <w:continuationSeparator/>
      </w:r>
    </w:p>
  </w:footnote>
  <w:footnote w:id="1">
    <w:p w14:paraId="005D8B98" w14:textId="5699BB61" w:rsidR="00D4672F" w:rsidRPr="00FF4EA6" w:rsidRDefault="00D4672F">
      <w:pPr>
        <w:pStyle w:val="FootnoteText"/>
        <w:rPr>
          <w:lang w:val="en-CA"/>
        </w:rPr>
      </w:pPr>
      <w:r>
        <w:rPr>
          <w:rStyle w:val="FootnoteReference"/>
        </w:rPr>
        <w:footnoteRef/>
      </w:r>
      <w:r>
        <w:t xml:space="preserve"> </w:t>
      </w:r>
      <w:r w:rsidRPr="00FF4EA6">
        <w:t>https://github.com/dgarijo/Widoco</w:t>
      </w:r>
    </w:p>
  </w:footnote>
  <w:footnote w:id="2">
    <w:p w14:paraId="2A27582E" w14:textId="72F030AB" w:rsidR="00BF3C2C" w:rsidRPr="008C1769" w:rsidRDefault="00BF3C2C" w:rsidP="00CF7E00">
      <w:pPr>
        <w:pStyle w:val="FootnoteText"/>
        <w:rPr>
          <w:lang w:val="en-CA"/>
        </w:rPr>
      </w:pPr>
      <w:r>
        <w:rPr>
          <w:rStyle w:val="FootnoteReference"/>
        </w:rPr>
        <w:footnoteRef/>
      </w:r>
      <w:r>
        <w:t xml:space="preserve"> </w:t>
      </w:r>
      <w:r>
        <w:rPr>
          <w:lang w:val="en-CA"/>
        </w:rPr>
        <w:t>A</w:t>
      </w:r>
      <w:r w:rsidR="00D22EE2">
        <w:rPr>
          <w:lang w:val="en-CA"/>
        </w:rPr>
        <w:t>llegro</w:t>
      </w:r>
      <w:r>
        <w:rPr>
          <w:lang w:val="en-CA"/>
        </w:rPr>
        <w:t>Graph</w:t>
      </w:r>
      <w:r w:rsidR="00D22EE2">
        <w:rPr>
          <w:lang w:val="en-CA"/>
        </w:rPr>
        <w:t>-</w:t>
      </w:r>
      <w:r>
        <w:rPr>
          <w:lang w:val="en-CA"/>
        </w:rPr>
        <w:t>generated nD datatype for lat-lon location data</w:t>
      </w:r>
    </w:p>
  </w:footnote>
  <w:footnote w:id="3">
    <w:p w14:paraId="2C4D8884" w14:textId="77777777" w:rsidR="00D4672F" w:rsidRDefault="00D4672F">
      <w:pPr>
        <w:pStyle w:val="FootnoteText"/>
      </w:pPr>
      <w:r>
        <w:rPr>
          <w:rStyle w:val="FootnoteReference"/>
        </w:rPr>
        <w:footnoteRef/>
      </w:r>
      <w:r>
        <w:t xml:space="preserve"> </w:t>
      </w:r>
      <w:r w:rsidRPr="009A36FB">
        <w:t>https://www.w3.org/TR/owl-time/</w:t>
      </w:r>
    </w:p>
  </w:footnote>
  <w:footnote w:id="4">
    <w:p w14:paraId="2926F4D4" w14:textId="77777777" w:rsidR="00A62F41" w:rsidRDefault="00A62F41"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FE13B1" w:rsidRPr="00FE13B1" w:rsidRDefault="00FE13B1">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E8128A" w:rsidRPr="008E7C02" w:rsidRDefault="00E8128A"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D4672F" w:rsidRPr="00E80D3C" w:rsidRDefault="00D4672F">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D4672F" w:rsidRPr="00BD4EF4" w:rsidRDefault="00D4672F" w:rsidP="00E80D3C">
      <w:r>
        <w:rPr>
          <w:rStyle w:val="FootnoteReference"/>
        </w:rPr>
        <w:footnoteRef/>
      </w:r>
      <w:r>
        <w:t xml:space="preserve"> </w:t>
      </w:r>
      <w:r w:rsidRPr="00B74DA0">
        <w:rPr>
          <w:sz w:val="20"/>
        </w:rPr>
        <w:t>http://ontology.eil.utoronto.ca/GCI/Foundation/GCI-Foundation-v2.owl#</w:t>
      </w:r>
    </w:p>
    <w:p w14:paraId="4AE1EB08" w14:textId="6D90AB37" w:rsidR="00D4672F" w:rsidRPr="00E80D3C" w:rsidRDefault="00D4672F">
      <w:pPr>
        <w:pStyle w:val="FootnoteText"/>
        <w:rPr>
          <w:lang w:val="en-CA"/>
        </w:rPr>
      </w:pPr>
    </w:p>
  </w:footnote>
  <w:footnote w:id="9">
    <w:p w14:paraId="717C987B" w14:textId="77777777" w:rsidR="008A4F0D" w:rsidRPr="008B5808" w:rsidRDefault="008A4F0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D4672F" w:rsidRPr="00046E73" w:rsidRDefault="00D4672F">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D4672F" w:rsidRDefault="00D4672F">
      <w:pPr>
        <w:pStyle w:val="FootnoteText"/>
      </w:pPr>
      <w:r>
        <w:rPr>
          <w:rStyle w:val="FootnoteReference"/>
        </w:rPr>
        <w:footnoteRef/>
      </w:r>
      <w:r>
        <w:t xml:space="preserve"> </w:t>
      </w:r>
      <w:r w:rsidRPr="00827DD8">
        <w:t>http://schema.org/</w:t>
      </w:r>
    </w:p>
  </w:footnote>
  <w:footnote w:id="12">
    <w:p w14:paraId="4E061129" w14:textId="77777777" w:rsidR="00D4672F" w:rsidRDefault="00D4672F">
      <w:pPr>
        <w:pStyle w:val="FootnoteText"/>
      </w:pPr>
      <w:r>
        <w:rPr>
          <w:rStyle w:val="FootnoteReference"/>
        </w:rPr>
        <w:footnoteRef/>
      </w:r>
      <w:r>
        <w:t xml:space="preserve"> </w:t>
      </w:r>
      <w:r w:rsidRPr="00827DD8">
        <w:t>http://ontology.eil.utoronto.ca/GCI/Shelters/GCI-Shelters.html</w:t>
      </w:r>
    </w:p>
  </w:footnote>
  <w:footnote w:id="13">
    <w:p w14:paraId="59CD3014" w14:textId="77777777" w:rsidR="00D4672F" w:rsidRDefault="00D4672F">
      <w:pPr>
        <w:pStyle w:val="FootnoteText"/>
      </w:pPr>
      <w:r>
        <w:rPr>
          <w:rStyle w:val="FootnoteReference"/>
        </w:rPr>
        <w:footnoteRef/>
      </w:r>
      <w:r>
        <w:t xml:space="preserve"> </w:t>
      </w:r>
      <w:r w:rsidRPr="005B2B4C">
        <w:t>http://ontology.eil.utoronto.ca/tove/organization.html</w:t>
      </w:r>
    </w:p>
  </w:footnote>
  <w:footnote w:id="14">
    <w:p w14:paraId="2EAE6E34" w14:textId="77777777" w:rsidR="00D4672F" w:rsidRDefault="00D4672F"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D4672F" w:rsidRPr="001A792D" w:rsidRDefault="00D4672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D4672F" w:rsidRDefault="00D4672F">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F58FA41" w14:textId="77777777" w:rsidR="00D4672F" w:rsidRPr="00846739" w:rsidRDefault="00D4672F" w:rsidP="0015597C">
      <w:pPr>
        <w:pStyle w:val="FootnoteText"/>
        <w:rPr>
          <w:lang w:val="en-CA"/>
        </w:rPr>
      </w:pPr>
      <w:r>
        <w:rPr>
          <w:rStyle w:val="FootnoteReference"/>
        </w:rPr>
        <w:footnoteRef/>
      </w:r>
      <w:r>
        <w:t xml:space="preserve"> </w:t>
      </w:r>
      <w:r w:rsidRPr="00846739">
        <w:t>http://usc-isi-i2.github.io/karma/</w:t>
      </w:r>
    </w:p>
  </w:footnote>
  <w:footnote w:id="18">
    <w:p w14:paraId="73856734" w14:textId="77777777" w:rsidR="00D4672F" w:rsidRPr="00E9694B" w:rsidRDefault="00D4672F" w:rsidP="0015597C">
      <w:r>
        <w:rPr>
          <w:rStyle w:val="FootnoteReference"/>
        </w:rPr>
        <w:footnoteRef/>
      </w:r>
      <w:r>
        <w:t xml:space="preserve"> </w:t>
      </w:r>
      <w:r w:rsidRPr="00E9694B">
        <w:t>https://github.com/usc-isi-i2/Web-Karma/wiki/Batch-Mode-for-RDF-Generation</w:t>
      </w:r>
    </w:p>
    <w:p w14:paraId="5FD51CB1" w14:textId="77777777" w:rsidR="00D4672F" w:rsidRPr="00E9694B" w:rsidRDefault="00D4672F" w:rsidP="0015597C">
      <w:pPr>
        <w:pStyle w:val="FootnoteText"/>
        <w:rPr>
          <w:lang w:val="en-CA"/>
        </w:rPr>
      </w:pPr>
    </w:p>
  </w:footnote>
  <w:footnote w:id="19">
    <w:p w14:paraId="7C982207" w14:textId="77777777" w:rsidR="00D4672F" w:rsidRPr="006539A1" w:rsidRDefault="00D4672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4672F" w:rsidRPr="005B0E28" w:rsidRDefault="00D4672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87540"/>
    <w:multiLevelType w:val="hybridMultilevel"/>
    <w:tmpl w:val="F28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1"/>
  </w:num>
  <w:num w:numId="3">
    <w:abstractNumId w:val="1"/>
  </w:num>
  <w:num w:numId="4">
    <w:abstractNumId w:val="17"/>
  </w:num>
  <w:num w:numId="5">
    <w:abstractNumId w:val="39"/>
  </w:num>
  <w:num w:numId="6">
    <w:abstractNumId w:val="48"/>
  </w:num>
  <w:num w:numId="7">
    <w:abstractNumId w:val="28"/>
  </w:num>
  <w:num w:numId="8">
    <w:abstractNumId w:val="45"/>
  </w:num>
  <w:num w:numId="9">
    <w:abstractNumId w:val="4"/>
  </w:num>
  <w:num w:numId="10">
    <w:abstractNumId w:val="46"/>
  </w:num>
  <w:num w:numId="11">
    <w:abstractNumId w:val="15"/>
  </w:num>
  <w:num w:numId="12">
    <w:abstractNumId w:val="8"/>
  </w:num>
  <w:num w:numId="13">
    <w:abstractNumId w:val="3"/>
  </w:num>
  <w:num w:numId="14">
    <w:abstractNumId w:val="37"/>
  </w:num>
  <w:num w:numId="15">
    <w:abstractNumId w:val="40"/>
  </w:num>
  <w:num w:numId="16">
    <w:abstractNumId w:val="10"/>
  </w:num>
  <w:num w:numId="17">
    <w:abstractNumId w:val="34"/>
  </w:num>
  <w:num w:numId="18">
    <w:abstractNumId w:val="21"/>
  </w:num>
  <w:num w:numId="19">
    <w:abstractNumId w:val="19"/>
  </w:num>
  <w:num w:numId="20">
    <w:abstractNumId w:val="43"/>
  </w:num>
  <w:num w:numId="21">
    <w:abstractNumId w:val="30"/>
  </w:num>
  <w:num w:numId="22">
    <w:abstractNumId w:val="16"/>
  </w:num>
  <w:num w:numId="23">
    <w:abstractNumId w:val="20"/>
  </w:num>
  <w:num w:numId="24">
    <w:abstractNumId w:val="32"/>
  </w:num>
  <w:num w:numId="25">
    <w:abstractNumId w:val="42"/>
  </w:num>
  <w:num w:numId="26">
    <w:abstractNumId w:val="33"/>
  </w:num>
  <w:num w:numId="27">
    <w:abstractNumId w:val="31"/>
  </w:num>
  <w:num w:numId="28">
    <w:abstractNumId w:val="24"/>
  </w:num>
  <w:num w:numId="29">
    <w:abstractNumId w:val="0"/>
  </w:num>
  <w:num w:numId="30">
    <w:abstractNumId w:val="12"/>
  </w:num>
  <w:num w:numId="31">
    <w:abstractNumId w:val="2"/>
  </w:num>
  <w:num w:numId="32">
    <w:abstractNumId w:val="23"/>
  </w:num>
  <w:num w:numId="33">
    <w:abstractNumId w:val="38"/>
  </w:num>
  <w:num w:numId="34">
    <w:abstractNumId w:val="29"/>
  </w:num>
  <w:num w:numId="35">
    <w:abstractNumId w:val="35"/>
  </w:num>
  <w:num w:numId="36">
    <w:abstractNumId w:val="9"/>
  </w:num>
  <w:num w:numId="37">
    <w:abstractNumId w:val="11"/>
  </w:num>
  <w:num w:numId="38">
    <w:abstractNumId w:val="13"/>
  </w:num>
  <w:num w:numId="39">
    <w:abstractNumId w:val="22"/>
  </w:num>
  <w:num w:numId="40">
    <w:abstractNumId w:val="36"/>
  </w:num>
  <w:num w:numId="41">
    <w:abstractNumId w:val="47"/>
  </w:num>
  <w:num w:numId="42">
    <w:abstractNumId w:val="7"/>
  </w:num>
  <w:num w:numId="43">
    <w:abstractNumId w:val="6"/>
  </w:num>
  <w:num w:numId="44">
    <w:abstractNumId w:val="44"/>
  </w:num>
  <w:num w:numId="45">
    <w:abstractNumId w:val="5"/>
  </w:num>
  <w:num w:numId="46">
    <w:abstractNumId w:val="14"/>
  </w:num>
  <w:num w:numId="47">
    <w:abstractNumId w:val="25"/>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6"/>
  </w:num>
  <w:num w:numId="52">
    <w:abstractNumId w:val="18"/>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ECD"/>
    <w:rsid w:val="001C1F21"/>
    <w:rsid w:val="001C20EB"/>
    <w:rsid w:val="001C2A47"/>
    <w:rsid w:val="001C2B10"/>
    <w:rsid w:val="001C3B00"/>
    <w:rsid w:val="001C45CD"/>
    <w:rsid w:val="001C4E8E"/>
    <w:rsid w:val="001C600E"/>
    <w:rsid w:val="001C6A89"/>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356D"/>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32A3"/>
    <w:rsid w:val="00403B49"/>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4E85"/>
    <w:rsid w:val="0041621A"/>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E43"/>
    <w:rsid w:val="004931D2"/>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254"/>
    <w:rsid w:val="00561CA2"/>
    <w:rsid w:val="005622FC"/>
    <w:rsid w:val="005631B0"/>
    <w:rsid w:val="005631DB"/>
    <w:rsid w:val="00563609"/>
    <w:rsid w:val="005639AD"/>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45A"/>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4C8"/>
    <w:rsid w:val="0079461C"/>
    <w:rsid w:val="0079514B"/>
    <w:rsid w:val="0079549A"/>
    <w:rsid w:val="0079610A"/>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B59D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6644"/>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5E3C"/>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257D"/>
    <w:rsid w:val="00BF3C2C"/>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38E"/>
    <w:rsid w:val="00DC19D7"/>
    <w:rsid w:val="00DC1A9A"/>
    <w:rsid w:val="00DC2B92"/>
    <w:rsid w:val="00DC325E"/>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www"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20" Type="http://schemas.openxmlformats.org/officeDocument/2006/relationships/image" Target="media/image8.emf"/><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46EC737-5239-B14B-ABAC-E3DA284A6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99</Pages>
  <Words>30603</Words>
  <Characters>174440</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69</cp:revision>
  <cp:lastPrinted>2019-08-22T21:18:00Z</cp:lastPrinted>
  <dcterms:created xsi:type="dcterms:W3CDTF">2019-08-22T23:41:00Z</dcterms:created>
  <dcterms:modified xsi:type="dcterms:W3CDTF">2019-09-27T21:05:00Z</dcterms:modified>
</cp:coreProperties>
</file>