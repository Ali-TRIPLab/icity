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A24F05">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A24F05">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A24F05">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A24F05">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A24F05">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A24F05">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A24F05">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A24F05">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A24F05">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A24F05">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A24F05">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A24F05">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A24F05">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A24F05">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A24F05">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A24F05">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A24F05">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A24F05">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A24F05">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A24F05">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A24F05">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A24F05">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A24F05">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A24F05">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A24F05">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A24F05">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A24F05">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A24F05">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A24F05">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A24F05">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A24F05">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A24F05">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A24F05">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A24F05">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A24F05">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A24F05">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A24F05">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A24F05">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A24F05">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A24F05">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A24F05">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A24F05">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A24F05">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A24F05">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A24F05">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r>
      <w:r w:rsidRPr="00503161">
        <w:rPr>
          <w:sz w:val="24"/>
        </w:rPr>
        <w:lastRenderedPageBreak/>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lastRenderedPageBreak/>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proofErr w:type="gramStart"/>
            <w:ins w:id="95" w:author="Megan Katsumi" w:date="2018-11-14T09:12:00Z">
              <w:r>
                <w:t>sosa:</w:t>
              </w:r>
            </w:ins>
            <w:ins w:id="96"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8"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0"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2"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7"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8" w:author="Megan Katsumi" w:date="2018-11-14T09:25:00Z">
              <w:r>
                <w:t>only (</w:t>
              </w:r>
              <w:proofErr w:type="gramStart"/>
              <w:r>
                <w:t>sosa:Observation</w:t>
              </w:r>
              <w:proofErr w:type="gramEnd"/>
              <w:r>
                <w:t xml:space="preserve">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A24F05"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7" w:name="_Toc523308988"/>
      <w:r>
        <w:t>Trip</w:t>
      </w:r>
      <w:r w:rsidR="00BA1ACD">
        <w:t xml:space="preserve"> Ontology</w:t>
      </w:r>
      <w:bookmarkEnd w:id="127"/>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547B69" w14:paraId="0DBFC831" w14:textId="77777777" w:rsidTr="00DF0EF3">
        <w:trPr>
          <w:cantSplit/>
        </w:trPr>
        <w:tc>
          <w:tcPr>
            <w:tcW w:w="2204" w:type="dxa"/>
            <w:vMerge w:val="restart"/>
          </w:tcPr>
          <w:p w14:paraId="20CF4685" w14:textId="144D6DD8" w:rsidR="00547B69" w:rsidRDefault="00547B69" w:rsidP="008E6E32">
            <w:bookmarkStart w:id="128" w:name="_GoBack" w:colFirst="0" w:colLast="0"/>
            <w:r>
              <w:t>Trip</w:t>
            </w:r>
          </w:p>
        </w:tc>
        <w:tc>
          <w:tcPr>
            <w:tcW w:w="2484" w:type="dxa"/>
          </w:tcPr>
          <w:p w14:paraId="4AD11C62" w14:textId="116FC111" w:rsidR="00547B69" w:rsidRPr="00B706B5" w:rsidRDefault="00547B69" w:rsidP="008E6E32">
            <w:r w:rsidRPr="00B706B5">
              <w:t>subclassOf</w:t>
            </w:r>
          </w:p>
        </w:tc>
        <w:tc>
          <w:tcPr>
            <w:tcW w:w="4662" w:type="dxa"/>
          </w:tcPr>
          <w:p w14:paraId="533AB1B1" w14:textId="50325699" w:rsidR="00547B69" w:rsidRPr="00B706B5" w:rsidRDefault="00547B69" w:rsidP="008E6E32">
            <w:proofErr w:type="gramStart"/>
            <w:r w:rsidRPr="00B706B5">
              <w:t>activity:Activity</w:t>
            </w:r>
            <w:proofErr w:type="gramEnd"/>
          </w:p>
        </w:tc>
      </w:tr>
      <w:bookmarkEnd w:id="128"/>
      <w:tr w:rsidR="00547B69" w14:paraId="6C931658" w14:textId="77777777" w:rsidTr="00DF0EF3">
        <w:trPr>
          <w:cantSplit/>
        </w:trPr>
        <w:tc>
          <w:tcPr>
            <w:tcW w:w="2204" w:type="dxa"/>
            <w:vMerge/>
          </w:tcPr>
          <w:p w14:paraId="299F03A4" w14:textId="77777777" w:rsidR="00547B69" w:rsidRDefault="00547B69" w:rsidP="008E6E32"/>
        </w:tc>
        <w:tc>
          <w:tcPr>
            <w:tcW w:w="2484" w:type="dxa"/>
          </w:tcPr>
          <w:p w14:paraId="545B6386" w14:textId="77777777" w:rsidR="00547B69" w:rsidRDefault="00547B69" w:rsidP="008E6E32">
            <w:r>
              <w:t>startLoc</w:t>
            </w:r>
          </w:p>
        </w:tc>
        <w:tc>
          <w:tcPr>
            <w:tcW w:w="4662" w:type="dxa"/>
          </w:tcPr>
          <w:p w14:paraId="5105F4F4" w14:textId="77777777" w:rsidR="00547B69" w:rsidRDefault="00547B69" w:rsidP="008E6E32">
            <w:r w:rsidRPr="00E80D3C">
              <w:rPr>
                <w:highlight w:val="yellow"/>
              </w:rPr>
              <w:t>only</w:t>
            </w:r>
            <w:r>
              <w:t xml:space="preserve"> spatial_</w:t>
            </w:r>
            <w:proofErr w:type="gramStart"/>
            <w:r>
              <w:t>loc:SpatialFeature</w:t>
            </w:r>
            <w:proofErr w:type="gramEnd"/>
          </w:p>
        </w:tc>
      </w:tr>
      <w:tr w:rsidR="00547B69" w14:paraId="2A555DC1" w14:textId="77777777" w:rsidTr="00DF0EF3">
        <w:trPr>
          <w:cantSplit/>
        </w:trPr>
        <w:tc>
          <w:tcPr>
            <w:tcW w:w="2204" w:type="dxa"/>
            <w:vMerge/>
          </w:tcPr>
          <w:p w14:paraId="61CD28C6" w14:textId="77777777" w:rsidR="00547B69" w:rsidRDefault="00547B69" w:rsidP="008E6E32"/>
        </w:tc>
        <w:tc>
          <w:tcPr>
            <w:tcW w:w="2484" w:type="dxa"/>
          </w:tcPr>
          <w:p w14:paraId="16A2290C" w14:textId="77777777" w:rsidR="00547B69" w:rsidRDefault="00547B69" w:rsidP="008E6E32">
            <w:r>
              <w:t>endLoc</w:t>
            </w:r>
          </w:p>
        </w:tc>
        <w:tc>
          <w:tcPr>
            <w:tcW w:w="4662" w:type="dxa"/>
          </w:tcPr>
          <w:p w14:paraId="660D6129" w14:textId="77777777" w:rsidR="00547B69" w:rsidRDefault="00547B69" w:rsidP="008E6E32">
            <w:proofErr w:type="gramStart"/>
            <w:r w:rsidRPr="00E80D3C">
              <w:rPr>
                <w:highlight w:val="yellow"/>
              </w:rPr>
              <w:t>only</w:t>
            </w:r>
            <w:r>
              <w:t xml:space="preserve">  spatial</w:t>
            </w:r>
            <w:proofErr w:type="gramEnd"/>
            <w:r>
              <w:t>_loc:SpatialFeature</w:t>
            </w:r>
          </w:p>
        </w:tc>
      </w:tr>
      <w:tr w:rsidR="00547B69" w14:paraId="31B0A8B5" w14:textId="77777777" w:rsidTr="00DF0EF3">
        <w:trPr>
          <w:cantSplit/>
        </w:trPr>
        <w:tc>
          <w:tcPr>
            <w:tcW w:w="2204" w:type="dxa"/>
            <w:vMerge/>
          </w:tcPr>
          <w:p w14:paraId="27FA7242" w14:textId="77777777" w:rsidR="00547B69" w:rsidRDefault="00547B69" w:rsidP="008E6E32"/>
        </w:tc>
        <w:tc>
          <w:tcPr>
            <w:tcW w:w="2484" w:type="dxa"/>
          </w:tcPr>
          <w:p w14:paraId="4DFE09D8" w14:textId="77777777" w:rsidR="00547B69" w:rsidRPr="00E80D3C" w:rsidRDefault="00547B69" w:rsidP="008E6E32">
            <w:pPr>
              <w:rPr>
                <w:strike/>
              </w:rPr>
            </w:pPr>
            <w:r w:rsidRPr="00E80D3C">
              <w:rPr>
                <w:strike/>
              </w:rPr>
              <w:t>during</w:t>
            </w:r>
          </w:p>
        </w:tc>
        <w:tc>
          <w:tcPr>
            <w:tcW w:w="4662" w:type="dxa"/>
          </w:tcPr>
          <w:p w14:paraId="25CC8254" w14:textId="77777777" w:rsidR="00547B69" w:rsidRPr="00E80D3C" w:rsidRDefault="00547B69" w:rsidP="008E6E32">
            <w:pPr>
              <w:rPr>
                <w:strike/>
              </w:rPr>
            </w:pPr>
            <w:r w:rsidRPr="00E80D3C">
              <w:rPr>
                <w:strike/>
              </w:rPr>
              <w:t xml:space="preserve">exactly 1 </w:t>
            </w:r>
            <w:proofErr w:type="gramStart"/>
            <w:r w:rsidRPr="00E80D3C">
              <w:rPr>
                <w:strike/>
              </w:rPr>
              <w:t>time:Interval</w:t>
            </w:r>
            <w:proofErr w:type="gramEnd"/>
          </w:p>
        </w:tc>
      </w:tr>
      <w:tr w:rsidR="00547B69" w14:paraId="35277DE0" w14:textId="77777777" w:rsidTr="00DF0EF3">
        <w:trPr>
          <w:cantSplit/>
        </w:trPr>
        <w:tc>
          <w:tcPr>
            <w:tcW w:w="2204" w:type="dxa"/>
            <w:vMerge/>
          </w:tcPr>
          <w:p w14:paraId="6144F993" w14:textId="77777777" w:rsidR="00547B69" w:rsidRDefault="00547B69" w:rsidP="008E6E32"/>
        </w:tc>
        <w:tc>
          <w:tcPr>
            <w:tcW w:w="2484" w:type="dxa"/>
          </w:tcPr>
          <w:p w14:paraId="2E2763BB" w14:textId="77777777" w:rsidR="00547B69" w:rsidRDefault="00547B69" w:rsidP="008E6E32">
            <w:r>
              <w:t>accessesNetwork</w:t>
            </w:r>
          </w:p>
        </w:tc>
        <w:tc>
          <w:tcPr>
            <w:tcW w:w="4662" w:type="dxa"/>
          </w:tcPr>
          <w:p w14:paraId="3829C2EB" w14:textId="77777777" w:rsidR="00547B69" w:rsidRDefault="00547B69" w:rsidP="008E6E32">
            <w:r>
              <w:t xml:space="preserve">min 1 </w:t>
            </w:r>
            <w:proofErr w:type="gramStart"/>
            <w:r>
              <w:t>transportation:Network</w:t>
            </w:r>
            <w:proofErr w:type="gramEnd"/>
          </w:p>
        </w:tc>
      </w:tr>
      <w:tr w:rsidR="00547B69" w14:paraId="6489F01A" w14:textId="77777777" w:rsidTr="00DF0EF3">
        <w:trPr>
          <w:cantSplit/>
        </w:trPr>
        <w:tc>
          <w:tcPr>
            <w:tcW w:w="2204" w:type="dxa"/>
            <w:vMerge/>
          </w:tcPr>
          <w:p w14:paraId="4714BF4F" w14:textId="77777777" w:rsidR="00547B69" w:rsidRDefault="00547B69" w:rsidP="008E6E32"/>
        </w:tc>
        <w:tc>
          <w:tcPr>
            <w:tcW w:w="2484" w:type="dxa"/>
          </w:tcPr>
          <w:p w14:paraId="01FC17BD" w14:textId="77777777" w:rsidR="00547B69" w:rsidRDefault="00547B69" w:rsidP="008E6E32">
            <w:r>
              <w:t>accessesArc</w:t>
            </w:r>
          </w:p>
        </w:tc>
        <w:tc>
          <w:tcPr>
            <w:tcW w:w="4662" w:type="dxa"/>
          </w:tcPr>
          <w:p w14:paraId="3F275F90" w14:textId="77777777" w:rsidR="00547B69" w:rsidRDefault="00547B69" w:rsidP="008E6E32">
            <w:r>
              <w:t xml:space="preserve">min </w:t>
            </w:r>
            <w:proofErr w:type="gramStart"/>
            <w:r>
              <w:t>1  transportation</w:t>
            </w:r>
            <w:proofErr w:type="gramEnd"/>
            <w:r>
              <w:t>:Arc</w:t>
            </w:r>
          </w:p>
        </w:tc>
      </w:tr>
      <w:tr w:rsidR="00547B69" w14:paraId="2D11479F" w14:textId="77777777" w:rsidTr="00DF0EF3">
        <w:trPr>
          <w:cantSplit/>
        </w:trPr>
        <w:tc>
          <w:tcPr>
            <w:tcW w:w="2204" w:type="dxa"/>
            <w:vMerge/>
          </w:tcPr>
          <w:p w14:paraId="1ACD0FA8" w14:textId="77777777" w:rsidR="00547B69" w:rsidRDefault="00547B69" w:rsidP="008E6E32"/>
        </w:tc>
        <w:tc>
          <w:tcPr>
            <w:tcW w:w="2484" w:type="dxa"/>
          </w:tcPr>
          <w:p w14:paraId="47DE5D53" w14:textId="77777777" w:rsidR="00547B69" w:rsidRDefault="00547B69" w:rsidP="008E6E32">
            <w:r>
              <w:t>occursOn</w:t>
            </w:r>
          </w:p>
        </w:tc>
        <w:tc>
          <w:tcPr>
            <w:tcW w:w="4662" w:type="dxa"/>
          </w:tcPr>
          <w:p w14:paraId="38AF02F5" w14:textId="77777777" w:rsidR="00547B69" w:rsidRDefault="00547B69" w:rsidP="008E6E32">
            <w:r>
              <w:t xml:space="preserve">min </w:t>
            </w:r>
            <w:proofErr w:type="gramStart"/>
            <w:r>
              <w:t>1  transportation</w:t>
            </w:r>
            <w:proofErr w:type="gramEnd"/>
            <w:r>
              <w:t>:TransportationComplex</w:t>
            </w:r>
          </w:p>
        </w:tc>
      </w:tr>
      <w:tr w:rsidR="00547B69" w14:paraId="5DE04AC3" w14:textId="77777777" w:rsidTr="00DF0EF3">
        <w:trPr>
          <w:cantSplit/>
        </w:trPr>
        <w:tc>
          <w:tcPr>
            <w:tcW w:w="2204" w:type="dxa"/>
            <w:vMerge/>
          </w:tcPr>
          <w:p w14:paraId="1C770517" w14:textId="77777777" w:rsidR="00547B69" w:rsidRDefault="00547B69" w:rsidP="008E6E32"/>
        </w:tc>
        <w:tc>
          <w:tcPr>
            <w:tcW w:w="2484" w:type="dxa"/>
          </w:tcPr>
          <w:p w14:paraId="1D0B08E4" w14:textId="36154EBA" w:rsidR="00547B69" w:rsidRPr="00E80D3C" w:rsidRDefault="00547B69" w:rsidP="008E6E32">
            <w:pPr>
              <w:rPr>
                <w:highlight w:val="yellow"/>
              </w:rPr>
            </w:pPr>
            <w:r>
              <w:rPr>
                <w:highlight w:val="yellow"/>
              </w:rPr>
              <w:t>via</w:t>
            </w:r>
            <w:r w:rsidRPr="00E80D3C">
              <w:rPr>
                <w:highlight w:val="yellow"/>
              </w:rPr>
              <w:t>Mode</w:t>
            </w:r>
          </w:p>
        </w:tc>
        <w:tc>
          <w:tcPr>
            <w:tcW w:w="4662" w:type="dxa"/>
          </w:tcPr>
          <w:p w14:paraId="4B60DBE2" w14:textId="560D8F95" w:rsidR="00547B69" w:rsidRPr="00E80D3C" w:rsidRDefault="00547B69"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547B69" w14:paraId="663160AE" w14:textId="77777777" w:rsidTr="00DF0EF3">
        <w:trPr>
          <w:cantSplit/>
        </w:trPr>
        <w:tc>
          <w:tcPr>
            <w:tcW w:w="2204" w:type="dxa"/>
            <w:vMerge/>
          </w:tcPr>
          <w:p w14:paraId="389AB2AF" w14:textId="77777777" w:rsidR="00547B69" w:rsidRDefault="00547B69" w:rsidP="008E6E32"/>
        </w:tc>
        <w:tc>
          <w:tcPr>
            <w:tcW w:w="2484" w:type="dxa"/>
          </w:tcPr>
          <w:p w14:paraId="21C5C32F" w14:textId="07037286" w:rsidR="00547B69" w:rsidRDefault="00547B69" w:rsidP="008E6E32">
            <w:pPr>
              <w:rPr>
                <w:highlight w:val="yellow"/>
              </w:rPr>
            </w:pPr>
            <w:r w:rsidRPr="00547B69">
              <w:t xml:space="preserve">viaVehicle </w:t>
            </w:r>
          </w:p>
        </w:tc>
        <w:tc>
          <w:tcPr>
            <w:tcW w:w="4662" w:type="dxa"/>
          </w:tcPr>
          <w:p w14:paraId="3ADDB339" w14:textId="2A4D420B" w:rsidR="00547B69" w:rsidRPr="00E80D3C" w:rsidRDefault="00547B69" w:rsidP="008E6E32">
            <w:pPr>
              <w:rPr>
                <w:highlight w:val="yellow"/>
              </w:rPr>
            </w:pPr>
            <w:r w:rsidRPr="00547B69">
              <w:t>only Vehicle</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lastRenderedPageBreak/>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lastRenderedPageBreak/>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lastRenderedPageBreak/>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xml:space="preserve">, the creation of ITS applications using the IT-SoS framework is supported within the iCity project with three key components: the WFS creator, which supports the definition of individual services; the Application creator, which supports the definition of </w:t>
      </w:r>
      <w:r>
        <w:lastRenderedPageBreak/>
        <w:t>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lastRenderedPageBreak/>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lastRenderedPageBreak/>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097E1" w14:textId="77777777" w:rsidR="00691E3D" w:rsidRDefault="00691E3D" w:rsidP="00EA354A">
      <w:r>
        <w:separator/>
      </w:r>
    </w:p>
  </w:endnote>
  <w:endnote w:type="continuationSeparator" w:id="0">
    <w:p w14:paraId="5DA0D5E0" w14:textId="77777777" w:rsidR="00691E3D" w:rsidRDefault="00691E3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2C831" w14:textId="77777777" w:rsidR="00691E3D" w:rsidRDefault="00691E3D" w:rsidP="00EA354A">
      <w:r>
        <w:separator/>
      </w:r>
    </w:p>
  </w:footnote>
  <w:footnote w:type="continuationSeparator" w:id="0">
    <w:p w14:paraId="725BA70D" w14:textId="77777777" w:rsidR="00691E3D" w:rsidRDefault="00691E3D"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A24F05" w:rsidRDefault="00A24F05">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3D"/>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E91216C-4A12-3C41-B5B5-1CA4CE9D9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72</Pages>
  <Words>22876</Words>
  <Characters>130396</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54</cp:revision>
  <cp:lastPrinted>2017-08-16T13:18:00Z</cp:lastPrinted>
  <dcterms:created xsi:type="dcterms:W3CDTF">2018-11-28T19:50:00Z</dcterms:created>
  <dcterms:modified xsi:type="dcterms:W3CDTF">2019-01-24T15:56:00Z</dcterms:modified>
</cp:coreProperties>
</file>