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1DAE43F0"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 xml:space="preserve">iCity </w:t>
      </w:r>
      <w:r w:rsidR="00B94D2C">
        <w:rPr>
          <w:rFonts w:ascii="Cambria" w:eastAsia="MS Gothic" w:hAnsi="Cambria"/>
          <w:color w:val="17365D"/>
          <w:spacing w:val="5"/>
          <w:kern w:val="28"/>
          <w:sz w:val="52"/>
          <w:szCs w:val="52"/>
        </w:rPr>
        <w:t>Transportation Planning Suite of Ontologies</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C33B656" w:rsidR="00C35D24" w:rsidRPr="00C35D24" w:rsidRDefault="0089388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Postd</w:t>
      </w:r>
      <w:r w:rsidR="00C35D24">
        <w:rPr>
          <w:rFonts w:ascii="Cambria" w:eastAsia="MS Gothic" w:hAnsi="Cambria"/>
          <w:i/>
          <w:iCs/>
          <w:color w:val="000000"/>
          <w:spacing w:val="15"/>
          <w:sz w:val="28"/>
          <w:szCs w:val="28"/>
          <w:lang w:eastAsia="en-CA"/>
        </w:rPr>
        <w:t xml:space="preserve">octoral </w:t>
      </w:r>
      <w:r w:rsidR="00C35D24"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48F6F808" w14:textId="77777777" w:rsidR="00517D8F" w:rsidRDefault="00517D8F"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Version 1.2</w:t>
      </w:r>
    </w:p>
    <w:p w14:paraId="1D57984F" w14:textId="7D588BC5"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E64265">
        <w:rPr>
          <w:rFonts w:ascii="Cambria" w:eastAsia="MS Gothic" w:hAnsi="Cambria"/>
          <w:i/>
          <w:iCs/>
          <w:color w:val="000000"/>
          <w:spacing w:val="15"/>
          <w:sz w:val="28"/>
          <w:szCs w:val="28"/>
          <w:lang w:eastAsia="en-CA"/>
        </w:rPr>
        <w:t>September</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w:t>
      </w:r>
      <w:r w:rsidR="00E64265">
        <w:rPr>
          <w:rFonts w:ascii="Cambria" w:eastAsia="MS Gothic" w:hAnsi="Cambria"/>
          <w:i/>
          <w:iCs/>
          <w:color w:val="000000"/>
          <w:spacing w:val="15"/>
          <w:sz w:val="28"/>
          <w:szCs w:val="28"/>
          <w:lang w:eastAsia="en-CA"/>
        </w:rPr>
        <w:t>9</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59222111" w14:textId="308A16B1" w:rsidR="006B5EBC"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2804586" w:history="1">
            <w:r w:rsidR="006B5EBC" w:rsidRPr="00D07366">
              <w:rPr>
                <w:rStyle w:val="Hyperlink"/>
                <w:noProof/>
              </w:rPr>
              <w:t>1</w:t>
            </w:r>
            <w:r w:rsidR="006B5EBC">
              <w:rPr>
                <w:rFonts w:cstheme="minorBidi"/>
                <w:noProof/>
                <w:sz w:val="24"/>
                <w:lang w:val="en-CA" w:bidi="ar-SA"/>
              </w:rPr>
              <w:tab/>
            </w:r>
            <w:r w:rsidR="006B5EBC" w:rsidRPr="00D07366">
              <w:rPr>
                <w:rStyle w:val="Hyperlink"/>
                <w:noProof/>
              </w:rPr>
              <w:t>Purpose</w:t>
            </w:r>
            <w:r w:rsidR="006B5EBC">
              <w:rPr>
                <w:noProof/>
                <w:webHidden/>
              </w:rPr>
              <w:tab/>
            </w:r>
            <w:r w:rsidR="006B5EBC">
              <w:rPr>
                <w:noProof/>
                <w:webHidden/>
              </w:rPr>
              <w:fldChar w:fldCharType="begin"/>
            </w:r>
            <w:r w:rsidR="006B5EBC">
              <w:rPr>
                <w:noProof/>
                <w:webHidden/>
              </w:rPr>
              <w:instrText xml:space="preserve"> PAGEREF _Toc22804586 \h </w:instrText>
            </w:r>
            <w:r w:rsidR="006B5EBC">
              <w:rPr>
                <w:noProof/>
                <w:webHidden/>
              </w:rPr>
            </w:r>
            <w:r w:rsidR="006B5EBC">
              <w:rPr>
                <w:noProof/>
                <w:webHidden/>
              </w:rPr>
              <w:fldChar w:fldCharType="separate"/>
            </w:r>
            <w:r w:rsidR="006B5EBC">
              <w:rPr>
                <w:noProof/>
                <w:webHidden/>
              </w:rPr>
              <w:t>4</w:t>
            </w:r>
            <w:r w:rsidR="006B5EBC">
              <w:rPr>
                <w:noProof/>
                <w:webHidden/>
              </w:rPr>
              <w:fldChar w:fldCharType="end"/>
            </w:r>
          </w:hyperlink>
        </w:p>
        <w:p w14:paraId="0D5B7A87" w14:textId="68744BDC" w:rsidR="006B5EBC" w:rsidRDefault="006B5EBC">
          <w:pPr>
            <w:pStyle w:val="TOC1"/>
            <w:tabs>
              <w:tab w:val="left" w:pos="400"/>
              <w:tab w:val="right" w:leader="dot" w:pos="9350"/>
            </w:tabs>
            <w:rPr>
              <w:rFonts w:cstheme="minorBidi"/>
              <w:noProof/>
              <w:sz w:val="24"/>
              <w:lang w:val="en-CA" w:bidi="ar-SA"/>
            </w:rPr>
          </w:pPr>
          <w:hyperlink w:anchor="_Toc22804587" w:history="1">
            <w:r w:rsidRPr="00D07366">
              <w:rPr>
                <w:rStyle w:val="Hyperlink"/>
                <w:noProof/>
              </w:rPr>
              <w:t>2</w:t>
            </w:r>
            <w:r>
              <w:rPr>
                <w:rFonts w:cstheme="minorBidi"/>
                <w:noProof/>
                <w:sz w:val="24"/>
                <w:lang w:val="en-CA" w:bidi="ar-SA"/>
              </w:rPr>
              <w:tab/>
            </w:r>
            <w:r w:rsidRPr="00D07366">
              <w:rPr>
                <w:rStyle w:val="Hyperlink"/>
                <w:noProof/>
              </w:rPr>
              <w:t>Scope</w:t>
            </w:r>
            <w:r>
              <w:rPr>
                <w:noProof/>
                <w:webHidden/>
              </w:rPr>
              <w:tab/>
            </w:r>
            <w:r>
              <w:rPr>
                <w:noProof/>
                <w:webHidden/>
              </w:rPr>
              <w:fldChar w:fldCharType="begin"/>
            </w:r>
            <w:r>
              <w:rPr>
                <w:noProof/>
                <w:webHidden/>
              </w:rPr>
              <w:instrText xml:space="preserve"> PAGEREF _Toc22804587 \h </w:instrText>
            </w:r>
            <w:r>
              <w:rPr>
                <w:noProof/>
                <w:webHidden/>
              </w:rPr>
            </w:r>
            <w:r>
              <w:rPr>
                <w:noProof/>
                <w:webHidden/>
              </w:rPr>
              <w:fldChar w:fldCharType="separate"/>
            </w:r>
            <w:r>
              <w:rPr>
                <w:noProof/>
                <w:webHidden/>
              </w:rPr>
              <w:t>4</w:t>
            </w:r>
            <w:r>
              <w:rPr>
                <w:noProof/>
                <w:webHidden/>
              </w:rPr>
              <w:fldChar w:fldCharType="end"/>
            </w:r>
          </w:hyperlink>
        </w:p>
        <w:p w14:paraId="09784192" w14:textId="6B795777" w:rsidR="006B5EBC" w:rsidRDefault="006B5EBC">
          <w:pPr>
            <w:pStyle w:val="TOC1"/>
            <w:tabs>
              <w:tab w:val="left" w:pos="400"/>
              <w:tab w:val="right" w:leader="dot" w:pos="9350"/>
            </w:tabs>
            <w:rPr>
              <w:rFonts w:cstheme="minorBidi"/>
              <w:noProof/>
              <w:sz w:val="24"/>
              <w:lang w:val="en-CA" w:bidi="ar-SA"/>
            </w:rPr>
          </w:pPr>
          <w:hyperlink w:anchor="_Toc22804588" w:history="1">
            <w:r w:rsidRPr="00D07366">
              <w:rPr>
                <w:rStyle w:val="Hyperlink"/>
                <w:noProof/>
              </w:rPr>
              <w:t>3</w:t>
            </w:r>
            <w:r>
              <w:rPr>
                <w:rFonts w:cstheme="minorBidi"/>
                <w:noProof/>
                <w:sz w:val="24"/>
                <w:lang w:val="en-CA" w:bidi="ar-SA"/>
              </w:rPr>
              <w:tab/>
            </w:r>
            <w:r w:rsidRPr="00D07366">
              <w:rPr>
                <w:rStyle w:val="Hyperlink"/>
                <w:noProof/>
              </w:rPr>
              <w:t>Role of the Ontology</w:t>
            </w:r>
            <w:r>
              <w:rPr>
                <w:noProof/>
                <w:webHidden/>
              </w:rPr>
              <w:tab/>
            </w:r>
            <w:r>
              <w:rPr>
                <w:noProof/>
                <w:webHidden/>
              </w:rPr>
              <w:fldChar w:fldCharType="begin"/>
            </w:r>
            <w:r>
              <w:rPr>
                <w:noProof/>
                <w:webHidden/>
              </w:rPr>
              <w:instrText xml:space="preserve"> PAGEREF _Toc22804588 \h </w:instrText>
            </w:r>
            <w:r>
              <w:rPr>
                <w:noProof/>
                <w:webHidden/>
              </w:rPr>
            </w:r>
            <w:r>
              <w:rPr>
                <w:noProof/>
                <w:webHidden/>
              </w:rPr>
              <w:fldChar w:fldCharType="separate"/>
            </w:r>
            <w:r>
              <w:rPr>
                <w:noProof/>
                <w:webHidden/>
              </w:rPr>
              <w:t>4</w:t>
            </w:r>
            <w:r>
              <w:rPr>
                <w:noProof/>
                <w:webHidden/>
              </w:rPr>
              <w:fldChar w:fldCharType="end"/>
            </w:r>
          </w:hyperlink>
        </w:p>
        <w:p w14:paraId="65783E2D" w14:textId="037C29F7" w:rsidR="006B5EBC" w:rsidRDefault="006B5EBC">
          <w:pPr>
            <w:pStyle w:val="TOC1"/>
            <w:tabs>
              <w:tab w:val="left" w:pos="400"/>
              <w:tab w:val="right" w:leader="dot" w:pos="9350"/>
            </w:tabs>
            <w:rPr>
              <w:rFonts w:cstheme="minorBidi"/>
              <w:noProof/>
              <w:sz w:val="24"/>
              <w:lang w:val="en-CA" w:bidi="ar-SA"/>
            </w:rPr>
          </w:pPr>
          <w:hyperlink w:anchor="_Toc22804589" w:history="1">
            <w:r w:rsidRPr="00D07366">
              <w:rPr>
                <w:rStyle w:val="Hyperlink"/>
                <w:noProof/>
              </w:rPr>
              <w:t>4</w:t>
            </w:r>
            <w:r>
              <w:rPr>
                <w:rFonts w:cstheme="minorBidi"/>
                <w:noProof/>
                <w:sz w:val="24"/>
                <w:lang w:val="en-CA" w:bidi="ar-SA"/>
              </w:rPr>
              <w:tab/>
            </w:r>
            <w:r w:rsidRPr="00D07366">
              <w:rPr>
                <w:rStyle w:val="Hyperlink"/>
                <w:noProof/>
              </w:rPr>
              <w:t>Development Approach</w:t>
            </w:r>
            <w:r>
              <w:rPr>
                <w:noProof/>
                <w:webHidden/>
              </w:rPr>
              <w:tab/>
            </w:r>
            <w:r>
              <w:rPr>
                <w:noProof/>
                <w:webHidden/>
              </w:rPr>
              <w:fldChar w:fldCharType="begin"/>
            </w:r>
            <w:r>
              <w:rPr>
                <w:noProof/>
                <w:webHidden/>
              </w:rPr>
              <w:instrText xml:space="preserve"> PAGEREF _Toc22804589 \h </w:instrText>
            </w:r>
            <w:r>
              <w:rPr>
                <w:noProof/>
                <w:webHidden/>
              </w:rPr>
            </w:r>
            <w:r>
              <w:rPr>
                <w:noProof/>
                <w:webHidden/>
              </w:rPr>
              <w:fldChar w:fldCharType="separate"/>
            </w:r>
            <w:r>
              <w:rPr>
                <w:noProof/>
                <w:webHidden/>
              </w:rPr>
              <w:t>5</w:t>
            </w:r>
            <w:r>
              <w:rPr>
                <w:noProof/>
                <w:webHidden/>
              </w:rPr>
              <w:fldChar w:fldCharType="end"/>
            </w:r>
          </w:hyperlink>
        </w:p>
        <w:p w14:paraId="50F630C5" w14:textId="15925694" w:rsidR="006B5EBC" w:rsidRDefault="006B5EBC">
          <w:pPr>
            <w:pStyle w:val="TOC1"/>
            <w:tabs>
              <w:tab w:val="left" w:pos="400"/>
              <w:tab w:val="right" w:leader="dot" w:pos="9350"/>
            </w:tabs>
            <w:rPr>
              <w:rFonts w:cstheme="minorBidi"/>
              <w:noProof/>
              <w:sz w:val="24"/>
              <w:lang w:val="en-CA" w:bidi="ar-SA"/>
            </w:rPr>
          </w:pPr>
          <w:hyperlink w:anchor="_Toc22804590" w:history="1">
            <w:r w:rsidRPr="00D07366">
              <w:rPr>
                <w:rStyle w:val="Hyperlink"/>
                <w:noProof/>
              </w:rPr>
              <w:t>5</w:t>
            </w:r>
            <w:r>
              <w:rPr>
                <w:rFonts w:cstheme="minorBidi"/>
                <w:noProof/>
                <w:sz w:val="24"/>
                <w:lang w:val="en-CA" w:bidi="ar-SA"/>
              </w:rPr>
              <w:tab/>
            </w:r>
            <w:r w:rsidRPr="00D07366">
              <w:rPr>
                <w:rStyle w:val="Hyperlink"/>
                <w:noProof/>
              </w:rPr>
              <w:t>Requirements</w:t>
            </w:r>
            <w:r>
              <w:rPr>
                <w:noProof/>
                <w:webHidden/>
              </w:rPr>
              <w:tab/>
            </w:r>
            <w:r>
              <w:rPr>
                <w:noProof/>
                <w:webHidden/>
              </w:rPr>
              <w:fldChar w:fldCharType="begin"/>
            </w:r>
            <w:r>
              <w:rPr>
                <w:noProof/>
                <w:webHidden/>
              </w:rPr>
              <w:instrText xml:space="preserve"> PAGEREF _Toc22804590 \h </w:instrText>
            </w:r>
            <w:r>
              <w:rPr>
                <w:noProof/>
                <w:webHidden/>
              </w:rPr>
            </w:r>
            <w:r>
              <w:rPr>
                <w:noProof/>
                <w:webHidden/>
              </w:rPr>
              <w:fldChar w:fldCharType="separate"/>
            </w:r>
            <w:r>
              <w:rPr>
                <w:noProof/>
                <w:webHidden/>
              </w:rPr>
              <w:t>6</w:t>
            </w:r>
            <w:r>
              <w:rPr>
                <w:noProof/>
                <w:webHidden/>
              </w:rPr>
              <w:fldChar w:fldCharType="end"/>
            </w:r>
          </w:hyperlink>
        </w:p>
        <w:p w14:paraId="0FB9C90A" w14:textId="2E3C60DA" w:rsidR="006B5EBC" w:rsidRDefault="006B5EBC">
          <w:pPr>
            <w:pStyle w:val="TOC2"/>
            <w:tabs>
              <w:tab w:val="left" w:pos="720"/>
              <w:tab w:val="right" w:leader="dot" w:pos="9350"/>
            </w:tabs>
            <w:rPr>
              <w:rFonts w:cstheme="minorBidi"/>
              <w:noProof/>
              <w:sz w:val="24"/>
              <w:lang w:val="en-CA" w:bidi="ar-SA"/>
            </w:rPr>
          </w:pPr>
          <w:hyperlink w:anchor="_Toc22804591" w:history="1">
            <w:r w:rsidRPr="00D07366">
              <w:rPr>
                <w:rStyle w:val="Hyperlink"/>
                <w:rFonts w:ascii="Times New Roman" w:hAnsi="Times New Roman"/>
                <w:noProof/>
                <w:snapToGrid w:val="0"/>
                <w:w w:val="0"/>
              </w:rPr>
              <w:t>5.1</w:t>
            </w:r>
            <w:r>
              <w:rPr>
                <w:rFonts w:cstheme="minorBidi"/>
                <w:noProof/>
                <w:sz w:val="24"/>
                <w:lang w:val="en-CA" w:bidi="ar-SA"/>
              </w:rPr>
              <w:tab/>
            </w:r>
            <w:r w:rsidRPr="00D07366">
              <w:rPr>
                <w:rStyle w:val="Hyperlink"/>
                <w:noProof/>
              </w:rPr>
              <w:t>Motivating Scenario: Land Use and Transportation Simulation</w:t>
            </w:r>
            <w:r>
              <w:rPr>
                <w:noProof/>
                <w:webHidden/>
              </w:rPr>
              <w:tab/>
            </w:r>
            <w:r>
              <w:rPr>
                <w:noProof/>
                <w:webHidden/>
              </w:rPr>
              <w:fldChar w:fldCharType="begin"/>
            </w:r>
            <w:r>
              <w:rPr>
                <w:noProof/>
                <w:webHidden/>
              </w:rPr>
              <w:instrText xml:space="preserve"> PAGEREF _Toc22804591 \h </w:instrText>
            </w:r>
            <w:r>
              <w:rPr>
                <w:noProof/>
                <w:webHidden/>
              </w:rPr>
            </w:r>
            <w:r>
              <w:rPr>
                <w:noProof/>
                <w:webHidden/>
              </w:rPr>
              <w:fldChar w:fldCharType="separate"/>
            </w:r>
            <w:r>
              <w:rPr>
                <w:noProof/>
                <w:webHidden/>
              </w:rPr>
              <w:t>7</w:t>
            </w:r>
            <w:r>
              <w:rPr>
                <w:noProof/>
                <w:webHidden/>
              </w:rPr>
              <w:fldChar w:fldCharType="end"/>
            </w:r>
          </w:hyperlink>
        </w:p>
        <w:p w14:paraId="65624572" w14:textId="78956114" w:rsidR="006B5EBC" w:rsidRDefault="006B5EBC">
          <w:pPr>
            <w:pStyle w:val="TOC2"/>
            <w:tabs>
              <w:tab w:val="left" w:pos="720"/>
              <w:tab w:val="right" w:leader="dot" w:pos="9350"/>
            </w:tabs>
            <w:rPr>
              <w:rFonts w:cstheme="minorBidi"/>
              <w:noProof/>
              <w:sz w:val="24"/>
              <w:lang w:val="en-CA" w:bidi="ar-SA"/>
            </w:rPr>
          </w:pPr>
          <w:hyperlink w:anchor="_Toc22804592" w:history="1">
            <w:r w:rsidRPr="00D07366">
              <w:rPr>
                <w:rStyle w:val="Hyperlink"/>
                <w:rFonts w:ascii="Times New Roman" w:hAnsi="Times New Roman"/>
                <w:noProof/>
                <w:snapToGrid w:val="0"/>
                <w:w w:val="0"/>
              </w:rPr>
              <w:t>5.2</w:t>
            </w:r>
            <w:r>
              <w:rPr>
                <w:rFonts w:cstheme="minorBidi"/>
                <w:noProof/>
                <w:sz w:val="24"/>
                <w:lang w:val="en-CA" w:bidi="ar-SA"/>
              </w:rPr>
              <w:tab/>
            </w:r>
            <w:r w:rsidRPr="00D07366">
              <w:rPr>
                <w:rStyle w:val="Hyperlink"/>
                <w:noProof/>
              </w:rPr>
              <w:t>Motivating Scenario: Transit Research</w:t>
            </w:r>
            <w:r>
              <w:rPr>
                <w:noProof/>
                <w:webHidden/>
              </w:rPr>
              <w:tab/>
            </w:r>
            <w:r>
              <w:rPr>
                <w:noProof/>
                <w:webHidden/>
              </w:rPr>
              <w:fldChar w:fldCharType="begin"/>
            </w:r>
            <w:r>
              <w:rPr>
                <w:noProof/>
                <w:webHidden/>
              </w:rPr>
              <w:instrText xml:space="preserve"> PAGEREF _Toc22804592 \h </w:instrText>
            </w:r>
            <w:r>
              <w:rPr>
                <w:noProof/>
                <w:webHidden/>
              </w:rPr>
            </w:r>
            <w:r>
              <w:rPr>
                <w:noProof/>
                <w:webHidden/>
              </w:rPr>
              <w:fldChar w:fldCharType="separate"/>
            </w:r>
            <w:r>
              <w:rPr>
                <w:noProof/>
                <w:webHidden/>
              </w:rPr>
              <w:t>8</w:t>
            </w:r>
            <w:r>
              <w:rPr>
                <w:noProof/>
                <w:webHidden/>
              </w:rPr>
              <w:fldChar w:fldCharType="end"/>
            </w:r>
          </w:hyperlink>
        </w:p>
        <w:p w14:paraId="060F04D4" w14:textId="459F1455" w:rsidR="006B5EBC" w:rsidRDefault="006B5EBC">
          <w:pPr>
            <w:pStyle w:val="TOC2"/>
            <w:tabs>
              <w:tab w:val="left" w:pos="720"/>
              <w:tab w:val="right" w:leader="dot" w:pos="9350"/>
            </w:tabs>
            <w:rPr>
              <w:rFonts w:cstheme="minorBidi"/>
              <w:noProof/>
              <w:sz w:val="24"/>
              <w:lang w:val="en-CA" w:bidi="ar-SA"/>
            </w:rPr>
          </w:pPr>
          <w:hyperlink w:anchor="_Toc22804593" w:history="1">
            <w:r w:rsidRPr="00D07366">
              <w:rPr>
                <w:rStyle w:val="Hyperlink"/>
                <w:rFonts w:ascii="Times New Roman" w:hAnsi="Times New Roman"/>
                <w:noProof/>
                <w:snapToGrid w:val="0"/>
                <w:w w:val="0"/>
              </w:rPr>
              <w:t>5.3</w:t>
            </w:r>
            <w:r>
              <w:rPr>
                <w:rFonts w:cstheme="minorBidi"/>
                <w:noProof/>
                <w:sz w:val="24"/>
                <w:lang w:val="en-CA" w:bidi="ar-SA"/>
              </w:rPr>
              <w:tab/>
            </w:r>
            <w:r w:rsidRPr="00D07366">
              <w:rPr>
                <w:rStyle w:val="Hyperlink"/>
                <w:noProof/>
              </w:rPr>
              <w:t>Motivating Scenario: Smart Parking Applications</w:t>
            </w:r>
            <w:r>
              <w:rPr>
                <w:noProof/>
                <w:webHidden/>
              </w:rPr>
              <w:tab/>
            </w:r>
            <w:r>
              <w:rPr>
                <w:noProof/>
                <w:webHidden/>
              </w:rPr>
              <w:fldChar w:fldCharType="begin"/>
            </w:r>
            <w:r>
              <w:rPr>
                <w:noProof/>
                <w:webHidden/>
              </w:rPr>
              <w:instrText xml:space="preserve"> PAGEREF _Toc22804593 \h </w:instrText>
            </w:r>
            <w:r>
              <w:rPr>
                <w:noProof/>
                <w:webHidden/>
              </w:rPr>
            </w:r>
            <w:r>
              <w:rPr>
                <w:noProof/>
                <w:webHidden/>
              </w:rPr>
              <w:fldChar w:fldCharType="separate"/>
            </w:r>
            <w:r>
              <w:rPr>
                <w:noProof/>
                <w:webHidden/>
              </w:rPr>
              <w:t>8</w:t>
            </w:r>
            <w:r>
              <w:rPr>
                <w:noProof/>
                <w:webHidden/>
              </w:rPr>
              <w:fldChar w:fldCharType="end"/>
            </w:r>
          </w:hyperlink>
        </w:p>
        <w:p w14:paraId="0938E766" w14:textId="6EF6D95A" w:rsidR="006B5EBC" w:rsidRDefault="006B5EBC">
          <w:pPr>
            <w:pStyle w:val="TOC2"/>
            <w:tabs>
              <w:tab w:val="left" w:pos="720"/>
              <w:tab w:val="right" w:leader="dot" w:pos="9350"/>
            </w:tabs>
            <w:rPr>
              <w:rFonts w:cstheme="minorBidi"/>
              <w:noProof/>
              <w:sz w:val="24"/>
              <w:lang w:val="en-CA" w:bidi="ar-SA"/>
            </w:rPr>
          </w:pPr>
          <w:hyperlink w:anchor="_Toc22804594" w:history="1">
            <w:r w:rsidRPr="00D07366">
              <w:rPr>
                <w:rStyle w:val="Hyperlink"/>
                <w:rFonts w:ascii="Times New Roman" w:hAnsi="Times New Roman"/>
                <w:noProof/>
                <w:snapToGrid w:val="0"/>
                <w:w w:val="0"/>
              </w:rPr>
              <w:t>5.4</w:t>
            </w:r>
            <w:r>
              <w:rPr>
                <w:rFonts w:cstheme="minorBidi"/>
                <w:noProof/>
                <w:sz w:val="24"/>
                <w:lang w:val="en-CA" w:bidi="ar-SA"/>
              </w:rPr>
              <w:tab/>
            </w:r>
            <w:r w:rsidRPr="00D07366">
              <w:rPr>
                <w:rStyle w:val="Hyperlink"/>
                <w:noProof/>
              </w:rPr>
              <w:t>Motivating Scenario: ATIS via IT-SoS</w:t>
            </w:r>
            <w:r>
              <w:rPr>
                <w:noProof/>
                <w:webHidden/>
              </w:rPr>
              <w:tab/>
            </w:r>
            <w:r>
              <w:rPr>
                <w:noProof/>
                <w:webHidden/>
              </w:rPr>
              <w:fldChar w:fldCharType="begin"/>
            </w:r>
            <w:r>
              <w:rPr>
                <w:noProof/>
                <w:webHidden/>
              </w:rPr>
              <w:instrText xml:space="preserve"> PAGEREF _Toc22804594 \h </w:instrText>
            </w:r>
            <w:r>
              <w:rPr>
                <w:noProof/>
                <w:webHidden/>
              </w:rPr>
            </w:r>
            <w:r>
              <w:rPr>
                <w:noProof/>
                <w:webHidden/>
              </w:rPr>
              <w:fldChar w:fldCharType="separate"/>
            </w:r>
            <w:r>
              <w:rPr>
                <w:noProof/>
                <w:webHidden/>
              </w:rPr>
              <w:t>9</w:t>
            </w:r>
            <w:r>
              <w:rPr>
                <w:noProof/>
                <w:webHidden/>
              </w:rPr>
              <w:fldChar w:fldCharType="end"/>
            </w:r>
          </w:hyperlink>
        </w:p>
        <w:p w14:paraId="6711F83D" w14:textId="09F00CAB" w:rsidR="006B5EBC" w:rsidRDefault="006B5EBC">
          <w:pPr>
            <w:pStyle w:val="TOC2"/>
            <w:tabs>
              <w:tab w:val="left" w:pos="720"/>
              <w:tab w:val="right" w:leader="dot" w:pos="9350"/>
            </w:tabs>
            <w:rPr>
              <w:rFonts w:cstheme="minorBidi"/>
              <w:noProof/>
              <w:sz w:val="24"/>
              <w:lang w:val="en-CA" w:bidi="ar-SA"/>
            </w:rPr>
          </w:pPr>
          <w:hyperlink w:anchor="_Toc22804595" w:history="1">
            <w:r w:rsidRPr="00D07366">
              <w:rPr>
                <w:rStyle w:val="Hyperlink"/>
                <w:rFonts w:ascii="Times New Roman" w:hAnsi="Times New Roman"/>
                <w:noProof/>
                <w:snapToGrid w:val="0"/>
                <w:w w:val="0"/>
              </w:rPr>
              <w:t>5.5</w:t>
            </w:r>
            <w:r>
              <w:rPr>
                <w:rFonts w:cstheme="minorBidi"/>
                <w:noProof/>
                <w:sz w:val="24"/>
                <w:lang w:val="en-CA" w:bidi="ar-SA"/>
              </w:rPr>
              <w:tab/>
            </w:r>
            <w:r w:rsidRPr="00D07366">
              <w:rPr>
                <w:rStyle w:val="Hyperlink"/>
                <w:noProof/>
              </w:rPr>
              <w:t>Motivating Scenario: ArcGIS Query Support</w:t>
            </w:r>
            <w:r>
              <w:rPr>
                <w:noProof/>
                <w:webHidden/>
              </w:rPr>
              <w:tab/>
            </w:r>
            <w:r>
              <w:rPr>
                <w:noProof/>
                <w:webHidden/>
              </w:rPr>
              <w:fldChar w:fldCharType="begin"/>
            </w:r>
            <w:r>
              <w:rPr>
                <w:noProof/>
                <w:webHidden/>
              </w:rPr>
              <w:instrText xml:space="preserve"> PAGEREF _Toc22804595 \h </w:instrText>
            </w:r>
            <w:r>
              <w:rPr>
                <w:noProof/>
                <w:webHidden/>
              </w:rPr>
            </w:r>
            <w:r>
              <w:rPr>
                <w:noProof/>
                <w:webHidden/>
              </w:rPr>
              <w:fldChar w:fldCharType="separate"/>
            </w:r>
            <w:r>
              <w:rPr>
                <w:noProof/>
                <w:webHidden/>
              </w:rPr>
              <w:t>9</w:t>
            </w:r>
            <w:r>
              <w:rPr>
                <w:noProof/>
                <w:webHidden/>
              </w:rPr>
              <w:fldChar w:fldCharType="end"/>
            </w:r>
          </w:hyperlink>
        </w:p>
        <w:p w14:paraId="376D213D" w14:textId="09312610" w:rsidR="006B5EBC" w:rsidRDefault="006B5EBC">
          <w:pPr>
            <w:pStyle w:val="TOC1"/>
            <w:tabs>
              <w:tab w:val="left" w:pos="400"/>
              <w:tab w:val="right" w:leader="dot" w:pos="9350"/>
            </w:tabs>
            <w:rPr>
              <w:rFonts w:cstheme="minorBidi"/>
              <w:noProof/>
              <w:sz w:val="24"/>
              <w:lang w:val="en-CA" w:bidi="ar-SA"/>
            </w:rPr>
          </w:pPr>
          <w:hyperlink w:anchor="_Toc22804596" w:history="1">
            <w:r w:rsidRPr="00D07366">
              <w:rPr>
                <w:rStyle w:val="Hyperlink"/>
                <w:noProof/>
              </w:rPr>
              <w:t>6</w:t>
            </w:r>
            <w:r>
              <w:rPr>
                <w:rFonts w:cstheme="minorBidi"/>
                <w:noProof/>
                <w:sz w:val="24"/>
                <w:lang w:val="en-CA" w:bidi="ar-SA"/>
              </w:rPr>
              <w:tab/>
            </w:r>
            <w:r w:rsidRPr="00D07366">
              <w:rPr>
                <w:rStyle w:val="Hyperlink"/>
                <w:noProof/>
              </w:rPr>
              <w:t>Urban System Characteristics and Behaviour</w:t>
            </w:r>
            <w:r>
              <w:rPr>
                <w:noProof/>
                <w:webHidden/>
              </w:rPr>
              <w:tab/>
            </w:r>
            <w:r>
              <w:rPr>
                <w:noProof/>
                <w:webHidden/>
              </w:rPr>
              <w:fldChar w:fldCharType="begin"/>
            </w:r>
            <w:r>
              <w:rPr>
                <w:noProof/>
                <w:webHidden/>
              </w:rPr>
              <w:instrText xml:space="preserve"> PAGEREF _Toc22804596 \h </w:instrText>
            </w:r>
            <w:r>
              <w:rPr>
                <w:noProof/>
                <w:webHidden/>
              </w:rPr>
            </w:r>
            <w:r>
              <w:rPr>
                <w:noProof/>
                <w:webHidden/>
              </w:rPr>
              <w:fldChar w:fldCharType="separate"/>
            </w:r>
            <w:r>
              <w:rPr>
                <w:noProof/>
                <w:webHidden/>
              </w:rPr>
              <w:t>9</w:t>
            </w:r>
            <w:r>
              <w:rPr>
                <w:noProof/>
                <w:webHidden/>
              </w:rPr>
              <w:fldChar w:fldCharType="end"/>
            </w:r>
          </w:hyperlink>
        </w:p>
        <w:p w14:paraId="70A0FC45" w14:textId="4E18A34F" w:rsidR="006B5EBC" w:rsidRDefault="006B5EBC">
          <w:pPr>
            <w:pStyle w:val="TOC2"/>
            <w:tabs>
              <w:tab w:val="left" w:pos="720"/>
              <w:tab w:val="right" w:leader="dot" w:pos="9350"/>
            </w:tabs>
            <w:rPr>
              <w:rFonts w:cstheme="minorBidi"/>
              <w:noProof/>
              <w:sz w:val="24"/>
              <w:lang w:val="en-CA" w:bidi="ar-SA"/>
            </w:rPr>
          </w:pPr>
          <w:hyperlink w:anchor="_Toc22804597" w:history="1">
            <w:r w:rsidRPr="00D07366">
              <w:rPr>
                <w:rStyle w:val="Hyperlink"/>
                <w:rFonts w:ascii="Times New Roman" w:hAnsi="Times New Roman"/>
                <w:noProof/>
                <w:snapToGrid w:val="0"/>
                <w:w w:val="0"/>
              </w:rPr>
              <w:t>6.1</w:t>
            </w:r>
            <w:r>
              <w:rPr>
                <w:rFonts w:cstheme="minorBidi"/>
                <w:noProof/>
                <w:sz w:val="24"/>
                <w:lang w:val="en-CA" w:bidi="ar-SA"/>
              </w:rPr>
              <w:tab/>
            </w:r>
            <w:r w:rsidRPr="00D07366">
              <w:rPr>
                <w:rStyle w:val="Hyperlink"/>
                <w:noProof/>
              </w:rPr>
              <w:t>Foundational Ontologies</w:t>
            </w:r>
            <w:r>
              <w:rPr>
                <w:noProof/>
                <w:webHidden/>
              </w:rPr>
              <w:tab/>
            </w:r>
            <w:r>
              <w:rPr>
                <w:noProof/>
                <w:webHidden/>
              </w:rPr>
              <w:fldChar w:fldCharType="begin"/>
            </w:r>
            <w:r>
              <w:rPr>
                <w:noProof/>
                <w:webHidden/>
              </w:rPr>
              <w:instrText xml:space="preserve"> PAGEREF _Toc22804597 \h </w:instrText>
            </w:r>
            <w:r>
              <w:rPr>
                <w:noProof/>
                <w:webHidden/>
              </w:rPr>
            </w:r>
            <w:r>
              <w:rPr>
                <w:noProof/>
                <w:webHidden/>
              </w:rPr>
              <w:fldChar w:fldCharType="separate"/>
            </w:r>
            <w:r>
              <w:rPr>
                <w:noProof/>
                <w:webHidden/>
              </w:rPr>
              <w:t>10</w:t>
            </w:r>
            <w:r>
              <w:rPr>
                <w:noProof/>
                <w:webHidden/>
              </w:rPr>
              <w:fldChar w:fldCharType="end"/>
            </w:r>
          </w:hyperlink>
        </w:p>
        <w:p w14:paraId="6AFADE79" w14:textId="5EA1984D" w:rsidR="006B5EBC" w:rsidRDefault="006B5EBC">
          <w:pPr>
            <w:pStyle w:val="TOC3"/>
            <w:tabs>
              <w:tab w:val="left" w:pos="1200"/>
              <w:tab w:val="right" w:leader="dot" w:pos="9350"/>
            </w:tabs>
            <w:rPr>
              <w:rFonts w:cstheme="minorBidi"/>
              <w:noProof/>
              <w:sz w:val="24"/>
              <w:lang w:val="en-CA" w:bidi="ar-SA"/>
            </w:rPr>
          </w:pPr>
          <w:hyperlink w:anchor="_Toc22804598" w:history="1">
            <w:r w:rsidRPr="00D07366">
              <w:rPr>
                <w:rStyle w:val="Hyperlink"/>
                <w:noProof/>
              </w:rPr>
              <w:t>6.1.1</w:t>
            </w:r>
            <w:r>
              <w:rPr>
                <w:rFonts w:cstheme="minorBidi"/>
                <w:noProof/>
                <w:sz w:val="24"/>
                <w:lang w:val="en-CA" w:bidi="ar-SA"/>
              </w:rPr>
              <w:tab/>
            </w:r>
            <w:r w:rsidRPr="00D07366">
              <w:rPr>
                <w:rStyle w:val="Hyperlink"/>
                <w:noProof/>
              </w:rPr>
              <w:t>Location Ontology</w:t>
            </w:r>
            <w:r>
              <w:rPr>
                <w:noProof/>
                <w:webHidden/>
              </w:rPr>
              <w:tab/>
            </w:r>
            <w:r>
              <w:rPr>
                <w:noProof/>
                <w:webHidden/>
              </w:rPr>
              <w:fldChar w:fldCharType="begin"/>
            </w:r>
            <w:r>
              <w:rPr>
                <w:noProof/>
                <w:webHidden/>
              </w:rPr>
              <w:instrText xml:space="preserve"> PAGEREF _Toc22804598 \h </w:instrText>
            </w:r>
            <w:r>
              <w:rPr>
                <w:noProof/>
                <w:webHidden/>
              </w:rPr>
            </w:r>
            <w:r>
              <w:rPr>
                <w:noProof/>
                <w:webHidden/>
              </w:rPr>
              <w:fldChar w:fldCharType="separate"/>
            </w:r>
            <w:r>
              <w:rPr>
                <w:noProof/>
                <w:webHidden/>
              </w:rPr>
              <w:t>10</w:t>
            </w:r>
            <w:r>
              <w:rPr>
                <w:noProof/>
                <w:webHidden/>
              </w:rPr>
              <w:fldChar w:fldCharType="end"/>
            </w:r>
          </w:hyperlink>
        </w:p>
        <w:p w14:paraId="3535A817" w14:textId="55C2688E" w:rsidR="006B5EBC" w:rsidRDefault="006B5EBC">
          <w:pPr>
            <w:pStyle w:val="TOC3"/>
            <w:tabs>
              <w:tab w:val="left" w:pos="1200"/>
              <w:tab w:val="right" w:leader="dot" w:pos="9350"/>
            </w:tabs>
            <w:rPr>
              <w:rFonts w:cstheme="minorBidi"/>
              <w:noProof/>
              <w:sz w:val="24"/>
              <w:lang w:val="en-CA" w:bidi="ar-SA"/>
            </w:rPr>
          </w:pPr>
          <w:hyperlink w:anchor="_Toc22804599" w:history="1">
            <w:r w:rsidRPr="00D07366">
              <w:rPr>
                <w:rStyle w:val="Hyperlink"/>
                <w:noProof/>
              </w:rPr>
              <w:t>6.1.2</w:t>
            </w:r>
            <w:r>
              <w:rPr>
                <w:rFonts w:cstheme="minorBidi"/>
                <w:noProof/>
                <w:sz w:val="24"/>
                <w:lang w:val="en-CA" w:bidi="ar-SA"/>
              </w:rPr>
              <w:tab/>
            </w:r>
            <w:r w:rsidRPr="00D07366">
              <w:rPr>
                <w:rStyle w:val="Hyperlink"/>
                <w:noProof/>
              </w:rPr>
              <w:t>Time Ontology</w:t>
            </w:r>
            <w:r>
              <w:rPr>
                <w:noProof/>
                <w:webHidden/>
              </w:rPr>
              <w:tab/>
            </w:r>
            <w:r>
              <w:rPr>
                <w:noProof/>
                <w:webHidden/>
              </w:rPr>
              <w:fldChar w:fldCharType="begin"/>
            </w:r>
            <w:r>
              <w:rPr>
                <w:noProof/>
                <w:webHidden/>
              </w:rPr>
              <w:instrText xml:space="preserve"> PAGEREF _Toc22804599 \h </w:instrText>
            </w:r>
            <w:r>
              <w:rPr>
                <w:noProof/>
                <w:webHidden/>
              </w:rPr>
            </w:r>
            <w:r>
              <w:rPr>
                <w:noProof/>
                <w:webHidden/>
              </w:rPr>
              <w:fldChar w:fldCharType="separate"/>
            </w:r>
            <w:r>
              <w:rPr>
                <w:noProof/>
                <w:webHidden/>
              </w:rPr>
              <w:t>13</w:t>
            </w:r>
            <w:r>
              <w:rPr>
                <w:noProof/>
                <w:webHidden/>
              </w:rPr>
              <w:fldChar w:fldCharType="end"/>
            </w:r>
          </w:hyperlink>
        </w:p>
        <w:p w14:paraId="667E55FE" w14:textId="658E97C8" w:rsidR="006B5EBC" w:rsidRDefault="006B5EBC">
          <w:pPr>
            <w:pStyle w:val="TOC3"/>
            <w:tabs>
              <w:tab w:val="left" w:pos="1200"/>
              <w:tab w:val="right" w:leader="dot" w:pos="9350"/>
            </w:tabs>
            <w:rPr>
              <w:rFonts w:cstheme="minorBidi"/>
              <w:noProof/>
              <w:sz w:val="24"/>
              <w:lang w:val="en-CA" w:bidi="ar-SA"/>
            </w:rPr>
          </w:pPr>
          <w:hyperlink w:anchor="_Toc22804600" w:history="1">
            <w:r w:rsidRPr="00D07366">
              <w:rPr>
                <w:rStyle w:val="Hyperlink"/>
                <w:noProof/>
              </w:rPr>
              <w:t>6.1.3</w:t>
            </w:r>
            <w:r>
              <w:rPr>
                <w:rFonts w:cstheme="minorBidi"/>
                <w:noProof/>
                <w:sz w:val="24"/>
                <w:lang w:val="en-CA" w:bidi="ar-SA"/>
              </w:rPr>
              <w:tab/>
            </w:r>
            <w:r w:rsidRPr="00D07366">
              <w:rPr>
                <w:rStyle w:val="Hyperlink"/>
                <w:noProof/>
              </w:rPr>
              <w:t>Change Ontology</w:t>
            </w:r>
            <w:r>
              <w:rPr>
                <w:noProof/>
                <w:webHidden/>
              </w:rPr>
              <w:tab/>
            </w:r>
            <w:r>
              <w:rPr>
                <w:noProof/>
                <w:webHidden/>
              </w:rPr>
              <w:fldChar w:fldCharType="begin"/>
            </w:r>
            <w:r>
              <w:rPr>
                <w:noProof/>
                <w:webHidden/>
              </w:rPr>
              <w:instrText xml:space="preserve"> PAGEREF _Toc22804600 \h </w:instrText>
            </w:r>
            <w:r>
              <w:rPr>
                <w:noProof/>
                <w:webHidden/>
              </w:rPr>
            </w:r>
            <w:r>
              <w:rPr>
                <w:noProof/>
                <w:webHidden/>
              </w:rPr>
              <w:fldChar w:fldCharType="separate"/>
            </w:r>
            <w:r>
              <w:rPr>
                <w:noProof/>
                <w:webHidden/>
              </w:rPr>
              <w:t>16</w:t>
            </w:r>
            <w:r>
              <w:rPr>
                <w:noProof/>
                <w:webHidden/>
              </w:rPr>
              <w:fldChar w:fldCharType="end"/>
            </w:r>
          </w:hyperlink>
        </w:p>
        <w:p w14:paraId="17B5D0BC" w14:textId="61569C31" w:rsidR="006B5EBC" w:rsidRDefault="006B5EBC">
          <w:pPr>
            <w:pStyle w:val="TOC3"/>
            <w:tabs>
              <w:tab w:val="left" w:pos="1200"/>
              <w:tab w:val="right" w:leader="dot" w:pos="9350"/>
            </w:tabs>
            <w:rPr>
              <w:rFonts w:cstheme="minorBidi"/>
              <w:noProof/>
              <w:sz w:val="24"/>
              <w:lang w:val="en-CA" w:bidi="ar-SA"/>
            </w:rPr>
          </w:pPr>
          <w:hyperlink w:anchor="_Toc22804601" w:history="1">
            <w:r w:rsidRPr="00D07366">
              <w:rPr>
                <w:rStyle w:val="Hyperlink"/>
                <w:noProof/>
              </w:rPr>
              <w:t>6.1.4</w:t>
            </w:r>
            <w:r>
              <w:rPr>
                <w:rFonts w:cstheme="minorBidi"/>
                <w:noProof/>
                <w:sz w:val="24"/>
                <w:lang w:val="en-CA" w:bidi="ar-SA"/>
              </w:rPr>
              <w:tab/>
            </w:r>
            <w:r w:rsidRPr="00D07366">
              <w:rPr>
                <w:rStyle w:val="Hyperlink"/>
                <w:noProof/>
              </w:rPr>
              <w:t>Activity Ontology</w:t>
            </w:r>
            <w:r>
              <w:rPr>
                <w:noProof/>
                <w:webHidden/>
              </w:rPr>
              <w:tab/>
            </w:r>
            <w:r>
              <w:rPr>
                <w:noProof/>
                <w:webHidden/>
              </w:rPr>
              <w:fldChar w:fldCharType="begin"/>
            </w:r>
            <w:r>
              <w:rPr>
                <w:noProof/>
                <w:webHidden/>
              </w:rPr>
              <w:instrText xml:space="preserve"> PAGEREF _Toc22804601 \h </w:instrText>
            </w:r>
            <w:r>
              <w:rPr>
                <w:noProof/>
                <w:webHidden/>
              </w:rPr>
            </w:r>
            <w:r>
              <w:rPr>
                <w:noProof/>
                <w:webHidden/>
              </w:rPr>
              <w:fldChar w:fldCharType="separate"/>
            </w:r>
            <w:r>
              <w:rPr>
                <w:noProof/>
                <w:webHidden/>
              </w:rPr>
              <w:t>19</w:t>
            </w:r>
            <w:r>
              <w:rPr>
                <w:noProof/>
                <w:webHidden/>
              </w:rPr>
              <w:fldChar w:fldCharType="end"/>
            </w:r>
          </w:hyperlink>
        </w:p>
        <w:p w14:paraId="35157F82" w14:textId="181EBCB5" w:rsidR="006B5EBC" w:rsidRDefault="006B5EBC">
          <w:pPr>
            <w:pStyle w:val="TOC3"/>
            <w:tabs>
              <w:tab w:val="left" w:pos="1200"/>
              <w:tab w:val="right" w:leader="dot" w:pos="9350"/>
            </w:tabs>
            <w:rPr>
              <w:rFonts w:cstheme="minorBidi"/>
              <w:noProof/>
              <w:sz w:val="24"/>
              <w:lang w:val="en-CA" w:bidi="ar-SA"/>
            </w:rPr>
          </w:pPr>
          <w:hyperlink w:anchor="_Toc22804602" w:history="1">
            <w:r w:rsidRPr="00D07366">
              <w:rPr>
                <w:rStyle w:val="Hyperlink"/>
                <w:noProof/>
              </w:rPr>
              <w:t>6.1.5</w:t>
            </w:r>
            <w:r>
              <w:rPr>
                <w:rFonts w:cstheme="minorBidi"/>
                <w:noProof/>
                <w:sz w:val="24"/>
                <w:lang w:val="en-CA" w:bidi="ar-SA"/>
              </w:rPr>
              <w:tab/>
            </w:r>
            <w:r w:rsidRPr="00D07366">
              <w:rPr>
                <w:rStyle w:val="Hyperlink"/>
                <w:noProof/>
              </w:rPr>
              <w:t>Recurring Event ontology</w:t>
            </w:r>
            <w:r>
              <w:rPr>
                <w:noProof/>
                <w:webHidden/>
              </w:rPr>
              <w:tab/>
            </w:r>
            <w:r>
              <w:rPr>
                <w:noProof/>
                <w:webHidden/>
              </w:rPr>
              <w:fldChar w:fldCharType="begin"/>
            </w:r>
            <w:r>
              <w:rPr>
                <w:noProof/>
                <w:webHidden/>
              </w:rPr>
              <w:instrText xml:space="preserve"> PAGEREF _Toc22804602 \h </w:instrText>
            </w:r>
            <w:r>
              <w:rPr>
                <w:noProof/>
                <w:webHidden/>
              </w:rPr>
            </w:r>
            <w:r>
              <w:rPr>
                <w:noProof/>
                <w:webHidden/>
              </w:rPr>
              <w:fldChar w:fldCharType="separate"/>
            </w:r>
            <w:r>
              <w:rPr>
                <w:noProof/>
                <w:webHidden/>
              </w:rPr>
              <w:t>26</w:t>
            </w:r>
            <w:r>
              <w:rPr>
                <w:noProof/>
                <w:webHidden/>
              </w:rPr>
              <w:fldChar w:fldCharType="end"/>
            </w:r>
          </w:hyperlink>
        </w:p>
        <w:p w14:paraId="14C97572" w14:textId="6F37C8D4" w:rsidR="006B5EBC" w:rsidRDefault="006B5EBC">
          <w:pPr>
            <w:pStyle w:val="TOC3"/>
            <w:tabs>
              <w:tab w:val="left" w:pos="1200"/>
              <w:tab w:val="right" w:leader="dot" w:pos="9350"/>
            </w:tabs>
            <w:rPr>
              <w:rFonts w:cstheme="minorBidi"/>
              <w:noProof/>
              <w:sz w:val="24"/>
              <w:lang w:val="en-CA" w:bidi="ar-SA"/>
            </w:rPr>
          </w:pPr>
          <w:hyperlink w:anchor="_Toc22804603" w:history="1">
            <w:r w:rsidRPr="00D07366">
              <w:rPr>
                <w:rStyle w:val="Hyperlink"/>
                <w:noProof/>
              </w:rPr>
              <w:t>6.1.6</w:t>
            </w:r>
            <w:r>
              <w:rPr>
                <w:rFonts w:cstheme="minorBidi"/>
                <w:noProof/>
                <w:sz w:val="24"/>
                <w:lang w:val="en-CA" w:bidi="ar-SA"/>
              </w:rPr>
              <w:tab/>
            </w:r>
            <w:r w:rsidRPr="00D07366">
              <w:rPr>
                <w:rStyle w:val="Hyperlink"/>
                <w:noProof/>
              </w:rPr>
              <w:t>Resource Ontology</w:t>
            </w:r>
            <w:r>
              <w:rPr>
                <w:noProof/>
                <w:webHidden/>
              </w:rPr>
              <w:tab/>
            </w:r>
            <w:r>
              <w:rPr>
                <w:noProof/>
                <w:webHidden/>
              </w:rPr>
              <w:fldChar w:fldCharType="begin"/>
            </w:r>
            <w:r>
              <w:rPr>
                <w:noProof/>
                <w:webHidden/>
              </w:rPr>
              <w:instrText xml:space="preserve"> PAGEREF _Toc22804603 \h </w:instrText>
            </w:r>
            <w:r>
              <w:rPr>
                <w:noProof/>
                <w:webHidden/>
              </w:rPr>
            </w:r>
            <w:r>
              <w:rPr>
                <w:noProof/>
                <w:webHidden/>
              </w:rPr>
              <w:fldChar w:fldCharType="separate"/>
            </w:r>
            <w:r>
              <w:rPr>
                <w:noProof/>
                <w:webHidden/>
              </w:rPr>
              <w:t>31</w:t>
            </w:r>
            <w:r>
              <w:rPr>
                <w:noProof/>
                <w:webHidden/>
              </w:rPr>
              <w:fldChar w:fldCharType="end"/>
            </w:r>
          </w:hyperlink>
        </w:p>
        <w:p w14:paraId="0FAB5A61" w14:textId="0CB796FD" w:rsidR="006B5EBC" w:rsidRDefault="006B5EBC">
          <w:pPr>
            <w:pStyle w:val="TOC3"/>
            <w:tabs>
              <w:tab w:val="left" w:pos="1200"/>
              <w:tab w:val="right" w:leader="dot" w:pos="9350"/>
            </w:tabs>
            <w:rPr>
              <w:rFonts w:cstheme="minorBidi"/>
              <w:noProof/>
              <w:sz w:val="24"/>
              <w:lang w:val="en-CA" w:bidi="ar-SA"/>
            </w:rPr>
          </w:pPr>
          <w:hyperlink w:anchor="_Toc22804604" w:history="1">
            <w:r w:rsidRPr="00D07366">
              <w:rPr>
                <w:rStyle w:val="Hyperlink"/>
                <w:noProof/>
                <w:lang w:val="en-CA"/>
              </w:rPr>
              <w:t>6.1.1</w:t>
            </w:r>
            <w:r>
              <w:rPr>
                <w:rFonts w:cstheme="minorBidi"/>
                <w:noProof/>
                <w:sz w:val="24"/>
                <w:lang w:val="en-CA" w:bidi="ar-SA"/>
              </w:rPr>
              <w:tab/>
            </w:r>
            <w:r w:rsidRPr="00D07366">
              <w:rPr>
                <w:rStyle w:val="Hyperlink"/>
                <w:noProof/>
                <w:lang w:val="en-CA"/>
              </w:rPr>
              <w:t>The Ontology</w:t>
            </w:r>
            <w:r>
              <w:rPr>
                <w:noProof/>
                <w:webHidden/>
              </w:rPr>
              <w:tab/>
            </w:r>
            <w:r>
              <w:rPr>
                <w:noProof/>
                <w:webHidden/>
              </w:rPr>
              <w:fldChar w:fldCharType="begin"/>
            </w:r>
            <w:r>
              <w:rPr>
                <w:noProof/>
                <w:webHidden/>
              </w:rPr>
              <w:instrText xml:space="preserve"> PAGEREF _Toc22804604 \h </w:instrText>
            </w:r>
            <w:r>
              <w:rPr>
                <w:noProof/>
                <w:webHidden/>
              </w:rPr>
            </w:r>
            <w:r>
              <w:rPr>
                <w:noProof/>
                <w:webHidden/>
              </w:rPr>
              <w:fldChar w:fldCharType="separate"/>
            </w:r>
            <w:r>
              <w:rPr>
                <w:noProof/>
                <w:webHidden/>
              </w:rPr>
              <w:t>32</w:t>
            </w:r>
            <w:r>
              <w:rPr>
                <w:noProof/>
                <w:webHidden/>
              </w:rPr>
              <w:fldChar w:fldCharType="end"/>
            </w:r>
          </w:hyperlink>
        </w:p>
        <w:p w14:paraId="3BB6E50D" w14:textId="30E8AA11" w:rsidR="006B5EBC" w:rsidRDefault="006B5EBC">
          <w:pPr>
            <w:pStyle w:val="TOC3"/>
            <w:tabs>
              <w:tab w:val="left" w:pos="1200"/>
              <w:tab w:val="right" w:leader="dot" w:pos="9350"/>
            </w:tabs>
            <w:rPr>
              <w:rFonts w:cstheme="minorBidi"/>
              <w:noProof/>
              <w:sz w:val="24"/>
              <w:lang w:val="en-CA" w:bidi="ar-SA"/>
            </w:rPr>
          </w:pPr>
          <w:hyperlink w:anchor="_Toc22804605" w:history="1">
            <w:r w:rsidRPr="00D07366">
              <w:rPr>
                <w:rStyle w:val="Hyperlink"/>
                <w:noProof/>
                <w:lang w:val="en-CA"/>
              </w:rPr>
              <w:t>6.1.2</w:t>
            </w:r>
            <w:r>
              <w:rPr>
                <w:rFonts w:cstheme="minorBidi"/>
                <w:noProof/>
                <w:sz w:val="24"/>
                <w:lang w:val="en-CA" w:bidi="ar-SA"/>
              </w:rPr>
              <w:tab/>
            </w:r>
            <w:r w:rsidRPr="00D07366">
              <w:rPr>
                <w:rStyle w:val="Hyperlink"/>
                <w:noProof/>
                <w:lang w:val="en-CA"/>
              </w:rPr>
              <w:t>An Example</w:t>
            </w:r>
            <w:r>
              <w:rPr>
                <w:noProof/>
                <w:webHidden/>
              </w:rPr>
              <w:tab/>
            </w:r>
            <w:r>
              <w:rPr>
                <w:noProof/>
                <w:webHidden/>
              </w:rPr>
              <w:fldChar w:fldCharType="begin"/>
            </w:r>
            <w:r>
              <w:rPr>
                <w:noProof/>
                <w:webHidden/>
              </w:rPr>
              <w:instrText xml:space="preserve"> PAGEREF _Toc22804605 \h </w:instrText>
            </w:r>
            <w:r>
              <w:rPr>
                <w:noProof/>
                <w:webHidden/>
              </w:rPr>
            </w:r>
            <w:r>
              <w:rPr>
                <w:noProof/>
                <w:webHidden/>
              </w:rPr>
              <w:fldChar w:fldCharType="separate"/>
            </w:r>
            <w:r>
              <w:rPr>
                <w:noProof/>
                <w:webHidden/>
              </w:rPr>
              <w:t>33</w:t>
            </w:r>
            <w:r>
              <w:rPr>
                <w:noProof/>
                <w:webHidden/>
              </w:rPr>
              <w:fldChar w:fldCharType="end"/>
            </w:r>
          </w:hyperlink>
        </w:p>
        <w:p w14:paraId="727DE4D5" w14:textId="01C5A595" w:rsidR="006B5EBC" w:rsidRDefault="006B5EBC">
          <w:pPr>
            <w:pStyle w:val="TOC3"/>
            <w:tabs>
              <w:tab w:val="left" w:pos="1200"/>
              <w:tab w:val="right" w:leader="dot" w:pos="9350"/>
            </w:tabs>
            <w:rPr>
              <w:rFonts w:cstheme="minorBidi"/>
              <w:noProof/>
              <w:sz w:val="24"/>
              <w:lang w:val="en-CA" w:bidi="ar-SA"/>
            </w:rPr>
          </w:pPr>
          <w:hyperlink w:anchor="_Toc22804606" w:history="1">
            <w:r w:rsidRPr="00D07366">
              <w:rPr>
                <w:rStyle w:val="Hyperlink"/>
                <w:noProof/>
              </w:rPr>
              <w:t>6.1.3</w:t>
            </w:r>
            <w:r>
              <w:rPr>
                <w:rFonts w:cstheme="minorBidi"/>
                <w:noProof/>
                <w:sz w:val="24"/>
                <w:lang w:val="en-CA" w:bidi="ar-SA"/>
              </w:rPr>
              <w:tab/>
            </w:r>
            <w:r w:rsidRPr="00D07366">
              <w:rPr>
                <w:rStyle w:val="Hyperlink"/>
                <w:noProof/>
              </w:rPr>
              <w:t>Mereology Ontology</w:t>
            </w:r>
            <w:r>
              <w:rPr>
                <w:noProof/>
                <w:webHidden/>
              </w:rPr>
              <w:tab/>
            </w:r>
            <w:r>
              <w:rPr>
                <w:noProof/>
                <w:webHidden/>
              </w:rPr>
              <w:fldChar w:fldCharType="begin"/>
            </w:r>
            <w:r>
              <w:rPr>
                <w:noProof/>
                <w:webHidden/>
              </w:rPr>
              <w:instrText xml:space="preserve"> PAGEREF _Toc22804606 \h </w:instrText>
            </w:r>
            <w:r>
              <w:rPr>
                <w:noProof/>
                <w:webHidden/>
              </w:rPr>
            </w:r>
            <w:r>
              <w:rPr>
                <w:noProof/>
                <w:webHidden/>
              </w:rPr>
              <w:fldChar w:fldCharType="separate"/>
            </w:r>
            <w:r>
              <w:rPr>
                <w:noProof/>
                <w:webHidden/>
              </w:rPr>
              <w:t>34</w:t>
            </w:r>
            <w:r>
              <w:rPr>
                <w:noProof/>
                <w:webHidden/>
              </w:rPr>
              <w:fldChar w:fldCharType="end"/>
            </w:r>
          </w:hyperlink>
        </w:p>
        <w:p w14:paraId="62C0B9A9" w14:textId="2EFB68FE" w:rsidR="006B5EBC" w:rsidRDefault="006B5EBC">
          <w:pPr>
            <w:pStyle w:val="TOC3"/>
            <w:tabs>
              <w:tab w:val="left" w:pos="1200"/>
              <w:tab w:val="right" w:leader="dot" w:pos="9350"/>
            </w:tabs>
            <w:rPr>
              <w:rFonts w:cstheme="minorBidi"/>
              <w:noProof/>
              <w:sz w:val="24"/>
              <w:lang w:val="en-CA" w:bidi="ar-SA"/>
            </w:rPr>
          </w:pPr>
          <w:hyperlink w:anchor="_Toc22804607" w:history="1">
            <w:r w:rsidRPr="00D07366">
              <w:rPr>
                <w:rStyle w:val="Hyperlink"/>
                <w:noProof/>
              </w:rPr>
              <w:t>6.1.4</w:t>
            </w:r>
            <w:r>
              <w:rPr>
                <w:rFonts w:cstheme="minorBidi"/>
                <w:noProof/>
                <w:sz w:val="24"/>
                <w:lang w:val="en-CA" w:bidi="ar-SA"/>
              </w:rPr>
              <w:tab/>
            </w:r>
            <w:r w:rsidRPr="00D07366">
              <w:rPr>
                <w:rStyle w:val="Hyperlink"/>
                <w:noProof/>
              </w:rPr>
              <w:t>Ontology of Units of Measure</w:t>
            </w:r>
            <w:r>
              <w:rPr>
                <w:noProof/>
                <w:webHidden/>
              </w:rPr>
              <w:tab/>
            </w:r>
            <w:r>
              <w:rPr>
                <w:noProof/>
                <w:webHidden/>
              </w:rPr>
              <w:fldChar w:fldCharType="begin"/>
            </w:r>
            <w:r>
              <w:rPr>
                <w:noProof/>
                <w:webHidden/>
              </w:rPr>
              <w:instrText xml:space="preserve"> PAGEREF _Toc22804607 \h </w:instrText>
            </w:r>
            <w:r>
              <w:rPr>
                <w:noProof/>
                <w:webHidden/>
              </w:rPr>
            </w:r>
            <w:r>
              <w:rPr>
                <w:noProof/>
                <w:webHidden/>
              </w:rPr>
              <w:fldChar w:fldCharType="separate"/>
            </w:r>
            <w:r>
              <w:rPr>
                <w:noProof/>
                <w:webHidden/>
              </w:rPr>
              <w:t>37</w:t>
            </w:r>
            <w:r>
              <w:rPr>
                <w:noProof/>
                <w:webHidden/>
              </w:rPr>
              <w:fldChar w:fldCharType="end"/>
            </w:r>
          </w:hyperlink>
        </w:p>
        <w:p w14:paraId="169F7305" w14:textId="168CC947" w:rsidR="006B5EBC" w:rsidRDefault="006B5EBC">
          <w:pPr>
            <w:pStyle w:val="TOC3"/>
            <w:tabs>
              <w:tab w:val="left" w:pos="1200"/>
              <w:tab w:val="right" w:leader="dot" w:pos="9350"/>
            </w:tabs>
            <w:rPr>
              <w:rFonts w:cstheme="minorBidi"/>
              <w:noProof/>
              <w:sz w:val="24"/>
              <w:lang w:val="en-CA" w:bidi="ar-SA"/>
            </w:rPr>
          </w:pPr>
          <w:hyperlink w:anchor="_Toc22804608" w:history="1">
            <w:r w:rsidRPr="00D07366">
              <w:rPr>
                <w:rStyle w:val="Hyperlink"/>
                <w:noProof/>
              </w:rPr>
              <w:t>6.1.5</w:t>
            </w:r>
            <w:r>
              <w:rPr>
                <w:rFonts w:cstheme="minorBidi"/>
                <w:noProof/>
                <w:sz w:val="24"/>
                <w:lang w:val="en-CA" w:bidi="ar-SA"/>
              </w:rPr>
              <w:tab/>
            </w:r>
            <w:r w:rsidRPr="00D07366">
              <w:rPr>
                <w:rStyle w:val="Hyperlink"/>
                <w:noProof/>
              </w:rPr>
              <w:t>Observations Ontology</w:t>
            </w:r>
            <w:r>
              <w:rPr>
                <w:noProof/>
                <w:webHidden/>
              </w:rPr>
              <w:tab/>
            </w:r>
            <w:r>
              <w:rPr>
                <w:noProof/>
                <w:webHidden/>
              </w:rPr>
              <w:fldChar w:fldCharType="begin"/>
            </w:r>
            <w:r>
              <w:rPr>
                <w:noProof/>
                <w:webHidden/>
              </w:rPr>
              <w:instrText xml:space="preserve"> PAGEREF _Toc22804608 \h </w:instrText>
            </w:r>
            <w:r>
              <w:rPr>
                <w:noProof/>
                <w:webHidden/>
              </w:rPr>
            </w:r>
            <w:r>
              <w:rPr>
                <w:noProof/>
                <w:webHidden/>
              </w:rPr>
              <w:fldChar w:fldCharType="separate"/>
            </w:r>
            <w:r>
              <w:rPr>
                <w:noProof/>
                <w:webHidden/>
              </w:rPr>
              <w:t>42</w:t>
            </w:r>
            <w:r>
              <w:rPr>
                <w:noProof/>
                <w:webHidden/>
              </w:rPr>
              <w:fldChar w:fldCharType="end"/>
            </w:r>
          </w:hyperlink>
        </w:p>
        <w:p w14:paraId="7E0C4C7F" w14:textId="68305ECA" w:rsidR="006B5EBC" w:rsidRDefault="006B5EBC">
          <w:pPr>
            <w:pStyle w:val="TOC2"/>
            <w:tabs>
              <w:tab w:val="left" w:pos="720"/>
              <w:tab w:val="right" w:leader="dot" w:pos="9350"/>
            </w:tabs>
            <w:rPr>
              <w:rFonts w:cstheme="minorBidi"/>
              <w:noProof/>
              <w:sz w:val="24"/>
              <w:lang w:val="en-CA" w:bidi="ar-SA"/>
            </w:rPr>
          </w:pPr>
          <w:hyperlink w:anchor="_Toc22804609" w:history="1">
            <w:r w:rsidRPr="00D07366">
              <w:rPr>
                <w:rStyle w:val="Hyperlink"/>
                <w:rFonts w:ascii="Times New Roman" w:hAnsi="Times New Roman"/>
                <w:noProof/>
                <w:snapToGrid w:val="0"/>
                <w:w w:val="0"/>
              </w:rPr>
              <w:t>6.2</w:t>
            </w:r>
            <w:r>
              <w:rPr>
                <w:rFonts w:cstheme="minorBidi"/>
                <w:noProof/>
                <w:sz w:val="24"/>
                <w:lang w:val="en-CA" w:bidi="ar-SA"/>
              </w:rPr>
              <w:tab/>
            </w:r>
            <w:r w:rsidRPr="00D07366">
              <w:rPr>
                <w:rStyle w:val="Hyperlink"/>
                <w:noProof/>
              </w:rPr>
              <w:t>Contact Ontology</w:t>
            </w:r>
            <w:r>
              <w:rPr>
                <w:noProof/>
                <w:webHidden/>
              </w:rPr>
              <w:tab/>
            </w:r>
            <w:r>
              <w:rPr>
                <w:noProof/>
                <w:webHidden/>
              </w:rPr>
              <w:fldChar w:fldCharType="begin"/>
            </w:r>
            <w:r>
              <w:rPr>
                <w:noProof/>
                <w:webHidden/>
              </w:rPr>
              <w:instrText xml:space="preserve"> PAGEREF _Toc22804609 \h </w:instrText>
            </w:r>
            <w:r>
              <w:rPr>
                <w:noProof/>
                <w:webHidden/>
              </w:rPr>
            </w:r>
            <w:r>
              <w:rPr>
                <w:noProof/>
                <w:webHidden/>
              </w:rPr>
              <w:fldChar w:fldCharType="separate"/>
            </w:r>
            <w:r>
              <w:rPr>
                <w:noProof/>
                <w:webHidden/>
              </w:rPr>
              <w:t>45</w:t>
            </w:r>
            <w:r>
              <w:rPr>
                <w:noProof/>
                <w:webHidden/>
              </w:rPr>
              <w:fldChar w:fldCharType="end"/>
            </w:r>
          </w:hyperlink>
        </w:p>
        <w:p w14:paraId="38DFA17E" w14:textId="5B7BAA49" w:rsidR="006B5EBC" w:rsidRDefault="006B5EBC">
          <w:pPr>
            <w:pStyle w:val="TOC2"/>
            <w:tabs>
              <w:tab w:val="left" w:pos="720"/>
              <w:tab w:val="right" w:leader="dot" w:pos="9350"/>
            </w:tabs>
            <w:rPr>
              <w:rFonts w:cstheme="minorBidi"/>
              <w:noProof/>
              <w:sz w:val="24"/>
              <w:lang w:val="en-CA" w:bidi="ar-SA"/>
            </w:rPr>
          </w:pPr>
          <w:hyperlink w:anchor="_Toc22804610" w:history="1">
            <w:r w:rsidRPr="00D07366">
              <w:rPr>
                <w:rStyle w:val="Hyperlink"/>
                <w:rFonts w:ascii="Times New Roman" w:hAnsi="Times New Roman"/>
                <w:noProof/>
                <w:snapToGrid w:val="0"/>
                <w:w w:val="0"/>
              </w:rPr>
              <w:t>6.3</w:t>
            </w:r>
            <w:r>
              <w:rPr>
                <w:rFonts w:cstheme="minorBidi"/>
                <w:noProof/>
                <w:sz w:val="24"/>
                <w:lang w:val="en-CA" w:bidi="ar-SA"/>
              </w:rPr>
              <w:tab/>
            </w:r>
            <w:r w:rsidRPr="00D07366">
              <w:rPr>
                <w:rStyle w:val="Hyperlink"/>
                <w:noProof/>
              </w:rPr>
              <w:t>Person Ontology</w:t>
            </w:r>
            <w:r>
              <w:rPr>
                <w:noProof/>
                <w:webHidden/>
              </w:rPr>
              <w:tab/>
            </w:r>
            <w:r>
              <w:rPr>
                <w:noProof/>
                <w:webHidden/>
              </w:rPr>
              <w:fldChar w:fldCharType="begin"/>
            </w:r>
            <w:r>
              <w:rPr>
                <w:noProof/>
                <w:webHidden/>
              </w:rPr>
              <w:instrText xml:space="preserve"> PAGEREF _Toc22804610 \h </w:instrText>
            </w:r>
            <w:r>
              <w:rPr>
                <w:noProof/>
                <w:webHidden/>
              </w:rPr>
            </w:r>
            <w:r>
              <w:rPr>
                <w:noProof/>
                <w:webHidden/>
              </w:rPr>
              <w:fldChar w:fldCharType="separate"/>
            </w:r>
            <w:r>
              <w:rPr>
                <w:noProof/>
                <w:webHidden/>
              </w:rPr>
              <w:t>46</w:t>
            </w:r>
            <w:r>
              <w:rPr>
                <w:noProof/>
                <w:webHidden/>
              </w:rPr>
              <w:fldChar w:fldCharType="end"/>
            </w:r>
          </w:hyperlink>
        </w:p>
        <w:p w14:paraId="76433443" w14:textId="3FDC06C0" w:rsidR="006B5EBC" w:rsidRDefault="006B5EBC">
          <w:pPr>
            <w:pStyle w:val="TOC2"/>
            <w:tabs>
              <w:tab w:val="left" w:pos="720"/>
              <w:tab w:val="right" w:leader="dot" w:pos="9350"/>
            </w:tabs>
            <w:rPr>
              <w:rFonts w:cstheme="minorBidi"/>
              <w:noProof/>
              <w:sz w:val="24"/>
              <w:lang w:val="en-CA" w:bidi="ar-SA"/>
            </w:rPr>
          </w:pPr>
          <w:hyperlink w:anchor="_Toc22804611" w:history="1">
            <w:r w:rsidRPr="00D07366">
              <w:rPr>
                <w:rStyle w:val="Hyperlink"/>
                <w:rFonts w:ascii="Times New Roman" w:hAnsi="Times New Roman"/>
                <w:noProof/>
                <w:snapToGrid w:val="0"/>
                <w:w w:val="0"/>
              </w:rPr>
              <w:t>6.4</w:t>
            </w:r>
            <w:r>
              <w:rPr>
                <w:rFonts w:cstheme="minorBidi"/>
                <w:noProof/>
                <w:sz w:val="24"/>
                <w:lang w:val="en-CA" w:bidi="ar-SA"/>
              </w:rPr>
              <w:tab/>
            </w:r>
            <w:r w:rsidRPr="00D07366">
              <w:rPr>
                <w:rStyle w:val="Hyperlink"/>
                <w:noProof/>
              </w:rPr>
              <w:t>Household Ontology</w:t>
            </w:r>
            <w:r>
              <w:rPr>
                <w:noProof/>
                <w:webHidden/>
              </w:rPr>
              <w:tab/>
            </w:r>
            <w:r>
              <w:rPr>
                <w:noProof/>
                <w:webHidden/>
              </w:rPr>
              <w:fldChar w:fldCharType="begin"/>
            </w:r>
            <w:r>
              <w:rPr>
                <w:noProof/>
                <w:webHidden/>
              </w:rPr>
              <w:instrText xml:space="preserve"> PAGEREF _Toc22804611 \h </w:instrText>
            </w:r>
            <w:r>
              <w:rPr>
                <w:noProof/>
                <w:webHidden/>
              </w:rPr>
            </w:r>
            <w:r>
              <w:rPr>
                <w:noProof/>
                <w:webHidden/>
              </w:rPr>
              <w:fldChar w:fldCharType="separate"/>
            </w:r>
            <w:r>
              <w:rPr>
                <w:noProof/>
                <w:webHidden/>
              </w:rPr>
              <w:t>47</w:t>
            </w:r>
            <w:r>
              <w:rPr>
                <w:noProof/>
                <w:webHidden/>
              </w:rPr>
              <w:fldChar w:fldCharType="end"/>
            </w:r>
          </w:hyperlink>
        </w:p>
        <w:p w14:paraId="0B38F836" w14:textId="02C43405" w:rsidR="006B5EBC" w:rsidRDefault="006B5EBC">
          <w:pPr>
            <w:pStyle w:val="TOC2"/>
            <w:tabs>
              <w:tab w:val="left" w:pos="720"/>
              <w:tab w:val="right" w:leader="dot" w:pos="9350"/>
            </w:tabs>
            <w:rPr>
              <w:rFonts w:cstheme="minorBidi"/>
              <w:noProof/>
              <w:sz w:val="24"/>
              <w:lang w:val="en-CA" w:bidi="ar-SA"/>
            </w:rPr>
          </w:pPr>
          <w:hyperlink w:anchor="_Toc22804612" w:history="1">
            <w:r w:rsidRPr="00D07366">
              <w:rPr>
                <w:rStyle w:val="Hyperlink"/>
                <w:rFonts w:ascii="Times New Roman" w:hAnsi="Times New Roman"/>
                <w:noProof/>
                <w:snapToGrid w:val="0"/>
                <w:w w:val="0"/>
              </w:rPr>
              <w:t>6.5</w:t>
            </w:r>
            <w:r>
              <w:rPr>
                <w:rFonts w:cstheme="minorBidi"/>
                <w:noProof/>
                <w:sz w:val="24"/>
                <w:lang w:val="en-CA" w:bidi="ar-SA"/>
              </w:rPr>
              <w:tab/>
            </w:r>
            <w:r w:rsidRPr="00D07366">
              <w:rPr>
                <w:rStyle w:val="Hyperlink"/>
                <w:noProof/>
              </w:rPr>
              <w:t>Organization Ontology</w:t>
            </w:r>
            <w:r>
              <w:rPr>
                <w:noProof/>
                <w:webHidden/>
              </w:rPr>
              <w:tab/>
            </w:r>
            <w:r>
              <w:rPr>
                <w:noProof/>
                <w:webHidden/>
              </w:rPr>
              <w:fldChar w:fldCharType="begin"/>
            </w:r>
            <w:r>
              <w:rPr>
                <w:noProof/>
                <w:webHidden/>
              </w:rPr>
              <w:instrText xml:space="preserve"> PAGEREF _Toc22804612 \h </w:instrText>
            </w:r>
            <w:r>
              <w:rPr>
                <w:noProof/>
                <w:webHidden/>
              </w:rPr>
            </w:r>
            <w:r>
              <w:rPr>
                <w:noProof/>
                <w:webHidden/>
              </w:rPr>
              <w:fldChar w:fldCharType="separate"/>
            </w:r>
            <w:r>
              <w:rPr>
                <w:noProof/>
                <w:webHidden/>
              </w:rPr>
              <w:t>49</w:t>
            </w:r>
            <w:r>
              <w:rPr>
                <w:noProof/>
                <w:webHidden/>
              </w:rPr>
              <w:fldChar w:fldCharType="end"/>
            </w:r>
          </w:hyperlink>
        </w:p>
        <w:p w14:paraId="2396EB7D" w14:textId="6F75562A" w:rsidR="006B5EBC" w:rsidRDefault="006B5EBC">
          <w:pPr>
            <w:pStyle w:val="TOC2"/>
            <w:tabs>
              <w:tab w:val="left" w:pos="720"/>
              <w:tab w:val="right" w:leader="dot" w:pos="9350"/>
            </w:tabs>
            <w:rPr>
              <w:rFonts w:cstheme="minorBidi"/>
              <w:noProof/>
              <w:sz w:val="24"/>
              <w:lang w:val="en-CA" w:bidi="ar-SA"/>
            </w:rPr>
          </w:pPr>
          <w:hyperlink w:anchor="_Toc22804613" w:history="1">
            <w:r w:rsidRPr="00D07366">
              <w:rPr>
                <w:rStyle w:val="Hyperlink"/>
                <w:rFonts w:ascii="Times New Roman" w:hAnsi="Times New Roman"/>
                <w:noProof/>
                <w:snapToGrid w:val="0"/>
                <w:w w:val="0"/>
              </w:rPr>
              <w:t>6.6</w:t>
            </w:r>
            <w:r>
              <w:rPr>
                <w:rFonts w:cstheme="minorBidi"/>
                <w:noProof/>
                <w:sz w:val="24"/>
                <w:lang w:val="en-CA" w:bidi="ar-SA"/>
              </w:rPr>
              <w:tab/>
            </w:r>
            <w:r w:rsidRPr="00D07366">
              <w:rPr>
                <w:rStyle w:val="Hyperlink"/>
                <w:noProof/>
              </w:rPr>
              <w:t>Building Ontology</w:t>
            </w:r>
            <w:r>
              <w:rPr>
                <w:noProof/>
                <w:webHidden/>
              </w:rPr>
              <w:tab/>
            </w:r>
            <w:r>
              <w:rPr>
                <w:noProof/>
                <w:webHidden/>
              </w:rPr>
              <w:fldChar w:fldCharType="begin"/>
            </w:r>
            <w:r>
              <w:rPr>
                <w:noProof/>
                <w:webHidden/>
              </w:rPr>
              <w:instrText xml:space="preserve"> PAGEREF _Toc22804613 \h </w:instrText>
            </w:r>
            <w:r>
              <w:rPr>
                <w:noProof/>
                <w:webHidden/>
              </w:rPr>
            </w:r>
            <w:r>
              <w:rPr>
                <w:noProof/>
                <w:webHidden/>
              </w:rPr>
              <w:fldChar w:fldCharType="separate"/>
            </w:r>
            <w:r>
              <w:rPr>
                <w:noProof/>
                <w:webHidden/>
              </w:rPr>
              <w:t>53</w:t>
            </w:r>
            <w:r>
              <w:rPr>
                <w:noProof/>
                <w:webHidden/>
              </w:rPr>
              <w:fldChar w:fldCharType="end"/>
            </w:r>
          </w:hyperlink>
        </w:p>
        <w:p w14:paraId="6FD4D2E7" w14:textId="13C2AE69" w:rsidR="006B5EBC" w:rsidRDefault="006B5EBC">
          <w:pPr>
            <w:pStyle w:val="TOC2"/>
            <w:tabs>
              <w:tab w:val="left" w:pos="720"/>
              <w:tab w:val="right" w:leader="dot" w:pos="9350"/>
            </w:tabs>
            <w:rPr>
              <w:rFonts w:cstheme="minorBidi"/>
              <w:noProof/>
              <w:sz w:val="24"/>
              <w:lang w:val="en-CA" w:bidi="ar-SA"/>
            </w:rPr>
          </w:pPr>
          <w:hyperlink w:anchor="_Toc22804614" w:history="1">
            <w:r w:rsidRPr="00D07366">
              <w:rPr>
                <w:rStyle w:val="Hyperlink"/>
                <w:rFonts w:ascii="Times New Roman" w:hAnsi="Times New Roman"/>
                <w:noProof/>
                <w:snapToGrid w:val="0"/>
                <w:w w:val="0"/>
              </w:rPr>
              <w:t>6.7</w:t>
            </w:r>
            <w:r>
              <w:rPr>
                <w:rFonts w:cstheme="minorBidi"/>
                <w:noProof/>
                <w:sz w:val="24"/>
                <w:lang w:val="en-CA" w:bidi="ar-SA"/>
              </w:rPr>
              <w:tab/>
            </w:r>
            <w:r w:rsidRPr="00D07366">
              <w:rPr>
                <w:rStyle w:val="Hyperlink"/>
                <w:noProof/>
              </w:rPr>
              <w:t>Vehicle Ontology</w:t>
            </w:r>
            <w:r>
              <w:rPr>
                <w:noProof/>
                <w:webHidden/>
              </w:rPr>
              <w:tab/>
            </w:r>
            <w:r>
              <w:rPr>
                <w:noProof/>
                <w:webHidden/>
              </w:rPr>
              <w:fldChar w:fldCharType="begin"/>
            </w:r>
            <w:r>
              <w:rPr>
                <w:noProof/>
                <w:webHidden/>
              </w:rPr>
              <w:instrText xml:space="preserve"> PAGEREF _Toc22804614 \h </w:instrText>
            </w:r>
            <w:r>
              <w:rPr>
                <w:noProof/>
                <w:webHidden/>
              </w:rPr>
            </w:r>
            <w:r>
              <w:rPr>
                <w:noProof/>
                <w:webHidden/>
              </w:rPr>
              <w:fldChar w:fldCharType="separate"/>
            </w:r>
            <w:r>
              <w:rPr>
                <w:noProof/>
                <w:webHidden/>
              </w:rPr>
              <w:t>55</w:t>
            </w:r>
            <w:r>
              <w:rPr>
                <w:noProof/>
                <w:webHidden/>
              </w:rPr>
              <w:fldChar w:fldCharType="end"/>
            </w:r>
          </w:hyperlink>
        </w:p>
        <w:p w14:paraId="52ABE679" w14:textId="5475C7CA" w:rsidR="006B5EBC" w:rsidRDefault="006B5EBC">
          <w:pPr>
            <w:pStyle w:val="TOC2"/>
            <w:tabs>
              <w:tab w:val="left" w:pos="720"/>
              <w:tab w:val="right" w:leader="dot" w:pos="9350"/>
            </w:tabs>
            <w:rPr>
              <w:rFonts w:cstheme="minorBidi"/>
              <w:noProof/>
              <w:sz w:val="24"/>
              <w:lang w:val="en-CA" w:bidi="ar-SA"/>
            </w:rPr>
          </w:pPr>
          <w:hyperlink w:anchor="_Toc22804615" w:history="1">
            <w:r w:rsidRPr="00D07366">
              <w:rPr>
                <w:rStyle w:val="Hyperlink"/>
                <w:rFonts w:ascii="Times New Roman" w:hAnsi="Times New Roman"/>
                <w:noProof/>
                <w:snapToGrid w:val="0"/>
                <w:w w:val="0"/>
              </w:rPr>
              <w:t>6.8</w:t>
            </w:r>
            <w:r>
              <w:rPr>
                <w:rFonts w:cstheme="minorBidi"/>
                <w:noProof/>
                <w:sz w:val="24"/>
                <w:lang w:val="en-CA" w:bidi="ar-SA"/>
              </w:rPr>
              <w:tab/>
            </w:r>
            <w:r w:rsidRPr="00D07366">
              <w:rPr>
                <w:rStyle w:val="Hyperlink"/>
                <w:noProof/>
              </w:rPr>
              <w:t>Transportation System Ontology</w:t>
            </w:r>
            <w:r>
              <w:rPr>
                <w:noProof/>
                <w:webHidden/>
              </w:rPr>
              <w:tab/>
            </w:r>
            <w:r>
              <w:rPr>
                <w:noProof/>
                <w:webHidden/>
              </w:rPr>
              <w:fldChar w:fldCharType="begin"/>
            </w:r>
            <w:r>
              <w:rPr>
                <w:noProof/>
                <w:webHidden/>
              </w:rPr>
              <w:instrText xml:space="preserve"> PAGEREF _Toc22804615 \h </w:instrText>
            </w:r>
            <w:r>
              <w:rPr>
                <w:noProof/>
                <w:webHidden/>
              </w:rPr>
            </w:r>
            <w:r>
              <w:rPr>
                <w:noProof/>
                <w:webHidden/>
              </w:rPr>
              <w:fldChar w:fldCharType="separate"/>
            </w:r>
            <w:r>
              <w:rPr>
                <w:noProof/>
                <w:webHidden/>
              </w:rPr>
              <w:t>57</w:t>
            </w:r>
            <w:r>
              <w:rPr>
                <w:noProof/>
                <w:webHidden/>
              </w:rPr>
              <w:fldChar w:fldCharType="end"/>
            </w:r>
          </w:hyperlink>
        </w:p>
        <w:p w14:paraId="27B581DB" w14:textId="78485C6D" w:rsidR="006B5EBC" w:rsidRDefault="006B5EBC">
          <w:pPr>
            <w:pStyle w:val="TOC3"/>
            <w:tabs>
              <w:tab w:val="left" w:pos="1200"/>
              <w:tab w:val="right" w:leader="dot" w:pos="9350"/>
            </w:tabs>
            <w:rPr>
              <w:rFonts w:cstheme="minorBidi"/>
              <w:noProof/>
              <w:sz w:val="24"/>
              <w:lang w:val="en-CA" w:bidi="ar-SA"/>
            </w:rPr>
          </w:pPr>
          <w:hyperlink w:anchor="_Toc22804616" w:history="1">
            <w:r w:rsidRPr="00D07366">
              <w:rPr>
                <w:rStyle w:val="Hyperlink"/>
                <w:noProof/>
              </w:rPr>
              <w:t>6.8.1</w:t>
            </w:r>
            <w:r>
              <w:rPr>
                <w:rFonts w:cstheme="minorBidi"/>
                <w:noProof/>
                <w:sz w:val="24"/>
                <w:lang w:val="en-CA" w:bidi="ar-SA"/>
              </w:rPr>
              <w:tab/>
            </w:r>
            <w:r w:rsidRPr="00D07366">
              <w:rPr>
                <w:rStyle w:val="Hyperlink"/>
                <w:noProof/>
              </w:rPr>
              <w:t>Travel Costs</w:t>
            </w:r>
            <w:r>
              <w:rPr>
                <w:noProof/>
                <w:webHidden/>
              </w:rPr>
              <w:tab/>
            </w:r>
            <w:r>
              <w:rPr>
                <w:noProof/>
                <w:webHidden/>
              </w:rPr>
              <w:fldChar w:fldCharType="begin"/>
            </w:r>
            <w:r>
              <w:rPr>
                <w:noProof/>
                <w:webHidden/>
              </w:rPr>
              <w:instrText xml:space="preserve"> PAGEREF _Toc22804616 \h </w:instrText>
            </w:r>
            <w:r>
              <w:rPr>
                <w:noProof/>
                <w:webHidden/>
              </w:rPr>
            </w:r>
            <w:r>
              <w:rPr>
                <w:noProof/>
                <w:webHidden/>
              </w:rPr>
              <w:fldChar w:fldCharType="separate"/>
            </w:r>
            <w:r>
              <w:rPr>
                <w:noProof/>
                <w:webHidden/>
              </w:rPr>
              <w:t>65</w:t>
            </w:r>
            <w:r>
              <w:rPr>
                <w:noProof/>
                <w:webHidden/>
              </w:rPr>
              <w:fldChar w:fldCharType="end"/>
            </w:r>
          </w:hyperlink>
        </w:p>
        <w:p w14:paraId="7943767D" w14:textId="517E2866" w:rsidR="006B5EBC" w:rsidRDefault="006B5EBC">
          <w:pPr>
            <w:pStyle w:val="TOC2"/>
            <w:tabs>
              <w:tab w:val="left" w:pos="720"/>
              <w:tab w:val="right" w:leader="dot" w:pos="9350"/>
            </w:tabs>
            <w:rPr>
              <w:rFonts w:cstheme="minorBidi"/>
              <w:noProof/>
              <w:sz w:val="24"/>
              <w:lang w:val="en-CA" w:bidi="ar-SA"/>
            </w:rPr>
          </w:pPr>
          <w:hyperlink w:anchor="_Toc22804617" w:history="1">
            <w:r w:rsidRPr="00D07366">
              <w:rPr>
                <w:rStyle w:val="Hyperlink"/>
                <w:rFonts w:ascii="Times New Roman" w:hAnsi="Times New Roman"/>
                <w:noProof/>
                <w:snapToGrid w:val="0"/>
                <w:w w:val="0"/>
              </w:rPr>
              <w:t>6.9</w:t>
            </w:r>
            <w:r>
              <w:rPr>
                <w:rFonts w:cstheme="minorBidi"/>
                <w:noProof/>
                <w:sz w:val="24"/>
                <w:lang w:val="en-CA" w:bidi="ar-SA"/>
              </w:rPr>
              <w:tab/>
            </w:r>
            <w:r w:rsidRPr="00D07366">
              <w:rPr>
                <w:rStyle w:val="Hyperlink"/>
                <w:noProof/>
              </w:rPr>
              <w:t>Parking Ontology</w:t>
            </w:r>
            <w:r>
              <w:rPr>
                <w:noProof/>
                <w:webHidden/>
              </w:rPr>
              <w:tab/>
            </w:r>
            <w:r>
              <w:rPr>
                <w:noProof/>
                <w:webHidden/>
              </w:rPr>
              <w:fldChar w:fldCharType="begin"/>
            </w:r>
            <w:r>
              <w:rPr>
                <w:noProof/>
                <w:webHidden/>
              </w:rPr>
              <w:instrText xml:space="preserve"> PAGEREF _Toc22804617 \h </w:instrText>
            </w:r>
            <w:r>
              <w:rPr>
                <w:noProof/>
                <w:webHidden/>
              </w:rPr>
            </w:r>
            <w:r>
              <w:rPr>
                <w:noProof/>
                <w:webHidden/>
              </w:rPr>
              <w:fldChar w:fldCharType="separate"/>
            </w:r>
            <w:r>
              <w:rPr>
                <w:noProof/>
                <w:webHidden/>
              </w:rPr>
              <w:t>66</w:t>
            </w:r>
            <w:r>
              <w:rPr>
                <w:noProof/>
                <w:webHidden/>
              </w:rPr>
              <w:fldChar w:fldCharType="end"/>
            </w:r>
          </w:hyperlink>
        </w:p>
        <w:p w14:paraId="2C2581A3" w14:textId="46B7C671" w:rsidR="006B5EBC" w:rsidRDefault="006B5EBC">
          <w:pPr>
            <w:pStyle w:val="TOC2"/>
            <w:tabs>
              <w:tab w:val="left" w:pos="960"/>
              <w:tab w:val="right" w:leader="dot" w:pos="9350"/>
            </w:tabs>
            <w:rPr>
              <w:rFonts w:cstheme="minorBidi"/>
              <w:noProof/>
              <w:sz w:val="24"/>
              <w:lang w:val="en-CA" w:bidi="ar-SA"/>
            </w:rPr>
          </w:pPr>
          <w:hyperlink w:anchor="_Toc22804618" w:history="1">
            <w:r w:rsidRPr="00D07366">
              <w:rPr>
                <w:rStyle w:val="Hyperlink"/>
                <w:rFonts w:ascii="Times New Roman" w:hAnsi="Times New Roman"/>
                <w:noProof/>
                <w:snapToGrid w:val="0"/>
                <w:w w:val="0"/>
              </w:rPr>
              <w:t>6.10</w:t>
            </w:r>
            <w:r>
              <w:rPr>
                <w:rFonts w:cstheme="minorBidi"/>
                <w:noProof/>
                <w:sz w:val="24"/>
                <w:lang w:val="en-CA" w:bidi="ar-SA"/>
              </w:rPr>
              <w:tab/>
            </w:r>
            <w:r w:rsidRPr="00D07366">
              <w:rPr>
                <w:rStyle w:val="Hyperlink"/>
                <w:noProof/>
              </w:rPr>
              <w:t>Public Transit Ontology</w:t>
            </w:r>
            <w:r>
              <w:rPr>
                <w:noProof/>
                <w:webHidden/>
              </w:rPr>
              <w:tab/>
            </w:r>
            <w:r>
              <w:rPr>
                <w:noProof/>
                <w:webHidden/>
              </w:rPr>
              <w:fldChar w:fldCharType="begin"/>
            </w:r>
            <w:r>
              <w:rPr>
                <w:noProof/>
                <w:webHidden/>
              </w:rPr>
              <w:instrText xml:space="preserve"> PAGEREF _Toc22804618 \h </w:instrText>
            </w:r>
            <w:r>
              <w:rPr>
                <w:noProof/>
                <w:webHidden/>
              </w:rPr>
            </w:r>
            <w:r>
              <w:rPr>
                <w:noProof/>
                <w:webHidden/>
              </w:rPr>
              <w:fldChar w:fldCharType="separate"/>
            </w:r>
            <w:r>
              <w:rPr>
                <w:noProof/>
                <w:webHidden/>
              </w:rPr>
              <w:t>70</w:t>
            </w:r>
            <w:r>
              <w:rPr>
                <w:noProof/>
                <w:webHidden/>
              </w:rPr>
              <w:fldChar w:fldCharType="end"/>
            </w:r>
          </w:hyperlink>
        </w:p>
        <w:p w14:paraId="35EB172B" w14:textId="15E1942B" w:rsidR="006B5EBC" w:rsidRDefault="006B5EBC">
          <w:pPr>
            <w:pStyle w:val="TOC2"/>
            <w:tabs>
              <w:tab w:val="left" w:pos="960"/>
              <w:tab w:val="right" w:leader="dot" w:pos="9350"/>
            </w:tabs>
            <w:rPr>
              <w:rFonts w:cstheme="minorBidi"/>
              <w:noProof/>
              <w:sz w:val="24"/>
              <w:lang w:val="en-CA" w:bidi="ar-SA"/>
            </w:rPr>
          </w:pPr>
          <w:hyperlink w:anchor="_Toc22804619" w:history="1">
            <w:r w:rsidRPr="00D07366">
              <w:rPr>
                <w:rStyle w:val="Hyperlink"/>
                <w:rFonts w:ascii="Times New Roman" w:hAnsi="Times New Roman"/>
                <w:noProof/>
                <w:snapToGrid w:val="0"/>
                <w:w w:val="0"/>
              </w:rPr>
              <w:t>6.11</w:t>
            </w:r>
            <w:r>
              <w:rPr>
                <w:rFonts w:cstheme="minorBidi"/>
                <w:noProof/>
                <w:sz w:val="24"/>
                <w:lang w:val="en-CA" w:bidi="ar-SA"/>
              </w:rPr>
              <w:tab/>
            </w:r>
            <w:r w:rsidRPr="00D07366">
              <w:rPr>
                <w:rStyle w:val="Hyperlink"/>
                <w:noProof/>
              </w:rPr>
              <w:t>Land Use Ontology</w:t>
            </w:r>
            <w:r>
              <w:rPr>
                <w:noProof/>
                <w:webHidden/>
              </w:rPr>
              <w:tab/>
            </w:r>
            <w:r>
              <w:rPr>
                <w:noProof/>
                <w:webHidden/>
              </w:rPr>
              <w:fldChar w:fldCharType="begin"/>
            </w:r>
            <w:r>
              <w:rPr>
                <w:noProof/>
                <w:webHidden/>
              </w:rPr>
              <w:instrText xml:space="preserve"> PAGEREF _Toc22804619 \h </w:instrText>
            </w:r>
            <w:r>
              <w:rPr>
                <w:noProof/>
                <w:webHidden/>
              </w:rPr>
            </w:r>
            <w:r>
              <w:rPr>
                <w:noProof/>
                <w:webHidden/>
              </w:rPr>
              <w:fldChar w:fldCharType="separate"/>
            </w:r>
            <w:r>
              <w:rPr>
                <w:noProof/>
                <w:webHidden/>
              </w:rPr>
              <w:t>74</w:t>
            </w:r>
            <w:r>
              <w:rPr>
                <w:noProof/>
                <w:webHidden/>
              </w:rPr>
              <w:fldChar w:fldCharType="end"/>
            </w:r>
          </w:hyperlink>
        </w:p>
        <w:p w14:paraId="16E49501" w14:textId="5E387753" w:rsidR="006B5EBC" w:rsidRDefault="006B5EBC">
          <w:pPr>
            <w:pStyle w:val="TOC2"/>
            <w:tabs>
              <w:tab w:val="left" w:pos="960"/>
              <w:tab w:val="right" w:leader="dot" w:pos="9350"/>
            </w:tabs>
            <w:rPr>
              <w:rFonts w:cstheme="minorBidi"/>
              <w:noProof/>
              <w:sz w:val="24"/>
              <w:lang w:val="en-CA" w:bidi="ar-SA"/>
            </w:rPr>
          </w:pPr>
          <w:hyperlink w:anchor="_Toc22804620" w:history="1">
            <w:r w:rsidRPr="00D07366">
              <w:rPr>
                <w:rStyle w:val="Hyperlink"/>
                <w:rFonts w:ascii="Times New Roman" w:hAnsi="Times New Roman"/>
                <w:noProof/>
                <w:snapToGrid w:val="0"/>
                <w:w w:val="0"/>
              </w:rPr>
              <w:t>6.12</w:t>
            </w:r>
            <w:r>
              <w:rPr>
                <w:rFonts w:cstheme="minorBidi"/>
                <w:noProof/>
                <w:sz w:val="24"/>
                <w:lang w:val="en-CA" w:bidi="ar-SA"/>
              </w:rPr>
              <w:tab/>
            </w:r>
            <w:r w:rsidRPr="00D07366">
              <w:rPr>
                <w:rStyle w:val="Hyperlink"/>
                <w:noProof/>
              </w:rPr>
              <w:t>Trip Ontology</w:t>
            </w:r>
            <w:r>
              <w:rPr>
                <w:noProof/>
                <w:webHidden/>
              </w:rPr>
              <w:tab/>
            </w:r>
            <w:r>
              <w:rPr>
                <w:noProof/>
                <w:webHidden/>
              </w:rPr>
              <w:fldChar w:fldCharType="begin"/>
            </w:r>
            <w:r>
              <w:rPr>
                <w:noProof/>
                <w:webHidden/>
              </w:rPr>
              <w:instrText xml:space="preserve"> PAGEREF _Toc22804620 \h </w:instrText>
            </w:r>
            <w:r>
              <w:rPr>
                <w:noProof/>
                <w:webHidden/>
              </w:rPr>
            </w:r>
            <w:r>
              <w:rPr>
                <w:noProof/>
                <w:webHidden/>
              </w:rPr>
              <w:fldChar w:fldCharType="separate"/>
            </w:r>
            <w:r>
              <w:rPr>
                <w:noProof/>
                <w:webHidden/>
              </w:rPr>
              <w:t>78</w:t>
            </w:r>
            <w:r>
              <w:rPr>
                <w:noProof/>
                <w:webHidden/>
              </w:rPr>
              <w:fldChar w:fldCharType="end"/>
            </w:r>
          </w:hyperlink>
        </w:p>
        <w:p w14:paraId="5A350CAC" w14:textId="1ACB8A38" w:rsidR="006B5EBC" w:rsidRDefault="006B5EBC">
          <w:pPr>
            <w:pStyle w:val="TOC3"/>
            <w:tabs>
              <w:tab w:val="left" w:pos="1200"/>
              <w:tab w:val="right" w:leader="dot" w:pos="9350"/>
            </w:tabs>
            <w:rPr>
              <w:rFonts w:cstheme="minorBidi"/>
              <w:noProof/>
              <w:sz w:val="24"/>
              <w:lang w:val="en-CA" w:bidi="ar-SA"/>
            </w:rPr>
          </w:pPr>
          <w:hyperlink w:anchor="_Toc22804621" w:history="1">
            <w:r w:rsidRPr="00D07366">
              <w:rPr>
                <w:rStyle w:val="Hyperlink"/>
                <w:noProof/>
              </w:rPr>
              <w:t>6.12.1</w:t>
            </w:r>
            <w:r>
              <w:rPr>
                <w:rFonts w:cstheme="minorBidi"/>
                <w:noProof/>
                <w:sz w:val="24"/>
                <w:lang w:val="en-CA" w:bidi="ar-SA"/>
              </w:rPr>
              <w:tab/>
            </w:r>
            <w:r w:rsidRPr="00D07366">
              <w:rPr>
                <w:rStyle w:val="Hyperlink"/>
                <w:noProof/>
              </w:rPr>
              <w:t>Trip Costs</w:t>
            </w:r>
            <w:r>
              <w:rPr>
                <w:noProof/>
                <w:webHidden/>
              </w:rPr>
              <w:tab/>
            </w:r>
            <w:r>
              <w:rPr>
                <w:noProof/>
                <w:webHidden/>
              </w:rPr>
              <w:fldChar w:fldCharType="begin"/>
            </w:r>
            <w:r>
              <w:rPr>
                <w:noProof/>
                <w:webHidden/>
              </w:rPr>
              <w:instrText xml:space="preserve"> PAGEREF _Toc22804621 \h </w:instrText>
            </w:r>
            <w:r>
              <w:rPr>
                <w:noProof/>
                <w:webHidden/>
              </w:rPr>
            </w:r>
            <w:r>
              <w:rPr>
                <w:noProof/>
                <w:webHidden/>
              </w:rPr>
              <w:fldChar w:fldCharType="separate"/>
            </w:r>
            <w:r>
              <w:rPr>
                <w:noProof/>
                <w:webHidden/>
              </w:rPr>
              <w:t>80</w:t>
            </w:r>
            <w:r>
              <w:rPr>
                <w:noProof/>
                <w:webHidden/>
              </w:rPr>
              <w:fldChar w:fldCharType="end"/>
            </w:r>
          </w:hyperlink>
        </w:p>
        <w:p w14:paraId="4033FD00" w14:textId="1EC22E69" w:rsidR="006B5EBC" w:rsidRDefault="006B5EBC">
          <w:pPr>
            <w:pStyle w:val="TOC2"/>
            <w:tabs>
              <w:tab w:val="left" w:pos="960"/>
              <w:tab w:val="right" w:leader="dot" w:pos="9350"/>
            </w:tabs>
            <w:rPr>
              <w:rFonts w:cstheme="minorBidi"/>
              <w:noProof/>
              <w:sz w:val="24"/>
              <w:lang w:val="en-CA" w:bidi="ar-SA"/>
            </w:rPr>
          </w:pPr>
          <w:hyperlink w:anchor="_Toc22804622" w:history="1">
            <w:r w:rsidRPr="00D07366">
              <w:rPr>
                <w:rStyle w:val="Hyperlink"/>
                <w:rFonts w:ascii="Times New Roman" w:hAnsi="Times New Roman"/>
                <w:noProof/>
                <w:snapToGrid w:val="0"/>
                <w:w w:val="0"/>
              </w:rPr>
              <w:t>6.13</w:t>
            </w:r>
            <w:r>
              <w:rPr>
                <w:rFonts w:cstheme="minorBidi"/>
                <w:noProof/>
                <w:sz w:val="24"/>
                <w:lang w:val="en-CA" w:bidi="ar-SA"/>
              </w:rPr>
              <w:tab/>
            </w:r>
            <w:r w:rsidRPr="00D07366">
              <w:rPr>
                <w:rStyle w:val="Hyperlink"/>
                <w:noProof/>
              </w:rPr>
              <w:t>Urban System Ontology</w:t>
            </w:r>
            <w:r>
              <w:rPr>
                <w:noProof/>
                <w:webHidden/>
              </w:rPr>
              <w:tab/>
            </w:r>
            <w:r>
              <w:rPr>
                <w:noProof/>
                <w:webHidden/>
              </w:rPr>
              <w:fldChar w:fldCharType="begin"/>
            </w:r>
            <w:r>
              <w:rPr>
                <w:noProof/>
                <w:webHidden/>
              </w:rPr>
              <w:instrText xml:space="preserve"> PAGEREF _Toc22804622 \h </w:instrText>
            </w:r>
            <w:r>
              <w:rPr>
                <w:noProof/>
                <w:webHidden/>
              </w:rPr>
            </w:r>
            <w:r>
              <w:rPr>
                <w:noProof/>
                <w:webHidden/>
              </w:rPr>
              <w:fldChar w:fldCharType="separate"/>
            </w:r>
            <w:r>
              <w:rPr>
                <w:noProof/>
                <w:webHidden/>
              </w:rPr>
              <w:t>80</w:t>
            </w:r>
            <w:r>
              <w:rPr>
                <w:noProof/>
                <w:webHidden/>
              </w:rPr>
              <w:fldChar w:fldCharType="end"/>
            </w:r>
          </w:hyperlink>
        </w:p>
        <w:p w14:paraId="257DACAA" w14:textId="1E5E876D" w:rsidR="006B5EBC" w:rsidRDefault="006B5EBC">
          <w:pPr>
            <w:pStyle w:val="TOC1"/>
            <w:tabs>
              <w:tab w:val="left" w:pos="400"/>
              <w:tab w:val="right" w:leader="dot" w:pos="9350"/>
            </w:tabs>
            <w:rPr>
              <w:rFonts w:cstheme="minorBidi"/>
              <w:noProof/>
              <w:sz w:val="24"/>
              <w:lang w:val="en-CA" w:bidi="ar-SA"/>
            </w:rPr>
          </w:pPr>
          <w:hyperlink w:anchor="_Toc22804623" w:history="1">
            <w:r w:rsidRPr="00D07366">
              <w:rPr>
                <w:rStyle w:val="Hyperlink"/>
                <w:noProof/>
              </w:rPr>
              <w:t>7</w:t>
            </w:r>
            <w:r>
              <w:rPr>
                <w:rFonts w:cstheme="minorBidi"/>
                <w:noProof/>
                <w:sz w:val="24"/>
                <w:lang w:val="en-CA" w:bidi="ar-SA"/>
              </w:rPr>
              <w:tab/>
            </w:r>
            <w:r w:rsidRPr="00D07366">
              <w:rPr>
                <w:rStyle w:val="Hyperlink"/>
                <w:noProof/>
              </w:rPr>
              <w:t>Extra-logical Design Practices</w:t>
            </w:r>
            <w:r>
              <w:rPr>
                <w:noProof/>
                <w:webHidden/>
              </w:rPr>
              <w:tab/>
            </w:r>
            <w:r>
              <w:rPr>
                <w:noProof/>
                <w:webHidden/>
              </w:rPr>
              <w:fldChar w:fldCharType="begin"/>
            </w:r>
            <w:r>
              <w:rPr>
                <w:noProof/>
                <w:webHidden/>
              </w:rPr>
              <w:instrText xml:space="preserve"> PAGEREF _Toc22804623 \h </w:instrText>
            </w:r>
            <w:r>
              <w:rPr>
                <w:noProof/>
                <w:webHidden/>
              </w:rPr>
            </w:r>
            <w:r>
              <w:rPr>
                <w:noProof/>
                <w:webHidden/>
              </w:rPr>
              <w:fldChar w:fldCharType="separate"/>
            </w:r>
            <w:r>
              <w:rPr>
                <w:noProof/>
                <w:webHidden/>
              </w:rPr>
              <w:t>83</w:t>
            </w:r>
            <w:r>
              <w:rPr>
                <w:noProof/>
                <w:webHidden/>
              </w:rPr>
              <w:fldChar w:fldCharType="end"/>
            </w:r>
          </w:hyperlink>
        </w:p>
        <w:p w14:paraId="6155AA0E" w14:textId="36FB23C0" w:rsidR="006B5EBC" w:rsidRDefault="006B5EBC">
          <w:pPr>
            <w:pStyle w:val="TOC1"/>
            <w:tabs>
              <w:tab w:val="left" w:pos="400"/>
              <w:tab w:val="right" w:leader="dot" w:pos="9350"/>
            </w:tabs>
            <w:rPr>
              <w:rFonts w:cstheme="minorBidi"/>
              <w:noProof/>
              <w:sz w:val="24"/>
              <w:lang w:val="en-CA" w:bidi="ar-SA"/>
            </w:rPr>
          </w:pPr>
          <w:hyperlink w:anchor="_Toc22804624" w:history="1">
            <w:r w:rsidRPr="00D07366">
              <w:rPr>
                <w:rStyle w:val="Hyperlink"/>
                <w:noProof/>
              </w:rPr>
              <w:t>8</w:t>
            </w:r>
            <w:r>
              <w:rPr>
                <w:rFonts w:cstheme="minorBidi"/>
                <w:noProof/>
                <w:sz w:val="24"/>
                <w:lang w:val="en-CA" w:bidi="ar-SA"/>
              </w:rPr>
              <w:tab/>
            </w:r>
            <w:r w:rsidRPr="00D07366">
              <w:rPr>
                <w:rStyle w:val="Hyperlink"/>
                <w:noProof/>
              </w:rPr>
              <w:t>E</w:t>
            </w:r>
            <w:r w:rsidRPr="00D07366">
              <w:rPr>
                <w:rStyle w:val="Hyperlink"/>
                <w:noProof/>
              </w:rPr>
              <w:t>v</w:t>
            </w:r>
            <w:r w:rsidRPr="00D07366">
              <w:rPr>
                <w:rStyle w:val="Hyperlink"/>
                <w:noProof/>
              </w:rPr>
              <w:t>aluation</w:t>
            </w:r>
            <w:r>
              <w:rPr>
                <w:noProof/>
                <w:webHidden/>
              </w:rPr>
              <w:tab/>
            </w:r>
            <w:r>
              <w:rPr>
                <w:noProof/>
                <w:webHidden/>
              </w:rPr>
              <w:fldChar w:fldCharType="begin"/>
            </w:r>
            <w:r>
              <w:rPr>
                <w:noProof/>
                <w:webHidden/>
              </w:rPr>
              <w:instrText xml:space="preserve"> PAGEREF _Toc22804624 \h </w:instrText>
            </w:r>
            <w:r>
              <w:rPr>
                <w:noProof/>
                <w:webHidden/>
              </w:rPr>
            </w:r>
            <w:r>
              <w:rPr>
                <w:noProof/>
                <w:webHidden/>
              </w:rPr>
              <w:fldChar w:fldCharType="separate"/>
            </w:r>
            <w:r>
              <w:rPr>
                <w:noProof/>
                <w:webHidden/>
              </w:rPr>
              <w:t>83</w:t>
            </w:r>
            <w:r>
              <w:rPr>
                <w:noProof/>
                <w:webHidden/>
              </w:rPr>
              <w:fldChar w:fldCharType="end"/>
            </w:r>
          </w:hyperlink>
        </w:p>
        <w:p w14:paraId="2E69D30C" w14:textId="69A08B24" w:rsidR="006B5EBC" w:rsidRDefault="006B5EBC">
          <w:pPr>
            <w:pStyle w:val="TOC2"/>
            <w:tabs>
              <w:tab w:val="left" w:pos="720"/>
              <w:tab w:val="right" w:leader="dot" w:pos="9350"/>
            </w:tabs>
            <w:rPr>
              <w:rFonts w:cstheme="minorBidi"/>
              <w:noProof/>
              <w:sz w:val="24"/>
              <w:lang w:val="en-CA" w:bidi="ar-SA"/>
            </w:rPr>
          </w:pPr>
          <w:hyperlink w:anchor="_Toc22804625" w:history="1">
            <w:r w:rsidRPr="00D07366">
              <w:rPr>
                <w:rStyle w:val="Hyperlink"/>
                <w:rFonts w:ascii="Times New Roman" w:hAnsi="Times New Roman"/>
                <w:noProof/>
                <w:snapToGrid w:val="0"/>
                <w:w w:val="0"/>
              </w:rPr>
              <w:t>8.1</w:t>
            </w:r>
            <w:r>
              <w:rPr>
                <w:rFonts w:cstheme="minorBidi"/>
                <w:noProof/>
                <w:sz w:val="24"/>
                <w:lang w:val="en-CA" w:bidi="ar-SA"/>
              </w:rPr>
              <w:tab/>
            </w:r>
            <w:r w:rsidRPr="00D07366">
              <w:rPr>
                <w:rStyle w:val="Hyperlink"/>
                <w:noProof/>
              </w:rPr>
              <w:t>Consistency</w:t>
            </w:r>
            <w:r>
              <w:rPr>
                <w:noProof/>
                <w:webHidden/>
              </w:rPr>
              <w:tab/>
            </w:r>
            <w:r>
              <w:rPr>
                <w:noProof/>
                <w:webHidden/>
              </w:rPr>
              <w:fldChar w:fldCharType="begin"/>
            </w:r>
            <w:r>
              <w:rPr>
                <w:noProof/>
                <w:webHidden/>
              </w:rPr>
              <w:instrText xml:space="preserve"> PAGEREF _Toc22804625 \h </w:instrText>
            </w:r>
            <w:r>
              <w:rPr>
                <w:noProof/>
                <w:webHidden/>
              </w:rPr>
            </w:r>
            <w:r>
              <w:rPr>
                <w:noProof/>
                <w:webHidden/>
              </w:rPr>
              <w:fldChar w:fldCharType="separate"/>
            </w:r>
            <w:r>
              <w:rPr>
                <w:noProof/>
                <w:webHidden/>
              </w:rPr>
              <w:t>83</w:t>
            </w:r>
            <w:r>
              <w:rPr>
                <w:noProof/>
                <w:webHidden/>
              </w:rPr>
              <w:fldChar w:fldCharType="end"/>
            </w:r>
          </w:hyperlink>
        </w:p>
        <w:p w14:paraId="2CD245C8" w14:textId="18C3ACF7" w:rsidR="006B5EBC" w:rsidRDefault="006B5EBC">
          <w:pPr>
            <w:pStyle w:val="TOC2"/>
            <w:tabs>
              <w:tab w:val="left" w:pos="720"/>
              <w:tab w:val="right" w:leader="dot" w:pos="9350"/>
            </w:tabs>
            <w:rPr>
              <w:rFonts w:cstheme="minorBidi"/>
              <w:noProof/>
              <w:sz w:val="24"/>
              <w:lang w:val="en-CA" w:bidi="ar-SA"/>
            </w:rPr>
          </w:pPr>
          <w:hyperlink w:anchor="_Toc22804626" w:history="1">
            <w:r w:rsidRPr="00D07366">
              <w:rPr>
                <w:rStyle w:val="Hyperlink"/>
                <w:rFonts w:ascii="Times New Roman" w:hAnsi="Times New Roman"/>
                <w:noProof/>
                <w:snapToGrid w:val="0"/>
                <w:w w:val="0"/>
              </w:rPr>
              <w:t>8.2</w:t>
            </w:r>
            <w:r>
              <w:rPr>
                <w:rFonts w:cstheme="minorBidi"/>
                <w:noProof/>
                <w:sz w:val="24"/>
                <w:lang w:val="en-CA" w:bidi="ar-SA"/>
              </w:rPr>
              <w:tab/>
            </w:r>
            <w:r w:rsidRPr="00D07366">
              <w:rPr>
                <w:rStyle w:val="Hyperlink"/>
                <w:noProof/>
              </w:rPr>
              <w:t>Competency</w:t>
            </w:r>
            <w:r>
              <w:rPr>
                <w:noProof/>
                <w:webHidden/>
              </w:rPr>
              <w:tab/>
            </w:r>
            <w:r>
              <w:rPr>
                <w:noProof/>
                <w:webHidden/>
              </w:rPr>
              <w:fldChar w:fldCharType="begin"/>
            </w:r>
            <w:r>
              <w:rPr>
                <w:noProof/>
                <w:webHidden/>
              </w:rPr>
              <w:instrText xml:space="preserve"> PAGEREF _Toc22804626 \h </w:instrText>
            </w:r>
            <w:r>
              <w:rPr>
                <w:noProof/>
                <w:webHidden/>
              </w:rPr>
            </w:r>
            <w:r>
              <w:rPr>
                <w:noProof/>
                <w:webHidden/>
              </w:rPr>
              <w:fldChar w:fldCharType="separate"/>
            </w:r>
            <w:r>
              <w:rPr>
                <w:noProof/>
                <w:webHidden/>
              </w:rPr>
              <w:t>84</w:t>
            </w:r>
            <w:r>
              <w:rPr>
                <w:noProof/>
                <w:webHidden/>
              </w:rPr>
              <w:fldChar w:fldCharType="end"/>
            </w:r>
          </w:hyperlink>
        </w:p>
        <w:p w14:paraId="19CBDC01" w14:textId="704F8DDD" w:rsidR="006B5EBC" w:rsidRDefault="006B5EBC">
          <w:pPr>
            <w:pStyle w:val="TOC2"/>
            <w:tabs>
              <w:tab w:val="left" w:pos="720"/>
              <w:tab w:val="right" w:leader="dot" w:pos="9350"/>
            </w:tabs>
            <w:rPr>
              <w:rFonts w:cstheme="minorBidi"/>
              <w:noProof/>
              <w:sz w:val="24"/>
              <w:lang w:val="en-CA" w:bidi="ar-SA"/>
            </w:rPr>
          </w:pPr>
          <w:hyperlink w:anchor="_Toc22804627" w:history="1">
            <w:r w:rsidRPr="00D07366">
              <w:rPr>
                <w:rStyle w:val="Hyperlink"/>
                <w:rFonts w:ascii="Times New Roman" w:hAnsi="Times New Roman"/>
                <w:noProof/>
                <w:snapToGrid w:val="0"/>
                <w:w w:val="0"/>
              </w:rPr>
              <w:t>8.3</w:t>
            </w:r>
            <w:r>
              <w:rPr>
                <w:rFonts w:cstheme="minorBidi"/>
                <w:noProof/>
                <w:sz w:val="24"/>
                <w:lang w:val="en-CA" w:bidi="ar-SA"/>
              </w:rPr>
              <w:tab/>
            </w:r>
            <w:r w:rsidRPr="00D07366">
              <w:rPr>
                <w:rStyle w:val="Hyperlink"/>
                <w:noProof/>
              </w:rPr>
              <w:t>Application</w:t>
            </w:r>
            <w:r>
              <w:rPr>
                <w:noProof/>
                <w:webHidden/>
              </w:rPr>
              <w:tab/>
            </w:r>
            <w:r>
              <w:rPr>
                <w:noProof/>
                <w:webHidden/>
              </w:rPr>
              <w:fldChar w:fldCharType="begin"/>
            </w:r>
            <w:r>
              <w:rPr>
                <w:noProof/>
                <w:webHidden/>
              </w:rPr>
              <w:instrText xml:space="preserve"> PAGEREF _Toc22804627 \h </w:instrText>
            </w:r>
            <w:r>
              <w:rPr>
                <w:noProof/>
                <w:webHidden/>
              </w:rPr>
            </w:r>
            <w:r>
              <w:rPr>
                <w:noProof/>
                <w:webHidden/>
              </w:rPr>
              <w:fldChar w:fldCharType="separate"/>
            </w:r>
            <w:r>
              <w:rPr>
                <w:noProof/>
                <w:webHidden/>
              </w:rPr>
              <w:t>84</w:t>
            </w:r>
            <w:r>
              <w:rPr>
                <w:noProof/>
                <w:webHidden/>
              </w:rPr>
              <w:fldChar w:fldCharType="end"/>
            </w:r>
          </w:hyperlink>
        </w:p>
        <w:p w14:paraId="3CC3DDBE" w14:textId="1AD5E09E" w:rsidR="006B5EBC" w:rsidRDefault="006B5EBC">
          <w:pPr>
            <w:pStyle w:val="TOC1"/>
            <w:tabs>
              <w:tab w:val="left" w:pos="400"/>
              <w:tab w:val="right" w:leader="dot" w:pos="9350"/>
            </w:tabs>
            <w:rPr>
              <w:rFonts w:cstheme="minorBidi"/>
              <w:noProof/>
              <w:sz w:val="24"/>
              <w:lang w:val="en-CA" w:bidi="ar-SA"/>
            </w:rPr>
          </w:pPr>
          <w:hyperlink w:anchor="_Toc22804628" w:history="1">
            <w:r w:rsidRPr="00D07366">
              <w:rPr>
                <w:rStyle w:val="Hyperlink"/>
                <w:noProof/>
              </w:rPr>
              <w:t>9</w:t>
            </w:r>
            <w:r>
              <w:rPr>
                <w:rFonts w:cstheme="minorBidi"/>
                <w:noProof/>
                <w:sz w:val="24"/>
                <w:lang w:val="en-CA" w:bidi="ar-SA"/>
              </w:rPr>
              <w:tab/>
            </w:r>
            <w:r w:rsidRPr="00D07366">
              <w:rPr>
                <w:rStyle w:val="Hyperlink"/>
                <w:noProof/>
              </w:rPr>
              <w:t>Applications</w:t>
            </w:r>
            <w:r>
              <w:rPr>
                <w:noProof/>
                <w:webHidden/>
              </w:rPr>
              <w:tab/>
            </w:r>
            <w:r>
              <w:rPr>
                <w:noProof/>
                <w:webHidden/>
              </w:rPr>
              <w:fldChar w:fldCharType="begin"/>
            </w:r>
            <w:r>
              <w:rPr>
                <w:noProof/>
                <w:webHidden/>
              </w:rPr>
              <w:instrText xml:space="preserve"> PAGEREF _Toc22804628 \h </w:instrText>
            </w:r>
            <w:r>
              <w:rPr>
                <w:noProof/>
                <w:webHidden/>
              </w:rPr>
            </w:r>
            <w:r>
              <w:rPr>
                <w:noProof/>
                <w:webHidden/>
              </w:rPr>
              <w:fldChar w:fldCharType="separate"/>
            </w:r>
            <w:r>
              <w:rPr>
                <w:noProof/>
                <w:webHidden/>
              </w:rPr>
              <w:t>84</w:t>
            </w:r>
            <w:r>
              <w:rPr>
                <w:noProof/>
                <w:webHidden/>
              </w:rPr>
              <w:fldChar w:fldCharType="end"/>
            </w:r>
          </w:hyperlink>
        </w:p>
        <w:p w14:paraId="411E9186" w14:textId="5F1DF28E" w:rsidR="006B5EBC" w:rsidRDefault="006B5EBC">
          <w:pPr>
            <w:pStyle w:val="TOC2"/>
            <w:tabs>
              <w:tab w:val="left" w:pos="720"/>
              <w:tab w:val="right" w:leader="dot" w:pos="9350"/>
            </w:tabs>
            <w:rPr>
              <w:rFonts w:cstheme="minorBidi"/>
              <w:noProof/>
              <w:sz w:val="24"/>
              <w:lang w:val="en-CA" w:bidi="ar-SA"/>
            </w:rPr>
          </w:pPr>
          <w:hyperlink w:anchor="_Toc22804629" w:history="1">
            <w:r w:rsidRPr="00D07366">
              <w:rPr>
                <w:rStyle w:val="Hyperlink"/>
                <w:rFonts w:ascii="Times New Roman" w:hAnsi="Times New Roman"/>
                <w:noProof/>
                <w:snapToGrid w:val="0"/>
                <w:w w:val="0"/>
                <w:highlight w:val="yellow"/>
              </w:rPr>
              <w:t>9.1</w:t>
            </w:r>
            <w:r>
              <w:rPr>
                <w:rFonts w:cstheme="minorBidi"/>
                <w:noProof/>
                <w:sz w:val="24"/>
                <w:lang w:val="en-CA" w:bidi="ar-SA"/>
              </w:rPr>
              <w:tab/>
            </w:r>
            <w:r w:rsidRPr="00D07366">
              <w:rPr>
                <w:rStyle w:val="Hyperlink"/>
                <w:noProof/>
              </w:rPr>
              <w:t xml:space="preserve">iCity Ontology for ATIS in the IT-SoS Framework </w:t>
            </w:r>
            <w:r w:rsidRPr="00D07366">
              <w:rPr>
                <w:rStyle w:val="Hyperlink"/>
                <w:noProof/>
                <w:highlight w:val="yellow"/>
              </w:rPr>
              <w:t>(to revise based on revisions to project 1.2)</w:t>
            </w:r>
            <w:r>
              <w:rPr>
                <w:noProof/>
                <w:webHidden/>
              </w:rPr>
              <w:tab/>
            </w:r>
            <w:r>
              <w:rPr>
                <w:noProof/>
                <w:webHidden/>
              </w:rPr>
              <w:fldChar w:fldCharType="begin"/>
            </w:r>
            <w:r>
              <w:rPr>
                <w:noProof/>
                <w:webHidden/>
              </w:rPr>
              <w:instrText xml:space="preserve"> PAGEREF _Toc22804629 \h </w:instrText>
            </w:r>
            <w:r>
              <w:rPr>
                <w:noProof/>
                <w:webHidden/>
              </w:rPr>
            </w:r>
            <w:r>
              <w:rPr>
                <w:noProof/>
                <w:webHidden/>
              </w:rPr>
              <w:fldChar w:fldCharType="separate"/>
            </w:r>
            <w:r>
              <w:rPr>
                <w:noProof/>
                <w:webHidden/>
              </w:rPr>
              <w:t>85</w:t>
            </w:r>
            <w:r>
              <w:rPr>
                <w:noProof/>
                <w:webHidden/>
              </w:rPr>
              <w:fldChar w:fldCharType="end"/>
            </w:r>
          </w:hyperlink>
        </w:p>
        <w:p w14:paraId="4CC190CE" w14:textId="20B89B57" w:rsidR="006B5EBC" w:rsidRDefault="006B5EBC">
          <w:pPr>
            <w:pStyle w:val="TOC3"/>
            <w:tabs>
              <w:tab w:val="left" w:pos="1200"/>
              <w:tab w:val="right" w:leader="dot" w:pos="9350"/>
            </w:tabs>
            <w:rPr>
              <w:rFonts w:cstheme="minorBidi"/>
              <w:noProof/>
              <w:sz w:val="24"/>
              <w:lang w:val="en-CA" w:bidi="ar-SA"/>
            </w:rPr>
          </w:pPr>
          <w:hyperlink w:anchor="_Toc22804630" w:history="1">
            <w:r w:rsidRPr="00D07366">
              <w:rPr>
                <w:rStyle w:val="Hyperlink"/>
                <w:noProof/>
              </w:rPr>
              <w:t>9.1.1</w:t>
            </w:r>
            <w:r>
              <w:rPr>
                <w:rFonts w:cstheme="minorBidi"/>
                <w:noProof/>
                <w:sz w:val="24"/>
                <w:lang w:val="en-CA" w:bidi="ar-SA"/>
              </w:rPr>
              <w:tab/>
            </w:r>
            <w:r w:rsidRPr="00D07366">
              <w:rPr>
                <w:rStyle w:val="Hyperlink"/>
                <w:noProof/>
              </w:rPr>
              <w:t>Project 1.2: IT-SoS Architecture</w:t>
            </w:r>
            <w:r>
              <w:rPr>
                <w:noProof/>
                <w:webHidden/>
              </w:rPr>
              <w:tab/>
            </w:r>
            <w:r>
              <w:rPr>
                <w:noProof/>
                <w:webHidden/>
              </w:rPr>
              <w:fldChar w:fldCharType="begin"/>
            </w:r>
            <w:r>
              <w:rPr>
                <w:noProof/>
                <w:webHidden/>
              </w:rPr>
              <w:instrText xml:space="preserve"> PAGEREF _Toc22804630 \h </w:instrText>
            </w:r>
            <w:r>
              <w:rPr>
                <w:noProof/>
                <w:webHidden/>
              </w:rPr>
            </w:r>
            <w:r>
              <w:rPr>
                <w:noProof/>
                <w:webHidden/>
              </w:rPr>
              <w:fldChar w:fldCharType="separate"/>
            </w:r>
            <w:r>
              <w:rPr>
                <w:noProof/>
                <w:webHidden/>
              </w:rPr>
              <w:t>85</w:t>
            </w:r>
            <w:r>
              <w:rPr>
                <w:noProof/>
                <w:webHidden/>
              </w:rPr>
              <w:fldChar w:fldCharType="end"/>
            </w:r>
          </w:hyperlink>
        </w:p>
        <w:p w14:paraId="38DD017C" w14:textId="3C80A353" w:rsidR="006B5EBC" w:rsidRDefault="006B5EBC">
          <w:pPr>
            <w:pStyle w:val="TOC3"/>
            <w:tabs>
              <w:tab w:val="left" w:pos="1200"/>
              <w:tab w:val="right" w:leader="dot" w:pos="9350"/>
            </w:tabs>
            <w:rPr>
              <w:rFonts w:cstheme="minorBidi"/>
              <w:noProof/>
              <w:sz w:val="24"/>
              <w:lang w:val="en-CA" w:bidi="ar-SA"/>
            </w:rPr>
          </w:pPr>
          <w:hyperlink w:anchor="_Toc22804631" w:history="1">
            <w:r w:rsidRPr="00D07366">
              <w:rPr>
                <w:rStyle w:val="Hyperlink"/>
                <w:noProof/>
              </w:rPr>
              <w:t>9.1.2</w:t>
            </w:r>
            <w:r>
              <w:rPr>
                <w:rFonts w:cstheme="minorBidi"/>
                <w:noProof/>
                <w:sz w:val="24"/>
                <w:lang w:val="en-CA" w:bidi="ar-SA"/>
              </w:rPr>
              <w:tab/>
            </w:r>
            <w:r w:rsidRPr="00D07366">
              <w:rPr>
                <w:rStyle w:val="Hyperlink"/>
                <w:noProof/>
              </w:rPr>
              <w:t>ATIS Case Study</w:t>
            </w:r>
            <w:r>
              <w:rPr>
                <w:noProof/>
                <w:webHidden/>
              </w:rPr>
              <w:tab/>
            </w:r>
            <w:r>
              <w:rPr>
                <w:noProof/>
                <w:webHidden/>
              </w:rPr>
              <w:fldChar w:fldCharType="begin"/>
            </w:r>
            <w:r>
              <w:rPr>
                <w:noProof/>
                <w:webHidden/>
              </w:rPr>
              <w:instrText xml:space="preserve"> PAGEREF _Toc22804631 \h </w:instrText>
            </w:r>
            <w:r>
              <w:rPr>
                <w:noProof/>
                <w:webHidden/>
              </w:rPr>
            </w:r>
            <w:r>
              <w:rPr>
                <w:noProof/>
                <w:webHidden/>
              </w:rPr>
              <w:fldChar w:fldCharType="separate"/>
            </w:r>
            <w:r>
              <w:rPr>
                <w:noProof/>
                <w:webHidden/>
              </w:rPr>
              <w:t>87</w:t>
            </w:r>
            <w:r>
              <w:rPr>
                <w:noProof/>
                <w:webHidden/>
              </w:rPr>
              <w:fldChar w:fldCharType="end"/>
            </w:r>
          </w:hyperlink>
        </w:p>
        <w:p w14:paraId="118EB2F0" w14:textId="7A5229CC" w:rsidR="006B5EBC" w:rsidRDefault="006B5EBC">
          <w:pPr>
            <w:pStyle w:val="TOC2"/>
            <w:tabs>
              <w:tab w:val="left" w:pos="720"/>
              <w:tab w:val="right" w:leader="dot" w:pos="9350"/>
            </w:tabs>
            <w:rPr>
              <w:rFonts w:cstheme="minorBidi"/>
              <w:noProof/>
              <w:sz w:val="24"/>
              <w:lang w:val="en-CA" w:bidi="ar-SA"/>
            </w:rPr>
          </w:pPr>
          <w:hyperlink w:anchor="_Toc22804632" w:history="1">
            <w:r w:rsidRPr="00D07366">
              <w:rPr>
                <w:rStyle w:val="Hyperlink"/>
                <w:rFonts w:ascii="Times New Roman" w:hAnsi="Times New Roman"/>
                <w:noProof/>
                <w:snapToGrid w:val="0"/>
                <w:w w:val="0"/>
              </w:rPr>
              <w:t>9.2</w:t>
            </w:r>
            <w:r>
              <w:rPr>
                <w:rFonts w:cstheme="minorBidi"/>
                <w:noProof/>
                <w:sz w:val="24"/>
                <w:lang w:val="en-CA" w:bidi="ar-SA"/>
              </w:rPr>
              <w:tab/>
            </w:r>
            <w:r w:rsidRPr="00D07366">
              <w:rPr>
                <w:rStyle w:val="Hyperlink"/>
                <w:noProof/>
              </w:rPr>
              <w:t>Analysis of TTC Data for Bus Bridging Study</w:t>
            </w:r>
            <w:r>
              <w:rPr>
                <w:noProof/>
                <w:webHidden/>
              </w:rPr>
              <w:tab/>
            </w:r>
            <w:r>
              <w:rPr>
                <w:noProof/>
                <w:webHidden/>
              </w:rPr>
              <w:fldChar w:fldCharType="begin"/>
            </w:r>
            <w:r>
              <w:rPr>
                <w:noProof/>
                <w:webHidden/>
              </w:rPr>
              <w:instrText xml:space="preserve"> PAGEREF _Toc22804632 \h </w:instrText>
            </w:r>
            <w:r>
              <w:rPr>
                <w:noProof/>
                <w:webHidden/>
              </w:rPr>
            </w:r>
            <w:r>
              <w:rPr>
                <w:noProof/>
                <w:webHidden/>
              </w:rPr>
              <w:fldChar w:fldCharType="separate"/>
            </w:r>
            <w:r>
              <w:rPr>
                <w:noProof/>
                <w:webHidden/>
              </w:rPr>
              <w:t>90</w:t>
            </w:r>
            <w:r>
              <w:rPr>
                <w:noProof/>
                <w:webHidden/>
              </w:rPr>
              <w:fldChar w:fldCharType="end"/>
            </w:r>
          </w:hyperlink>
        </w:p>
        <w:p w14:paraId="2A736034" w14:textId="6722D195" w:rsidR="006B5EBC" w:rsidRDefault="006B5EBC">
          <w:pPr>
            <w:pStyle w:val="TOC2"/>
            <w:tabs>
              <w:tab w:val="left" w:pos="720"/>
              <w:tab w:val="right" w:leader="dot" w:pos="9350"/>
            </w:tabs>
            <w:rPr>
              <w:rFonts w:cstheme="minorBidi"/>
              <w:noProof/>
              <w:sz w:val="24"/>
              <w:lang w:val="en-CA" w:bidi="ar-SA"/>
            </w:rPr>
          </w:pPr>
          <w:hyperlink w:anchor="_Toc22804633" w:history="1">
            <w:r w:rsidRPr="00D07366">
              <w:rPr>
                <w:rStyle w:val="Hyperlink"/>
                <w:rFonts w:ascii="Times New Roman" w:hAnsi="Times New Roman"/>
                <w:noProof/>
                <w:snapToGrid w:val="0"/>
                <w:w w:val="0"/>
              </w:rPr>
              <w:t>9.3</w:t>
            </w:r>
            <w:r>
              <w:rPr>
                <w:rFonts w:cstheme="minorBidi"/>
                <w:noProof/>
                <w:sz w:val="24"/>
                <w:lang w:val="en-CA" w:bidi="ar-SA"/>
              </w:rPr>
              <w:tab/>
            </w:r>
            <w:r w:rsidRPr="00D07366">
              <w:rPr>
                <w:rStyle w:val="Hyperlink"/>
                <w:noProof/>
              </w:rPr>
              <w:t>Organization of Travel Model Data</w:t>
            </w:r>
            <w:r>
              <w:rPr>
                <w:noProof/>
                <w:webHidden/>
              </w:rPr>
              <w:tab/>
            </w:r>
            <w:r>
              <w:rPr>
                <w:noProof/>
                <w:webHidden/>
              </w:rPr>
              <w:fldChar w:fldCharType="begin"/>
            </w:r>
            <w:r>
              <w:rPr>
                <w:noProof/>
                <w:webHidden/>
              </w:rPr>
              <w:instrText xml:space="preserve"> PAGEREF _Toc22804633 \h </w:instrText>
            </w:r>
            <w:r>
              <w:rPr>
                <w:noProof/>
                <w:webHidden/>
              </w:rPr>
            </w:r>
            <w:r>
              <w:rPr>
                <w:noProof/>
                <w:webHidden/>
              </w:rPr>
              <w:fldChar w:fldCharType="separate"/>
            </w:r>
            <w:r>
              <w:rPr>
                <w:noProof/>
                <w:webHidden/>
              </w:rPr>
              <w:t>90</w:t>
            </w:r>
            <w:r>
              <w:rPr>
                <w:noProof/>
                <w:webHidden/>
              </w:rPr>
              <w:fldChar w:fldCharType="end"/>
            </w:r>
          </w:hyperlink>
        </w:p>
        <w:p w14:paraId="273E7B84" w14:textId="03570C34" w:rsidR="006B5EBC" w:rsidRDefault="006B5EBC">
          <w:pPr>
            <w:pStyle w:val="TOC2"/>
            <w:tabs>
              <w:tab w:val="left" w:pos="720"/>
              <w:tab w:val="right" w:leader="dot" w:pos="9350"/>
            </w:tabs>
            <w:rPr>
              <w:rFonts w:cstheme="minorBidi"/>
              <w:noProof/>
              <w:sz w:val="24"/>
              <w:lang w:val="en-CA" w:bidi="ar-SA"/>
            </w:rPr>
          </w:pPr>
          <w:hyperlink w:anchor="_Toc22804634" w:history="1">
            <w:r w:rsidRPr="00D07366">
              <w:rPr>
                <w:rStyle w:val="Hyperlink"/>
                <w:rFonts w:ascii="Times New Roman" w:hAnsi="Times New Roman"/>
                <w:noProof/>
                <w:snapToGrid w:val="0"/>
                <w:w w:val="0"/>
              </w:rPr>
              <w:t>9.4</w:t>
            </w:r>
            <w:r>
              <w:rPr>
                <w:rFonts w:cstheme="minorBidi"/>
                <w:noProof/>
                <w:sz w:val="24"/>
                <w:lang w:val="en-CA" w:bidi="ar-SA"/>
              </w:rPr>
              <w:tab/>
            </w:r>
            <w:r w:rsidRPr="00D07366">
              <w:rPr>
                <w:rStyle w:val="Hyperlink"/>
                <w:noProof/>
              </w:rPr>
              <w:t>iCity Ontology for Urban Simulation Results</w:t>
            </w:r>
            <w:r>
              <w:rPr>
                <w:noProof/>
                <w:webHidden/>
              </w:rPr>
              <w:tab/>
            </w:r>
            <w:r>
              <w:rPr>
                <w:noProof/>
                <w:webHidden/>
              </w:rPr>
              <w:fldChar w:fldCharType="begin"/>
            </w:r>
            <w:r>
              <w:rPr>
                <w:noProof/>
                <w:webHidden/>
              </w:rPr>
              <w:instrText xml:space="preserve"> PAGEREF _Toc22804634 \h </w:instrText>
            </w:r>
            <w:r>
              <w:rPr>
                <w:noProof/>
                <w:webHidden/>
              </w:rPr>
            </w:r>
            <w:r>
              <w:rPr>
                <w:noProof/>
                <w:webHidden/>
              </w:rPr>
              <w:fldChar w:fldCharType="separate"/>
            </w:r>
            <w:r>
              <w:rPr>
                <w:noProof/>
                <w:webHidden/>
              </w:rPr>
              <w:t>90</w:t>
            </w:r>
            <w:r>
              <w:rPr>
                <w:noProof/>
                <w:webHidden/>
              </w:rPr>
              <w:fldChar w:fldCharType="end"/>
            </w:r>
          </w:hyperlink>
        </w:p>
        <w:p w14:paraId="23153B84" w14:textId="67289312" w:rsidR="006B5EBC" w:rsidRDefault="006B5EBC">
          <w:pPr>
            <w:pStyle w:val="TOC1"/>
            <w:tabs>
              <w:tab w:val="left" w:pos="720"/>
              <w:tab w:val="right" w:leader="dot" w:pos="9350"/>
            </w:tabs>
            <w:rPr>
              <w:rFonts w:cstheme="minorBidi"/>
              <w:noProof/>
              <w:sz w:val="24"/>
              <w:lang w:val="en-CA" w:bidi="ar-SA"/>
            </w:rPr>
          </w:pPr>
          <w:hyperlink w:anchor="_Toc22804635" w:history="1">
            <w:r w:rsidRPr="00D07366">
              <w:rPr>
                <w:rStyle w:val="Hyperlink"/>
                <w:noProof/>
              </w:rPr>
              <w:t>10</w:t>
            </w:r>
            <w:r>
              <w:rPr>
                <w:rFonts w:cstheme="minorBidi"/>
                <w:noProof/>
                <w:sz w:val="24"/>
                <w:lang w:val="en-CA" w:bidi="ar-SA"/>
              </w:rPr>
              <w:tab/>
            </w:r>
            <w:r w:rsidRPr="00D07366">
              <w:rPr>
                <w:rStyle w:val="Hyperlink"/>
                <w:noProof/>
              </w:rPr>
              <w:t>Integration with ArcGIS</w:t>
            </w:r>
            <w:r>
              <w:rPr>
                <w:noProof/>
                <w:webHidden/>
              </w:rPr>
              <w:tab/>
            </w:r>
            <w:r>
              <w:rPr>
                <w:noProof/>
                <w:webHidden/>
              </w:rPr>
              <w:fldChar w:fldCharType="begin"/>
            </w:r>
            <w:r>
              <w:rPr>
                <w:noProof/>
                <w:webHidden/>
              </w:rPr>
              <w:instrText xml:space="preserve"> PAGEREF _Toc22804635 \h </w:instrText>
            </w:r>
            <w:r>
              <w:rPr>
                <w:noProof/>
                <w:webHidden/>
              </w:rPr>
            </w:r>
            <w:r>
              <w:rPr>
                <w:noProof/>
                <w:webHidden/>
              </w:rPr>
              <w:fldChar w:fldCharType="separate"/>
            </w:r>
            <w:r>
              <w:rPr>
                <w:noProof/>
                <w:webHidden/>
              </w:rPr>
              <w:t>91</w:t>
            </w:r>
            <w:r>
              <w:rPr>
                <w:noProof/>
                <w:webHidden/>
              </w:rPr>
              <w:fldChar w:fldCharType="end"/>
            </w:r>
          </w:hyperlink>
        </w:p>
        <w:p w14:paraId="0098F227" w14:textId="3A408343" w:rsidR="006B5EBC" w:rsidRDefault="006B5EBC">
          <w:pPr>
            <w:pStyle w:val="TOC1"/>
            <w:tabs>
              <w:tab w:val="left" w:pos="720"/>
              <w:tab w:val="right" w:leader="dot" w:pos="9350"/>
            </w:tabs>
            <w:rPr>
              <w:rFonts w:cstheme="minorBidi"/>
              <w:noProof/>
              <w:sz w:val="24"/>
              <w:lang w:val="en-CA" w:bidi="ar-SA"/>
            </w:rPr>
          </w:pPr>
          <w:hyperlink w:anchor="_Toc22804636" w:history="1">
            <w:r w:rsidRPr="00D07366">
              <w:rPr>
                <w:rStyle w:val="Hyperlink"/>
                <w:noProof/>
              </w:rPr>
              <w:t>11</w:t>
            </w:r>
            <w:r>
              <w:rPr>
                <w:rFonts w:cstheme="minorBidi"/>
                <w:noProof/>
                <w:sz w:val="24"/>
                <w:lang w:val="en-CA" w:bidi="ar-SA"/>
              </w:rPr>
              <w:tab/>
            </w:r>
            <w:r w:rsidRPr="00D07366">
              <w:rPr>
                <w:rStyle w:val="Hyperlink"/>
                <w:noProof/>
              </w:rPr>
              <w:t>Workflows (in progress)</w:t>
            </w:r>
            <w:r>
              <w:rPr>
                <w:noProof/>
                <w:webHidden/>
              </w:rPr>
              <w:tab/>
            </w:r>
            <w:r>
              <w:rPr>
                <w:noProof/>
                <w:webHidden/>
              </w:rPr>
              <w:fldChar w:fldCharType="begin"/>
            </w:r>
            <w:r>
              <w:rPr>
                <w:noProof/>
                <w:webHidden/>
              </w:rPr>
              <w:instrText xml:space="preserve"> PAGEREF _Toc22804636 \h </w:instrText>
            </w:r>
            <w:r>
              <w:rPr>
                <w:noProof/>
                <w:webHidden/>
              </w:rPr>
            </w:r>
            <w:r>
              <w:rPr>
                <w:noProof/>
                <w:webHidden/>
              </w:rPr>
              <w:fldChar w:fldCharType="separate"/>
            </w:r>
            <w:r>
              <w:rPr>
                <w:noProof/>
                <w:webHidden/>
              </w:rPr>
              <w:t>91</w:t>
            </w:r>
            <w:r>
              <w:rPr>
                <w:noProof/>
                <w:webHidden/>
              </w:rPr>
              <w:fldChar w:fldCharType="end"/>
            </w:r>
          </w:hyperlink>
        </w:p>
        <w:p w14:paraId="068E6251" w14:textId="20AA3750" w:rsidR="006B5EBC" w:rsidRDefault="006B5EBC">
          <w:pPr>
            <w:pStyle w:val="TOC2"/>
            <w:tabs>
              <w:tab w:val="left" w:pos="960"/>
              <w:tab w:val="right" w:leader="dot" w:pos="9350"/>
            </w:tabs>
            <w:rPr>
              <w:rFonts w:cstheme="minorBidi"/>
              <w:noProof/>
              <w:sz w:val="24"/>
              <w:lang w:val="en-CA" w:bidi="ar-SA"/>
            </w:rPr>
          </w:pPr>
          <w:hyperlink w:anchor="_Toc22804637" w:history="1">
            <w:r w:rsidRPr="00D07366">
              <w:rPr>
                <w:rStyle w:val="Hyperlink"/>
                <w:rFonts w:ascii="Times New Roman" w:hAnsi="Times New Roman"/>
                <w:noProof/>
                <w:snapToGrid w:val="0"/>
                <w:w w:val="0"/>
              </w:rPr>
              <w:t>11.1</w:t>
            </w:r>
            <w:r>
              <w:rPr>
                <w:rFonts w:cstheme="minorBidi"/>
                <w:noProof/>
                <w:sz w:val="24"/>
                <w:lang w:val="en-CA" w:bidi="ar-SA"/>
              </w:rPr>
              <w:tab/>
            </w:r>
            <w:r w:rsidRPr="00D07366">
              <w:rPr>
                <w:rStyle w:val="Hyperlink"/>
                <w:noProof/>
              </w:rPr>
              <w:t>Data Mapping</w:t>
            </w:r>
            <w:r>
              <w:rPr>
                <w:noProof/>
                <w:webHidden/>
              </w:rPr>
              <w:tab/>
            </w:r>
            <w:r>
              <w:rPr>
                <w:noProof/>
                <w:webHidden/>
              </w:rPr>
              <w:fldChar w:fldCharType="begin"/>
            </w:r>
            <w:r>
              <w:rPr>
                <w:noProof/>
                <w:webHidden/>
              </w:rPr>
              <w:instrText xml:space="preserve"> PAGEREF _Toc22804637 \h </w:instrText>
            </w:r>
            <w:r>
              <w:rPr>
                <w:noProof/>
                <w:webHidden/>
              </w:rPr>
            </w:r>
            <w:r>
              <w:rPr>
                <w:noProof/>
                <w:webHidden/>
              </w:rPr>
              <w:fldChar w:fldCharType="separate"/>
            </w:r>
            <w:r>
              <w:rPr>
                <w:noProof/>
                <w:webHidden/>
              </w:rPr>
              <w:t>91</w:t>
            </w:r>
            <w:r>
              <w:rPr>
                <w:noProof/>
                <w:webHidden/>
              </w:rPr>
              <w:fldChar w:fldCharType="end"/>
            </w:r>
          </w:hyperlink>
        </w:p>
        <w:p w14:paraId="1F5E6DFC" w14:textId="3C84CC72" w:rsidR="006B5EBC" w:rsidRDefault="006B5EBC">
          <w:pPr>
            <w:pStyle w:val="TOC3"/>
            <w:tabs>
              <w:tab w:val="left" w:pos="1200"/>
              <w:tab w:val="right" w:leader="dot" w:pos="9350"/>
            </w:tabs>
            <w:rPr>
              <w:rFonts w:cstheme="minorBidi"/>
              <w:noProof/>
              <w:sz w:val="24"/>
              <w:lang w:val="en-CA" w:bidi="ar-SA"/>
            </w:rPr>
          </w:pPr>
          <w:hyperlink w:anchor="_Toc22804638" w:history="1">
            <w:r w:rsidRPr="00D07366">
              <w:rPr>
                <w:rStyle w:val="Hyperlink"/>
                <w:noProof/>
              </w:rPr>
              <w:t>11.1.1</w:t>
            </w:r>
            <w:r>
              <w:rPr>
                <w:rFonts w:cstheme="minorBidi"/>
                <w:noProof/>
                <w:sz w:val="24"/>
                <w:lang w:val="en-CA" w:bidi="ar-SA"/>
              </w:rPr>
              <w:tab/>
            </w:r>
            <w:r w:rsidRPr="00D07366">
              <w:rPr>
                <w:rStyle w:val="Hyperlink"/>
                <w:noProof/>
              </w:rPr>
              <w:t>Alternative approaches</w:t>
            </w:r>
            <w:r>
              <w:rPr>
                <w:noProof/>
                <w:webHidden/>
              </w:rPr>
              <w:tab/>
            </w:r>
            <w:r>
              <w:rPr>
                <w:noProof/>
                <w:webHidden/>
              </w:rPr>
              <w:fldChar w:fldCharType="begin"/>
            </w:r>
            <w:r>
              <w:rPr>
                <w:noProof/>
                <w:webHidden/>
              </w:rPr>
              <w:instrText xml:space="preserve"> PAGEREF _Toc22804638 \h </w:instrText>
            </w:r>
            <w:r>
              <w:rPr>
                <w:noProof/>
                <w:webHidden/>
              </w:rPr>
            </w:r>
            <w:r>
              <w:rPr>
                <w:noProof/>
                <w:webHidden/>
              </w:rPr>
              <w:fldChar w:fldCharType="separate"/>
            </w:r>
            <w:r>
              <w:rPr>
                <w:noProof/>
                <w:webHidden/>
              </w:rPr>
              <w:t>91</w:t>
            </w:r>
            <w:r>
              <w:rPr>
                <w:noProof/>
                <w:webHidden/>
              </w:rPr>
              <w:fldChar w:fldCharType="end"/>
            </w:r>
          </w:hyperlink>
        </w:p>
        <w:p w14:paraId="04AE1022" w14:textId="3BAD9211" w:rsidR="006B5EBC" w:rsidRDefault="006B5EBC">
          <w:pPr>
            <w:pStyle w:val="TOC3"/>
            <w:tabs>
              <w:tab w:val="left" w:pos="1200"/>
              <w:tab w:val="right" w:leader="dot" w:pos="9350"/>
            </w:tabs>
            <w:rPr>
              <w:rFonts w:cstheme="minorBidi"/>
              <w:noProof/>
              <w:sz w:val="24"/>
              <w:lang w:val="en-CA" w:bidi="ar-SA"/>
            </w:rPr>
          </w:pPr>
          <w:hyperlink w:anchor="_Toc22804639" w:history="1">
            <w:r w:rsidRPr="00D07366">
              <w:rPr>
                <w:rStyle w:val="Hyperlink"/>
                <w:noProof/>
              </w:rPr>
              <w:t>11.1.2</w:t>
            </w:r>
            <w:r>
              <w:rPr>
                <w:rFonts w:cstheme="minorBidi"/>
                <w:noProof/>
                <w:sz w:val="24"/>
                <w:lang w:val="en-CA" w:bidi="ar-SA"/>
              </w:rPr>
              <w:tab/>
            </w:r>
            <w:r w:rsidRPr="00D07366">
              <w:rPr>
                <w:rStyle w:val="Hyperlink"/>
                <w:noProof/>
              </w:rPr>
              <w:t>Basic data mapping/import workflow with Karma and Virtuoso:</w:t>
            </w:r>
            <w:r>
              <w:rPr>
                <w:noProof/>
                <w:webHidden/>
              </w:rPr>
              <w:tab/>
            </w:r>
            <w:r>
              <w:rPr>
                <w:noProof/>
                <w:webHidden/>
              </w:rPr>
              <w:fldChar w:fldCharType="begin"/>
            </w:r>
            <w:r>
              <w:rPr>
                <w:noProof/>
                <w:webHidden/>
              </w:rPr>
              <w:instrText xml:space="preserve"> PAGEREF _Toc22804639 \h </w:instrText>
            </w:r>
            <w:r>
              <w:rPr>
                <w:noProof/>
                <w:webHidden/>
              </w:rPr>
            </w:r>
            <w:r>
              <w:rPr>
                <w:noProof/>
                <w:webHidden/>
              </w:rPr>
              <w:fldChar w:fldCharType="separate"/>
            </w:r>
            <w:r>
              <w:rPr>
                <w:noProof/>
                <w:webHidden/>
              </w:rPr>
              <w:t>92</w:t>
            </w:r>
            <w:r>
              <w:rPr>
                <w:noProof/>
                <w:webHidden/>
              </w:rPr>
              <w:fldChar w:fldCharType="end"/>
            </w:r>
          </w:hyperlink>
        </w:p>
        <w:p w14:paraId="24ADA9A7" w14:textId="05199E88" w:rsidR="006B5EBC" w:rsidRDefault="006B5EBC">
          <w:pPr>
            <w:pStyle w:val="TOC3"/>
            <w:tabs>
              <w:tab w:val="left" w:pos="1200"/>
              <w:tab w:val="right" w:leader="dot" w:pos="9350"/>
            </w:tabs>
            <w:rPr>
              <w:rFonts w:cstheme="minorBidi"/>
              <w:noProof/>
              <w:sz w:val="24"/>
              <w:lang w:val="en-CA" w:bidi="ar-SA"/>
            </w:rPr>
          </w:pPr>
          <w:hyperlink w:anchor="_Toc22804640" w:history="1">
            <w:r w:rsidRPr="00D07366">
              <w:rPr>
                <w:rStyle w:val="Hyperlink"/>
                <w:noProof/>
              </w:rPr>
              <w:t>11.1.3</w:t>
            </w:r>
            <w:r>
              <w:rPr>
                <w:rFonts w:cstheme="minorBidi"/>
                <w:noProof/>
                <w:sz w:val="24"/>
                <w:lang w:val="en-CA" w:bidi="ar-SA"/>
              </w:rPr>
              <w:tab/>
            </w:r>
            <w:r w:rsidRPr="00D07366">
              <w:rPr>
                <w:rStyle w:val="Hyperlink"/>
                <w:noProof/>
              </w:rPr>
              <w:t>Repeat Data Mappings</w:t>
            </w:r>
            <w:r>
              <w:rPr>
                <w:noProof/>
                <w:webHidden/>
              </w:rPr>
              <w:tab/>
            </w:r>
            <w:r>
              <w:rPr>
                <w:noProof/>
                <w:webHidden/>
              </w:rPr>
              <w:fldChar w:fldCharType="begin"/>
            </w:r>
            <w:r>
              <w:rPr>
                <w:noProof/>
                <w:webHidden/>
              </w:rPr>
              <w:instrText xml:space="preserve"> PAGEREF _Toc22804640 \h </w:instrText>
            </w:r>
            <w:r>
              <w:rPr>
                <w:noProof/>
                <w:webHidden/>
              </w:rPr>
            </w:r>
            <w:r>
              <w:rPr>
                <w:noProof/>
                <w:webHidden/>
              </w:rPr>
              <w:fldChar w:fldCharType="separate"/>
            </w:r>
            <w:r>
              <w:rPr>
                <w:noProof/>
                <w:webHidden/>
              </w:rPr>
              <w:t>93</w:t>
            </w:r>
            <w:r>
              <w:rPr>
                <w:noProof/>
                <w:webHidden/>
              </w:rPr>
              <w:fldChar w:fldCharType="end"/>
            </w:r>
          </w:hyperlink>
        </w:p>
        <w:p w14:paraId="35523DD4" w14:textId="226B8BF5" w:rsidR="006B5EBC" w:rsidRDefault="006B5EBC">
          <w:pPr>
            <w:pStyle w:val="TOC3"/>
            <w:tabs>
              <w:tab w:val="left" w:pos="1200"/>
              <w:tab w:val="right" w:leader="dot" w:pos="9350"/>
            </w:tabs>
            <w:rPr>
              <w:rFonts w:cstheme="minorBidi"/>
              <w:noProof/>
              <w:sz w:val="24"/>
              <w:lang w:val="en-CA" w:bidi="ar-SA"/>
            </w:rPr>
          </w:pPr>
          <w:hyperlink w:anchor="_Toc22804641" w:history="1">
            <w:r w:rsidRPr="00D07366">
              <w:rPr>
                <w:rStyle w:val="Hyperlink"/>
                <w:rFonts w:eastAsia="Times New Roman"/>
                <w:noProof/>
                <w:bdr w:val="none" w:sz="0" w:space="0" w:color="auto" w:frame="1"/>
                <w:lang w:eastAsia="en-CA"/>
              </w:rPr>
              <w:t>11.1.4</w:t>
            </w:r>
            <w:r>
              <w:rPr>
                <w:rFonts w:cstheme="minorBidi"/>
                <w:noProof/>
                <w:sz w:val="24"/>
                <w:lang w:val="en-CA" w:bidi="ar-SA"/>
              </w:rPr>
              <w:tab/>
            </w:r>
            <w:r w:rsidRPr="00D07366">
              <w:rPr>
                <w:rStyle w:val="Hyperlink"/>
                <w:rFonts w:eastAsia="Times New Roman"/>
                <w:noProof/>
                <w:bdr w:val="none" w:sz="0" w:space="0" w:color="auto" w:frame="1"/>
                <w:lang w:eastAsia="en-CA"/>
              </w:rPr>
              <w:t>Offline Batch Mapping</w:t>
            </w:r>
            <w:r>
              <w:rPr>
                <w:noProof/>
                <w:webHidden/>
              </w:rPr>
              <w:tab/>
            </w:r>
            <w:r>
              <w:rPr>
                <w:noProof/>
                <w:webHidden/>
              </w:rPr>
              <w:fldChar w:fldCharType="begin"/>
            </w:r>
            <w:r>
              <w:rPr>
                <w:noProof/>
                <w:webHidden/>
              </w:rPr>
              <w:instrText xml:space="preserve"> PAGEREF _Toc22804641 \h </w:instrText>
            </w:r>
            <w:r>
              <w:rPr>
                <w:noProof/>
                <w:webHidden/>
              </w:rPr>
            </w:r>
            <w:r>
              <w:rPr>
                <w:noProof/>
                <w:webHidden/>
              </w:rPr>
              <w:fldChar w:fldCharType="separate"/>
            </w:r>
            <w:r>
              <w:rPr>
                <w:noProof/>
                <w:webHidden/>
              </w:rPr>
              <w:t>93</w:t>
            </w:r>
            <w:r>
              <w:rPr>
                <w:noProof/>
                <w:webHidden/>
              </w:rPr>
              <w:fldChar w:fldCharType="end"/>
            </w:r>
          </w:hyperlink>
        </w:p>
        <w:p w14:paraId="2F1ABB28" w14:textId="54975F27" w:rsidR="006B5EBC" w:rsidRDefault="006B5EBC">
          <w:pPr>
            <w:pStyle w:val="TOC2"/>
            <w:tabs>
              <w:tab w:val="left" w:pos="960"/>
              <w:tab w:val="right" w:leader="dot" w:pos="9350"/>
            </w:tabs>
            <w:rPr>
              <w:rFonts w:cstheme="minorBidi"/>
              <w:noProof/>
              <w:sz w:val="24"/>
              <w:lang w:val="en-CA" w:bidi="ar-SA"/>
            </w:rPr>
          </w:pPr>
          <w:hyperlink w:anchor="_Toc22804642" w:history="1">
            <w:r w:rsidRPr="00D07366">
              <w:rPr>
                <w:rStyle w:val="Hyperlink"/>
                <w:rFonts w:ascii="Times New Roman" w:hAnsi="Times New Roman"/>
                <w:noProof/>
                <w:snapToGrid w:val="0"/>
                <w:w w:val="0"/>
              </w:rPr>
              <w:t>11.2</w:t>
            </w:r>
            <w:r>
              <w:rPr>
                <w:rFonts w:cstheme="minorBidi"/>
                <w:noProof/>
                <w:sz w:val="24"/>
                <w:lang w:val="en-CA" w:bidi="ar-SA"/>
              </w:rPr>
              <w:tab/>
            </w:r>
            <w:r w:rsidRPr="00D07366">
              <w:rPr>
                <w:rStyle w:val="Hyperlink"/>
                <w:noProof/>
              </w:rPr>
              <w:t>Data Storage</w:t>
            </w:r>
            <w:r>
              <w:rPr>
                <w:noProof/>
                <w:webHidden/>
              </w:rPr>
              <w:tab/>
            </w:r>
            <w:r>
              <w:rPr>
                <w:noProof/>
                <w:webHidden/>
              </w:rPr>
              <w:fldChar w:fldCharType="begin"/>
            </w:r>
            <w:r>
              <w:rPr>
                <w:noProof/>
                <w:webHidden/>
              </w:rPr>
              <w:instrText xml:space="preserve"> PAGEREF _Toc22804642 \h </w:instrText>
            </w:r>
            <w:r>
              <w:rPr>
                <w:noProof/>
                <w:webHidden/>
              </w:rPr>
            </w:r>
            <w:r>
              <w:rPr>
                <w:noProof/>
                <w:webHidden/>
              </w:rPr>
              <w:fldChar w:fldCharType="separate"/>
            </w:r>
            <w:r>
              <w:rPr>
                <w:noProof/>
                <w:webHidden/>
              </w:rPr>
              <w:t>94</w:t>
            </w:r>
            <w:r>
              <w:rPr>
                <w:noProof/>
                <w:webHidden/>
              </w:rPr>
              <w:fldChar w:fldCharType="end"/>
            </w:r>
          </w:hyperlink>
        </w:p>
        <w:p w14:paraId="2F8AB427" w14:textId="72641E48" w:rsidR="006B5EBC" w:rsidRDefault="006B5EBC">
          <w:pPr>
            <w:pStyle w:val="TOC3"/>
            <w:tabs>
              <w:tab w:val="left" w:pos="1200"/>
              <w:tab w:val="right" w:leader="dot" w:pos="9350"/>
            </w:tabs>
            <w:rPr>
              <w:rFonts w:cstheme="minorBidi"/>
              <w:noProof/>
              <w:sz w:val="24"/>
              <w:lang w:val="en-CA" w:bidi="ar-SA"/>
            </w:rPr>
          </w:pPr>
          <w:hyperlink w:anchor="_Toc22804643" w:history="1">
            <w:r w:rsidRPr="00D07366">
              <w:rPr>
                <w:rStyle w:val="Hyperlink"/>
                <w:noProof/>
              </w:rPr>
              <w:t>11.2.1</w:t>
            </w:r>
            <w:r>
              <w:rPr>
                <w:rFonts w:cstheme="minorBidi"/>
                <w:noProof/>
                <w:sz w:val="24"/>
                <w:lang w:val="en-CA" w:bidi="ar-SA"/>
              </w:rPr>
              <w:tab/>
            </w:r>
            <w:r w:rsidRPr="00D07366">
              <w:rPr>
                <w:rStyle w:val="Hyperlink"/>
                <w:noProof/>
              </w:rPr>
              <w:t>Upload to triplestore</w:t>
            </w:r>
            <w:r>
              <w:rPr>
                <w:noProof/>
                <w:webHidden/>
              </w:rPr>
              <w:tab/>
            </w:r>
            <w:r>
              <w:rPr>
                <w:noProof/>
                <w:webHidden/>
              </w:rPr>
              <w:fldChar w:fldCharType="begin"/>
            </w:r>
            <w:r>
              <w:rPr>
                <w:noProof/>
                <w:webHidden/>
              </w:rPr>
              <w:instrText xml:space="preserve"> PAGEREF _Toc22804643 \h </w:instrText>
            </w:r>
            <w:r>
              <w:rPr>
                <w:noProof/>
                <w:webHidden/>
              </w:rPr>
            </w:r>
            <w:r>
              <w:rPr>
                <w:noProof/>
                <w:webHidden/>
              </w:rPr>
              <w:fldChar w:fldCharType="separate"/>
            </w:r>
            <w:r>
              <w:rPr>
                <w:noProof/>
                <w:webHidden/>
              </w:rPr>
              <w:t>94</w:t>
            </w:r>
            <w:r>
              <w:rPr>
                <w:noProof/>
                <w:webHidden/>
              </w:rPr>
              <w:fldChar w:fldCharType="end"/>
            </w:r>
          </w:hyperlink>
        </w:p>
        <w:p w14:paraId="772E0A5A" w14:textId="08406AF1" w:rsidR="006B5EBC" w:rsidRDefault="006B5EBC">
          <w:pPr>
            <w:pStyle w:val="TOC1"/>
            <w:tabs>
              <w:tab w:val="left" w:pos="720"/>
              <w:tab w:val="right" w:leader="dot" w:pos="9350"/>
            </w:tabs>
            <w:rPr>
              <w:rFonts w:cstheme="minorBidi"/>
              <w:noProof/>
              <w:sz w:val="24"/>
              <w:lang w:val="en-CA" w:bidi="ar-SA"/>
            </w:rPr>
          </w:pPr>
          <w:hyperlink w:anchor="_Toc22804644" w:history="1">
            <w:r w:rsidRPr="00D07366">
              <w:rPr>
                <w:rStyle w:val="Hyperlink"/>
                <w:noProof/>
              </w:rPr>
              <w:t>12</w:t>
            </w:r>
            <w:r>
              <w:rPr>
                <w:rFonts w:cstheme="minorBidi"/>
                <w:noProof/>
                <w:sz w:val="24"/>
                <w:lang w:val="en-CA" w:bidi="ar-SA"/>
              </w:rPr>
              <w:tab/>
            </w:r>
            <w:r w:rsidRPr="00D07366">
              <w:rPr>
                <w:rStyle w:val="Hyperlink"/>
                <w:noProof/>
              </w:rPr>
              <w:t>Future Work</w:t>
            </w:r>
            <w:r>
              <w:rPr>
                <w:noProof/>
                <w:webHidden/>
              </w:rPr>
              <w:tab/>
            </w:r>
            <w:r>
              <w:rPr>
                <w:noProof/>
                <w:webHidden/>
              </w:rPr>
              <w:fldChar w:fldCharType="begin"/>
            </w:r>
            <w:r>
              <w:rPr>
                <w:noProof/>
                <w:webHidden/>
              </w:rPr>
              <w:instrText xml:space="preserve"> PAGEREF _Toc22804644 \h </w:instrText>
            </w:r>
            <w:r>
              <w:rPr>
                <w:noProof/>
                <w:webHidden/>
              </w:rPr>
            </w:r>
            <w:r>
              <w:rPr>
                <w:noProof/>
                <w:webHidden/>
              </w:rPr>
              <w:fldChar w:fldCharType="separate"/>
            </w:r>
            <w:r>
              <w:rPr>
                <w:noProof/>
                <w:webHidden/>
              </w:rPr>
              <w:t>95</w:t>
            </w:r>
            <w:r>
              <w:rPr>
                <w:noProof/>
                <w:webHidden/>
              </w:rPr>
              <w:fldChar w:fldCharType="end"/>
            </w:r>
          </w:hyperlink>
        </w:p>
        <w:p w14:paraId="3C502082" w14:textId="0AC9CB42" w:rsidR="006B5EBC" w:rsidRDefault="006B5EBC">
          <w:pPr>
            <w:pStyle w:val="TOC2"/>
            <w:tabs>
              <w:tab w:val="left" w:pos="960"/>
              <w:tab w:val="right" w:leader="dot" w:pos="9350"/>
            </w:tabs>
            <w:rPr>
              <w:rFonts w:cstheme="minorBidi"/>
              <w:noProof/>
              <w:sz w:val="24"/>
              <w:lang w:val="en-CA" w:bidi="ar-SA"/>
            </w:rPr>
          </w:pPr>
          <w:hyperlink w:anchor="_Toc22804645" w:history="1">
            <w:r w:rsidRPr="00D07366">
              <w:rPr>
                <w:rStyle w:val="Hyperlink"/>
                <w:rFonts w:ascii="Times New Roman" w:hAnsi="Times New Roman"/>
                <w:noProof/>
                <w:snapToGrid w:val="0"/>
                <w:w w:val="0"/>
              </w:rPr>
              <w:t>12.1</w:t>
            </w:r>
            <w:r>
              <w:rPr>
                <w:rFonts w:cstheme="minorBidi"/>
                <w:noProof/>
                <w:sz w:val="24"/>
                <w:lang w:val="en-CA" w:bidi="ar-SA"/>
              </w:rPr>
              <w:tab/>
            </w:r>
            <w:r w:rsidRPr="00D07366">
              <w:rPr>
                <w:rStyle w:val="Hyperlink"/>
                <w:noProof/>
              </w:rPr>
              <w:t>Extensions to the Urban System Ontology</w:t>
            </w:r>
            <w:r>
              <w:rPr>
                <w:noProof/>
                <w:webHidden/>
              </w:rPr>
              <w:tab/>
            </w:r>
            <w:r>
              <w:rPr>
                <w:noProof/>
                <w:webHidden/>
              </w:rPr>
              <w:fldChar w:fldCharType="begin"/>
            </w:r>
            <w:r>
              <w:rPr>
                <w:noProof/>
                <w:webHidden/>
              </w:rPr>
              <w:instrText xml:space="preserve"> PAGEREF _Toc22804645 \h </w:instrText>
            </w:r>
            <w:r>
              <w:rPr>
                <w:noProof/>
                <w:webHidden/>
              </w:rPr>
            </w:r>
            <w:r>
              <w:rPr>
                <w:noProof/>
                <w:webHidden/>
              </w:rPr>
              <w:fldChar w:fldCharType="separate"/>
            </w:r>
            <w:r>
              <w:rPr>
                <w:noProof/>
                <w:webHidden/>
              </w:rPr>
              <w:t>95</w:t>
            </w:r>
            <w:r>
              <w:rPr>
                <w:noProof/>
                <w:webHidden/>
              </w:rPr>
              <w:fldChar w:fldCharType="end"/>
            </w:r>
          </w:hyperlink>
        </w:p>
        <w:p w14:paraId="68FBFC8E" w14:textId="27AA1276" w:rsidR="006B5EBC" w:rsidRDefault="006B5EBC">
          <w:pPr>
            <w:pStyle w:val="TOC2"/>
            <w:tabs>
              <w:tab w:val="left" w:pos="960"/>
              <w:tab w:val="right" w:leader="dot" w:pos="9350"/>
            </w:tabs>
            <w:rPr>
              <w:rFonts w:cstheme="minorBidi"/>
              <w:noProof/>
              <w:sz w:val="24"/>
              <w:lang w:val="en-CA" w:bidi="ar-SA"/>
            </w:rPr>
          </w:pPr>
          <w:hyperlink w:anchor="_Toc22804646" w:history="1">
            <w:r w:rsidRPr="00D07366">
              <w:rPr>
                <w:rStyle w:val="Hyperlink"/>
                <w:rFonts w:ascii="Times New Roman" w:hAnsi="Times New Roman"/>
                <w:noProof/>
                <w:snapToGrid w:val="0"/>
                <w:w w:val="0"/>
              </w:rPr>
              <w:t>12.2</w:t>
            </w:r>
            <w:r>
              <w:rPr>
                <w:rFonts w:cstheme="minorBidi"/>
                <w:noProof/>
                <w:sz w:val="24"/>
                <w:lang w:val="en-CA" w:bidi="ar-SA"/>
              </w:rPr>
              <w:tab/>
            </w:r>
            <w:r w:rsidRPr="00D07366">
              <w:rPr>
                <w:rStyle w:val="Hyperlink"/>
                <w:noProof/>
              </w:rPr>
              <w:t>Extensions for iCity Applications</w:t>
            </w:r>
            <w:r>
              <w:rPr>
                <w:noProof/>
                <w:webHidden/>
              </w:rPr>
              <w:tab/>
            </w:r>
            <w:r>
              <w:rPr>
                <w:noProof/>
                <w:webHidden/>
              </w:rPr>
              <w:fldChar w:fldCharType="begin"/>
            </w:r>
            <w:r>
              <w:rPr>
                <w:noProof/>
                <w:webHidden/>
              </w:rPr>
              <w:instrText xml:space="preserve"> PAGEREF _Toc22804646 \h </w:instrText>
            </w:r>
            <w:r>
              <w:rPr>
                <w:noProof/>
                <w:webHidden/>
              </w:rPr>
            </w:r>
            <w:r>
              <w:rPr>
                <w:noProof/>
                <w:webHidden/>
              </w:rPr>
              <w:fldChar w:fldCharType="separate"/>
            </w:r>
            <w:r>
              <w:rPr>
                <w:noProof/>
                <w:webHidden/>
              </w:rPr>
              <w:t>95</w:t>
            </w:r>
            <w:r>
              <w:rPr>
                <w:noProof/>
                <w:webHidden/>
              </w:rPr>
              <w:fldChar w:fldCharType="end"/>
            </w:r>
          </w:hyperlink>
        </w:p>
        <w:p w14:paraId="2614D1EB" w14:textId="3227A3CC" w:rsidR="006B5EBC" w:rsidRDefault="006B5EBC">
          <w:pPr>
            <w:pStyle w:val="TOC3"/>
            <w:tabs>
              <w:tab w:val="left" w:pos="1200"/>
              <w:tab w:val="right" w:leader="dot" w:pos="9350"/>
            </w:tabs>
            <w:rPr>
              <w:rFonts w:cstheme="minorBidi"/>
              <w:noProof/>
              <w:sz w:val="24"/>
              <w:lang w:val="en-CA" w:bidi="ar-SA"/>
            </w:rPr>
          </w:pPr>
          <w:hyperlink w:anchor="_Toc22804647" w:history="1">
            <w:r w:rsidRPr="00D07366">
              <w:rPr>
                <w:rStyle w:val="Hyperlink"/>
                <w:noProof/>
              </w:rPr>
              <w:t>12.2.1</w:t>
            </w:r>
            <w:r>
              <w:rPr>
                <w:rFonts w:cstheme="minorBidi"/>
                <w:noProof/>
                <w:sz w:val="24"/>
                <w:lang w:val="en-CA" w:bidi="ar-SA"/>
              </w:rPr>
              <w:tab/>
            </w:r>
            <w:r w:rsidRPr="00D07366">
              <w:rPr>
                <w:rStyle w:val="Hyperlink"/>
                <w:noProof/>
              </w:rPr>
              <w:t>Data Collection</w:t>
            </w:r>
            <w:r>
              <w:rPr>
                <w:noProof/>
                <w:webHidden/>
              </w:rPr>
              <w:tab/>
            </w:r>
            <w:r>
              <w:rPr>
                <w:noProof/>
                <w:webHidden/>
              </w:rPr>
              <w:fldChar w:fldCharType="begin"/>
            </w:r>
            <w:r>
              <w:rPr>
                <w:noProof/>
                <w:webHidden/>
              </w:rPr>
              <w:instrText xml:space="preserve"> PAGEREF _Toc22804647 \h </w:instrText>
            </w:r>
            <w:r>
              <w:rPr>
                <w:noProof/>
                <w:webHidden/>
              </w:rPr>
            </w:r>
            <w:r>
              <w:rPr>
                <w:noProof/>
                <w:webHidden/>
              </w:rPr>
              <w:fldChar w:fldCharType="separate"/>
            </w:r>
            <w:r>
              <w:rPr>
                <w:noProof/>
                <w:webHidden/>
              </w:rPr>
              <w:t>96</w:t>
            </w:r>
            <w:r>
              <w:rPr>
                <w:noProof/>
                <w:webHidden/>
              </w:rPr>
              <w:fldChar w:fldCharType="end"/>
            </w:r>
          </w:hyperlink>
        </w:p>
        <w:p w14:paraId="07C5E14B" w14:textId="600CEF76" w:rsidR="006B5EBC" w:rsidRDefault="006B5EBC">
          <w:pPr>
            <w:pStyle w:val="TOC3"/>
            <w:tabs>
              <w:tab w:val="left" w:pos="1200"/>
              <w:tab w:val="right" w:leader="dot" w:pos="9350"/>
            </w:tabs>
            <w:rPr>
              <w:rFonts w:cstheme="minorBidi"/>
              <w:noProof/>
              <w:sz w:val="24"/>
              <w:lang w:val="en-CA" w:bidi="ar-SA"/>
            </w:rPr>
          </w:pPr>
          <w:hyperlink w:anchor="_Toc22804648" w:history="1">
            <w:r w:rsidRPr="00D07366">
              <w:rPr>
                <w:rStyle w:val="Hyperlink"/>
                <w:noProof/>
              </w:rPr>
              <w:t>12.2.2</w:t>
            </w:r>
            <w:r>
              <w:rPr>
                <w:rFonts w:cstheme="minorBidi"/>
                <w:noProof/>
                <w:sz w:val="24"/>
                <w:lang w:val="en-CA" w:bidi="ar-SA"/>
              </w:rPr>
              <w:tab/>
            </w:r>
            <w:r w:rsidRPr="00D07366">
              <w:rPr>
                <w:rStyle w:val="Hyperlink"/>
                <w:noProof/>
              </w:rPr>
              <w:t>Simulation of Urban Systems</w:t>
            </w:r>
            <w:r>
              <w:rPr>
                <w:noProof/>
                <w:webHidden/>
              </w:rPr>
              <w:tab/>
            </w:r>
            <w:r>
              <w:rPr>
                <w:noProof/>
                <w:webHidden/>
              </w:rPr>
              <w:fldChar w:fldCharType="begin"/>
            </w:r>
            <w:r>
              <w:rPr>
                <w:noProof/>
                <w:webHidden/>
              </w:rPr>
              <w:instrText xml:space="preserve"> PAGEREF _Toc22804648 \h </w:instrText>
            </w:r>
            <w:r>
              <w:rPr>
                <w:noProof/>
                <w:webHidden/>
              </w:rPr>
            </w:r>
            <w:r>
              <w:rPr>
                <w:noProof/>
                <w:webHidden/>
              </w:rPr>
              <w:fldChar w:fldCharType="separate"/>
            </w:r>
            <w:r>
              <w:rPr>
                <w:noProof/>
                <w:webHidden/>
              </w:rPr>
              <w:t>97</w:t>
            </w:r>
            <w:r>
              <w:rPr>
                <w:noProof/>
                <w:webHidden/>
              </w:rPr>
              <w:fldChar w:fldCharType="end"/>
            </w:r>
          </w:hyperlink>
        </w:p>
        <w:p w14:paraId="4D60A135" w14:textId="248890BB" w:rsidR="006B5EBC" w:rsidRDefault="006B5EBC">
          <w:pPr>
            <w:pStyle w:val="TOC2"/>
            <w:tabs>
              <w:tab w:val="left" w:pos="960"/>
              <w:tab w:val="right" w:leader="dot" w:pos="9350"/>
            </w:tabs>
            <w:rPr>
              <w:rFonts w:cstheme="minorBidi"/>
              <w:noProof/>
              <w:sz w:val="24"/>
              <w:lang w:val="en-CA" w:bidi="ar-SA"/>
            </w:rPr>
          </w:pPr>
          <w:hyperlink w:anchor="_Toc22804649" w:history="1">
            <w:r w:rsidRPr="00D07366">
              <w:rPr>
                <w:rStyle w:val="Hyperlink"/>
                <w:rFonts w:ascii="Times New Roman" w:hAnsi="Times New Roman"/>
                <w:noProof/>
                <w:snapToGrid w:val="0"/>
                <w:w w:val="0"/>
              </w:rPr>
              <w:t>12.3</w:t>
            </w:r>
            <w:r>
              <w:rPr>
                <w:rFonts w:cstheme="minorBidi"/>
                <w:noProof/>
                <w:sz w:val="24"/>
                <w:lang w:val="en-CA" w:bidi="ar-SA"/>
              </w:rPr>
              <w:tab/>
            </w:r>
            <w:r w:rsidRPr="00D07366">
              <w:rPr>
                <w:rStyle w:val="Hyperlink"/>
                <w:noProof/>
              </w:rPr>
              <w:t>Evaluation</w:t>
            </w:r>
            <w:r>
              <w:rPr>
                <w:noProof/>
                <w:webHidden/>
              </w:rPr>
              <w:tab/>
            </w:r>
            <w:r>
              <w:rPr>
                <w:noProof/>
                <w:webHidden/>
              </w:rPr>
              <w:fldChar w:fldCharType="begin"/>
            </w:r>
            <w:r>
              <w:rPr>
                <w:noProof/>
                <w:webHidden/>
              </w:rPr>
              <w:instrText xml:space="preserve"> PAGEREF _Toc22804649 \h </w:instrText>
            </w:r>
            <w:r>
              <w:rPr>
                <w:noProof/>
                <w:webHidden/>
              </w:rPr>
            </w:r>
            <w:r>
              <w:rPr>
                <w:noProof/>
                <w:webHidden/>
              </w:rPr>
              <w:fldChar w:fldCharType="separate"/>
            </w:r>
            <w:r>
              <w:rPr>
                <w:noProof/>
                <w:webHidden/>
              </w:rPr>
              <w:t>98</w:t>
            </w:r>
            <w:r>
              <w:rPr>
                <w:noProof/>
                <w:webHidden/>
              </w:rPr>
              <w:fldChar w:fldCharType="end"/>
            </w:r>
          </w:hyperlink>
        </w:p>
        <w:p w14:paraId="0F15597B" w14:textId="6C0BDF30" w:rsidR="006B5EBC" w:rsidRDefault="006B5EBC">
          <w:pPr>
            <w:pStyle w:val="TOC2"/>
            <w:tabs>
              <w:tab w:val="left" w:pos="960"/>
              <w:tab w:val="right" w:leader="dot" w:pos="9350"/>
            </w:tabs>
            <w:rPr>
              <w:rFonts w:cstheme="minorBidi"/>
              <w:noProof/>
              <w:sz w:val="24"/>
              <w:lang w:val="en-CA" w:bidi="ar-SA"/>
            </w:rPr>
          </w:pPr>
          <w:hyperlink w:anchor="_Toc22804650" w:history="1">
            <w:r w:rsidRPr="00D07366">
              <w:rPr>
                <w:rStyle w:val="Hyperlink"/>
                <w:rFonts w:ascii="Times New Roman" w:hAnsi="Times New Roman"/>
                <w:noProof/>
                <w:snapToGrid w:val="0"/>
                <w:w w:val="0"/>
              </w:rPr>
              <w:t>12.4</w:t>
            </w:r>
            <w:r>
              <w:rPr>
                <w:rFonts w:cstheme="minorBidi"/>
                <w:noProof/>
                <w:sz w:val="24"/>
                <w:lang w:val="en-CA" w:bidi="ar-SA"/>
              </w:rPr>
              <w:tab/>
            </w:r>
            <w:r w:rsidRPr="00D07366">
              <w:rPr>
                <w:rStyle w:val="Hyperlink"/>
                <w:noProof/>
              </w:rPr>
              <w:t>Implementation</w:t>
            </w:r>
            <w:r>
              <w:rPr>
                <w:noProof/>
                <w:webHidden/>
              </w:rPr>
              <w:tab/>
            </w:r>
            <w:r>
              <w:rPr>
                <w:noProof/>
                <w:webHidden/>
              </w:rPr>
              <w:fldChar w:fldCharType="begin"/>
            </w:r>
            <w:r>
              <w:rPr>
                <w:noProof/>
                <w:webHidden/>
              </w:rPr>
              <w:instrText xml:space="preserve"> PAGEREF _Toc22804650 \h </w:instrText>
            </w:r>
            <w:r>
              <w:rPr>
                <w:noProof/>
                <w:webHidden/>
              </w:rPr>
            </w:r>
            <w:r>
              <w:rPr>
                <w:noProof/>
                <w:webHidden/>
              </w:rPr>
              <w:fldChar w:fldCharType="separate"/>
            </w:r>
            <w:r>
              <w:rPr>
                <w:noProof/>
                <w:webHidden/>
              </w:rPr>
              <w:t>98</w:t>
            </w:r>
            <w:r>
              <w:rPr>
                <w:noProof/>
                <w:webHidden/>
              </w:rPr>
              <w:fldChar w:fldCharType="end"/>
            </w:r>
          </w:hyperlink>
        </w:p>
        <w:p w14:paraId="41167463" w14:textId="774363EF" w:rsidR="006B5EBC" w:rsidRDefault="006B5EBC">
          <w:pPr>
            <w:pStyle w:val="TOC2"/>
            <w:tabs>
              <w:tab w:val="left" w:pos="960"/>
              <w:tab w:val="right" w:leader="dot" w:pos="9350"/>
            </w:tabs>
            <w:rPr>
              <w:rFonts w:cstheme="minorBidi"/>
              <w:noProof/>
              <w:sz w:val="24"/>
              <w:lang w:val="en-CA" w:bidi="ar-SA"/>
            </w:rPr>
          </w:pPr>
          <w:hyperlink w:anchor="_Toc22804651" w:history="1">
            <w:r w:rsidRPr="00D07366">
              <w:rPr>
                <w:rStyle w:val="Hyperlink"/>
                <w:rFonts w:ascii="Times New Roman" w:hAnsi="Times New Roman"/>
                <w:noProof/>
                <w:snapToGrid w:val="0"/>
                <w:w w:val="0"/>
              </w:rPr>
              <w:t>12.5</w:t>
            </w:r>
            <w:r>
              <w:rPr>
                <w:rFonts w:cstheme="minorBidi"/>
                <w:noProof/>
                <w:sz w:val="24"/>
                <w:lang w:val="en-CA" w:bidi="ar-SA"/>
              </w:rPr>
              <w:tab/>
            </w:r>
            <w:r w:rsidRPr="00D07366">
              <w:rPr>
                <w:rStyle w:val="Hyperlink"/>
                <w:noProof/>
              </w:rPr>
              <w:t>Research</w:t>
            </w:r>
            <w:r>
              <w:rPr>
                <w:noProof/>
                <w:webHidden/>
              </w:rPr>
              <w:tab/>
            </w:r>
            <w:r>
              <w:rPr>
                <w:noProof/>
                <w:webHidden/>
              </w:rPr>
              <w:fldChar w:fldCharType="begin"/>
            </w:r>
            <w:r>
              <w:rPr>
                <w:noProof/>
                <w:webHidden/>
              </w:rPr>
              <w:instrText xml:space="preserve"> PAGEREF _Toc22804651 \h </w:instrText>
            </w:r>
            <w:r>
              <w:rPr>
                <w:noProof/>
                <w:webHidden/>
              </w:rPr>
            </w:r>
            <w:r>
              <w:rPr>
                <w:noProof/>
                <w:webHidden/>
              </w:rPr>
              <w:fldChar w:fldCharType="separate"/>
            </w:r>
            <w:r>
              <w:rPr>
                <w:noProof/>
                <w:webHidden/>
              </w:rPr>
              <w:t>98</w:t>
            </w:r>
            <w:r>
              <w:rPr>
                <w:noProof/>
                <w:webHidden/>
              </w:rPr>
              <w:fldChar w:fldCharType="end"/>
            </w:r>
          </w:hyperlink>
        </w:p>
        <w:p w14:paraId="157BD65B" w14:textId="7062BD1A" w:rsidR="006B5EBC" w:rsidRDefault="006B5EBC">
          <w:pPr>
            <w:pStyle w:val="TOC1"/>
            <w:tabs>
              <w:tab w:val="left" w:pos="720"/>
              <w:tab w:val="right" w:leader="dot" w:pos="9350"/>
            </w:tabs>
            <w:rPr>
              <w:rFonts w:cstheme="minorBidi"/>
              <w:noProof/>
              <w:sz w:val="24"/>
              <w:lang w:val="en-CA" w:bidi="ar-SA"/>
            </w:rPr>
          </w:pPr>
          <w:hyperlink w:anchor="_Toc22804652" w:history="1">
            <w:r w:rsidRPr="00D07366">
              <w:rPr>
                <w:rStyle w:val="Hyperlink"/>
                <w:noProof/>
              </w:rPr>
              <w:t>13</w:t>
            </w:r>
            <w:r>
              <w:rPr>
                <w:rFonts w:cstheme="minorBidi"/>
                <w:noProof/>
                <w:sz w:val="24"/>
                <w:lang w:val="en-CA" w:bidi="ar-SA"/>
              </w:rPr>
              <w:tab/>
            </w:r>
            <w:r w:rsidRPr="00D07366">
              <w:rPr>
                <w:rStyle w:val="Hyperlink"/>
                <w:noProof/>
              </w:rPr>
              <w:t>Summary of Changes from Previous Version</w:t>
            </w:r>
            <w:r>
              <w:rPr>
                <w:noProof/>
                <w:webHidden/>
              </w:rPr>
              <w:tab/>
            </w:r>
            <w:r>
              <w:rPr>
                <w:noProof/>
                <w:webHidden/>
              </w:rPr>
              <w:fldChar w:fldCharType="begin"/>
            </w:r>
            <w:r>
              <w:rPr>
                <w:noProof/>
                <w:webHidden/>
              </w:rPr>
              <w:instrText xml:space="preserve"> PAGEREF _Toc22804652 \h </w:instrText>
            </w:r>
            <w:r>
              <w:rPr>
                <w:noProof/>
                <w:webHidden/>
              </w:rPr>
            </w:r>
            <w:r>
              <w:rPr>
                <w:noProof/>
                <w:webHidden/>
              </w:rPr>
              <w:fldChar w:fldCharType="separate"/>
            </w:r>
            <w:r>
              <w:rPr>
                <w:noProof/>
                <w:webHidden/>
              </w:rPr>
              <w:t>98</w:t>
            </w:r>
            <w:r>
              <w:rPr>
                <w:noProof/>
                <w:webHidden/>
              </w:rPr>
              <w:fldChar w:fldCharType="end"/>
            </w:r>
          </w:hyperlink>
        </w:p>
        <w:p w14:paraId="4ADB131C" w14:textId="74C1C240" w:rsidR="006B5EBC" w:rsidRDefault="006B5EBC">
          <w:pPr>
            <w:pStyle w:val="TOC1"/>
            <w:tabs>
              <w:tab w:val="right" w:leader="dot" w:pos="9350"/>
            </w:tabs>
            <w:rPr>
              <w:rFonts w:cstheme="minorBidi"/>
              <w:noProof/>
              <w:sz w:val="24"/>
              <w:lang w:val="en-CA" w:bidi="ar-SA"/>
            </w:rPr>
          </w:pPr>
          <w:hyperlink w:anchor="_Toc22804653" w:history="1">
            <w:r w:rsidRPr="00D07366">
              <w:rPr>
                <w:rStyle w:val="Hyperlink"/>
                <w:noProof/>
              </w:rPr>
              <w:t>Acknowledgements</w:t>
            </w:r>
            <w:r>
              <w:rPr>
                <w:noProof/>
                <w:webHidden/>
              </w:rPr>
              <w:tab/>
            </w:r>
            <w:r>
              <w:rPr>
                <w:noProof/>
                <w:webHidden/>
              </w:rPr>
              <w:fldChar w:fldCharType="begin"/>
            </w:r>
            <w:r>
              <w:rPr>
                <w:noProof/>
                <w:webHidden/>
              </w:rPr>
              <w:instrText xml:space="preserve"> PAGEREF _Toc22804653 \h </w:instrText>
            </w:r>
            <w:r>
              <w:rPr>
                <w:noProof/>
                <w:webHidden/>
              </w:rPr>
            </w:r>
            <w:r>
              <w:rPr>
                <w:noProof/>
                <w:webHidden/>
              </w:rPr>
              <w:fldChar w:fldCharType="separate"/>
            </w:r>
            <w:r>
              <w:rPr>
                <w:noProof/>
                <w:webHidden/>
              </w:rPr>
              <w:t>100</w:t>
            </w:r>
            <w:r>
              <w:rPr>
                <w:noProof/>
                <w:webHidden/>
              </w:rPr>
              <w:fldChar w:fldCharType="end"/>
            </w:r>
          </w:hyperlink>
        </w:p>
        <w:p w14:paraId="5178FFE6" w14:textId="7204AB02" w:rsidR="006B5EBC" w:rsidRDefault="006B5EBC">
          <w:pPr>
            <w:pStyle w:val="TOC1"/>
            <w:tabs>
              <w:tab w:val="right" w:leader="dot" w:pos="9350"/>
            </w:tabs>
            <w:rPr>
              <w:rFonts w:cstheme="minorBidi"/>
              <w:noProof/>
              <w:sz w:val="24"/>
              <w:lang w:val="en-CA" w:bidi="ar-SA"/>
            </w:rPr>
          </w:pPr>
          <w:hyperlink w:anchor="_Toc22804654" w:history="1">
            <w:r w:rsidRPr="00D07366">
              <w:rPr>
                <w:rStyle w:val="Hyperlink"/>
                <w:noProof/>
              </w:rPr>
              <w:t>Bibliography</w:t>
            </w:r>
            <w:r>
              <w:rPr>
                <w:noProof/>
                <w:webHidden/>
              </w:rPr>
              <w:tab/>
            </w:r>
            <w:r>
              <w:rPr>
                <w:noProof/>
                <w:webHidden/>
              </w:rPr>
              <w:fldChar w:fldCharType="begin"/>
            </w:r>
            <w:r>
              <w:rPr>
                <w:noProof/>
                <w:webHidden/>
              </w:rPr>
              <w:instrText xml:space="preserve"> PAGEREF _Toc22804654 \h </w:instrText>
            </w:r>
            <w:r>
              <w:rPr>
                <w:noProof/>
                <w:webHidden/>
              </w:rPr>
            </w:r>
            <w:r>
              <w:rPr>
                <w:noProof/>
                <w:webHidden/>
              </w:rPr>
              <w:fldChar w:fldCharType="separate"/>
            </w:r>
            <w:r>
              <w:rPr>
                <w:noProof/>
                <w:webHidden/>
              </w:rPr>
              <w:t>101</w:t>
            </w:r>
            <w:r>
              <w:rPr>
                <w:noProof/>
                <w:webHidden/>
              </w:rPr>
              <w:fldChar w:fldCharType="end"/>
            </w:r>
          </w:hyperlink>
        </w:p>
        <w:p w14:paraId="6D1DC623" w14:textId="10243C18"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280458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22804587"/>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22804588"/>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7D0DFE9C"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C65CEA">
        <w:t xml:space="preserve">Figure </w:t>
      </w:r>
      <w:r w:rsidR="00C65CEA">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24CCB126"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06B4D969"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ntology may be implemented to support specific applications. Examples of this are discussed in further detail in Sectio</w:t>
      </w:r>
      <w:r w:rsidR="004816C9">
        <w:t xml:space="preserve">n </w:t>
      </w:r>
      <w:r w:rsidR="004816C9">
        <w:fldChar w:fldCharType="begin"/>
      </w:r>
      <w:r w:rsidR="004816C9">
        <w:instrText xml:space="preserve"> REF _Ref20730202 \r \h </w:instrText>
      </w:r>
      <w:r w:rsidR="004816C9">
        <w:fldChar w:fldCharType="separate"/>
      </w:r>
      <w:r w:rsidR="004816C9">
        <w:t>8</w:t>
      </w:r>
      <w:r w:rsidR="004816C9">
        <w:fldChar w:fldCharType="end"/>
      </w:r>
      <w:r w:rsidR="00BE6A2E">
        <w:t xml:space="preserve">.  </w:t>
      </w:r>
    </w:p>
    <w:p w14:paraId="52EB3871" w14:textId="405DCC66" w:rsidR="006A044F" w:rsidRDefault="006A044F" w:rsidP="00EA354A">
      <w:pPr>
        <w:pStyle w:val="Heading1"/>
      </w:pPr>
      <w:bookmarkStart w:id="36" w:name="_Ref462673081"/>
      <w:bookmarkStart w:id="37" w:name="_Toc22804589"/>
      <w:r>
        <w:t xml:space="preserve">Development </w:t>
      </w:r>
      <w:r w:rsidR="00A0372F">
        <w:t>Approach</w:t>
      </w:r>
      <w:bookmarkEnd w:id="37"/>
    </w:p>
    <w:p w14:paraId="4A0B1015" w14:textId="5C08B7A6" w:rsidR="005F7DA5" w:rsidRDefault="00E53C87" w:rsidP="00E53C87">
      <w:pPr>
        <w:rPr>
          <w:lang w:val="en-US" w:bidi="en-US"/>
        </w:rPr>
      </w:pPr>
      <w:r w:rsidRPr="00E53C87">
        <w:rPr>
          <w:lang w:val="en-US" w:bidi="en-US"/>
        </w:rPr>
        <w:t xml:space="preserve">The </w:t>
      </w:r>
      <w:r w:rsidR="006A04CD">
        <w:rPr>
          <w:lang w:val="en-US" w:bidi="en-US"/>
        </w:rPr>
        <w:t xml:space="preserve">ontologies presented in this report </w:t>
      </w:r>
      <w:r w:rsidR="007B59DF">
        <w:rPr>
          <w:lang w:val="en-US" w:bidi="en-US"/>
        </w:rPr>
        <w:t xml:space="preserve">have been developed </w:t>
      </w:r>
      <w:r w:rsidR="00BF61FF">
        <w:rPr>
          <w:lang w:val="en-US" w:bidi="en-US"/>
        </w:rPr>
        <w:t>based on</w:t>
      </w:r>
      <w:r w:rsidR="00493FE1">
        <w:rPr>
          <w:lang w:val="en-US" w:bidi="en-US"/>
        </w:rPr>
        <w:t xml:space="preserve"> the guidelines for ontology development set out by </w:t>
      </w:r>
      <w:r w:rsidR="0004677B">
        <w:rPr>
          <w:lang w:val="en-US" w:bidi="en-US"/>
        </w:rPr>
        <w:t xml:space="preserve">both </w:t>
      </w:r>
      <w:r w:rsidR="006B06D3">
        <w:rPr>
          <w:lang w:val="en-US" w:bidi="en-US"/>
        </w:rPr>
        <w:fldChar w:fldCharType="begin"/>
      </w:r>
      <w:r w:rsidR="006B06D3">
        <w:rPr>
          <w:lang w:val="en-US" w:bidi="en-US"/>
        </w:rPr>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6B06D3">
        <w:rPr>
          <w:lang w:val="en-US" w:bidi="en-US"/>
        </w:rPr>
        <w:fldChar w:fldCharType="separate"/>
      </w:r>
      <w:r w:rsidR="006B06D3">
        <w:rPr>
          <w:noProof/>
          <w:lang w:val="en-US" w:bidi="en-US"/>
        </w:rPr>
        <w:t>[2]</w:t>
      </w:r>
      <w:r w:rsidR="006B06D3">
        <w:rPr>
          <w:lang w:val="en-US" w:bidi="en-US"/>
        </w:rPr>
        <w:fldChar w:fldCharType="end"/>
      </w:r>
      <w:r w:rsidR="006B06D3">
        <w:rPr>
          <w:lang w:val="en-US" w:bidi="en-US"/>
        </w:rPr>
        <w:t xml:space="preserve"> </w:t>
      </w:r>
      <w:r w:rsidR="0004677B">
        <w:rPr>
          <w:lang w:val="en-US" w:bidi="en-US"/>
        </w:rPr>
        <w:t>and</w:t>
      </w:r>
      <w:r w:rsidR="006B06D3">
        <w:rPr>
          <w:lang w:val="en-US" w:bidi="en-US"/>
        </w:rPr>
        <w:t xml:space="preserve"> </w:t>
      </w:r>
      <w:r w:rsidR="006B06D3">
        <w:rPr>
          <w:lang w:val="en-US" w:bidi="en-US"/>
        </w:rPr>
        <w:fldChar w:fldCharType="begin"/>
      </w:r>
      <w:r w:rsidR="006B06D3">
        <w:rPr>
          <w:lang w:val="en-US" w:bidi="en-US"/>
        </w:rPr>
        <w:instrText xml:space="preserve"> ADDIN EN.CITE &lt;EndNote&gt;&lt;Cite&gt;&lt;Author&gt;Uschold&lt;/Author&gt;&lt;Year&gt;1996&lt;/Year&gt;&lt;IDText&gt;Ontologies: Principles, methods and applications&lt;/IDText&gt;&lt;DisplayText&gt;[3]&lt;/DisplayText&gt;&lt;record&gt;&lt;isbn&gt;1469-8005&lt;/isbn&gt;&lt;titles&gt;&lt;title&gt;Ontologies: Principles, methods and applications&lt;/title&gt;&lt;secondary-title&gt;The knowledge engineering review&lt;/secondary-title&gt;&lt;/titles&gt;&lt;pages&gt;93-136&lt;/pages&gt;&lt;number&gt;2&lt;/number&gt;&lt;contributors&gt;&lt;authors&gt;&lt;author&gt;Uschold, Mike&lt;/author&gt;&lt;author&gt;Gruninger, Michael&lt;/author&gt;&lt;/authors&gt;&lt;/contributors&gt;&lt;added-date format="utc"&gt;1569934015&lt;/added-date&gt;&lt;ref-type name="Journal Article"&gt;17&lt;/ref-type&gt;&lt;dates&gt;&lt;year&gt;1996&lt;/year&gt;&lt;/dates&gt;&lt;rec-number&gt;41&lt;/rec-number&gt;&lt;last-updated-date format="utc"&gt;1569934015&lt;/last-updated-date&gt;&lt;volume&gt;11&lt;/volume&gt;&lt;/record&gt;&lt;/Cite&gt;&lt;/EndNote&gt;</w:instrText>
      </w:r>
      <w:r w:rsidR="006B06D3">
        <w:rPr>
          <w:lang w:val="en-US" w:bidi="en-US"/>
        </w:rPr>
        <w:fldChar w:fldCharType="separate"/>
      </w:r>
      <w:r w:rsidR="006B06D3">
        <w:rPr>
          <w:noProof/>
          <w:lang w:val="en-US" w:bidi="en-US"/>
        </w:rPr>
        <w:t>[3]</w:t>
      </w:r>
      <w:r w:rsidR="006B06D3">
        <w:rPr>
          <w:lang w:val="en-US" w:bidi="en-US"/>
        </w:rPr>
        <w:fldChar w:fldCharType="end"/>
      </w:r>
      <w:r w:rsidR="00493FE1">
        <w:rPr>
          <w:lang w:val="en-US" w:bidi="en-US"/>
        </w:rPr>
        <w:t>.</w:t>
      </w:r>
      <w:r w:rsidR="00416D5D">
        <w:rPr>
          <w:lang w:val="en-US" w:bidi="en-US"/>
        </w:rPr>
        <w:t xml:space="preserve"> </w:t>
      </w:r>
      <w:r w:rsidR="001C7E03">
        <w:rPr>
          <w:lang w:val="en-US" w:bidi="en-US"/>
        </w:rPr>
        <w:t>This combined approach may be described in terms of</w:t>
      </w:r>
      <w:r w:rsidR="00416D5D">
        <w:rPr>
          <w:lang w:val="en-US" w:bidi="en-US"/>
        </w:rPr>
        <w:t xml:space="preserve"> </w:t>
      </w:r>
      <w:r w:rsidR="00EF3A11">
        <w:rPr>
          <w:lang w:val="en-US" w:bidi="en-US"/>
        </w:rPr>
        <w:t xml:space="preserve">the </w:t>
      </w:r>
      <w:r w:rsidR="001C7E03">
        <w:rPr>
          <w:lang w:val="en-US" w:bidi="en-US"/>
        </w:rPr>
        <w:t xml:space="preserve">following </w:t>
      </w:r>
      <w:r w:rsidR="00EF3A11">
        <w:rPr>
          <w:lang w:val="en-US" w:bidi="en-US"/>
        </w:rPr>
        <w:t xml:space="preserve">six </w:t>
      </w:r>
      <w:r w:rsidR="001C7E03">
        <w:rPr>
          <w:lang w:val="en-US" w:bidi="en-US"/>
        </w:rPr>
        <w:t>activities</w:t>
      </w:r>
      <w:r w:rsidR="00EF3A11">
        <w:rPr>
          <w:lang w:val="en-US" w:bidi="en-US"/>
        </w:rPr>
        <w:t xml:space="preserve">, the outcomes </w:t>
      </w:r>
      <w:r w:rsidR="001C7E03">
        <w:rPr>
          <w:lang w:val="en-US" w:bidi="en-US"/>
        </w:rPr>
        <w:t>of which are outlined in subsequent sections of this report.</w:t>
      </w:r>
    </w:p>
    <w:p w14:paraId="6E1691B7" w14:textId="528561DD" w:rsidR="005F7DA5" w:rsidRDefault="005F7DA5" w:rsidP="006B06D3">
      <w:pPr>
        <w:pStyle w:val="ListParagraph"/>
        <w:numPr>
          <w:ilvl w:val="0"/>
          <w:numId w:val="49"/>
        </w:numPr>
      </w:pPr>
      <w:r>
        <w:t>Requirements gather</w:t>
      </w:r>
      <w:r w:rsidR="001C7E03">
        <w:t xml:space="preserve">: developing a clear understanding of the domain and required scope of the ontology. This activity is facilitated with the identification of motivating scenarios </w:t>
      </w:r>
      <w:r w:rsidR="001C7E03">
        <w:lastRenderedPageBreak/>
        <w:t>and eventually made more precise with the specification of Competency Questions. Competency Questions are queries that the ontology should be capable of representing and answerin</w:t>
      </w:r>
      <w:r w:rsidR="006B06D3">
        <w:t>g and may be thought of as analogous to functional requirements in Software Engineering.</w:t>
      </w:r>
    </w:p>
    <w:p w14:paraId="41B0D6D5" w14:textId="458635CE" w:rsidR="005F7DA5" w:rsidRDefault="006B06D3" w:rsidP="006B06D3">
      <w:pPr>
        <w:pStyle w:val="ListParagraph"/>
        <w:numPr>
          <w:ilvl w:val="0"/>
          <w:numId w:val="49"/>
        </w:numPr>
      </w:pPr>
      <w:r>
        <w:t>Reuse: where possible, ontologies that were suitable for reuse to (partially) satisfied the requirements were identified. We also considered the reuse of existing vocabularies as appropriate.</w:t>
      </w:r>
    </w:p>
    <w:p w14:paraId="7E5DBCB7" w14:textId="24343C57" w:rsidR="007964B7" w:rsidRDefault="006B06D3" w:rsidP="006C131F">
      <w:pPr>
        <w:pStyle w:val="ListParagraph"/>
        <w:numPr>
          <w:ilvl w:val="0"/>
          <w:numId w:val="49"/>
        </w:numPr>
      </w:pPr>
      <w:r>
        <w:t xml:space="preserve">Ontology Design: the definition of classes, the class hierarchy, and properties was tightly linked and iterative, rather than sequential as described by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t>. These terms were identified with a combined approach: bottom-up design from the required datasets, and top-down from the areas recognized as important to the domain. The r</w:t>
      </w:r>
      <w:r w:rsidR="007964B7">
        <w:t>eference to “facets” and “slots”</w:t>
      </w:r>
      <w:r>
        <w:t xml:space="preserve"> </w:t>
      </w:r>
      <w:r w:rsidR="00DE747E">
        <w:t>by</w:t>
      </w:r>
      <w:r>
        <w:t xml:space="preserve"> </w:t>
      </w:r>
      <w:r w:rsidR="00DE747E">
        <w:fldChar w:fldCharType="begin"/>
      </w:r>
      <w:r w:rsidR="00DE747E">
        <w:instrText xml:space="preserve"> ADDIN EN.CITE &lt;EndNote&gt;&lt;Cite&gt;&lt;Author&gt;Noy&lt;/Author&gt;&lt;Year&gt;2001&lt;/Year&gt;&lt;IDText&gt;Ontology development 101: A guide to creating your first ontology&lt;/IDText&gt;&lt;DisplayText&gt;[2]&lt;/DisplayText&gt;&lt;record&gt;&lt;titles&gt;&lt;title&gt;Ontology development 101: A guide to creating your first ontology&lt;/title&gt;&lt;/titles&gt;&lt;contributors&gt;&lt;authors&gt;&lt;author&gt;Noy, Natalya F&lt;/author&gt;&lt;author&gt;McGuinness, Deborah L&lt;/author&gt;&lt;/authors&gt;&lt;/contributors&gt;&lt;added-date format="utc"&gt;1569934026&lt;/added-date&gt;&lt;ref-type name="Generic"&gt;13&lt;/ref-type&gt;&lt;dates&gt;&lt;year&gt;2001&lt;/year&gt;&lt;/dates&gt;&lt;rec-number&gt;42&lt;/rec-number&gt;&lt;publisher&gt;Stanford knowledge systems laboratory technical report KSL-01-05 and …&lt;/publisher&gt;&lt;last-updated-date format="utc"&gt;1569934026&lt;/last-updated-date&gt;&lt;/record&gt;&lt;/Cite&gt;&lt;/EndNote&gt;</w:instrText>
      </w:r>
      <w:r w:rsidR="00DE747E">
        <w:fldChar w:fldCharType="separate"/>
      </w:r>
      <w:r w:rsidR="00DE747E">
        <w:rPr>
          <w:noProof/>
        </w:rPr>
        <w:t>[2]</w:t>
      </w:r>
      <w:r w:rsidR="00DE747E">
        <w:fldChar w:fldCharType="end"/>
      </w:r>
      <w:r w:rsidR="00DE747E">
        <w:t xml:space="preserve"> </w:t>
      </w:r>
      <w:r>
        <w:t>can be interpreted as the task of</w:t>
      </w:r>
      <w:r w:rsidR="007964B7">
        <w:t xml:space="preserve"> defining axioms </w:t>
      </w:r>
      <w:r w:rsidR="00C51464">
        <w:t>(primarily subsumption and equivalence, but also pertaining to object property characteristics) that relate the classes and properties with one-another.</w:t>
      </w:r>
    </w:p>
    <w:p w14:paraId="46020EA3" w14:textId="0A2235A3" w:rsidR="00C51464" w:rsidRDefault="00C51464" w:rsidP="00EF3A11">
      <w:pPr>
        <w:pStyle w:val="ListParagraph"/>
        <w:numPr>
          <w:ilvl w:val="0"/>
          <w:numId w:val="49"/>
        </w:numPr>
      </w:pPr>
      <w:r>
        <w:t>Defining instances: the definition of instances was accomplished with the specification (and materialization) of R2RML mappings from existing data sources to the ontology.</w:t>
      </w:r>
      <w:r w:rsidR="00DE747E">
        <w:t xml:space="preserve"> </w:t>
      </w:r>
      <w:r>
        <w:t xml:space="preserve">This process is described in greater detail later in the report. </w:t>
      </w:r>
    </w:p>
    <w:p w14:paraId="21E627BB" w14:textId="5D74AAD3" w:rsidR="00370319" w:rsidRDefault="00370319" w:rsidP="00370319">
      <w:pPr>
        <w:pStyle w:val="ListParagraph"/>
        <w:numPr>
          <w:ilvl w:val="0"/>
          <w:numId w:val="49"/>
        </w:numPr>
      </w:pPr>
      <w:bookmarkStart w:id="38" w:name="_Ref21706188"/>
      <w:bookmarkStart w:id="39" w:name="_Ref21707177"/>
      <w:bookmarkStart w:id="40" w:name="_Ref22799845"/>
      <w:r>
        <w:t xml:space="preserve">Evaluation: the task of evaluation is an important step that </w:t>
      </w:r>
      <w:r w:rsidR="00146C3E">
        <w:t>is</w:t>
      </w:r>
      <w:r>
        <w:t xml:space="preserve"> addressed in several ways in this project:</w:t>
      </w:r>
    </w:p>
    <w:p w14:paraId="158EE529" w14:textId="6BCE4766" w:rsidR="00370319" w:rsidRDefault="00370319" w:rsidP="00370319">
      <w:pPr>
        <w:pStyle w:val="ListParagraph"/>
        <w:numPr>
          <w:ilvl w:val="1"/>
          <w:numId w:val="49"/>
        </w:numPr>
      </w:pPr>
      <w:r w:rsidRPr="00091950">
        <w:rPr>
          <w:i/>
        </w:rPr>
        <w:t>Consistency</w:t>
      </w:r>
      <w:r>
        <w:t xml:space="preserve">: </w:t>
      </w:r>
      <w:r w:rsidR="00DE7368">
        <w:t>T</w:t>
      </w:r>
      <w:r>
        <w:t xml:space="preserve">he ontologies shall be classified </w:t>
      </w:r>
      <w:r w:rsidR="00DE7368">
        <w:t xml:space="preserve">using an automated reasoner </w:t>
      </w:r>
      <w:r>
        <w:t xml:space="preserve">to demonstrate consistency of the definitions and absence of unsatisfiable classes. </w:t>
      </w:r>
    </w:p>
    <w:p w14:paraId="25FA2086" w14:textId="77777777" w:rsidR="00370319" w:rsidRDefault="00370319" w:rsidP="00370319">
      <w:pPr>
        <w:pStyle w:val="ListParagraph"/>
        <w:numPr>
          <w:ilvl w:val="1"/>
          <w:numId w:val="49"/>
        </w:numPr>
      </w:pPr>
      <w:r>
        <w:rPr>
          <w:i/>
        </w:rPr>
        <w:t>Competency:</w:t>
      </w:r>
      <w:r>
        <w:t xml:space="preserve"> The ontologies shall be assessed against the Competency Questions specified in the Requirements stage.</w:t>
      </w:r>
    </w:p>
    <w:p w14:paraId="07BE8B3A" w14:textId="77777777" w:rsidR="00370319" w:rsidRPr="005F7DA5" w:rsidRDefault="00370319" w:rsidP="00370319">
      <w:pPr>
        <w:pStyle w:val="ListParagraph"/>
        <w:numPr>
          <w:ilvl w:val="1"/>
          <w:numId w:val="49"/>
        </w:numPr>
      </w:pPr>
      <w:r>
        <w:rPr>
          <w:i/>
        </w:rPr>
        <w:t xml:space="preserve">Application: </w:t>
      </w:r>
      <w:r>
        <w:t>The ontology shall be applied in a variety of case studies to serve as a concrete demonstration of its viability as a solution for several of the motivating scenarios. This will also illustrate the adequacy of the ontology to support mappings from relevant data sources (described previously).</w:t>
      </w:r>
    </w:p>
    <w:p w14:paraId="157488CD" w14:textId="77B10EE0" w:rsidR="00EF379A" w:rsidRDefault="00EF379A" w:rsidP="00DE747E">
      <w:pPr>
        <w:pStyle w:val="Heading1"/>
      </w:pPr>
      <w:bookmarkStart w:id="41" w:name="_Toc22804590"/>
      <w:r>
        <w:t>Requirements</w:t>
      </w:r>
      <w:bookmarkEnd w:id="38"/>
      <w:bookmarkEnd w:id="39"/>
      <w:bookmarkEnd w:id="40"/>
      <w:bookmarkEnd w:id="41"/>
    </w:p>
    <w:p w14:paraId="2026B50B" w14:textId="26BB2918" w:rsidR="0028054A" w:rsidRDefault="00EF3A11" w:rsidP="00E53C87">
      <w:pPr>
        <w:rPr>
          <w:lang w:val="en-US" w:bidi="en-US"/>
        </w:rPr>
      </w:pPr>
      <w:r>
        <w:rPr>
          <w:lang w:val="en-US" w:bidi="en-US"/>
        </w:rPr>
        <w:t xml:space="preserve">In an effort to clarify the domain and scope of an ontology for transportation planning, </w:t>
      </w:r>
      <w:r w:rsidR="00184455">
        <w:rPr>
          <w:lang w:val="en-US" w:bidi="en-US"/>
        </w:rPr>
        <w:t>interviews were conducted and relevant documents were reviewed to reveal</w:t>
      </w:r>
      <w:r w:rsidR="0028054A">
        <w:rPr>
          <w:lang w:val="en-US" w:bidi="en-US"/>
        </w:rPr>
        <w:t xml:space="preserve"> </w:t>
      </w:r>
      <w:r w:rsidR="00414B5E">
        <w:rPr>
          <w:lang w:val="en-US" w:bidi="en-US"/>
        </w:rPr>
        <w:t xml:space="preserve">required </w:t>
      </w:r>
      <w:r w:rsidR="00B94D2C">
        <w:rPr>
          <w:lang w:val="en-US" w:bidi="en-US"/>
        </w:rPr>
        <w:t xml:space="preserve">competency </w:t>
      </w:r>
      <w:r w:rsidR="00414B5E">
        <w:rPr>
          <w:lang w:val="en-US" w:bidi="en-US"/>
        </w:rPr>
        <w:t xml:space="preserve">areas </w:t>
      </w:r>
      <w:r w:rsidR="00B94D2C">
        <w:rPr>
          <w:lang w:val="en-US" w:bidi="en-US"/>
        </w:rPr>
        <w:t xml:space="preserve">in </w:t>
      </w:r>
      <w:r w:rsidR="0028054A">
        <w:rPr>
          <w:lang w:val="en-US" w:bidi="en-US"/>
        </w:rPr>
        <w:t>two key knowledge categories</w:t>
      </w:r>
      <w:r w:rsidR="00B94D2C">
        <w:rPr>
          <w:lang w:val="en-US" w:bidi="en-US"/>
        </w:rPr>
        <w:t xml:space="preserve">, outlined in </w:t>
      </w:r>
      <w:r w:rsidR="00B94D2C">
        <w:rPr>
          <w:lang w:val="en-US" w:bidi="en-US"/>
        </w:rPr>
        <w:fldChar w:fldCharType="begin"/>
      </w:r>
      <w:r w:rsidR="00B94D2C">
        <w:rPr>
          <w:lang w:val="en-US" w:bidi="en-US"/>
        </w:rPr>
        <w:instrText xml:space="preserve"> REF _Ref19780482 \h </w:instrText>
      </w:r>
      <w:r w:rsidR="00B94D2C">
        <w:rPr>
          <w:lang w:val="en-US" w:bidi="en-US"/>
        </w:rPr>
      </w:r>
      <w:r w:rsidR="00B94D2C">
        <w:rPr>
          <w:lang w:val="en-US" w:bidi="en-US"/>
        </w:rPr>
        <w:fldChar w:fldCharType="separate"/>
      </w:r>
      <w:r w:rsidR="00C65CEA">
        <w:t xml:space="preserve">Table </w:t>
      </w:r>
      <w:r w:rsidR="00C65CEA">
        <w:rPr>
          <w:noProof/>
        </w:rPr>
        <w:t>1</w:t>
      </w:r>
      <w:r w:rsidR="00B94D2C">
        <w:rPr>
          <w:lang w:val="en-US" w:bidi="en-US"/>
        </w:rPr>
        <w:fldChar w:fldCharType="end"/>
      </w:r>
      <w:r w:rsidR="00B94D2C">
        <w:rPr>
          <w:lang w:val="en-US" w:bidi="en-US"/>
        </w:rPr>
        <w:t>. The major concepts identified in this effort would eventually form many of the individual ontologies that the iCity TPSO is built from.</w:t>
      </w:r>
    </w:p>
    <w:p w14:paraId="4C840756" w14:textId="60F8AA0E" w:rsidR="00B94D2C" w:rsidRDefault="00B94D2C" w:rsidP="00B94D2C">
      <w:pPr>
        <w:pStyle w:val="Caption"/>
        <w:keepNext/>
      </w:pPr>
      <w:bookmarkStart w:id="42" w:name="_Ref19780482"/>
      <w:r>
        <w:t xml:space="preserve">Table </w:t>
      </w:r>
      <w:fldSimple w:instr=" SEQ Table \* ARABIC ">
        <w:r w:rsidR="00C65CEA">
          <w:rPr>
            <w:noProof/>
          </w:rPr>
          <w:t>1</w:t>
        </w:r>
      </w:fldSimple>
      <w:bookmarkEnd w:id="42"/>
      <w:r>
        <w:t>: Key competency requirements.</w:t>
      </w:r>
    </w:p>
    <w:tbl>
      <w:tblPr>
        <w:tblStyle w:val="TableGrid"/>
        <w:tblW w:w="0" w:type="auto"/>
        <w:tblLook w:val="04A0" w:firstRow="1" w:lastRow="0" w:firstColumn="1" w:lastColumn="0" w:noHBand="0" w:noVBand="1"/>
      </w:tblPr>
      <w:tblGrid>
        <w:gridCol w:w="3296"/>
        <w:gridCol w:w="6054"/>
      </w:tblGrid>
      <w:tr w:rsidR="00B94D2C" w14:paraId="0FF80575" w14:textId="77777777" w:rsidTr="00B94D2C">
        <w:tc>
          <w:tcPr>
            <w:tcW w:w="3296" w:type="dxa"/>
          </w:tcPr>
          <w:p w14:paraId="677422AD" w14:textId="77777777" w:rsidR="00B94D2C" w:rsidRDefault="00B94D2C" w:rsidP="00147C1C">
            <w:pPr>
              <w:rPr>
                <w:b/>
              </w:rPr>
            </w:pPr>
            <w:r>
              <w:rPr>
                <w:b/>
              </w:rPr>
              <w:t>Knowledge Category</w:t>
            </w:r>
          </w:p>
        </w:tc>
        <w:tc>
          <w:tcPr>
            <w:tcW w:w="6054" w:type="dxa"/>
          </w:tcPr>
          <w:p w14:paraId="6D6327BA" w14:textId="29458D8A" w:rsidR="00B94D2C" w:rsidRDefault="00B94D2C" w:rsidP="00147C1C">
            <w:pPr>
              <w:rPr>
                <w:b/>
              </w:rPr>
            </w:pPr>
            <w:r>
              <w:rPr>
                <w:b/>
              </w:rPr>
              <w:t xml:space="preserve">Competency </w:t>
            </w:r>
            <w:r w:rsidR="00414B5E">
              <w:rPr>
                <w:b/>
              </w:rPr>
              <w:t>Areas</w:t>
            </w:r>
          </w:p>
        </w:tc>
      </w:tr>
      <w:tr w:rsidR="00B94D2C" w:rsidRPr="00C5720F" w14:paraId="392226FA" w14:textId="77777777" w:rsidTr="00B94D2C">
        <w:tc>
          <w:tcPr>
            <w:tcW w:w="3296" w:type="dxa"/>
          </w:tcPr>
          <w:p w14:paraId="38F608C9" w14:textId="77777777" w:rsidR="00B94D2C" w:rsidRPr="00C5720F" w:rsidRDefault="00B94D2C" w:rsidP="00147C1C">
            <w:r>
              <w:t>Urban System Characteristics</w:t>
            </w:r>
          </w:p>
        </w:tc>
        <w:tc>
          <w:tcPr>
            <w:tcW w:w="6054" w:type="dxa"/>
          </w:tcPr>
          <w:p w14:paraId="51BBD219" w14:textId="77777777" w:rsidR="00B94D2C" w:rsidRDefault="00B94D2C" w:rsidP="00BC16B7">
            <w:pPr>
              <w:pStyle w:val="ListParagraph"/>
              <w:numPr>
                <w:ilvl w:val="0"/>
                <w:numId w:val="34"/>
              </w:numPr>
              <w:ind w:left="459" w:hanging="284"/>
            </w:pPr>
            <w:r>
              <w:t>Population:</w:t>
            </w:r>
          </w:p>
          <w:p w14:paraId="2D77E313" w14:textId="77777777" w:rsidR="00B94D2C" w:rsidRDefault="00B94D2C" w:rsidP="00BC16B7">
            <w:pPr>
              <w:pStyle w:val="ListParagraph"/>
              <w:numPr>
                <w:ilvl w:val="1"/>
                <w:numId w:val="34"/>
              </w:numPr>
              <w:ind w:left="742"/>
            </w:pPr>
            <w:r>
              <w:t>People</w:t>
            </w:r>
          </w:p>
          <w:p w14:paraId="6B4F0925" w14:textId="77777777" w:rsidR="00B94D2C" w:rsidRDefault="00B94D2C" w:rsidP="00BC16B7">
            <w:pPr>
              <w:pStyle w:val="ListParagraph"/>
              <w:numPr>
                <w:ilvl w:val="1"/>
                <w:numId w:val="34"/>
              </w:numPr>
              <w:ind w:left="742"/>
            </w:pPr>
            <w:r>
              <w:t>Households</w:t>
            </w:r>
          </w:p>
          <w:p w14:paraId="521EC7F4" w14:textId="77777777" w:rsidR="00B94D2C" w:rsidRDefault="00B94D2C" w:rsidP="00BC16B7">
            <w:pPr>
              <w:pStyle w:val="ListParagraph"/>
              <w:numPr>
                <w:ilvl w:val="1"/>
                <w:numId w:val="34"/>
              </w:numPr>
              <w:ind w:left="742"/>
            </w:pPr>
            <w:r>
              <w:t>Jobs</w:t>
            </w:r>
          </w:p>
          <w:p w14:paraId="01E9AAB2" w14:textId="77777777" w:rsidR="00B94D2C" w:rsidRDefault="00B94D2C" w:rsidP="00BC16B7">
            <w:pPr>
              <w:pStyle w:val="ListParagraph"/>
              <w:numPr>
                <w:ilvl w:val="1"/>
                <w:numId w:val="34"/>
              </w:numPr>
              <w:ind w:left="742"/>
            </w:pPr>
            <w:r>
              <w:t>Schedules</w:t>
            </w:r>
          </w:p>
          <w:p w14:paraId="7C4613FA" w14:textId="77777777" w:rsidR="00B94D2C" w:rsidRDefault="00B94D2C" w:rsidP="00BC16B7">
            <w:pPr>
              <w:pStyle w:val="ListParagraph"/>
              <w:numPr>
                <w:ilvl w:val="1"/>
                <w:numId w:val="34"/>
              </w:numPr>
              <w:ind w:left="742"/>
            </w:pPr>
            <w:r>
              <w:t>Means of travel</w:t>
            </w:r>
          </w:p>
          <w:p w14:paraId="27794932" w14:textId="77777777" w:rsidR="00B94D2C" w:rsidRDefault="00B94D2C" w:rsidP="00BC16B7">
            <w:pPr>
              <w:pStyle w:val="ListParagraph"/>
              <w:numPr>
                <w:ilvl w:val="0"/>
                <w:numId w:val="34"/>
              </w:numPr>
              <w:ind w:left="459" w:hanging="284"/>
            </w:pPr>
            <w:r>
              <w:t>Land Use</w:t>
            </w:r>
          </w:p>
          <w:p w14:paraId="72F9D8CE" w14:textId="77777777" w:rsidR="00B94D2C" w:rsidRDefault="00B94D2C" w:rsidP="00BC16B7">
            <w:pPr>
              <w:pStyle w:val="ListParagraph"/>
              <w:numPr>
                <w:ilvl w:val="1"/>
                <w:numId w:val="34"/>
              </w:numPr>
              <w:ind w:left="742"/>
            </w:pPr>
            <w:r>
              <w:t>Types of land use</w:t>
            </w:r>
          </w:p>
          <w:p w14:paraId="75FF4846" w14:textId="77777777" w:rsidR="00B94D2C" w:rsidRDefault="00B94D2C" w:rsidP="00BC16B7">
            <w:pPr>
              <w:pStyle w:val="ListParagraph"/>
              <w:numPr>
                <w:ilvl w:val="1"/>
                <w:numId w:val="34"/>
              </w:numPr>
              <w:ind w:left="742"/>
            </w:pPr>
            <w:r>
              <w:t>Occupied space</w:t>
            </w:r>
          </w:p>
          <w:p w14:paraId="5D84A5EE" w14:textId="77777777" w:rsidR="00B94D2C" w:rsidRDefault="00B94D2C" w:rsidP="00BC16B7">
            <w:pPr>
              <w:pStyle w:val="ListParagraph"/>
              <w:numPr>
                <w:ilvl w:val="0"/>
                <w:numId w:val="34"/>
              </w:numPr>
              <w:ind w:left="459" w:hanging="284"/>
            </w:pPr>
            <w:r>
              <w:t>Transportation</w:t>
            </w:r>
          </w:p>
          <w:p w14:paraId="44DE8915" w14:textId="77777777" w:rsidR="00B94D2C" w:rsidRDefault="00B94D2C" w:rsidP="00BC16B7">
            <w:pPr>
              <w:pStyle w:val="ListParagraph"/>
              <w:numPr>
                <w:ilvl w:val="1"/>
                <w:numId w:val="34"/>
              </w:numPr>
              <w:ind w:left="742"/>
            </w:pPr>
            <w:r>
              <w:t>Road networks</w:t>
            </w:r>
          </w:p>
          <w:p w14:paraId="283DBA81" w14:textId="77777777" w:rsidR="00B94D2C" w:rsidRDefault="00B94D2C" w:rsidP="00BC16B7">
            <w:pPr>
              <w:pStyle w:val="ListParagraph"/>
              <w:numPr>
                <w:ilvl w:val="1"/>
                <w:numId w:val="34"/>
              </w:numPr>
              <w:ind w:left="742"/>
            </w:pPr>
            <w:r>
              <w:lastRenderedPageBreak/>
              <w:t>Transit networks</w:t>
            </w:r>
          </w:p>
          <w:p w14:paraId="6328B277" w14:textId="77777777" w:rsidR="00B94D2C" w:rsidRDefault="00B94D2C" w:rsidP="00BC16B7">
            <w:pPr>
              <w:pStyle w:val="ListParagraph"/>
              <w:numPr>
                <w:ilvl w:val="1"/>
                <w:numId w:val="34"/>
              </w:numPr>
              <w:ind w:left="742"/>
            </w:pPr>
            <w:r>
              <w:t>Transportation modes and characteristics of (e.g. access points)</w:t>
            </w:r>
          </w:p>
          <w:p w14:paraId="2B5363A3" w14:textId="77777777" w:rsidR="00B94D2C" w:rsidRPr="00C5720F" w:rsidRDefault="00B94D2C" w:rsidP="00BC16B7">
            <w:pPr>
              <w:pStyle w:val="ListParagraph"/>
              <w:numPr>
                <w:ilvl w:val="1"/>
                <w:numId w:val="34"/>
              </w:numPr>
              <w:ind w:left="742"/>
            </w:pPr>
            <w:r>
              <w:t xml:space="preserve">Transportation vehicles and characteristics (e.g. capacity, speed, accessible routes/networks) </w:t>
            </w:r>
          </w:p>
        </w:tc>
      </w:tr>
      <w:tr w:rsidR="00B94D2C" w:rsidRPr="00875D9F" w14:paraId="6EF88305" w14:textId="77777777" w:rsidTr="00B94D2C">
        <w:tc>
          <w:tcPr>
            <w:tcW w:w="3296" w:type="dxa"/>
          </w:tcPr>
          <w:p w14:paraId="6E3E1896" w14:textId="77777777" w:rsidR="00B94D2C" w:rsidRDefault="00B94D2C" w:rsidP="00147C1C">
            <w:r>
              <w:lastRenderedPageBreak/>
              <w:t>Urban System Behaviour</w:t>
            </w:r>
          </w:p>
        </w:tc>
        <w:tc>
          <w:tcPr>
            <w:tcW w:w="6054" w:type="dxa"/>
          </w:tcPr>
          <w:p w14:paraId="5F42358A" w14:textId="77777777" w:rsidR="00B94D2C" w:rsidRPr="002E7B4F" w:rsidRDefault="00B94D2C" w:rsidP="00BC16B7">
            <w:pPr>
              <w:pStyle w:val="ListParagraph"/>
              <w:numPr>
                <w:ilvl w:val="0"/>
                <w:numId w:val="34"/>
              </w:numPr>
              <w:ind w:left="459" w:hanging="284"/>
            </w:pPr>
            <w:r w:rsidRPr="002E7B4F">
              <w:t xml:space="preserve">Demographic Update: </w:t>
            </w:r>
            <w:r>
              <w:t>changes to population (people, household structures)</w:t>
            </w:r>
          </w:p>
          <w:p w14:paraId="0A0CE380" w14:textId="77777777" w:rsidR="00B94D2C" w:rsidRPr="002E7B4F" w:rsidRDefault="00B94D2C" w:rsidP="00BC16B7">
            <w:pPr>
              <w:pStyle w:val="ListParagraph"/>
              <w:numPr>
                <w:ilvl w:val="0"/>
                <w:numId w:val="34"/>
              </w:numPr>
              <w:ind w:left="459" w:hanging="284"/>
            </w:pPr>
            <w:r w:rsidRPr="002E7B4F">
              <w:t>Labour Market</w:t>
            </w:r>
            <w:r>
              <w:t>: changes to job situations</w:t>
            </w:r>
          </w:p>
          <w:p w14:paraId="2B805C59" w14:textId="77777777" w:rsidR="00B94D2C" w:rsidRDefault="00B94D2C" w:rsidP="00BC16B7">
            <w:pPr>
              <w:pStyle w:val="ListParagraph"/>
              <w:numPr>
                <w:ilvl w:val="0"/>
                <w:numId w:val="34"/>
              </w:numPr>
              <w:ind w:left="459" w:hanging="284"/>
            </w:pPr>
            <w:r w:rsidRPr="002E7B4F">
              <w:t>Housing Market</w:t>
            </w:r>
            <w:r>
              <w:t>: changes to housing situations</w:t>
            </w:r>
          </w:p>
          <w:p w14:paraId="76639AAB" w14:textId="77777777" w:rsidR="00B94D2C" w:rsidRPr="002E7B4F" w:rsidRDefault="00B94D2C" w:rsidP="00BC16B7">
            <w:pPr>
              <w:pStyle w:val="ListParagraph"/>
              <w:numPr>
                <w:ilvl w:val="0"/>
                <w:numId w:val="34"/>
              </w:numPr>
              <w:ind w:left="459" w:hanging="284"/>
            </w:pPr>
            <w:r w:rsidRPr="002E7B4F">
              <w:t>Auto Ownership</w:t>
            </w:r>
            <w:r>
              <w:t>: changes to auto ownership</w:t>
            </w:r>
          </w:p>
          <w:p w14:paraId="6631983E" w14:textId="77777777" w:rsidR="00B94D2C" w:rsidRDefault="00B94D2C" w:rsidP="00BC16B7">
            <w:pPr>
              <w:pStyle w:val="ListParagraph"/>
              <w:numPr>
                <w:ilvl w:val="0"/>
                <w:numId w:val="34"/>
              </w:numPr>
              <w:ind w:left="459" w:hanging="284"/>
            </w:pPr>
            <w:r>
              <w:t>Activity-Based Daily Travel: activity schedules and associated travel</w:t>
            </w:r>
          </w:p>
          <w:p w14:paraId="17AA61C3" w14:textId="77777777" w:rsidR="00B94D2C" w:rsidRDefault="00B94D2C" w:rsidP="00BC16B7">
            <w:pPr>
              <w:pStyle w:val="ListParagraph"/>
              <w:numPr>
                <w:ilvl w:val="0"/>
                <w:numId w:val="34"/>
              </w:numPr>
              <w:ind w:left="459" w:hanging="284"/>
            </w:pPr>
            <w:r w:rsidRPr="002E7B4F">
              <w:t>Transportation Emissions &amp; Dispersed Pollution Concentrations</w:t>
            </w:r>
          </w:p>
          <w:p w14:paraId="7E752424" w14:textId="77777777" w:rsidR="00B94D2C" w:rsidRPr="00875D9F" w:rsidRDefault="00B94D2C" w:rsidP="00BC16B7">
            <w:pPr>
              <w:pStyle w:val="ListParagraph"/>
              <w:numPr>
                <w:ilvl w:val="0"/>
                <w:numId w:val="34"/>
              </w:numPr>
              <w:ind w:left="459" w:hanging="284"/>
            </w:pPr>
            <w:r>
              <w:t>Transportation events: scheduled trips, failures, scheduled maintenance</w:t>
            </w:r>
          </w:p>
        </w:tc>
      </w:tr>
    </w:tbl>
    <w:p w14:paraId="6DE78F5F" w14:textId="77777777" w:rsidR="00B94D2C" w:rsidRDefault="00B94D2C" w:rsidP="00E53C87">
      <w:pPr>
        <w:rPr>
          <w:lang w:val="en-US" w:bidi="en-US"/>
        </w:rPr>
      </w:pPr>
    </w:p>
    <w:p w14:paraId="17FA15E6" w14:textId="77777777" w:rsidR="00EF3A11" w:rsidRDefault="00EF3A11" w:rsidP="001546EB"/>
    <w:p w14:paraId="066F89A5" w14:textId="6AB4DFC7" w:rsidR="0055633A" w:rsidRDefault="001546EB" w:rsidP="001546EB">
      <w:r>
        <w:t xml:space="preserve">Delving deeper into the requirements for </w:t>
      </w:r>
      <w:r w:rsidR="0025356D">
        <w:t xml:space="preserve">each research group, </w:t>
      </w:r>
      <w:r w:rsidR="00EF3A11">
        <w:t xml:space="preserve">several motivating scenarios were identified. </w:t>
      </w:r>
      <w:r w:rsidR="00184455">
        <w:t>For each scenario, relevant data sets and competency questions were identified. T</w:t>
      </w:r>
      <w:r w:rsidR="0025356D">
        <w:t>he identification of relevan</w:t>
      </w:r>
      <w:r w:rsidR="00184455">
        <w:t>t</w:t>
      </w:r>
      <w:r w:rsidR="0025356D">
        <w:t xml:space="preserve"> data sets served as a</w:t>
      </w:r>
      <w:r w:rsidR="00184455">
        <w:t xml:space="preserve"> particularly</w:t>
      </w:r>
      <w:r w:rsidR="0025356D">
        <w:t xml:space="preserve"> useful source of requirements. </w:t>
      </w:r>
      <w:r w:rsidR="0025356D" w:rsidRPr="00AF66EC">
        <w:t xml:space="preserve">Since data collection is a major task in transportation planning, </w:t>
      </w:r>
      <w:r w:rsidR="00184455">
        <w:t xml:space="preserve">the datasets provided a means of motivating the required scope and level of detail. The resulting ontology could then be assessed in terms of its ability to represent </w:t>
      </w:r>
      <w:r w:rsidR="006F4CAA">
        <w:t xml:space="preserve">the competency questions as well as </w:t>
      </w:r>
      <w:r w:rsidR="00184455">
        <w:t>the information in the datasets</w:t>
      </w:r>
      <w:r w:rsidR="0025356D" w:rsidRPr="00AF66EC">
        <w:t>.</w:t>
      </w:r>
      <w:r w:rsidR="00AF66EC" w:rsidRPr="00AF66EC">
        <w:t xml:space="preserve"> </w:t>
      </w:r>
    </w:p>
    <w:p w14:paraId="37F9BE91" w14:textId="4FC75CAF" w:rsidR="006F4CAA" w:rsidRDefault="006F4CAA" w:rsidP="00566BCC">
      <w:pPr>
        <w:pStyle w:val="Heading2"/>
      </w:pPr>
      <w:bookmarkStart w:id="43" w:name="_Toc22804591"/>
      <w:r>
        <w:t>Motivating Scenario</w:t>
      </w:r>
      <w:r w:rsidR="006B41BB">
        <w:t>: Land Use and Transportation Simulation</w:t>
      </w:r>
      <w:bookmarkEnd w:id="43"/>
    </w:p>
    <w:p w14:paraId="50B5241F" w14:textId="566D8147" w:rsidR="0040617A" w:rsidRDefault="00EA4B3F" w:rsidP="00EA4B3F">
      <w:pPr>
        <w:rPr>
          <w:lang w:val="en-US" w:bidi="en-US"/>
        </w:rPr>
      </w:pPr>
      <w:r>
        <w:rPr>
          <w:lang w:val="en-US" w:bidi="en-US"/>
        </w:rPr>
        <w:t>Reviewing the results of large-scale simulations, such as those generated by the ILUTE and TASHA [</w:t>
      </w:r>
      <w:r w:rsidRPr="00BD5345">
        <w:rPr>
          <w:highlight w:val="yellow"/>
          <w:lang w:val="en-US" w:bidi="en-US"/>
        </w:rPr>
        <w:t>reference</w:t>
      </w:r>
      <w:r>
        <w:rPr>
          <w:lang w:val="en-US" w:bidi="en-US"/>
        </w:rPr>
        <w:t>] models, can be challenging. The ontology can be used to capture the output and support question-answering to explore the results. Maintaining the data that serves as input to these simulations also poses a challenge for researchers. The ontology may be used to capture and relate historical data to improve access for researchers.</w:t>
      </w:r>
    </w:p>
    <w:p w14:paraId="7A89335C" w14:textId="6BDD0BF2" w:rsidR="00566BCC" w:rsidRDefault="00566BCC" w:rsidP="00566BCC">
      <w:pPr>
        <w:rPr>
          <w:lang w:val="en-US" w:bidi="en-US"/>
        </w:rPr>
      </w:pPr>
    </w:p>
    <w:p w14:paraId="7622F0F7" w14:textId="77777777" w:rsidR="00025FD3" w:rsidRDefault="00025FD3" w:rsidP="00025FD3">
      <w:pPr>
        <w:ind w:left="720" w:hanging="360"/>
      </w:pPr>
      <w:r>
        <w:t xml:space="preserve">CQ1-1: What trips originated from/ended in a given zone? </w:t>
      </w:r>
    </w:p>
    <w:p w14:paraId="6C7C544D" w14:textId="260A27E7" w:rsidR="00025FD3" w:rsidRDefault="00025FD3" w:rsidP="00025FD3">
      <w:pPr>
        <w:ind w:left="720" w:hanging="360"/>
      </w:pPr>
      <w:r>
        <w:t>CQ1-2: What is the occupation breakdown of the t</w:t>
      </w:r>
      <w:r w:rsidR="00D513A9">
        <w:t xml:space="preserve">ravelers </w:t>
      </w:r>
      <w:r>
        <w:t>whose trips originated/ended in a given zone?</w:t>
      </w:r>
    </w:p>
    <w:p w14:paraId="60E2F6B9" w14:textId="29B45995" w:rsidR="00025FD3" w:rsidRDefault="00025FD3" w:rsidP="00025FD3">
      <w:pPr>
        <w:ind w:left="720" w:hanging="360"/>
      </w:pPr>
      <w:r>
        <w:t>CQ1-3: What were the purposes of the trips that originated/ended in a given zone?</w:t>
      </w:r>
    </w:p>
    <w:p w14:paraId="30AE97CF" w14:textId="7947C09C" w:rsidR="00025FD3" w:rsidRDefault="00025FD3" w:rsidP="00025FD3">
      <w:pPr>
        <w:ind w:left="720" w:hanging="360"/>
      </w:pPr>
      <w:r>
        <w:t>CQ1-4: In a particular time period, how many trips originated/ended in a given zone?</w:t>
      </w:r>
    </w:p>
    <w:p w14:paraId="323FB083" w14:textId="3908A524" w:rsidR="00D513A9" w:rsidRDefault="00025FD3" w:rsidP="00025FD3">
      <w:pPr>
        <w:ind w:left="720" w:hanging="360"/>
      </w:pPr>
      <w:r>
        <w:t>CQ1-5: What were the transportation mode(s) taken by trips that originated/ended in a given zone?</w:t>
      </w:r>
    </w:p>
    <w:p w14:paraId="1BB4262E" w14:textId="626D564B" w:rsidR="00025FD3" w:rsidRDefault="00025FD3" w:rsidP="00025FD3">
      <w:pPr>
        <w:ind w:left="720" w:hanging="360"/>
      </w:pPr>
      <w:r>
        <w:t>CQ1-6: Who are the members of a particular household?</w:t>
      </w:r>
    </w:p>
    <w:p w14:paraId="17947562" w14:textId="0885F46B" w:rsidR="00025FD3" w:rsidRDefault="00025FD3" w:rsidP="00025FD3">
      <w:pPr>
        <w:ind w:left="720" w:hanging="360"/>
      </w:pPr>
      <w:r>
        <w:t>CQ1-7: What trips were performed, by which members of a particular household?</w:t>
      </w:r>
    </w:p>
    <w:p w14:paraId="15FE65BF" w14:textId="27A0E4CA" w:rsidR="00025FD3" w:rsidRDefault="00025FD3" w:rsidP="00025FD3">
      <w:pPr>
        <w:ind w:left="720" w:hanging="360"/>
      </w:pPr>
      <w:r>
        <w:t>CQ1-8: What were the purposes of the trips performed by members of a particular household?</w:t>
      </w:r>
    </w:p>
    <w:p w14:paraId="6275E5D8" w14:textId="0A59091C" w:rsidR="00025FD3" w:rsidRDefault="00025FD3" w:rsidP="00025FD3">
      <w:pPr>
        <w:ind w:left="720" w:hanging="360"/>
      </w:pPr>
      <w:r>
        <w:t>CQ1-9: What is the age, sex, and occupation of the traveler who performed a particular trip?</w:t>
      </w:r>
    </w:p>
    <w:p w14:paraId="11006DEE" w14:textId="218F1B05" w:rsidR="00D513A9" w:rsidRPr="00896F7F" w:rsidRDefault="00025FD3" w:rsidP="00025FD3">
      <w:pPr>
        <w:ind w:left="720" w:hanging="360"/>
      </w:pPr>
      <w:r>
        <w:t>CQ1-10: What land use classification is associated with a particular parcel?</w:t>
      </w:r>
    </w:p>
    <w:p w14:paraId="1A202DD7" w14:textId="77777777" w:rsidR="00D513A9" w:rsidRDefault="00D513A9" w:rsidP="00566BCC">
      <w:pPr>
        <w:rPr>
          <w:lang w:val="en-US" w:bidi="en-US"/>
        </w:rPr>
      </w:pPr>
    </w:p>
    <w:p w14:paraId="053B1DE2" w14:textId="6A2F0E61" w:rsidR="006B41BB" w:rsidRDefault="006B41BB" w:rsidP="006B41BB">
      <w:pPr>
        <w:pStyle w:val="Heading2"/>
      </w:pPr>
      <w:bookmarkStart w:id="44" w:name="_Toc22804592"/>
      <w:r>
        <w:t>Motivating Scenario: Transit Research</w:t>
      </w:r>
      <w:bookmarkEnd w:id="44"/>
    </w:p>
    <w:p w14:paraId="48C46738" w14:textId="77777777" w:rsidR="009F5D64" w:rsidRDefault="00C22F47" w:rsidP="00C22F47">
      <w:pPr>
        <w:rPr>
          <w:lang w:val="en-US" w:bidi="en-US"/>
        </w:rPr>
      </w:pPr>
      <w:r>
        <w:rPr>
          <w:lang w:val="en-US" w:bidi="en-US"/>
        </w:rPr>
        <w:t xml:space="preserve">Transit research </w:t>
      </w:r>
      <w:r w:rsidR="00561056">
        <w:rPr>
          <w:lang w:val="en-US" w:bidi="en-US"/>
        </w:rPr>
        <w:t xml:space="preserve">activities will often involve collecting, integrating, data from various sources. For example, researchers may need to combine data from various parts of the transit system to assess how some failure event, for example on a streetcar line, may impact nearby bus routes. Even assessing data about a single transit route may require the integration of various datasets, such as data describing the route itself, data describing the actual behavior of vehicles on the route, data on the vehicle’s characteristics, and perhaps contextual information such as ridership. The ontology may be employed to facilitate the integration of transit, thereby supporting easier access to information of interest. </w:t>
      </w:r>
    </w:p>
    <w:p w14:paraId="3DEDC272" w14:textId="229BA862" w:rsidR="009F5D64" w:rsidRDefault="00561056" w:rsidP="00C22F47">
      <w:pPr>
        <w:rPr>
          <w:lang w:val="en-US" w:bidi="en-US"/>
        </w:rPr>
      </w:pPr>
      <w:r>
        <w:rPr>
          <w:lang w:val="en-US" w:bidi="en-US"/>
        </w:rPr>
        <w:t xml:space="preserve">In the iCity-ORF project, two areas of transit research were strategies to prevent streetcar bunching, and </w:t>
      </w:r>
      <w:r w:rsidR="009F5D64">
        <w:rPr>
          <w:lang w:val="en-US" w:bidi="en-US"/>
        </w:rPr>
        <w:t>transit resilience strategies (so-called “bus bridging” where buses are re-routed to serve as shuttle buses in order to delays on the subway lines). As an initial step toward supporting these research areas, we elected to focus on supporting the transit resilience strategy project. This required support for queries to support the detection buses that had been re-routed as shuttle buses. This information could then be used to further analyze the bus bridging strategy and assess its impact on the network.</w:t>
      </w:r>
    </w:p>
    <w:p w14:paraId="5B99F54C" w14:textId="77777777" w:rsidR="009F5D64" w:rsidRPr="007F75FD" w:rsidRDefault="009F5D64" w:rsidP="007F75FD">
      <w:pPr>
        <w:ind w:left="720" w:hanging="360"/>
      </w:pPr>
      <w:r w:rsidRPr="007F75FD">
        <w:t>CQ2-1: What date and time has a subway incident occurred?</w:t>
      </w:r>
    </w:p>
    <w:p w14:paraId="2A4796D3" w14:textId="02C381A7" w:rsidR="00C22F47" w:rsidRPr="007F75FD" w:rsidRDefault="009F5D64" w:rsidP="007F75FD">
      <w:pPr>
        <w:ind w:left="720" w:hanging="360"/>
      </w:pPr>
      <w:r w:rsidRPr="007F75FD">
        <w:t>CQ2-2: What are the locations of buses from a particular station after the occurrence of a subway incident?</w:t>
      </w:r>
    </w:p>
    <w:p w14:paraId="215192A6" w14:textId="5109C5B5" w:rsidR="009F5D64" w:rsidRPr="00C22F47" w:rsidRDefault="009F5D64" w:rsidP="007F75FD">
      <w:pPr>
        <w:ind w:left="720" w:hanging="360"/>
        <w:rPr>
          <w:lang w:val="en-US" w:bidi="en-US"/>
        </w:rPr>
      </w:pPr>
      <w:r w:rsidRPr="007F75FD">
        <w:t>CQ2-3: Are any buses located more than a certain distance from their assigned route at a given</w:t>
      </w:r>
      <w:r>
        <w:rPr>
          <w:lang w:val="en-US" w:bidi="en-US"/>
        </w:rPr>
        <w:t xml:space="preserve"> point in time?</w:t>
      </w:r>
    </w:p>
    <w:p w14:paraId="06A2BD81" w14:textId="38960639" w:rsidR="006B41BB" w:rsidRDefault="006B41BB" w:rsidP="006B41BB">
      <w:pPr>
        <w:pStyle w:val="Heading2"/>
      </w:pPr>
      <w:bookmarkStart w:id="45" w:name="_Toc22804593"/>
      <w:r>
        <w:t>Motivating Scenario: Smart Parking Applications</w:t>
      </w:r>
      <w:bookmarkEnd w:id="45"/>
    </w:p>
    <w:p w14:paraId="600DA5E9" w14:textId="72F31596" w:rsidR="006B41BB" w:rsidRDefault="00950AE6" w:rsidP="006B41BB">
      <w:pPr>
        <w:rPr>
          <w:lang w:val="en-US" w:bidi="en-US"/>
        </w:rPr>
      </w:pPr>
      <w:r>
        <w:rPr>
          <w:lang w:val="en-US" w:bidi="en-US"/>
        </w:rPr>
        <w:t xml:space="preserve">Through </w:t>
      </w:r>
      <w:r w:rsidR="00C76514">
        <w:rPr>
          <w:lang w:val="en-US" w:bidi="en-US"/>
        </w:rPr>
        <w:t xml:space="preserve">a tripartite research agreement on transportation and smart cities, a forward-looking motivating scenario for the Chinese University of Hong Kong (CUHK) was identified. Researchers at the CUHK have been investigating the potential for smart parking applications, especially in the context of electric vehicles. </w:t>
      </w:r>
      <w:r w:rsidR="004E56DE">
        <w:rPr>
          <w:lang w:val="en-US" w:bidi="en-US"/>
        </w:rPr>
        <w:t xml:space="preserve">Providing </w:t>
      </w:r>
      <w:r w:rsidR="00BF1751">
        <w:rPr>
          <w:lang w:val="en-US" w:bidi="en-US"/>
        </w:rPr>
        <w:t xml:space="preserve">parking information to drivers, whether real-time or static, is useful in helping them to locate a suitable parking spot. </w:t>
      </w:r>
      <w:r w:rsidR="008D7FC4">
        <w:rPr>
          <w:lang w:val="en-US" w:bidi="en-US"/>
        </w:rPr>
        <w:t>The question of suitability is complicated for drivers of electric vehicles, as they may require a parking location with access to a particular type of charger. Researchers at the CUHK were investigating the potential for such smart parking applications, and identified an opportunity to use ontologies to facilitate the access and integration of the required data.</w:t>
      </w:r>
      <w:r w:rsidR="00F86A2E">
        <w:rPr>
          <w:lang w:val="en-US" w:bidi="en-US"/>
        </w:rPr>
        <w:t xml:space="preserve"> Based on the envisioned use cases and the currently available data, the following set of competency questions was identified:</w:t>
      </w:r>
    </w:p>
    <w:p w14:paraId="5BAE8DF7" w14:textId="082585CA" w:rsidR="007F75FD" w:rsidRDefault="00F86A2E" w:rsidP="007F75FD">
      <w:pPr>
        <w:ind w:left="720" w:hanging="360"/>
      </w:pPr>
      <w:r>
        <w:rPr>
          <w:lang w:val="en-US" w:bidi="en-US"/>
        </w:rPr>
        <w:t>CQ</w:t>
      </w:r>
      <w:r w:rsidR="001216A3">
        <w:rPr>
          <w:lang w:val="en-US" w:bidi="en-US"/>
        </w:rPr>
        <w:t>3</w:t>
      </w:r>
      <w:r>
        <w:rPr>
          <w:lang w:val="en-US" w:bidi="en-US"/>
        </w:rPr>
        <w:t>-1</w:t>
      </w:r>
      <w:r w:rsidR="007F75FD">
        <w:rPr>
          <w:lang w:val="en-US" w:bidi="en-US"/>
        </w:rPr>
        <w:t xml:space="preserve"> </w:t>
      </w:r>
      <w:r w:rsidR="007F75FD">
        <w:t>What is the address of the parking lot P?</w:t>
      </w:r>
    </w:p>
    <w:p w14:paraId="5289258E" w14:textId="24B9514F" w:rsidR="007F75FD" w:rsidRDefault="007F75FD" w:rsidP="007F75FD">
      <w:pPr>
        <w:ind w:left="720" w:hanging="360"/>
      </w:pPr>
      <w:r>
        <w:t>CQ</w:t>
      </w:r>
      <w:r w:rsidR="001216A3">
        <w:t>3</w:t>
      </w:r>
      <w:r>
        <w:t>-2 What is the capacity of parking lot P?</w:t>
      </w:r>
    </w:p>
    <w:p w14:paraId="048B117E" w14:textId="2F3CCEB3" w:rsidR="007F75FD" w:rsidRDefault="007F75FD" w:rsidP="007F75FD">
      <w:pPr>
        <w:ind w:left="720" w:hanging="360"/>
      </w:pPr>
      <w:r>
        <w:t>CQ</w:t>
      </w:r>
      <w:r w:rsidR="001216A3">
        <w:t>3</w:t>
      </w:r>
      <w:r>
        <w:t>-3 Is it accessible by disabled people, and if so how many parking lots are for disabled vehicles?</w:t>
      </w:r>
    </w:p>
    <w:p w14:paraId="13F6216A" w14:textId="05DFB3C2" w:rsidR="007F75FD" w:rsidRDefault="007F75FD" w:rsidP="007F75FD">
      <w:pPr>
        <w:ind w:left="720" w:hanging="360"/>
      </w:pPr>
      <w:r>
        <w:t>CQ</w:t>
      </w:r>
      <w:r w:rsidR="001216A3">
        <w:t>3</w:t>
      </w:r>
      <w:r>
        <w:t>-4 Is there a height limit for vehicles</w:t>
      </w:r>
      <w:r w:rsidR="001216A3">
        <w:t xml:space="preserve"> for a parking lot P?</w:t>
      </w:r>
    </w:p>
    <w:p w14:paraId="104FC2C4" w14:textId="7FD36260" w:rsidR="001216A3" w:rsidRDefault="001216A3" w:rsidP="007F75FD">
      <w:pPr>
        <w:ind w:left="720" w:hanging="360"/>
      </w:pPr>
      <w:r>
        <w:t>CQ3-5 What are the geographic coordinates for parking lot P?</w:t>
      </w:r>
    </w:p>
    <w:p w14:paraId="0CDD31C6" w14:textId="0EB240DB" w:rsidR="00F86A2E" w:rsidRDefault="001216A3" w:rsidP="001216A3">
      <w:pPr>
        <w:ind w:left="720" w:hanging="360"/>
      </w:pPr>
      <w:r>
        <w:t>CQ3-6 What building is a particular parking lot located in?</w:t>
      </w:r>
    </w:p>
    <w:p w14:paraId="3807E766" w14:textId="221EDE33" w:rsidR="00F86A2E" w:rsidRDefault="001216A3" w:rsidP="001216A3">
      <w:pPr>
        <w:ind w:left="720" w:hanging="360"/>
      </w:pPr>
      <w:r>
        <w:t>CQ3-7 Is a particular parking lot open to the public at a given time?</w:t>
      </w:r>
    </w:p>
    <w:p w14:paraId="140A951B" w14:textId="48769FD3" w:rsidR="001216A3" w:rsidRDefault="001216A3" w:rsidP="001216A3">
      <w:pPr>
        <w:ind w:left="720" w:hanging="360"/>
      </w:pPr>
      <w:r>
        <w:t>CQ3-8 How much does it cost to park in a particular parking lot?</w:t>
      </w:r>
    </w:p>
    <w:p w14:paraId="09DE4888" w14:textId="56F4CA1D" w:rsidR="001216A3" w:rsidRDefault="001216A3" w:rsidP="001216A3">
      <w:pPr>
        <w:ind w:left="720" w:hanging="360"/>
      </w:pPr>
      <w:r>
        <w:t>CQ3-9 What types of payment are accepted at a particular parking lot?</w:t>
      </w:r>
    </w:p>
    <w:p w14:paraId="7A15C28F" w14:textId="32345E3A" w:rsidR="001216A3" w:rsidRDefault="001216A3" w:rsidP="001216A3">
      <w:pPr>
        <w:ind w:left="720" w:hanging="360"/>
      </w:pPr>
      <w:r>
        <w:lastRenderedPageBreak/>
        <w:t>CQ3-10 How many parking spots are designated for electric vehicles in a particular parking lot?</w:t>
      </w:r>
    </w:p>
    <w:p w14:paraId="4E174525" w14:textId="4DA0059D" w:rsidR="00F86A2E" w:rsidRPr="001216A3" w:rsidRDefault="001216A3" w:rsidP="001216A3">
      <w:pPr>
        <w:ind w:left="720" w:hanging="360"/>
      </w:pPr>
      <w:r>
        <w:t>CQ3-11 What types of electric vehicle chargers are available in a particular parking lot?</w:t>
      </w:r>
    </w:p>
    <w:p w14:paraId="5D02A175" w14:textId="4BDE732E" w:rsidR="00F86A2E" w:rsidRPr="006B41BB" w:rsidRDefault="00F86A2E" w:rsidP="006B41BB">
      <w:pPr>
        <w:rPr>
          <w:lang w:val="en-US" w:bidi="en-US"/>
        </w:rPr>
      </w:pPr>
      <w:r>
        <w:rPr>
          <w:lang w:val="en-US" w:bidi="en-US"/>
        </w:rPr>
        <w:t>Opportunities for additional competency questions were identified as possibilities for future work, as more data sources become available.</w:t>
      </w:r>
    </w:p>
    <w:p w14:paraId="16DE635D" w14:textId="184D85EB" w:rsidR="006B41BB" w:rsidRDefault="006B41BB" w:rsidP="006B41BB">
      <w:pPr>
        <w:pStyle w:val="Heading2"/>
      </w:pPr>
      <w:bookmarkStart w:id="46" w:name="_Toc22804594"/>
      <w:r>
        <w:t xml:space="preserve">Motivating Scenario: </w:t>
      </w:r>
      <w:r w:rsidR="002358F6">
        <w:t xml:space="preserve">ATIS via </w:t>
      </w:r>
      <w:r>
        <w:t>IT-SoS</w:t>
      </w:r>
      <w:bookmarkEnd w:id="46"/>
    </w:p>
    <w:p w14:paraId="47B76FD6" w14:textId="77777777" w:rsidR="002358F6" w:rsidRDefault="0040617A" w:rsidP="006B41BB">
      <w:pPr>
        <w:rPr>
          <w:lang w:val="en-US" w:bidi="en-US"/>
        </w:rPr>
      </w:pPr>
      <w:r>
        <w:rPr>
          <w:lang w:val="en-US" w:bidi="en-US"/>
        </w:rPr>
        <w:t xml:space="preserve">ITS tools require integration of many heterogeneous data sources. Adaptability is challenging for traditional ITS frameworks due to the overhead to integrate new and changing data sources. The IT-SoS </w:t>
      </w:r>
      <w:r w:rsidR="002358F6">
        <w:rPr>
          <w:lang w:val="en-US" w:bidi="en-US"/>
        </w:rPr>
        <w:t xml:space="preserve">architecture proposed by [ref Elshenawy] can leverage the ontology to support data integration. </w:t>
      </w:r>
    </w:p>
    <w:p w14:paraId="737CD403" w14:textId="57C9D603" w:rsidR="006B41BB" w:rsidRDefault="002358F6" w:rsidP="006B41BB">
      <w:pPr>
        <w:rPr>
          <w:lang w:val="en-US" w:bidi="en-US"/>
        </w:rPr>
      </w:pPr>
      <w:r>
        <w:rPr>
          <w:lang w:val="en-US" w:bidi="en-US"/>
        </w:rPr>
        <w:t>In general, the range of queries required to support the IT-SoS architecture will vary greatly as a function of the ITS application(s) to be supported. In the iCity-ORF project (1.2), the IT-SoS architecture was demonstrated by way of the Advanced Traveler Information System (ATIS). To support this implementation, the iCity ontology was required to answer competency questions regarding the traffic status on various road segments in the transportation network.</w:t>
      </w:r>
      <w:r w:rsidR="00345187">
        <w:rPr>
          <w:lang w:val="en-US" w:bidi="en-US"/>
        </w:rPr>
        <w:t xml:space="preserve"> </w:t>
      </w:r>
    </w:p>
    <w:p w14:paraId="1D71AA90" w14:textId="57E7FC46" w:rsidR="002358F6" w:rsidRPr="001216A3" w:rsidRDefault="002358F6" w:rsidP="001216A3">
      <w:pPr>
        <w:ind w:left="720" w:hanging="360"/>
      </w:pPr>
      <w:r w:rsidRPr="001216A3">
        <w:t>CQ</w:t>
      </w:r>
      <w:r w:rsidR="00893232">
        <w:t>4</w:t>
      </w:r>
      <w:r w:rsidR="00F86A2E" w:rsidRPr="001216A3">
        <w:t>-</w:t>
      </w:r>
      <w:r w:rsidRPr="001216A3">
        <w:t>1: What TTI_Max values have been observed at some date/time?</w:t>
      </w:r>
    </w:p>
    <w:p w14:paraId="7483BF22" w14:textId="3A729FCC" w:rsidR="002358F6" w:rsidRPr="001216A3" w:rsidRDefault="002358F6" w:rsidP="001216A3">
      <w:pPr>
        <w:ind w:left="720" w:hanging="360"/>
      </w:pPr>
      <w:r w:rsidRPr="001216A3">
        <w:t>CQ</w:t>
      </w:r>
      <w:r w:rsidR="00893232">
        <w:t>4</w:t>
      </w:r>
      <w:r w:rsidRPr="001216A3">
        <w:t>-2: What is the TTI_Max value at some location?</w:t>
      </w:r>
    </w:p>
    <w:p w14:paraId="137884DE" w14:textId="0D1BD5E8" w:rsidR="002358F6" w:rsidRPr="001216A3" w:rsidRDefault="002358F6" w:rsidP="001216A3">
      <w:pPr>
        <w:ind w:left="720" w:hanging="360"/>
      </w:pPr>
      <w:r w:rsidRPr="001216A3">
        <w:t>CQ</w:t>
      </w:r>
      <w:r w:rsidR="00893232">
        <w:t>4</w:t>
      </w:r>
      <w:r w:rsidRPr="001216A3">
        <w:t xml:space="preserve">-3: </w:t>
      </w:r>
      <w:r w:rsidR="00345187" w:rsidRPr="001216A3">
        <w:t>What is the TTI_Max value at some location, at some date/time?</w:t>
      </w:r>
    </w:p>
    <w:p w14:paraId="40D9E857" w14:textId="15DAF720" w:rsidR="006B41BB" w:rsidRDefault="00345187" w:rsidP="00566BCC">
      <w:pPr>
        <w:rPr>
          <w:lang w:val="en-US" w:bidi="en-US"/>
        </w:rPr>
      </w:pPr>
      <w:r>
        <w:rPr>
          <w:lang w:val="en-US" w:bidi="en-US"/>
        </w:rPr>
        <w:t xml:space="preserve">Where TTI_Max refers to the Maximum Transportation Travel Index, a measurement used to indicate traffic conditions by way of a comparison of the observed rate of travel to the maximum throughput speed on a road segment. </w:t>
      </w:r>
    </w:p>
    <w:p w14:paraId="7C92A3D9" w14:textId="6F91EF35" w:rsidR="00DC2B92" w:rsidRDefault="00DC2B92" w:rsidP="00F86A2E"/>
    <w:p w14:paraId="4C92A85C" w14:textId="11B5B9F9" w:rsidR="00852D36" w:rsidRDefault="00852D36" w:rsidP="00852D36">
      <w:pPr>
        <w:pStyle w:val="Heading2"/>
      </w:pPr>
      <w:bookmarkStart w:id="47" w:name="_Toc22804595"/>
      <w:r>
        <w:t>Motivating Scenario: ArcGIS Query Support</w:t>
      </w:r>
      <w:bookmarkEnd w:id="47"/>
    </w:p>
    <w:p w14:paraId="25FA10C0" w14:textId="5915B852" w:rsidR="00852D36" w:rsidRDefault="00852D36" w:rsidP="00852D36">
      <w:pPr>
        <w:rPr>
          <w:lang w:val="en-US" w:bidi="en-US"/>
        </w:rPr>
      </w:pPr>
      <w:r>
        <w:rPr>
          <w:lang w:val="en-US" w:bidi="en-US"/>
        </w:rPr>
        <w:t xml:space="preserve">ESRI Canada provides </w:t>
      </w:r>
      <w:r w:rsidR="00AD4AFA">
        <w:rPr>
          <w:lang w:val="en-US" w:bidi="en-US"/>
        </w:rPr>
        <w:t>geospatial information system (GIS) solutions</w:t>
      </w:r>
      <w:r w:rsidR="0007577F">
        <w:rPr>
          <w:lang w:val="en-US" w:bidi="en-US"/>
        </w:rPr>
        <w:t xml:space="preserve"> used for transportation research, urban planning, and a variety of other applications. </w:t>
      </w:r>
      <w:r>
        <w:rPr>
          <w:lang w:val="en-US" w:bidi="en-US"/>
        </w:rPr>
        <w:t xml:space="preserve">They provide </w:t>
      </w:r>
      <w:r w:rsidR="0007577F">
        <w:rPr>
          <w:lang w:val="en-US" w:bidi="en-US"/>
        </w:rPr>
        <w:t xml:space="preserve">users with </w:t>
      </w:r>
      <w:r>
        <w:rPr>
          <w:lang w:val="en-US" w:bidi="en-US"/>
        </w:rPr>
        <w:t xml:space="preserve">a wealth of data and powerful tools for visualization and analysis. However, the task of query formulation and revision can be challenging, in particular for less experienced users. These difficulties may be addressed with use of an ontology to formalize the terms of interest and provide a single interface with which complex queries may be formulated. </w:t>
      </w:r>
      <w:r w:rsidR="005652CE">
        <w:rPr>
          <w:lang w:val="en-US" w:bidi="en-US"/>
        </w:rPr>
        <w:t xml:space="preserve">Streamlined access to the geospatial data in ArcGIS will support all users, and may be particularly valuable for use cases for ongoing work on NextGen-911 services. </w:t>
      </w:r>
      <w:r>
        <w:rPr>
          <w:lang w:val="en-US" w:bidi="en-US"/>
        </w:rPr>
        <w:t xml:space="preserve">There are added benefits to such an approach as the </w:t>
      </w:r>
      <w:r w:rsidR="0002326D">
        <w:rPr>
          <w:lang w:val="en-US" w:bidi="en-US"/>
        </w:rPr>
        <w:t xml:space="preserve">same </w:t>
      </w:r>
      <w:r>
        <w:rPr>
          <w:lang w:val="en-US" w:bidi="en-US"/>
        </w:rPr>
        <w:t xml:space="preserve">ontology </w:t>
      </w:r>
      <w:r w:rsidR="0002326D">
        <w:rPr>
          <w:lang w:val="en-US" w:bidi="en-US"/>
        </w:rPr>
        <w:t xml:space="preserve">used to support data access </w:t>
      </w:r>
      <w:r>
        <w:rPr>
          <w:lang w:val="en-US" w:bidi="en-US"/>
        </w:rPr>
        <w:t>may also serve as a specification of recent standardization effort</w:t>
      </w:r>
      <w:r w:rsidR="00745549">
        <w:rPr>
          <w:lang w:val="en-US" w:bidi="en-US"/>
        </w:rPr>
        <w:t xml:space="preserve">s by the </w:t>
      </w:r>
      <w:r w:rsidR="00DC4079">
        <w:rPr>
          <w:lang w:val="en-US" w:bidi="en-US"/>
        </w:rPr>
        <w:t>Canadian Transportation Infostructure (CTI)</w:t>
      </w:r>
      <w:r>
        <w:rPr>
          <w:lang w:val="en-US" w:bidi="en-US"/>
        </w:rPr>
        <w:t xml:space="preserve">. </w:t>
      </w:r>
    </w:p>
    <w:p w14:paraId="314CFF9A" w14:textId="36C9C1F8" w:rsidR="00893232" w:rsidRPr="00852D36" w:rsidRDefault="00893232" w:rsidP="00574D94">
      <w:pPr>
        <w:ind w:firstLine="432"/>
        <w:rPr>
          <w:lang w:val="en-US" w:bidi="en-US"/>
        </w:rPr>
      </w:pPr>
      <w:r>
        <w:rPr>
          <w:lang w:val="en-US" w:bidi="en-US"/>
        </w:rPr>
        <w:t>CQ5-1:</w:t>
      </w:r>
      <w:r w:rsidR="00574D94">
        <w:rPr>
          <w:lang w:val="en-US" w:bidi="en-US"/>
        </w:rPr>
        <w:t xml:space="preserve"> TBD</w:t>
      </w:r>
    </w:p>
    <w:p w14:paraId="7A55DEC6" w14:textId="58CC99C4" w:rsidR="00196B6E" w:rsidRDefault="00196B6E" w:rsidP="00EA354A">
      <w:pPr>
        <w:pStyle w:val="Heading1"/>
      </w:pPr>
      <w:bookmarkStart w:id="48" w:name="_Toc22804596"/>
      <w:r>
        <w:t>Urban System Characteristics and Behaviour</w:t>
      </w:r>
      <w:bookmarkEnd w:id="36"/>
      <w:bookmarkEnd w:id="4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pPr>
      <w:r w:rsidRPr="00105569">
        <w:t>Person</w:t>
      </w:r>
    </w:p>
    <w:p w14:paraId="698C3906" w14:textId="77777777" w:rsidR="00512299" w:rsidRPr="00105569" w:rsidRDefault="00512299" w:rsidP="009E4A69">
      <w:pPr>
        <w:pStyle w:val="ListParagraph"/>
      </w:pPr>
      <w:r w:rsidRPr="00105569">
        <w:t>Organization</w:t>
      </w:r>
    </w:p>
    <w:p w14:paraId="437480B5" w14:textId="77777777" w:rsidR="00B849EF" w:rsidRPr="00105569" w:rsidRDefault="00B849EF" w:rsidP="009E4A69">
      <w:pPr>
        <w:pStyle w:val="ListParagraph"/>
      </w:pPr>
      <w:r w:rsidRPr="00105569">
        <w:t>Household</w:t>
      </w:r>
    </w:p>
    <w:p w14:paraId="677A7E50" w14:textId="77777777" w:rsidR="00512299" w:rsidRPr="00105569" w:rsidRDefault="00512299" w:rsidP="009E4A69">
      <w:pPr>
        <w:pStyle w:val="ListParagraph"/>
      </w:pPr>
      <w:r w:rsidRPr="00105569">
        <w:t>Building</w:t>
      </w:r>
    </w:p>
    <w:p w14:paraId="614CA5BE" w14:textId="77777777" w:rsidR="00512299" w:rsidRPr="00105569" w:rsidRDefault="00512299" w:rsidP="009E4A69">
      <w:pPr>
        <w:pStyle w:val="ListParagraph"/>
      </w:pPr>
      <w:r w:rsidRPr="00105569">
        <w:t>Parking</w:t>
      </w:r>
    </w:p>
    <w:p w14:paraId="547F4C54" w14:textId="77777777" w:rsidR="00B849EF" w:rsidRPr="00105569" w:rsidRDefault="00B849EF" w:rsidP="009E4A69">
      <w:pPr>
        <w:pStyle w:val="ListParagraph"/>
      </w:pPr>
      <w:r w:rsidRPr="00105569">
        <w:t>Vehicle</w:t>
      </w:r>
    </w:p>
    <w:p w14:paraId="32A01858" w14:textId="77777777" w:rsidR="00B849EF" w:rsidRPr="00105569" w:rsidRDefault="00B849EF" w:rsidP="009E4A69">
      <w:pPr>
        <w:pStyle w:val="ListParagraph"/>
      </w:pPr>
      <w:r w:rsidRPr="00105569">
        <w:t>Transportation Networks</w:t>
      </w:r>
    </w:p>
    <w:p w14:paraId="42D2BC0A" w14:textId="77777777" w:rsidR="00512299" w:rsidRPr="00105569" w:rsidRDefault="00512299" w:rsidP="009E4A69">
      <w:pPr>
        <w:pStyle w:val="ListParagraph"/>
      </w:pPr>
      <w:r w:rsidRPr="00105569">
        <w:lastRenderedPageBreak/>
        <w:t>Transit</w:t>
      </w:r>
    </w:p>
    <w:p w14:paraId="29849DD5" w14:textId="77777777" w:rsidR="00512299" w:rsidRPr="00105569" w:rsidRDefault="00B849EF" w:rsidP="009E4A69">
      <w:pPr>
        <w:pStyle w:val="ListParagraph"/>
      </w:pPr>
      <w:r w:rsidRPr="00105569">
        <w:t>Land Use</w:t>
      </w:r>
    </w:p>
    <w:p w14:paraId="5FA7B1D2" w14:textId="77777777" w:rsidR="00B849EF" w:rsidRPr="00105569" w:rsidRDefault="00B849EF" w:rsidP="009E4A69">
      <w:pPr>
        <w:pStyle w:val="ListParagraph"/>
      </w:pPr>
      <w:r w:rsidRPr="00105569">
        <w:t>Travel</w:t>
      </w:r>
    </w:p>
    <w:p w14:paraId="62C30242" w14:textId="5B406350" w:rsidR="00161997"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055E0A49" w14:textId="37833FFD" w:rsidR="00520123" w:rsidRDefault="00520123" w:rsidP="00EA354A">
      <w:pPr>
        <w:pStyle w:val="Heading2"/>
      </w:pPr>
      <w:bookmarkStart w:id="49" w:name="_Toc22804597"/>
      <w:r>
        <w:t>Foundational Ontolog</w:t>
      </w:r>
      <w:r w:rsidR="0073758C">
        <w:t>ies</w:t>
      </w:r>
      <w:bookmarkEnd w:id="49"/>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1DBB9CBD" w:rsidR="00520123" w:rsidRDefault="003F552F" w:rsidP="00EA354A">
      <w:pPr>
        <w:pStyle w:val="Heading3"/>
      </w:pPr>
      <w:bookmarkStart w:id="50" w:name="_Toc22804598"/>
      <w:r>
        <w:t xml:space="preserve">Location </w:t>
      </w:r>
      <w:r w:rsidR="00520123">
        <w:t>Ontology</w:t>
      </w:r>
      <w:bookmarkEnd w:id="5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184DF71D" w14:textId="77777777" w:rsidR="0081005F" w:rsidRDefault="0081005F" w:rsidP="00E23879">
      <w:pPr>
        <w:rPr>
          <w:b/>
        </w:rPr>
      </w:pPr>
    </w:p>
    <w:p w14:paraId="28903FDD" w14:textId="77777777" w:rsidR="0081005F" w:rsidRDefault="0081005F" w:rsidP="0081005F">
      <w:pPr>
        <w:spacing w:after="120" w:line="360" w:lineRule="auto"/>
      </w:pPr>
      <w:r>
        <w:t xml:space="preserve">To effectively capture the location of some object, several concepts must be introduced.  First, a distinction must be made between the object and its location. Objects have some location, that is the region in space – a so-called spatial feature – that they occupy.  The ontology must not only support a representation of these concepts, but a representation of relationships between spatial features. In particular, topological relationships are important as they allow for the identification of how one area in space is situated relative to another. For example, is one area contained in another? Are two areas disconnected?  </w:t>
      </w:r>
    </w:p>
    <w:p w14:paraId="40EEBCB4" w14:textId="77777777" w:rsidR="0081005F" w:rsidRPr="004B447F" w:rsidRDefault="0081005F" w:rsidP="0081005F">
      <w:pPr>
        <w:spacing w:after="120" w:line="360" w:lineRule="auto"/>
        <w:rPr>
          <w:i/>
        </w:rPr>
      </w:pPr>
      <w:r>
        <w:t xml:space="preserve">Finally, to precisely describe the location of an object in space, some notion of geometry is required. This is important to represent the quantitative aspects of the feature, which may be represented as a point or perhaps some other area such as a polygon or a line. </w:t>
      </w:r>
    </w:p>
    <w:p w14:paraId="21CA20CE" w14:textId="77777777" w:rsidR="0081005F" w:rsidRDefault="0081005F" w:rsidP="00882108">
      <w:pPr>
        <w:pStyle w:val="Heading4"/>
      </w:pPr>
      <w:r>
        <w:t>The Ontology</w:t>
      </w:r>
    </w:p>
    <w:p w14:paraId="62594963" w14:textId="53C5B12C" w:rsidR="0081005F" w:rsidRDefault="0081005F" w:rsidP="0081005F">
      <w:pPr>
        <w:spacing w:after="120" w:line="360" w:lineRule="auto"/>
      </w:pPr>
      <w:r>
        <w:t xml:space="preserve">The Spatial Location ontology reuses and extends the GeoSPARQL </w:t>
      </w:r>
      <w:r>
        <w:fldChar w:fldCharType="begin"/>
      </w:r>
      <w:r w:rsidR="006B06D3">
        <w:instrText xml:space="preserve"> ADDIN EN.CITE &lt;EndNote&gt;&lt;Cite&gt;&lt;Author&gt;Battle&lt;/Author&gt;&lt;Year&gt;2011&lt;/Year&gt;&lt;IDText&gt;Linking geospatial data with GeoSPARQL&lt;/IDText&gt;&lt;DisplayText&gt;[4]&lt;/DisplayText&gt;&lt;record&gt;&lt;titles&gt;&lt;title&gt;Linking geospatial data with GeoSPARQL&lt;/title&gt;&lt;secondary-title&gt;Semant Web J Interoperability, Usability, Appl. Accessed&lt;/secondary-title&gt;&lt;/titles&gt;&lt;contributors&gt;&lt;authors&gt;&lt;author&gt;Battle, Robert&lt;/author&gt;&lt;author&gt;Kolas, Dave&lt;/author&gt;&lt;/authors&gt;&lt;/contributors&gt;&lt;added-date format="utc"&gt;1560869497&lt;/added-date&gt;&lt;ref-type name="Journal Article"&gt;17&lt;/ref-type&gt;&lt;dates&gt;&lt;year&gt;2011&lt;/year&gt;&lt;/dates&gt;&lt;rec-number&gt;1&lt;/rec-number&gt;&lt;last-updated-date format="utc"&gt;1560869497&lt;/last-updated-date&gt;&lt;volume&gt;24&lt;/volume&gt;&lt;/record&gt;&lt;/Cite&gt;&lt;/EndNote&gt;</w:instrText>
      </w:r>
      <w:r>
        <w:fldChar w:fldCharType="separate"/>
      </w:r>
      <w:r w:rsidR="006B06D3">
        <w:rPr>
          <w:noProof/>
        </w:rPr>
        <w:t>[4]</w:t>
      </w:r>
      <w:r>
        <w:fldChar w:fldCharType="end"/>
      </w:r>
      <w:r>
        <w:t xml:space="preserve"> standard to specify the concepts of interest. GeoSPARQL specifies the required vocabulary of spatial relations. It is particularly attractive as it has been published as a standard by the OGC; in addition, its defined </w:t>
      </w:r>
      <w:r>
        <w:lastRenderedPageBreak/>
        <w:t>relations are implemented, to various extents, as functions for querying spatial data by some knowledge base tools.</w:t>
      </w:r>
    </w:p>
    <w:p w14:paraId="166150E8" w14:textId="59415FF0" w:rsidR="0081005F" w:rsidRDefault="0081005F" w:rsidP="0081005F">
      <w:pPr>
        <w:spacing w:after="120" w:line="360" w:lineRule="auto"/>
      </w:pPr>
      <w:r>
        <w:t xml:space="preserve">The ontology represents the location of objects using two key classes: Feature and Geometry, as shown in </w:t>
      </w:r>
      <w:r>
        <w:fldChar w:fldCharType="begin"/>
      </w:r>
      <w:r>
        <w:instrText xml:space="preserve"> REF _Ref11759283 \h </w:instrText>
      </w:r>
      <w:r>
        <w:fldChar w:fldCharType="separate"/>
      </w:r>
      <w:r w:rsidR="00C65CEA">
        <w:t xml:space="preserve">Table </w:t>
      </w:r>
      <w:r w:rsidR="00C65CEA">
        <w:rPr>
          <w:noProof/>
        </w:rPr>
        <w:t>2</w:t>
      </w:r>
      <w:r>
        <w:fldChar w:fldCharType="end"/>
      </w:r>
      <w:r>
        <w:t xml:space="preserve">. A Feature is a spatial object, as opposed to a Geometry which is a more abstract object that may be used to describe the shape of some spatial object(s). The key properties, shown in </w:t>
      </w:r>
      <w:r>
        <w:fldChar w:fldCharType="begin"/>
      </w:r>
      <w:r>
        <w:instrText xml:space="preserve"> REF _Ref11762225 \h </w:instrText>
      </w:r>
      <w:r>
        <w:fldChar w:fldCharType="separate"/>
      </w:r>
      <w:r w:rsidR="00C65CEA">
        <w:t xml:space="preserve">Table </w:t>
      </w:r>
      <w:r w:rsidR="00C65CEA">
        <w:rPr>
          <w:noProof/>
        </w:rPr>
        <w:t>3</w:t>
      </w:r>
      <w:r>
        <w:fldChar w:fldCharType="end"/>
      </w:r>
      <w:r>
        <w:t>, are largely made up of topological relations between Feature objects. In addition, the ontology specifies the property hasLocation to capture the relationship between non-spatial objects (e.g., train station)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2E698403" w14:textId="47A26BF0" w:rsidR="0081005F" w:rsidRDefault="0081005F" w:rsidP="0081005F">
      <w:pPr>
        <w:spacing w:after="120" w:line="360" w:lineRule="auto"/>
      </w:pPr>
      <w:r>
        <w:t xml:space="preserve">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While the GeoSPARQL specification allows for the identification of alternate reference systems, captured as IRIs and concatenated with the coordinates, it should be noted that current support is not widespread or standardized, therefore automated translation between these systems </w:t>
      </w:r>
      <w:r w:rsidR="00BF3C2C">
        <w:t>should not be assumed</w:t>
      </w:r>
      <w:r>
        <w:t>.</w:t>
      </w:r>
    </w:p>
    <w:p w14:paraId="20FA359E" w14:textId="7DF540A9" w:rsidR="0081005F" w:rsidRDefault="0081005F" w:rsidP="0081005F">
      <w:pPr>
        <w:pStyle w:val="Caption"/>
        <w:keepNext/>
        <w:spacing w:after="120"/>
      </w:pPr>
      <w:bookmarkStart w:id="51" w:name="_Ref11759283"/>
      <w:r>
        <w:t xml:space="preserve">Table </w:t>
      </w:r>
      <w:fldSimple w:instr=" SEQ Table \* ARABIC ">
        <w:r w:rsidR="00C65CEA">
          <w:rPr>
            <w:noProof/>
          </w:rPr>
          <w:t>2</w:t>
        </w:r>
      </w:fldSimple>
      <w:bookmarkEnd w:id="51"/>
      <w:r>
        <w:t>: Key classes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81005F" w14:paraId="38A40A49" w14:textId="77777777" w:rsidTr="00763A5C">
        <w:tc>
          <w:tcPr>
            <w:tcW w:w="2433" w:type="dxa"/>
            <w:shd w:val="clear" w:color="auto" w:fill="00FFFF"/>
          </w:tcPr>
          <w:p w14:paraId="39E7AFA9" w14:textId="77777777" w:rsidR="0081005F" w:rsidRDefault="0081005F" w:rsidP="00763A5C">
            <w:pPr>
              <w:spacing w:after="120"/>
            </w:pPr>
            <w:r>
              <w:t>Object</w:t>
            </w:r>
          </w:p>
        </w:tc>
        <w:tc>
          <w:tcPr>
            <w:tcW w:w="3022" w:type="dxa"/>
            <w:shd w:val="clear" w:color="auto" w:fill="00FFFF"/>
          </w:tcPr>
          <w:p w14:paraId="084AC841" w14:textId="77777777" w:rsidR="0081005F" w:rsidRDefault="0081005F" w:rsidP="00763A5C">
            <w:pPr>
              <w:spacing w:after="120"/>
            </w:pPr>
            <w:r>
              <w:t>Property</w:t>
            </w:r>
          </w:p>
        </w:tc>
        <w:tc>
          <w:tcPr>
            <w:tcW w:w="3895" w:type="dxa"/>
            <w:shd w:val="clear" w:color="auto" w:fill="00FFFF"/>
          </w:tcPr>
          <w:p w14:paraId="37F121A2" w14:textId="77777777" w:rsidR="0081005F" w:rsidRDefault="0081005F" w:rsidP="00763A5C">
            <w:pPr>
              <w:spacing w:after="120"/>
            </w:pPr>
            <w:r>
              <w:t>Value</w:t>
            </w:r>
          </w:p>
        </w:tc>
      </w:tr>
      <w:tr w:rsidR="0081005F" w14:paraId="5828DEA1" w14:textId="77777777" w:rsidTr="00763A5C">
        <w:tc>
          <w:tcPr>
            <w:tcW w:w="2433" w:type="dxa"/>
          </w:tcPr>
          <w:p w14:paraId="082B6279" w14:textId="77777777" w:rsidR="0081005F" w:rsidRDefault="0081005F" w:rsidP="00763A5C">
            <w:pPr>
              <w:spacing w:after="120"/>
            </w:pPr>
            <w:proofErr w:type="gramStart"/>
            <w:r>
              <w:t>geo:Feature</w:t>
            </w:r>
            <w:proofErr w:type="gramEnd"/>
          </w:p>
        </w:tc>
        <w:tc>
          <w:tcPr>
            <w:tcW w:w="3022" w:type="dxa"/>
          </w:tcPr>
          <w:p w14:paraId="036D682B" w14:textId="77777777" w:rsidR="0081005F" w:rsidRDefault="0081005F" w:rsidP="00763A5C">
            <w:pPr>
              <w:spacing w:after="120"/>
            </w:pPr>
            <w:proofErr w:type="gramStart"/>
            <w:r>
              <w:t>rdf:subClassOf</w:t>
            </w:r>
            <w:proofErr w:type="gramEnd"/>
          </w:p>
        </w:tc>
        <w:tc>
          <w:tcPr>
            <w:tcW w:w="3895" w:type="dxa"/>
          </w:tcPr>
          <w:p w14:paraId="1741F38B" w14:textId="77777777" w:rsidR="0081005F" w:rsidRDefault="0081005F" w:rsidP="00763A5C">
            <w:pPr>
              <w:spacing w:after="120"/>
            </w:pPr>
            <w:proofErr w:type="gramStart"/>
            <w:r>
              <w:t>geo:SpatialObject</w:t>
            </w:r>
            <w:proofErr w:type="gramEnd"/>
          </w:p>
        </w:tc>
      </w:tr>
      <w:tr w:rsidR="0081005F" w14:paraId="21DB4B2E" w14:textId="77777777" w:rsidTr="00763A5C">
        <w:tc>
          <w:tcPr>
            <w:tcW w:w="2433" w:type="dxa"/>
          </w:tcPr>
          <w:p w14:paraId="32F1BD1A" w14:textId="77777777" w:rsidR="0081005F" w:rsidRDefault="0081005F" w:rsidP="00763A5C">
            <w:pPr>
              <w:spacing w:after="120"/>
            </w:pPr>
            <w:proofErr w:type="gramStart"/>
            <w:r>
              <w:t>geo:Geometry</w:t>
            </w:r>
            <w:proofErr w:type="gramEnd"/>
          </w:p>
        </w:tc>
        <w:tc>
          <w:tcPr>
            <w:tcW w:w="3022" w:type="dxa"/>
          </w:tcPr>
          <w:p w14:paraId="7EF05686" w14:textId="77777777" w:rsidR="0081005F" w:rsidDel="00722F88" w:rsidRDefault="0081005F" w:rsidP="00763A5C">
            <w:pPr>
              <w:spacing w:after="120"/>
            </w:pPr>
            <w:proofErr w:type="gramStart"/>
            <w:r>
              <w:t>rdf:subClassOf</w:t>
            </w:r>
            <w:proofErr w:type="gramEnd"/>
          </w:p>
        </w:tc>
        <w:tc>
          <w:tcPr>
            <w:tcW w:w="3895" w:type="dxa"/>
          </w:tcPr>
          <w:p w14:paraId="653448D7" w14:textId="77777777" w:rsidR="0081005F" w:rsidDel="00722F88" w:rsidRDefault="0081005F" w:rsidP="00763A5C">
            <w:pPr>
              <w:spacing w:after="120"/>
            </w:pPr>
            <w:proofErr w:type="gramStart"/>
            <w:r>
              <w:t>geo:SpatialObject</w:t>
            </w:r>
            <w:proofErr w:type="gramEnd"/>
          </w:p>
        </w:tc>
      </w:tr>
    </w:tbl>
    <w:p w14:paraId="74DFECD7" w14:textId="77777777" w:rsidR="0081005F" w:rsidRDefault="0081005F" w:rsidP="0081005F">
      <w:pPr>
        <w:spacing w:after="120" w:line="360" w:lineRule="auto"/>
      </w:pPr>
    </w:p>
    <w:p w14:paraId="4D8DD8BC" w14:textId="484782CC" w:rsidR="0081005F" w:rsidRDefault="0081005F" w:rsidP="0081005F">
      <w:pPr>
        <w:pStyle w:val="Caption"/>
        <w:keepNext/>
        <w:spacing w:after="120"/>
      </w:pPr>
      <w:bookmarkStart w:id="52" w:name="_Ref11762225"/>
      <w:r>
        <w:t xml:space="preserve">Table </w:t>
      </w:r>
      <w:fldSimple w:instr=" SEQ Table \* ARABIC ">
        <w:r w:rsidR="00C65CEA">
          <w:rPr>
            <w:noProof/>
          </w:rPr>
          <w:t>3</w:t>
        </w:r>
      </w:fldSimple>
      <w:bookmarkEnd w:id="52"/>
      <w:r>
        <w:t>: Key properties in the Location Ontology</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81005F" w14:paraId="23FB449C" w14:textId="77777777" w:rsidTr="00BF3C2C">
        <w:tc>
          <w:tcPr>
            <w:tcW w:w="2234" w:type="dxa"/>
            <w:shd w:val="clear" w:color="auto" w:fill="00FFFF"/>
          </w:tcPr>
          <w:p w14:paraId="55C07C09" w14:textId="77777777" w:rsidR="0081005F" w:rsidRDefault="0081005F" w:rsidP="00763A5C">
            <w:pPr>
              <w:tabs>
                <w:tab w:val="left" w:pos="1027"/>
              </w:tabs>
              <w:spacing w:after="120"/>
            </w:pPr>
            <w:r>
              <w:t>Property</w:t>
            </w:r>
            <w:r>
              <w:tab/>
            </w:r>
          </w:p>
        </w:tc>
        <w:tc>
          <w:tcPr>
            <w:tcW w:w="1741" w:type="dxa"/>
            <w:shd w:val="clear" w:color="auto" w:fill="00FFFF"/>
          </w:tcPr>
          <w:p w14:paraId="54635A02" w14:textId="77777777" w:rsidR="0081005F" w:rsidRDefault="0081005F" w:rsidP="00763A5C">
            <w:pPr>
              <w:spacing w:after="120"/>
            </w:pPr>
            <w:r>
              <w:t>Characteristic</w:t>
            </w:r>
          </w:p>
        </w:tc>
        <w:tc>
          <w:tcPr>
            <w:tcW w:w="5375" w:type="dxa"/>
            <w:shd w:val="clear" w:color="auto" w:fill="00FFFF"/>
          </w:tcPr>
          <w:p w14:paraId="0280D86B" w14:textId="77777777" w:rsidR="0081005F" w:rsidRDefault="0081005F" w:rsidP="00763A5C">
            <w:pPr>
              <w:spacing w:after="120"/>
            </w:pPr>
            <w:r>
              <w:t>Value (if applicable)</w:t>
            </w:r>
          </w:p>
        </w:tc>
      </w:tr>
      <w:tr w:rsidR="0081005F" w14:paraId="7EE445BB" w14:textId="77777777" w:rsidTr="00BF3C2C">
        <w:tc>
          <w:tcPr>
            <w:tcW w:w="2234" w:type="dxa"/>
          </w:tcPr>
          <w:p w14:paraId="7983CFF0" w14:textId="77777777" w:rsidR="0081005F" w:rsidRDefault="0081005F" w:rsidP="00763A5C">
            <w:pPr>
              <w:spacing w:after="120"/>
            </w:pPr>
            <w:proofErr w:type="gramStart"/>
            <w:r>
              <w:t>geo:sfEquals</w:t>
            </w:r>
            <w:proofErr w:type="gramEnd"/>
          </w:p>
        </w:tc>
        <w:tc>
          <w:tcPr>
            <w:tcW w:w="1741" w:type="dxa"/>
          </w:tcPr>
          <w:p w14:paraId="50CD3507" w14:textId="77777777" w:rsidR="0081005F" w:rsidRDefault="0081005F" w:rsidP="00763A5C">
            <w:pPr>
              <w:spacing w:after="120"/>
            </w:pPr>
            <w:r>
              <w:t>Domain and Range</w:t>
            </w:r>
          </w:p>
        </w:tc>
        <w:tc>
          <w:tcPr>
            <w:tcW w:w="5375" w:type="dxa"/>
          </w:tcPr>
          <w:p w14:paraId="6B783DB5" w14:textId="77777777" w:rsidR="0081005F" w:rsidRDefault="0081005F" w:rsidP="00763A5C">
            <w:pPr>
              <w:spacing w:after="120"/>
            </w:pPr>
            <w:proofErr w:type="gramStart"/>
            <w:r>
              <w:t>geo:SpatialObject</w:t>
            </w:r>
            <w:proofErr w:type="gramEnd"/>
          </w:p>
        </w:tc>
      </w:tr>
      <w:tr w:rsidR="0081005F" w14:paraId="7470AEBD" w14:textId="77777777" w:rsidTr="00BF3C2C">
        <w:tc>
          <w:tcPr>
            <w:tcW w:w="2234" w:type="dxa"/>
          </w:tcPr>
          <w:p w14:paraId="1654163D" w14:textId="77777777" w:rsidR="0081005F" w:rsidRDefault="0081005F" w:rsidP="00763A5C">
            <w:pPr>
              <w:spacing w:after="120"/>
            </w:pPr>
            <w:proofErr w:type="gramStart"/>
            <w:r>
              <w:t>geo:</w:t>
            </w:r>
            <w:r w:rsidRPr="00F51C25">
              <w:t>sfDisjoint</w:t>
            </w:r>
            <w:proofErr w:type="gramEnd"/>
          </w:p>
        </w:tc>
        <w:tc>
          <w:tcPr>
            <w:tcW w:w="1741" w:type="dxa"/>
          </w:tcPr>
          <w:p w14:paraId="32E5ED04" w14:textId="77777777" w:rsidR="0081005F" w:rsidRDefault="0081005F" w:rsidP="00763A5C">
            <w:pPr>
              <w:spacing w:after="120"/>
            </w:pPr>
            <w:r>
              <w:t>Domain and Range</w:t>
            </w:r>
          </w:p>
        </w:tc>
        <w:tc>
          <w:tcPr>
            <w:tcW w:w="5375" w:type="dxa"/>
          </w:tcPr>
          <w:p w14:paraId="39C2778A" w14:textId="77777777" w:rsidR="0081005F" w:rsidRDefault="0081005F" w:rsidP="00763A5C">
            <w:pPr>
              <w:spacing w:after="120"/>
            </w:pPr>
            <w:proofErr w:type="gramStart"/>
            <w:r>
              <w:t>geo:SpatialObject</w:t>
            </w:r>
            <w:proofErr w:type="gramEnd"/>
          </w:p>
        </w:tc>
      </w:tr>
      <w:tr w:rsidR="0081005F" w14:paraId="44D2855B" w14:textId="77777777" w:rsidTr="00BF3C2C">
        <w:tc>
          <w:tcPr>
            <w:tcW w:w="2234" w:type="dxa"/>
          </w:tcPr>
          <w:p w14:paraId="21EC7F0D" w14:textId="77777777" w:rsidR="0081005F" w:rsidRDefault="0081005F" w:rsidP="00763A5C">
            <w:pPr>
              <w:spacing w:after="120"/>
            </w:pPr>
            <w:proofErr w:type="gramStart"/>
            <w:r w:rsidRPr="00F51C25">
              <w:lastRenderedPageBreak/>
              <w:t>geo:sfIntersects</w:t>
            </w:r>
            <w:proofErr w:type="gramEnd"/>
          </w:p>
        </w:tc>
        <w:tc>
          <w:tcPr>
            <w:tcW w:w="1741" w:type="dxa"/>
          </w:tcPr>
          <w:p w14:paraId="08D2C8E7" w14:textId="77777777" w:rsidR="0081005F" w:rsidRDefault="0081005F" w:rsidP="00763A5C">
            <w:pPr>
              <w:spacing w:after="120"/>
            </w:pPr>
            <w:r>
              <w:t>Domain and Range</w:t>
            </w:r>
          </w:p>
        </w:tc>
        <w:tc>
          <w:tcPr>
            <w:tcW w:w="5375" w:type="dxa"/>
          </w:tcPr>
          <w:p w14:paraId="1971FBB8" w14:textId="77777777" w:rsidR="0081005F" w:rsidRDefault="0081005F" w:rsidP="00763A5C">
            <w:pPr>
              <w:spacing w:after="120"/>
            </w:pPr>
            <w:proofErr w:type="gramStart"/>
            <w:r>
              <w:t>geo:SpatialObject</w:t>
            </w:r>
            <w:proofErr w:type="gramEnd"/>
          </w:p>
        </w:tc>
      </w:tr>
      <w:tr w:rsidR="0081005F" w14:paraId="0B0E1D9D" w14:textId="77777777" w:rsidTr="00BF3C2C">
        <w:tc>
          <w:tcPr>
            <w:tcW w:w="2234" w:type="dxa"/>
          </w:tcPr>
          <w:p w14:paraId="5B52C0C9" w14:textId="77777777" w:rsidR="0081005F" w:rsidRDefault="0081005F" w:rsidP="00763A5C">
            <w:pPr>
              <w:spacing w:after="120"/>
            </w:pPr>
            <w:proofErr w:type="gramStart"/>
            <w:r w:rsidRPr="00F51C25">
              <w:t>geo:sfTouches</w:t>
            </w:r>
            <w:proofErr w:type="gramEnd"/>
          </w:p>
        </w:tc>
        <w:tc>
          <w:tcPr>
            <w:tcW w:w="1741" w:type="dxa"/>
          </w:tcPr>
          <w:p w14:paraId="10BAB8DD" w14:textId="77777777" w:rsidR="0081005F" w:rsidRDefault="0081005F" w:rsidP="00763A5C">
            <w:pPr>
              <w:spacing w:after="120"/>
            </w:pPr>
            <w:r>
              <w:t>Domain and Range</w:t>
            </w:r>
          </w:p>
        </w:tc>
        <w:tc>
          <w:tcPr>
            <w:tcW w:w="5375" w:type="dxa"/>
          </w:tcPr>
          <w:p w14:paraId="6652A197" w14:textId="77777777" w:rsidR="0081005F" w:rsidRDefault="0081005F" w:rsidP="00763A5C">
            <w:pPr>
              <w:spacing w:after="120"/>
            </w:pPr>
            <w:proofErr w:type="gramStart"/>
            <w:r>
              <w:t>geo:SpatialObject</w:t>
            </w:r>
            <w:proofErr w:type="gramEnd"/>
          </w:p>
        </w:tc>
      </w:tr>
      <w:tr w:rsidR="0081005F" w14:paraId="5E8DD5BA" w14:textId="77777777" w:rsidTr="00BF3C2C">
        <w:tc>
          <w:tcPr>
            <w:tcW w:w="2234" w:type="dxa"/>
          </w:tcPr>
          <w:p w14:paraId="3792B7E6" w14:textId="77777777" w:rsidR="0081005F" w:rsidRPr="00F51C25" w:rsidRDefault="0081005F" w:rsidP="00763A5C">
            <w:pPr>
              <w:spacing w:after="120"/>
            </w:pPr>
            <w:proofErr w:type="gramStart"/>
            <w:r w:rsidRPr="00F51C25">
              <w:t>geo:sfWithin</w:t>
            </w:r>
            <w:proofErr w:type="gramEnd"/>
          </w:p>
        </w:tc>
        <w:tc>
          <w:tcPr>
            <w:tcW w:w="1741" w:type="dxa"/>
          </w:tcPr>
          <w:p w14:paraId="12A5BE4F" w14:textId="77777777" w:rsidR="0081005F" w:rsidRDefault="0081005F" w:rsidP="00763A5C">
            <w:pPr>
              <w:spacing w:after="120"/>
            </w:pPr>
            <w:r>
              <w:t>Domain and Range</w:t>
            </w:r>
          </w:p>
        </w:tc>
        <w:tc>
          <w:tcPr>
            <w:tcW w:w="5375" w:type="dxa"/>
          </w:tcPr>
          <w:p w14:paraId="7B82A8AC" w14:textId="77777777" w:rsidR="0081005F" w:rsidRDefault="0081005F" w:rsidP="00763A5C">
            <w:pPr>
              <w:spacing w:after="120"/>
            </w:pPr>
            <w:proofErr w:type="gramStart"/>
            <w:r>
              <w:t>geo:SpatialObject</w:t>
            </w:r>
            <w:proofErr w:type="gramEnd"/>
          </w:p>
        </w:tc>
      </w:tr>
      <w:tr w:rsidR="0081005F" w14:paraId="009E5848" w14:textId="77777777" w:rsidTr="00BF3C2C">
        <w:tc>
          <w:tcPr>
            <w:tcW w:w="2234" w:type="dxa"/>
          </w:tcPr>
          <w:p w14:paraId="024D3B88" w14:textId="77777777" w:rsidR="0081005F" w:rsidRPr="00F51C25" w:rsidRDefault="0081005F" w:rsidP="00763A5C">
            <w:pPr>
              <w:spacing w:after="120"/>
            </w:pPr>
            <w:proofErr w:type="gramStart"/>
            <w:r w:rsidRPr="00F51C25">
              <w:t>geo:sfContains</w:t>
            </w:r>
            <w:proofErr w:type="gramEnd"/>
          </w:p>
        </w:tc>
        <w:tc>
          <w:tcPr>
            <w:tcW w:w="1741" w:type="dxa"/>
          </w:tcPr>
          <w:p w14:paraId="67F186A7" w14:textId="77777777" w:rsidR="0081005F" w:rsidRDefault="0081005F" w:rsidP="00763A5C">
            <w:pPr>
              <w:spacing w:after="120"/>
            </w:pPr>
            <w:r>
              <w:t>Domain and Range</w:t>
            </w:r>
          </w:p>
        </w:tc>
        <w:tc>
          <w:tcPr>
            <w:tcW w:w="5375" w:type="dxa"/>
          </w:tcPr>
          <w:p w14:paraId="37C7A1FE" w14:textId="77777777" w:rsidR="0081005F" w:rsidRDefault="0081005F" w:rsidP="00763A5C">
            <w:pPr>
              <w:spacing w:after="120"/>
            </w:pPr>
            <w:proofErr w:type="gramStart"/>
            <w:r>
              <w:t>geo:SpatialObject</w:t>
            </w:r>
            <w:proofErr w:type="gramEnd"/>
          </w:p>
        </w:tc>
      </w:tr>
      <w:tr w:rsidR="0081005F" w14:paraId="68946199" w14:textId="77777777" w:rsidTr="00BF3C2C">
        <w:tc>
          <w:tcPr>
            <w:tcW w:w="2234" w:type="dxa"/>
          </w:tcPr>
          <w:p w14:paraId="55AD6ED0" w14:textId="77777777" w:rsidR="0081005F" w:rsidRPr="00F51C25" w:rsidRDefault="0081005F" w:rsidP="00763A5C">
            <w:pPr>
              <w:spacing w:after="120"/>
            </w:pPr>
            <w:proofErr w:type="gramStart"/>
            <w:r w:rsidRPr="00F51C25">
              <w:t>geo:sfOverlaps</w:t>
            </w:r>
            <w:proofErr w:type="gramEnd"/>
          </w:p>
        </w:tc>
        <w:tc>
          <w:tcPr>
            <w:tcW w:w="1741" w:type="dxa"/>
          </w:tcPr>
          <w:p w14:paraId="7981054A" w14:textId="77777777" w:rsidR="0081005F" w:rsidRDefault="0081005F" w:rsidP="00763A5C">
            <w:pPr>
              <w:spacing w:after="120"/>
            </w:pPr>
            <w:r>
              <w:t>Domain and Range</w:t>
            </w:r>
          </w:p>
        </w:tc>
        <w:tc>
          <w:tcPr>
            <w:tcW w:w="5375" w:type="dxa"/>
          </w:tcPr>
          <w:p w14:paraId="65B4EA7B" w14:textId="77777777" w:rsidR="0081005F" w:rsidRDefault="0081005F" w:rsidP="00763A5C">
            <w:pPr>
              <w:spacing w:after="120"/>
            </w:pPr>
            <w:proofErr w:type="gramStart"/>
            <w:r>
              <w:t>geo:SpatialObject</w:t>
            </w:r>
            <w:proofErr w:type="gramEnd"/>
          </w:p>
        </w:tc>
      </w:tr>
      <w:tr w:rsidR="0081005F" w14:paraId="48A42DBF" w14:textId="77777777" w:rsidTr="00BF3C2C">
        <w:tc>
          <w:tcPr>
            <w:tcW w:w="2234" w:type="dxa"/>
          </w:tcPr>
          <w:p w14:paraId="1F712085" w14:textId="77777777" w:rsidR="0081005F" w:rsidRPr="00F51C25" w:rsidRDefault="0081005F" w:rsidP="00763A5C">
            <w:pPr>
              <w:spacing w:after="120"/>
            </w:pPr>
            <w:proofErr w:type="gramStart"/>
            <w:r w:rsidRPr="00F51C25">
              <w:t>geo:sfCrosses</w:t>
            </w:r>
            <w:proofErr w:type="gramEnd"/>
          </w:p>
        </w:tc>
        <w:tc>
          <w:tcPr>
            <w:tcW w:w="1741" w:type="dxa"/>
          </w:tcPr>
          <w:p w14:paraId="51F96469" w14:textId="77777777" w:rsidR="0081005F" w:rsidRDefault="0081005F" w:rsidP="00763A5C">
            <w:pPr>
              <w:spacing w:after="120"/>
            </w:pPr>
            <w:r>
              <w:t>Domain and Range</w:t>
            </w:r>
          </w:p>
        </w:tc>
        <w:tc>
          <w:tcPr>
            <w:tcW w:w="5375" w:type="dxa"/>
          </w:tcPr>
          <w:p w14:paraId="678DDEAB" w14:textId="77777777" w:rsidR="0081005F" w:rsidRDefault="0081005F" w:rsidP="00763A5C">
            <w:pPr>
              <w:spacing w:after="120"/>
            </w:pPr>
            <w:proofErr w:type="gramStart"/>
            <w:r>
              <w:t>geo:SpatialObject</w:t>
            </w:r>
            <w:proofErr w:type="gramEnd"/>
          </w:p>
        </w:tc>
      </w:tr>
      <w:tr w:rsidR="0081005F" w14:paraId="44892C6E" w14:textId="77777777" w:rsidTr="00BF3C2C">
        <w:tc>
          <w:tcPr>
            <w:tcW w:w="2234" w:type="dxa"/>
          </w:tcPr>
          <w:p w14:paraId="5D7BDA3E" w14:textId="77777777" w:rsidR="0081005F" w:rsidRPr="00F51C25" w:rsidRDefault="0081005F" w:rsidP="00763A5C">
            <w:pPr>
              <w:spacing w:after="120"/>
            </w:pPr>
            <w:proofErr w:type="gramStart"/>
            <w:r>
              <w:t>geo:hasGeometry</w:t>
            </w:r>
            <w:proofErr w:type="gramEnd"/>
          </w:p>
        </w:tc>
        <w:tc>
          <w:tcPr>
            <w:tcW w:w="1741" w:type="dxa"/>
          </w:tcPr>
          <w:p w14:paraId="73705EE7" w14:textId="77777777" w:rsidR="0081005F" w:rsidRDefault="0081005F" w:rsidP="00763A5C">
            <w:pPr>
              <w:spacing w:after="120"/>
            </w:pPr>
            <w:r>
              <w:t>Domain</w:t>
            </w:r>
          </w:p>
        </w:tc>
        <w:tc>
          <w:tcPr>
            <w:tcW w:w="5375" w:type="dxa"/>
          </w:tcPr>
          <w:p w14:paraId="38F5B0B7" w14:textId="77777777" w:rsidR="0081005F" w:rsidRDefault="0081005F" w:rsidP="00763A5C">
            <w:pPr>
              <w:spacing w:after="120"/>
            </w:pPr>
            <w:proofErr w:type="gramStart"/>
            <w:r>
              <w:t>geo:Feature</w:t>
            </w:r>
            <w:proofErr w:type="gramEnd"/>
          </w:p>
        </w:tc>
      </w:tr>
      <w:tr w:rsidR="0081005F" w14:paraId="018598F1" w14:textId="77777777" w:rsidTr="00BF3C2C">
        <w:tc>
          <w:tcPr>
            <w:tcW w:w="2234" w:type="dxa"/>
          </w:tcPr>
          <w:p w14:paraId="5D7A4A88" w14:textId="77777777" w:rsidR="0081005F" w:rsidRDefault="0081005F" w:rsidP="00763A5C">
            <w:pPr>
              <w:spacing w:after="120"/>
            </w:pPr>
            <w:proofErr w:type="gramStart"/>
            <w:r>
              <w:t>geo:hasGeometry</w:t>
            </w:r>
            <w:proofErr w:type="gramEnd"/>
          </w:p>
        </w:tc>
        <w:tc>
          <w:tcPr>
            <w:tcW w:w="1741" w:type="dxa"/>
          </w:tcPr>
          <w:p w14:paraId="378A23B1" w14:textId="77777777" w:rsidR="0081005F" w:rsidRDefault="0081005F" w:rsidP="00763A5C">
            <w:pPr>
              <w:spacing w:after="120"/>
            </w:pPr>
            <w:r>
              <w:t>Range</w:t>
            </w:r>
          </w:p>
        </w:tc>
        <w:tc>
          <w:tcPr>
            <w:tcW w:w="5375" w:type="dxa"/>
          </w:tcPr>
          <w:p w14:paraId="49880070" w14:textId="77777777" w:rsidR="0081005F" w:rsidRDefault="0081005F" w:rsidP="00763A5C">
            <w:pPr>
              <w:spacing w:after="120"/>
            </w:pPr>
            <w:proofErr w:type="gramStart"/>
            <w:r>
              <w:t>geo:Geometry</w:t>
            </w:r>
            <w:proofErr w:type="gramEnd"/>
          </w:p>
        </w:tc>
      </w:tr>
      <w:tr w:rsidR="0081005F" w14:paraId="10842CB7" w14:textId="77777777" w:rsidTr="00BF3C2C">
        <w:tc>
          <w:tcPr>
            <w:tcW w:w="2234" w:type="dxa"/>
          </w:tcPr>
          <w:p w14:paraId="7D48F744" w14:textId="77777777" w:rsidR="0081005F" w:rsidRPr="00F51C25" w:rsidRDefault="0081005F" w:rsidP="00763A5C">
            <w:pPr>
              <w:spacing w:after="120"/>
            </w:pPr>
            <w:r>
              <w:t>hasLocation</w:t>
            </w:r>
          </w:p>
        </w:tc>
        <w:tc>
          <w:tcPr>
            <w:tcW w:w="1741" w:type="dxa"/>
          </w:tcPr>
          <w:p w14:paraId="7342E1DD" w14:textId="77777777" w:rsidR="0081005F" w:rsidRDefault="0081005F" w:rsidP="00763A5C">
            <w:pPr>
              <w:spacing w:after="120"/>
            </w:pPr>
            <w:r>
              <w:t>Range</w:t>
            </w:r>
          </w:p>
        </w:tc>
        <w:tc>
          <w:tcPr>
            <w:tcW w:w="5375" w:type="dxa"/>
          </w:tcPr>
          <w:p w14:paraId="67DFD1E5" w14:textId="77777777" w:rsidR="0081005F" w:rsidRDefault="0081005F" w:rsidP="00763A5C">
            <w:pPr>
              <w:spacing w:after="120"/>
            </w:pPr>
            <w:proofErr w:type="gramStart"/>
            <w:r>
              <w:t>geo:Feature</w:t>
            </w:r>
            <w:proofErr w:type="gramEnd"/>
          </w:p>
        </w:tc>
      </w:tr>
      <w:tr w:rsidR="0081005F" w14:paraId="2C3F5713" w14:textId="77777777" w:rsidTr="00BF3C2C">
        <w:tc>
          <w:tcPr>
            <w:tcW w:w="2234" w:type="dxa"/>
          </w:tcPr>
          <w:p w14:paraId="39B418E3" w14:textId="77777777" w:rsidR="0081005F" w:rsidRDefault="0081005F" w:rsidP="00763A5C">
            <w:pPr>
              <w:spacing w:after="120"/>
            </w:pPr>
            <w:r>
              <w:t>associatedLocation</w:t>
            </w:r>
          </w:p>
        </w:tc>
        <w:tc>
          <w:tcPr>
            <w:tcW w:w="1741" w:type="dxa"/>
          </w:tcPr>
          <w:p w14:paraId="4D2B7CFA" w14:textId="77777777" w:rsidR="0081005F" w:rsidRDefault="0081005F" w:rsidP="00763A5C">
            <w:pPr>
              <w:spacing w:after="120"/>
            </w:pPr>
            <w:r>
              <w:t>Range</w:t>
            </w:r>
          </w:p>
        </w:tc>
        <w:tc>
          <w:tcPr>
            <w:tcW w:w="5375" w:type="dxa"/>
          </w:tcPr>
          <w:p w14:paraId="18666BB9" w14:textId="77777777" w:rsidR="0081005F" w:rsidRDefault="0081005F" w:rsidP="00763A5C">
            <w:pPr>
              <w:spacing w:after="120"/>
            </w:pPr>
            <w:proofErr w:type="gramStart"/>
            <w:r>
              <w:t>geo:Feature</w:t>
            </w:r>
            <w:proofErr w:type="gramEnd"/>
          </w:p>
        </w:tc>
      </w:tr>
      <w:tr w:rsidR="0081005F" w14:paraId="5C5461A8" w14:textId="77777777" w:rsidTr="00BF3C2C">
        <w:tc>
          <w:tcPr>
            <w:tcW w:w="2234" w:type="dxa"/>
          </w:tcPr>
          <w:p w14:paraId="14FC3697" w14:textId="77777777" w:rsidR="0081005F" w:rsidRDefault="0081005F" w:rsidP="00763A5C">
            <w:pPr>
              <w:spacing w:after="120"/>
            </w:pPr>
            <w:proofErr w:type="gramStart"/>
            <w:r>
              <w:t>geo:asWKT</w:t>
            </w:r>
            <w:proofErr w:type="gramEnd"/>
          </w:p>
        </w:tc>
        <w:tc>
          <w:tcPr>
            <w:tcW w:w="1741" w:type="dxa"/>
          </w:tcPr>
          <w:p w14:paraId="2AC70BA9" w14:textId="77777777" w:rsidR="0081005F" w:rsidRDefault="0081005F" w:rsidP="00763A5C">
            <w:pPr>
              <w:spacing w:after="120"/>
            </w:pPr>
            <w:r>
              <w:t>Range</w:t>
            </w:r>
          </w:p>
        </w:tc>
        <w:tc>
          <w:tcPr>
            <w:tcW w:w="5375" w:type="dxa"/>
          </w:tcPr>
          <w:p w14:paraId="31170CD7" w14:textId="77777777" w:rsidR="0081005F" w:rsidRDefault="0081005F" w:rsidP="00763A5C">
            <w:pPr>
              <w:spacing w:after="120"/>
            </w:pPr>
            <w:proofErr w:type="gramStart"/>
            <w:r>
              <w:t>geo:wktLiteral</w:t>
            </w:r>
            <w:proofErr w:type="gramEnd"/>
          </w:p>
        </w:tc>
      </w:tr>
      <w:tr w:rsidR="00BF3C2C" w14:paraId="11C2609D" w14:textId="77777777" w:rsidTr="00BF3C2C">
        <w:tc>
          <w:tcPr>
            <w:tcW w:w="2234" w:type="dxa"/>
            <w:vMerge w:val="restart"/>
          </w:tcPr>
          <w:p w14:paraId="05CED624" w14:textId="38221141" w:rsidR="00BF3C2C" w:rsidRDefault="00BF3C2C" w:rsidP="00BF3C2C">
            <w:pPr>
              <w:spacing w:after="120"/>
            </w:pPr>
            <w:r>
              <w:t>as_nDLatLon</w:t>
            </w:r>
          </w:p>
        </w:tc>
        <w:tc>
          <w:tcPr>
            <w:tcW w:w="1741" w:type="dxa"/>
          </w:tcPr>
          <w:p w14:paraId="6AF9CF95" w14:textId="0DFCC308" w:rsidR="00BF3C2C" w:rsidRDefault="00BF3C2C" w:rsidP="00BF3C2C">
            <w:pPr>
              <w:spacing w:after="120"/>
            </w:pPr>
            <w:r>
              <w:t>Domain</w:t>
            </w:r>
          </w:p>
        </w:tc>
        <w:tc>
          <w:tcPr>
            <w:tcW w:w="5375" w:type="dxa"/>
          </w:tcPr>
          <w:p w14:paraId="0C9D834A" w14:textId="34D2CA45" w:rsidR="00BF3C2C" w:rsidRDefault="00BF3C2C" w:rsidP="00BF3C2C">
            <w:pPr>
              <w:spacing w:after="120"/>
            </w:pPr>
            <w:proofErr w:type="gramStart"/>
            <w:r>
              <w:t>geo:Geometry</w:t>
            </w:r>
            <w:proofErr w:type="gramEnd"/>
          </w:p>
        </w:tc>
      </w:tr>
      <w:tr w:rsidR="00BF3C2C" w14:paraId="3F7A828D" w14:textId="77777777" w:rsidTr="00BF3C2C">
        <w:tc>
          <w:tcPr>
            <w:tcW w:w="2234" w:type="dxa"/>
            <w:vMerge/>
          </w:tcPr>
          <w:p w14:paraId="4AFB3248" w14:textId="77777777" w:rsidR="00BF3C2C" w:rsidRDefault="00BF3C2C" w:rsidP="00BF3C2C">
            <w:pPr>
              <w:spacing w:after="120"/>
            </w:pPr>
          </w:p>
        </w:tc>
        <w:tc>
          <w:tcPr>
            <w:tcW w:w="1741" w:type="dxa"/>
          </w:tcPr>
          <w:p w14:paraId="21C4E18E" w14:textId="15A69408" w:rsidR="00BF3C2C" w:rsidRDefault="00BF3C2C" w:rsidP="00BF3C2C">
            <w:pPr>
              <w:spacing w:after="120"/>
            </w:pPr>
            <w:r>
              <w:t>Range</w:t>
            </w:r>
          </w:p>
        </w:tc>
        <w:tc>
          <w:tcPr>
            <w:tcW w:w="5375" w:type="dxa"/>
          </w:tcPr>
          <w:p w14:paraId="190DBF8F" w14:textId="3BBF04C9" w:rsidR="00BF3C2C" w:rsidRDefault="005B6867" w:rsidP="00BF3C2C">
            <w:pPr>
              <w:spacing w:after="120"/>
            </w:pPr>
            <w:hyperlink r:id="rId9" w:anchor="_lat_la_-9.+1_+9.+1_+1.-4_+1.-1_lon_lo_-1.8+2_+1.8+2_+1.-4" w:history="1">
              <w:r w:rsidR="00BF3C2C" w:rsidRPr="00B34DE1">
                <w:rPr>
                  <w:rStyle w:val="Hyperlink"/>
                </w:rPr>
                <w:t>http://franz.com/ns/allegrograph/5.0/geo/nd#_lat_la_-9.+1_+9.+1_+1.-4_+1.-1_lon_lo_-1.8+2_+1.8+2_+1.-4</w:t>
              </w:r>
            </w:hyperlink>
            <w:r w:rsidR="00BF3C2C">
              <w:rPr>
                <w:rStyle w:val="FootnoteReference"/>
              </w:rPr>
              <w:footnoteReference w:id="2"/>
            </w:r>
          </w:p>
        </w:tc>
      </w:tr>
    </w:tbl>
    <w:p w14:paraId="2C3343CC" w14:textId="77777777" w:rsidR="0081005F" w:rsidRDefault="0081005F" w:rsidP="0081005F">
      <w:pPr>
        <w:pStyle w:val="Heading2"/>
        <w:numPr>
          <w:ilvl w:val="0"/>
          <w:numId w:val="0"/>
        </w:numPr>
        <w:spacing w:after="120" w:line="360" w:lineRule="auto"/>
        <w:rPr>
          <w:lang w:val="en-CA"/>
        </w:rPr>
      </w:pPr>
    </w:p>
    <w:p w14:paraId="45BCB3D0" w14:textId="77777777" w:rsidR="0081005F" w:rsidRDefault="0081005F" w:rsidP="00882108">
      <w:pPr>
        <w:pStyle w:val="Heading4"/>
      </w:pPr>
      <w:r>
        <w:t>An Example</w:t>
      </w:r>
    </w:p>
    <w:p w14:paraId="734B1012" w14:textId="29238492" w:rsidR="0081005F" w:rsidRDefault="0081005F" w:rsidP="0081005F">
      <w:pPr>
        <w:spacing w:after="120" w:line="360" w:lineRule="auto"/>
      </w:pPr>
      <w:r>
        <w:t xml:space="preserve">For example, consider the location of a vehicle. A vehicle may be located at a person’s home or work. Similarly, a transit vehicle may be located at some station, maintenance yard, or at some point on a particular transit route. The Spatial Feature where the vehicle is located may be represented by some geometry (e.g. a point), and may have relationships of interest with other spatial features. For example, the location of the vehicle may be contained in some other spatial feature (corresponding to a traffic zone, for example). The resulting representation is illustrated in </w:t>
      </w:r>
      <w:r>
        <w:fldChar w:fldCharType="begin"/>
      </w:r>
      <w:r>
        <w:instrText xml:space="preserve"> REF _Ref11758762 \h </w:instrText>
      </w:r>
      <w:r>
        <w:fldChar w:fldCharType="separate"/>
      </w:r>
      <w:r w:rsidR="00C65CEA">
        <w:rPr>
          <w:b/>
          <w:bCs/>
          <w:lang w:val="en-US"/>
        </w:rPr>
        <w:t>Error! Reference source not found.</w:t>
      </w:r>
      <w:r>
        <w:fldChar w:fldCharType="end"/>
      </w:r>
      <w:r>
        <w:t>.</w:t>
      </w:r>
    </w:p>
    <w:p w14:paraId="21B476C1" w14:textId="77777777" w:rsidR="0081005F" w:rsidRDefault="0081005F" w:rsidP="0081005F">
      <w:pPr>
        <w:spacing w:after="120" w:line="360" w:lineRule="auto"/>
      </w:pPr>
    </w:p>
    <w:p w14:paraId="6E1928D8" w14:textId="77777777" w:rsidR="0081005F" w:rsidRDefault="0081005F" w:rsidP="0081005F">
      <w:pPr>
        <w:keepNext/>
        <w:spacing w:after="120" w:line="360" w:lineRule="auto"/>
      </w:pPr>
      <w:r w:rsidRPr="004422C3">
        <w:rPr>
          <w:noProof/>
        </w:rPr>
        <w:lastRenderedPageBreak/>
        <w:drawing>
          <wp:inline distT="0" distB="0" distL="0" distR="0" wp14:anchorId="0E0682C3" wp14:editId="2AD332FB">
            <wp:extent cx="5943600" cy="18783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78330"/>
                    </a:xfrm>
                    <a:prstGeom prst="rect">
                      <a:avLst/>
                    </a:prstGeom>
                  </pic:spPr>
                </pic:pic>
              </a:graphicData>
            </a:graphic>
          </wp:inline>
        </w:drawing>
      </w:r>
    </w:p>
    <w:p w14:paraId="233C9977" w14:textId="047CABC9" w:rsidR="0081005F" w:rsidRDefault="0081005F" w:rsidP="0081005F">
      <w:pPr>
        <w:pStyle w:val="Caption"/>
      </w:pPr>
      <w:r>
        <w:t xml:space="preserve">Figure </w:t>
      </w:r>
      <w:fldSimple w:instr=" SEQ Figure \* ARABIC ">
        <w:r w:rsidR="001A6211">
          <w:rPr>
            <w:noProof/>
          </w:rPr>
          <w:t>2</w:t>
        </w:r>
      </w:fldSimple>
      <w:r>
        <w:t xml:space="preserve">: </w:t>
      </w:r>
      <w:r w:rsidRPr="00E56805">
        <w:t>An example representation of a location information for a vehicle.</w:t>
      </w:r>
    </w:p>
    <w:p w14:paraId="73C4FDA0" w14:textId="10F3DB53" w:rsidR="0081005F" w:rsidRDefault="001C1ECD" w:rsidP="00882108">
      <w:pPr>
        <w:pStyle w:val="Heading4"/>
      </w:pPr>
      <w:r>
        <w:t>Future Work</w:t>
      </w:r>
    </w:p>
    <w:p w14:paraId="7631A729" w14:textId="24F380F0" w:rsidR="00BF3C2C" w:rsidRPr="00BF3C2C" w:rsidRDefault="00BF3C2C" w:rsidP="00BF3C2C">
      <w:pPr>
        <w:rPr>
          <w:lang w:val="en-US" w:bidi="en-US"/>
        </w:rPr>
      </w:pPr>
      <w:r>
        <w:rPr>
          <w:lang w:bidi="en-US"/>
        </w:rPr>
        <w:t>The</w:t>
      </w:r>
      <w:r w:rsidRPr="00BF3C2C">
        <w:rPr>
          <w:lang w:bidi="en-US"/>
        </w:rPr>
        <w:t xml:space="preserve"> GeoSPARQL </w:t>
      </w:r>
      <w:r>
        <w:rPr>
          <w:lang w:bidi="en-US"/>
        </w:rPr>
        <w:t xml:space="preserve">standard </w:t>
      </w:r>
      <w:r w:rsidRPr="00BF3C2C">
        <w:rPr>
          <w:lang w:bidi="en-US"/>
        </w:rPr>
        <w:t xml:space="preserve">supports the identification of alternate </w:t>
      </w:r>
      <w:r>
        <w:rPr>
          <w:lang w:bidi="en-US"/>
        </w:rPr>
        <w:t xml:space="preserve">coordinate </w:t>
      </w:r>
      <w:r w:rsidRPr="00BF3C2C">
        <w:rPr>
          <w:lang w:bidi="en-US"/>
        </w:rPr>
        <w:t>reference systems, captured as IRIs and concatenated with the coordinates.</w:t>
      </w:r>
      <w:r>
        <w:rPr>
          <w:lang w:bidi="en-US"/>
        </w:rPr>
        <w:t xml:space="preserve"> However,</w:t>
      </w:r>
      <w:r w:rsidRPr="00BF3C2C">
        <w:rPr>
          <w:lang w:bidi="en-US"/>
        </w:rPr>
        <w:t xml:space="preserve"> support for translation between these systems is limited.</w:t>
      </w:r>
      <w:r>
        <w:rPr>
          <w:lang w:bidi="en-US"/>
        </w:rPr>
        <w:t xml:space="preserve"> Future work should address this in greater detail.</w:t>
      </w:r>
    </w:p>
    <w:p w14:paraId="047C0E99" w14:textId="057CF2C1" w:rsidR="001C1ECD" w:rsidRPr="001C1ECD" w:rsidRDefault="001C1ECD" w:rsidP="001C1ECD">
      <w:pPr>
        <w:rPr>
          <w:lang w:val="en-US" w:bidi="en-US"/>
        </w:rPr>
      </w:pPr>
    </w:p>
    <w:p w14:paraId="51AD3678" w14:textId="77777777" w:rsidR="00D50012" w:rsidRDefault="00D50012" w:rsidP="00D50012">
      <w:pPr>
        <w:rPr>
          <w:b/>
        </w:rPr>
      </w:pPr>
      <w:r>
        <w:rPr>
          <w:b/>
        </w:rPr>
        <w:t>Reused</w:t>
      </w:r>
      <w:r w:rsidRPr="00EA354A">
        <w:rPr>
          <w:b/>
        </w:rPr>
        <w:t xml:space="preserve"> Ontologies:</w:t>
      </w:r>
    </w:p>
    <w:p w14:paraId="148F30D6" w14:textId="03F2F2B3" w:rsidR="002F6849" w:rsidRPr="00E80D3C" w:rsidRDefault="00831D53" w:rsidP="001D3F17">
      <w:pPr>
        <w:pStyle w:val="p1"/>
        <w:numPr>
          <w:ilvl w:val="0"/>
          <w:numId w:val="8"/>
        </w:numPr>
        <w:rPr>
          <w:rFonts w:asciiTheme="minorHAnsi" w:hAnsiTheme="minorHAnsi" w:cstheme="minorHAnsi"/>
          <w:sz w:val="20"/>
        </w:rPr>
      </w:pPr>
      <w:r>
        <w:rPr>
          <w:rFonts w:asciiTheme="minorHAnsi" w:hAnsiTheme="minorHAnsi" w:cstheme="minorHAnsi"/>
          <w:sz w:val="20"/>
        </w:rPr>
        <w:t>GeoSPARQL</w:t>
      </w:r>
      <w:r w:rsidR="002F6849" w:rsidRPr="00E80D3C">
        <w:rPr>
          <w:rFonts w:asciiTheme="minorHAnsi" w:hAnsiTheme="minorHAnsi" w:cstheme="minorHAnsi"/>
          <w:sz w:val="20"/>
        </w:rPr>
        <w:t>: http://www.opengis.net/ont/geosparql#</w:t>
      </w:r>
    </w:p>
    <w:p w14:paraId="19B75E59" w14:textId="77777777" w:rsidR="00520123" w:rsidRDefault="00520123" w:rsidP="00EA354A">
      <w:pPr>
        <w:pStyle w:val="Heading3"/>
      </w:pPr>
      <w:bookmarkStart w:id="53" w:name="_Toc519507734"/>
      <w:bookmarkStart w:id="54" w:name="_Toc520703198"/>
      <w:bookmarkStart w:id="55" w:name="_Toc520725402"/>
      <w:bookmarkStart w:id="56" w:name="_Toc519507735"/>
      <w:bookmarkStart w:id="57" w:name="_Toc520703199"/>
      <w:bookmarkStart w:id="58" w:name="_Toc520725403"/>
      <w:bookmarkStart w:id="59" w:name="_Toc519507736"/>
      <w:bookmarkStart w:id="60" w:name="_Toc520703200"/>
      <w:bookmarkStart w:id="61" w:name="_Toc520725404"/>
      <w:bookmarkStart w:id="62" w:name="_Toc519507737"/>
      <w:bookmarkStart w:id="63" w:name="_Toc520703201"/>
      <w:bookmarkStart w:id="64" w:name="_Toc520725405"/>
      <w:bookmarkStart w:id="65" w:name="_Toc519507738"/>
      <w:bookmarkStart w:id="66" w:name="_Toc520703202"/>
      <w:bookmarkStart w:id="67" w:name="_Toc520725406"/>
      <w:bookmarkStart w:id="68" w:name="_Toc22804599"/>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r>
        <w:t>Time Ontology</w:t>
      </w:r>
      <w:bookmarkEnd w:id="68"/>
    </w:p>
    <w:p w14:paraId="2AAB4AC9" w14:textId="0F70FC9B" w:rsidR="007978A3" w:rsidRDefault="005B6867" w:rsidP="007978A3">
      <w:pPr>
        <w:rPr>
          <w:i/>
        </w:rPr>
      </w:pPr>
      <w:hyperlink r:id="rId11" w:history="1">
        <w:r w:rsidR="00D22EE2" w:rsidRPr="007D237F">
          <w:rPr>
            <w:rStyle w:val="Hyperlink"/>
            <w:i/>
          </w:rPr>
          <w:t>http://ontology.eil.utoronto.ca/icity/Time.owl</w:t>
        </w:r>
      </w:hyperlink>
    </w:p>
    <w:p w14:paraId="67B47D7D" w14:textId="77777777" w:rsidR="00D22EE2" w:rsidRPr="007978A3" w:rsidRDefault="00D22EE2" w:rsidP="007978A3">
      <w:pPr>
        <w:rPr>
          <w:i/>
        </w:rPr>
      </w:pPr>
    </w:p>
    <w:p w14:paraId="7BCA3EEF" w14:textId="77777777" w:rsidR="00D22EE2" w:rsidRPr="00F30AE5" w:rsidRDefault="00D22EE2" w:rsidP="00D22EE2">
      <w:pPr>
        <w:spacing w:after="120" w:line="360" w:lineRule="auto"/>
      </w:pPr>
      <w:r>
        <w:t xml:space="preserve">The concept of time is so pervasive that its definition is often taken for granted. In order to define an ontology for time, the objects of interest must be identified. What are the </w:t>
      </w:r>
      <w:r>
        <w:rPr>
          <w:i/>
        </w:rPr>
        <w:t>things</w:t>
      </w:r>
      <w:r>
        <w:t xml:space="preserve"> that will be described? In general, three approaches to a representation of time have been identified: point-based, interval-based, and mixed. In a point-based representation, the objects of interest are timepoints. The passing of time is described as an ordering over time points, and periods of time may be represented as a series of timepoints. In an interval-based representation the objects of interest are time intervals, whereas the mixed representation includes both timepoints and time intervals. Key to all of these representations is that there is an ordering that holds over these time objects. We must be able to describe whether a time object is before another, and in the case of time intervals we must be able to describe other relationships such as whether one interval is contained in or overlaps with another. </w:t>
      </w:r>
    </w:p>
    <w:p w14:paraId="18DD5B4D" w14:textId="77777777" w:rsidR="00D22EE2" w:rsidRPr="00D22EE2" w:rsidRDefault="00D22EE2" w:rsidP="00882108">
      <w:pPr>
        <w:pStyle w:val="Heading4"/>
      </w:pPr>
      <w:r w:rsidRPr="00D22EE2">
        <w:t>The Ontology</w:t>
      </w:r>
    </w:p>
    <w:p w14:paraId="7F0451D7" w14:textId="01D7F7FB" w:rsidR="00D22EE2" w:rsidRDefault="00D22EE2" w:rsidP="00D22EE2">
      <w:pPr>
        <w:spacing w:after="120" w:line="360" w:lineRule="auto"/>
      </w:pPr>
      <w:r>
        <w:t xml:space="preserve">Time is a concept that is fundamental, not only to transportation planning, but many other domains. For this reason, it is not surprising that a well-established ontology of time already exists, published as a W3C standard </w:t>
      </w:r>
      <w:r>
        <w:fldChar w:fldCharType="begin"/>
      </w:r>
      <w:r w:rsidR="006B06D3">
        <w:instrText xml:space="preserve"> ADDIN EN.CITE &lt;EndNote&gt;&lt;Cite&gt;&lt;Author&gt;W3C&lt;/Author&gt;&lt;Year&gt;2017&lt;/Year&gt;&lt;IDText&gt;Time Ontology in OWL&lt;/IDText&gt;&lt;DisplayText&gt;[5]&lt;/DisplayText&gt;&lt;record&gt;&lt;urls&gt;&lt;related-urls&gt;&lt;url&gt;https://www.w3.org/TR/owl-time/&lt;/url&gt;&lt;/related-urls&gt;&lt;/urls&gt;&lt;titles&gt;&lt;title&gt;Time Ontology in OWL&lt;/title&gt;&lt;tertiary-title&gt;OGC 16-071r2&lt;/tertiary-title&gt;&lt;/titles&gt;&lt;contributors&gt;&lt;authors&gt;&lt;author&gt;W3C, OGC&lt;/author&gt;&lt;/authors&gt;&lt;/contributors&gt;&lt;added-date format="utc"&gt;1560946060&lt;/added-date&gt;&lt;ref-type name="Standard"&gt;58&lt;/ref-type&gt;&lt;dates&gt;&lt;year&gt;2017&lt;/year&gt;&lt;/dates&gt;&lt;rec-number&gt;2&lt;/rec-number&gt;&lt;publisher&gt;W3C&lt;/publisher&gt;&lt;last-updated-date format="utc"&gt;1560946196&lt;/last-updated-date&gt;&lt;/record&gt;&lt;/Cite&gt;&lt;/EndNote&gt;</w:instrText>
      </w:r>
      <w:r>
        <w:fldChar w:fldCharType="separate"/>
      </w:r>
      <w:r w:rsidR="006B06D3">
        <w:rPr>
          <w:noProof/>
        </w:rPr>
        <w:t>[5]</w:t>
      </w:r>
      <w:r>
        <w:fldChar w:fldCharType="end"/>
      </w:r>
      <w:r>
        <w:t xml:space="preserve"> and originally presented in work by </w:t>
      </w:r>
      <w:r>
        <w:fldChar w:fldCharType="begin"/>
      </w:r>
      <w:r w:rsidR="006B06D3">
        <w:instrText xml:space="preserve"> ADDIN EN.CITE &lt;EndNote&gt;&lt;Cite&gt;&lt;Author&gt;Hobbs&lt;/Author&gt;&lt;Year&gt;2006&lt;/Year&gt;&lt;IDText&gt;Time ontology in OWL&lt;/IDText&gt;&lt;DisplayText&gt;[6]&lt;/DisplayText&gt;&lt;record&gt;&lt;titles&gt;&lt;title&gt;Time ontology in OWL&lt;/title&gt;&lt;secondary-title&gt;W3C working draft&lt;/secondary-title&gt;&lt;/titles&gt;&lt;pages&gt;133&lt;/pages&gt;&lt;contributors&gt;&lt;authors&gt;&lt;author&gt;Hobbs, Jerry R&lt;/author&gt;&lt;author&gt;Pan, Feng&lt;/author&gt;&lt;/authors&gt;&lt;/contributors&gt;&lt;added-date format="utc"&gt;1563201012&lt;/added-date&gt;&lt;ref-type name="Journal Article"&gt;17&lt;/ref-type&gt;&lt;dates&gt;&lt;year&gt;2006&lt;/year&gt;&lt;/dates&gt;&lt;rec-number&gt;18&lt;/rec-number&gt;&lt;last-updated-date format="utc"&gt;1563201012&lt;/last-updated-date&gt;&lt;volume&gt;27&lt;/volume&gt;&lt;/record&gt;&lt;/Cite&gt;&lt;/EndNote&gt;</w:instrText>
      </w:r>
      <w:r>
        <w:fldChar w:fldCharType="separate"/>
      </w:r>
      <w:r w:rsidR="006B06D3">
        <w:rPr>
          <w:noProof/>
        </w:rPr>
        <w:t>[6]</w:t>
      </w:r>
      <w:r>
        <w:fldChar w:fldCharType="end"/>
      </w:r>
      <w:r>
        <w:t xml:space="preserve"> . This </w:t>
      </w:r>
      <w:r>
        <w:lastRenderedPageBreak/>
        <w:t xml:space="preserve">representation is reused directly, however rather than import the ontology directly into the transportation planning ontology, the time ontology is imported by a transportation-specific time ontology. This is done for two reasons: (1) It allows for the application of an organizational structure to the terms defined in the ontology; all classes are defined as subclasses of a TimeOntologyThing, similarly all object properties are subproperties of a TimeOntologyProperty, and likewise with data properties. These classes are superficial, but allow us to precisely organize the terms. This provides an added level of clarity in cases with large ontologies where multiple ontologies are imported. (2) In addition, it provides the flexibility for possible extensions to the time ontology in the iCity TPSO, while maintaining a clear relationship to the Time Ontology that is the W3C standard. In other words, any additions or changes may be made by defining new concepts in the transportation-specific time ontology, and </w:t>
      </w:r>
      <w:r>
        <w:rPr>
          <w:i/>
        </w:rPr>
        <w:t xml:space="preserve">relating them </w:t>
      </w:r>
      <w:r>
        <w:t>(e.g. via the subclass relation) to concepts in the W3C’s Time Ontology standard. These new concepts will be clearly identifiable their IRI.</w:t>
      </w:r>
    </w:p>
    <w:p w14:paraId="63C4A023" w14:textId="765944E4" w:rsidR="00D22EE2" w:rsidRDefault="00D22EE2" w:rsidP="00D22EE2">
      <w:pPr>
        <w:spacing w:after="120" w:line="360" w:lineRule="auto"/>
      </w:pPr>
      <w:r>
        <w:t xml:space="preserve">The Time Ontology adopts a mixed representation of time, including both time instant and time interval classes. Definitions of the key classes and properties in the Time ontology are depicted in </w:t>
      </w:r>
      <w:r>
        <w:fldChar w:fldCharType="begin"/>
      </w:r>
      <w:r>
        <w:instrText xml:space="preserve"> REF _Ref11827256 \h </w:instrText>
      </w:r>
      <w:r>
        <w:fldChar w:fldCharType="separate"/>
      </w:r>
      <w:r w:rsidR="00C65CEA">
        <w:t xml:space="preserve">Table </w:t>
      </w:r>
      <w:r w:rsidR="00C65CEA">
        <w:rPr>
          <w:noProof/>
        </w:rPr>
        <w:t>4</w:t>
      </w:r>
      <w:r>
        <w:fldChar w:fldCharType="end"/>
      </w:r>
      <w:r>
        <w:t>.</w:t>
      </w:r>
    </w:p>
    <w:p w14:paraId="09404273" w14:textId="2DA2E4BE" w:rsidR="00D22EE2" w:rsidRDefault="00D22EE2" w:rsidP="00D22EE2">
      <w:pPr>
        <w:pStyle w:val="Caption"/>
        <w:keepNext/>
        <w:spacing w:after="120"/>
      </w:pPr>
      <w:bookmarkStart w:id="69" w:name="_Ref11827256"/>
      <w:r>
        <w:t xml:space="preserve">Table </w:t>
      </w:r>
      <w:fldSimple w:instr=" SEQ Table \* ARABIC ">
        <w:r w:rsidR="00C65CEA">
          <w:rPr>
            <w:noProof/>
          </w:rPr>
          <w:t>4</w:t>
        </w:r>
      </w:fldSimple>
      <w:bookmarkEnd w:id="69"/>
      <w:r>
        <w:t>: Key classes in the Time Ontology</w:t>
      </w:r>
    </w:p>
    <w:tbl>
      <w:tblPr>
        <w:tblStyle w:val="TableGrid"/>
        <w:tblW w:w="0" w:type="auto"/>
        <w:tblLook w:val="04A0" w:firstRow="1" w:lastRow="0" w:firstColumn="1" w:lastColumn="0" w:noHBand="0" w:noVBand="1"/>
      </w:tblPr>
      <w:tblGrid>
        <w:gridCol w:w="2917"/>
        <w:gridCol w:w="3002"/>
        <w:gridCol w:w="3431"/>
      </w:tblGrid>
      <w:tr w:rsidR="00D22EE2" w14:paraId="1832B4CD" w14:textId="77777777" w:rsidTr="00763A5C">
        <w:trPr>
          <w:cantSplit/>
        </w:trPr>
        <w:tc>
          <w:tcPr>
            <w:tcW w:w="2938" w:type="dxa"/>
            <w:shd w:val="clear" w:color="auto" w:fill="00FFFF"/>
          </w:tcPr>
          <w:p w14:paraId="0141E031" w14:textId="77777777" w:rsidR="00D22EE2" w:rsidRDefault="00D22EE2" w:rsidP="00763A5C">
            <w:pPr>
              <w:spacing w:after="120"/>
            </w:pPr>
            <w:r>
              <w:t>Object</w:t>
            </w:r>
          </w:p>
        </w:tc>
        <w:tc>
          <w:tcPr>
            <w:tcW w:w="3011" w:type="dxa"/>
            <w:shd w:val="clear" w:color="auto" w:fill="00FFFF"/>
          </w:tcPr>
          <w:p w14:paraId="574263EF" w14:textId="77777777" w:rsidR="00D22EE2" w:rsidRDefault="00D22EE2" w:rsidP="00763A5C">
            <w:pPr>
              <w:spacing w:after="120"/>
            </w:pPr>
            <w:r>
              <w:t>Property</w:t>
            </w:r>
          </w:p>
        </w:tc>
        <w:tc>
          <w:tcPr>
            <w:tcW w:w="3627" w:type="dxa"/>
            <w:shd w:val="clear" w:color="auto" w:fill="00FFFF"/>
          </w:tcPr>
          <w:p w14:paraId="2900A124" w14:textId="77777777" w:rsidR="00D22EE2" w:rsidRDefault="00D22EE2" w:rsidP="00763A5C">
            <w:pPr>
              <w:spacing w:after="120"/>
            </w:pPr>
            <w:r>
              <w:t>Value</w:t>
            </w:r>
          </w:p>
        </w:tc>
      </w:tr>
      <w:tr w:rsidR="00D22EE2" w14:paraId="50911A3D" w14:textId="77777777" w:rsidTr="00763A5C">
        <w:trPr>
          <w:cantSplit/>
        </w:trPr>
        <w:tc>
          <w:tcPr>
            <w:tcW w:w="2938" w:type="dxa"/>
            <w:vMerge w:val="restart"/>
          </w:tcPr>
          <w:p w14:paraId="6C4EE454" w14:textId="77777777" w:rsidR="00D22EE2" w:rsidRDefault="00D22EE2" w:rsidP="00763A5C">
            <w:pPr>
              <w:spacing w:after="120"/>
            </w:pPr>
            <w:proofErr w:type="gramStart"/>
            <w:r>
              <w:t>time:TemporalEntity</w:t>
            </w:r>
            <w:proofErr w:type="gramEnd"/>
          </w:p>
        </w:tc>
        <w:tc>
          <w:tcPr>
            <w:tcW w:w="3011" w:type="dxa"/>
          </w:tcPr>
          <w:p w14:paraId="299A4BC6" w14:textId="77777777" w:rsidR="00D22EE2" w:rsidRDefault="00D22EE2" w:rsidP="00763A5C">
            <w:pPr>
              <w:spacing w:after="120"/>
            </w:pPr>
            <w:r>
              <w:t>EquivalentClass</w:t>
            </w:r>
          </w:p>
        </w:tc>
        <w:tc>
          <w:tcPr>
            <w:tcW w:w="3627" w:type="dxa"/>
          </w:tcPr>
          <w:p w14:paraId="1F59BC14" w14:textId="77777777" w:rsidR="00D22EE2" w:rsidRDefault="00D22EE2" w:rsidP="00763A5C">
            <w:pPr>
              <w:spacing w:after="120"/>
            </w:pPr>
            <w:proofErr w:type="gramStart"/>
            <w:r>
              <w:t>time:Instant</w:t>
            </w:r>
            <w:proofErr w:type="gramEnd"/>
            <w:r>
              <w:t xml:space="preserve"> and  time:Interval</w:t>
            </w:r>
          </w:p>
        </w:tc>
      </w:tr>
      <w:tr w:rsidR="00D22EE2" w14:paraId="44877A3D" w14:textId="77777777" w:rsidTr="00763A5C">
        <w:trPr>
          <w:cantSplit/>
        </w:trPr>
        <w:tc>
          <w:tcPr>
            <w:tcW w:w="2938" w:type="dxa"/>
            <w:vMerge/>
          </w:tcPr>
          <w:p w14:paraId="69A8813B" w14:textId="77777777" w:rsidR="00D22EE2" w:rsidRDefault="00D22EE2" w:rsidP="00763A5C">
            <w:pPr>
              <w:spacing w:after="120"/>
            </w:pPr>
          </w:p>
        </w:tc>
        <w:tc>
          <w:tcPr>
            <w:tcW w:w="3011" w:type="dxa"/>
          </w:tcPr>
          <w:p w14:paraId="0072A3EE" w14:textId="77777777" w:rsidR="00D22EE2" w:rsidRDefault="00D22EE2" w:rsidP="00763A5C">
            <w:pPr>
              <w:spacing w:after="120"/>
            </w:pPr>
            <w:proofErr w:type="gramStart"/>
            <w:r>
              <w:t>time:before</w:t>
            </w:r>
            <w:proofErr w:type="gramEnd"/>
          </w:p>
        </w:tc>
        <w:tc>
          <w:tcPr>
            <w:tcW w:w="3627" w:type="dxa"/>
          </w:tcPr>
          <w:p w14:paraId="49079FBA" w14:textId="77777777" w:rsidR="00D22EE2" w:rsidRDefault="00D22EE2" w:rsidP="00763A5C">
            <w:pPr>
              <w:spacing w:after="120"/>
            </w:pPr>
            <w:proofErr w:type="gramStart"/>
            <w:r>
              <w:t>only  time</w:t>
            </w:r>
            <w:proofErr w:type="gramEnd"/>
            <w:r>
              <w:t>:TemporalEntity</w:t>
            </w:r>
          </w:p>
        </w:tc>
      </w:tr>
      <w:tr w:rsidR="00D22EE2" w14:paraId="6802A8BE" w14:textId="77777777" w:rsidTr="00763A5C">
        <w:trPr>
          <w:cantSplit/>
        </w:trPr>
        <w:tc>
          <w:tcPr>
            <w:tcW w:w="2938" w:type="dxa"/>
            <w:vMerge/>
          </w:tcPr>
          <w:p w14:paraId="1C694909" w14:textId="77777777" w:rsidR="00D22EE2" w:rsidRDefault="00D22EE2" w:rsidP="00763A5C">
            <w:pPr>
              <w:spacing w:after="120"/>
            </w:pPr>
          </w:p>
        </w:tc>
        <w:tc>
          <w:tcPr>
            <w:tcW w:w="3011" w:type="dxa"/>
          </w:tcPr>
          <w:p w14:paraId="0E238DB4" w14:textId="77777777" w:rsidR="00D22EE2" w:rsidRDefault="00D22EE2" w:rsidP="00763A5C">
            <w:pPr>
              <w:spacing w:after="120"/>
            </w:pPr>
            <w:proofErr w:type="gramStart"/>
            <w:r>
              <w:t>time:after</w:t>
            </w:r>
            <w:proofErr w:type="gramEnd"/>
          </w:p>
        </w:tc>
        <w:tc>
          <w:tcPr>
            <w:tcW w:w="3627" w:type="dxa"/>
          </w:tcPr>
          <w:p w14:paraId="04FFE50C" w14:textId="77777777" w:rsidR="00D22EE2" w:rsidRDefault="00D22EE2" w:rsidP="00763A5C">
            <w:pPr>
              <w:spacing w:after="120"/>
            </w:pPr>
            <w:proofErr w:type="gramStart"/>
            <w:r>
              <w:t>only  time</w:t>
            </w:r>
            <w:proofErr w:type="gramEnd"/>
            <w:r>
              <w:t>:TemporalEntity</w:t>
            </w:r>
          </w:p>
        </w:tc>
      </w:tr>
      <w:tr w:rsidR="00D22EE2" w14:paraId="6991EB8E" w14:textId="77777777" w:rsidTr="00763A5C">
        <w:trPr>
          <w:cantSplit/>
        </w:trPr>
        <w:tc>
          <w:tcPr>
            <w:tcW w:w="2938" w:type="dxa"/>
            <w:vMerge/>
          </w:tcPr>
          <w:p w14:paraId="49106162" w14:textId="77777777" w:rsidR="00D22EE2" w:rsidRDefault="00D22EE2" w:rsidP="00763A5C">
            <w:pPr>
              <w:spacing w:after="120"/>
            </w:pPr>
          </w:p>
        </w:tc>
        <w:tc>
          <w:tcPr>
            <w:tcW w:w="3011" w:type="dxa"/>
          </w:tcPr>
          <w:p w14:paraId="1474B6B5" w14:textId="77777777" w:rsidR="00D22EE2" w:rsidRDefault="00D22EE2" w:rsidP="00763A5C">
            <w:pPr>
              <w:spacing w:after="120"/>
            </w:pPr>
            <w:proofErr w:type="gramStart"/>
            <w:r>
              <w:t>time:hasBeginning</w:t>
            </w:r>
            <w:proofErr w:type="gramEnd"/>
          </w:p>
        </w:tc>
        <w:tc>
          <w:tcPr>
            <w:tcW w:w="3627" w:type="dxa"/>
          </w:tcPr>
          <w:p w14:paraId="5C9209E1" w14:textId="77777777" w:rsidR="00D22EE2" w:rsidRDefault="00D22EE2" w:rsidP="00763A5C">
            <w:pPr>
              <w:spacing w:after="120"/>
            </w:pPr>
            <w:proofErr w:type="gramStart"/>
            <w:r>
              <w:t>only  time</w:t>
            </w:r>
            <w:proofErr w:type="gramEnd"/>
            <w:r>
              <w:t>:Instant</w:t>
            </w:r>
          </w:p>
        </w:tc>
      </w:tr>
      <w:tr w:rsidR="00D22EE2" w14:paraId="3A2598D8" w14:textId="77777777" w:rsidTr="00763A5C">
        <w:trPr>
          <w:cantSplit/>
        </w:trPr>
        <w:tc>
          <w:tcPr>
            <w:tcW w:w="2938" w:type="dxa"/>
            <w:vMerge/>
          </w:tcPr>
          <w:p w14:paraId="1E06993B" w14:textId="77777777" w:rsidR="00D22EE2" w:rsidRDefault="00D22EE2" w:rsidP="00763A5C">
            <w:pPr>
              <w:spacing w:after="120"/>
            </w:pPr>
          </w:p>
        </w:tc>
        <w:tc>
          <w:tcPr>
            <w:tcW w:w="3011" w:type="dxa"/>
          </w:tcPr>
          <w:p w14:paraId="7E311C76" w14:textId="77777777" w:rsidR="00D22EE2" w:rsidRDefault="00D22EE2" w:rsidP="00763A5C">
            <w:pPr>
              <w:spacing w:after="120"/>
            </w:pPr>
            <w:proofErr w:type="gramStart"/>
            <w:r>
              <w:t>time:hasEnding</w:t>
            </w:r>
            <w:proofErr w:type="gramEnd"/>
          </w:p>
        </w:tc>
        <w:tc>
          <w:tcPr>
            <w:tcW w:w="3627" w:type="dxa"/>
          </w:tcPr>
          <w:p w14:paraId="3D1DC544" w14:textId="77777777" w:rsidR="00D22EE2" w:rsidRDefault="00D22EE2" w:rsidP="00763A5C">
            <w:pPr>
              <w:spacing w:after="120"/>
            </w:pPr>
            <w:proofErr w:type="gramStart"/>
            <w:r>
              <w:t>only  time</w:t>
            </w:r>
            <w:proofErr w:type="gramEnd"/>
            <w:r>
              <w:t>:Instant</w:t>
            </w:r>
          </w:p>
        </w:tc>
      </w:tr>
      <w:tr w:rsidR="00D22EE2" w14:paraId="0ADEEEE6" w14:textId="77777777" w:rsidTr="00763A5C">
        <w:trPr>
          <w:cantSplit/>
        </w:trPr>
        <w:tc>
          <w:tcPr>
            <w:tcW w:w="2938" w:type="dxa"/>
            <w:vMerge/>
          </w:tcPr>
          <w:p w14:paraId="4F6579D3" w14:textId="77777777" w:rsidR="00D22EE2" w:rsidRDefault="00D22EE2" w:rsidP="00763A5C">
            <w:pPr>
              <w:spacing w:after="120"/>
            </w:pPr>
          </w:p>
        </w:tc>
        <w:tc>
          <w:tcPr>
            <w:tcW w:w="3011" w:type="dxa"/>
          </w:tcPr>
          <w:p w14:paraId="02FF67F3" w14:textId="77777777" w:rsidR="00D22EE2" w:rsidRDefault="00D22EE2" w:rsidP="00763A5C">
            <w:pPr>
              <w:spacing w:after="120"/>
            </w:pPr>
            <w:proofErr w:type="gramStart"/>
            <w:r>
              <w:t>time:hasDuration</w:t>
            </w:r>
            <w:proofErr w:type="gramEnd"/>
          </w:p>
        </w:tc>
        <w:tc>
          <w:tcPr>
            <w:tcW w:w="3627" w:type="dxa"/>
          </w:tcPr>
          <w:p w14:paraId="1B439605" w14:textId="77777777" w:rsidR="00D22EE2" w:rsidRDefault="00D22EE2" w:rsidP="00763A5C">
            <w:pPr>
              <w:spacing w:after="120"/>
            </w:pPr>
            <w:proofErr w:type="gramStart"/>
            <w:r>
              <w:t>only  time</w:t>
            </w:r>
            <w:proofErr w:type="gramEnd"/>
            <w:r>
              <w:t>:Duration</w:t>
            </w:r>
          </w:p>
        </w:tc>
      </w:tr>
      <w:tr w:rsidR="00D22EE2" w14:paraId="2AB5BC5F" w14:textId="77777777" w:rsidTr="00763A5C">
        <w:trPr>
          <w:cantSplit/>
        </w:trPr>
        <w:tc>
          <w:tcPr>
            <w:tcW w:w="2938" w:type="dxa"/>
            <w:vMerge w:val="restart"/>
          </w:tcPr>
          <w:p w14:paraId="257FB710" w14:textId="77777777" w:rsidR="00D22EE2" w:rsidRDefault="00D22EE2" w:rsidP="00763A5C">
            <w:pPr>
              <w:spacing w:after="120"/>
            </w:pPr>
            <w:proofErr w:type="gramStart"/>
            <w:r>
              <w:t>time:Instant</w:t>
            </w:r>
            <w:proofErr w:type="gramEnd"/>
          </w:p>
        </w:tc>
        <w:tc>
          <w:tcPr>
            <w:tcW w:w="3011" w:type="dxa"/>
          </w:tcPr>
          <w:p w14:paraId="2F9E9B8F" w14:textId="77777777" w:rsidR="00D22EE2" w:rsidRDefault="00D22EE2" w:rsidP="00763A5C">
            <w:pPr>
              <w:spacing w:after="120"/>
            </w:pPr>
            <w:r>
              <w:t>subClassOf</w:t>
            </w:r>
          </w:p>
        </w:tc>
        <w:tc>
          <w:tcPr>
            <w:tcW w:w="3627" w:type="dxa"/>
          </w:tcPr>
          <w:p w14:paraId="72C28002" w14:textId="77777777" w:rsidR="00D22EE2" w:rsidRDefault="00D22EE2" w:rsidP="00763A5C">
            <w:pPr>
              <w:spacing w:after="120"/>
            </w:pPr>
            <w:proofErr w:type="gramStart"/>
            <w:r>
              <w:t>time:TemporalEntity</w:t>
            </w:r>
            <w:proofErr w:type="gramEnd"/>
          </w:p>
        </w:tc>
      </w:tr>
      <w:tr w:rsidR="00D22EE2" w14:paraId="56B312EF" w14:textId="77777777" w:rsidTr="00763A5C">
        <w:trPr>
          <w:cantSplit/>
        </w:trPr>
        <w:tc>
          <w:tcPr>
            <w:tcW w:w="2938" w:type="dxa"/>
            <w:vMerge/>
          </w:tcPr>
          <w:p w14:paraId="190854DE" w14:textId="77777777" w:rsidR="00D22EE2" w:rsidRDefault="00D22EE2" w:rsidP="00763A5C">
            <w:pPr>
              <w:spacing w:after="120"/>
            </w:pPr>
          </w:p>
        </w:tc>
        <w:tc>
          <w:tcPr>
            <w:tcW w:w="3011" w:type="dxa"/>
          </w:tcPr>
          <w:p w14:paraId="6FAC7FA5" w14:textId="77777777" w:rsidR="00D22EE2" w:rsidRDefault="00D22EE2" w:rsidP="00763A5C">
            <w:pPr>
              <w:spacing w:after="120"/>
            </w:pPr>
            <w:proofErr w:type="gramStart"/>
            <w:r>
              <w:t>time:inside</w:t>
            </w:r>
            <w:proofErr w:type="gramEnd"/>
          </w:p>
        </w:tc>
        <w:tc>
          <w:tcPr>
            <w:tcW w:w="3627" w:type="dxa"/>
          </w:tcPr>
          <w:p w14:paraId="47A9C338" w14:textId="77777777" w:rsidR="00D22EE2" w:rsidRDefault="00D22EE2" w:rsidP="00763A5C">
            <w:pPr>
              <w:spacing w:after="120"/>
            </w:pPr>
            <w:proofErr w:type="gramStart"/>
            <w:r>
              <w:t>only  time</w:t>
            </w:r>
            <w:proofErr w:type="gramEnd"/>
            <w:r>
              <w:t>:Interval</w:t>
            </w:r>
          </w:p>
        </w:tc>
      </w:tr>
      <w:tr w:rsidR="00D22EE2" w14:paraId="54954626" w14:textId="77777777" w:rsidTr="00763A5C">
        <w:trPr>
          <w:cantSplit/>
        </w:trPr>
        <w:tc>
          <w:tcPr>
            <w:tcW w:w="2938" w:type="dxa"/>
            <w:vMerge/>
          </w:tcPr>
          <w:p w14:paraId="2EEA41A1" w14:textId="77777777" w:rsidR="00D22EE2" w:rsidRDefault="00D22EE2" w:rsidP="00763A5C">
            <w:pPr>
              <w:spacing w:after="120"/>
            </w:pPr>
          </w:p>
        </w:tc>
        <w:tc>
          <w:tcPr>
            <w:tcW w:w="3011" w:type="dxa"/>
          </w:tcPr>
          <w:p w14:paraId="6BE4790E" w14:textId="77777777" w:rsidR="00D22EE2" w:rsidRDefault="00D22EE2" w:rsidP="00763A5C">
            <w:pPr>
              <w:spacing w:after="120"/>
            </w:pPr>
            <w:proofErr w:type="gramStart"/>
            <w:r>
              <w:t>time:inTimePosition</w:t>
            </w:r>
            <w:proofErr w:type="gramEnd"/>
          </w:p>
        </w:tc>
        <w:tc>
          <w:tcPr>
            <w:tcW w:w="3627" w:type="dxa"/>
          </w:tcPr>
          <w:p w14:paraId="3704F770" w14:textId="77777777" w:rsidR="00D22EE2" w:rsidRDefault="00D22EE2" w:rsidP="00763A5C">
            <w:pPr>
              <w:spacing w:after="120"/>
            </w:pPr>
            <w:r>
              <w:t xml:space="preserve">max </w:t>
            </w:r>
            <w:proofErr w:type="gramStart"/>
            <w:r>
              <w:t>1  time</w:t>
            </w:r>
            <w:proofErr w:type="gramEnd"/>
            <w:r>
              <w:t>:TimePosition</w:t>
            </w:r>
          </w:p>
        </w:tc>
      </w:tr>
      <w:tr w:rsidR="00D22EE2" w14:paraId="4F435FA8" w14:textId="77777777" w:rsidTr="00763A5C">
        <w:trPr>
          <w:cantSplit/>
        </w:trPr>
        <w:tc>
          <w:tcPr>
            <w:tcW w:w="2938" w:type="dxa"/>
            <w:vMerge/>
          </w:tcPr>
          <w:p w14:paraId="7DB0FE10" w14:textId="77777777" w:rsidR="00D22EE2" w:rsidRDefault="00D22EE2" w:rsidP="00763A5C">
            <w:pPr>
              <w:spacing w:after="120"/>
            </w:pPr>
          </w:p>
        </w:tc>
        <w:tc>
          <w:tcPr>
            <w:tcW w:w="3011" w:type="dxa"/>
          </w:tcPr>
          <w:p w14:paraId="0A0F98FD" w14:textId="77777777" w:rsidR="00D22EE2" w:rsidRDefault="00D22EE2" w:rsidP="00763A5C">
            <w:pPr>
              <w:spacing w:after="120"/>
            </w:pPr>
            <w:proofErr w:type="gramStart"/>
            <w:r>
              <w:t>time:inXSDDateTimeStamp</w:t>
            </w:r>
            <w:proofErr w:type="gramEnd"/>
          </w:p>
        </w:tc>
        <w:tc>
          <w:tcPr>
            <w:tcW w:w="3627" w:type="dxa"/>
          </w:tcPr>
          <w:p w14:paraId="136CC80D" w14:textId="77777777" w:rsidR="00D22EE2" w:rsidRDefault="00D22EE2" w:rsidP="00763A5C">
            <w:pPr>
              <w:spacing w:after="120"/>
            </w:pPr>
            <w:r>
              <w:t xml:space="preserve">max 1 </w:t>
            </w:r>
            <w:proofErr w:type="gramStart"/>
            <w:r>
              <w:t>xsd:DateTimeStamp</w:t>
            </w:r>
            <w:proofErr w:type="gramEnd"/>
          </w:p>
        </w:tc>
      </w:tr>
      <w:tr w:rsidR="00D22EE2" w14:paraId="1B01B063" w14:textId="77777777" w:rsidTr="00763A5C">
        <w:trPr>
          <w:cantSplit/>
        </w:trPr>
        <w:tc>
          <w:tcPr>
            <w:tcW w:w="2938" w:type="dxa"/>
            <w:vMerge w:val="restart"/>
          </w:tcPr>
          <w:p w14:paraId="66B98E10" w14:textId="77777777" w:rsidR="00D22EE2" w:rsidRDefault="00D22EE2" w:rsidP="00763A5C">
            <w:pPr>
              <w:spacing w:after="120"/>
            </w:pPr>
            <w:proofErr w:type="gramStart"/>
            <w:r>
              <w:t>time:Interval</w:t>
            </w:r>
            <w:proofErr w:type="gramEnd"/>
          </w:p>
        </w:tc>
        <w:tc>
          <w:tcPr>
            <w:tcW w:w="3011" w:type="dxa"/>
          </w:tcPr>
          <w:p w14:paraId="778BFA70" w14:textId="77777777" w:rsidR="00D22EE2" w:rsidRDefault="00D22EE2" w:rsidP="00763A5C">
            <w:pPr>
              <w:spacing w:after="120"/>
            </w:pPr>
            <w:r>
              <w:t>subClassOf</w:t>
            </w:r>
          </w:p>
        </w:tc>
        <w:tc>
          <w:tcPr>
            <w:tcW w:w="3627" w:type="dxa"/>
          </w:tcPr>
          <w:p w14:paraId="501399D7" w14:textId="77777777" w:rsidR="00D22EE2" w:rsidRDefault="00D22EE2" w:rsidP="00763A5C">
            <w:pPr>
              <w:spacing w:after="120"/>
            </w:pPr>
            <w:proofErr w:type="gramStart"/>
            <w:r>
              <w:t>time:TemporalEntity</w:t>
            </w:r>
            <w:proofErr w:type="gramEnd"/>
          </w:p>
        </w:tc>
      </w:tr>
      <w:tr w:rsidR="00D22EE2" w14:paraId="2142F8C4" w14:textId="77777777" w:rsidTr="00763A5C">
        <w:trPr>
          <w:cantSplit/>
        </w:trPr>
        <w:tc>
          <w:tcPr>
            <w:tcW w:w="2938" w:type="dxa"/>
            <w:vMerge/>
          </w:tcPr>
          <w:p w14:paraId="2AD8934B" w14:textId="77777777" w:rsidR="00D22EE2" w:rsidRDefault="00D22EE2" w:rsidP="00763A5C">
            <w:pPr>
              <w:spacing w:after="120"/>
            </w:pPr>
          </w:p>
        </w:tc>
        <w:tc>
          <w:tcPr>
            <w:tcW w:w="3011" w:type="dxa"/>
          </w:tcPr>
          <w:p w14:paraId="5197691B" w14:textId="77777777" w:rsidR="00D22EE2" w:rsidRDefault="00D22EE2" w:rsidP="00763A5C">
            <w:pPr>
              <w:spacing w:after="120"/>
            </w:pPr>
            <w:proofErr w:type="gramStart"/>
            <w:r>
              <w:t>time:meets</w:t>
            </w:r>
            <w:proofErr w:type="gramEnd"/>
          </w:p>
        </w:tc>
        <w:tc>
          <w:tcPr>
            <w:tcW w:w="3627" w:type="dxa"/>
          </w:tcPr>
          <w:p w14:paraId="38A807E0" w14:textId="77777777" w:rsidR="00D22EE2" w:rsidRDefault="00D22EE2" w:rsidP="00763A5C">
            <w:pPr>
              <w:spacing w:after="120"/>
            </w:pPr>
            <w:proofErr w:type="gramStart"/>
            <w:r>
              <w:t>only  time</w:t>
            </w:r>
            <w:proofErr w:type="gramEnd"/>
            <w:r>
              <w:t>:Interval</w:t>
            </w:r>
          </w:p>
        </w:tc>
      </w:tr>
      <w:tr w:rsidR="00D22EE2" w14:paraId="24CC0D26" w14:textId="77777777" w:rsidTr="00763A5C">
        <w:trPr>
          <w:cantSplit/>
        </w:trPr>
        <w:tc>
          <w:tcPr>
            <w:tcW w:w="2938" w:type="dxa"/>
            <w:vMerge/>
          </w:tcPr>
          <w:p w14:paraId="214E2942" w14:textId="77777777" w:rsidR="00D22EE2" w:rsidRDefault="00D22EE2" w:rsidP="00763A5C">
            <w:pPr>
              <w:spacing w:after="120"/>
            </w:pPr>
          </w:p>
        </w:tc>
        <w:tc>
          <w:tcPr>
            <w:tcW w:w="3011" w:type="dxa"/>
          </w:tcPr>
          <w:p w14:paraId="4E918957" w14:textId="77777777" w:rsidR="00D22EE2" w:rsidRDefault="00D22EE2" w:rsidP="00763A5C">
            <w:pPr>
              <w:spacing w:after="120"/>
            </w:pPr>
            <w:proofErr w:type="gramStart"/>
            <w:r>
              <w:t>time:overlaps</w:t>
            </w:r>
            <w:proofErr w:type="gramEnd"/>
          </w:p>
        </w:tc>
        <w:tc>
          <w:tcPr>
            <w:tcW w:w="3627" w:type="dxa"/>
          </w:tcPr>
          <w:p w14:paraId="404EA992" w14:textId="77777777" w:rsidR="00D22EE2" w:rsidRDefault="00D22EE2" w:rsidP="00763A5C">
            <w:pPr>
              <w:spacing w:after="120"/>
            </w:pPr>
            <w:proofErr w:type="gramStart"/>
            <w:r>
              <w:t>only  time</w:t>
            </w:r>
            <w:proofErr w:type="gramEnd"/>
            <w:r>
              <w:t>:Interval</w:t>
            </w:r>
          </w:p>
        </w:tc>
      </w:tr>
      <w:tr w:rsidR="00D22EE2" w14:paraId="575B8A24" w14:textId="77777777" w:rsidTr="00763A5C">
        <w:trPr>
          <w:cantSplit/>
        </w:trPr>
        <w:tc>
          <w:tcPr>
            <w:tcW w:w="2938" w:type="dxa"/>
            <w:vMerge/>
          </w:tcPr>
          <w:p w14:paraId="43212CBE" w14:textId="77777777" w:rsidR="00D22EE2" w:rsidRDefault="00D22EE2" w:rsidP="00763A5C">
            <w:pPr>
              <w:spacing w:after="120"/>
            </w:pPr>
          </w:p>
        </w:tc>
        <w:tc>
          <w:tcPr>
            <w:tcW w:w="3011" w:type="dxa"/>
          </w:tcPr>
          <w:p w14:paraId="6ABE48DE" w14:textId="77777777" w:rsidR="00D22EE2" w:rsidRDefault="00D22EE2" w:rsidP="00763A5C">
            <w:pPr>
              <w:spacing w:after="120"/>
            </w:pPr>
            <w:proofErr w:type="gramStart"/>
            <w:r>
              <w:t>time:starts</w:t>
            </w:r>
            <w:proofErr w:type="gramEnd"/>
          </w:p>
        </w:tc>
        <w:tc>
          <w:tcPr>
            <w:tcW w:w="3627" w:type="dxa"/>
          </w:tcPr>
          <w:p w14:paraId="20FE504E" w14:textId="77777777" w:rsidR="00D22EE2" w:rsidRDefault="00D22EE2" w:rsidP="00763A5C">
            <w:pPr>
              <w:spacing w:after="120"/>
            </w:pPr>
            <w:proofErr w:type="gramStart"/>
            <w:r>
              <w:t>only  time</w:t>
            </w:r>
            <w:proofErr w:type="gramEnd"/>
            <w:r>
              <w:t>:Interval</w:t>
            </w:r>
          </w:p>
        </w:tc>
      </w:tr>
      <w:tr w:rsidR="00D22EE2" w14:paraId="56D41F57" w14:textId="77777777" w:rsidTr="00763A5C">
        <w:trPr>
          <w:cantSplit/>
        </w:trPr>
        <w:tc>
          <w:tcPr>
            <w:tcW w:w="2938" w:type="dxa"/>
            <w:vMerge/>
          </w:tcPr>
          <w:p w14:paraId="6DCF5DB1" w14:textId="77777777" w:rsidR="00D22EE2" w:rsidRDefault="00D22EE2" w:rsidP="00763A5C">
            <w:pPr>
              <w:spacing w:after="120"/>
            </w:pPr>
          </w:p>
        </w:tc>
        <w:tc>
          <w:tcPr>
            <w:tcW w:w="3011" w:type="dxa"/>
          </w:tcPr>
          <w:p w14:paraId="474A4E9B" w14:textId="77777777" w:rsidR="00D22EE2" w:rsidRDefault="00D22EE2" w:rsidP="00763A5C">
            <w:pPr>
              <w:spacing w:after="120"/>
            </w:pPr>
            <w:proofErr w:type="gramStart"/>
            <w:r>
              <w:t>time:finishes</w:t>
            </w:r>
            <w:proofErr w:type="gramEnd"/>
          </w:p>
        </w:tc>
        <w:tc>
          <w:tcPr>
            <w:tcW w:w="3627" w:type="dxa"/>
          </w:tcPr>
          <w:p w14:paraId="08B65B2A" w14:textId="77777777" w:rsidR="00D22EE2" w:rsidRDefault="00D22EE2" w:rsidP="00763A5C">
            <w:pPr>
              <w:spacing w:after="120"/>
            </w:pPr>
            <w:proofErr w:type="gramStart"/>
            <w:r>
              <w:t>only  time</w:t>
            </w:r>
            <w:proofErr w:type="gramEnd"/>
            <w:r>
              <w:t>:Interval</w:t>
            </w:r>
          </w:p>
        </w:tc>
      </w:tr>
      <w:tr w:rsidR="00D22EE2" w14:paraId="201FDCE6" w14:textId="77777777" w:rsidTr="00763A5C">
        <w:trPr>
          <w:cantSplit/>
        </w:trPr>
        <w:tc>
          <w:tcPr>
            <w:tcW w:w="2938" w:type="dxa"/>
            <w:vMerge/>
          </w:tcPr>
          <w:p w14:paraId="22C33894" w14:textId="77777777" w:rsidR="00D22EE2" w:rsidRDefault="00D22EE2" w:rsidP="00763A5C">
            <w:pPr>
              <w:spacing w:after="120"/>
            </w:pPr>
          </w:p>
        </w:tc>
        <w:tc>
          <w:tcPr>
            <w:tcW w:w="3011" w:type="dxa"/>
          </w:tcPr>
          <w:p w14:paraId="365E55CA" w14:textId="77777777" w:rsidR="00D22EE2" w:rsidRDefault="00D22EE2" w:rsidP="00763A5C">
            <w:pPr>
              <w:spacing w:after="120"/>
            </w:pPr>
            <w:proofErr w:type="gramStart"/>
            <w:r>
              <w:t>time:during</w:t>
            </w:r>
            <w:proofErr w:type="gramEnd"/>
          </w:p>
        </w:tc>
        <w:tc>
          <w:tcPr>
            <w:tcW w:w="3627" w:type="dxa"/>
          </w:tcPr>
          <w:p w14:paraId="5C0DFFEC" w14:textId="77777777" w:rsidR="00D22EE2" w:rsidRDefault="00D22EE2" w:rsidP="00763A5C">
            <w:pPr>
              <w:spacing w:after="120"/>
            </w:pPr>
            <w:proofErr w:type="gramStart"/>
            <w:r>
              <w:t>only  time</w:t>
            </w:r>
            <w:proofErr w:type="gramEnd"/>
            <w:r>
              <w:t>:Interval</w:t>
            </w:r>
          </w:p>
        </w:tc>
      </w:tr>
      <w:tr w:rsidR="00D22EE2" w14:paraId="5CA1059C" w14:textId="77777777" w:rsidTr="00763A5C">
        <w:trPr>
          <w:cantSplit/>
        </w:trPr>
        <w:tc>
          <w:tcPr>
            <w:tcW w:w="2938" w:type="dxa"/>
            <w:vMerge/>
          </w:tcPr>
          <w:p w14:paraId="016A2712" w14:textId="77777777" w:rsidR="00D22EE2" w:rsidRDefault="00D22EE2" w:rsidP="00763A5C">
            <w:pPr>
              <w:spacing w:after="120"/>
            </w:pPr>
          </w:p>
        </w:tc>
        <w:tc>
          <w:tcPr>
            <w:tcW w:w="3011" w:type="dxa"/>
          </w:tcPr>
          <w:p w14:paraId="606983E7" w14:textId="77777777" w:rsidR="00D22EE2" w:rsidRDefault="00D22EE2" w:rsidP="00763A5C">
            <w:pPr>
              <w:spacing w:after="120"/>
            </w:pPr>
            <w:proofErr w:type="gramStart"/>
            <w:r>
              <w:t>time:equals</w:t>
            </w:r>
            <w:proofErr w:type="gramEnd"/>
          </w:p>
        </w:tc>
        <w:tc>
          <w:tcPr>
            <w:tcW w:w="3627" w:type="dxa"/>
          </w:tcPr>
          <w:p w14:paraId="4AF60EC2" w14:textId="77777777" w:rsidR="00D22EE2" w:rsidRDefault="00D22EE2" w:rsidP="00763A5C">
            <w:pPr>
              <w:spacing w:after="120"/>
            </w:pPr>
            <w:proofErr w:type="gramStart"/>
            <w:r>
              <w:t>only  time</w:t>
            </w:r>
            <w:proofErr w:type="gramEnd"/>
            <w:r>
              <w:t>:Interval</w:t>
            </w:r>
          </w:p>
        </w:tc>
      </w:tr>
      <w:tr w:rsidR="00D22EE2" w14:paraId="35FACE10" w14:textId="77777777" w:rsidTr="00763A5C">
        <w:trPr>
          <w:cantSplit/>
        </w:trPr>
        <w:tc>
          <w:tcPr>
            <w:tcW w:w="2938" w:type="dxa"/>
            <w:vMerge w:val="restart"/>
          </w:tcPr>
          <w:p w14:paraId="28612969" w14:textId="77777777" w:rsidR="00D22EE2" w:rsidRDefault="00D22EE2" w:rsidP="00763A5C">
            <w:pPr>
              <w:spacing w:after="120"/>
            </w:pPr>
            <w:proofErr w:type="gramStart"/>
            <w:r>
              <w:t>time:DateTimeDescription</w:t>
            </w:r>
            <w:proofErr w:type="gramEnd"/>
          </w:p>
        </w:tc>
        <w:tc>
          <w:tcPr>
            <w:tcW w:w="3011" w:type="dxa"/>
          </w:tcPr>
          <w:p w14:paraId="327E5EA9" w14:textId="77777777" w:rsidR="00D22EE2" w:rsidRDefault="00D22EE2" w:rsidP="00763A5C">
            <w:pPr>
              <w:spacing w:after="120"/>
            </w:pPr>
            <w:proofErr w:type="gramStart"/>
            <w:r>
              <w:t>time:day</w:t>
            </w:r>
            <w:proofErr w:type="gramEnd"/>
          </w:p>
        </w:tc>
        <w:tc>
          <w:tcPr>
            <w:tcW w:w="3627" w:type="dxa"/>
          </w:tcPr>
          <w:p w14:paraId="3502581B" w14:textId="77777777" w:rsidR="00D22EE2" w:rsidRDefault="00D22EE2" w:rsidP="00763A5C">
            <w:pPr>
              <w:spacing w:after="120"/>
            </w:pPr>
            <w:r>
              <w:t xml:space="preserve">max 1 </w:t>
            </w:r>
            <w:proofErr w:type="gramStart"/>
            <w:r>
              <w:t>rdfs:Literal</w:t>
            </w:r>
            <w:proofErr w:type="gramEnd"/>
          </w:p>
        </w:tc>
      </w:tr>
      <w:tr w:rsidR="00D22EE2" w14:paraId="5664F06A" w14:textId="77777777" w:rsidTr="00763A5C">
        <w:trPr>
          <w:cantSplit/>
        </w:trPr>
        <w:tc>
          <w:tcPr>
            <w:tcW w:w="2938" w:type="dxa"/>
            <w:vMerge/>
          </w:tcPr>
          <w:p w14:paraId="71C015E0" w14:textId="77777777" w:rsidR="00D22EE2" w:rsidRDefault="00D22EE2" w:rsidP="00763A5C">
            <w:pPr>
              <w:spacing w:after="120"/>
            </w:pPr>
          </w:p>
        </w:tc>
        <w:tc>
          <w:tcPr>
            <w:tcW w:w="3011" w:type="dxa"/>
          </w:tcPr>
          <w:p w14:paraId="711418F3" w14:textId="77777777" w:rsidR="00D22EE2" w:rsidRDefault="00D22EE2" w:rsidP="00763A5C">
            <w:pPr>
              <w:spacing w:after="120"/>
            </w:pPr>
            <w:proofErr w:type="gramStart"/>
            <w:r>
              <w:t>time:dayOfWeek</w:t>
            </w:r>
            <w:proofErr w:type="gramEnd"/>
          </w:p>
        </w:tc>
        <w:tc>
          <w:tcPr>
            <w:tcW w:w="3627" w:type="dxa"/>
          </w:tcPr>
          <w:p w14:paraId="2B0E15BE" w14:textId="77777777" w:rsidR="00D22EE2" w:rsidRDefault="00D22EE2" w:rsidP="00763A5C">
            <w:pPr>
              <w:spacing w:after="120"/>
            </w:pPr>
            <w:r>
              <w:t xml:space="preserve">max 1 </w:t>
            </w:r>
            <w:proofErr w:type="gramStart"/>
            <w:r>
              <w:t>owl:Thing</w:t>
            </w:r>
            <w:proofErr w:type="gramEnd"/>
          </w:p>
        </w:tc>
      </w:tr>
      <w:tr w:rsidR="00D22EE2" w14:paraId="38197E05" w14:textId="77777777" w:rsidTr="00763A5C">
        <w:trPr>
          <w:cantSplit/>
        </w:trPr>
        <w:tc>
          <w:tcPr>
            <w:tcW w:w="2938" w:type="dxa"/>
            <w:vMerge/>
          </w:tcPr>
          <w:p w14:paraId="7967FCE7" w14:textId="77777777" w:rsidR="00D22EE2" w:rsidRDefault="00D22EE2" w:rsidP="00763A5C">
            <w:pPr>
              <w:spacing w:after="120"/>
            </w:pPr>
          </w:p>
        </w:tc>
        <w:tc>
          <w:tcPr>
            <w:tcW w:w="3011" w:type="dxa"/>
          </w:tcPr>
          <w:p w14:paraId="255E276D" w14:textId="77777777" w:rsidR="00D22EE2" w:rsidRDefault="00D22EE2" w:rsidP="00763A5C">
            <w:pPr>
              <w:spacing w:after="120"/>
            </w:pPr>
            <w:proofErr w:type="gramStart"/>
            <w:r>
              <w:t>time:dayOfYear</w:t>
            </w:r>
            <w:proofErr w:type="gramEnd"/>
          </w:p>
        </w:tc>
        <w:tc>
          <w:tcPr>
            <w:tcW w:w="3627" w:type="dxa"/>
          </w:tcPr>
          <w:p w14:paraId="281B3DAA" w14:textId="77777777" w:rsidR="00D22EE2" w:rsidRDefault="00D22EE2" w:rsidP="00763A5C">
            <w:pPr>
              <w:spacing w:after="120"/>
            </w:pPr>
            <w:r>
              <w:t xml:space="preserve">max 1 </w:t>
            </w:r>
            <w:proofErr w:type="gramStart"/>
            <w:r>
              <w:t>rdfs:Literal</w:t>
            </w:r>
            <w:proofErr w:type="gramEnd"/>
          </w:p>
        </w:tc>
      </w:tr>
      <w:tr w:rsidR="00D22EE2" w14:paraId="63D4929E" w14:textId="77777777" w:rsidTr="00763A5C">
        <w:trPr>
          <w:cantSplit/>
        </w:trPr>
        <w:tc>
          <w:tcPr>
            <w:tcW w:w="2938" w:type="dxa"/>
            <w:vMerge/>
          </w:tcPr>
          <w:p w14:paraId="450468CC" w14:textId="77777777" w:rsidR="00D22EE2" w:rsidRDefault="00D22EE2" w:rsidP="00763A5C">
            <w:pPr>
              <w:spacing w:after="120"/>
            </w:pPr>
          </w:p>
        </w:tc>
        <w:tc>
          <w:tcPr>
            <w:tcW w:w="3011" w:type="dxa"/>
          </w:tcPr>
          <w:p w14:paraId="553531ED" w14:textId="77777777" w:rsidR="00D22EE2" w:rsidRDefault="00D22EE2" w:rsidP="00763A5C">
            <w:pPr>
              <w:spacing w:after="120"/>
            </w:pPr>
            <w:proofErr w:type="gramStart"/>
            <w:r>
              <w:t>time:hour</w:t>
            </w:r>
            <w:proofErr w:type="gramEnd"/>
          </w:p>
        </w:tc>
        <w:tc>
          <w:tcPr>
            <w:tcW w:w="3627" w:type="dxa"/>
          </w:tcPr>
          <w:p w14:paraId="74C92670" w14:textId="77777777" w:rsidR="00D22EE2" w:rsidRDefault="00D22EE2" w:rsidP="00763A5C">
            <w:pPr>
              <w:spacing w:after="120"/>
            </w:pPr>
            <w:r>
              <w:t xml:space="preserve">max 1 </w:t>
            </w:r>
            <w:proofErr w:type="gramStart"/>
            <w:r>
              <w:t>rdfs:Literal</w:t>
            </w:r>
            <w:proofErr w:type="gramEnd"/>
          </w:p>
        </w:tc>
      </w:tr>
      <w:tr w:rsidR="00D22EE2" w14:paraId="64E7A6F3" w14:textId="77777777" w:rsidTr="00763A5C">
        <w:trPr>
          <w:cantSplit/>
        </w:trPr>
        <w:tc>
          <w:tcPr>
            <w:tcW w:w="2938" w:type="dxa"/>
            <w:vMerge/>
          </w:tcPr>
          <w:p w14:paraId="6D09A205" w14:textId="77777777" w:rsidR="00D22EE2" w:rsidRDefault="00D22EE2" w:rsidP="00763A5C">
            <w:pPr>
              <w:spacing w:after="120"/>
            </w:pPr>
          </w:p>
        </w:tc>
        <w:tc>
          <w:tcPr>
            <w:tcW w:w="3011" w:type="dxa"/>
          </w:tcPr>
          <w:p w14:paraId="259985DD" w14:textId="77777777" w:rsidR="00D22EE2" w:rsidRDefault="00D22EE2" w:rsidP="00763A5C">
            <w:pPr>
              <w:spacing w:after="120"/>
            </w:pPr>
            <w:proofErr w:type="gramStart"/>
            <w:r>
              <w:t>time:minute</w:t>
            </w:r>
            <w:proofErr w:type="gramEnd"/>
          </w:p>
        </w:tc>
        <w:tc>
          <w:tcPr>
            <w:tcW w:w="3627" w:type="dxa"/>
          </w:tcPr>
          <w:p w14:paraId="0DB1466E" w14:textId="77777777" w:rsidR="00D22EE2" w:rsidRDefault="00D22EE2" w:rsidP="00763A5C">
            <w:pPr>
              <w:spacing w:after="120"/>
            </w:pPr>
            <w:r>
              <w:t xml:space="preserve">max 1 </w:t>
            </w:r>
            <w:proofErr w:type="gramStart"/>
            <w:r>
              <w:t>rdfs:Literal</w:t>
            </w:r>
            <w:proofErr w:type="gramEnd"/>
          </w:p>
        </w:tc>
      </w:tr>
      <w:tr w:rsidR="00D22EE2" w14:paraId="618EBEFF" w14:textId="77777777" w:rsidTr="00763A5C">
        <w:trPr>
          <w:cantSplit/>
        </w:trPr>
        <w:tc>
          <w:tcPr>
            <w:tcW w:w="2938" w:type="dxa"/>
            <w:vMerge/>
          </w:tcPr>
          <w:p w14:paraId="25FCB2F0" w14:textId="77777777" w:rsidR="00D22EE2" w:rsidRDefault="00D22EE2" w:rsidP="00763A5C">
            <w:pPr>
              <w:spacing w:after="120"/>
            </w:pPr>
          </w:p>
        </w:tc>
        <w:tc>
          <w:tcPr>
            <w:tcW w:w="3011" w:type="dxa"/>
          </w:tcPr>
          <w:p w14:paraId="6A6961EC" w14:textId="77777777" w:rsidR="00D22EE2" w:rsidRDefault="00D22EE2" w:rsidP="00763A5C">
            <w:pPr>
              <w:spacing w:after="120"/>
            </w:pPr>
            <w:proofErr w:type="gramStart"/>
            <w:r>
              <w:t>time:month</w:t>
            </w:r>
            <w:proofErr w:type="gramEnd"/>
          </w:p>
        </w:tc>
        <w:tc>
          <w:tcPr>
            <w:tcW w:w="3627" w:type="dxa"/>
          </w:tcPr>
          <w:p w14:paraId="67DE9889" w14:textId="77777777" w:rsidR="00D22EE2" w:rsidRDefault="00D22EE2" w:rsidP="00763A5C">
            <w:pPr>
              <w:spacing w:after="120"/>
            </w:pPr>
            <w:r>
              <w:t xml:space="preserve">max 1 </w:t>
            </w:r>
            <w:proofErr w:type="gramStart"/>
            <w:r>
              <w:t>rdfs:Literal</w:t>
            </w:r>
            <w:proofErr w:type="gramEnd"/>
          </w:p>
        </w:tc>
      </w:tr>
      <w:tr w:rsidR="00D22EE2" w14:paraId="32914830" w14:textId="77777777" w:rsidTr="00763A5C">
        <w:trPr>
          <w:cantSplit/>
        </w:trPr>
        <w:tc>
          <w:tcPr>
            <w:tcW w:w="2938" w:type="dxa"/>
            <w:vMerge/>
          </w:tcPr>
          <w:p w14:paraId="3C4226D0" w14:textId="77777777" w:rsidR="00D22EE2" w:rsidRDefault="00D22EE2" w:rsidP="00763A5C">
            <w:pPr>
              <w:spacing w:after="120"/>
            </w:pPr>
          </w:p>
        </w:tc>
        <w:tc>
          <w:tcPr>
            <w:tcW w:w="3011" w:type="dxa"/>
          </w:tcPr>
          <w:p w14:paraId="50D7BBCC" w14:textId="77777777" w:rsidR="00D22EE2" w:rsidRDefault="00D22EE2" w:rsidP="00763A5C">
            <w:pPr>
              <w:spacing w:after="120"/>
            </w:pPr>
            <w:proofErr w:type="gramStart"/>
            <w:r>
              <w:t>time:second</w:t>
            </w:r>
            <w:proofErr w:type="gramEnd"/>
          </w:p>
        </w:tc>
        <w:tc>
          <w:tcPr>
            <w:tcW w:w="3627" w:type="dxa"/>
          </w:tcPr>
          <w:p w14:paraId="7F4C70D3" w14:textId="77777777" w:rsidR="00D22EE2" w:rsidRDefault="00D22EE2" w:rsidP="00763A5C">
            <w:pPr>
              <w:spacing w:after="120"/>
            </w:pPr>
            <w:r>
              <w:t xml:space="preserve">max 1 </w:t>
            </w:r>
            <w:proofErr w:type="gramStart"/>
            <w:r>
              <w:t>rdfs:Literal</w:t>
            </w:r>
            <w:proofErr w:type="gramEnd"/>
          </w:p>
        </w:tc>
      </w:tr>
    </w:tbl>
    <w:p w14:paraId="0A8B24E5" w14:textId="77777777" w:rsidR="00D22EE2" w:rsidRPr="007A3EF1" w:rsidRDefault="00D22EE2" w:rsidP="00D22EE2">
      <w:pPr>
        <w:spacing w:after="120" w:line="360" w:lineRule="auto"/>
      </w:pPr>
    </w:p>
    <w:p w14:paraId="1713154C" w14:textId="77777777" w:rsidR="00D22EE2" w:rsidRPr="007A3EF1" w:rsidRDefault="00D22EE2" w:rsidP="00882108">
      <w:pPr>
        <w:pStyle w:val="Heading4"/>
      </w:pPr>
      <w:r>
        <w:t>An Example</w:t>
      </w:r>
    </w:p>
    <w:p w14:paraId="5224CF9D" w14:textId="77777777" w:rsidR="00D22EE2" w:rsidRDefault="00D22EE2" w:rsidP="00D22EE2">
      <w:pPr>
        <w:spacing w:after="120" w:line="360" w:lineRule="auto"/>
      </w:pPr>
      <w:r>
        <w:t>Returning to the example of representation of a vehicle. Should we wish to represent an instant in time at which the vehicle exists, relative to some earlier time before the vehicle exists, this would involve the introduction of two Instant objects that could be related via the before property. Should the data be available, the instants could be further described with the date-time stamp using the inXSDDateTime data property, or using the inDateTime property to relate the instants to a DateTimeDescription object.</w:t>
      </w:r>
    </w:p>
    <w:p w14:paraId="693D8D0E" w14:textId="665FE98B" w:rsidR="00D22EE2" w:rsidRDefault="00D22EE2" w:rsidP="00D22EE2">
      <w:pPr>
        <w:spacing w:after="120" w:line="360" w:lineRule="auto"/>
      </w:pPr>
      <w:r>
        <w:t>Alternatively, we might know the interval but the not the precise instant.</w:t>
      </w:r>
      <w:r w:rsidRPr="00C618BB">
        <w:t xml:space="preserve"> </w:t>
      </w:r>
      <w:r>
        <w:t xml:space="preserve">If specific data were known regarding the date and time of these interval, say that it began at 09:22 EST on June 19, 2019 and ended at 11:33 EST on July 12, 2019, this could be specified using the inXSDDateTime data property. In this case, the instant might simply be described as being in the interval using the inside property. This example representation is depicted in </w:t>
      </w:r>
      <w:r>
        <w:fldChar w:fldCharType="begin"/>
      </w:r>
      <w:r>
        <w:instrText xml:space="preserve"> REF _Ref11831393 \h </w:instrText>
      </w:r>
      <w:r>
        <w:fldChar w:fldCharType="separate"/>
      </w:r>
      <w:r w:rsidR="00C65CEA">
        <w:t xml:space="preserve">Figure </w:t>
      </w:r>
      <w:r w:rsidR="00C65CEA">
        <w:rPr>
          <w:noProof/>
        </w:rPr>
        <w:t>3</w:t>
      </w:r>
      <w:r w:rsidR="00C65CEA">
        <w:t>: Example use of the Time Ontology</w:t>
      </w:r>
      <w:r>
        <w:fldChar w:fldCharType="end"/>
      </w:r>
      <w:r>
        <w:t>.</w:t>
      </w:r>
    </w:p>
    <w:p w14:paraId="795935D0" w14:textId="77777777" w:rsidR="00D22EE2" w:rsidRDefault="00D22EE2" w:rsidP="00D22EE2">
      <w:pPr>
        <w:spacing w:after="120" w:line="360" w:lineRule="auto"/>
      </w:pPr>
    </w:p>
    <w:p w14:paraId="6E7263B2" w14:textId="77777777" w:rsidR="00D22EE2" w:rsidRDefault="00D22EE2" w:rsidP="00D22EE2">
      <w:pPr>
        <w:keepNext/>
        <w:spacing w:after="120" w:line="360" w:lineRule="auto"/>
      </w:pPr>
      <w:r w:rsidRPr="00915BFA">
        <w:rPr>
          <w:noProof/>
        </w:rPr>
        <w:lastRenderedPageBreak/>
        <w:drawing>
          <wp:inline distT="0" distB="0" distL="0" distR="0" wp14:anchorId="62F259CF" wp14:editId="066C468D">
            <wp:extent cx="5943600" cy="2470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0150"/>
                    </a:xfrm>
                    <a:prstGeom prst="rect">
                      <a:avLst/>
                    </a:prstGeom>
                  </pic:spPr>
                </pic:pic>
              </a:graphicData>
            </a:graphic>
          </wp:inline>
        </w:drawing>
      </w:r>
    </w:p>
    <w:p w14:paraId="35679CAD" w14:textId="0835BC3F" w:rsidR="00D22EE2" w:rsidRDefault="00D22EE2" w:rsidP="00D22EE2">
      <w:pPr>
        <w:pStyle w:val="Caption"/>
        <w:spacing w:after="120"/>
        <w:rPr>
          <w:lang w:val="en-CA"/>
        </w:rPr>
      </w:pPr>
      <w:bookmarkStart w:id="70" w:name="_Ref11831393"/>
      <w:r>
        <w:t xml:space="preserve">Figure </w:t>
      </w:r>
      <w:fldSimple w:instr=" SEQ Figure \* ARABIC ">
        <w:r w:rsidR="001A6211">
          <w:rPr>
            <w:noProof/>
          </w:rPr>
          <w:t>3</w:t>
        </w:r>
      </w:fldSimple>
      <w:r>
        <w:t>: Example use of the Time Ontology</w:t>
      </w:r>
      <w:bookmarkEnd w:id="70"/>
    </w:p>
    <w:p w14:paraId="58B390E3" w14:textId="77777777" w:rsidR="00D22EE2" w:rsidRDefault="00D22EE2" w:rsidP="00EA354A">
      <w:pPr>
        <w:rPr>
          <w:b/>
        </w:rPr>
      </w:pPr>
    </w:p>
    <w:p w14:paraId="6B947F47" w14:textId="29590F7A" w:rsidR="00520123" w:rsidRPr="00EA354A" w:rsidRDefault="009A36FB" w:rsidP="00EA354A">
      <w:pPr>
        <w:rPr>
          <w:b/>
        </w:rPr>
      </w:pPr>
      <w:r>
        <w:rPr>
          <w:b/>
        </w:rPr>
        <w:t>Reused</w:t>
      </w:r>
      <w:r w:rsidR="00520123" w:rsidRPr="00EA354A">
        <w:rPr>
          <w:b/>
        </w:rPr>
        <w:t xml:space="preserve"> Ontologies:</w:t>
      </w:r>
    </w:p>
    <w:p w14:paraId="3AE3BF94" w14:textId="1E8CAB88" w:rsidR="00520123" w:rsidRDefault="00CF3517" w:rsidP="009E4A69">
      <w:pPr>
        <w:pStyle w:val="ListParagraph"/>
      </w:pPr>
      <w:r>
        <w:t xml:space="preserve">time: </w:t>
      </w:r>
      <w:r w:rsidR="00892A73">
        <w:t xml:space="preserve">W3C </w:t>
      </w:r>
      <w:r w:rsidR="00520123">
        <w:t>Time Ontology</w:t>
      </w:r>
      <w:r>
        <w:rPr>
          <w:rStyle w:val="FootnoteReference"/>
        </w:rPr>
        <w:footnoteReference w:id="3"/>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71" w:name="_Toc22804600"/>
      <w:r>
        <w:t>Change Ontology</w:t>
      </w:r>
      <w:bookmarkEnd w:id="71"/>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40F44F5E" w14:textId="77777777" w:rsidR="00A62F41" w:rsidRDefault="00A62F41" w:rsidP="00A62F41">
      <w:pPr>
        <w:spacing w:after="120" w:line="360" w:lineRule="auto"/>
      </w:pPr>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7795A109" w14:textId="23F4BA8C" w:rsidR="00A62F41" w:rsidRPr="00F61EAA" w:rsidRDefault="00A62F41" w:rsidP="00A62F41">
      <w:pPr>
        <w:spacing w:after="120" w:line="360" w:lineRule="auto"/>
      </w:pPr>
      <w:r>
        <w:t xml:space="preserve">Change over time plays a role in many domains, and is by no means a new research topic. In fact, several approaches for capturing change in OWL have been proposed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424FD8F2" w14:textId="77777777" w:rsidR="00A62F41" w:rsidRPr="00A62F41" w:rsidRDefault="00A62F41" w:rsidP="00882108">
      <w:pPr>
        <w:pStyle w:val="Heading4"/>
      </w:pPr>
      <w:r w:rsidRPr="00A62F41">
        <w:t>The Ontology</w:t>
      </w:r>
    </w:p>
    <w:p w14:paraId="0C428D5D" w14:textId="10C72114" w:rsidR="00A62F41" w:rsidRDefault="00A62F41" w:rsidP="00A62F41">
      <w:pPr>
        <w:spacing w:after="120" w:line="360" w:lineRule="auto"/>
      </w:pPr>
      <w:r>
        <w:t xml:space="preserve">An approach to representing changing properties, or </w:t>
      </w:r>
      <w:r>
        <w:rPr>
          <w:i/>
        </w:rPr>
        <w:t>fluents</w:t>
      </w:r>
      <w:r>
        <w:t>,</w:t>
      </w:r>
      <w:r>
        <w:rPr>
          <w:i/>
        </w:rPr>
        <w:t xml:space="preserve"> </w:t>
      </w:r>
      <w:r>
        <w:t xml:space="preserve">that leverages the 4-dimensionalist perspective was proposed by </w:t>
      </w:r>
      <w:r>
        <w:fldChar w:fldCharType="begin"/>
      </w:r>
      <w:r w:rsidR="006B06D3">
        <w:instrText xml:space="preserve"> ADDIN EN.CITE &lt;EndNote&gt;&lt;Cite&gt;&lt;Author&gt;Welty&lt;/Author&gt;&lt;Year&gt;2006&lt;/Year&gt;&lt;IDText&gt;A reusable ontology for fluents in OWL&lt;/IDText&gt;&lt;DisplayText&gt;[7]&lt;/DisplayText&gt;&lt;record&gt;&lt;titles&gt;&lt;title&gt;A reusable ontology for fluents in OWL&lt;/title&gt;&lt;secondary-title&gt;FOIS&lt;/secondary-title&gt;&lt;/titles&gt;&lt;pages&gt;226-236&lt;/pages&gt;&lt;contributors&gt;&lt;authors&gt;&lt;author&gt;Welty, Chris&lt;/author&gt;&lt;author&gt;Fikes, Richard&lt;/author&gt;&lt;author&gt;Makarios, Selene&lt;/author&gt;&lt;/authors&gt;&lt;/contributors&gt;&lt;added-date format="utc"&gt;1560953595&lt;/added-date&gt;&lt;ref-type name="Conference Proceeding"&gt;10&lt;/ref-type&gt;&lt;dates&gt;&lt;year&gt;2006&lt;/year&gt;&lt;/dates&gt;&lt;rec-number&gt;3&lt;/rec-number&gt;&lt;last-updated-date format="utc"&gt;1560953595&lt;/last-updated-date&gt;&lt;volume&gt;150&lt;/volume&gt;&lt;/record&gt;&lt;/Cite&gt;&lt;/EndNote&gt;</w:instrText>
      </w:r>
      <w:r>
        <w:fldChar w:fldCharType="separate"/>
      </w:r>
      <w:r w:rsidR="006B06D3">
        <w:rPr>
          <w:noProof/>
        </w:rPr>
        <w:t>[7]</w:t>
      </w:r>
      <w:r>
        <w:fldChar w:fldCharType="end"/>
      </w:r>
      <w:r>
        <w:t xml:space="preserve">. We adopt a similar approach, based on the design pattern </w:t>
      </w:r>
      <w:r>
        <w:lastRenderedPageBreak/>
        <w:t xml:space="preserve">presented </w:t>
      </w:r>
      <w:r w:rsidR="000C477F">
        <w:t>in</w:t>
      </w:r>
      <w:r>
        <w:t xml:space="preserve"> </w:t>
      </w:r>
      <w:r>
        <w:fldChar w:fldCharType="begin"/>
      </w:r>
      <w:r w:rsidR="006B06D3">
        <w:instrText xml:space="preserve"> ADDIN EN.CITE &lt;EndNote&gt;&lt;Cite ExcludeYear="1"&gt;&lt;Author&gt;Katsumi&lt;/Author&gt;&lt;IDText&gt;A Logical Design Pattern for Representing Change Over Time in OWL&lt;/IDText&gt;&lt;DisplayText&gt;[9]&lt;/DisplayText&gt;&lt;record&gt;&lt;titles&gt;&lt;title&gt;A Logical Design Pattern for Representing Change Over Time in OWL&lt;/title&gt;&lt;/titles&gt;&lt;contributors&gt;&lt;authors&gt;&lt;author&gt;Katsumi, Megan&lt;/author&gt;&lt;author&gt;Fox, Mark&lt;/author&gt;&lt;/authors&gt;&lt;/contributors&gt;&lt;added-date format="utc"&gt;1560970369&lt;/added-date&gt;&lt;ref-type name="Journal Article"&gt;17&lt;/ref-type&gt;&lt;rec-number&gt;9&lt;/rec-number&gt;&lt;last-updated-date format="utc"&gt;1560970369&lt;/last-updated-date&gt;&lt;/record&gt;&lt;/Cite&gt;&lt;/EndNote&gt;</w:instrText>
      </w:r>
      <w:r>
        <w:fldChar w:fldCharType="separate"/>
      </w:r>
      <w:r w:rsidR="006B06D3">
        <w:rPr>
          <w:noProof/>
        </w:rPr>
        <w:t>[9]</w:t>
      </w:r>
      <w:r>
        <w:fldChar w:fldCharType="end"/>
      </w:r>
      <w:r>
        <w:t>, 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the ontology supports the capture of both the static and dynamic aspects of a particular entity. </w:t>
      </w:r>
    </w:p>
    <w:p w14:paraId="256728C8" w14:textId="171B3690" w:rsidR="00C65CEA" w:rsidRDefault="00A62F41" w:rsidP="001D2538">
      <w:pPr>
        <w:spacing w:after="120" w:line="360" w:lineRule="auto"/>
      </w:pPr>
      <w:r>
        <w:t>A class that is subject to change is defined as a type of TimeVaryingConcept (e.g. Vehicle may be a subclass of TimeVaryingConcept). The TimeVaryingConcept itself is invariant and defined by properties that do not change over time. As per</w:t>
      </w:r>
      <w:r w:rsidR="00486923">
        <w:t xml:space="preserve"> </w:t>
      </w:r>
      <w:r>
        <w:fldChar w:fldCharType="begin"/>
      </w:r>
      <w:r w:rsidR="006B06D3">
        <w:instrText xml:space="preserve"> ADDIN EN.CITE &lt;EndNote&gt;&lt;Cite&gt;&lt;Author&gt;Krieger&lt;/Author&gt;&lt;Year&gt;2008&lt;/Year&gt;&lt;IDText&gt;Where temporal description logics fail: Representing temporally-changing relationships&lt;/IDText&gt;&lt;DisplayText&gt;[8]&lt;/DisplayText&gt;&lt;record&gt;&lt;titles&gt;&lt;title&gt;Where temporal description logics fail: Representing temporally-changing relationships&lt;/title&gt;&lt;secondary-title&gt;Annual Conference on Artificial Intelligence&lt;/secondary-title&gt;&lt;/titles&gt;&lt;pages&gt;249-257&lt;/pages&gt;&lt;contributors&gt;&lt;authors&gt;&lt;author&gt;Krieger, Hans-Ulrich&lt;/author&gt;&lt;/authors&gt;&lt;/contributors&gt;&lt;added-date format="utc"&gt;1560953636&lt;/added-date&gt;&lt;ref-type name="Conference Proceeding"&gt;10&lt;/ref-type&gt;&lt;dates&gt;&lt;year&gt;2008&lt;/year&gt;&lt;/dates&gt;&lt;rec-number&gt;4&lt;/rec-number&gt;&lt;publisher&gt;Springer&lt;/publisher&gt;&lt;last-updated-date format="utc"&gt;1560953636&lt;/last-updated-date&gt;&lt;/record&gt;&lt;/Cite&gt;&lt;/EndNote&gt;</w:instrText>
      </w:r>
      <w:r>
        <w:fldChar w:fldCharType="separate"/>
      </w:r>
      <w:r w:rsidR="006B06D3">
        <w:rPr>
          <w:noProof/>
        </w:rPr>
        <w:t>[8]</w:t>
      </w:r>
      <w:r>
        <w:fldChar w:fldCharType="end"/>
      </w:r>
      <w:r>
        <w:t xml:space="preserve">, we </w:t>
      </w:r>
      <w:r w:rsidR="00486923">
        <w:t>treat</w:t>
      </w:r>
      <w:r>
        <w:t xml:space="preserve"> TimeVaryingConcepts as perdurants (things that occur over time, i.e. processes). A TimeVaryingConcept has </w:t>
      </w:r>
      <w:r w:rsidRPr="008B5A08">
        <w:t>Manifestations</w:t>
      </w:r>
      <w:r>
        <w:t xml:space="preserve"> that demonstrate their changing (variant) properties over time. Different types (</w:t>
      </w:r>
      <w:r w:rsidRPr="008B5A08">
        <w:t>subclasses</w:t>
      </w:r>
      <w:r>
        <w:t xml:space="preserve">) of TimeVaryingConcept may be defined based on the Manifestations that are part of them. The key classes and properties of the ontology are outlined in </w:t>
      </w:r>
      <w:r>
        <w:fldChar w:fldCharType="begin"/>
      </w:r>
      <w:r>
        <w:instrText xml:space="preserve"> REF _Ref11834761 \h </w:instrText>
      </w:r>
      <w:r>
        <w:fldChar w:fldCharType="separate"/>
      </w:r>
      <w:r w:rsidR="00C65CEA">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p>
    <w:p w14:paraId="0194510F" w14:textId="77777777" w:rsidR="00C65CEA" w:rsidRPr="00F61EAA" w:rsidRDefault="00C65CEA" w:rsidP="001D2538">
      <w:pPr>
        <w:spacing w:after="120" w:line="360" w:lineRule="auto"/>
      </w:pPr>
      <w:r>
        <w:t xml:space="preserve">Change over time plays a role in many domains, and is by no means a new research topic. In fact, several approaches for capturing change in OWL have been proposed </w:t>
      </w:r>
      <w:r>
        <w:rPr>
          <w:noProof/>
        </w:rPr>
        <w:t>[10</w:t>
      </w:r>
      <w:proofErr w:type="gramStart"/>
      <w:r>
        <w:rPr>
          <w:noProof/>
        </w:rPr>
        <w:t>]</w:t>
      </w:r>
      <w:r>
        <w:t>,</w:t>
      </w:r>
      <w:r>
        <w:rPr>
          <w:noProof/>
        </w:rPr>
        <w:t>[</w:t>
      </w:r>
      <w:proofErr w:type="gramEnd"/>
      <w:r>
        <w:rPr>
          <w:noProof/>
        </w:rPr>
        <w:t>11]</w:t>
      </w:r>
      <w:r>
        <w:t>. Despite these solutions, we have found that Semantic Web practitioners currently lack clear and precise methods for how to apply these approaches to capture change at a domain level, whether reusing an ontology that does not account for change over time or developing an ontology from scratch. The Change Ontology serves as a clear guide to support a consistent approach to formalizing how things change over time throughout the iCity TPSO.</w:t>
      </w:r>
    </w:p>
    <w:p w14:paraId="31F65C1B" w14:textId="77777777" w:rsidR="00C65CEA" w:rsidRDefault="00C65CEA" w:rsidP="001D2538">
      <w:pPr>
        <w:pStyle w:val="Caption"/>
        <w:keepNext/>
        <w:spacing w:after="120"/>
      </w:pPr>
      <w:r>
        <w:t xml:space="preserve">Table </w:t>
      </w:r>
      <w:r>
        <w:rPr>
          <w:noProof/>
        </w:rPr>
        <w:t>5</w:t>
      </w:r>
      <w:r>
        <w:t>: Key classes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378"/>
        <w:gridCol w:w="2474"/>
        <w:gridCol w:w="4498"/>
      </w:tblGrid>
      <w:tr w:rsidR="00C65CEA" w14:paraId="045D20A7" w14:textId="77777777" w:rsidTr="00763A5C">
        <w:tc>
          <w:tcPr>
            <w:tcW w:w="2378" w:type="dxa"/>
            <w:shd w:val="clear" w:color="auto" w:fill="00FFFF"/>
          </w:tcPr>
          <w:p w14:paraId="53383F5E" w14:textId="77777777" w:rsidR="00C65CEA" w:rsidRDefault="00C65CEA" w:rsidP="00763A5C">
            <w:pPr>
              <w:spacing w:after="120"/>
            </w:pPr>
            <w:r>
              <w:t>Object</w:t>
            </w:r>
          </w:p>
        </w:tc>
        <w:tc>
          <w:tcPr>
            <w:tcW w:w="2474" w:type="dxa"/>
            <w:shd w:val="clear" w:color="auto" w:fill="00FFFF"/>
          </w:tcPr>
          <w:p w14:paraId="2FE3CA09" w14:textId="77777777" w:rsidR="00C65CEA" w:rsidRDefault="00C65CEA" w:rsidP="00763A5C">
            <w:pPr>
              <w:spacing w:after="120"/>
            </w:pPr>
            <w:r>
              <w:t>Property</w:t>
            </w:r>
          </w:p>
        </w:tc>
        <w:tc>
          <w:tcPr>
            <w:tcW w:w="4498" w:type="dxa"/>
            <w:shd w:val="clear" w:color="auto" w:fill="00FFFF"/>
          </w:tcPr>
          <w:p w14:paraId="50CA8500" w14:textId="77777777" w:rsidR="00C65CEA" w:rsidRDefault="00C65CEA" w:rsidP="00763A5C">
            <w:pPr>
              <w:spacing w:after="120"/>
            </w:pPr>
            <w:r>
              <w:t>Value</w:t>
            </w:r>
          </w:p>
        </w:tc>
      </w:tr>
      <w:tr w:rsidR="00C65CEA" w14:paraId="11E0F6C6" w14:textId="77777777" w:rsidTr="00763A5C">
        <w:tc>
          <w:tcPr>
            <w:tcW w:w="2378" w:type="dxa"/>
            <w:vMerge w:val="restart"/>
          </w:tcPr>
          <w:p w14:paraId="03BA5D5F" w14:textId="77777777" w:rsidR="00C65CEA" w:rsidRDefault="00C65CEA" w:rsidP="00763A5C">
            <w:pPr>
              <w:spacing w:after="120"/>
            </w:pPr>
            <w:r>
              <w:t>TimeVaryingConcept</w:t>
            </w:r>
          </w:p>
          <w:p w14:paraId="1F9CA98E" w14:textId="77777777" w:rsidR="00C65CEA" w:rsidRDefault="00C65CEA" w:rsidP="00763A5C">
            <w:pPr>
              <w:spacing w:after="120"/>
            </w:pPr>
          </w:p>
        </w:tc>
        <w:tc>
          <w:tcPr>
            <w:tcW w:w="2474" w:type="dxa"/>
          </w:tcPr>
          <w:p w14:paraId="58216E39" w14:textId="77777777" w:rsidR="00C65CEA" w:rsidRDefault="00C65CEA" w:rsidP="00763A5C">
            <w:pPr>
              <w:spacing w:after="120"/>
            </w:pPr>
            <w:r>
              <w:t>disjointWith</w:t>
            </w:r>
          </w:p>
        </w:tc>
        <w:tc>
          <w:tcPr>
            <w:tcW w:w="4498" w:type="dxa"/>
          </w:tcPr>
          <w:p w14:paraId="158E5F0B" w14:textId="77777777" w:rsidR="00C65CEA" w:rsidRDefault="00C65CEA" w:rsidP="00763A5C">
            <w:pPr>
              <w:spacing w:after="120"/>
            </w:pPr>
            <w:r>
              <w:t>time: TemporalEntity and Manifestation</w:t>
            </w:r>
          </w:p>
        </w:tc>
      </w:tr>
      <w:tr w:rsidR="00C65CEA" w14:paraId="6BC44713" w14:textId="77777777" w:rsidTr="00763A5C">
        <w:tc>
          <w:tcPr>
            <w:tcW w:w="2378" w:type="dxa"/>
            <w:vMerge/>
          </w:tcPr>
          <w:p w14:paraId="7E67D23B" w14:textId="77777777" w:rsidR="00C65CEA" w:rsidRDefault="00C65CEA" w:rsidP="00763A5C">
            <w:pPr>
              <w:spacing w:after="120"/>
            </w:pPr>
          </w:p>
        </w:tc>
        <w:tc>
          <w:tcPr>
            <w:tcW w:w="2474" w:type="dxa"/>
          </w:tcPr>
          <w:p w14:paraId="6FF92C7F" w14:textId="77777777" w:rsidR="00C65CEA" w:rsidRDefault="00C65CEA" w:rsidP="00763A5C">
            <w:pPr>
              <w:spacing w:after="120"/>
            </w:pPr>
            <w:r>
              <w:t>existsAt</w:t>
            </w:r>
          </w:p>
        </w:tc>
        <w:tc>
          <w:tcPr>
            <w:tcW w:w="4498" w:type="dxa"/>
          </w:tcPr>
          <w:p w14:paraId="452D0922" w14:textId="77777777" w:rsidR="00C65CEA" w:rsidRDefault="00C65CEA" w:rsidP="00763A5C">
            <w:pPr>
              <w:spacing w:after="120"/>
            </w:pPr>
            <w:r>
              <w:t xml:space="preserve">exactly </w:t>
            </w:r>
            <w:proofErr w:type="gramStart"/>
            <w:r>
              <w:t>1  time</w:t>
            </w:r>
            <w:proofErr w:type="gramEnd"/>
            <w:r>
              <w:t>:Interval</w:t>
            </w:r>
          </w:p>
        </w:tc>
      </w:tr>
      <w:tr w:rsidR="00C65CEA" w14:paraId="7E1942B5" w14:textId="77777777" w:rsidTr="00763A5C">
        <w:tc>
          <w:tcPr>
            <w:tcW w:w="2378" w:type="dxa"/>
            <w:vMerge/>
          </w:tcPr>
          <w:p w14:paraId="63E7890E" w14:textId="77777777" w:rsidR="00C65CEA" w:rsidRDefault="00C65CEA" w:rsidP="00763A5C">
            <w:pPr>
              <w:spacing w:after="120"/>
            </w:pPr>
          </w:p>
        </w:tc>
        <w:tc>
          <w:tcPr>
            <w:tcW w:w="2474" w:type="dxa"/>
          </w:tcPr>
          <w:p w14:paraId="4481C051" w14:textId="77777777" w:rsidR="00C65CEA" w:rsidRDefault="00C65CEA" w:rsidP="00763A5C">
            <w:pPr>
              <w:spacing w:after="120"/>
            </w:pPr>
            <w:r>
              <w:t>hasManifestation</w:t>
            </w:r>
          </w:p>
        </w:tc>
        <w:tc>
          <w:tcPr>
            <w:tcW w:w="4498" w:type="dxa"/>
          </w:tcPr>
          <w:p w14:paraId="40BBC249" w14:textId="77777777" w:rsidR="00C65CEA" w:rsidRDefault="00C65CEA" w:rsidP="00763A5C">
            <w:pPr>
              <w:spacing w:after="120"/>
            </w:pPr>
            <w:r>
              <w:t>only Manifestation</w:t>
            </w:r>
          </w:p>
        </w:tc>
      </w:tr>
      <w:tr w:rsidR="00C65CEA" w14:paraId="05239FB1" w14:textId="77777777" w:rsidTr="00763A5C">
        <w:tc>
          <w:tcPr>
            <w:tcW w:w="2378" w:type="dxa"/>
            <w:vMerge/>
          </w:tcPr>
          <w:p w14:paraId="2A2111F1" w14:textId="77777777" w:rsidR="00C65CEA" w:rsidRDefault="00C65CEA" w:rsidP="00763A5C">
            <w:pPr>
              <w:spacing w:after="120"/>
            </w:pPr>
          </w:p>
        </w:tc>
        <w:tc>
          <w:tcPr>
            <w:tcW w:w="2474" w:type="dxa"/>
          </w:tcPr>
          <w:p w14:paraId="51BA0B83" w14:textId="77777777" w:rsidR="00C65CEA" w:rsidRDefault="00C65CEA" w:rsidP="00763A5C">
            <w:pPr>
              <w:spacing w:after="120"/>
            </w:pPr>
            <w:r>
              <w:t>equivalentClass</w:t>
            </w:r>
          </w:p>
        </w:tc>
        <w:tc>
          <w:tcPr>
            <w:tcW w:w="4498" w:type="dxa"/>
          </w:tcPr>
          <w:p w14:paraId="69588CEF" w14:textId="77777777" w:rsidR="00C65CEA" w:rsidRDefault="00C65CEA" w:rsidP="00763A5C">
            <w:pPr>
              <w:spacing w:after="120"/>
            </w:pPr>
            <w:r>
              <w:t xml:space="preserve">hasManifestation some Manifestation </w:t>
            </w:r>
            <w:proofErr w:type="gramStart"/>
            <w:r>
              <w:t>and  hasManifestation</w:t>
            </w:r>
            <w:proofErr w:type="gramEnd"/>
            <w:r>
              <w:t xml:space="preserve"> only Manifestation</w:t>
            </w:r>
          </w:p>
        </w:tc>
      </w:tr>
      <w:tr w:rsidR="00C65CEA" w14:paraId="5D9CA2BB" w14:textId="77777777" w:rsidTr="00763A5C">
        <w:tc>
          <w:tcPr>
            <w:tcW w:w="2378" w:type="dxa"/>
            <w:vMerge w:val="restart"/>
          </w:tcPr>
          <w:p w14:paraId="42B20E3C" w14:textId="77777777" w:rsidR="00C65CEA" w:rsidRDefault="00C65CEA" w:rsidP="00763A5C">
            <w:pPr>
              <w:spacing w:after="120"/>
            </w:pPr>
            <w:r>
              <w:lastRenderedPageBreak/>
              <w:t>Manifestation</w:t>
            </w:r>
          </w:p>
        </w:tc>
        <w:tc>
          <w:tcPr>
            <w:tcW w:w="2474" w:type="dxa"/>
          </w:tcPr>
          <w:p w14:paraId="43D8F1D5" w14:textId="77777777" w:rsidR="00C65CEA" w:rsidRDefault="00C65CEA" w:rsidP="00763A5C">
            <w:pPr>
              <w:spacing w:after="120"/>
            </w:pPr>
            <w:r>
              <w:t>disjointWith</w:t>
            </w:r>
          </w:p>
        </w:tc>
        <w:tc>
          <w:tcPr>
            <w:tcW w:w="4498" w:type="dxa"/>
          </w:tcPr>
          <w:p w14:paraId="74C250A4" w14:textId="77777777" w:rsidR="00C65CEA" w:rsidRDefault="00C65CEA" w:rsidP="00763A5C">
            <w:pPr>
              <w:spacing w:after="120"/>
            </w:pPr>
            <w:r>
              <w:t xml:space="preserve">TimeVaryingConcept </w:t>
            </w:r>
            <w:proofErr w:type="gramStart"/>
            <w:r>
              <w:t>and  time</w:t>
            </w:r>
            <w:proofErr w:type="gramEnd"/>
            <w:r>
              <w:t>: TemporalEntity</w:t>
            </w:r>
          </w:p>
        </w:tc>
      </w:tr>
      <w:tr w:rsidR="00C65CEA" w14:paraId="569C0604" w14:textId="77777777" w:rsidTr="00763A5C">
        <w:tc>
          <w:tcPr>
            <w:tcW w:w="2378" w:type="dxa"/>
            <w:vMerge/>
          </w:tcPr>
          <w:p w14:paraId="5D1BC336" w14:textId="77777777" w:rsidR="00C65CEA" w:rsidRDefault="00C65CEA" w:rsidP="00763A5C">
            <w:pPr>
              <w:spacing w:after="120"/>
            </w:pPr>
          </w:p>
        </w:tc>
        <w:tc>
          <w:tcPr>
            <w:tcW w:w="2474" w:type="dxa"/>
          </w:tcPr>
          <w:p w14:paraId="0D1CE24F" w14:textId="77777777" w:rsidR="00C65CEA" w:rsidRDefault="00C65CEA" w:rsidP="00763A5C">
            <w:pPr>
              <w:spacing w:after="120"/>
            </w:pPr>
            <w:r>
              <w:t>equivalentClass</w:t>
            </w:r>
          </w:p>
        </w:tc>
        <w:tc>
          <w:tcPr>
            <w:tcW w:w="4498" w:type="dxa"/>
          </w:tcPr>
          <w:p w14:paraId="2822B58F" w14:textId="77777777" w:rsidR="00C65CEA" w:rsidRDefault="00C65CEA" w:rsidP="00763A5C">
            <w:pPr>
              <w:spacing w:after="120"/>
            </w:pPr>
            <w:r>
              <w:t xml:space="preserve">manifestationOf </w:t>
            </w:r>
            <w:proofErr w:type="gramStart"/>
            <w:r>
              <w:t>some  TimeVaryingConcept</w:t>
            </w:r>
            <w:proofErr w:type="gramEnd"/>
            <w:r>
              <w:t xml:space="preserve"> and  manifestationOf only  TimeVaryingConcept</w:t>
            </w:r>
          </w:p>
        </w:tc>
      </w:tr>
      <w:tr w:rsidR="00C65CEA" w14:paraId="1641A0F6" w14:textId="77777777" w:rsidTr="00763A5C">
        <w:tc>
          <w:tcPr>
            <w:tcW w:w="2378" w:type="dxa"/>
            <w:vMerge/>
          </w:tcPr>
          <w:p w14:paraId="3A9FA3D7" w14:textId="77777777" w:rsidR="00C65CEA" w:rsidRDefault="00C65CEA" w:rsidP="00763A5C">
            <w:pPr>
              <w:spacing w:after="120"/>
            </w:pPr>
          </w:p>
        </w:tc>
        <w:tc>
          <w:tcPr>
            <w:tcW w:w="2474" w:type="dxa"/>
          </w:tcPr>
          <w:p w14:paraId="195D4786" w14:textId="77777777" w:rsidR="00C65CEA" w:rsidRDefault="00C65CEA" w:rsidP="00763A5C">
            <w:pPr>
              <w:spacing w:after="120"/>
            </w:pPr>
            <w:r>
              <w:t>manifestationOf</w:t>
            </w:r>
          </w:p>
        </w:tc>
        <w:tc>
          <w:tcPr>
            <w:tcW w:w="4498" w:type="dxa"/>
          </w:tcPr>
          <w:p w14:paraId="2A8DA00B" w14:textId="77777777" w:rsidR="00C65CEA" w:rsidRDefault="00C65CEA" w:rsidP="00763A5C">
            <w:pPr>
              <w:spacing w:after="120"/>
            </w:pPr>
            <w:r>
              <w:t>only TimeVaryingConcept</w:t>
            </w:r>
          </w:p>
        </w:tc>
      </w:tr>
      <w:tr w:rsidR="00C65CEA" w14:paraId="0C6384F2" w14:textId="77777777" w:rsidTr="00763A5C">
        <w:tc>
          <w:tcPr>
            <w:tcW w:w="2378" w:type="dxa"/>
            <w:vMerge/>
          </w:tcPr>
          <w:p w14:paraId="6EC8C479" w14:textId="77777777" w:rsidR="00C65CEA" w:rsidRDefault="00C65CEA" w:rsidP="00763A5C">
            <w:pPr>
              <w:spacing w:after="120"/>
            </w:pPr>
          </w:p>
        </w:tc>
        <w:tc>
          <w:tcPr>
            <w:tcW w:w="2474" w:type="dxa"/>
          </w:tcPr>
          <w:p w14:paraId="27263E42" w14:textId="77777777" w:rsidR="00C65CEA" w:rsidRDefault="00C65CEA" w:rsidP="00763A5C">
            <w:pPr>
              <w:spacing w:after="120"/>
            </w:pPr>
            <w:r>
              <w:t>existsAt</w:t>
            </w:r>
          </w:p>
        </w:tc>
        <w:tc>
          <w:tcPr>
            <w:tcW w:w="4498" w:type="dxa"/>
          </w:tcPr>
          <w:p w14:paraId="012F3DD3" w14:textId="77777777" w:rsidR="00C65CEA" w:rsidRDefault="00C65CEA" w:rsidP="00763A5C">
            <w:pPr>
              <w:spacing w:after="120"/>
            </w:pPr>
            <w:r>
              <w:t xml:space="preserve">exactly </w:t>
            </w:r>
            <w:proofErr w:type="gramStart"/>
            <w:r>
              <w:t>1  time</w:t>
            </w:r>
            <w:proofErr w:type="gramEnd"/>
            <w:r>
              <w:t>:TemporalEntity</w:t>
            </w:r>
          </w:p>
        </w:tc>
      </w:tr>
    </w:tbl>
    <w:p w14:paraId="60F001B8" w14:textId="77777777" w:rsidR="00C65CEA" w:rsidRDefault="00C65CEA" w:rsidP="001D2538">
      <w:pPr>
        <w:spacing w:after="120" w:line="360" w:lineRule="auto"/>
      </w:pPr>
    </w:p>
    <w:p w14:paraId="727ED1F6" w14:textId="77777777" w:rsidR="00C65CEA" w:rsidRDefault="00C65CEA" w:rsidP="001D2538">
      <w:pPr>
        <w:pStyle w:val="Caption"/>
        <w:keepNext/>
        <w:spacing w:after="120"/>
      </w:pPr>
      <w:r>
        <w:t xml:space="preserve">Table </w:t>
      </w:r>
      <w:r>
        <w:rPr>
          <w:noProof/>
        </w:rPr>
        <w:t>6</w:t>
      </w:r>
      <w:r>
        <w:t>: Key properties in the Change Ontology</w:t>
      </w:r>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C65CEA" w14:paraId="09B00187" w14:textId="77777777" w:rsidTr="00763A5C">
        <w:tc>
          <w:tcPr>
            <w:tcW w:w="2117" w:type="dxa"/>
            <w:shd w:val="clear" w:color="auto" w:fill="00FFFF"/>
          </w:tcPr>
          <w:p w14:paraId="0649B1EC" w14:textId="77777777" w:rsidR="00C65CEA" w:rsidRDefault="00C65CEA" w:rsidP="00763A5C">
            <w:pPr>
              <w:tabs>
                <w:tab w:val="left" w:pos="1027"/>
              </w:tabs>
              <w:spacing w:after="120"/>
            </w:pPr>
            <w:r>
              <w:t>Property</w:t>
            </w:r>
            <w:r>
              <w:tab/>
            </w:r>
          </w:p>
        </w:tc>
        <w:tc>
          <w:tcPr>
            <w:tcW w:w="2506" w:type="dxa"/>
            <w:shd w:val="clear" w:color="auto" w:fill="00FFFF"/>
          </w:tcPr>
          <w:p w14:paraId="543B5F68" w14:textId="77777777" w:rsidR="00C65CEA" w:rsidRDefault="00C65CEA" w:rsidP="00763A5C">
            <w:pPr>
              <w:spacing w:after="120"/>
            </w:pPr>
            <w:r>
              <w:t>Characteristic</w:t>
            </w:r>
          </w:p>
        </w:tc>
        <w:tc>
          <w:tcPr>
            <w:tcW w:w="4727" w:type="dxa"/>
            <w:shd w:val="clear" w:color="auto" w:fill="00FFFF"/>
          </w:tcPr>
          <w:p w14:paraId="04C80D39" w14:textId="77777777" w:rsidR="00C65CEA" w:rsidRDefault="00C65CEA" w:rsidP="00763A5C">
            <w:pPr>
              <w:spacing w:after="120"/>
            </w:pPr>
            <w:r>
              <w:t>Value (if applicable)</w:t>
            </w:r>
          </w:p>
        </w:tc>
      </w:tr>
      <w:tr w:rsidR="00C65CEA" w14:paraId="4D851DFD" w14:textId="77777777" w:rsidTr="00763A5C">
        <w:tc>
          <w:tcPr>
            <w:tcW w:w="2117" w:type="dxa"/>
            <w:vMerge w:val="restart"/>
          </w:tcPr>
          <w:p w14:paraId="403745E6" w14:textId="77777777" w:rsidR="00C65CEA" w:rsidRDefault="00C65CEA" w:rsidP="00763A5C">
            <w:pPr>
              <w:spacing w:after="120"/>
            </w:pPr>
            <w:r>
              <w:t>hasManifestation</w:t>
            </w:r>
          </w:p>
        </w:tc>
        <w:tc>
          <w:tcPr>
            <w:tcW w:w="2506" w:type="dxa"/>
          </w:tcPr>
          <w:p w14:paraId="238168B1" w14:textId="77777777" w:rsidR="00C65CEA" w:rsidRDefault="00C65CEA" w:rsidP="00763A5C">
            <w:pPr>
              <w:spacing w:after="120"/>
            </w:pPr>
            <w:r>
              <w:t>inverseOf</w:t>
            </w:r>
          </w:p>
        </w:tc>
        <w:tc>
          <w:tcPr>
            <w:tcW w:w="4727" w:type="dxa"/>
          </w:tcPr>
          <w:p w14:paraId="369A0380" w14:textId="77777777" w:rsidR="00C65CEA" w:rsidRDefault="00C65CEA" w:rsidP="00763A5C">
            <w:pPr>
              <w:spacing w:after="120"/>
            </w:pPr>
            <w:r>
              <w:t>manifestationOf</w:t>
            </w:r>
          </w:p>
        </w:tc>
      </w:tr>
      <w:tr w:rsidR="00C65CEA" w14:paraId="40AFC115" w14:textId="77777777" w:rsidTr="00763A5C">
        <w:tc>
          <w:tcPr>
            <w:tcW w:w="2117" w:type="dxa"/>
            <w:vMerge/>
          </w:tcPr>
          <w:p w14:paraId="06DC609C" w14:textId="77777777" w:rsidR="00C65CEA" w:rsidRDefault="00C65CEA" w:rsidP="00763A5C">
            <w:pPr>
              <w:spacing w:after="120"/>
            </w:pPr>
          </w:p>
        </w:tc>
        <w:tc>
          <w:tcPr>
            <w:tcW w:w="2506" w:type="dxa"/>
          </w:tcPr>
          <w:p w14:paraId="4F72F126" w14:textId="77777777" w:rsidR="00C65CEA" w:rsidRDefault="00C65CEA" w:rsidP="00763A5C">
            <w:pPr>
              <w:spacing w:after="120"/>
            </w:pPr>
            <w:r>
              <w:t>Inverse Functional</w:t>
            </w:r>
          </w:p>
        </w:tc>
        <w:tc>
          <w:tcPr>
            <w:tcW w:w="4727" w:type="dxa"/>
          </w:tcPr>
          <w:p w14:paraId="079A2CA7" w14:textId="77777777" w:rsidR="00C65CEA" w:rsidRDefault="00C65CEA" w:rsidP="00763A5C">
            <w:pPr>
              <w:spacing w:after="120"/>
            </w:pPr>
            <w:r>
              <w:t>-</w:t>
            </w:r>
          </w:p>
        </w:tc>
      </w:tr>
      <w:tr w:rsidR="00C65CEA" w14:paraId="38EBB9C7" w14:textId="77777777" w:rsidTr="00763A5C">
        <w:tc>
          <w:tcPr>
            <w:tcW w:w="2117" w:type="dxa"/>
          </w:tcPr>
          <w:p w14:paraId="318F283C" w14:textId="77777777" w:rsidR="00C65CEA" w:rsidRDefault="00C65CEA" w:rsidP="00763A5C">
            <w:pPr>
              <w:spacing w:after="120"/>
            </w:pPr>
            <w:r>
              <w:t>manifestationOf</w:t>
            </w:r>
          </w:p>
        </w:tc>
        <w:tc>
          <w:tcPr>
            <w:tcW w:w="2506" w:type="dxa"/>
          </w:tcPr>
          <w:p w14:paraId="5C0744F6" w14:textId="77777777" w:rsidR="00C65CEA" w:rsidRDefault="00C65CEA" w:rsidP="00763A5C">
            <w:pPr>
              <w:spacing w:after="120"/>
            </w:pPr>
            <w:r>
              <w:t>Functional</w:t>
            </w:r>
          </w:p>
        </w:tc>
        <w:tc>
          <w:tcPr>
            <w:tcW w:w="4727" w:type="dxa"/>
          </w:tcPr>
          <w:p w14:paraId="1DED6FEE" w14:textId="77777777" w:rsidR="00C65CEA" w:rsidRDefault="00C65CEA" w:rsidP="00763A5C">
            <w:pPr>
              <w:spacing w:after="120"/>
            </w:pPr>
            <w:r>
              <w:t>-</w:t>
            </w:r>
          </w:p>
        </w:tc>
      </w:tr>
      <w:tr w:rsidR="00C65CEA" w14:paraId="1113982E" w14:textId="77777777" w:rsidTr="00763A5C">
        <w:tc>
          <w:tcPr>
            <w:tcW w:w="2117" w:type="dxa"/>
          </w:tcPr>
          <w:p w14:paraId="4642E999" w14:textId="77777777" w:rsidR="00C65CEA" w:rsidRDefault="00C65CEA" w:rsidP="00763A5C">
            <w:pPr>
              <w:spacing w:after="120"/>
            </w:pPr>
            <w:r>
              <w:t>existsAt</w:t>
            </w:r>
          </w:p>
        </w:tc>
        <w:tc>
          <w:tcPr>
            <w:tcW w:w="2506" w:type="dxa"/>
          </w:tcPr>
          <w:p w14:paraId="1008786A" w14:textId="77777777" w:rsidR="00C65CEA" w:rsidRDefault="00C65CEA" w:rsidP="00763A5C">
            <w:pPr>
              <w:spacing w:after="120"/>
            </w:pPr>
            <w:r>
              <w:t>Ranges</w:t>
            </w:r>
          </w:p>
        </w:tc>
        <w:tc>
          <w:tcPr>
            <w:tcW w:w="4727" w:type="dxa"/>
          </w:tcPr>
          <w:p w14:paraId="30002837" w14:textId="77777777" w:rsidR="00C65CEA" w:rsidRDefault="00C65CEA" w:rsidP="00763A5C">
            <w:pPr>
              <w:spacing w:after="120"/>
            </w:pPr>
            <w:proofErr w:type="gramStart"/>
            <w:r>
              <w:t>time:TemporalEntity</w:t>
            </w:r>
            <w:proofErr w:type="gramEnd"/>
          </w:p>
        </w:tc>
      </w:tr>
    </w:tbl>
    <w:p w14:paraId="37C1DA27" w14:textId="77777777" w:rsidR="00C65CEA" w:rsidRDefault="00C65CEA" w:rsidP="001D2538">
      <w:pPr>
        <w:spacing w:after="120" w:line="360" w:lineRule="auto"/>
      </w:pPr>
    </w:p>
    <w:p w14:paraId="6ABF2A0D" w14:textId="130EDFDC" w:rsidR="001D2538" w:rsidRDefault="00A62F41" w:rsidP="001D2538">
      <w:pPr>
        <w:pStyle w:val="Caption"/>
        <w:keepNext/>
        <w:spacing w:after="120"/>
      </w:pPr>
      <w:r>
        <w:fldChar w:fldCharType="end"/>
      </w:r>
      <w:bookmarkStart w:id="72" w:name="_Ref11834761"/>
      <w:bookmarkStart w:id="73" w:name="_Ref11834749"/>
    </w:p>
    <w:tbl>
      <w:tblPr>
        <w:tblStyle w:val="TableGrid"/>
        <w:tblpPr w:leftFromText="180" w:rightFromText="180" w:vertAnchor="text" w:horzAnchor="margin" w:tblpY="128"/>
        <w:tblW w:w="0" w:type="auto"/>
        <w:tblLook w:val="04A0" w:firstRow="1" w:lastRow="0" w:firstColumn="1" w:lastColumn="0" w:noHBand="0" w:noVBand="1"/>
      </w:tblPr>
      <w:tblGrid>
        <w:gridCol w:w="2117"/>
        <w:gridCol w:w="2506"/>
        <w:gridCol w:w="4727"/>
      </w:tblGrid>
      <w:tr w:rsidR="001D2538" w14:paraId="7D614A33" w14:textId="77777777" w:rsidTr="00763A5C">
        <w:tc>
          <w:tcPr>
            <w:tcW w:w="2117" w:type="dxa"/>
            <w:shd w:val="clear" w:color="auto" w:fill="00FFFF"/>
          </w:tcPr>
          <w:p w14:paraId="42BD1C80" w14:textId="77777777" w:rsidR="001D2538" w:rsidRDefault="001D2538" w:rsidP="00763A5C">
            <w:pPr>
              <w:tabs>
                <w:tab w:val="left" w:pos="1027"/>
              </w:tabs>
              <w:spacing w:after="120"/>
            </w:pPr>
            <w:r>
              <w:t>Property</w:t>
            </w:r>
            <w:r>
              <w:tab/>
            </w:r>
          </w:p>
        </w:tc>
        <w:tc>
          <w:tcPr>
            <w:tcW w:w="2506" w:type="dxa"/>
            <w:shd w:val="clear" w:color="auto" w:fill="00FFFF"/>
          </w:tcPr>
          <w:p w14:paraId="6BFB23ED" w14:textId="77777777" w:rsidR="001D2538" w:rsidRDefault="001D2538" w:rsidP="00763A5C">
            <w:pPr>
              <w:spacing w:after="120"/>
            </w:pPr>
            <w:r>
              <w:t>Characteristic</w:t>
            </w:r>
          </w:p>
        </w:tc>
        <w:tc>
          <w:tcPr>
            <w:tcW w:w="4727" w:type="dxa"/>
            <w:shd w:val="clear" w:color="auto" w:fill="00FFFF"/>
          </w:tcPr>
          <w:p w14:paraId="1C9E3B9A" w14:textId="77777777" w:rsidR="001D2538" w:rsidRDefault="001D2538" w:rsidP="00763A5C">
            <w:pPr>
              <w:spacing w:after="120"/>
            </w:pPr>
            <w:r>
              <w:t>Value (if applicable)</w:t>
            </w:r>
          </w:p>
        </w:tc>
      </w:tr>
      <w:tr w:rsidR="001D2538" w14:paraId="6F821E37" w14:textId="77777777" w:rsidTr="00763A5C">
        <w:tc>
          <w:tcPr>
            <w:tcW w:w="2117" w:type="dxa"/>
            <w:vMerge w:val="restart"/>
          </w:tcPr>
          <w:p w14:paraId="18687CC4" w14:textId="77777777" w:rsidR="001D2538" w:rsidRDefault="001D2538" w:rsidP="00763A5C">
            <w:pPr>
              <w:spacing w:after="120"/>
            </w:pPr>
            <w:r>
              <w:t>hasManifestation</w:t>
            </w:r>
          </w:p>
        </w:tc>
        <w:tc>
          <w:tcPr>
            <w:tcW w:w="2506" w:type="dxa"/>
          </w:tcPr>
          <w:p w14:paraId="7B8736F4" w14:textId="77777777" w:rsidR="001D2538" w:rsidRDefault="001D2538" w:rsidP="00763A5C">
            <w:pPr>
              <w:spacing w:after="120"/>
            </w:pPr>
            <w:r>
              <w:t>inverseOf</w:t>
            </w:r>
          </w:p>
        </w:tc>
        <w:tc>
          <w:tcPr>
            <w:tcW w:w="4727" w:type="dxa"/>
          </w:tcPr>
          <w:p w14:paraId="0D5420FC" w14:textId="77777777" w:rsidR="001D2538" w:rsidRDefault="001D2538" w:rsidP="00763A5C">
            <w:pPr>
              <w:spacing w:after="120"/>
            </w:pPr>
            <w:r>
              <w:t>manifestationOf</w:t>
            </w:r>
          </w:p>
        </w:tc>
      </w:tr>
      <w:tr w:rsidR="001D2538" w14:paraId="4D6CFBAC" w14:textId="77777777" w:rsidTr="00763A5C">
        <w:tc>
          <w:tcPr>
            <w:tcW w:w="2117" w:type="dxa"/>
            <w:vMerge/>
          </w:tcPr>
          <w:p w14:paraId="6DCE066F" w14:textId="77777777" w:rsidR="001D2538" w:rsidRDefault="001D2538" w:rsidP="00763A5C">
            <w:pPr>
              <w:spacing w:after="120"/>
            </w:pPr>
          </w:p>
        </w:tc>
        <w:tc>
          <w:tcPr>
            <w:tcW w:w="2506" w:type="dxa"/>
          </w:tcPr>
          <w:p w14:paraId="13D9C43E" w14:textId="77777777" w:rsidR="001D2538" w:rsidRDefault="001D2538" w:rsidP="00763A5C">
            <w:pPr>
              <w:spacing w:after="120"/>
            </w:pPr>
            <w:r>
              <w:t>Inverse Functional</w:t>
            </w:r>
          </w:p>
        </w:tc>
        <w:tc>
          <w:tcPr>
            <w:tcW w:w="4727" w:type="dxa"/>
          </w:tcPr>
          <w:p w14:paraId="244A3200" w14:textId="77777777" w:rsidR="001D2538" w:rsidRDefault="001D2538" w:rsidP="00763A5C">
            <w:pPr>
              <w:spacing w:after="120"/>
            </w:pPr>
            <w:r>
              <w:t>-</w:t>
            </w:r>
          </w:p>
        </w:tc>
      </w:tr>
      <w:tr w:rsidR="001D2538" w14:paraId="6EC43F01" w14:textId="77777777" w:rsidTr="00763A5C">
        <w:tc>
          <w:tcPr>
            <w:tcW w:w="2117" w:type="dxa"/>
          </w:tcPr>
          <w:p w14:paraId="68FFCEDF" w14:textId="77777777" w:rsidR="001D2538" w:rsidRDefault="001D2538" w:rsidP="00763A5C">
            <w:pPr>
              <w:spacing w:after="120"/>
            </w:pPr>
            <w:r>
              <w:t>manifestationOf</w:t>
            </w:r>
          </w:p>
        </w:tc>
        <w:tc>
          <w:tcPr>
            <w:tcW w:w="2506" w:type="dxa"/>
          </w:tcPr>
          <w:p w14:paraId="38B0359A" w14:textId="77777777" w:rsidR="001D2538" w:rsidRDefault="001D2538" w:rsidP="00763A5C">
            <w:pPr>
              <w:spacing w:after="120"/>
            </w:pPr>
            <w:r>
              <w:t>Functional</w:t>
            </w:r>
          </w:p>
        </w:tc>
        <w:tc>
          <w:tcPr>
            <w:tcW w:w="4727" w:type="dxa"/>
          </w:tcPr>
          <w:p w14:paraId="5B0520B2" w14:textId="77777777" w:rsidR="001D2538" w:rsidRDefault="001D2538" w:rsidP="00763A5C">
            <w:pPr>
              <w:spacing w:after="120"/>
            </w:pPr>
            <w:r>
              <w:t>-</w:t>
            </w:r>
          </w:p>
        </w:tc>
      </w:tr>
      <w:tr w:rsidR="001D2538" w14:paraId="08520871" w14:textId="77777777" w:rsidTr="00763A5C">
        <w:tc>
          <w:tcPr>
            <w:tcW w:w="2117" w:type="dxa"/>
          </w:tcPr>
          <w:p w14:paraId="79B1EA3E" w14:textId="77777777" w:rsidR="001D2538" w:rsidRDefault="001D2538" w:rsidP="00763A5C">
            <w:pPr>
              <w:spacing w:after="120"/>
            </w:pPr>
            <w:r>
              <w:t>existsAt</w:t>
            </w:r>
          </w:p>
        </w:tc>
        <w:tc>
          <w:tcPr>
            <w:tcW w:w="2506" w:type="dxa"/>
          </w:tcPr>
          <w:p w14:paraId="3974477B" w14:textId="77777777" w:rsidR="001D2538" w:rsidRDefault="001D2538" w:rsidP="00763A5C">
            <w:pPr>
              <w:spacing w:after="120"/>
            </w:pPr>
            <w:r>
              <w:t>Ranges</w:t>
            </w:r>
          </w:p>
        </w:tc>
        <w:tc>
          <w:tcPr>
            <w:tcW w:w="4727" w:type="dxa"/>
          </w:tcPr>
          <w:p w14:paraId="3CE7165F" w14:textId="77777777" w:rsidR="001D2538" w:rsidRDefault="001D2538" w:rsidP="00763A5C">
            <w:pPr>
              <w:spacing w:after="120"/>
            </w:pPr>
            <w:proofErr w:type="gramStart"/>
            <w:r>
              <w:t>time:TemporalEntity</w:t>
            </w:r>
            <w:proofErr w:type="gramEnd"/>
          </w:p>
        </w:tc>
      </w:tr>
    </w:tbl>
    <w:p w14:paraId="4E1A86EE" w14:textId="77777777" w:rsidR="001D2538" w:rsidRDefault="001D2538" w:rsidP="001D2538">
      <w:pPr>
        <w:spacing w:after="120" w:line="360" w:lineRule="auto"/>
      </w:pPr>
    </w:p>
    <w:bookmarkEnd w:id="72"/>
    <w:bookmarkEnd w:id="73"/>
    <w:p w14:paraId="10ED4255" w14:textId="041F6334" w:rsidR="00A62F41" w:rsidRPr="009878B0" w:rsidRDefault="00A62F41" w:rsidP="00C65CEA">
      <w:pPr>
        <w:pStyle w:val="Heading4"/>
      </w:pPr>
      <w:r>
        <w:t>An Example</w:t>
      </w:r>
    </w:p>
    <w:p w14:paraId="79166901" w14:textId="292E139E" w:rsidR="00A62F41" w:rsidRDefault="00A62F41" w:rsidP="00A62F41">
      <w:pPr>
        <w:spacing w:after="120" w:line="360" w:lineRule="auto"/>
      </w:pPr>
      <w:r>
        <w:t>A key question to answer in the representation of changing objects is what properties may be subject to change, as opposed to other properties which have values that are part of the object’s identity. The vehicle identifier (VIN) is a unique identifier for a vehicle that is assigned by the manufacturer and remains constant throughout a vehicle’s lifetime. Therefore, the VIN should be a property of the TimeVaryingConcept (a class typically denoted with “</w:t>
      </w:r>
      <w:commentRangeStart w:id="74"/>
      <w:r>
        <w:t>PD</w:t>
      </w:r>
      <w:commentRangeEnd w:id="74"/>
      <w:r w:rsidR="00FF06FB">
        <w:rPr>
          <w:rStyle w:val="CommentReference"/>
          <w:rFonts w:asciiTheme="minorHAnsi" w:eastAsiaTheme="minorEastAsia" w:hAnsiTheme="minorHAnsi"/>
          <w:lang w:val="en-US" w:bidi="en-US"/>
        </w:rPr>
        <w:commentReference w:id="74"/>
      </w:r>
      <w:r>
        <w:t>”</w:t>
      </w:r>
      <w:r w:rsidRPr="00EE667C">
        <w:rPr>
          <w:rStyle w:val="FootnoteReference"/>
          <w:rFonts w:eastAsiaTheme="majorEastAsia"/>
        </w:rPr>
        <w:t xml:space="preserve"> </w:t>
      </w:r>
      <w:r>
        <w:rPr>
          <w:rStyle w:val="FootnoteReference"/>
          <w:rFonts w:eastAsiaTheme="majorEastAsia"/>
        </w:rPr>
        <w:footnoteReference w:id="4"/>
      </w:r>
      <w:r>
        <w:t xml:space="preserve">, for example VehiclePD) object. On the other hand, a vehicle’s location may change over time. Therefore, the </w:t>
      </w:r>
      <w:r>
        <w:lastRenderedPageBreak/>
        <w:t xml:space="preserve">location should a property of the Manifestation object (a member of the Vehicle class). Note that the Change Ontology has implications not only on how instance data is represented, but also on how domain-specific classes are defined. This example representation is depicted in </w:t>
      </w:r>
      <w:r>
        <w:fldChar w:fldCharType="begin"/>
      </w:r>
      <w:r>
        <w:instrText xml:space="preserve"> REF _Ref11834852 \h </w:instrText>
      </w:r>
      <w:r>
        <w:fldChar w:fldCharType="separate"/>
      </w:r>
      <w:r w:rsidR="00C65CEA">
        <w:t xml:space="preserve">Figure </w:t>
      </w:r>
      <w:r w:rsidR="00C65CEA">
        <w:rPr>
          <w:noProof/>
        </w:rPr>
        <w:t>4</w:t>
      </w:r>
      <w:r>
        <w:fldChar w:fldCharType="end"/>
      </w:r>
      <w:r>
        <w:t>. The individual “veh1t1” represents a manifestation of the individual vehicle “veh1”; in other words, veh1t1 captures a snapshot of veh1 in time. While veh1 has a single VIN for its entire existence, its location will change over time. Therefore, it is related to a series of individual manifestations (veh1t1 and others) that capture changing properties, such as location. When the location changes, this will be represented by another individual manifestation of veh1. Not captured in the diagram is the fact that each manifestation exists during some point or interval in time and thus may be related to a different temporal entity.</w:t>
      </w:r>
    </w:p>
    <w:p w14:paraId="6BC7390E" w14:textId="77777777" w:rsidR="00A62F41" w:rsidRDefault="00A62F41" w:rsidP="00A62F41">
      <w:pPr>
        <w:keepNext/>
        <w:spacing w:after="120" w:line="360" w:lineRule="auto"/>
      </w:pPr>
      <w:r w:rsidRPr="003E77FC">
        <w:rPr>
          <w:noProof/>
        </w:rPr>
        <w:drawing>
          <wp:inline distT="0" distB="0" distL="0" distR="0" wp14:anchorId="6857C3CD" wp14:editId="09FF7B39">
            <wp:extent cx="5943600" cy="29425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42590"/>
                    </a:xfrm>
                    <a:prstGeom prst="rect">
                      <a:avLst/>
                    </a:prstGeom>
                  </pic:spPr>
                </pic:pic>
              </a:graphicData>
            </a:graphic>
          </wp:inline>
        </w:drawing>
      </w:r>
    </w:p>
    <w:p w14:paraId="54E4CB4A" w14:textId="5C283D2D" w:rsidR="00A62F41" w:rsidRDefault="00A62F41" w:rsidP="00A62F41">
      <w:pPr>
        <w:pStyle w:val="Caption"/>
        <w:spacing w:after="120"/>
      </w:pPr>
      <w:bookmarkStart w:id="75" w:name="_Ref11834852"/>
      <w:bookmarkStart w:id="76" w:name="_Ref11834838"/>
      <w:r>
        <w:t xml:space="preserve">Figure </w:t>
      </w:r>
      <w:fldSimple w:instr=" SEQ Figure \* ARABIC ">
        <w:r w:rsidR="001A6211">
          <w:rPr>
            <w:noProof/>
          </w:rPr>
          <w:t>4</w:t>
        </w:r>
      </w:fldSimple>
      <w:bookmarkEnd w:id="75"/>
      <w:r>
        <w:t>: Example use of the Change Ontology</w:t>
      </w:r>
      <w:bookmarkEnd w:id="76"/>
    </w:p>
    <w:p w14:paraId="0E3922AF" w14:textId="77777777" w:rsidR="00A62F41" w:rsidRDefault="00A62F41" w:rsidP="00FA36DF">
      <w:pPr>
        <w:rPr>
          <w:b/>
        </w:rPr>
      </w:pPr>
    </w:p>
    <w:p w14:paraId="1EB0B014" w14:textId="66455E22"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77" w:name="_Toc22804601"/>
      <w:r>
        <w:t>Activity Ontology</w:t>
      </w:r>
      <w:bookmarkEnd w:id="77"/>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04AEA597" w14:textId="77777777" w:rsidR="00882108" w:rsidRDefault="00882108" w:rsidP="00BA5BA6">
      <w:pPr>
        <w:rPr>
          <w:b/>
        </w:rPr>
      </w:pPr>
    </w:p>
    <w:p w14:paraId="7D4E2662" w14:textId="77777777" w:rsidR="00882108" w:rsidRDefault="00882108" w:rsidP="00882108">
      <w:pPr>
        <w:spacing w:after="120" w:line="360" w:lineRule="auto"/>
        <w:rPr>
          <w:rFonts w:cstheme="minorHAnsi"/>
        </w:rPr>
      </w:pPr>
      <w:r>
        <w:t xml:space="preserve">The concept of activities arises in several cases in the domain of transportation planning. Of particular importance are the trip activities that contribute to the demand on a transportation system, and the routine activities that motivate these trips. Trips are defined more precisely in an </w:t>
      </w:r>
      <w:r>
        <w:lastRenderedPageBreak/>
        <w:t xml:space="preserve">extension of the activity ontology, however both types of activities share the same </w:t>
      </w:r>
      <w:r w:rsidRPr="002C23A9">
        <w:rPr>
          <w:rFonts w:cstheme="minorHAnsi"/>
        </w:rPr>
        <w:t>foundational semantics.</w:t>
      </w:r>
      <w:r>
        <w:rPr>
          <w:rFonts w:cstheme="minorHAnsi"/>
        </w:rPr>
        <w:t xml:space="preserve"> In the most general sense, activities may be thought of things that happen; events that occur (scheduled or not) or actions that are performed by some agent. It is not only the activity but the time of its occurrence and any things that are participants in some way that are involved in the description of an activity. Finally, central to understanding an activity, and thus central to its definition, is the effect it has or should have on the world. </w:t>
      </w:r>
    </w:p>
    <w:p w14:paraId="3A2377CF" w14:textId="77777777" w:rsidR="00882108" w:rsidRDefault="00882108" w:rsidP="00882108">
      <w:pPr>
        <w:pStyle w:val="Heading4"/>
      </w:pPr>
      <w:r>
        <w:t>The Ontology</w:t>
      </w:r>
    </w:p>
    <w:p w14:paraId="7DB823ED" w14:textId="3989297E" w:rsidR="00882108" w:rsidRPr="00CD7C65" w:rsidRDefault="00882108" w:rsidP="00882108">
      <w:pPr>
        <w:spacing w:after="120" w:line="360" w:lineRule="auto"/>
      </w:pPr>
      <w:r w:rsidRPr="002C23A9">
        <w:rPr>
          <w:rFonts w:cstheme="minorHAnsi"/>
        </w:rPr>
        <w:t xml:space="preserve">There are many OWL ontologies that in some way address the concept of activities, however most are lacking with respect to the basic representation requirements. </w:t>
      </w:r>
      <w:r>
        <w:rPr>
          <w:rFonts w:cstheme="minorHAnsi"/>
        </w:rPr>
        <w:t>The Activity Ontology</w:t>
      </w:r>
      <w:r w:rsidRPr="002C23A9">
        <w:rPr>
          <w:rFonts w:cstheme="minorHAnsi"/>
        </w:rPr>
        <w:t xml:space="preserve"> adopt</w:t>
      </w:r>
      <w:r>
        <w:rPr>
          <w:rFonts w:cstheme="minorHAnsi"/>
        </w:rPr>
        <w:t>s</w:t>
      </w:r>
      <w:r w:rsidRPr="002C23A9">
        <w:rPr>
          <w:rFonts w:cstheme="minorHAnsi"/>
        </w:rPr>
        <w:t xml:space="preserve"> the Activity Specification design pattern that was presented by </w:t>
      </w:r>
      <w:r>
        <w:rPr>
          <w:rFonts w:cstheme="minorHAnsi"/>
        </w:rPr>
        <w:fldChar w:fldCharType="begin"/>
      </w:r>
      <w:r w:rsidR="006B06D3">
        <w:rPr>
          <w:rFonts w:cstheme="minorHAnsi"/>
        </w:rPr>
        <w:instrText xml:space="preserve"> ADDIN EN.CITE &lt;EndNote&gt;&lt;Cite&gt;&lt;Author&gt;Katsumi&lt;/Author&gt;&lt;Year&gt;2017&lt;/Year&gt;&lt;IDText&gt;Defining Activity Specifications in OWL&lt;/IDText&gt;&lt;DisplayText&gt;[10]&lt;/DisplayText&gt;&lt;record&gt;&lt;titles&gt;&lt;title&gt;Defining Activity Specifications in OWL&lt;/title&gt;&lt;secondary-title&gt;WOP@ ISWC&lt;/secondary-title&gt;&lt;/titles&gt;&lt;contributors&gt;&lt;authors&gt;&lt;author&gt;Katsumi, Megan&lt;/author&gt;&lt;author&gt;Fox, Mark&lt;/author&gt;&lt;/authors&gt;&lt;/contributors&gt;&lt;added-date format="utc"&gt;1560970356&lt;/added-date&gt;&lt;ref-type name="Conference Proceeding"&gt;10&lt;/ref-type&gt;&lt;dates&gt;&lt;year&gt;2017&lt;/year&gt;&lt;/dates&gt;&lt;rec-number&gt;8&lt;/rec-number&gt;&lt;last-updated-date format="utc"&gt;1560970356&lt;/last-updated-date&gt;&lt;/record&gt;&lt;/Cite&gt;&lt;/EndNote&gt;</w:instrText>
      </w:r>
      <w:r>
        <w:rPr>
          <w:rFonts w:cstheme="minorHAnsi"/>
        </w:rPr>
        <w:fldChar w:fldCharType="separate"/>
      </w:r>
      <w:r w:rsidR="006B06D3">
        <w:rPr>
          <w:rFonts w:cstheme="minorHAnsi"/>
          <w:noProof/>
        </w:rPr>
        <w:t>[10]</w:t>
      </w:r>
      <w:r>
        <w:rPr>
          <w:rFonts w:cstheme="minorHAnsi"/>
        </w:rPr>
        <w:fldChar w:fldCharType="end"/>
      </w:r>
      <w:r w:rsidRPr="002C23A9">
        <w:rPr>
          <w:rFonts w:cstheme="minorHAnsi"/>
        </w:rPr>
        <w:t xml:space="preserve"> as a solution to address these limitations. The proposed solution adopts a view of causality similar to the Event Calculus </w:t>
      </w:r>
      <w:r>
        <w:rPr>
          <w:rFonts w:cstheme="minorHAnsi"/>
        </w:rPr>
        <w:fldChar w:fldCharType="begin"/>
      </w:r>
      <w:r w:rsidR="006B06D3">
        <w:rPr>
          <w:rFonts w:cstheme="minorHAnsi"/>
        </w:rPr>
        <w:instrText xml:space="preserve"> ADDIN EN.CITE &lt;EndNote&gt;&lt;Cite&gt;&lt;Author&gt;Kowalski&lt;/Author&gt;&lt;Year&gt;1986&lt;/Year&gt;&lt;IDText&gt;A logic-based calculus of events. NewGeneration Computing 4&lt;/IDText&gt;&lt;DisplayText&gt;[11]&lt;/DisplayText&gt;&lt;record&gt;&lt;titles&gt;&lt;title&gt;A logic-based calculus of events. NewGeneration Computing 4&lt;/title&gt;&lt;/titles&gt;&lt;contributors&gt;&lt;authors&gt;&lt;author&gt;Kowalski, RA&lt;/author&gt;&lt;author&gt;Sergot, MJ&lt;/author&gt;&lt;/authors&gt;&lt;/contributors&gt;&lt;added-date format="utc"&gt;1560963180&lt;/added-date&gt;&lt;ref-type name="Generic"&gt;13&lt;/ref-type&gt;&lt;dates&gt;&lt;year&gt;1986&lt;/year&gt;&lt;/dates&gt;&lt;rec-number&gt;5&lt;/rec-number&gt;&lt;last-updated-date format="utc"&gt;1560963180&lt;/last-updated-date&gt;&lt;/record&gt;&lt;/Cite&gt;&lt;/EndNote&gt;</w:instrText>
      </w:r>
      <w:r>
        <w:rPr>
          <w:rFonts w:cstheme="minorHAnsi"/>
        </w:rPr>
        <w:fldChar w:fldCharType="separate"/>
      </w:r>
      <w:r w:rsidR="006B06D3">
        <w:rPr>
          <w:rFonts w:cstheme="minorHAnsi"/>
          <w:noProof/>
        </w:rPr>
        <w:t>[11]</w:t>
      </w:r>
      <w:r>
        <w:rPr>
          <w:rFonts w:cstheme="minorHAnsi"/>
        </w:rPr>
        <w:fldChar w:fldCharType="end"/>
      </w:r>
      <w:r w:rsidRPr="002C23A9">
        <w:rPr>
          <w:rFonts w:cstheme="minorHAnsi"/>
        </w:rPr>
        <w:t>, employing the</w:t>
      </w:r>
      <w:r w:rsidRPr="00CD7C65">
        <w:t xml:space="preserve"> concept of manifestations to describe the states (fluents)</w:t>
      </w:r>
      <w:r>
        <w:t xml:space="preserve"> that hold before and after an activity</w:t>
      </w:r>
      <w:r w:rsidRPr="00CD7C65">
        <w:t xml:space="preserve">. The representation of activity specifications is based on the activity clusters introduced by Fox, Sathi, and colleagues </w:t>
      </w:r>
      <w:r>
        <w:fldChar w:fldCharType="begin"/>
      </w:r>
      <w:r w:rsidR="006B06D3">
        <w:instrText xml:space="preserve"> ADDIN EN.CITE &lt;EndNote&gt;&lt;Cite&gt;&lt;Author&gt;Fox&lt;/Author&gt;&lt;Year&gt;1983&lt;/Year&gt;&lt;IDText&gt;Constraint-Directed Search: A Case Study of Job-Shop Scheduling&lt;/IDText&gt;&lt;DisplayText&gt;[12, 13]&lt;/DisplayText&gt;&lt;record&gt;&lt;titles&gt;&lt;title&gt;Constraint-Directed Search: A Case Study of Job-Shop Scheduling&lt;/title&gt;&lt;/titles&gt;&lt;contributors&gt;&lt;authors&gt;&lt;author&gt;Fox, Mark S&lt;/author&gt;&lt;/authors&gt;&lt;/contributors&gt;&lt;added-date format="utc"&gt;1560963388&lt;/added-date&gt;&lt;ref-type name="Report"&gt;27&lt;/ref-type&gt;&lt;dates&gt;&lt;year&gt;1983&lt;/year&gt;&lt;/dates&gt;&lt;rec-number&gt;6&lt;/rec-number&gt;&lt;publisher&gt;CARNEGIE-MELLON UNIV PITTSBURGH PA ROBOTICS INST&lt;/publisher&gt;&lt;last-updated-date format="utc"&gt;1560963388&lt;/last-updated-date&gt;&lt;/record&gt;&lt;/Cite&gt;&lt;Cite&gt;&lt;Author&gt;Sathi&lt;/Author&gt;&lt;Year&gt;1985&lt;/Year&gt;&lt;IDText&gt;Representation of activity knowledge for project management&lt;/IDText&gt;&lt;record&gt;&lt;isbn&gt;0162-8828&lt;/isbn&gt;&lt;titles&gt;&lt;title&gt;Representation of activity knowledge for project management&lt;/title&gt;&lt;secondary-title&gt;IEEE Transactions on pattern analysis and machine intelligence&lt;/secondary-title&gt;&lt;/titles&gt;&lt;pages&gt;531-552&lt;/pages&gt;&lt;number&gt;5&lt;/number&gt;&lt;contributors&gt;&lt;authors&gt;&lt;author&gt;Sathi, Arvind&lt;/author&gt;&lt;author&gt;Fox, Mark S&lt;/author&gt;&lt;author&gt;Greenberg, Michael&lt;/author&gt;&lt;/authors&gt;&lt;/contributors&gt;&lt;added-date format="utc"&gt;1560963401&lt;/added-date&gt;&lt;ref-type name="Journal Article"&gt;17&lt;/ref-type&gt;&lt;dates&gt;&lt;year&gt;1985&lt;/year&gt;&lt;/dates&gt;&lt;rec-number&gt;7&lt;/rec-number&gt;&lt;last-updated-date format="utc"&gt;1560963401&lt;/last-updated-date&gt;&lt;/record&gt;&lt;/Cite&gt;&lt;/EndNote&gt;</w:instrText>
      </w:r>
      <w:r>
        <w:fldChar w:fldCharType="separate"/>
      </w:r>
      <w:r w:rsidR="006B06D3">
        <w:rPr>
          <w:noProof/>
        </w:rPr>
        <w:t>[12, 13]</w:t>
      </w:r>
      <w:r>
        <w:fldChar w:fldCharType="end"/>
      </w:r>
      <w:r w:rsidRPr="00CD7C65">
        <w:t>.</w:t>
      </w:r>
    </w:p>
    <w:p w14:paraId="1C47323C" w14:textId="50FB8516" w:rsidR="00882108" w:rsidRDefault="00882108" w:rsidP="00882108">
      <w:pPr>
        <w:spacing w:after="120" w:line="360" w:lineRule="auto"/>
      </w:pPr>
      <w:r w:rsidRPr="00CD7C65">
        <w:t xml:space="preserve">A precursor to the TOVE </w:t>
      </w:r>
      <w:r>
        <w:fldChar w:fldCharType="begin"/>
      </w:r>
      <w:r w:rsidR="006B06D3">
        <w:instrText xml:space="preserve"> ADDIN EN.CITE &lt;EndNote&gt;&lt;Cite&gt;&lt;Author&gt;Fox&lt;/Author&gt;&lt;Year&gt;1998&lt;/Year&gt;&lt;IDText&gt;Enterprise modeling&lt;/IDText&gt;&lt;DisplayText&gt;[14]&lt;/DisplayText&gt;&lt;record&gt;&lt;isbn&gt;2371-9621&lt;/isbn&gt;&lt;titles&gt;&lt;title&gt;Enterprise modeling&lt;/title&gt;&lt;secondary-title&gt;AI magazine&lt;/secondary-title&gt;&lt;/titles&gt;&lt;pages&gt;109-109&lt;/pages&gt;&lt;number&gt;3&lt;/number&gt;&lt;contributors&gt;&lt;authors&gt;&lt;author&gt;Fox, Mark S&lt;/author&gt;&lt;author&gt;Gruninger, Michael&lt;/author&gt;&lt;/authors&gt;&lt;/contributors&gt;&lt;added-date format="utc"&gt;1562953806&lt;/added-date&gt;&lt;ref-type name="Journal Article"&gt;17&lt;/ref-type&gt;&lt;dates&gt;&lt;year&gt;1998&lt;/year&gt;&lt;/dates&gt;&lt;rec-number&gt;13&lt;/rec-number&gt;&lt;last-updated-date format="utc"&gt;1562953806&lt;/last-updated-date&gt;&lt;volume&gt;19&lt;/volume&gt;&lt;/record&gt;&lt;/Cite&gt;&lt;/EndNote&gt;</w:instrText>
      </w:r>
      <w:r>
        <w:fldChar w:fldCharType="separate"/>
      </w:r>
      <w:r w:rsidR="006B06D3">
        <w:rPr>
          <w:noProof/>
        </w:rPr>
        <w:t>[14]</w:t>
      </w:r>
      <w:r>
        <w:fldChar w:fldCharType="end"/>
      </w:r>
      <w:r w:rsidRPr="00CD7C65">
        <w:t xml:space="preserve"> and PSL </w:t>
      </w:r>
      <w:r>
        <w:fldChar w:fldCharType="begin"/>
      </w:r>
      <w:r w:rsidR="006B06D3">
        <w:instrText xml:space="preserve"> ADDIN EN.CITE &lt;EndNote&gt;&lt;Cite&gt;&lt;Author&gt;Grüninger&lt;/Author&gt;&lt;Year&gt;2009&lt;/Year&gt;&lt;IDText&gt;Using the PSL ontology&lt;/IDText&gt;&lt;DisplayText&gt;[15]&lt;/DisplayText&gt;&lt;record&gt;&lt;titles&gt;&lt;title&gt;Using the PSL ontology&lt;/title&gt;&lt;secondary-title&gt;Handbook on Ontologies&lt;/secondary-title&gt;&lt;/titles&gt;&lt;pages&gt;423-443&lt;/pages&gt;&lt;contributors&gt;&lt;authors&gt;&lt;author&gt;Grüninger, Michael&lt;/author&gt;&lt;/authors&gt;&lt;/contributors&gt;&lt;added-date format="utc"&gt;1562953873&lt;/added-date&gt;&lt;ref-type name="Book Section"&gt;5&lt;/ref-type&gt;&lt;dates&gt;&lt;year&gt;2009&lt;/year&gt;&lt;/dates&gt;&lt;rec-number&gt;14&lt;/rec-number&gt;&lt;publisher&gt;Springer&lt;/publisher&gt;&lt;last-updated-date format="utc"&gt;1562953873&lt;/last-updated-date&gt;&lt;/record&gt;&lt;/Cite&gt;&lt;/EndNote&gt;</w:instrText>
      </w:r>
      <w:r>
        <w:fldChar w:fldCharType="separate"/>
      </w:r>
      <w:r w:rsidR="006B06D3">
        <w:rPr>
          <w:noProof/>
        </w:rPr>
        <w:t>[15]</w:t>
      </w:r>
      <w:r>
        <w:fldChar w:fldCharType="end"/>
      </w:r>
      <w:r w:rsidRPr="00CD7C65">
        <w:t xml:space="preserve"> activity ontologies, an activity cluster provides a basic structure for representing activity specifications. Illustrated in </w:t>
      </w:r>
      <w:r>
        <w:fldChar w:fldCharType="begin"/>
      </w:r>
      <w:r>
        <w:instrText xml:space="preserve"> REF _Ref2239297 \h </w:instrText>
      </w:r>
      <w:r>
        <w:fldChar w:fldCharType="separate"/>
      </w:r>
      <w:r w:rsidR="00C65CEA">
        <w:t xml:space="preserve">Figure </w:t>
      </w:r>
      <w:r w:rsidR="00C65CEA">
        <w:rPr>
          <w:noProof/>
        </w:rPr>
        <w:t>5</w:t>
      </w:r>
      <w:r>
        <w:fldChar w:fldCharType="end"/>
      </w:r>
      <w:r>
        <w:t xml:space="preserve">, </w:t>
      </w:r>
      <w:r w:rsidRPr="00CD7C65">
        <w:t>it consists of an activity connected to an enabling and caused state, each of which may be a state tree that defines complex states via decomposition into conjunctions and disjunctions of states.</w:t>
      </w:r>
    </w:p>
    <w:p w14:paraId="725EFA71" w14:textId="77777777" w:rsidR="00882108" w:rsidRDefault="00882108" w:rsidP="00882108">
      <w:pPr>
        <w:keepNext/>
        <w:spacing w:after="120" w:line="360" w:lineRule="auto"/>
        <w:jc w:val="center"/>
      </w:pPr>
      <w:r w:rsidRPr="002C23A9">
        <w:rPr>
          <w:noProof/>
        </w:rPr>
        <w:drawing>
          <wp:inline distT="0" distB="0" distL="0" distR="0" wp14:anchorId="2ECA2391" wp14:editId="1BC333B1">
            <wp:extent cx="4603279" cy="720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3279" cy="720000"/>
                    </a:xfrm>
                    <a:prstGeom prst="rect">
                      <a:avLst/>
                    </a:prstGeom>
                  </pic:spPr>
                </pic:pic>
              </a:graphicData>
            </a:graphic>
          </wp:inline>
        </w:drawing>
      </w:r>
    </w:p>
    <w:p w14:paraId="40BAA84D" w14:textId="7D082A2A" w:rsidR="00882108" w:rsidRPr="00CD7C65" w:rsidRDefault="00882108" w:rsidP="00882108">
      <w:pPr>
        <w:pStyle w:val="Caption"/>
        <w:spacing w:after="120"/>
        <w:jc w:val="center"/>
        <w:rPr>
          <w:lang w:val="en-CA"/>
        </w:rPr>
      </w:pPr>
      <w:bookmarkStart w:id="78" w:name="_Ref2239297"/>
      <w:r>
        <w:t xml:space="preserve">Figure </w:t>
      </w:r>
      <w:r>
        <w:rPr>
          <w:noProof/>
        </w:rPr>
        <w:fldChar w:fldCharType="begin"/>
      </w:r>
      <w:r>
        <w:rPr>
          <w:noProof/>
        </w:rPr>
        <w:instrText xml:space="preserve"> SEQ Figure \* ARABIC </w:instrText>
      </w:r>
      <w:r>
        <w:rPr>
          <w:noProof/>
        </w:rPr>
        <w:fldChar w:fldCharType="separate"/>
      </w:r>
      <w:r w:rsidR="001A6211">
        <w:rPr>
          <w:noProof/>
        </w:rPr>
        <w:t>5</w:t>
      </w:r>
      <w:r>
        <w:rPr>
          <w:noProof/>
        </w:rPr>
        <w:fldChar w:fldCharType="end"/>
      </w:r>
      <w:bookmarkEnd w:id="78"/>
      <w:r>
        <w:t>: A generic activity cluster</w:t>
      </w:r>
    </w:p>
    <w:p w14:paraId="53D77780" w14:textId="77777777" w:rsidR="00882108" w:rsidRDefault="00882108" w:rsidP="00882108">
      <w:pPr>
        <w:spacing w:after="120" w:line="360" w:lineRule="auto"/>
      </w:pPr>
      <w:r w:rsidRPr="00CD7C65">
        <w:t xml:space="preserve">It is important to clarify that in this </w:t>
      </w:r>
      <w:r>
        <w:t>approach</w:t>
      </w:r>
      <w:r w:rsidRPr="00CD7C65">
        <w:t xml:space="preserve"> an activity is interpreted as a class of occurrences</w:t>
      </w:r>
      <w:r>
        <w:t xml:space="preserve">, in contrast other </w:t>
      </w:r>
      <w:r w:rsidRPr="00CD7C65">
        <w:t>approach</w:t>
      </w:r>
      <w:r>
        <w:t>es</w:t>
      </w:r>
      <w:r w:rsidRPr="00CD7C65">
        <w:t xml:space="preserve"> where activities are separate entities </w:t>
      </w:r>
      <w:r>
        <w:t xml:space="preserve">that are </w:t>
      </w:r>
      <w:r w:rsidRPr="00CD7C65">
        <w:t xml:space="preserve">related to occurrences via an </w:t>
      </w:r>
      <w:r w:rsidRPr="009D5E07">
        <w:rPr>
          <w:i/>
        </w:rPr>
        <w:t>occurrence of</w:t>
      </w:r>
      <w:r w:rsidRPr="00CD7C65">
        <w:t xml:space="preserve"> relation</w:t>
      </w:r>
      <w:r>
        <w:t xml:space="preserve">. This decision was motivated by several pragmatic factors: in many cases it is sufficient to capture information regarding individual activities (i.e. occurrences or events). These activities may be categorized via different subclasses of “Activity”, but there is no need to associate them with a single activity type entity, unless we wish to characterize the activity type itself. The capability for this more complex formalization is supported, should it be required, by the Recurring Event ontology (presented below). Dividing these representations into </w:t>
      </w:r>
      <w:r>
        <w:lastRenderedPageBreak/>
        <w:t>two separate ontologies allows users of this representation the discretion to only include what they need. In addition, much of the semantics that relate activity types and occurrences – as defined in PSL for example – is not expressible in OWL. There would be little value in forcing such an ontology in OWL, which would only superficially capture the intended semantics. Instead, the Activity Ontology works within the limitations of OWL to capture the concepts of activities, their composition, preconditions and effects, and ordering. The key terms are described below:</w:t>
      </w:r>
    </w:p>
    <w:p w14:paraId="0C104810" w14:textId="77777777" w:rsidR="00882108" w:rsidRDefault="00882108" w:rsidP="00882108">
      <w:pPr>
        <w:spacing w:after="120" w:line="360" w:lineRule="auto"/>
      </w:pPr>
      <w:r>
        <w:t xml:space="preserve">An Activity describes something that occurs in the domain. It may have precondition and/or effect states, and may be further decomposed into subactivities. An Activity may be </w:t>
      </w:r>
      <w:r w:rsidRPr="00D82D09">
        <w:t>enabled by or cause</w:t>
      </w:r>
      <w:r>
        <w:t xml:space="preserve"> some State</w:t>
      </w:r>
      <w:r>
        <w:rPr>
          <w:strike/>
        </w:rPr>
        <w:t>s</w:t>
      </w:r>
      <w:r>
        <w:t xml:space="preserve">. An enabling/causing state is a generalization of a precondition/effect; an Activity is enabled by or causes some State if it has a subactivity with a precondition or effect (respectively) of that State. An Activity </w:t>
      </w:r>
      <w:r w:rsidRPr="00D82D09">
        <w:t>occurs at</w:t>
      </w:r>
      <w:r w:rsidRPr="006841E7">
        <w:t xml:space="preserve"> some point in time</w:t>
      </w:r>
      <w:r>
        <w:t xml:space="preserve"> or over some interval,</w:t>
      </w:r>
      <w:r w:rsidRPr="006841E7">
        <w:t xml:space="preserve"> and space</w:t>
      </w:r>
      <w:r>
        <w:t>, and may have some participants. Finally, though it is not possible to fully define the semantics in OWL, some notion of an ordering on activity occurrences must be captured in some cases. To address this, the properties: “occursBefore” and “occursDirectlyBefore” are introduced in the Activity ontology.</w:t>
      </w:r>
    </w:p>
    <w:p w14:paraId="67A94A21" w14:textId="77777777" w:rsidR="00882108" w:rsidRDefault="00882108" w:rsidP="00882108">
      <w:pPr>
        <w:spacing w:after="120" w:line="360" w:lineRule="auto"/>
      </w:pPr>
      <w:r>
        <w:t xml:space="preserve">While we cannot fully define this semantics of an ordering over occurrences in OWL, we can leverage the start and end times of an activity to describe the occursBefore property using object property chaining: </w:t>
      </w:r>
    </w:p>
    <w:p w14:paraId="648DB64B" w14:textId="77777777" w:rsidR="00882108" w:rsidRDefault="00882108" w:rsidP="00BC16B7">
      <w:pPr>
        <w:pStyle w:val="ListParagraph"/>
        <w:numPr>
          <w:ilvl w:val="0"/>
          <w:numId w:val="43"/>
        </w:numPr>
        <w:spacing w:after="120" w:line="360" w:lineRule="auto"/>
      </w:pPr>
      <w:r>
        <w:t xml:space="preserve">An activity occursBefore another if its endOf instant is before the beginOf instant of the other activity: </w:t>
      </w:r>
      <w:r w:rsidRPr="00A00FEB">
        <w:t>endOf o before o inverse (beginOf)</w:t>
      </w:r>
      <w:r>
        <w:t xml:space="preserve"> -&gt; occursBefore. The occursBefore relation is also defined as transitive. </w:t>
      </w:r>
    </w:p>
    <w:p w14:paraId="2B974113" w14:textId="77777777" w:rsidR="00882108" w:rsidRDefault="00882108" w:rsidP="00BC16B7">
      <w:pPr>
        <w:pStyle w:val="ListParagraph"/>
        <w:numPr>
          <w:ilvl w:val="0"/>
          <w:numId w:val="43"/>
        </w:numPr>
        <w:spacing w:after="120" w:line="360" w:lineRule="auto"/>
      </w:pPr>
      <w:r>
        <w:t>An activity occursDirectlyBefore another if it occursAt an interval that meets the interval of the other activity; this can be captured similarly with object property chaining: occursAt o intervalMeets o inverse(occursAt) -&gt; occursDirectlyBefore.</w:t>
      </w:r>
    </w:p>
    <w:p w14:paraId="64A849F8" w14:textId="77777777" w:rsidR="00882108" w:rsidRDefault="00882108" w:rsidP="00882108">
      <w:pPr>
        <w:spacing w:after="120" w:line="360" w:lineRule="auto"/>
      </w:pPr>
      <w:r>
        <w:t>A state refers to a subclass of manifestations, as defined in the Change Ontology. It may be an immediate precondition or effect of some Activity, or more generally it may enable or be caused by some Activity (in which case, it might be a direct precondition or effect of some subactivity of the activity). A state may be complex and refer to some combination of classes of manifestations.</w:t>
      </w:r>
    </w:p>
    <w:p w14:paraId="272AA7A8" w14:textId="77777777" w:rsidR="00882108" w:rsidRPr="00F31640" w:rsidRDefault="00882108" w:rsidP="00882108">
      <w:pPr>
        <w:pStyle w:val="ListParagraph"/>
        <w:spacing w:after="120" w:line="360" w:lineRule="auto"/>
      </w:pPr>
      <w:r w:rsidRPr="00E3528B">
        <w:lastRenderedPageBreak/>
        <w:t>A State may be either non-terminal or terminal. A terminal state has no child states, and therefore refers directly to a class of manifestations, whereas a non-terminal state has child states, which may define some classes of manifestations, or further define some other complex state types.</w:t>
      </w:r>
      <w:r>
        <w:t xml:space="preserve"> </w:t>
      </w:r>
      <w:r w:rsidRPr="00E3528B">
        <w:t>A state type cannot be both non-terminal and terminal.</w:t>
      </w:r>
    </w:p>
    <w:p w14:paraId="2A6E9579" w14:textId="77777777" w:rsidR="00882108" w:rsidRDefault="00882108" w:rsidP="00882108">
      <w:pPr>
        <w:pStyle w:val="ListParagraph"/>
        <w:spacing w:after="120" w:line="360" w:lineRule="auto"/>
      </w:pPr>
      <w:r>
        <w:t>A terminal state has cannot be decomposed, in other words it has no substates. It corresponds to a particular class of manifestations. A terminal state is achieved at some time if and only if there exists a manifestation within its defined classification, that exists at that time.</w:t>
      </w:r>
    </w:p>
    <w:p w14:paraId="6F691AB2" w14:textId="77777777" w:rsidR="00882108" w:rsidRPr="00E3528B" w:rsidRDefault="00882108" w:rsidP="00882108">
      <w:pPr>
        <w:pStyle w:val="ListParagraph"/>
        <w:spacing w:after="120" w:line="360" w:lineRule="auto"/>
      </w:pPr>
      <w:r>
        <w:t xml:space="preserve">A non-terminal state may be conjunctive or disjunctive. Naturally, a conjunctive state is defined by the conjunction of its child state, whereas a disjunctive state is defined by the disjunction of its child states. </w:t>
      </w:r>
      <w:r w:rsidRPr="00E3528B">
        <w:t>A state cannot be both conjunctive and disjunctive.</w:t>
      </w:r>
    </w:p>
    <w:p w14:paraId="2E321367" w14:textId="77777777" w:rsidR="00882108" w:rsidRPr="00E3528B" w:rsidRDefault="00882108" w:rsidP="00882108">
      <w:pPr>
        <w:spacing w:after="120" w:line="360" w:lineRule="auto"/>
        <w:ind w:left="720"/>
      </w:pPr>
      <w:r w:rsidRPr="00E3528B">
        <w:t xml:space="preserve">Conjunctive and disjunctive states, which </w:t>
      </w:r>
      <w:r w:rsidRPr="00E3528B">
        <w:rPr>
          <w:i/>
        </w:rPr>
        <w:t xml:space="preserve">do </w:t>
      </w:r>
      <w:r w:rsidRPr="00E3528B">
        <w:t>have substates, are achieved at some time if their decomposition of state is achieved.</w:t>
      </w:r>
    </w:p>
    <w:p w14:paraId="521F3042" w14:textId="77777777" w:rsidR="00882108" w:rsidRDefault="00882108" w:rsidP="00882108">
      <w:pPr>
        <w:spacing w:after="120" w:line="360" w:lineRule="auto"/>
        <w:ind w:left="720"/>
      </w:pPr>
      <w:r w:rsidRPr="00E3528B">
        <w:t>Note that in this representation</w:t>
      </w:r>
      <w:r>
        <w:t xml:space="preserve"> the decomposition of (</w:t>
      </w:r>
      <w:r w:rsidRPr="00F31640">
        <w:rPr>
          <w:i/>
        </w:rPr>
        <w:t>decomp_of</w:t>
      </w:r>
      <w:r>
        <w:t xml:space="preserve">) property </w:t>
      </w:r>
      <w:r w:rsidRPr="00E3528B">
        <w:t xml:space="preserve">is not a transitive relation, it only refers to the direct children of a non-terminal state. A more general relation that </w:t>
      </w:r>
      <w:r w:rsidRPr="00E3528B">
        <w:rPr>
          <w:i/>
        </w:rPr>
        <w:t xml:space="preserve">is </w:t>
      </w:r>
      <w:r w:rsidRPr="00E3528B">
        <w:t xml:space="preserve">transitive is the </w:t>
      </w:r>
      <w:r w:rsidRPr="00F31640">
        <w:t>substate</w:t>
      </w:r>
      <w:r w:rsidRPr="00E3528B">
        <w:t xml:space="preserve"> relation.</w:t>
      </w:r>
    </w:p>
    <w:p w14:paraId="118B25A7" w14:textId="5904AF89" w:rsidR="00882108" w:rsidRPr="00F31640" w:rsidRDefault="00882108" w:rsidP="00882108">
      <w:pPr>
        <w:spacing w:after="120" w:line="360" w:lineRule="auto"/>
      </w:pPr>
      <w:r>
        <w:t xml:space="preserve">The key classes that formalize these concepts are summarized in </w:t>
      </w:r>
      <w:r>
        <w:fldChar w:fldCharType="begin"/>
      </w:r>
      <w:r>
        <w:instrText xml:space="preserve"> REF _Ref12516765 \h </w:instrText>
      </w:r>
      <w:r>
        <w:fldChar w:fldCharType="separate"/>
      </w:r>
      <w:r w:rsidR="00C65CEA">
        <w:t xml:space="preserve">Table </w:t>
      </w:r>
      <w:r w:rsidR="00C65CEA">
        <w:rPr>
          <w:noProof/>
        </w:rPr>
        <w:t>7</w:t>
      </w:r>
      <w:r>
        <w:fldChar w:fldCharType="end"/>
      </w:r>
      <w:r>
        <w:t xml:space="preserve"> and illustrated in </w:t>
      </w:r>
      <w:r>
        <w:fldChar w:fldCharType="begin"/>
      </w:r>
      <w:r>
        <w:instrText xml:space="preserve"> REF _Ref15389805 \h </w:instrText>
      </w:r>
      <w:r>
        <w:fldChar w:fldCharType="separate"/>
      </w:r>
      <w:r w:rsidR="00C65CEA">
        <w:t xml:space="preserve">Figure </w:t>
      </w:r>
      <w:r w:rsidR="00C65CEA">
        <w:rPr>
          <w:noProof/>
        </w:rPr>
        <w:t>6</w:t>
      </w:r>
      <w:r>
        <w:fldChar w:fldCharType="end"/>
      </w:r>
      <w:r>
        <w:t>.</w:t>
      </w:r>
    </w:p>
    <w:p w14:paraId="22302AB2" w14:textId="44D99E58" w:rsidR="00882108" w:rsidRDefault="00882108" w:rsidP="00882108">
      <w:pPr>
        <w:pStyle w:val="Caption"/>
        <w:keepNext/>
        <w:spacing w:after="120"/>
      </w:pPr>
      <w:bookmarkStart w:id="79" w:name="_Ref12516765"/>
      <w:r>
        <w:t xml:space="preserve">Table </w:t>
      </w:r>
      <w:fldSimple w:instr=" SEQ Table \* ARABIC ">
        <w:r w:rsidR="00C65CEA">
          <w:rPr>
            <w:noProof/>
          </w:rPr>
          <w:t>7</w:t>
        </w:r>
      </w:fldSimple>
      <w:bookmarkEnd w:id="79"/>
      <w:r>
        <w:t>: Key classes in the Activity Ontology</w:t>
      </w:r>
    </w:p>
    <w:tbl>
      <w:tblPr>
        <w:tblStyle w:val="TableGrid"/>
        <w:tblpPr w:leftFromText="180" w:rightFromText="180" w:vertAnchor="text" w:horzAnchor="margin" w:tblpY="128"/>
        <w:tblW w:w="0" w:type="auto"/>
        <w:tblLook w:val="04A0" w:firstRow="1" w:lastRow="0" w:firstColumn="1" w:lastColumn="0" w:noHBand="0" w:noVBand="1"/>
      </w:tblPr>
      <w:tblGrid>
        <w:gridCol w:w="2546"/>
        <w:gridCol w:w="2592"/>
        <w:gridCol w:w="4212"/>
      </w:tblGrid>
      <w:tr w:rsidR="00882108" w14:paraId="325E5EB1" w14:textId="77777777" w:rsidTr="00763A5C">
        <w:tc>
          <w:tcPr>
            <w:tcW w:w="2546" w:type="dxa"/>
            <w:shd w:val="clear" w:color="auto" w:fill="00FFFF"/>
          </w:tcPr>
          <w:p w14:paraId="2CE2BCE4" w14:textId="77777777" w:rsidR="00882108" w:rsidRDefault="00882108" w:rsidP="00763A5C">
            <w:pPr>
              <w:spacing w:after="120"/>
            </w:pPr>
            <w:r>
              <w:t>Object</w:t>
            </w:r>
          </w:p>
        </w:tc>
        <w:tc>
          <w:tcPr>
            <w:tcW w:w="2592" w:type="dxa"/>
            <w:shd w:val="clear" w:color="auto" w:fill="00FFFF"/>
          </w:tcPr>
          <w:p w14:paraId="11754295" w14:textId="77777777" w:rsidR="00882108" w:rsidRDefault="00882108" w:rsidP="00763A5C">
            <w:pPr>
              <w:spacing w:after="120"/>
            </w:pPr>
            <w:r>
              <w:t>Property</w:t>
            </w:r>
          </w:p>
        </w:tc>
        <w:tc>
          <w:tcPr>
            <w:tcW w:w="4212" w:type="dxa"/>
            <w:shd w:val="clear" w:color="auto" w:fill="00FFFF"/>
          </w:tcPr>
          <w:p w14:paraId="5A881A1B" w14:textId="77777777" w:rsidR="00882108" w:rsidRDefault="00882108" w:rsidP="00763A5C">
            <w:pPr>
              <w:spacing w:after="120"/>
            </w:pPr>
            <w:r>
              <w:t>Value</w:t>
            </w:r>
          </w:p>
        </w:tc>
      </w:tr>
      <w:tr w:rsidR="00882108" w14:paraId="7B6CBBE7" w14:textId="77777777" w:rsidTr="00763A5C">
        <w:tc>
          <w:tcPr>
            <w:tcW w:w="2546" w:type="dxa"/>
            <w:vMerge w:val="restart"/>
          </w:tcPr>
          <w:p w14:paraId="696380D1" w14:textId="77777777" w:rsidR="00882108" w:rsidRDefault="00882108" w:rsidP="00763A5C">
            <w:pPr>
              <w:spacing w:after="120"/>
            </w:pPr>
            <w:r>
              <w:t>Activity</w:t>
            </w:r>
          </w:p>
        </w:tc>
        <w:tc>
          <w:tcPr>
            <w:tcW w:w="2592" w:type="dxa"/>
          </w:tcPr>
          <w:p w14:paraId="2951CDEF" w14:textId="77777777" w:rsidR="00882108" w:rsidRDefault="00882108" w:rsidP="00763A5C">
            <w:pPr>
              <w:spacing w:after="120"/>
            </w:pPr>
            <w:r>
              <w:t>hasSubactivity</w:t>
            </w:r>
          </w:p>
        </w:tc>
        <w:tc>
          <w:tcPr>
            <w:tcW w:w="4212" w:type="dxa"/>
          </w:tcPr>
          <w:p w14:paraId="425614E7" w14:textId="77777777" w:rsidR="00882108" w:rsidRDefault="00882108" w:rsidP="00763A5C">
            <w:pPr>
              <w:spacing w:after="120"/>
            </w:pPr>
            <w:r>
              <w:t>only Activity</w:t>
            </w:r>
          </w:p>
        </w:tc>
      </w:tr>
      <w:tr w:rsidR="00882108" w14:paraId="3A2654D2" w14:textId="77777777" w:rsidTr="00763A5C">
        <w:tc>
          <w:tcPr>
            <w:tcW w:w="2546" w:type="dxa"/>
            <w:vMerge/>
          </w:tcPr>
          <w:p w14:paraId="157192E5" w14:textId="77777777" w:rsidR="00882108" w:rsidRDefault="00882108" w:rsidP="00763A5C">
            <w:pPr>
              <w:spacing w:after="120"/>
            </w:pPr>
          </w:p>
        </w:tc>
        <w:tc>
          <w:tcPr>
            <w:tcW w:w="2592" w:type="dxa"/>
          </w:tcPr>
          <w:p w14:paraId="411D05FA" w14:textId="77777777" w:rsidR="00882108" w:rsidRDefault="00882108" w:rsidP="00763A5C">
            <w:pPr>
              <w:spacing w:after="120"/>
            </w:pPr>
            <w:r>
              <w:t>hasPrecondition</w:t>
            </w:r>
          </w:p>
        </w:tc>
        <w:tc>
          <w:tcPr>
            <w:tcW w:w="4212" w:type="dxa"/>
          </w:tcPr>
          <w:p w14:paraId="117B16CC" w14:textId="77777777" w:rsidR="00882108" w:rsidRDefault="00882108" w:rsidP="00763A5C">
            <w:pPr>
              <w:spacing w:after="120"/>
            </w:pPr>
            <w:r>
              <w:t>only State</w:t>
            </w:r>
          </w:p>
        </w:tc>
      </w:tr>
      <w:tr w:rsidR="00882108" w14:paraId="410734E6" w14:textId="77777777" w:rsidTr="00763A5C">
        <w:tc>
          <w:tcPr>
            <w:tcW w:w="2546" w:type="dxa"/>
            <w:vMerge/>
          </w:tcPr>
          <w:p w14:paraId="6B90C56B" w14:textId="77777777" w:rsidR="00882108" w:rsidRDefault="00882108" w:rsidP="00763A5C">
            <w:pPr>
              <w:spacing w:after="120"/>
            </w:pPr>
          </w:p>
        </w:tc>
        <w:tc>
          <w:tcPr>
            <w:tcW w:w="2592" w:type="dxa"/>
          </w:tcPr>
          <w:p w14:paraId="2BF27E80" w14:textId="77777777" w:rsidR="00882108" w:rsidRDefault="00882108" w:rsidP="00763A5C">
            <w:pPr>
              <w:spacing w:after="120"/>
            </w:pPr>
            <w:r>
              <w:t>enabledBy</w:t>
            </w:r>
          </w:p>
        </w:tc>
        <w:tc>
          <w:tcPr>
            <w:tcW w:w="4212" w:type="dxa"/>
          </w:tcPr>
          <w:p w14:paraId="10EBCC3F" w14:textId="77777777" w:rsidR="00882108" w:rsidRDefault="00882108" w:rsidP="00763A5C">
            <w:pPr>
              <w:spacing w:after="120"/>
            </w:pPr>
            <w:r>
              <w:t>only State</w:t>
            </w:r>
          </w:p>
        </w:tc>
      </w:tr>
      <w:tr w:rsidR="00882108" w14:paraId="1E248E2B" w14:textId="77777777" w:rsidTr="00763A5C">
        <w:tc>
          <w:tcPr>
            <w:tcW w:w="2546" w:type="dxa"/>
            <w:vMerge/>
          </w:tcPr>
          <w:p w14:paraId="4C85353E" w14:textId="77777777" w:rsidR="00882108" w:rsidRDefault="00882108" w:rsidP="00763A5C">
            <w:pPr>
              <w:spacing w:after="120"/>
            </w:pPr>
          </w:p>
        </w:tc>
        <w:tc>
          <w:tcPr>
            <w:tcW w:w="2592" w:type="dxa"/>
          </w:tcPr>
          <w:p w14:paraId="2D5875A0" w14:textId="77777777" w:rsidR="00882108" w:rsidRDefault="00882108" w:rsidP="00763A5C">
            <w:pPr>
              <w:spacing w:after="120"/>
            </w:pPr>
            <w:r>
              <w:t>hasEffect</w:t>
            </w:r>
          </w:p>
        </w:tc>
        <w:tc>
          <w:tcPr>
            <w:tcW w:w="4212" w:type="dxa"/>
          </w:tcPr>
          <w:p w14:paraId="35A53665" w14:textId="77777777" w:rsidR="00882108" w:rsidRDefault="00882108" w:rsidP="00763A5C">
            <w:pPr>
              <w:spacing w:after="120"/>
            </w:pPr>
            <w:r>
              <w:t>only State</w:t>
            </w:r>
          </w:p>
        </w:tc>
      </w:tr>
      <w:tr w:rsidR="00882108" w14:paraId="05B85FD9" w14:textId="77777777" w:rsidTr="00763A5C">
        <w:tc>
          <w:tcPr>
            <w:tcW w:w="2546" w:type="dxa"/>
            <w:vMerge/>
          </w:tcPr>
          <w:p w14:paraId="7B6EDA6A" w14:textId="77777777" w:rsidR="00882108" w:rsidRDefault="00882108" w:rsidP="00763A5C">
            <w:pPr>
              <w:spacing w:after="120"/>
            </w:pPr>
          </w:p>
        </w:tc>
        <w:tc>
          <w:tcPr>
            <w:tcW w:w="2592" w:type="dxa"/>
          </w:tcPr>
          <w:p w14:paraId="66BE09B2" w14:textId="77777777" w:rsidR="00882108" w:rsidRDefault="00882108" w:rsidP="00763A5C">
            <w:pPr>
              <w:spacing w:after="120"/>
            </w:pPr>
            <w:r>
              <w:t>causes</w:t>
            </w:r>
          </w:p>
        </w:tc>
        <w:tc>
          <w:tcPr>
            <w:tcW w:w="4212" w:type="dxa"/>
          </w:tcPr>
          <w:p w14:paraId="2386CECD" w14:textId="77777777" w:rsidR="00882108" w:rsidRDefault="00882108" w:rsidP="00763A5C">
            <w:pPr>
              <w:spacing w:after="120"/>
            </w:pPr>
            <w:r>
              <w:t>only State</w:t>
            </w:r>
          </w:p>
        </w:tc>
      </w:tr>
      <w:tr w:rsidR="00882108" w14:paraId="42DA9750" w14:textId="77777777" w:rsidTr="00763A5C">
        <w:tc>
          <w:tcPr>
            <w:tcW w:w="2546" w:type="dxa"/>
            <w:vMerge/>
          </w:tcPr>
          <w:p w14:paraId="0D41C55A" w14:textId="77777777" w:rsidR="00882108" w:rsidRDefault="00882108" w:rsidP="00763A5C">
            <w:pPr>
              <w:spacing w:after="120"/>
            </w:pPr>
          </w:p>
        </w:tc>
        <w:tc>
          <w:tcPr>
            <w:tcW w:w="2592" w:type="dxa"/>
          </w:tcPr>
          <w:p w14:paraId="2F3CC60B" w14:textId="77777777" w:rsidR="00882108" w:rsidRDefault="00882108" w:rsidP="00763A5C">
            <w:pPr>
              <w:tabs>
                <w:tab w:val="center" w:pos="1174"/>
              </w:tabs>
              <w:spacing w:after="120"/>
            </w:pPr>
            <w:r>
              <w:t>occursAt</w:t>
            </w:r>
            <w:r>
              <w:tab/>
            </w:r>
          </w:p>
        </w:tc>
        <w:tc>
          <w:tcPr>
            <w:tcW w:w="4212" w:type="dxa"/>
          </w:tcPr>
          <w:p w14:paraId="49865E40" w14:textId="77777777" w:rsidR="00882108" w:rsidRDefault="00882108" w:rsidP="00763A5C">
            <w:pPr>
              <w:spacing w:after="120"/>
            </w:pPr>
            <w:r>
              <w:t xml:space="preserve">some </w:t>
            </w:r>
            <w:proofErr w:type="gramStart"/>
            <w:r>
              <w:t>time:Interval</w:t>
            </w:r>
            <w:proofErr w:type="gramEnd"/>
          </w:p>
        </w:tc>
      </w:tr>
      <w:tr w:rsidR="00882108" w14:paraId="51D66F95" w14:textId="77777777" w:rsidTr="00763A5C">
        <w:tc>
          <w:tcPr>
            <w:tcW w:w="2546" w:type="dxa"/>
            <w:vMerge/>
          </w:tcPr>
          <w:p w14:paraId="56EBBEA3" w14:textId="77777777" w:rsidR="00882108" w:rsidRDefault="00882108" w:rsidP="00763A5C">
            <w:pPr>
              <w:spacing w:after="120"/>
            </w:pPr>
          </w:p>
        </w:tc>
        <w:tc>
          <w:tcPr>
            <w:tcW w:w="2592" w:type="dxa"/>
          </w:tcPr>
          <w:p w14:paraId="2CFD669B" w14:textId="77777777" w:rsidR="00882108" w:rsidRDefault="00882108" w:rsidP="00763A5C">
            <w:pPr>
              <w:tabs>
                <w:tab w:val="center" w:pos="1174"/>
              </w:tabs>
              <w:spacing w:after="120"/>
            </w:pPr>
            <w:r>
              <w:t>beginOf</w:t>
            </w:r>
          </w:p>
        </w:tc>
        <w:tc>
          <w:tcPr>
            <w:tcW w:w="4212" w:type="dxa"/>
          </w:tcPr>
          <w:p w14:paraId="105617A9" w14:textId="77777777" w:rsidR="00882108" w:rsidRDefault="00882108" w:rsidP="00763A5C">
            <w:pPr>
              <w:spacing w:after="120"/>
            </w:pPr>
            <w:r>
              <w:t xml:space="preserve">some </w:t>
            </w:r>
            <w:proofErr w:type="gramStart"/>
            <w:r>
              <w:t>time:Instant</w:t>
            </w:r>
            <w:proofErr w:type="gramEnd"/>
          </w:p>
        </w:tc>
      </w:tr>
      <w:tr w:rsidR="00882108" w14:paraId="0214E349" w14:textId="77777777" w:rsidTr="00763A5C">
        <w:tc>
          <w:tcPr>
            <w:tcW w:w="2546" w:type="dxa"/>
            <w:vMerge/>
          </w:tcPr>
          <w:p w14:paraId="2A838205" w14:textId="77777777" w:rsidR="00882108" w:rsidRDefault="00882108" w:rsidP="00763A5C">
            <w:pPr>
              <w:spacing w:after="120"/>
            </w:pPr>
          </w:p>
        </w:tc>
        <w:tc>
          <w:tcPr>
            <w:tcW w:w="2592" w:type="dxa"/>
          </w:tcPr>
          <w:p w14:paraId="121FB9F5" w14:textId="77777777" w:rsidR="00882108" w:rsidRDefault="00882108" w:rsidP="00763A5C">
            <w:pPr>
              <w:tabs>
                <w:tab w:val="center" w:pos="1174"/>
              </w:tabs>
              <w:spacing w:after="120"/>
            </w:pPr>
            <w:r>
              <w:t>endOf</w:t>
            </w:r>
          </w:p>
        </w:tc>
        <w:tc>
          <w:tcPr>
            <w:tcW w:w="4212" w:type="dxa"/>
          </w:tcPr>
          <w:p w14:paraId="662DB20F" w14:textId="77777777" w:rsidR="00882108" w:rsidRDefault="00882108" w:rsidP="00763A5C">
            <w:pPr>
              <w:spacing w:after="120"/>
            </w:pPr>
            <w:r>
              <w:t xml:space="preserve">some </w:t>
            </w:r>
            <w:proofErr w:type="gramStart"/>
            <w:r>
              <w:t>time:Instant</w:t>
            </w:r>
            <w:proofErr w:type="gramEnd"/>
          </w:p>
        </w:tc>
      </w:tr>
      <w:tr w:rsidR="00882108" w14:paraId="3DD716D7" w14:textId="77777777" w:rsidTr="00763A5C">
        <w:tc>
          <w:tcPr>
            <w:tcW w:w="2546" w:type="dxa"/>
            <w:vMerge/>
          </w:tcPr>
          <w:p w14:paraId="76602854" w14:textId="77777777" w:rsidR="00882108" w:rsidRDefault="00882108" w:rsidP="00763A5C">
            <w:pPr>
              <w:spacing w:after="120"/>
            </w:pPr>
          </w:p>
        </w:tc>
        <w:tc>
          <w:tcPr>
            <w:tcW w:w="2592" w:type="dxa"/>
          </w:tcPr>
          <w:p w14:paraId="61F8234A" w14:textId="77777777" w:rsidR="00882108" w:rsidRDefault="00882108" w:rsidP="00763A5C">
            <w:pPr>
              <w:spacing w:after="120"/>
            </w:pPr>
            <w:r>
              <w:t>spatial_</w:t>
            </w:r>
            <w:proofErr w:type="gramStart"/>
            <w:r>
              <w:t>loc:hasLocation</w:t>
            </w:r>
            <w:proofErr w:type="gramEnd"/>
          </w:p>
        </w:tc>
        <w:tc>
          <w:tcPr>
            <w:tcW w:w="4212" w:type="dxa"/>
          </w:tcPr>
          <w:p w14:paraId="076EB9B5" w14:textId="77777777" w:rsidR="00882108" w:rsidRDefault="00882108" w:rsidP="00763A5C">
            <w:pPr>
              <w:spacing w:after="120"/>
            </w:pPr>
            <w:r>
              <w:t>only spatial_</w:t>
            </w:r>
            <w:proofErr w:type="gramStart"/>
            <w:r>
              <w:t>loc:SpatialFeature</w:t>
            </w:r>
            <w:proofErr w:type="gramEnd"/>
          </w:p>
        </w:tc>
      </w:tr>
      <w:tr w:rsidR="00882108" w14:paraId="5A95D0E5" w14:textId="77777777" w:rsidTr="00763A5C">
        <w:tc>
          <w:tcPr>
            <w:tcW w:w="2546" w:type="dxa"/>
            <w:vMerge/>
          </w:tcPr>
          <w:p w14:paraId="7F9417E2" w14:textId="77777777" w:rsidR="00882108" w:rsidRDefault="00882108" w:rsidP="00763A5C">
            <w:pPr>
              <w:spacing w:after="120"/>
            </w:pPr>
          </w:p>
        </w:tc>
        <w:tc>
          <w:tcPr>
            <w:tcW w:w="2592" w:type="dxa"/>
          </w:tcPr>
          <w:p w14:paraId="6F653AE0" w14:textId="77777777" w:rsidR="00882108" w:rsidRDefault="00882108" w:rsidP="00763A5C">
            <w:pPr>
              <w:spacing w:after="120"/>
            </w:pPr>
            <w:r>
              <w:t>hasParticipant</w:t>
            </w:r>
          </w:p>
        </w:tc>
        <w:tc>
          <w:tcPr>
            <w:tcW w:w="4212" w:type="dxa"/>
          </w:tcPr>
          <w:p w14:paraId="1990944B" w14:textId="77777777" w:rsidR="00882108" w:rsidRDefault="00882108" w:rsidP="00763A5C">
            <w:pPr>
              <w:spacing w:after="120"/>
            </w:pPr>
            <w:r>
              <w:t xml:space="preserve">only </w:t>
            </w:r>
            <w:proofErr w:type="gramStart"/>
            <w:r>
              <w:t>change:Manifestation</w:t>
            </w:r>
            <w:proofErr w:type="gramEnd"/>
          </w:p>
        </w:tc>
      </w:tr>
      <w:tr w:rsidR="00882108" w14:paraId="581F9B79" w14:textId="77777777" w:rsidTr="00763A5C">
        <w:tc>
          <w:tcPr>
            <w:tcW w:w="2546" w:type="dxa"/>
            <w:vMerge/>
          </w:tcPr>
          <w:p w14:paraId="407BBE41" w14:textId="77777777" w:rsidR="00882108" w:rsidRDefault="00882108" w:rsidP="00763A5C">
            <w:pPr>
              <w:spacing w:after="120"/>
            </w:pPr>
          </w:p>
        </w:tc>
        <w:tc>
          <w:tcPr>
            <w:tcW w:w="2592" w:type="dxa"/>
          </w:tcPr>
          <w:p w14:paraId="663E8E04" w14:textId="77777777" w:rsidR="00882108" w:rsidRPr="00F66192" w:rsidRDefault="00882108" w:rsidP="00763A5C">
            <w:pPr>
              <w:spacing w:after="120"/>
            </w:pPr>
            <w:r w:rsidRPr="00F66192">
              <w:t>occursBefore</w:t>
            </w:r>
          </w:p>
        </w:tc>
        <w:tc>
          <w:tcPr>
            <w:tcW w:w="4212" w:type="dxa"/>
          </w:tcPr>
          <w:p w14:paraId="08DB1775" w14:textId="77777777" w:rsidR="00882108" w:rsidRDefault="00882108" w:rsidP="00763A5C">
            <w:pPr>
              <w:spacing w:after="120"/>
            </w:pPr>
            <w:r>
              <w:t>only Activity</w:t>
            </w:r>
          </w:p>
        </w:tc>
      </w:tr>
      <w:tr w:rsidR="00882108" w14:paraId="3A7008C2" w14:textId="77777777" w:rsidTr="00763A5C">
        <w:tc>
          <w:tcPr>
            <w:tcW w:w="2546" w:type="dxa"/>
            <w:vMerge/>
          </w:tcPr>
          <w:p w14:paraId="4F9C6518" w14:textId="77777777" w:rsidR="00882108" w:rsidRDefault="00882108" w:rsidP="00763A5C">
            <w:pPr>
              <w:spacing w:after="120"/>
            </w:pPr>
          </w:p>
        </w:tc>
        <w:tc>
          <w:tcPr>
            <w:tcW w:w="2592" w:type="dxa"/>
          </w:tcPr>
          <w:p w14:paraId="3DDF3863" w14:textId="77777777" w:rsidR="00882108" w:rsidRPr="00F66192" w:rsidRDefault="00882108" w:rsidP="00763A5C">
            <w:pPr>
              <w:spacing w:after="120"/>
            </w:pPr>
            <w:r w:rsidRPr="00F66192">
              <w:t>occursDirectlyBefore</w:t>
            </w:r>
          </w:p>
        </w:tc>
        <w:tc>
          <w:tcPr>
            <w:tcW w:w="4212" w:type="dxa"/>
          </w:tcPr>
          <w:p w14:paraId="378312AB" w14:textId="77777777" w:rsidR="00882108" w:rsidRDefault="00882108" w:rsidP="00763A5C">
            <w:pPr>
              <w:spacing w:after="120"/>
            </w:pPr>
            <w:r>
              <w:t>only Activity</w:t>
            </w:r>
          </w:p>
        </w:tc>
      </w:tr>
      <w:tr w:rsidR="00882108" w14:paraId="19583C06" w14:textId="77777777" w:rsidTr="00763A5C">
        <w:tc>
          <w:tcPr>
            <w:tcW w:w="2546" w:type="dxa"/>
            <w:vMerge w:val="restart"/>
          </w:tcPr>
          <w:p w14:paraId="770CBDC2" w14:textId="77777777" w:rsidR="00882108" w:rsidRDefault="00882108" w:rsidP="00763A5C">
            <w:pPr>
              <w:spacing w:after="120"/>
            </w:pPr>
            <w:r>
              <w:t>State</w:t>
            </w:r>
          </w:p>
        </w:tc>
        <w:tc>
          <w:tcPr>
            <w:tcW w:w="2592" w:type="dxa"/>
          </w:tcPr>
          <w:p w14:paraId="3ED8C006" w14:textId="77777777" w:rsidR="00882108" w:rsidRDefault="00882108" w:rsidP="00763A5C">
            <w:pPr>
              <w:spacing w:after="120"/>
            </w:pPr>
            <w:r>
              <w:t>preconditionOf</w:t>
            </w:r>
          </w:p>
        </w:tc>
        <w:tc>
          <w:tcPr>
            <w:tcW w:w="4212" w:type="dxa"/>
          </w:tcPr>
          <w:p w14:paraId="1C4B8C76" w14:textId="77777777" w:rsidR="00882108" w:rsidRDefault="00882108" w:rsidP="00763A5C">
            <w:pPr>
              <w:spacing w:after="120"/>
            </w:pPr>
            <w:r>
              <w:t>only Activity</w:t>
            </w:r>
          </w:p>
        </w:tc>
      </w:tr>
      <w:tr w:rsidR="00882108" w14:paraId="3BFA881A" w14:textId="77777777" w:rsidTr="00763A5C">
        <w:tc>
          <w:tcPr>
            <w:tcW w:w="2546" w:type="dxa"/>
            <w:vMerge/>
          </w:tcPr>
          <w:p w14:paraId="69036BA6" w14:textId="77777777" w:rsidR="00882108" w:rsidRDefault="00882108" w:rsidP="00763A5C">
            <w:pPr>
              <w:spacing w:after="120"/>
            </w:pPr>
          </w:p>
        </w:tc>
        <w:tc>
          <w:tcPr>
            <w:tcW w:w="2592" w:type="dxa"/>
          </w:tcPr>
          <w:p w14:paraId="4345A55B" w14:textId="77777777" w:rsidR="00882108" w:rsidRDefault="00882108" w:rsidP="00763A5C">
            <w:pPr>
              <w:spacing w:after="120"/>
            </w:pPr>
            <w:r>
              <w:t>enables</w:t>
            </w:r>
          </w:p>
        </w:tc>
        <w:tc>
          <w:tcPr>
            <w:tcW w:w="4212" w:type="dxa"/>
          </w:tcPr>
          <w:p w14:paraId="61E57D08" w14:textId="77777777" w:rsidR="00882108" w:rsidRDefault="00882108" w:rsidP="00763A5C">
            <w:pPr>
              <w:spacing w:after="120"/>
            </w:pPr>
            <w:r>
              <w:t>only Activity</w:t>
            </w:r>
          </w:p>
        </w:tc>
      </w:tr>
      <w:tr w:rsidR="00882108" w14:paraId="347C661C" w14:textId="77777777" w:rsidTr="00763A5C">
        <w:tc>
          <w:tcPr>
            <w:tcW w:w="2546" w:type="dxa"/>
            <w:vMerge/>
          </w:tcPr>
          <w:p w14:paraId="15443260" w14:textId="77777777" w:rsidR="00882108" w:rsidRDefault="00882108" w:rsidP="00763A5C">
            <w:pPr>
              <w:spacing w:after="120"/>
            </w:pPr>
          </w:p>
        </w:tc>
        <w:tc>
          <w:tcPr>
            <w:tcW w:w="2592" w:type="dxa"/>
          </w:tcPr>
          <w:p w14:paraId="744D5A0C" w14:textId="77777777" w:rsidR="00882108" w:rsidRDefault="00882108" w:rsidP="00763A5C">
            <w:pPr>
              <w:spacing w:after="120"/>
            </w:pPr>
            <w:r>
              <w:t>effectOf</w:t>
            </w:r>
          </w:p>
        </w:tc>
        <w:tc>
          <w:tcPr>
            <w:tcW w:w="4212" w:type="dxa"/>
          </w:tcPr>
          <w:p w14:paraId="56848202" w14:textId="77777777" w:rsidR="00882108" w:rsidRDefault="00882108" w:rsidP="00763A5C">
            <w:pPr>
              <w:spacing w:after="120"/>
            </w:pPr>
            <w:r>
              <w:t>only Activity</w:t>
            </w:r>
          </w:p>
        </w:tc>
      </w:tr>
      <w:tr w:rsidR="00882108" w14:paraId="61D7BD61" w14:textId="77777777" w:rsidTr="00763A5C">
        <w:tc>
          <w:tcPr>
            <w:tcW w:w="2546" w:type="dxa"/>
            <w:vMerge/>
          </w:tcPr>
          <w:p w14:paraId="236622C8" w14:textId="77777777" w:rsidR="00882108" w:rsidRDefault="00882108" w:rsidP="00763A5C">
            <w:pPr>
              <w:spacing w:after="120"/>
            </w:pPr>
          </w:p>
        </w:tc>
        <w:tc>
          <w:tcPr>
            <w:tcW w:w="2592" w:type="dxa"/>
          </w:tcPr>
          <w:p w14:paraId="205107A2" w14:textId="77777777" w:rsidR="00882108" w:rsidRDefault="00882108" w:rsidP="00763A5C">
            <w:pPr>
              <w:spacing w:after="120"/>
            </w:pPr>
            <w:r>
              <w:t>causedBy</w:t>
            </w:r>
          </w:p>
        </w:tc>
        <w:tc>
          <w:tcPr>
            <w:tcW w:w="4212" w:type="dxa"/>
          </w:tcPr>
          <w:p w14:paraId="5F9E956F" w14:textId="77777777" w:rsidR="00882108" w:rsidRDefault="00882108" w:rsidP="00763A5C">
            <w:pPr>
              <w:spacing w:after="120"/>
            </w:pPr>
            <w:r>
              <w:t>only Activity</w:t>
            </w:r>
          </w:p>
        </w:tc>
      </w:tr>
      <w:tr w:rsidR="00882108" w14:paraId="0E0144A9" w14:textId="77777777" w:rsidTr="00763A5C">
        <w:tc>
          <w:tcPr>
            <w:tcW w:w="2546" w:type="dxa"/>
            <w:vMerge/>
          </w:tcPr>
          <w:p w14:paraId="2C892E52" w14:textId="77777777" w:rsidR="00882108" w:rsidRDefault="00882108" w:rsidP="00763A5C">
            <w:pPr>
              <w:spacing w:after="120"/>
            </w:pPr>
          </w:p>
        </w:tc>
        <w:tc>
          <w:tcPr>
            <w:tcW w:w="2592" w:type="dxa"/>
          </w:tcPr>
          <w:p w14:paraId="25C2D1D6" w14:textId="77777777" w:rsidR="00882108" w:rsidRDefault="00882108" w:rsidP="00763A5C">
            <w:pPr>
              <w:spacing w:after="120"/>
            </w:pPr>
            <w:r>
              <w:t>achievedAt</w:t>
            </w:r>
          </w:p>
        </w:tc>
        <w:tc>
          <w:tcPr>
            <w:tcW w:w="4212" w:type="dxa"/>
          </w:tcPr>
          <w:p w14:paraId="3DF8D49C" w14:textId="77777777" w:rsidR="00882108" w:rsidRDefault="00882108" w:rsidP="00763A5C">
            <w:pPr>
              <w:spacing w:after="120"/>
            </w:pPr>
            <w:r>
              <w:t xml:space="preserve">only </w:t>
            </w:r>
            <w:proofErr w:type="gramStart"/>
            <w:r>
              <w:t>time:TemporalEntity</w:t>
            </w:r>
            <w:proofErr w:type="gramEnd"/>
          </w:p>
        </w:tc>
      </w:tr>
      <w:tr w:rsidR="00882108" w14:paraId="08E408E9" w14:textId="77777777" w:rsidTr="00763A5C">
        <w:tc>
          <w:tcPr>
            <w:tcW w:w="2546" w:type="dxa"/>
            <w:vMerge w:val="restart"/>
          </w:tcPr>
          <w:p w14:paraId="61B3AEA8" w14:textId="77777777" w:rsidR="00882108" w:rsidRDefault="00882108" w:rsidP="00763A5C">
            <w:pPr>
              <w:spacing w:after="120"/>
            </w:pPr>
            <w:r>
              <w:t>TerminalState</w:t>
            </w:r>
          </w:p>
        </w:tc>
        <w:tc>
          <w:tcPr>
            <w:tcW w:w="2592" w:type="dxa"/>
          </w:tcPr>
          <w:p w14:paraId="454043C4" w14:textId="77777777" w:rsidR="00882108" w:rsidRDefault="00882108" w:rsidP="00763A5C">
            <w:pPr>
              <w:spacing w:after="120"/>
            </w:pPr>
            <w:r>
              <w:t>subClassOf</w:t>
            </w:r>
          </w:p>
        </w:tc>
        <w:tc>
          <w:tcPr>
            <w:tcW w:w="4212" w:type="dxa"/>
          </w:tcPr>
          <w:p w14:paraId="4D747CC9" w14:textId="77777777" w:rsidR="00882108" w:rsidRDefault="00882108" w:rsidP="00763A5C">
            <w:pPr>
              <w:spacing w:after="120"/>
            </w:pPr>
            <w:r>
              <w:t>State</w:t>
            </w:r>
          </w:p>
        </w:tc>
      </w:tr>
      <w:tr w:rsidR="00882108" w14:paraId="2FDE383C" w14:textId="77777777" w:rsidTr="00763A5C">
        <w:tc>
          <w:tcPr>
            <w:tcW w:w="2546" w:type="dxa"/>
            <w:vMerge/>
          </w:tcPr>
          <w:p w14:paraId="2F36769D" w14:textId="77777777" w:rsidR="00882108" w:rsidRDefault="00882108" w:rsidP="00763A5C">
            <w:pPr>
              <w:spacing w:after="120"/>
            </w:pPr>
          </w:p>
        </w:tc>
        <w:tc>
          <w:tcPr>
            <w:tcW w:w="2592" w:type="dxa"/>
          </w:tcPr>
          <w:p w14:paraId="57711FB4" w14:textId="77777777" w:rsidR="00882108" w:rsidRDefault="00882108" w:rsidP="00763A5C">
            <w:pPr>
              <w:spacing w:after="120"/>
            </w:pPr>
            <w:r>
              <w:t>disjointWith</w:t>
            </w:r>
          </w:p>
        </w:tc>
        <w:tc>
          <w:tcPr>
            <w:tcW w:w="4212" w:type="dxa"/>
          </w:tcPr>
          <w:p w14:paraId="29DA1ED9" w14:textId="77777777" w:rsidR="00882108" w:rsidRDefault="00882108" w:rsidP="00763A5C">
            <w:pPr>
              <w:spacing w:after="120"/>
            </w:pPr>
            <w:r>
              <w:t>NonTerminalState</w:t>
            </w:r>
          </w:p>
        </w:tc>
      </w:tr>
      <w:tr w:rsidR="00882108" w14:paraId="61A2CBBC" w14:textId="77777777" w:rsidTr="00763A5C">
        <w:tc>
          <w:tcPr>
            <w:tcW w:w="2546" w:type="dxa"/>
            <w:vMerge/>
          </w:tcPr>
          <w:p w14:paraId="7B20219F" w14:textId="77777777" w:rsidR="00882108" w:rsidRDefault="00882108" w:rsidP="00763A5C">
            <w:pPr>
              <w:spacing w:after="120"/>
            </w:pPr>
          </w:p>
        </w:tc>
        <w:tc>
          <w:tcPr>
            <w:tcW w:w="2592" w:type="dxa"/>
          </w:tcPr>
          <w:p w14:paraId="1AB6CA13" w14:textId="77777777" w:rsidR="00882108" w:rsidRDefault="00882108" w:rsidP="00763A5C">
            <w:pPr>
              <w:spacing w:after="120"/>
            </w:pPr>
            <w:r>
              <w:t>subClassOf</w:t>
            </w:r>
          </w:p>
        </w:tc>
        <w:tc>
          <w:tcPr>
            <w:tcW w:w="4212" w:type="dxa"/>
          </w:tcPr>
          <w:p w14:paraId="7172F15F" w14:textId="77777777" w:rsidR="00882108" w:rsidRDefault="00882108" w:rsidP="00763A5C">
            <w:pPr>
              <w:spacing w:after="120"/>
            </w:pPr>
            <w:proofErr w:type="gramStart"/>
            <w:r>
              <w:t>change:Manifestation</w:t>
            </w:r>
            <w:proofErr w:type="gramEnd"/>
            <w:r>
              <w:t xml:space="preserve"> and (preconditionOf some Activity or effectOf some Activity)</w:t>
            </w:r>
          </w:p>
        </w:tc>
      </w:tr>
      <w:tr w:rsidR="00882108" w14:paraId="4952F578" w14:textId="77777777" w:rsidTr="00763A5C">
        <w:tc>
          <w:tcPr>
            <w:tcW w:w="2546" w:type="dxa"/>
            <w:vMerge/>
          </w:tcPr>
          <w:p w14:paraId="3D6EDFD0" w14:textId="77777777" w:rsidR="00882108" w:rsidRDefault="00882108" w:rsidP="00763A5C">
            <w:pPr>
              <w:spacing w:after="120"/>
            </w:pPr>
          </w:p>
        </w:tc>
        <w:tc>
          <w:tcPr>
            <w:tcW w:w="2592" w:type="dxa"/>
          </w:tcPr>
          <w:p w14:paraId="618CF358" w14:textId="77777777" w:rsidR="00882108" w:rsidRDefault="00882108" w:rsidP="00763A5C">
            <w:pPr>
              <w:spacing w:after="120"/>
            </w:pPr>
            <w:r>
              <w:t>hasDecomp</w:t>
            </w:r>
          </w:p>
        </w:tc>
        <w:tc>
          <w:tcPr>
            <w:tcW w:w="4212" w:type="dxa"/>
          </w:tcPr>
          <w:p w14:paraId="77606D6D" w14:textId="77777777" w:rsidR="00882108" w:rsidRDefault="00882108" w:rsidP="00763A5C">
            <w:pPr>
              <w:spacing w:after="120"/>
            </w:pPr>
            <w:r>
              <w:t>exactly 0 StateType</w:t>
            </w:r>
          </w:p>
        </w:tc>
      </w:tr>
      <w:tr w:rsidR="00882108" w14:paraId="21289EE7" w14:textId="77777777" w:rsidTr="00763A5C">
        <w:tc>
          <w:tcPr>
            <w:tcW w:w="2546" w:type="dxa"/>
            <w:vMerge w:val="restart"/>
          </w:tcPr>
          <w:p w14:paraId="0E9FD4A3" w14:textId="77777777" w:rsidR="00882108" w:rsidRDefault="00882108" w:rsidP="00763A5C">
            <w:pPr>
              <w:spacing w:after="120"/>
            </w:pPr>
            <w:r>
              <w:t>NonTerminalState</w:t>
            </w:r>
          </w:p>
        </w:tc>
        <w:tc>
          <w:tcPr>
            <w:tcW w:w="2592" w:type="dxa"/>
          </w:tcPr>
          <w:p w14:paraId="24AD351A" w14:textId="77777777" w:rsidR="00882108" w:rsidRDefault="00882108" w:rsidP="00763A5C">
            <w:pPr>
              <w:spacing w:after="120"/>
            </w:pPr>
            <w:r>
              <w:t>subClassOf</w:t>
            </w:r>
          </w:p>
        </w:tc>
        <w:tc>
          <w:tcPr>
            <w:tcW w:w="4212" w:type="dxa"/>
          </w:tcPr>
          <w:p w14:paraId="23DAEFA7" w14:textId="77777777" w:rsidR="00882108" w:rsidRDefault="00882108" w:rsidP="00763A5C">
            <w:pPr>
              <w:spacing w:after="120"/>
            </w:pPr>
            <w:r>
              <w:t>State</w:t>
            </w:r>
          </w:p>
        </w:tc>
      </w:tr>
      <w:tr w:rsidR="00882108" w14:paraId="5540CF6E" w14:textId="77777777" w:rsidTr="00763A5C">
        <w:tc>
          <w:tcPr>
            <w:tcW w:w="2546" w:type="dxa"/>
            <w:vMerge/>
          </w:tcPr>
          <w:p w14:paraId="2E64D777" w14:textId="77777777" w:rsidR="00882108" w:rsidRDefault="00882108" w:rsidP="00763A5C">
            <w:pPr>
              <w:spacing w:after="120"/>
            </w:pPr>
          </w:p>
        </w:tc>
        <w:tc>
          <w:tcPr>
            <w:tcW w:w="2592" w:type="dxa"/>
          </w:tcPr>
          <w:p w14:paraId="6DAAB802" w14:textId="77777777" w:rsidR="00882108" w:rsidRDefault="00882108" w:rsidP="00763A5C">
            <w:pPr>
              <w:spacing w:after="120"/>
            </w:pPr>
            <w:r>
              <w:t>disjointWtih</w:t>
            </w:r>
          </w:p>
        </w:tc>
        <w:tc>
          <w:tcPr>
            <w:tcW w:w="4212" w:type="dxa"/>
          </w:tcPr>
          <w:p w14:paraId="49622561" w14:textId="77777777" w:rsidR="00882108" w:rsidRDefault="00882108" w:rsidP="00763A5C">
            <w:pPr>
              <w:spacing w:after="120"/>
            </w:pPr>
            <w:r>
              <w:t>TerminalState</w:t>
            </w:r>
          </w:p>
        </w:tc>
      </w:tr>
      <w:tr w:rsidR="00882108" w14:paraId="21215627" w14:textId="77777777" w:rsidTr="00763A5C">
        <w:tc>
          <w:tcPr>
            <w:tcW w:w="2546" w:type="dxa"/>
            <w:vMerge/>
          </w:tcPr>
          <w:p w14:paraId="32629CF5" w14:textId="77777777" w:rsidR="00882108" w:rsidRDefault="00882108" w:rsidP="00763A5C">
            <w:pPr>
              <w:spacing w:after="120"/>
            </w:pPr>
          </w:p>
        </w:tc>
        <w:tc>
          <w:tcPr>
            <w:tcW w:w="2592" w:type="dxa"/>
          </w:tcPr>
          <w:p w14:paraId="0C2C2F5C" w14:textId="77777777" w:rsidR="00882108" w:rsidRDefault="00882108" w:rsidP="00763A5C">
            <w:pPr>
              <w:spacing w:after="120"/>
            </w:pPr>
            <w:r>
              <w:t>hasDecomp</w:t>
            </w:r>
          </w:p>
        </w:tc>
        <w:tc>
          <w:tcPr>
            <w:tcW w:w="4212" w:type="dxa"/>
          </w:tcPr>
          <w:p w14:paraId="1621936C" w14:textId="77777777" w:rsidR="00882108" w:rsidRDefault="00882108" w:rsidP="00763A5C">
            <w:pPr>
              <w:spacing w:after="120"/>
            </w:pPr>
            <w:r>
              <w:t>only State and min 2 State</w:t>
            </w:r>
          </w:p>
        </w:tc>
      </w:tr>
      <w:tr w:rsidR="00882108" w14:paraId="7F355DAF" w14:textId="77777777" w:rsidTr="00763A5C">
        <w:tc>
          <w:tcPr>
            <w:tcW w:w="2546" w:type="dxa"/>
            <w:vMerge/>
          </w:tcPr>
          <w:p w14:paraId="16F2C753" w14:textId="77777777" w:rsidR="00882108" w:rsidRDefault="00882108" w:rsidP="00763A5C">
            <w:pPr>
              <w:spacing w:after="120"/>
            </w:pPr>
          </w:p>
        </w:tc>
        <w:tc>
          <w:tcPr>
            <w:tcW w:w="2592" w:type="dxa"/>
          </w:tcPr>
          <w:p w14:paraId="7AD5749E" w14:textId="77777777" w:rsidR="00882108" w:rsidRDefault="00882108" w:rsidP="00763A5C">
            <w:pPr>
              <w:spacing w:after="120"/>
            </w:pPr>
            <w:r>
              <w:t>hasSubstate</w:t>
            </w:r>
          </w:p>
        </w:tc>
        <w:tc>
          <w:tcPr>
            <w:tcW w:w="4212" w:type="dxa"/>
          </w:tcPr>
          <w:p w14:paraId="69E7DDD0" w14:textId="77777777" w:rsidR="00882108" w:rsidRDefault="00882108" w:rsidP="00763A5C">
            <w:pPr>
              <w:spacing w:after="120"/>
            </w:pPr>
            <w:r>
              <w:t>only State</w:t>
            </w:r>
          </w:p>
        </w:tc>
      </w:tr>
      <w:tr w:rsidR="00882108" w14:paraId="3A7D34FF" w14:textId="77777777" w:rsidTr="00763A5C">
        <w:tc>
          <w:tcPr>
            <w:tcW w:w="2546" w:type="dxa"/>
            <w:vMerge w:val="restart"/>
          </w:tcPr>
          <w:p w14:paraId="3D57FCB5" w14:textId="77777777" w:rsidR="00882108" w:rsidRDefault="00882108" w:rsidP="00763A5C">
            <w:pPr>
              <w:spacing w:after="120"/>
            </w:pPr>
            <w:r>
              <w:t>ConjunctiveState</w:t>
            </w:r>
          </w:p>
        </w:tc>
        <w:tc>
          <w:tcPr>
            <w:tcW w:w="2592" w:type="dxa"/>
          </w:tcPr>
          <w:p w14:paraId="73868896" w14:textId="77777777" w:rsidR="00882108" w:rsidRDefault="00882108" w:rsidP="00763A5C">
            <w:pPr>
              <w:spacing w:after="120"/>
            </w:pPr>
            <w:r>
              <w:t>subClassOf</w:t>
            </w:r>
          </w:p>
        </w:tc>
        <w:tc>
          <w:tcPr>
            <w:tcW w:w="4212" w:type="dxa"/>
          </w:tcPr>
          <w:p w14:paraId="0B32E4B9" w14:textId="77777777" w:rsidR="00882108" w:rsidRDefault="00882108" w:rsidP="00763A5C">
            <w:pPr>
              <w:spacing w:after="120"/>
            </w:pPr>
            <w:r>
              <w:t>NonTerminalState</w:t>
            </w:r>
          </w:p>
        </w:tc>
      </w:tr>
      <w:tr w:rsidR="00882108" w14:paraId="10FC28E1" w14:textId="77777777" w:rsidTr="00763A5C">
        <w:tc>
          <w:tcPr>
            <w:tcW w:w="2546" w:type="dxa"/>
            <w:vMerge/>
          </w:tcPr>
          <w:p w14:paraId="7066DF6B" w14:textId="77777777" w:rsidR="00882108" w:rsidRDefault="00882108" w:rsidP="00763A5C">
            <w:pPr>
              <w:spacing w:after="120"/>
            </w:pPr>
          </w:p>
        </w:tc>
        <w:tc>
          <w:tcPr>
            <w:tcW w:w="2592" w:type="dxa"/>
          </w:tcPr>
          <w:p w14:paraId="35960255" w14:textId="77777777" w:rsidR="00882108" w:rsidRDefault="00882108" w:rsidP="00763A5C">
            <w:pPr>
              <w:spacing w:after="120"/>
            </w:pPr>
            <w:r>
              <w:t>disjointWith</w:t>
            </w:r>
          </w:p>
        </w:tc>
        <w:tc>
          <w:tcPr>
            <w:tcW w:w="4212" w:type="dxa"/>
          </w:tcPr>
          <w:p w14:paraId="56E45776" w14:textId="77777777" w:rsidR="00882108" w:rsidRDefault="00882108" w:rsidP="00763A5C">
            <w:pPr>
              <w:spacing w:after="120"/>
            </w:pPr>
            <w:r>
              <w:t>DisjunctiveState</w:t>
            </w:r>
          </w:p>
        </w:tc>
      </w:tr>
      <w:tr w:rsidR="00882108" w14:paraId="030554EF" w14:textId="77777777" w:rsidTr="00763A5C">
        <w:tc>
          <w:tcPr>
            <w:tcW w:w="2546" w:type="dxa"/>
            <w:vMerge w:val="restart"/>
          </w:tcPr>
          <w:p w14:paraId="34B8FF81" w14:textId="77777777" w:rsidR="00882108" w:rsidRDefault="00882108" w:rsidP="00763A5C">
            <w:pPr>
              <w:spacing w:after="120"/>
            </w:pPr>
            <w:r>
              <w:t>DisjunctiveState</w:t>
            </w:r>
          </w:p>
        </w:tc>
        <w:tc>
          <w:tcPr>
            <w:tcW w:w="2592" w:type="dxa"/>
          </w:tcPr>
          <w:p w14:paraId="382EC172" w14:textId="77777777" w:rsidR="00882108" w:rsidRDefault="00882108" w:rsidP="00763A5C">
            <w:pPr>
              <w:spacing w:after="120"/>
            </w:pPr>
            <w:r>
              <w:t>subClassOf</w:t>
            </w:r>
          </w:p>
        </w:tc>
        <w:tc>
          <w:tcPr>
            <w:tcW w:w="4212" w:type="dxa"/>
          </w:tcPr>
          <w:p w14:paraId="74BFF420" w14:textId="77777777" w:rsidR="00882108" w:rsidRDefault="00882108" w:rsidP="00763A5C">
            <w:pPr>
              <w:spacing w:after="120"/>
            </w:pPr>
            <w:r>
              <w:t>NonTerminalState</w:t>
            </w:r>
          </w:p>
        </w:tc>
      </w:tr>
      <w:tr w:rsidR="00882108" w14:paraId="442A3979" w14:textId="77777777" w:rsidTr="00763A5C">
        <w:tc>
          <w:tcPr>
            <w:tcW w:w="2546" w:type="dxa"/>
            <w:vMerge/>
          </w:tcPr>
          <w:p w14:paraId="7E97F81D" w14:textId="77777777" w:rsidR="00882108" w:rsidRDefault="00882108" w:rsidP="00763A5C">
            <w:pPr>
              <w:spacing w:after="120"/>
            </w:pPr>
          </w:p>
        </w:tc>
        <w:tc>
          <w:tcPr>
            <w:tcW w:w="2592" w:type="dxa"/>
          </w:tcPr>
          <w:p w14:paraId="27165F95" w14:textId="77777777" w:rsidR="00882108" w:rsidRDefault="00882108" w:rsidP="00763A5C">
            <w:pPr>
              <w:spacing w:after="120"/>
            </w:pPr>
            <w:r>
              <w:t>disjointWith</w:t>
            </w:r>
          </w:p>
        </w:tc>
        <w:tc>
          <w:tcPr>
            <w:tcW w:w="4212" w:type="dxa"/>
          </w:tcPr>
          <w:p w14:paraId="205DA907" w14:textId="77777777" w:rsidR="00882108" w:rsidRDefault="00882108" w:rsidP="00763A5C">
            <w:pPr>
              <w:spacing w:after="120"/>
            </w:pPr>
            <w:r>
              <w:t>ConjunctiveState</w:t>
            </w:r>
          </w:p>
        </w:tc>
      </w:tr>
    </w:tbl>
    <w:p w14:paraId="22EBBF2F" w14:textId="77777777" w:rsidR="00882108" w:rsidRDefault="00882108" w:rsidP="00882108">
      <w:pPr>
        <w:spacing w:after="120" w:line="360" w:lineRule="auto"/>
      </w:pPr>
    </w:p>
    <w:p w14:paraId="49123AF3" w14:textId="77777777" w:rsidR="00882108" w:rsidRDefault="00882108" w:rsidP="00882108">
      <w:pPr>
        <w:keepNext/>
        <w:spacing w:after="120" w:line="360" w:lineRule="auto"/>
      </w:pPr>
      <w:r w:rsidRPr="007F7E71">
        <w:rPr>
          <w:noProof/>
        </w:rPr>
        <w:lastRenderedPageBreak/>
        <w:drawing>
          <wp:inline distT="0" distB="0" distL="0" distR="0" wp14:anchorId="2AA2C1C1" wp14:editId="40EFC249">
            <wp:extent cx="3981157" cy="3131333"/>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4680" cy="3141969"/>
                    </a:xfrm>
                    <a:prstGeom prst="rect">
                      <a:avLst/>
                    </a:prstGeom>
                  </pic:spPr>
                </pic:pic>
              </a:graphicData>
            </a:graphic>
          </wp:inline>
        </w:drawing>
      </w:r>
    </w:p>
    <w:p w14:paraId="5B6C640D" w14:textId="2F28C656" w:rsidR="00882108" w:rsidRPr="007F7E71" w:rsidRDefault="00882108" w:rsidP="00882108">
      <w:pPr>
        <w:pStyle w:val="Caption"/>
        <w:spacing w:after="120"/>
        <w:rPr>
          <w:lang w:val="en-CA"/>
        </w:rPr>
      </w:pPr>
      <w:bookmarkStart w:id="80" w:name="_Ref15389805"/>
      <w:r>
        <w:t xml:space="preserve">Figure </w:t>
      </w:r>
      <w:fldSimple w:instr=" SEQ Figure \* ARABIC ">
        <w:r w:rsidR="001A6211">
          <w:rPr>
            <w:noProof/>
          </w:rPr>
          <w:t>6</w:t>
        </w:r>
      </w:fldSimple>
      <w:bookmarkEnd w:id="80"/>
      <w:r>
        <w:t>: Relationship between key classes in the Activity Ontology</w:t>
      </w:r>
    </w:p>
    <w:p w14:paraId="68473683" w14:textId="77777777" w:rsidR="00882108" w:rsidRPr="002C23A9" w:rsidRDefault="00882108" w:rsidP="00FE13B1">
      <w:pPr>
        <w:pStyle w:val="Heading4"/>
      </w:pPr>
      <w:r>
        <w:t>An Example</w:t>
      </w:r>
    </w:p>
    <w:p w14:paraId="0F034018" w14:textId="1BE6B0B9" w:rsidR="00882108" w:rsidRDefault="00882108" w:rsidP="00882108">
      <w:pPr>
        <w:spacing w:after="120" w:line="360" w:lineRule="auto"/>
      </w:pPr>
      <w:r>
        <w:t xml:space="preserve">As an example, consider the activity of driving to work. This activity occurs before the activity of working; axioms at the class-level could be added to state that all instances (occurrences) of the DriveToWork activity occur before some instances (occurrences) of the Work activity, though such statements may be too strong in some cases. There are also certain preconditions and effects of the activity that might be important to represent. For example, an effect of the DriveToWork activity is that both the driver and the car are at work. This could be represented as a complex, Conjunctive State. This state may then be decomposed into more precise sub-states that capture the intended semantics using concepts from other parts of the iCity TPSO. This example formalization of the DriveToWork activity is illustrated in </w:t>
      </w:r>
      <w:r>
        <w:fldChar w:fldCharType="begin"/>
      </w:r>
      <w:r>
        <w:instrText xml:space="preserve"> REF _Ref15390281 \h </w:instrText>
      </w:r>
      <w:r>
        <w:fldChar w:fldCharType="separate"/>
      </w:r>
      <w:r w:rsidR="00C65CEA">
        <w:t xml:space="preserve">Figure </w:t>
      </w:r>
      <w:r w:rsidR="00C65CEA">
        <w:rPr>
          <w:noProof/>
        </w:rPr>
        <w:t>7</w:t>
      </w:r>
      <w:r>
        <w:fldChar w:fldCharType="end"/>
      </w:r>
      <w:r>
        <w:t xml:space="preserve">. Note that the activity DriveToWork might also be decomposed into subactivities (e.g. parts of the trip) as required. When the resulting Activity and State subclasses are instantiated, additional details regarding a particular occurrence of an activity may be added. For example, the location of the person and vehicle may be specified thus providing additional detail on the state before the particular activity occurrence. This is depicted in </w:t>
      </w:r>
      <w:r>
        <w:fldChar w:fldCharType="begin"/>
      </w:r>
      <w:r>
        <w:instrText xml:space="preserve"> REF _Ref12516943 \h </w:instrText>
      </w:r>
      <w:r>
        <w:fldChar w:fldCharType="separate"/>
      </w:r>
      <w:r w:rsidR="00C65CEA">
        <w:t xml:space="preserve">Figure </w:t>
      </w:r>
      <w:r w:rsidR="00C65CEA">
        <w:rPr>
          <w:noProof/>
        </w:rPr>
        <w:t>8</w:t>
      </w:r>
      <w:r>
        <w:fldChar w:fldCharType="end"/>
      </w:r>
      <w:r>
        <w:t>.</w:t>
      </w:r>
    </w:p>
    <w:p w14:paraId="0ABE9FE7" w14:textId="77777777" w:rsidR="00882108" w:rsidRDefault="00882108" w:rsidP="00882108">
      <w:pPr>
        <w:keepNext/>
        <w:spacing w:after="120" w:line="360" w:lineRule="auto"/>
      </w:pPr>
      <w:r w:rsidRPr="009F4912">
        <w:rPr>
          <w:noProof/>
        </w:rPr>
        <w:lastRenderedPageBreak/>
        <w:drawing>
          <wp:inline distT="0" distB="0" distL="0" distR="0" wp14:anchorId="48FD34B3" wp14:editId="34DB8A20">
            <wp:extent cx="4811151" cy="4212327"/>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21233" cy="4221154"/>
                    </a:xfrm>
                    <a:prstGeom prst="rect">
                      <a:avLst/>
                    </a:prstGeom>
                  </pic:spPr>
                </pic:pic>
              </a:graphicData>
            </a:graphic>
          </wp:inline>
        </w:drawing>
      </w:r>
    </w:p>
    <w:p w14:paraId="4E0929D3" w14:textId="794BBC89" w:rsidR="00882108" w:rsidRDefault="00882108" w:rsidP="00882108">
      <w:pPr>
        <w:pStyle w:val="Caption"/>
        <w:spacing w:after="120" w:line="360" w:lineRule="auto"/>
        <w:rPr>
          <w:lang w:val="en-CA"/>
        </w:rPr>
      </w:pPr>
      <w:bookmarkStart w:id="81" w:name="_Ref15390281"/>
      <w:r>
        <w:t xml:space="preserve">Figure </w:t>
      </w:r>
      <w:fldSimple w:instr=" SEQ Figure \* ARABIC ">
        <w:r w:rsidR="001A6211">
          <w:rPr>
            <w:noProof/>
          </w:rPr>
          <w:t>7</w:t>
        </w:r>
      </w:fldSimple>
      <w:bookmarkEnd w:id="81"/>
      <w:r>
        <w:t>: Example formalization of the DriveToWorkActivity</w:t>
      </w:r>
    </w:p>
    <w:p w14:paraId="50965360" w14:textId="77777777" w:rsidR="00882108" w:rsidRDefault="00882108" w:rsidP="00882108">
      <w:pPr>
        <w:keepNext/>
        <w:spacing w:after="120" w:line="360" w:lineRule="auto"/>
      </w:pPr>
      <w:r w:rsidRPr="00676D45">
        <w:rPr>
          <w:noProof/>
        </w:rPr>
        <w:lastRenderedPageBreak/>
        <w:drawing>
          <wp:inline distT="0" distB="0" distL="0" distR="0" wp14:anchorId="654EB1F5" wp14:editId="170DF706">
            <wp:extent cx="5943600" cy="45713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571365"/>
                    </a:xfrm>
                    <a:prstGeom prst="rect">
                      <a:avLst/>
                    </a:prstGeom>
                  </pic:spPr>
                </pic:pic>
              </a:graphicData>
            </a:graphic>
          </wp:inline>
        </w:drawing>
      </w:r>
    </w:p>
    <w:p w14:paraId="32096DE8" w14:textId="58E847E3" w:rsidR="00882108" w:rsidRPr="00A3354E" w:rsidRDefault="00882108" w:rsidP="00882108">
      <w:pPr>
        <w:pStyle w:val="Caption"/>
        <w:spacing w:after="120"/>
        <w:rPr>
          <w:lang w:val="en-CA"/>
        </w:rPr>
      </w:pPr>
      <w:bookmarkStart w:id="82" w:name="_Ref12516943"/>
      <w:r>
        <w:t xml:space="preserve">Figure </w:t>
      </w:r>
      <w:fldSimple w:instr=" SEQ Figure \* ARABIC ">
        <w:r w:rsidR="001A6211">
          <w:rPr>
            <w:noProof/>
          </w:rPr>
          <w:t>8</w:t>
        </w:r>
      </w:fldSimple>
      <w:bookmarkEnd w:id="82"/>
      <w:r>
        <w:t>: Example use of the Activity Ontology</w:t>
      </w:r>
    </w:p>
    <w:p w14:paraId="3B1DB8D2" w14:textId="3FECAECC" w:rsidR="00F1015B" w:rsidRDefault="00882108" w:rsidP="00FE13B1">
      <w:pPr>
        <w:pStyle w:val="Heading4"/>
      </w:pPr>
      <w:r>
        <w:t>Future Work</w:t>
      </w:r>
    </w:p>
    <w:p w14:paraId="75FA998E" w14:textId="5AADBD44" w:rsidR="00FE13B1" w:rsidRPr="00FE13B1" w:rsidRDefault="00FE13B1" w:rsidP="00FE13B1">
      <w:pPr>
        <w:rPr>
          <w:lang w:val="en-US" w:bidi="en-US"/>
        </w:rPr>
      </w:pPr>
      <w:r>
        <w:rPr>
          <w:lang w:val="en-US" w:bidi="en-US"/>
        </w:rPr>
        <w:t>As noted, this represented is influenced by earlier work on Activities in the TOVE ontologies. However, this ontology does not directly reuse the more recent OWL version of the TOVE Activity ontology released by the Enterprise Integration Laboratory</w:t>
      </w:r>
      <w:r>
        <w:rPr>
          <w:rStyle w:val="FootnoteReference"/>
          <w:lang w:val="en-US" w:bidi="en-US"/>
        </w:rPr>
        <w:footnoteReference w:id="5"/>
      </w:r>
      <w:r>
        <w:rPr>
          <w:lang w:val="en-US" w:bidi="en-US"/>
        </w:rPr>
        <w:t>. Future work should address this by attempting to either revise and converge these ontologies or to formalize the relationship between the two.</w:t>
      </w:r>
    </w:p>
    <w:p w14:paraId="3F767999" w14:textId="77777777" w:rsidR="00882108" w:rsidRDefault="00882108" w:rsidP="00471164"/>
    <w:p w14:paraId="7E4819CA" w14:textId="77777777" w:rsidR="00FA36DF" w:rsidRPr="00FA36DF" w:rsidRDefault="00FA36DF" w:rsidP="00FA36DF">
      <w:pPr>
        <w:rPr>
          <w:b/>
        </w:rPr>
      </w:pPr>
      <w:r w:rsidRPr="00FA36DF">
        <w:rPr>
          <w:b/>
        </w:rPr>
        <w:t>Reused Ontologies:</w:t>
      </w:r>
    </w:p>
    <w:p w14:paraId="2F1261DB" w14:textId="339AB54D" w:rsidR="00FA36DF" w:rsidRDefault="00E96D73" w:rsidP="009E4A69">
      <w:pPr>
        <w:pStyle w:val="ListParagraph"/>
      </w:pPr>
      <w:r>
        <w:t>Change Ontology</w:t>
      </w:r>
    </w:p>
    <w:p w14:paraId="6F40D19E" w14:textId="471D135C" w:rsidR="00FA36DF" w:rsidRDefault="00E96D73" w:rsidP="009E4A69">
      <w:pPr>
        <w:pStyle w:val="ListParagraph"/>
      </w:pPr>
      <w:r>
        <w:t>Location Ontology</w:t>
      </w:r>
    </w:p>
    <w:p w14:paraId="3D7B13F8" w14:textId="77777777" w:rsidR="00E8128A" w:rsidRPr="00733EB6" w:rsidRDefault="00E8128A" w:rsidP="00E8128A">
      <w:pPr>
        <w:pStyle w:val="Heading3"/>
      </w:pPr>
      <w:bookmarkStart w:id="83" w:name="_Toc22804602"/>
      <w:r w:rsidRPr="00733EB6">
        <w:t xml:space="preserve">Recurring </w:t>
      </w:r>
      <w:r>
        <w:t>E</w:t>
      </w:r>
      <w:r w:rsidRPr="00733EB6">
        <w:t>vent ontology</w:t>
      </w:r>
      <w:bookmarkEnd w:id="83"/>
    </w:p>
    <w:p w14:paraId="35B9F1C1" w14:textId="77777777" w:rsidR="00E8128A" w:rsidRPr="00A30239" w:rsidRDefault="00E8128A" w:rsidP="00E8128A">
      <w:pPr>
        <w:rPr>
          <w:i/>
        </w:rPr>
      </w:pPr>
      <w:r>
        <w:rPr>
          <w:i/>
        </w:rPr>
        <w:t>http://ontology.eil.utoronto.ca/icity/RecurringEvent</w:t>
      </w:r>
    </w:p>
    <w:p w14:paraId="397C38BA" w14:textId="77777777" w:rsidR="00E8128A" w:rsidRDefault="00E8128A" w:rsidP="00E8128A">
      <w:pPr>
        <w:spacing w:after="120" w:line="360" w:lineRule="auto"/>
      </w:pPr>
      <w:r>
        <w:t xml:space="preserve">A specification of recurring events, in particular those that are defined according to calendar dates (e.g. every Monday, every March), is required to capture information regarding hours of </w:t>
      </w:r>
      <w:r>
        <w:lastRenderedPageBreak/>
        <w:t>operation, road restrictions, restrictions on parking policies, and so on. A recurring event is a means of describing scenarios where some activity is scheduled to recur at some regular interval. I</w:t>
      </w:r>
      <w:r w:rsidRPr="0029246E">
        <w:t xml:space="preserve">t is important to note that </w:t>
      </w:r>
      <w:r>
        <w:t>recurring events</w:t>
      </w:r>
      <w:r w:rsidRPr="0029246E">
        <w:t xml:space="preserve">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D991993" w14:textId="77777777" w:rsidR="00E8128A" w:rsidRDefault="00E8128A" w:rsidP="00E8128A">
      <w:pPr>
        <w:pStyle w:val="Heading4"/>
      </w:pPr>
      <w:r>
        <w:t>The Ontology</w:t>
      </w:r>
    </w:p>
    <w:p w14:paraId="25770CB9" w14:textId="62F9249A" w:rsidR="00E8128A" w:rsidRDefault="00E8128A" w:rsidP="00E8128A">
      <w:pPr>
        <w:spacing w:after="120" w:line="360" w:lineRule="auto"/>
      </w:pPr>
      <w:r>
        <w:t>The design of this ontology was inspired by previous work on an ontology for city services</w:t>
      </w:r>
      <w:r>
        <w:rPr>
          <w:rStyle w:val="FootnoteReference"/>
          <w:rFonts w:eastAsiaTheme="majorEastAsia"/>
        </w:rPr>
        <w:footnoteReference w:id="6"/>
      </w:r>
      <w:r>
        <w:t xml:space="preserve"> for the Global City Indicator (GCI) Ontology </w:t>
      </w:r>
      <w:r>
        <w:fldChar w:fldCharType="begin"/>
      </w:r>
      <w:r w:rsidR="006B06D3">
        <w:instrText xml:space="preserve"> ADDIN EN.CITE &lt;EndNote&gt;&lt;Cite&gt;&lt;Author&gt;Fox&lt;/Author&gt;&lt;Year&gt;2013&lt;/Year&gt;&lt;IDText&gt;A foundation ontology for global city indicators&lt;/IDText&gt;&lt;DisplayText&gt;[16]&lt;/DisplayText&gt;&lt;record&gt;&lt;titles&gt;&lt;title&gt;A foundation ontology for global city indicators&lt;/title&gt;&lt;secondary-title&gt;University of Toronto, Toronto, Global Cities Institute&lt;/secondary-title&gt;&lt;/titles&gt;&lt;contributors&gt;&lt;authors&gt;&lt;author&gt;Fox, Mark S&lt;/author&gt;&lt;/authors&gt;&lt;/contributors&gt;&lt;added-date format="utc"&gt;1563201558&lt;/added-date&gt;&lt;ref-type name="Journal Article"&gt;17&lt;/ref-type&gt;&lt;dates&gt;&lt;year&gt;2013&lt;/year&gt;&lt;/dates&gt;&lt;rec-number&gt;19&lt;/rec-number&gt;&lt;last-updated-date format="utc"&gt;1563201558&lt;/last-updated-date&gt;&lt;/record&gt;&lt;/Cite&gt;&lt;/EndNote&gt;</w:instrText>
      </w:r>
      <w:r>
        <w:fldChar w:fldCharType="separate"/>
      </w:r>
      <w:r w:rsidR="006B06D3">
        <w:rPr>
          <w:noProof/>
        </w:rPr>
        <w:t>[16]</w:t>
      </w:r>
      <w:r>
        <w:fldChar w:fldCharType="end"/>
      </w:r>
      <w:r>
        <w:t xml:space="preserve">, however due to incompatibilities in the scope and semantics of the GCI ontology we do not directly reuse it in the iCity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Pr>
          <w:i/>
        </w:rPr>
        <w:t xml:space="preserve">multiple </w:t>
      </w:r>
      <w:r>
        <w:t xml:space="preserve">intervals in time. In the iCity TPSO, we opt for a more precise representation that identifies the individual occurrences (that occur at a particular time interval) of some recurring event. </w:t>
      </w:r>
    </w:p>
    <w:p w14:paraId="632FD378" w14:textId="77777777" w:rsidR="00E8128A" w:rsidRDefault="00E8128A" w:rsidP="00E8128A">
      <w:pPr>
        <w:spacing w:after="120" w:line="360" w:lineRule="auto"/>
      </w:pPr>
      <w:r>
        <w:t>The Recurring Event Ontology adopts the following representation of recurring events: daily, weekly, and monthly recurring events (and their related properties) are defined, however the ontology may be extended with similar definitions of other type of recurring events, as required. This approach is based on the GCI Ontology work and adapted to provide a more suitable and complete representation of recurring events for the transportation domain.</w:t>
      </w:r>
    </w:p>
    <w:p w14:paraId="3CD0A0A0" w14:textId="77777777" w:rsidR="00E8128A" w:rsidRDefault="00E8128A" w:rsidP="00E8128A">
      <w:pPr>
        <w:spacing w:after="120" w:line="360" w:lineRule="auto"/>
      </w:pPr>
      <w:r w:rsidRPr="00E1766E">
        <w:t xml:space="preserve">An instance of a recurring event </w:t>
      </w:r>
      <w:r>
        <w:t>corresponds to</w:t>
      </w:r>
      <w:r w:rsidRPr="00E1766E">
        <w:t xml:space="preserve"> a class of activities (e.g., all of the occurrences of a Tuesday, all of the occurrences of the weekly waste pickup). </w:t>
      </w:r>
      <w:r>
        <w:t xml:space="preserve">The intuition is that the occurrences of a recurring event are all the same type of activity. What defines a recurring event is a combination of the activity type (e.g. a transit trip from point A to point B or the provision of a service) and the frequency at which it recurs. </w:t>
      </w:r>
    </w:p>
    <w:p w14:paraId="2AAEE189" w14:textId="77777777" w:rsidR="00E8128A" w:rsidRDefault="00E8128A" w:rsidP="00E8128A">
      <w:pPr>
        <w:spacing w:after="120" w:line="360" w:lineRule="auto"/>
      </w:pPr>
      <w:r>
        <w:t xml:space="preserve">The ontology captures the associated activity type with the </w:t>
      </w:r>
      <w:r w:rsidRPr="00E1766E">
        <w:rPr>
          <w:i/>
        </w:rPr>
        <w:t>hasOccurrence</w:t>
      </w:r>
      <w:r w:rsidRPr="00E1766E">
        <w:t xml:space="preserve"> </w:t>
      </w:r>
      <w:r>
        <w:t>property that relates recurring events to activities</w:t>
      </w:r>
      <w:r w:rsidRPr="00E1766E">
        <w:t>.</w:t>
      </w:r>
      <w:r>
        <w:t xml:space="preserve"> Classes of recurring events may be captured by identifying their </w:t>
      </w:r>
      <w:r>
        <w:lastRenderedPageBreak/>
        <w:t>associated classes of Activities, while individual recurring events may be associated with one or more instances of an activity.</w:t>
      </w:r>
    </w:p>
    <w:p w14:paraId="120EFC38" w14:textId="77777777" w:rsidR="00E8128A" w:rsidRPr="00E1766E" w:rsidRDefault="00E8128A" w:rsidP="00E8128A">
      <w:pPr>
        <w:spacing w:after="120" w:line="360" w:lineRule="auto"/>
      </w:pPr>
      <w:r w:rsidRPr="00E1766E">
        <w:t xml:space="preserve">The Recurring Event ontology </w:t>
      </w:r>
      <w:r>
        <w:t xml:space="preserve">reuses </w:t>
      </w:r>
      <w:r w:rsidRPr="00E1766E">
        <w:t>the Activity ontology, as the concept of an activity is central to the notion of a recurring event: the activit</w:t>
      </w:r>
      <w:r>
        <w:t>ies</w:t>
      </w:r>
      <w:r w:rsidRPr="00E1766E">
        <w:t xml:space="preserve"> </w:t>
      </w:r>
      <w:r>
        <w:t>are the recurrences</w:t>
      </w:r>
      <w:r w:rsidRPr="00E1766E">
        <w:t xml:space="preserve">. It is important to note that while the concept of Activity defined in the Activity ontology </w:t>
      </w:r>
      <w:r>
        <w:t xml:space="preserve">and </w:t>
      </w:r>
      <w:r w:rsidRPr="00E1766E">
        <w:t xml:space="preserve">is necessary for the definition of a RecurringEvent, it is </w:t>
      </w:r>
      <w:r w:rsidRPr="00E1766E">
        <w:rPr>
          <w:i/>
        </w:rPr>
        <w:t xml:space="preserve">not </w:t>
      </w:r>
      <w:r w:rsidRPr="00E1766E">
        <w:t xml:space="preserve">the case that the concept of RecurringEvents is required for the definition of an Activity. This allows </w:t>
      </w:r>
      <w:r>
        <w:t>the iCity TPSO</w:t>
      </w:r>
      <w:r w:rsidRPr="00E1766E">
        <w:t xml:space="preserve"> to maintain a simpler representation of events</w:t>
      </w:r>
      <w:r>
        <w:t xml:space="preserve"> in cases where </w:t>
      </w:r>
      <w:r w:rsidRPr="00E1766E">
        <w:t>the notion of recurrence not be required.</w:t>
      </w:r>
    </w:p>
    <w:p w14:paraId="63EEB3B4" w14:textId="77777777" w:rsidR="00E8128A" w:rsidRDefault="00E8128A" w:rsidP="00E8128A">
      <w:pPr>
        <w:spacing w:after="120" w:line="360" w:lineRule="auto"/>
      </w:pPr>
      <w:r>
        <w:t>Recurring</w:t>
      </w:r>
      <w:r w:rsidRPr="002919E2">
        <w:t xml:space="preserve"> events </w:t>
      </w:r>
      <w:r>
        <w:t xml:space="preserve">are also identified </w:t>
      </w:r>
      <w:r w:rsidRPr="002919E2">
        <w:t>based on the regular interval at which they occur; this is capture</w:t>
      </w:r>
      <w:r>
        <w:t>d</w:t>
      </w:r>
      <w:r w:rsidRPr="002919E2">
        <w:t xml:space="preserve"> using some combination of the hasTime, dayOfWeek, hasMonth, and dayOfMonth properties.  Using these properties, </w:t>
      </w:r>
      <w:r>
        <w:t xml:space="preserve">the </w:t>
      </w:r>
      <w:r w:rsidRPr="002919E2">
        <w:t xml:space="preserve">ontology </w:t>
      </w:r>
      <w:r>
        <w:t>supports</w:t>
      </w:r>
      <w:r w:rsidRPr="002919E2">
        <w:t xml:space="preserve"> </w:t>
      </w:r>
      <w:r>
        <w:t xml:space="preserve">definitions of </w:t>
      </w:r>
      <w:r w:rsidRPr="002919E2">
        <w:t>specializations of the RecurringEvent class</w:t>
      </w:r>
      <w:r>
        <w:t>. In particular, subclasses for daily, weekly, monthly, and yearly recurring events are defined; o</w:t>
      </w:r>
      <w:r w:rsidRPr="002919E2">
        <w:t xml:space="preserve">ther </w:t>
      </w:r>
      <w:r>
        <w:t>classes of recurring events</w:t>
      </w:r>
      <w:r w:rsidRPr="002919E2">
        <w:t xml:space="preserve"> may be defined similarly, as required.</w:t>
      </w:r>
    </w:p>
    <w:p w14:paraId="5770E58B" w14:textId="77777777" w:rsidR="00E8128A" w:rsidRPr="00E1766E" w:rsidRDefault="00E8128A" w:rsidP="00BC16B7">
      <w:pPr>
        <w:pStyle w:val="ListParagraph"/>
        <w:numPr>
          <w:ilvl w:val="0"/>
          <w:numId w:val="25"/>
        </w:numPr>
        <w:spacing w:after="120" w:line="360" w:lineRule="auto"/>
        <w:rPr>
          <w:lang w:val="en-CA"/>
        </w:rPr>
      </w:pPr>
      <w:r w:rsidRPr="00E1766E">
        <w:rPr>
          <w:lang w:val="en-CA"/>
        </w:rPr>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122E794"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WeeklyRecurringEvent recurs regularly on the same day of the week, as specified by the </w:t>
      </w:r>
      <w:proofErr w:type="gramStart"/>
      <w:r w:rsidRPr="00E1766E">
        <w:rPr>
          <w:lang w:val="en-CA"/>
        </w:rPr>
        <w:t>schema:dayOfWeek</w:t>
      </w:r>
      <w:proofErr w:type="gramEnd"/>
      <w:r w:rsidRPr="00E1766E">
        <w:rPr>
          <w:lang w:val="en-CA"/>
        </w:rPr>
        <w:t xml:space="preserve"> property.</w:t>
      </w:r>
    </w:p>
    <w:p w14:paraId="531AE9B0" w14:textId="77777777" w:rsidR="00E8128A" w:rsidRPr="00E1766E" w:rsidRDefault="00E8128A" w:rsidP="00BC16B7">
      <w:pPr>
        <w:pStyle w:val="ListParagraph"/>
        <w:numPr>
          <w:ilvl w:val="0"/>
          <w:numId w:val="25"/>
        </w:numPr>
        <w:spacing w:after="120" w:line="360" w:lineRule="auto"/>
        <w:rPr>
          <w:lang w:val="en-CA"/>
        </w:rPr>
      </w:pPr>
      <w:r w:rsidRPr="00E1766E">
        <w:rPr>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E1766E">
        <w:rPr>
          <w:i/>
          <w:lang w:val="en-CA"/>
        </w:rPr>
        <w:t xml:space="preserve">day </w:t>
      </w:r>
      <w:r w:rsidRPr="00E1766E">
        <w:rPr>
          <w:lang w:val="en-CA"/>
        </w:rPr>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4A83E55F" w14:textId="77777777" w:rsidR="00E8128A" w:rsidRPr="004B447F" w:rsidRDefault="00E8128A" w:rsidP="00BC16B7">
      <w:pPr>
        <w:pStyle w:val="ListParagraph"/>
        <w:numPr>
          <w:ilvl w:val="0"/>
          <w:numId w:val="25"/>
        </w:numPr>
        <w:spacing w:after="120" w:line="360" w:lineRule="auto"/>
        <w:rPr>
          <w:lang w:val="en-CA"/>
        </w:rPr>
      </w:pPr>
      <w:r w:rsidRPr="00E1766E">
        <w:rPr>
          <w:lang w:val="en-CA"/>
        </w:rPr>
        <w:t xml:space="preserve">A YearlyRecurringEvent recurs regularly on the same day of the same month, as specified by the hasMonth and dayOfMonth properties. As with MonthlyRecurringEvent, </w:t>
      </w:r>
      <w:r w:rsidRPr="00E1766E">
        <w:rPr>
          <w:lang w:val="en-CA"/>
        </w:rPr>
        <w:lastRenderedPageBreak/>
        <w:t>there may be ambiguity regarding the semantics of a yearly recurring event, however this formalization captures only the notion of an event that recurs on the same day of the same month (e.g. a birthday).</w:t>
      </w:r>
    </w:p>
    <w:p w14:paraId="41033E96" w14:textId="77777777" w:rsidR="00E8128A" w:rsidRPr="00E1766E" w:rsidRDefault="00E8128A" w:rsidP="00E8128A">
      <w:pPr>
        <w:spacing w:after="120" w:line="360" w:lineRule="auto"/>
      </w:pPr>
      <w:r w:rsidRPr="00E1766E">
        <w:t xml:space="preserve">Exceptions to recurring events may also be defined. For example, a business may normally operate on Monday-Friday, except for public holidays. Exceptions may also be defined on </w:t>
      </w:r>
      <w:r w:rsidRPr="00E1766E">
        <w:rPr>
          <w:i/>
        </w:rPr>
        <w:t>specific</w:t>
      </w:r>
      <w:r w:rsidRPr="00E1766E">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3484C880" w14:textId="2828A43E" w:rsidR="00E8128A" w:rsidRDefault="00E8128A" w:rsidP="00E8128A">
      <w:pPr>
        <w:spacing w:after="120" w:line="360" w:lineRule="auto"/>
      </w:pPr>
      <w:r w:rsidRPr="00E1766E">
        <w:t>As with an Activity, a RecurringEvent may be decomposed/decomposed into simpler/more complex RecurringEvents to support varying levels of granularity. This decomposition may be specified with the hasSubRecurringEvent property.</w:t>
      </w:r>
      <w:r>
        <w:t xml:space="preserve"> The key classes in the Recurring Event Ontology are summarized in </w:t>
      </w:r>
      <w:r>
        <w:fldChar w:fldCharType="begin"/>
      </w:r>
      <w:r>
        <w:instrText xml:space="preserve"> REF _Ref12533493 \h </w:instrText>
      </w:r>
      <w:r>
        <w:fldChar w:fldCharType="separate"/>
      </w:r>
      <w:r w:rsidR="00C65CEA">
        <w:t xml:space="preserve">Table </w:t>
      </w:r>
      <w:r w:rsidR="00C65CEA">
        <w:rPr>
          <w:noProof/>
        </w:rPr>
        <w:t>8</w:t>
      </w:r>
      <w:r>
        <w:fldChar w:fldCharType="end"/>
      </w:r>
      <w:r>
        <w:t xml:space="preserve"> and illustrated in </w:t>
      </w:r>
      <w:r>
        <w:fldChar w:fldCharType="begin"/>
      </w:r>
      <w:r>
        <w:instrText xml:space="preserve"> REF _Ref12533514 \h </w:instrText>
      </w:r>
      <w:r>
        <w:fldChar w:fldCharType="separate"/>
      </w:r>
      <w:r w:rsidR="00C65CEA">
        <w:t xml:space="preserve">Figure </w:t>
      </w:r>
      <w:r w:rsidR="00C65CEA">
        <w:rPr>
          <w:noProof/>
        </w:rPr>
        <w:t>9</w:t>
      </w:r>
      <w:r>
        <w:fldChar w:fldCharType="end"/>
      </w:r>
      <w:r>
        <w:t>.</w:t>
      </w:r>
    </w:p>
    <w:p w14:paraId="650C9F54" w14:textId="50FA9EB8" w:rsidR="00E8128A" w:rsidRDefault="00E8128A" w:rsidP="00E8128A">
      <w:pPr>
        <w:pStyle w:val="Caption"/>
        <w:keepNext/>
        <w:spacing w:after="120"/>
      </w:pPr>
      <w:bookmarkStart w:id="84" w:name="_Ref12533493"/>
      <w:r>
        <w:t xml:space="preserve">Table </w:t>
      </w:r>
      <w:fldSimple w:instr=" SEQ Table \* ARABIC ">
        <w:r w:rsidR="00C65CEA">
          <w:rPr>
            <w:noProof/>
          </w:rPr>
          <w:t>8</w:t>
        </w:r>
      </w:fldSimple>
      <w:bookmarkEnd w:id="84"/>
      <w:r>
        <w:t>: Key classes in the Recurring Event Ontology</w:t>
      </w:r>
    </w:p>
    <w:tbl>
      <w:tblPr>
        <w:tblStyle w:val="TableGrid"/>
        <w:tblpPr w:leftFromText="180" w:rightFromText="180" w:vertAnchor="text" w:horzAnchor="margin" w:tblpY="128"/>
        <w:tblW w:w="0" w:type="auto"/>
        <w:tblLook w:val="04A0" w:firstRow="1" w:lastRow="0" w:firstColumn="1" w:lastColumn="0" w:noHBand="0" w:noVBand="1"/>
      </w:tblPr>
      <w:tblGrid>
        <w:gridCol w:w="2687"/>
        <w:gridCol w:w="3311"/>
        <w:gridCol w:w="3352"/>
      </w:tblGrid>
      <w:tr w:rsidR="00E8128A" w14:paraId="38644DF7" w14:textId="77777777" w:rsidTr="00763A5C">
        <w:tc>
          <w:tcPr>
            <w:tcW w:w="2687" w:type="dxa"/>
            <w:shd w:val="clear" w:color="auto" w:fill="00FFFF"/>
          </w:tcPr>
          <w:p w14:paraId="304948A3" w14:textId="77777777" w:rsidR="00E8128A" w:rsidRDefault="00E8128A" w:rsidP="00763A5C">
            <w:pPr>
              <w:spacing w:after="120"/>
            </w:pPr>
            <w:r>
              <w:t>Object</w:t>
            </w:r>
          </w:p>
        </w:tc>
        <w:tc>
          <w:tcPr>
            <w:tcW w:w="3311" w:type="dxa"/>
            <w:shd w:val="clear" w:color="auto" w:fill="00FFFF"/>
          </w:tcPr>
          <w:p w14:paraId="06745701" w14:textId="77777777" w:rsidR="00E8128A" w:rsidRDefault="00E8128A" w:rsidP="00763A5C">
            <w:pPr>
              <w:spacing w:after="120"/>
            </w:pPr>
            <w:r>
              <w:t>Property</w:t>
            </w:r>
          </w:p>
        </w:tc>
        <w:tc>
          <w:tcPr>
            <w:tcW w:w="3352" w:type="dxa"/>
            <w:shd w:val="clear" w:color="auto" w:fill="00FFFF"/>
          </w:tcPr>
          <w:p w14:paraId="383A8746" w14:textId="77777777" w:rsidR="00E8128A" w:rsidRDefault="00E8128A" w:rsidP="00763A5C">
            <w:pPr>
              <w:spacing w:after="120"/>
            </w:pPr>
            <w:r>
              <w:t>Value</w:t>
            </w:r>
          </w:p>
        </w:tc>
      </w:tr>
      <w:tr w:rsidR="00E8128A" w14:paraId="6CB40EC5" w14:textId="77777777" w:rsidTr="00763A5C">
        <w:tc>
          <w:tcPr>
            <w:tcW w:w="2687" w:type="dxa"/>
            <w:vMerge w:val="restart"/>
          </w:tcPr>
          <w:p w14:paraId="7B0FC5C8" w14:textId="77777777" w:rsidR="00E8128A" w:rsidRDefault="00E8128A" w:rsidP="00763A5C">
            <w:pPr>
              <w:spacing w:after="120"/>
            </w:pPr>
            <w:r>
              <w:t>RecurringEvent</w:t>
            </w:r>
          </w:p>
        </w:tc>
        <w:tc>
          <w:tcPr>
            <w:tcW w:w="3311" w:type="dxa"/>
          </w:tcPr>
          <w:p w14:paraId="27238DAF" w14:textId="77777777" w:rsidR="00E8128A" w:rsidRDefault="00E8128A" w:rsidP="00763A5C">
            <w:pPr>
              <w:spacing w:after="120"/>
            </w:pPr>
            <w:r>
              <w:t>hasOccurrence</w:t>
            </w:r>
          </w:p>
        </w:tc>
        <w:tc>
          <w:tcPr>
            <w:tcW w:w="3352" w:type="dxa"/>
          </w:tcPr>
          <w:p w14:paraId="19FF2827" w14:textId="77777777" w:rsidR="00E8128A" w:rsidRDefault="00E8128A" w:rsidP="00763A5C">
            <w:pPr>
              <w:spacing w:after="120"/>
            </w:pPr>
            <w:r>
              <w:t xml:space="preserve">only </w:t>
            </w:r>
            <w:proofErr w:type="gramStart"/>
            <w:r>
              <w:t>activity:Activity</w:t>
            </w:r>
            <w:proofErr w:type="gramEnd"/>
          </w:p>
        </w:tc>
      </w:tr>
      <w:tr w:rsidR="00E8128A" w14:paraId="51CF7650" w14:textId="77777777" w:rsidTr="00763A5C">
        <w:tc>
          <w:tcPr>
            <w:tcW w:w="2687" w:type="dxa"/>
            <w:vMerge/>
          </w:tcPr>
          <w:p w14:paraId="52A79B05" w14:textId="77777777" w:rsidR="00E8128A" w:rsidRDefault="00E8128A" w:rsidP="00763A5C">
            <w:pPr>
              <w:spacing w:after="120"/>
            </w:pPr>
          </w:p>
        </w:tc>
        <w:tc>
          <w:tcPr>
            <w:tcW w:w="3311" w:type="dxa"/>
          </w:tcPr>
          <w:p w14:paraId="02F2E79C" w14:textId="77777777" w:rsidR="00E8128A" w:rsidRDefault="00E8128A" w:rsidP="00763A5C">
            <w:pPr>
              <w:spacing w:after="120"/>
            </w:pPr>
            <w:r>
              <w:t>spatial_</w:t>
            </w:r>
            <w:proofErr w:type="gramStart"/>
            <w:r>
              <w:t>loc:associatedLocation</w:t>
            </w:r>
            <w:proofErr w:type="gramEnd"/>
          </w:p>
        </w:tc>
        <w:tc>
          <w:tcPr>
            <w:tcW w:w="3352" w:type="dxa"/>
          </w:tcPr>
          <w:p w14:paraId="3BAC0884" w14:textId="77777777" w:rsidR="00E8128A" w:rsidRDefault="00E8128A" w:rsidP="00763A5C">
            <w:pPr>
              <w:spacing w:after="120"/>
            </w:pPr>
            <w:r>
              <w:t>only spatial_</w:t>
            </w:r>
            <w:proofErr w:type="gramStart"/>
            <w:r>
              <w:t>loc:Feature</w:t>
            </w:r>
            <w:proofErr w:type="gramEnd"/>
          </w:p>
        </w:tc>
      </w:tr>
      <w:tr w:rsidR="00E8128A" w14:paraId="4B3DECBD" w14:textId="77777777" w:rsidTr="00763A5C">
        <w:tc>
          <w:tcPr>
            <w:tcW w:w="2687" w:type="dxa"/>
            <w:vMerge/>
          </w:tcPr>
          <w:p w14:paraId="1EFABB0C" w14:textId="77777777" w:rsidR="00E8128A" w:rsidRDefault="00E8128A" w:rsidP="00763A5C">
            <w:pPr>
              <w:spacing w:after="120"/>
            </w:pPr>
          </w:p>
        </w:tc>
        <w:tc>
          <w:tcPr>
            <w:tcW w:w="3311" w:type="dxa"/>
          </w:tcPr>
          <w:p w14:paraId="13E688FD" w14:textId="77777777" w:rsidR="00E8128A" w:rsidRDefault="00E8128A" w:rsidP="00763A5C">
            <w:pPr>
              <w:spacing w:after="120"/>
            </w:pPr>
            <w:r>
              <w:t>hasSubRecurringEvent</w:t>
            </w:r>
          </w:p>
        </w:tc>
        <w:tc>
          <w:tcPr>
            <w:tcW w:w="3352" w:type="dxa"/>
          </w:tcPr>
          <w:p w14:paraId="0E220C48" w14:textId="77777777" w:rsidR="00E8128A" w:rsidRDefault="00E8128A" w:rsidP="00763A5C">
            <w:pPr>
              <w:spacing w:after="120"/>
            </w:pPr>
            <w:r>
              <w:t xml:space="preserve">only </w:t>
            </w:r>
            <w:proofErr w:type="gramStart"/>
            <w:r>
              <w:t>rec:RecurringEvent</w:t>
            </w:r>
            <w:proofErr w:type="gramEnd"/>
          </w:p>
        </w:tc>
      </w:tr>
      <w:tr w:rsidR="00E8128A" w14:paraId="3FD9B120" w14:textId="77777777" w:rsidTr="00763A5C">
        <w:tc>
          <w:tcPr>
            <w:tcW w:w="2687" w:type="dxa"/>
            <w:vMerge/>
          </w:tcPr>
          <w:p w14:paraId="21AFEC8C" w14:textId="77777777" w:rsidR="00E8128A" w:rsidRDefault="00E8128A" w:rsidP="00763A5C">
            <w:pPr>
              <w:spacing w:after="120"/>
            </w:pPr>
          </w:p>
        </w:tc>
        <w:tc>
          <w:tcPr>
            <w:tcW w:w="3311" w:type="dxa"/>
          </w:tcPr>
          <w:p w14:paraId="7512812F" w14:textId="77777777" w:rsidR="00E8128A" w:rsidRDefault="00E8128A" w:rsidP="00763A5C">
            <w:pPr>
              <w:spacing w:after="120"/>
            </w:pPr>
            <w:r>
              <w:t>startTime</w:t>
            </w:r>
          </w:p>
        </w:tc>
        <w:tc>
          <w:tcPr>
            <w:tcW w:w="3352" w:type="dxa"/>
          </w:tcPr>
          <w:p w14:paraId="61F2EF78" w14:textId="77777777" w:rsidR="00E8128A" w:rsidRDefault="00E8128A" w:rsidP="00763A5C">
            <w:pPr>
              <w:spacing w:after="120"/>
            </w:pPr>
            <w:r>
              <w:t xml:space="preserve">only </w:t>
            </w:r>
            <w:proofErr w:type="gramStart"/>
            <w:r>
              <w:t>xsd:time</w:t>
            </w:r>
            <w:proofErr w:type="gramEnd"/>
          </w:p>
        </w:tc>
      </w:tr>
      <w:tr w:rsidR="00E8128A" w14:paraId="020D1120" w14:textId="77777777" w:rsidTr="00763A5C">
        <w:tc>
          <w:tcPr>
            <w:tcW w:w="2687" w:type="dxa"/>
            <w:vMerge/>
          </w:tcPr>
          <w:p w14:paraId="1D6CECFF" w14:textId="77777777" w:rsidR="00E8128A" w:rsidRDefault="00E8128A" w:rsidP="00763A5C">
            <w:pPr>
              <w:spacing w:after="120"/>
            </w:pPr>
          </w:p>
        </w:tc>
        <w:tc>
          <w:tcPr>
            <w:tcW w:w="3311" w:type="dxa"/>
          </w:tcPr>
          <w:p w14:paraId="76CCBA57" w14:textId="77777777" w:rsidR="00E8128A" w:rsidRDefault="00E8128A" w:rsidP="00763A5C">
            <w:pPr>
              <w:spacing w:after="120"/>
            </w:pPr>
            <w:r>
              <w:t>endTime</w:t>
            </w:r>
          </w:p>
        </w:tc>
        <w:tc>
          <w:tcPr>
            <w:tcW w:w="3352" w:type="dxa"/>
          </w:tcPr>
          <w:p w14:paraId="2715954A" w14:textId="77777777" w:rsidR="00E8128A" w:rsidRDefault="00E8128A" w:rsidP="00763A5C">
            <w:pPr>
              <w:spacing w:after="120"/>
            </w:pPr>
            <w:r>
              <w:t xml:space="preserve">only </w:t>
            </w:r>
            <w:proofErr w:type="gramStart"/>
            <w:r>
              <w:t>xsd:time</w:t>
            </w:r>
            <w:proofErr w:type="gramEnd"/>
          </w:p>
        </w:tc>
      </w:tr>
      <w:tr w:rsidR="00E8128A" w14:paraId="492CF327" w14:textId="77777777" w:rsidTr="00763A5C">
        <w:tc>
          <w:tcPr>
            <w:tcW w:w="2687" w:type="dxa"/>
            <w:vMerge/>
          </w:tcPr>
          <w:p w14:paraId="4A56B8EA" w14:textId="77777777" w:rsidR="00E8128A" w:rsidRDefault="00E8128A" w:rsidP="00763A5C">
            <w:pPr>
              <w:spacing w:after="120"/>
            </w:pPr>
          </w:p>
        </w:tc>
        <w:tc>
          <w:tcPr>
            <w:tcW w:w="3311" w:type="dxa"/>
          </w:tcPr>
          <w:p w14:paraId="7C00BD00" w14:textId="77777777" w:rsidR="00E8128A" w:rsidRDefault="00E8128A" w:rsidP="00763A5C">
            <w:pPr>
              <w:spacing w:after="120"/>
            </w:pPr>
            <w:proofErr w:type="gramStart"/>
            <w:r>
              <w:t>schema:dayOfWeek</w:t>
            </w:r>
            <w:proofErr w:type="gramEnd"/>
          </w:p>
        </w:tc>
        <w:tc>
          <w:tcPr>
            <w:tcW w:w="3352" w:type="dxa"/>
          </w:tcPr>
          <w:p w14:paraId="435FB198" w14:textId="77777777" w:rsidR="00E8128A" w:rsidRDefault="00E8128A" w:rsidP="00763A5C">
            <w:pPr>
              <w:spacing w:after="120"/>
            </w:pPr>
            <w:r>
              <w:t>only DayOfWeek</w:t>
            </w:r>
          </w:p>
        </w:tc>
      </w:tr>
      <w:tr w:rsidR="00E8128A" w14:paraId="65E3E709" w14:textId="77777777" w:rsidTr="00763A5C">
        <w:tc>
          <w:tcPr>
            <w:tcW w:w="2687" w:type="dxa"/>
            <w:vMerge/>
          </w:tcPr>
          <w:p w14:paraId="5C78FE53" w14:textId="77777777" w:rsidR="00E8128A" w:rsidRDefault="00E8128A" w:rsidP="00763A5C">
            <w:pPr>
              <w:spacing w:after="120"/>
            </w:pPr>
          </w:p>
        </w:tc>
        <w:tc>
          <w:tcPr>
            <w:tcW w:w="3311" w:type="dxa"/>
          </w:tcPr>
          <w:p w14:paraId="28C1AA38" w14:textId="77777777" w:rsidR="00E8128A" w:rsidRDefault="00E8128A" w:rsidP="00763A5C">
            <w:pPr>
              <w:spacing w:after="120"/>
            </w:pPr>
            <w:r>
              <w:t>endDayOfWeek</w:t>
            </w:r>
          </w:p>
        </w:tc>
        <w:tc>
          <w:tcPr>
            <w:tcW w:w="3352" w:type="dxa"/>
          </w:tcPr>
          <w:p w14:paraId="28ABE7AF" w14:textId="77777777" w:rsidR="00E8128A" w:rsidRDefault="00E8128A" w:rsidP="00763A5C">
            <w:pPr>
              <w:spacing w:after="120"/>
            </w:pPr>
            <w:r>
              <w:t>only DayOfWeek</w:t>
            </w:r>
          </w:p>
        </w:tc>
      </w:tr>
      <w:tr w:rsidR="00E8128A" w14:paraId="69100DFB" w14:textId="77777777" w:rsidTr="00763A5C">
        <w:tc>
          <w:tcPr>
            <w:tcW w:w="2687" w:type="dxa"/>
            <w:vMerge/>
          </w:tcPr>
          <w:p w14:paraId="73232287" w14:textId="77777777" w:rsidR="00E8128A" w:rsidRDefault="00E8128A" w:rsidP="00763A5C">
            <w:pPr>
              <w:spacing w:after="120"/>
            </w:pPr>
          </w:p>
        </w:tc>
        <w:tc>
          <w:tcPr>
            <w:tcW w:w="3311" w:type="dxa"/>
          </w:tcPr>
          <w:p w14:paraId="25F08237" w14:textId="77777777" w:rsidR="00E8128A" w:rsidRDefault="00E8128A" w:rsidP="00763A5C">
            <w:pPr>
              <w:spacing w:after="120"/>
            </w:pPr>
            <w:r>
              <w:t>hasMonth</w:t>
            </w:r>
          </w:p>
        </w:tc>
        <w:tc>
          <w:tcPr>
            <w:tcW w:w="3352" w:type="dxa"/>
          </w:tcPr>
          <w:p w14:paraId="16C0447C" w14:textId="77777777" w:rsidR="00E8128A" w:rsidRDefault="00E8128A" w:rsidP="00763A5C">
            <w:pPr>
              <w:spacing w:after="120"/>
            </w:pPr>
            <w:r>
              <w:t>only Month</w:t>
            </w:r>
          </w:p>
        </w:tc>
      </w:tr>
      <w:tr w:rsidR="00E8128A" w14:paraId="411F6713" w14:textId="77777777" w:rsidTr="00763A5C">
        <w:tc>
          <w:tcPr>
            <w:tcW w:w="2687" w:type="dxa"/>
            <w:vMerge/>
          </w:tcPr>
          <w:p w14:paraId="27F53438" w14:textId="77777777" w:rsidR="00E8128A" w:rsidRDefault="00E8128A" w:rsidP="00763A5C">
            <w:pPr>
              <w:spacing w:after="120"/>
            </w:pPr>
          </w:p>
        </w:tc>
        <w:tc>
          <w:tcPr>
            <w:tcW w:w="3311" w:type="dxa"/>
          </w:tcPr>
          <w:p w14:paraId="04E1209D" w14:textId="77777777" w:rsidR="00E8128A" w:rsidRDefault="00E8128A" w:rsidP="00763A5C">
            <w:pPr>
              <w:spacing w:after="120"/>
            </w:pPr>
            <w:r>
              <w:t>endMonth</w:t>
            </w:r>
          </w:p>
        </w:tc>
        <w:tc>
          <w:tcPr>
            <w:tcW w:w="3352" w:type="dxa"/>
          </w:tcPr>
          <w:p w14:paraId="4BACD976" w14:textId="77777777" w:rsidR="00E8128A" w:rsidRDefault="00E8128A" w:rsidP="00763A5C">
            <w:pPr>
              <w:spacing w:after="120"/>
            </w:pPr>
            <w:r>
              <w:t>only Month</w:t>
            </w:r>
          </w:p>
        </w:tc>
      </w:tr>
      <w:tr w:rsidR="00E8128A" w14:paraId="2F528B69" w14:textId="77777777" w:rsidTr="00763A5C">
        <w:tc>
          <w:tcPr>
            <w:tcW w:w="2687" w:type="dxa"/>
            <w:vMerge/>
          </w:tcPr>
          <w:p w14:paraId="6CC20A42" w14:textId="77777777" w:rsidR="00E8128A" w:rsidRDefault="00E8128A" w:rsidP="00763A5C">
            <w:pPr>
              <w:spacing w:after="120"/>
            </w:pPr>
          </w:p>
        </w:tc>
        <w:tc>
          <w:tcPr>
            <w:tcW w:w="3311" w:type="dxa"/>
          </w:tcPr>
          <w:p w14:paraId="6B107551" w14:textId="77777777" w:rsidR="00E8128A" w:rsidRDefault="00E8128A" w:rsidP="00763A5C">
            <w:pPr>
              <w:spacing w:after="120"/>
            </w:pPr>
            <w:r>
              <w:t>dayOfMonth</w:t>
            </w:r>
          </w:p>
        </w:tc>
        <w:tc>
          <w:tcPr>
            <w:tcW w:w="3352" w:type="dxa"/>
          </w:tcPr>
          <w:p w14:paraId="7171A1A1" w14:textId="77777777" w:rsidR="00E8128A" w:rsidRDefault="00E8128A" w:rsidP="00763A5C">
            <w:pPr>
              <w:spacing w:after="120"/>
            </w:pPr>
            <w:r>
              <w:t xml:space="preserve">only </w:t>
            </w:r>
            <w:proofErr w:type="gramStart"/>
            <w:r>
              <w:t>rdfs:Literal</w:t>
            </w:r>
            <w:proofErr w:type="gramEnd"/>
          </w:p>
        </w:tc>
      </w:tr>
      <w:tr w:rsidR="00E8128A" w14:paraId="58D84D71" w14:textId="77777777" w:rsidTr="00763A5C">
        <w:tc>
          <w:tcPr>
            <w:tcW w:w="2687" w:type="dxa"/>
            <w:vMerge/>
          </w:tcPr>
          <w:p w14:paraId="0CBB009B" w14:textId="77777777" w:rsidR="00E8128A" w:rsidRDefault="00E8128A" w:rsidP="00763A5C">
            <w:pPr>
              <w:spacing w:after="120"/>
            </w:pPr>
          </w:p>
        </w:tc>
        <w:tc>
          <w:tcPr>
            <w:tcW w:w="3311" w:type="dxa"/>
          </w:tcPr>
          <w:p w14:paraId="7D12FC64" w14:textId="77777777" w:rsidR="00E8128A" w:rsidRDefault="00E8128A" w:rsidP="00763A5C">
            <w:pPr>
              <w:spacing w:after="120"/>
            </w:pPr>
            <w:r>
              <w:t>endDayOfMonth</w:t>
            </w:r>
          </w:p>
        </w:tc>
        <w:tc>
          <w:tcPr>
            <w:tcW w:w="3352" w:type="dxa"/>
          </w:tcPr>
          <w:p w14:paraId="5C699079" w14:textId="77777777" w:rsidR="00E8128A" w:rsidRDefault="00E8128A" w:rsidP="00763A5C">
            <w:pPr>
              <w:spacing w:after="120"/>
            </w:pPr>
            <w:r>
              <w:t xml:space="preserve">only </w:t>
            </w:r>
            <w:proofErr w:type="gramStart"/>
            <w:r>
              <w:t>rdfs:Literal</w:t>
            </w:r>
            <w:proofErr w:type="gramEnd"/>
          </w:p>
        </w:tc>
      </w:tr>
      <w:tr w:rsidR="00E8128A" w14:paraId="40BEA63C" w14:textId="77777777" w:rsidTr="00763A5C">
        <w:tc>
          <w:tcPr>
            <w:tcW w:w="2687" w:type="dxa"/>
            <w:vMerge/>
          </w:tcPr>
          <w:p w14:paraId="7D1FDFEF" w14:textId="77777777" w:rsidR="00E8128A" w:rsidRDefault="00E8128A" w:rsidP="00763A5C">
            <w:pPr>
              <w:spacing w:after="120"/>
            </w:pPr>
          </w:p>
        </w:tc>
        <w:tc>
          <w:tcPr>
            <w:tcW w:w="3311" w:type="dxa"/>
          </w:tcPr>
          <w:p w14:paraId="4ADEC5A4" w14:textId="77777777" w:rsidR="00E8128A" w:rsidRDefault="00E8128A" w:rsidP="00763A5C">
            <w:pPr>
              <w:spacing w:after="120"/>
            </w:pPr>
            <w:r>
              <w:t>beginsRecurring</w:t>
            </w:r>
          </w:p>
        </w:tc>
        <w:tc>
          <w:tcPr>
            <w:tcW w:w="3352" w:type="dxa"/>
          </w:tcPr>
          <w:p w14:paraId="5F50FB1E" w14:textId="77777777" w:rsidR="00E8128A" w:rsidRDefault="00E8128A" w:rsidP="00763A5C">
            <w:pPr>
              <w:spacing w:after="120"/>
            </w:pPr>
            <w:r>
              <w:t xml:space="preserve">only </w:t>
            </w:r>
            <w:proofErr w:type="gramStart"/>
            <w:r>
              <w:t>time:TemporalEntity</w:t>
            </w:r>
            <w:proofErr w:type="gramEnd"/>
          </w:p>
        </w:tc>
      </w:tr>
      <w:tr w:rsidR="00E8128A" w14:paraId="3C54922E" w14:textId="77777777" w:rsidTr="00763A5C">
        <w:tc>
          <w:tcPr>
            <w:tcW w:w="2687" w:type="dxa"/>
            <w:vMerge/>
          </w:tcPr>
          <w:p w14:paraId="6CFC1AB2" w14:textId="77777777" w:rsidR="00E8128A" w:rsidRDefault="00E8128A" w:rsidP="00763A5C">
            <w:pPr>
              <w:spacing w:after="120"/>
            </w:pPr>
          </w:p>
        </w:tc>
        <w:tc>
          <w:tcPr>
            <w:tcW w:w="3311" w:type="dxa"/>
          </w:tcPr>
          <w:p w14:paraId="1E9902C5" w14:textId="77777777" w:rsidR="00E8128A" w:rsidRDefault="00E8128A" w:rsidP="00763A5C">
            <w:pPr>
              <w:spacing w:after="120"/>
            </w:pPr>
            <w:r>
              <w:t>endsRecurring</w:t>
            </w:r>
          </w:p>
        </w:tc>
        <w:tc>
          <w:tcPr>
            <w:tcW w:w="3352" w:type="dxa"/>
          </w:tcPr>
          <w:p w14:paraId="6F0C0CD1" w14:textId="77777777" w:rsidR="00E8128A" w:rsidRDefault="00E8128A" w:rsidP="00763A5C">
            <w:pPr>
              <w:spacing w:after="120"/>
            </w:pPr>
            <w:r>
              <w:t xml:space="preserve">only </w:t>
            </w:r>
            <w:proofErr w:type="gramStart"/>
            <w:r>
              <w:t>time:TemporalEntity</w:t>
            </w:r>
            <w:proofErr w:type="gramEnd"/>
          </w:p>
        </w:tc>
      </w:tr>
      <w:tr w:rsidR="00E8128A" w14:paraId="3E649269" w14:textId="77777777" w:rsidTr="00763A5C">
        <w:tc>
          <w:tcPr>
            <w:tcW w:w="2687" w:type="dxa"/>
            <w:vMerge/>
          </w:tcPr>
          <w:p w14:paraId="1378CA0D" w14:textId="77777777" w:rsidR="00E8128A" w:rsidRDefault="00E8128A" w:rsidP="00763A5C">
            <w:pPr>
              <w:spacing w:after="120"/>
            </w:pPr>
          </w:p>
        </w:tc>
        <w:tc>
          <w:tcPr>
            <w:tcW w:w="3311" w:type="dxa"/>
          </w:tcPr>
          <w:p w14:paraId="1BEC184F" w14:textId="77777777" w:rsidR="00E8128A" w:rsidRDefault="00E8128A" w:rsidP="00763A5C">
            <w:pPr>
              <w:spacing w:after="120"/>
            </w:pPr>
            <w:r>
              <w:t>recursExcept</w:t>
            </w:r>
          </w:p>
        </w:tc>
        <w:tc>
          <w:tcPr>
            <w:tcW w:w="3352" w:type="dxa"/>
          </w:tcPr>
          <w:p w14:paraId="4B6D6265"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7175A66E" w14:textId="77777777" w:rsidTr="00763A5C">
        <w:tc>
          <w:tcPr>
            <w:tcW w:w="2687" w:type="dxa"/>
            <w:vMerge/>
          </w:tcPr>
          <w:p w14:paraId="33519831" w14:textId="77777777" w:rsidR="00E8128A" w:rsidRDefault="00E8128A" w:rsidP="00763A5C">
            <w:pPr>
              <w:spacing w:after="120"/>
            </w:pPr>
          </w:p>
        </w:tc>
        <w:tc>
          <w:tcPr>
            <w:tcW w:w="3311" w:type="dxa"/>
          </w:tcPr>
          <w:p w14:paraId="5C4865AB" w14:textId="77777777" w:rsidR="00E8128A" w:rsidRDefault="00E8128A" w:rsidP="00763A5C">
            <w:pPr>
              <w:spacing w:after="120"/>
            </w:pPr>
            <w:r>
              <w:t>recursAddition</w:t>
            </w:r>
          </w:p>
        </w:tc>
        <w:tc>
          <w:tcPr>
            <w:tcW w:w="3352" w:type="dxa"/>
          </w:tcPr>
          <w:p w14:paraId="6071311A" w14:textId="77777777" w:rsidR="00E8128A" w:rsidRDefault="00E8128A" w:rsidP="00763A5C">
            <w:pPr>
              <w:spacing w:after="120"/>
            </w:pPr>
            <w:r>
              <w:t xml:space="preserve">only </w:t>
            </w:r>
            <w:proofErr w:type="gramStart"/>
            <w:r>
              <w:t>time:TemporalEntity</w:t>
            </w:r>
            <w:proofErr w:type="gramEnd"/>
            <w:r>
              <w:t xml:space="preserve"> or DayOfWeek</w:t>
            </w:r>
          </w:p>
        </w:tc>
      </w:tr>
      <w:tr w:rsidR="00E8128A" w14:paraId="09E93AF8" w14:textId="77777777" w:rsidTr="00763A5C">
        <w:tc>
          <w:tcPr>
            <w:tcW w:w="2687" w:type="dxa"/>
            <w:vMerge w:val="restart"/>
          </w:tcPr>
          <w:p w14:paraId="497ED10E" w14:textId="77777777" w:rsidR="00E8128A" w:rsidRDefault="00E8128A" w:rsidP="00763A5C">
            <w:pPr>
              <w:spacing w:after="120"/>
            </w:pPr>
            <w:r>
              <w:t>DailyRecurringEvent</w:t>
            </w:r>
          </w:p>
        </w:tc>
        <w:tc>
          <w:tcPr>
            <w:tcW w:w="3311" w:type="dxa"/>
          </w:tcPr>
          <w:p w14:paraId="2126F31C" w14:textId="77777777" w:rsidR="00E8128A" w:rsidRDefault="00E8128A" w:rsidP="00763A5C">
            <w:pPr>
              <w:spacing w:after="120"/>
            </w:pPr>
            <w:r>
              <w:t>subclassOf</w:t>
            </w:r>
          </w:p>
        </w:tc>
        <w:tc>
          <w:tcPr>
            <w:tcW w:w="3352" w:type="dxa"/>
          </w:tcPr>
          <w:p w14:paraId="6E4937A9" w14:textId="77777777" w:rsidR="00E8128A" w:rsidRDefault="00E8128A" w:rsidP="00763A5C">
            <w:pPr>
              <w:spacing w:after="120"/>
            </w:pPr>
            <w:r>
              <w:t>RecurringEvent</w:t>
            </w:r>
          </w:p>
        </w:tc>
      </w:tr>
      <w:tr w:rsidR="00E8128A" w14:paraId="48BCEE22" w14:textId="77777777" w:rsidTr="00763A5C">
        <w:tc>
          <w:tcPr>
            <w:tcW w:w="2687" w:type="dxa"/>
            <w:vMerge/>
          </w:tcPr>
          <w:p w14:paraId="5387F736" w14:textId="77777777" w:rsidR="00E8128A" w:rsidRDefault="00E8128A" w:rsidP="00763A5C">
            <w:pPr>
              <w:spacing w:after="120"/>
            </w:pPr>
          </w:p>
        </w:tc>
        <w:tc>
          <w:tcPr>
            <w:tcW w:w="3311" w:type="dxa"/>
          </w:tcPr>
          <w:p w14:paraId="2223B886" w14:textId="77777777" w:rsidR="00E8128A" w:rsidRDefault="00E8128A" w:rsidP="00763A5C">
            <w:pPr>
              <w:spacing w:after="120"/>
            </w:pPr>
            <w:r>
              <w:t>startTime</w:t>
            </w:r>
          </w:p>
        </w:tc>
        <w:tc>
          <w:tcPr>
            <w:tcW w:w="3352" w:type="dxa"/>
          </w:tcPr>
          <w:p w14:paraId="4F6AA15B" w14:textId="77777777" w:rsidR="00E8128A" w:rsidRDefault="00E8128A" w:rsidP="00763A5C">
            <w:pPr>
              <w:spacing w:after="120"/>
            </w:pPr>
            <w:r>
              <w:t xml:space="preserve">max 1 </w:t>
            </w:r>
            <w:proofErr w:type="gramStart"/>
            <w:r>
              <w:t>xsd:time</w:t>
            </w:r>
            <w:proofErr w:type="gramEnd"/>
          </w:p>
        </w:tc>
      </w:tr>
      <w:tr w:rsidR="00E8128A" w14:paraId="3A43C88A" w14:textId="77777777" w:rsidTr="00763A5C">
        <w:tc>
          <w:tcPr>
            <w:tcW w:w="2687" w:type="dxa"/>
            <w:vMerge w:val="restart"/>
          </w:tcPr>
          <w:p w14:paraId="13087289" w14:textId="77777777" w:rsidR="00E8128A" w:rsidRDefault="00E8128A" w:rsidP="00763A5C">
            <w:pPr>
              <w:spacing w:after="120"/>
            </w:pPr>
            <w:r>
              <w:t>WeeklyRecurringEvent</w:t>
            </w:r>
          </w:p>
        </w:tc>
        <w:tc>
          <w:tcPr>
            <w:tcW w:w="3311" w:type="dxa"/>
          </w:tcPr>
          <w:p w14:paraId="461E9FA0" w14:textId="77777777" w:rsidR="00E8128A" w:rsidRDefault="00E8128A" w:rsidP="00763A5C">
            <w:pPr>
              <w:spacing w:after="120"/>
            </w:pPr>
            <w:r>
              <w:t>subclassOf</w:t>
            </w:r>
          </w:p>
        </w:tc>
        <w:tc>
          <w:tcPr>
            <w:tcW w:w="3352" w:type="dxa"/>
          </w:tcPr>
          <w:p w14:paraId="1FDE9D43" w14:textId="77777777" w:rsidR="00E8128A" w:rsidRDefault="00E8128A" w:rsidP="00763A5C">
            <w:pPr>
              <w:spacing w:after="120"/>
            </w:pPr>
            <w:r>
              <w:t>RecurringEvent</w:t>
            </w:r>
          </w:p>
        </w:tc>
      </w:tr>
      <w:tr w:rsidR="00E8128A" w14:paraId="69BB0FE3" w14:textId="77777777" w:rsidTr="00763A5C">
        <w:tc>
          <w:tcPr>
            <w:tcW w:w="2687" w:type="dxa"/>
            <w:vMerge/>
          </w:tcPr>
          <w:p w14:paraId="55712E9F" w14:textId="77777777" w:rsidR="00E8128A" w:rsidRDefault="00E8128A" w:rsidP="00763A5C">
            <w:pPr>
              <w:spacing w:after="120"/>
            </w:pPr>
          </w:p>
        </w:tc>
        <w:tc>
          <w:tcPr>
            <w:tcW w:w="3311" w:type="dxa"/>
          </w:tcPr>
          <w:p w14:paraId="72167774" w14:textId="77777777" w:rsidR="00E8128A" w:rsidRDefault="00E8128A" w:rsidP="00763A5C">
            <w:pPr>
              <w:spacing w:after="120"/>
            </w:pPr>
            <w:proofErr w:type="gramStart"/>
            <w:r>
              <w:t>schema:dayOfWeek</w:t>
            </w:r>
            <w:proofErr w:type="gramEnd"/>
          </w:p>
        </w:tc>
        <w:tc>
          <w:tcPr>
            <w:tcW w:w="3352" w:type="dxa"/>
          </w:tcPr>
          <w:p w14:paraId="62F19A58" w14:textId="77777777" w:rsidR="00E8128A" w:rsidRDefault="00E8128A" w:rsidP="00763A5C">
            <w:pPr>
              <w:spacing w:after="120"/>
            </w:pPr>
            <w:r>
              <w:t>exactly 1 DayOfWeek</w:t>
            </w:r>
          </w:p>
        </w:tc>
      </w:tr>
      <w:tr w:rsidR="00E8128A" w14:paraId="670DA295" w14:textId="77777777" w:rsidTr="00763A5C">
        <w:tc>
          <w:tcPr>
            <w:tcW w:w="2687" w:type="dxa"/>
            <w:vMerge w:val="restart"/>
          </w:tcPr>
          <w:p w14:paraId="485D6336" w14:textId="77777777" w:rsidR="00E8128A" w:rsidRDefault="00E8128A" w:rsidP="00763A5C">
            <w:pPr>
              <w:spacing w:after="120"/>
            </w:pPr>
            <w:r>
              <w:t>MonthlyRecurringEvent</w:t>
            </w:r>
          </w:p>
        </w:tc>
        <w:tc>
          <w:tcPr>
            <w:tcW w:w="3311" w:type="dxa"/>
          </w:tcPr>
          <w:p w14:paraId="41B3F019" w14:textId="77777777" w:rsidR="00E8128A" w:rsidRDefault="00E8128A" w:rsidP="00763A5C">
            <w:pPr>
              <w:spacing w:after="120"/>
            </w:pPr>
            <w:r>
              <w:t>subclassOf</w:t>
            </w:r>
          </w:p>
        </w:tc>
        <w:tc>
          <w:tcPr>
            <w:tcW w:w="3352" w:type="dxa"/>
          </w:tcPr>
          <w:p w14:paraId="2F0ED4FC" w14:textId="77777777" w:rsidR="00E8128A" w:rsidRDefault="00E8128A" w:rsidP="00763A5C">
            <w:pPr>
              <w:spacing w:after="120"/>
            </w:pPr>
            <w:r>
              <w:t>RecurringEvent</w:t>
            </w:r>
          </w:p>
        </w:tc>
      </w:tr>
      <w:tr w:rsidR="00E8128A" w14:paraId="4E515B6D" w14:textId="77777777" w:rsidTr="00763A5C">
        <w:tc>
          <w:tcPr>
            <w:tcW w:w="2687" w:type="dxa"/>
            <w:vMerge/>
          </w:tcPr>
          <w:p w14:paraId="11232292" w14:textId="77777777" w:rsidR="00E8128A" w:rsidRDefault="00E8128A" w:rsidP="00763A5C">
            <w:pPr>
              <w:spacing w:after="120"/>
            </w:pPr>
          </w:p>
        </w:tc>
        <w:tc>
          <w:tcPr>
            <w:tcW w:w="3311" w:type="dxa"/>
          </w:tcPr>
          <w:p w14:paraId="0BF1F8DC" w14:textId="77777777" w:rsidR="00E8128A" w:rsidRDefault="00E8128A" w:rsidP="00763A5C">
            <w:pPr>
              <w:spacing w:after="120"/>
            </w:pPr>
            <w:r>
              <w:t>dayOfMonth</w:t>
            </w:r>
          </w:p>
        </w:tc>
        <w:tc>
          <w:tcPr>
            <w:tcW w:w="3352" w:type="dxa"/>
          </w:tcPr>
          <w:p w14:paraId="5CE4BDC7" w14:textId="77777777" w:rsidR="00E8128A" w:rsidRDefault="00E8128A" w:rsidP="00763A5C">
            <w:pPr>
              <w:spacing w:after="120"/>
            </w:pPr>
            <w:r>
              <w:t xml:space="preserve">exactly 1 </w:t>
            </w:r>
            <w:proofErr w:type="gramStart"/>
            <w:r>
              <w:t>rdfs:Literal</w:t>
            </w:r>
            <w:proofErr w:type="gramEnd"/>
          </w:p>
        </w:tc>
      </w:tr>
      <w:tr w:rsidR="00E8128A" w14:paraId="5C022873" w14:textId="77777777" w:rsidTr="00763A5C">
        <w:tc>
          <w:tcPr>
            <w:tcW w:w="2687" w:type="dxa"/>
            <w:vMerge w:val="restart"/>
          </w:tcPr>
          <w:p w14:paraId="222D402A" w14:textId="77777777" w:rsidR="00E8128A" w:rsidRDefault="00E8128A" w:rsidP="00763A5C">
            <w:pPr>
              <w:spacing w:after="120"/>
            </w:pPr>
            <w:r>
              <w:t>YearlyRecurringEvent</w:t>
            </w:r>
          </w:p>
        </w:tc>
        <w:tc>
          <w:tcPr>
            <w:tcW w:w="3311" w:type="dxa"/>
          </w:tcPr>
          <w:p w14:paraId="3D033D63" w14:textId="77777777" w:rsidR="00E8128A" w:rsidRDefault="00E8128A" w:rsidP="00763A5C">
            <w:pPr>
              <w:spacing w:after="120"/>
            </w:pPr>
            <w:r>
              <w:t>subclassOf</w:t>
            </w:r>
          </w:p>
        </w:tc>
        <w:tc>
          <w:tcPr>
            <w:tcW w:w="3352" w:type="dxa"/>
          </w:tcPr>
          <w:p w14:paraId="4056C64C" w14:textId="77777777" w:rsidR="00E8128A" w:rsidRDefault="00E8128A" w:rsidP="00763A5C">
            <w:pPr>
              <w:spacing w:after="120"/>
            </w:pPr>
            <w:r>
              <w:t>RecurringEvent</w:t>
            </w:r>
          </w:p>
        </w:tc>
      </w:tr>
      <w:tr w:rsidR="00E8128A" w14:paraId="045365D4" w14:textId="77777777" w:rsidTr="00763A5C">
        <w:tc>
          <w:tcPr>
            <w:tcW w:w="2687" w:type="dxa"/>
            <w:vMerge/>
          </w:tcPr>
          <w:p w14:paraId="59D6B19F" w14:textId="77777777" w:rsidR="00E8128A" w:rsidRDefault="00E8128A" w:rsidP="00763A5C">
            <w:pPr>
              <w:spacing w:after="120"/>
            </w:pPr>
          </w:p>
        </w:tc>
        <w:tc>
          <w:tcPr>
            <w:tcW w:w="3311" w:type="dxa"/>
          </w:tcPr>
          <w:p w14:paraId="1C69058B" w14:textId="77777777" w:rsidR="00E8128A" w:rsidRDefault="00E8128A" w:rsidP="00763A5C">
            <w:pPr>
              <w:spacing w:after="120"/>
            </w:pPr>
            <w:r>
              <w:t>hasMonth</w:t>
            </w:r>
          </w:p>
        </w:tc>
        <w:tc>
          <w:tcPr>
            <w:tcW w:w="3352" w:type="dxa"/>
          </w:tcPr>
          <w:p w14:paraId="040664BD" w14:textId="77777777" w:rsidR="00E8128A" w:rsidRDefault="00E8128A" w:rsidP="00763A5C">
            <w:pPr>
              <w:spacing w:after="120"/>
            </w:pPr>
            <w:r>
              <w:t>exactly 1 Month</w:t>
            </w:r>
          </w:p>
        </w:tc>
      </w:tr>
      <w:tr w:rsidR="00E8128A" w14:paraId="598837D6" w14:textId="77777777" w:rsidTr="00763A5C">
        <w:tc>
          <w:tcPr>
            <w:tcW w:w="2687" w:type="dxa"/>
            <w:vMerge/>
          </w:tcPr>
          <w:p w14:paraId="0E762E37" w14:textId="77777777" w:rsidR="00E8128A" w:rsidRDefault="00E8128A" w:rsidP="00763A5C">
            <w:pPr>
              <w:spacing w:after="120"/>
            </w:pPr>
          </w:p>
        </w:tc>
        <w:tc>
          <w:tcPr>
            <w:tcW w:w="3311" w:type="dxa"/>
          </w:tcPr>
          <w:p w14:paraId="66D7B04C" w14:textId="77777777" w:rsidR="00E8128A" w:rsidRDefault="00E8128A" w:rsidP="00763A5C">
            <w:pPr>
              <w:spacing w:after="120"/>
            </w:pPr>
            <w:r>
              <w:t>dayOfMonth</w:t>
            </w:r>
          </w:p>
        </w:tc>
        <w:tc>
          <w:tcPr>
            <w:tcW w:w="3352" w:type="dxa"/>
          </w:tcPr>
          <w:p w14:paraId="7B9335E9" w14:textId="77777777" w:rsidR="00E8128A" w:rsidRDefault="00E8128A" w:rsidP="00763A5C">
            <w:pPr>
              <w:spacing w:after="120"/>
            </w:pPr>
            <w:r>
              <w:t xml:space="preserve">exactly 1 </w:t>
            </w:r>
            <w:proofErr w:type="gramStart"/>
            <w:r>
              <w:t>rdfs:Literal</w:t>
            </w:r>
            <w:proofErr w:type="gramEnd"/>
          </w:p>
        </w:tc>
      </w:tr>
    </w:tbl>
    <w:p w14:paraId="59D2E0E3" w14:textId="77777777" w:rsidR="00E8128A" w:rsidRDefault="00E8128A" w:rsidP="00E8128A">
      <w:pPr>
        <w:spacing w:after="120" w:line="360" w:lineRule="auto"/>
      </w:pPr>
    </w:p>
    <w:p w14:paraId="0A0A3DA2" w14:textId="77777777" w:rsidR="00E8128A" w:rsidRDefault="00E8128A" w:rsidP="00E8128A">
      <w:pPr>
        <w:keepNext/>
        <w:spacing w:after="120" w:line="360" w:lineRule="auto"/>
        <w:jc w:val="center"/>
      </w:pPr>
      <w:r w:rsidRPr="009600E0">
        <w:rPr>
          <w:noProof/>
        </w:rPr>
        <w:drawing>
          <wp:inline distT="0" distB="0" distL="0" distR="0" wp14:anchorId="1CF64325" wp14:editId="2E7AB012">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19600" cy="2311400"/>
                    </a:xfrm>
                    <a:prstGeom prst="rect">
                      <a:avLst/>
                    </a:prstGeom>
                  </pic:spPr>
                </pic:pic>
              </a:graphicData>
            </a:graphic>
          </wp:inline>
        </w:drawing>
      </w:r>
    </w:p>
    <w:p w14:paraId="45EB292C" w14:textId="155D1E9B" w:rsidR="00E8128A" w:rsidRPr="00E1766E" w:rsidRDefault="00E8128A" w:rsidP="00E8128A">
      <w:pPr>
        <w:pStyle w:val="Caption"/>
        <w:spacing w:after="120" w:line="360" w:lineRule="auto"/>
        <w:jc w:val="center"/>
        <w:rPr>
          <w:lang w:val="en-CA"/>
        </w:rPr>
      </w:pPr>
      <w:bookmarkStart w:id="85" w:name="_Ref12533514"/>
      <w:r>
        <w:t xml:space="preserve">Figure </w:t>
      </w:r>
      <w:fldSimple w:instr=" SEQ Figure \* ARABIC ">
        <w:r w:rsidR="001A6211">
          <w:rPr>
            <w:noProof/>
          </w:rPr>
          <w:t>9</w:t>
        </w:r>
      </w:fldSimple>
      <w:bookmarkEnd w:id="85"/>
      <w:r>
        <w:t>: Basic structure of the Recurring Event Ontology</w:t>
      </w:r>
    </w:p>
    <w:p w14:paraId="69975519" w14:textId="77777777" w:rsidR="00E8128A" w:rsidRPr="00881C48" w:rsidRDefault="00E8128A" w:rsidP="00E8128A">
      <w:pPr>
        <w:pStyle w:val="Heading4"/>
      </w:pPr>
      <w:r>
        <w:t>An Example</w:t>
      </w:r>
    </w:p>
    <w:p w14:paraId="6DA8914C" w14:textId="25AE97D9" w:rsidR="00E8128A" w:rsidRDefault="00E8128A" w:rsidP="00E8128A">
      <w:pPr>
        <w:spacing w:after="120" w:line="360" w:lineRule="auto"/>
      </w:pPr>
      <w:r>
        <w:t xml:space="preserve">As an example, consider the representation of scheduled transit trips. The Activity Ontology may be used to define classes of Transit Trip activities, and these classes may be instantiated with instances that correspond to individual occurrences of these trips, however in order to capture the schedule – i.e. that some trip occurs every day at 08:00am – the notion of a recurring event is required. A class of recurring events that captures scheduled bus trips may be defined as having only BusTrip activities as occurrences. Instances of the ScheduledBusTrip class may include recurring events with different start times, perhaps corresponding to different routes or different routes on the same trip. An individual scheduled bus trip with a start time of 08:00am </w:t>
      </w:r>
      <w:r>
        <w:lastRenderedPageBreak/>
        <w:t xml:space="preserve">corresponds to multiple occurrences. As daily recurring event, we can expect there will be a corresponding occurrence of the bus trip activity every day, thus an individual recurring event (an instance of a scheduled bus trip) will correspond to multiple instances of a particular activity type (a bus trip). The Recurring Event object provides information on the way in which the activity recurs (e.g. daily at 08:00am). This example is illustrated in </w:t>
      </w:r>
      <w:r>
        <w:fldChar w:fldCharType="begin"/>
      </w:r>
      <w:r>
        <w:instrText xml:space="preserve"> REF _Ref12536225 \h </w:instrText>
      </w:r>
      <w:r>
        <w:fldChar w:fldCharType="separate"/>
      </w:r>
      <w:r w:rsidR="00C65CEA">
        <w:t xml:space="preserve">Figure </w:t>
      </w:r>
      <w:r w:rsidR="00C65CEA">
        <w:rPr>
          <w:noProof/>
        </w:rPr>
        <w:t>10</w:t>
      </w:r>
      <w:r>
        <w:fldChar w:fldCharType="end"/>
      </w:r>
      <w:r>
        <w:t>.</w:t>
      </w:r>
    </w:p>
    <w:p w14:paraId="76DAFC0E" w14:textId="77777777" w:rsidR="00E8128A" w:rsidRDefault="00E8128A" w:rsidP="00E8128A">
      <w:pPr>
        <w:keepNext/>
        <w:spacing w:after="120" w:line="360" w:lineRule="auto"/>
      </w:pPr>
      <w:r w:rsidRPr="00EA2CCF">
        <w:rPr>
          <w:noProof/>
        </w:rPr>
        <w:drawing>
          <wp:inline distT="0" distB="0" distL="0" distR="0" wp14:anchorId="33C15CE9" wp14:editId="1C161D3B">
            <wp:extent cx="5592981" cy="362946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3682" cy="3655877"/>
                    </a:xfrm>
                    <a:prstGeom prst="rect">
                      <a:avLst/>
                    </a:prstGeom>
                  </pic:spPr>
                </pic:pic>
              </a:graphicData>
            </a:graphic>
          </wp:inline>
        </w:drawing>
      </w:r>
    </w:p>
    <w:p w14:paraId="4A049135" w14:textId="628E5C09" w:rsidR="00E8128A" w:rsidRPr="00A86E8E" w:rsidRDefault="00E8128A" w:rsidP="00E8128A">
      <w:pPr>
        <w:pStyle w:val="Caption"/>
        <w:spacing w:after="120" w:line="360" w:lineRule="auto"/>
        <w:rPr>
          <w:lang w:val="en-CA"/>
        </w:rPr>
      </w:pPr>
      <w:bookmarkStart w:id="86" w:name="_Ref12536225"/>
      <w:r>
        <w:t xml:space="preserve">Figure </w:t>
      </w:r>
      <w:fldSimple w:instr=" SEQ Figure \* ARABIC ">
        <w:r w:rsidR="001A6211">
          <w:rPr>
            <w:noProof/>
          </w:rPr>
          <w:t>10</w:t>
        </w:r>
      </w:fldSimple>
      <w:bookmarkEnd w:id="86"/>
      <w:r>
        <w:t>: Example use of the RecurringEvent Ontology</w:t>
      </w:r>
    </w:p>
    <w:p w14:paraId="2C437C4A" w14:textId="77777777" w:rsidR="00E8128A" w:rsidRDefault="00E8128A" w:rsidP="00E8128A">
      <w:pPr>
        <w:pStyle w:val="Heading4"/>
      </w:pPr>
      <w:r>
        <w:t>Future work</w:t>
      </w:r>
    </w:p>
    <w:p w14:paraId="3403FB26" w14:textId="77777777" w:rsidR="00E8128A" w:rsidRPr="0000590A" w:rsidRDefault="00E8128A" w:rsidP="00BC16B7">
      <w:pPr>
        <w:pStyle w:val="ListParagraph"/>
        <w:numPr>
          <w:ilvl w:val="0"/>
          <w:numId w:val="15"/>
        </w:numPr>
        <w:rPr>
          <w:b/>
        </w:rPr>
      </w:pPr>
      <w:r w:rsidRPr="009A0D2C">
        <w:rPr>
          <w:lang w:val="en-CA"/>
        </w:rPr>
        <w:t>Address the relationship between a Recurring (Service) Event and an Event (Activity)</w:t>
      </w:r>
      <w:r>
        <w:rPr>
          <w:lang w:val="en-CA"/>
        </w:rPr>
        <w:t xml:space="preserve"> in more detail</w:t>
      </w:r>
      <w:r w:rsidRPr="009A0D2C">
        <w:rPr>
          <w:lang w:val="en-CA"/>
        </w:rPr>
        <w:t>.</w:t>
      </w:r>
      <w:r>
        <w:rPr>
          <w:lang w:val="en-CA"/>
        </w:rPr>
        <w:t xml:space="preserve"> Based on the properties of a recurring event, additional constraints on its occurrences (related activities) may be inferred.</w:t>
      </w:r>
    </w:p>
    <w:p w14:paraId="17C6B999" w14:textId="77777777" w:rsidR="00E8128A" w:rsidRPr="00535939" w:rsidRDefault="00E8128A" w:rsidP="00BC16B7">
      <w:pPr>
        <w:pStyle w:val="ListParagraph"/>
        <w:numPr>
          <w:ilvl w:val="0"/>
          <w:numId w:val="15"/>
        </w:numPr>
        <w:rPr>
          <w:b/>
          <w:sz w:val="21"/>
        </w:rPr>
      </w:pPr>
      <w:r w:rsidRPr="0000590A">
        <w:t xml:space="preserve">Additional </w:t>
      </w:r>
      <w:r>
        <w:t xml:space="preserve">temporal </w:t>
      </w:r>
      <w:r w:rsidRPr="0000590A">
        <w:t>constraints</w:t>
      </w:r>
      <w:r>
        <w:t xml:space="preserve"> may be specified to describe the relationship between a Recurring Event and its sub-Recurring Events: the sub-Recurring Events may only recur during the times at which the Recurring Event recurs.</w:t>
      </w:r>
    </w:p>
    <w:p w14:paraId="3DCADF6D" w14:textId="77777777" w:rsidR="00E8128A" w:rsidRPr="0000590A" w:rsidRDefault="00E8128A" w:rsidP="00BC16B7">
      <w:pPr>
        <w:pStyle w:val="ListParagraph"/>
        <w:numPr>
          <w:ilvl w:val="0"/>
          <w:numId w:val="15"/>
        </w:numPr>
        <w:rPr>
          <w:b/>
          <w:sz w:val="21"/>
        </w:rPr>
      </w:pPr>
      <w:r>
        <w:t>An ordering relationship over sub-Recurring Events may be useful in future implementations, however this is not currently captured or required.</w:t>
      </w:r>
    </w:p>
    <w:p w14:paraId="2AEA1EF5" w14:textId="77777777" w:rsidR="00E8128A" w:rsidRDefault="00E8128A" w:rsidP="00E8128A">
      <w:pPr>
        <w:pStyle w:val="ListParagraph"/>
        <w:numPr>
          <w:ilvl w:val="0"/>
          <w:numId w:val="0"/>
        </w:numPr>
        <w:ind w:left="720"/>
        <w:rPr>
          <w:b/>
        </w:rPr>
      </w:pPr>
    </w:p>
    <w:p w14:paraId="72B265FB" w14:textId="77777777" w:rsidR="00E8128A" w:rsidRDefault="00E8128A" w:rsidP="00E8128A">
      <w:pPr>
        <w:pStyle w:val="ListParagraph"/>
        <w:numPr>
          <w:ilvl w:val="0"/>
          <w:numId w:val="0"/>
        </w:numPr>
        <w:rPr>
          <w:b/>
        </w:rPr>
      </w:pPr>
      <w:r w:rsidRPr="00A86E8E">
        <w:rPr>
          <w:b/>
        </w:rPr>
        <w:t>Reused Ontologies</w:t>
      </w:r>
    </w:p>
    <w:p w14:paraId="417C8311" w14:textId="2F8B2B40" w:rsidR="00E8128A" w:rsidRDefault="00E8128A" w:rsidP="00BC16B7">
      <w:pPr>
        <w:pStyle w:val="ListParagraph"/>
        <w:numPr>
          <w:ilvl w:val="0"/>
          <w:numId w:val="44"/>
        </w:numPr>
      </w:pPr>
      <w:r w:rsidRPr="00A86E8E">
        <w:t>Activity Ontology</w:t>
      </w:r>
    </w:p>
    <w:p w14:paraId="24B68A0B" w14:textId="77777777" w:rsidR="00520123" w:rsidRDefault="00A72D35" w:rsidP="00EA354A">
      <w:pPr>
        <w:pStyle w:val="Heading3"/>
      </w:pPr>
      <w:bookmarkStart w:id="87" w:name="_Toc22804603"/>
      <w:r>
        <w:t>Resource</w:t>
      </w:r>
      <w:r w:rsidR="00BD7FA8">
        <w:t xml:space="preserve"> </w:t>
      </w:r>
      <w:r w:rsidR="00520123">
        <w:t>Ontology</w:t>
      </w:r>
      <w:bookmarkEnd w:id="87"/>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6FE82CC0" w14:textId="77777777" w:rsidR="005F0F5A" w:rsidRPr="00F45EC2" w:rsidRDefault="005F0F5A" w:rsidP="005F0F5A">
      <w:pPr>
        <w:spacing w:after="120" w:line="360" w:lineRule="auto"/>
      </w:pPr>
      <w:r>
        <w:lastRenderedPageBreak/>
        <w:t>Resources are an important aspect of activities; they often capture important preconditions and effects of activities. In the context of transportation planning, resources such as vehicles, income, and transit passes will impact travel behaviour. The representation of resources is also important for tasks related to asset management; for example, transit vehicles and their scheduled maintenance and failure rates are important factors for predicting the performance of the transit system.</w:t>
      </w:r>
    </w:p>
    <w:p w14:paraId="3909A82E" w14:textId="77777777" w:rsidR="005F0F5A" w:rsidRPr="005F0F5A" w:rsidRDefault="005F0F5A" w:rsidP="00BC16B7">
      <w:pPr>
        <w:pStyle w:val="Heading3"/>
        <w:numPr>
          <w:ilvl w:val="2"/>
          <w:numId w:val="45"/>
        </w:numPr>
        <w:spacing w:after="120"/>
        <w:rPr>
          <w:lang w:val="en-CA"/>
        </w:rPr>
      </w:pPr>
      <w:bookmarkStart w:id="88" w:name="_Toc22804604"/>
      <w:r w:rsidRPr="005F0F5A">
        <w:rPr>
          <w:lang w:val="en-CA"/>
        </w:rPr>
        <w:t>The Ontology</w:t>
      </w:r>
      <w:bookmarkEnd w:id="88"/>
    </w:p>
    <w:p w14:paraId="4285C2CE" w14:textId="3110B964" w:rsidR="005F0F5A" w:rsidRDefault="005F0F5A" w:rsidP="005F0F5A">
      <w:pPr>
        <w:spacing w:after="120" w:line="360" w:lineRule="auto"/>
      </w:pPr>
      <w:r>
        <w:t xml:space="preserve">The Resource Ontology provides a generic representation of resources that contain core properties generic across all transportation uses. We take the view presented in the TOVE model </w:t>
      </w:r>
      <w:r>
        <w:fldChar w:fldCharType="begin"/>
      </w:r>
      <w:r w:rsidR="006B06D3">
        <w:instrText xml:space="preserve"> ADDIN EN.CITE &lt;EndNote&gt;&lt;Cite&gt;&lt;Author&gt;Fadel&lt;/Author&gt;&lt;Year&gt;1994&lt;/Year&gt;&lt;IDText&gt;A generic enterprise resource ontology&lt;/IDText&gt;&lt;DisplayText&gt;[17]&lt;/DisplayText&gt;&lt;record&gt;&lt;isbn&gt;0818657057&lt;/isbn&gt;&lt;titles&gt;&lt;title&gt;A generic enterprise resource ontology&lt;/title&gt;&lt;secondary-title&gt;Proceedings of 3rd IEEE Workshop on Enabling Technologies: Infrastructure for Collaborative Enterprises&lt;/secondary-title&gt;&lt;/titles&gt;&lt;pages&gt;117-128&lt;/pages&gt;&lt;contributors&gt;&lt;authors&gt;&lt;author&gt;Fadel, Fadi George&lt;/author&gt;&lt;author&gt;Fox, Mark S&lt;/author&gt;&lt;author&gt;Gruninger, Michael&lt;/author&gt;&lt;/authors&gt;&lt;/contributors&gt;&lt;added-date format="utc"&gt;1563202475&lt;/added-date&gt;&lt;ref-type name="Conference Proceeding"&gt;10&lt;/ref-type&gt;&lt;dates&gt;&lt;year&gt;1994&lt;/year&gt;&lt;/dates&gt;&lt;rec-number&gt;24&lt;/rec-number&gt;&lt;publisher&gt;IEEE&lt;/publisher&gt;&lt;last-updated-date format="utc"&gt;1563202475&lt;/last-updated-date&gt;&lt;/record&gt;&lt;/Cite&gt;&lt;/EndNote&gt;</w:instrText>
      </w:r>
      <w:r>
        <w:fldChar w:fldCharType="separate"/>
      </w:r>
      <w:r w:rsidR="006B06D3">
        <w:rPr>
          <w:noProof/>
        </w:rPr>
        <w:t>[17]</w:t>
      </w:r>
      <w:r>
        <w:fldChar w:fldCharType="end"/>
      </w:r>
      <w:r>
        <w:t xml:space="preserve"> that "</w:t>
      </w:r>
      <w:r>
        <w:rPr>
          <w:i/>
        </w:rPr>
        <w:t>...being a resource is not an innate property of an object but a property that is derived from the role the object plays with respect to an activity</w:t>
      </w:r>
      <w:r>
        <w:t xml:space="preserve">". In this sense, Resources are a class of Manifestations; a Resource is a manifestation of some </w:t>
      </w:r>
      <w:r w:rsidRPr="001B6216">
        <w:rPr>
          <w:i/>
        </w:rPr>
        <w:t>other</w:t>
      </w:r>
      <w:r>
        <w:t xml:space="preserve"> perdurant class in the ontology when it plays the role of Resource for some Activity. For example, an instance of a Vehicle, (a manifestation of some VehiclePD) may also be an instance of a Resource, whereas some other instance of a Vehicle, (some later manifestation of the same VehiclePD) may not be a Resource, or it may be a </w:t>
      </w:r>
      <w:r>
        <w:rPr>
          <w:i/>
        </w:rPr>
        <w:t>different</w:t>
      </w:r>
      <w:r>
        <w:t xml:space="preserve"> type of Resource.  For example, when the Vehicle is used for transportation, it is one type of resource, but when it is being used for scrap metal, it is a different type. This definition of a resource is dependent on its participation in an activity, thus the Resource ontology reuses the Activity ontology.</w:t>
      </w:r>
    </w:p>
    <w:p w14:paraId="208F275D" w14:textId="77777777" w:rsidR="005F0F5A" w:rsidRDefault="005F0F5A" w:rsidP="005F0F5A">
      <w:pPr>
        <w:spacing w:after="120" w:line="360" w:lineRule="auto"/>
      </w:pPr>
      <w:r w:rsidRPr="001A05D2">
        <w:t>A Resource may have some Location, amount or availability, according to the definition of the Manifestation or TimeVaryingEntity.</w:t>
      </w:r>
      <w:r>
        <w:t xml:space="preserve"> In addition, it may have some </w:t>
      </w:r>
      <w:r w:rsidRPr="002D1163">
        <w:t>associated location</w:t>
      </w:r>
      <w:r>
        <w:t xml:space="preserve"> and may have some owner. </w:t>
      </w:r>
      <w:r w:rsidRPr="001A05D2">
        <w:t>As with the precondition and effect properties defined in the Activity Ontology,</w:t>
      </w:r>
      <w:r>
        <w:t xml:space="preserve"> the decomposition of an activity must be considered: there are atomic-level relationships of consumption and use, but also </w:t>
      </w:r>
      <w:r w:rsidRPr="001A05D2">
        <w:t xml:space="preserve">more general </w:t>
      </w:r>
      <w:r>
        <w:t>relationships</w:t>
      </w:r>
      <w:r w:rsidRPr="001A05D2">
        <w:t xml:space="preserve"> </w:t>
      </w:r>
      <w:r>
        <w:t>based on inheritance through composition. For example, if Activity A has subactivity B, then a resource used by Activity B is also used by Activity A.</w:t>
      </w:r>
    </w:p>
    <w:p w14:paraId="2EE5DC0D" w14:textId="4F5CD437" w:rsidR="005F0F5A" w:rsidRDefault="005F0F5A" w:rsidP="005F0F5A">
      <w:pPr>
        <w:spacing w:after="120" w:line="360" w:lineRule="auto"/>
      </w:pPr>
      <w:r>
        <w:t>For additional detail, a</w:t>
      </w:r>
      <w:r w:rsidRPr="001A05D2">
        <w:t xml:space="preserve"> Resource </w:t>
      </w:r>
      <w:r>
        <w:t>may</w:t>
      </w:r>
      <w:r w:rsidRPr="001A05D2">
        <w:t xml:space="preserve">be </w:t>
      </w:r>
      <w:r w:rsidRPr="000D4028">
        <w:t xml:space="preserve">classified </w:t>
      </w:r>
      <w:r>
        <w:t xml:space="preserve">according to more specific resource types. </w:t>
      </w:r>
      <w:r w:rsidRPr="001A05D2">
        <w:t xml:space="preserve">A Resource may </w:t>
      </w:r>
      <w:r w:rsidRPr="00FD7AFE">
        <w:rPr>
          <w:i/>
        </w:rPr>
        <w:t>either</w:t>
      </w:r>
      <w:r w:rsidRPr="001A05D2">
        <w:t xml:space="preserve"> be a Divisible Resource or a Non-Divisible Resource</w:t>
      </w:r>
      <w:r>
        <w:t>, but not both</w:t>
      </w:r>
      <w:r w:rsidRPr="001A05D2">
        <w:t xml:space="preserve">. </w:t>
      </w:r>
      <w:r>
        <w:t xml:space="preserve">As the names indicate, a Divisible Resource may be divided for use or consumption between multiple activities at any point in time, whereas a Non-Divisible Resource may only be used for a single </w:t>
      </w:r>
      <w:r>
        <w:lastRenderedPageBreak/>
        <w:t xml:space="preserve">activity at once – even if it isn’t fully utilized. Continuing our example, a Vehicle used for transportation is non-divisible but if used for scrap then it is divisible. The key classes in the ontology are summarized in </w:t>
      </w:r>
      <w:r>
        <w:fldChar w:fldCharType="begin"/>
      </w:r>
      <w:r>
        <w:instrText xml:space="preserve"> REF _Ref13049166 \h </w:instrText>
      </w:r>
      <w:r>
        <w:fldChar w:fldCharType="separate"/>
      </w:r>
      <w:r w:rsidR="00C65CEA">
        <w:t xml:space="preserve">Table </w:t>
      </w:r>
      <w:r w:rsidR="00C65CEA">
        <w:rPr>
          <w:noProof/>
        </w:rPr>
        <w:t>9</w:t>
      </w:r>
      <w:r>
        <w:fldChar w:fldCharType="end"/>
      </w:r>
      <w:r>
        <w:t>.</w:t>
      </w:r>
    </w:p>
    <w:p w14:paraId="43379A37" w14:textId="77777777" w:rsidR="005F0F5A" w:rsidRDefault="005F0F5A" w:rsidP="005F0F5A">
      <w:pPr>
        <w:spacing w:after="120" w:line="360" w:lineRule="auto"/>
      </w:pPr>
      <w:r>
        <w:t xml:space="preserve">Various other types (subclasses) of Resource may be defined as required. </w:t>
      </w:r>
      <w:r w:rsidRPr="001A05D2">
        <w:t xml:space="preserve">A Resource Type may be </w:t>
      </w:r>
      <w:r>
        <w:t>used by</w:t>
      </w:r>
      <w:r w:rsidRPr="001A05D2">
        <w:t xml:space="preserve"> or </w:t>
      </w:r>
      <w:r>
        <w:t>consumed by</w:t>
      </w:r>
      <w:r w:rsidRPr="001A05D2">
        <w:t xml:space="preserve"> some Activity; the specification of the Resource Type defines the quantity of a particular resource that will be used or consumed by a particular activity</w:t>
      </w:r>
      <w:r>
        <w:t xml:space="preserve">. </w:t>
      </w:r>
      <w:r w:rsidRPr="001A05D2">
        <w:t>If some resource type is used by an activity, then when the activity occurs, there must be some resource of that type that is (partially) not available.</w:t>
      </w:r>
      <w:r w:rsidRPr="00851BA2">
        <w:rPr>
          <w:rStyle w:val="QuoteChar"/>
          <w:i w:val="0"/>
        </w:rPr>
        <w:t xml:space="preserve"> </w:t>
      </w:r>
      <w:r>
        <w:t>If a resource type is consumed by an activity</w:t>
      </w:r>
      <w:r w:rsidRPr="001A05D2">
        <w:t>,</w:t>
      </w:r>
      <w:r>
        <w:t xml:space="preserve"> then</w:t>
      </w:r>
      <w:r w:rsidRPr="001A05D2">
        <w:t xml:space="preserve"> the resource and the entity it is a manifestation of (partially) cease to exist by the end of the occurrence.</w:t>
      </w:r>
    </w:p>
    <w:p w14:paraId="4724125C" w14:textId="1002BEB4" w:rsidR="005F0F5A" w:rsidRDefault="005F0F5A" w:rsidP="005F0F5A">
      <w:pPr>
        <w:pStyle w:val="Caption"/>
        <w:keepNext/>
        <w:spacing w:after="120"/>
      </w:pPr>
      <w:bookmarkStart w:id="89" w:name="_Ref13049166"/>
      <w:r>
        <w:t xml:space="preserve">Table </w:t>
      </w:r>
      <w:fldSimple w:instr=" SEQ Table \* ARABIC ">
        <w:r w:rsidR="00C65CEA">
          <w:rPr>
            <w:noProof/>
          </w:rPr>
          <w:t>9</w:t>
        </w:r>
      </w:fldSimple>
      <w:bookmarkEnd w:id="89"/>
      <w:r>
        <w:t>: Key classes in the Resource Ontology</w:t>
      </w:r>
    </w:p>
    <w:tbl>
      <w:tblPr>
        <w:tblStyle w:val="TableGrid"/>
        <w:tblpPr w:leftFromText="180" w:rightFromText="180" w:vertAnchor="text" w:horzAnchor="margin" w:tblpY="128"/>
        <w:tblW w:w="0" w:type="auto"/>
        <w:tblLook w:val="04A0" w:firstRow="1" w:lastRow="0" w:firstColumn="1" w:lastColumn="0" w:noHBand="0" w:noVBand="1"/>
      </w:tblPr>
      <w:tblGrid>
        <w:gridCol w:w="2489"/>
        <w:gridCol w:w="2654"/>
        <w:gridCol w:w="4207"/>
      </w:tblGrid>
      <w:tr w:rsidR="005F0F5A" w14:paraId="7B93B935" w14:textId="77777777" w:rsidTr="00763A5C">
        <w:tc>
          <w:tcPr>
            <w:tcW w:w="2489" w:type="dxa"/>
            <w:shd w:val="clear" w:color="auto" w:fill="00FFFF"/>
          </w:tcPr>
          <w:p w14:paraId="4DE14038" w14:textId="77777777" w:rsidR="005F0F5A" w:rsidRDefault="005F0F5A" w:rsidP="00763A5C">
            <w:pPr>
              <w:spacing w:after="120"/>
            </w:pPr>
            <w:r>
              <w:t>Object</w:t>
            </w:r>
          </w:p>
        </w:tc>
        <w:tc>
          <w:tcPr>
            <w:tcW w:w="2654" w:type="dxa"/>
            <w:shd w:val="clear" w:color="auto" w:fill="00FFFF"/>
          </w:tcPr>
          <w:p w14:paraId="5569744B" w14:textId="77777777" w:rsidR="005F0F5A" w:rsidRDefault="005F0F5A" w:rsidP="00763A5C">
            <w:pPr>
              <w:spacing w:after="120"/>
            </w:pPr>
            <w:r>
              <w:t>Property</w:t>
            </w:r>
          </w:p>
        </w:tc>
        <w:tc>
          <w:tcPr>
            <w:tcW w:w="4207" w:type="dxa"/>
            <w:shd w:val="clear" w:color="auto" w:fill="00FFFF"/>
          </w:tcPr>
          <w:p w14:paraId="499F33D1" w14:textId="77777777" w:rsidR="005F0F5A" w:rsidRDefault="005F0F5A" w:rsidP="00763A5C">
            <w:pPr>
              <w:spacing w:after="120"/>
            </w:pPr>
            <w:r>
              <w:t>Value</w:t>
            </w:r>
          </w:p>
        </w:tc>
      </w:tr>
      <w:tr w:rsidR="005F0F5A" w14:paraId="45615651" w14:textId="77777777" w:rsidTr="00763A5C">
        <w:tc>
          <w:tcPr>
            <w:tcW w:w="2489" w:type="dxa"/>
            <w:vMerge w:val="restart"/>
          </w:tcPr>
          <w:p w14:paraId="6D350FC0" w14:textId="77777777" w:rsidR="005F0F5A" w:rsidRDefault="005F0F5A" w:rsidP="00763A5C">
            <w:pPr>
              <w:spacing w:after="120"/>
            </w:pPr>
            <w:r>
              <w:t>Resource</w:t>
            </w:r>
          </w:p>
        </w:tc>
        <w:tc>
          <w:tcPr>
            <w:tcW w:w="2654" w:type="dxa"/>
          </w:tcPr>
          <w:p w14:paraId="27AA2F5D" w14:textId="77777777" w:rsidR="005F0F5A" w:rsidRDefault="005F0F5A" w:rsidP="00763A5C">
            <w:pPr>
              <w:spacing w:after="120"/>
            </w:pPr>
            <w:r>
              <w:t>subClassOf</w:t>
            </w:r>
          </w:p>
        </w:tc>
        <w:tc>
          <w:tcPr>
            <w:tcW w:w="4207" w:type="dxa"/>
          </w:tcPr>
          <w:p w14:paraId="46E7CAF1" w14:textId="77777777" w:rsidR="005F0F5A" w:rsidRDefault="005F0F5A" w:rsidP="00763A5C">
            <w:pPr>
              <w:spacing w:after="120"/>
            </w:pPr>
            <w:proofErr w:type="gramStart"/>
            <w:r>
              <w:t>change:Manifestation</w:t>
            </w:r>
            <w:proofErr w:type="gramEnd"/>
          </w:p>
        </w:tc>
      </w:tr>
      <w:tr w:rsidR="005F0F5A" w14:paraId="1E830736" w14:textId="77777777" w:rsidTr="00763A5C">
        <w:tc>
          <w:tcPr>
            <w:tcW w:w="2489" w:type="dxa"/>
            <w:vMerge/>
          </w:tcPr>
          <w:p w14:paraId="4239484D" w14:textId="77777777" w:rsidR="005F0F5A" w:rsidRDefault="005F0F5A" w:rsidP="00763A5C">
            <w:pPr>
              <w:spacing w:after="120"/>
            </w:pPr>
          </w:p>
        </w:tc>
        <w:tc>
          <w:tcPr>
            <w:tcW w:w="2654" w:type="dxa"/>
          </w:tcPr>
          <w:p w14:paraId="2A979AE0" w14:textId="77777777" w:rsidR="005F0F5A" w:rsidRDefault="005F0F5A" w:rsidP="00763A5C">
            <w:pPr>
              <w:tabs>
                <w:tab w:val="right" w:pos="2348"/>
              </w:tabs>
              <w:spacing w:after="120"/>
            </w:pPr>
            <w:proofErr w:type="gramStart"/>
            <w:r>
              <w:t>change:existsAt</w:t>
            </w:r>
            <w:proofErr w:type="gramEnd"/>
          </w:p>
        </w:tc>
        <w:tc>
          <w:tcPr>
            <w:tcW w:w="4207" w:type="dxa"/>
          </w:tcPr>
          <w:p w14:paraId="151D423E" w14:textId="77777777" w:rsidR="005F0F5A" w:rsidRDefault="005F0F5A" w:rsidP="00763A5C">
            <w:pPr>
              <w:spacing w:after="120"/>
            </w:pPr>
            <w:r>
              <w:t>exactly 1 TemporalEntity</w:t>
            </w:r>
            <w:r>
              <w:tab/>
            </w:r>
          </w:p>
        </w:tc>
      </w:tr>
      <w:tr w:rsidR="005F0F5A" w14:paraId="7C938EAD" w14:textId="77777777" w:rsidTr="00763A5C">
        <w:tc>
          <w:tcPr>
            <w:tcW w:w="2489" w:type="dxa"/>
            <w:vMerge/>
          </w:tcPr>
          <w:p w14:paraId="23B86F6C" w14:textId="77777777" w:rsidR="005F0F5A" w:rsidRDefault="005F0F5A" w:rsidP="00763A5C">
            <w:pPr>
              <w:spacing w:after="120"/>
            </w:pPr>
          </w:p>
        </w:tc>
        <w:tc>
          <w:tcPr>
            <w:tcW w:w="2654" w:type="dxa"/>
          </w:tcPr>
          <w:p w14:paraId="75973CAD" w14:textId="77777777" w:rsidR="005F0F5A" w:rsidRDefault="005F0F5A" w:rsidP="00763A5C">
            <w:pPr>
              <w:spacing w:after="120"/>
            </w:pPr>
            <w:r>
              <w:t>spatial_</w:t>
            </w:r>
            <w:proofErr w:type="gramStart"/>
            <w:r>
              <w:t>loc:hasLocation</w:t>
            </w:r>
            <w:proofErr w:type="gramEnd"/>
          </w:p>
        </w:tc>
        <w:tc>
          <w:tcPr>
            <w:tcW w:w="4207" w:type="dxa"/>
          </w:tcPr>
          <w:p w14:paraId="45FFACC3" w14:textId="77777777" w:rsidR="005F0F5A" w:rsidRDefault="005F0F5A" w:rsidP="00763A5C">
            <w:pPr>
              <w:spacing w:after="120"/>
            </w:pPr>
            <w:r>
              <w:t>only spatial_</w:t>
            </w:r>
            <w:proofErr w:type="gramStart"/>
            <w:r>
              <w:t>loc:SpatialFeature</w:t>
            </w:r>
            <w:proofErr w:type="gramEnd"/>
          </w:p>
        </w:tc>
      </w:tr>
      <w:tr w:rsidR="005F0F5A" w14:paraId="0C80A0B0" w14:textId="77777777" w:rsidTr="00763A5C">
        <w:tc>
          <w:tcPr>
            <w:tcW w:w="2489" w:type="dxa"/>
            <w:vMerge/>
          </w:tcPr>
          <w:p w14:paraId="43D57AE2" w14:textId="77777777" w:rsidR="005F0F5A" w:rsidRDefault="005F0F5A" w:rsidP="00763A5C">
            <w:pPr>
              <w:spacing w:after="120"/>
            </w:pPr>
          </w:p>
        </w:tc>
        <w:tc>
          <w:tcPr>
            <w:tcW w:w="2654" w:type="dxa"/>
          </w:tcPr>
          <w:p w14:paraId="6FD809A3" w14:textId="77777777" w:rsidR="005F0F5A" w:rsidRDefault="005F0F5A" w:rsidP="00763A5C">
            <w:pPr>
              <w:spacing w:after="120"/>
            </w:pPr>
            <w:r>
              <w:t>hasCapacity</w:t>
            </w:r>
          </w:p>
        </w:tc>
        <w:tc>
          <w:tcPr>
            <w:tcW w:w="4207" w:type="dxa"/>
          </w:tcPr>
          <w:p w14:paraId="4DF6B4BD" w14:textId="77777777" w:rsidR="005F0F5A" w:rsidRDefault="005F0F5A" w:rsidP="00763A5C">
            <w:pPr>
              <w:spacing w:after="120"/>
            </w:pPr>
            <w:r>
              <w:t xml:space="preserve">only </w:t>
            </w:r>
            <w:proofErr w:type="gramStart"/>
            <w:r>
              <w:t>om:CapacitySize</w:t>
            </w:r>
            <w:proofErr w:type="gramEnd"/>
          </w:p>
        </w:tc>
      </w:tr>
      <w:tr w:rsidR="005F0F5A" w14:paraId="77237EE6" w14:textId="77777777" w:rsidTr="00763A5C">
        <w:tc>
          <w:tcPr>
            <w:tcW w:w="2489" w:type="dxa"/>
            <w:vMerge/>
          </w:tcPr>
          <w:p w14:paraId="3DA1343D" w14:textId="77777777" w:rsidR="005F0F5A" w:rsidRDefault="005F0F5A" w:rsidP="00763A5C">
            <w:pPr>
              <w:spacing w:after="120"/>
            </w:pPr>
          </w:p>
        </w:tc>
        <w:tc>
          <w:tcPr>
            <w:tcW w:w="2654" w:type="dxa"/>
          </w:tcPr>
          <w:p w14:paraId="6C5DD9C1" w14:textId="77777777" w:rsidR="005F0F5A" w:rsidRDefault="005F0F5A" w:rsidP="00763A5C">
            <w:pPr>
              <w:spacing w:after="120"/>
            </w:pPr>
            <w:r>
              <w:t>capacityInUse</w:t>
            </w:r>
          </w:p>
        </w:tc>
        <w:tc>
          <w:tcPr>
            <w:tcW w:w="4207" w:type="dxa"/>
          </w:tcPr>
          <w:p w14:paraId="6777B9E5" w14:textId="77777777" w:rsidR="005F0F5A" w:rsidRDefault="005F0F5A" w:rsidP="00763A5C">
            <w:pPr>
              <w:spacing w:after="120"/>
            </w:pPr>
            <w:r>
              <w:t xml:space="preserve">only </w:t>
            </w:r>
            <w:proofErr w:type="gramStart"/>
            <w:r>
              <w:t>om:CapacitySize</w:t>
            </w:r>
            <w:proofErr w:type="gramEnd"/>
          </w:p>
        </w:tc>
      </w:tr>
      <w:tr w:rsidR="005F0F5A" w14:paraId="6C405D09" w14:textId="77777777" w:rsidTr="00763A5C">
        <w:tc>
          <w:tcPr>
            <w:tcW w:w="2489" w:type="dxa"/>
            <w:vMerge/>
          </w:tcPr>
          <w:p w14:paraId="27C82F4C" w14:textId="77777777" w:rsidR="005F0F5A" w:rsidRDefault="005F0F5A" w:rsidP="00763A5C">
            <w:pPr>
              <w:spacing w:after="120"/>
            </w:pPr>
          </w:p>
        </w:tc>
        <w:tc>
          <w:tcPr>
            <w:tcW w:w="2654" w:type="dxa"/>
          </w:tcPr>
          <w:p w14:paraId="45CB4642" w14:textId="77777777" w:rsidR="005F0F5A" w:rsidRDefault="005F0F5A" w:rsidP="00763A5C">
            <w:pPr>
              <w:spacing w:after="120"/>
            </w:pPr>
            <w:proofErr w:type="gramStart"/>
            <w:r>
              <w:t>activity:participatesIn</w:t>
            </w:r>
            <w:proofErr w:type="gramEnd"/>
          </w:p>
        </w:tc>
        <w:tc>
          <w:tcPr>
            <w:tcW w:w="4207" w:type="dxa"/>
          </w:tcPr>
          <w:p w14:paraId="22532F0A" w14:textId="77777777" w:rsidR="005F0F5A" w:rsidRDefault="005F0F5A" w:rsidP="00763A5C">
            <w:pPr>
              <w:spacing w:after="120"/>
            </w:pPr>
            <w:r>
              <w:t xml:space="preserve">min 1 </w:t>
            </w:r>
            <w:proofErr w:type="gramStart"/>
            <w:r>
              <w:t>activity:Activity</w:t>
            </w:r>
            <w:proofErr w:type="gramEnd"/>
          </w:p>
        </w:tc>
      </w:tr>
      <w:tr w:rsidR="005F0F5A" w14:paraId="3AC71E6B" w14:textId="77777777" w:rsidTr="00763A5C">
        <w:tc>
          <w:tcPr>
            <w:tcW w:w="2489" w:type="dxa"/>
            <w:vMerge/>
          </w:tcPr>
          <w:p w14:paraId="7C3E0A44" w14:textId="77777777" w:rsidR="005F0F5A" w:rsidRDefault="005F0F5A" w:rsidP="00763A5C">
            <w:pPr>
              <w:spacing w:after="120"/>
            </w:pPr>
          </w:p>
        </w:tc>
        <w:tc>
          <w:tcPr>
            <w:tcW w:w="2654" w:type="dxa"/>
          </w:tcPr>
          <w:p w14:paraId="731CD766" w14:textId="77777777" w:rsidR="005F0F5A" w:rsidRDefault="005F0F5A" w:rsidP="00763A5C">
            <w:pPr>
              <w:spacing w:after="120"/>
            </w:pPr>
            <w:r>
              <w:t>usedInOccurrence</w:t>
            </w:r>
          </w:p>
        </w:tc>
        <w:tc>
          <w:tcPr>
            <w:tcW w:w="4207" w:type="dxa"/>
          </w:tcPr>
          <w:p w14:paraId="34805845" w14:textId="77777777" w:rsidR="005F0F5A" w:rsidRDefault="005F0F5A" w:rsidP="00763A5C">
            <w:pPr>
              <w:spacing w:after="120"/>
            </w:pPr>
            <w:proofErr w:type="gramStart"/>
            <w:r>
              <w:t>only  activity</w:t>
            </w:r>
            <w:proofErr w:type="gramEnd"/>
            <w:r>
              <w:t>:Activity</w:t>
            </w:r>
          </w:p>
        </w:tc>
      </w:tr>
      <w:tr w:rsidR="005F0F5A" w14:paraId="6F6C4471" w14:textId="77777777" w:rsidTr="00763A5C">
        <w:tc>
          <w:tcPr>
            <w:tcW w:w="2489" w:type="dxa"/>
            <w:vMerge/>
          </w:tcPr>
          <w:p w14:paraId="03E6B010" w14:textId="77777777" w:rsidR="005F0F5A" w:rsidRDefault="005F0F5A" w:rsidP="00763A5C">
            <w:pPr>
              <w:spacing w:after="120"/>
            </w:pPr>
          </w:p>
        </w:tc>
        <w:tc>
          <w:tcPr>
            <w:tcW w:w="2654" w:type="dxa"/>
          </w:tcPr>
          <w:p w14:paraId="43FD0A56" w14:textId="77777777" w:rsidR="005F0F5A" w:rsidRDefault="005F0F5A" w:rsidP="00763A5C">
            <w:pPr>
              <w:spacing w:after="120"/>
            </w:pPr>
            <w:r>
              <w:t>consumedInOccurrence</w:t>
            </w:r>
          </w:p>
        </w:tc>
        <w:tc>
          <w:tcPr>
            <w:tcW w:w="4207" w:type="dxa"/>
          </w:tcPr>
          <w:p w14:paraId="5D826BBE" w14:textId="77777777" w:rsidR="005F0F5A" w:rsidRDefault="005F0F5A" w:rsidP="00763A5C">
            <w:pPr>
              <w:spacing w:after="120"/>
            </w:pPr>
            <w:proofErr w:type="gramStart"/>
            <w:r>
              <w:t>only  activity</w:t>
            </w:r>
            <w:proofErr w:type="gramEnd"/>
            <w:r>
              <w:t>:Activity</w:t>
            </w:r>
          </w:p>
        </w:tc>
      </w:tr>
      <w:tr w:rsidR="005F0F5A" w14:paraId="4A36666A" w14:textId="77777777" w:rsidTr="00763A5C">
        <w:tc>
          <w:tcPr>
            <w:tcW w:w="2489" w:type="dxa"/>
            <w:vMerge w:val="restart"/>
          </w:tcPr>
          <w:p w14:paraId="278A9CE3" w14:textId="77777777" w:rsidR="005F0F5A" w:rsidRDefault="005F0F5A" w:rsidP="00763A5C">
            <w:pPr>
              <w:spacing w:after="120"/>
            </w:pPr>
            <w:r>
              <w:t>DivisibleResource</w:t>
            </w:r>
          </w:p>
        </w:tc>
        <w:tc>
          <w:tcPr>
            <w:tcW w:w="2654" w:type="dxa"/>
          </w:tcPr>
          <w:p w14:paraId="0BB1716E" w14:textId="77777777" w:rsidR="005F0F5A" w:rsidRDefault="005F0F5A" w:rsidP="00763A5C">
            <w:pPr>
              <w:spacing w:after="120"/>
            </w:pPr>
            <w:r>
              <w:t>subClassOf</w:t>
            </w:r>
          </w:p>
        </w:tc>
        <w:tc>
          <w:tcPr>
            <w:tcW w:w="4207" w:type="dxa"/>
          </w:tcPr>
          <w:p w14:paraId="31594EF2" w14:textId="77777777" w:rsidR="005F0F5A" w:rsidRDefault="005F0F5A" w:rsidP="00763A5C">
            <w:pPr>
              <w:spacing w:after="120"/>
            </w:pPr>
            <w:r>
              <w:t>Resource</w:t>
            </w:r>
          </w:p>
        </w:tc>
      </w:tr>
      <w:tr w:rsidR="005F0F5A" w14:paraId="7425B695" w14:textId="77777777" w:rsidTr="00763A5C">
        <w:tc>
          <w:tcPr>
            <w:tcW w:w="2489" w:type="dxa"/>
            <w:vMerge/>
          </w:tcPr>
          <w:p w14:paraId="2403DBCF" w14:textId="77777777" w:rsidR="005F0F5A" w:rsidRDefault="005F0F5A" w:rsidP="00763A5C">
            <w:pPr>
              <w:spacing w:after="120"/>
            </w:pPr>
          </w:p>
        </w:tc>
        <w:tc>
          <w:tcPr>
            <w:tcW w:w="2654" w:type="dxa"/>
          </w:tcPr>
          <w:p w14:paraId="43144BDF" w14:textId="77777777" w:rsidR="005F0F5A" w:rsidRDefault="005F0F5A" w:rsidP="00763A5C">
            <w:pPr>
              <w:spacing w:after="120"/>
            </w:pPr>
            <w:r>
              <w:t>disjointWith</w:t>
            </w:r>
          </w:p>
        </w:tc>
        <w:tc>
          <w:tcPr>
            <w:tcW w:w="4207" w:type="dxa"/>
          </w:tcPr>
          <w:p w14:paraId="7CAF8246" w14:textId="77777777" w:rsidR="005F0F5A" w:rsidRDefault="005F0F5A" w:rsidP="00763A5C">
            <w:pPr>
              <w:spacing w:after="120"/>
            </w:pPr>
            <w:r>
              <w:t>NonDivisibleResource</w:t>
            </w:r>
          </w:p>
        </w:tc>
      </w:tr>
      <w:tr w:rsidR="005F0F5A" w14:paraId="2A085AE3" w14:textId="77777777" w:rsidTr="00763A5C">
        <w:tc>
          <w:tcPr>
            <w:tcW w:w="2489" w:type="dxa"/>
            <w:vMerge/>
          </w:tcPr>
          <w:p w14:paraId="65DA5568" w14:textId="77777777" w:rsidR="005F0F5A" w:rsidRDefault="005F0F5A" w:rsidP="00763A5C">
            <w:pPr>
              <w:spacing w:after="120"/>
            </w:pPr>
          </w:p>
        </w:tc>
        <w:tc>
          <w:tcPr>
            <w:tcW w:w="2654" w:type="dxa"/>
          </w:tcPr>
          <w:p w14:paraId="040B6A8D" w14:textId="77777777" w:rsidR="005F0F5A" w:rsidRDefault="005F0F5A" w:rsidP="00763A5C">
            <w:pPr>
              <w:spacing w:after="120"/>
            </w:pPr>
            <w:r>
              <w:t>hasAvailableCapacity</w:t>
            </w:r>
          </w:p>
        </w:tc>
        <w:tc>
          <w:tcPr>
            <w:tcW w:w="4207" w:type="dxa"/>
          </w:tcPr>
          <w:p w14:paraId="450348B0" w14:textId="77777777" w:rsidR="005F0F5A" w:rsidRDefault="005F0F5A" w:rsidP="00763A5C">
            <w:pPr>
              <w:spacing w:after="120"/>
            </w:pPr>
            <w:r>
              <w:t xml:space="preserve">only </w:t>
            </w:r>
            <w:proofErr w:type="gramStart"/>
            <w:r>
              <w:t>om:CapacitySize</w:t>
            </w:r>
            <w:proofErr w:type="gramEnd"/>
          </w:p>
        </w:tc>
      </w:tr>
      <w:tr w:rsidR="005F0F5A" w14:paraId="3315CD37" w14:textId="77777777" w:rsidTr="00763A5C">
        <w:tc>
          <w:tcPr>
            <w:tcW w:w="2489" w:type="dxa"/>
            <w:vMerge w:val="restart"/>
          </w:tcPr>
          <w:p w14:paraId="1D936CDD" w14:textId="77777777" w:rsidR="005F0F5A" w:rsidRDefault="005F0F5A" w:rsidP="00763A5C">
            <w:pPr>
              <w:spacing w:after="120"/>
            </w:pPr>
            <w:r>
              <w:t>NonDivisibleResource</w:t>
            </w:r>
          </w:p>
        </w:tc>
        <w:tc>
          <w:tcPr>
            <w:tcW w:w="2654" w:type="dxa"/>
          </w:tcPr>
          <w:p w14:paraId="3BC42F2E" w14:textId="77777777" w:rsidR="005F0F5A" w:rsidRDefault="005F0F5A" w:rsidP="00763A5C">
            <w:pPr>
              <w:spacing w:after="120"/>
            </w:pPr>
            <w:r>
              <w:t>subClassOf</w:t>
            </w:r>
          </w:p>
        </w:tc>
        <w:tc>
          <w:tcPr>
            <w:tcW w:w="4207" w:type="dxa"/>
          </w:tcPr>
          <w:p w14:paraId="7052C9D4" w14:textId="77777777" w:rsidR="005F0F5A" w:rsidRDefault="005F0F5A" w:rsidP="00763A5C">
            <w:pPr>
              <w:spacing w:after="120"/>
            </w:pPr>
            <w:r>
              <w:t>Resource</w:t>
            </w:r>
          </w:p>
        </w:tc>
      </w:tr>
      <w:tr w:rsidR="005F0F5A" w14:paraId="48E8E561" w14:textId="77777777" w:rsidTr="00763A5C">
        <w:tc>
          <w:tcPr>
            <w:tcW w:w="2489" w:type="dxa"/>
            <w:vMerge/>
          </w:tcPr>
          <w:p w14:paraId="666E92EA" w14:textId="77777777" w:rsidR="005F0F5A" w:rsidRDefault="005F0F5A" w:rsidP="00763A5C">
            <w:pPr>
              <w:spacing w:after="120"/>
            </w:pPr>
          </w:p>
        </w:tc>
        <w:tc>
          <w:tcPr>
            <w:tcW w:w="2654" w:type="dxa"/>
          </w:tcPr>
          <w:p w14:paraId="3B071657" w14:textId="77777777" w:rsidR="005F0F5A" w:rsidRDefault="005F0F5A" w:rsidP="00763A5C">
            <w:pPr>
              <w:spacing w:after="120"/>
            </w:pPr>
            <w:r>
              <w:t>disjointWith</w:t>
            </w:r>
          </w:p>
        </w:tc>
        <w:tc>
          <w:tcPr>
            <w:tcW w:w="4207" w:type="dxa"/>
          </w:tcPr>
          <w:p w14:paraId="19F0E0B3" w14:textId="77777777" w:rsidR="005F0F5A" w:rsidRDefault="005F0F5A" w:rsidP="00763A5C">
            <w:pPr>
              <w:spacing w:after="120"/>
            </w:pPr>
            <w:r>
              <w:t>DivisibleResource</w:t>
            </w:r>
          </w:p>
        </w:tc>
      </w:tr>
      <w:tr w:rsidR="005F0F5A" w14:paraId="2069C67B" w14:textId="77777777" w:rsidTr="00763A5C">
        <w:tc>
          <w:tcPr>
            <w:tcW w:w="2489" w:type="dxa"/>
            <w:vMerge/>
          </w:tcPr>
          <w:p w14:paraId="29B4967A" w14:textId="77777777" w:rsidR="005F0F5A" w:rsidRDefault="005F0F5A" w:rsidP="00763A5C">
            <w:pPr>
              <w:spacing w:after="120"/>
            </w:pPr>
          </w:p>
        </w:tc>
        <w:tc>
          <w:tcPr>
            <w:tcW w:w="2654" w:type="dxa"/>
          </w:tcPr>
          <w:p w14:paraId="0FFD90CD" w14:textId="77777777" w:rsidR="005F0F5A" w:rsidRDefault="005F0F5A" w:rsidP="00763A5C">
            <w:pPr>
              <w:spacing w:after="120"/>
            </w:pPr>
            <w:r>
              <w:t>usedBy</w:t>
            </w:r>
          </w:p>
        </w:tc>
        <w:tc>
          <w:tcPr>
            <w:tcW w:w="4207" w:type="dxa"/>
          </w:tcPr>
          <w:p w14:paraId="0DA8D115" w14:textId="77777777" w:rsidR="005F0F5A" w:rsidRDefault="005F0F5A" w:rsidP="00763A5C">
            <w:pPr>
              <w:spacing w:after="120"/>
            </w:pPr>
            <w:r>
              <w:t xml:space="preserve">exactly 1 </w:t>
            </w:r>
            <w:proofErr w:type="gramStart"/>
            <w:r>
              <w:t>activity:Activity</w:t>
            </w:r>
            <w:proofErr w:type="gramEnd"/>
          </w:p>
        </w:tc>
      </w:tr>
    </w:tbl>
    <w:p w14:paraId="5CA81886" w14:textId="77777777" w:rsidR="005F0F5A" w:rsidRPr="00B243BC" w:rsidRDefault="005F0F5A" w:rsidP="005F0F5A">
      <w:pPr>
        <w:pStyle w:val="Heading3"/>
        <w:spacing w:after="120"/>
        <w:ind w:firstLine="0"/>
        <w:rPr>
          <w:lang w:val="en-CA"/>
        </w:rPr>
      </w:pPr>
      <w:bookmarkStart w:id="90" w:name="_Toc22804605"/>
      <w:r>
        <w:rPr>
          <w:lang w:val="en-CA"/>
        </w:rPr>
        <w:t>An Example</w:t>
      </w:r>
      <w:bookmarkEnd w:id="90"/>
    </w:p>
    <w:p w14:paraId="37C1C324" w14:textId="1EDBD8CD" w:rsidR="005F0F5A" w:rsidRDefault="005F0F5A" w:rsidP="005F0F5A">
      <w:pPr>
        <w:spacing w:after="120" w:line="360" w:lineRule="auto"/>
      </w:pPr>
      <w:r>
        <w:t>C</w:t>
      </w:r>
      <w:r w:rsidRPr="001A05D2">
        <w:t xml:space="preserve">onsider </w:t>
      </w:r>
      <w:r>
        <w:t xml:space="preserve">the representation of </w:t>
      </w:r>
      <w:r w:rsidRPr="001A05D2">
        <w:t xml:space="preserve">a vehicle </w:t>
      </w:r>
      <w:r>
        <w:t xml:space="preserve">as an example. A Vehicle might be </w:t>
      </w:r>
      <w:r w:rsidRPr="001A05D2">
        <w:t xml:space="preserve">used as a non-divisible resource for transportation, and then later as a divisible resource for </w:t>
      </w:r>
      <w:r>
        <w:t>some metal recycling process. W</w:t>
      </w:r>
      <w:r w:rsidRPr="001A05D2">
        <w:t xml:space="preserve">hile these examples might refer to the same car over the span of its lifetime, </w:t>
      </w:r>
      <w:r w:rsidRPr="001A05D2">
        <w:lastRenderedPageBreak/>
        <w:t>each one in fact refers to a different manifestation of the car, and hence a different resource. The resources differ in their divisibility because each one is defined with respect to a different activity (e.g. travel, versus metal recycling).</w:t>
      </w:r>
      <w:r>
        <w:t xml:space="preserve"> </w:t>
      </w:r>
      <w:r w:rsidRPr="001A05D2">
        <w:t>A divisible resource may be used by or consumed by more than one activity, whereas a non-divisible resource may only be used by one activity (i.e. the object may only be used by one activity at a time).</w:t>
      </w:r>
      <w:r>
        <w:t xml:space="preserve"> This example is illustrated in </w:t>
      </w:r>
      <w:r>
        <w:fldChar w:fldCharType="begin"/>
      </w:r>
      <w:r>
        <w:instrText xml:space="preserve"> REF _Ref13048704 \h </w:instrText>
      </w:r>
      <w:r>
        <w:fldChar w:fldCharType="separate"/>
      </w:r>
      <w:r w:rsidR="00C65CEA">
        <w:t xml:space="preserve">Figure </w:t>
      </w:r>
      <w:r w:rsidR="00C65CEA">
        <w:rPr>
          <w:noProof/>
        </w:rPr>
        <w:t>11</w:t>
      </w:r>
      <w:r>
        <w:fldChar w:fldCharType="end"/>
      </w:r>
    </w:p>
    <w:p w14:paraId="1F681C97" w14:textId="77777777" w:rsidR="005F0F5A" w:rsidRDefault="005F0F5A" w:rsidP="005F0F5A">
      <w:pPr>
        <w:keepNext/>
        <w:spacing w:after="120" w:line="360" w:lineRule="auto"/>
      </w:pPr>
      <w:r w:rsidRPr="00EF5A74">
        <w:rPr>
          <w:noProof/>
        </w:rPr>
        <w:drawing>
          <wp:inline distT="0" distB="0" distL="0" distR="0" wp14:anchorId="1E8C11A8" wp14:editId="7E8E2362">
            <wp:extent cx="5943600" cy="35788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860"/>
                    </a:xfrm>
                    <a:prstGeom prst="rect">
                      <a:avLst/>
                    </a:prstGeom>
                  </pic:spPr>
                </pic:pic>
              </a:graphicData>
            </a:graphic>
          </wp:inline>
        </w:drawing>
      </w:r>
    </w:p>
    <w:p w14:paraId="781D7E88" w14:textId="6CF78AAA" w:rsidR="005F0F5A" w:rsidRPr="004B447F" w:rsidRDefault="005F0F5A" w:rsidP="005F0F5A">
      <w:pPr>
        <w:pStyle w:val="Caption"/>
        <w:spacing w:after="120"/>
      </w:pPr>
      <w:bookmarkStart w:id="91" w:name="_Ref13048704"/>
      <w:r>
        <w:t xml:space="preserve">Figure </w:t>
      </w:r>
      <w:fldSimple w:instr=" SEQ Figure \* ARABIC ">
        <w:r w:rsidR="001A6211">
          <w:rPr>
            <w:noProof/>
          </w:rPr>
          <w:t>11</w:t>
        </w:r>
      </w:fldSimple>
      <w:bookmarkEnd w:id="91"/>
      <w:r>
        <w:t>: Example use of the Resource Ontology</w:t>
      </w:r>
    </w:p>
    <w:p w14:paraId="7C087E7C" w14:textId="51A08C6F" w:rsidR="00AB25B7" w:rsidRDefault="005F0F5A" w:rsidP="005F0F5A">
      <w:pPr>
        <w:pStyle w:val="Heading4"/>
      </w:pPr>
      <w:r>
        <w:t>Future Work</w:t>
      </w:r>
    </w:p>
    <w:p w14:paraId="17384DC0" w14:textId="78D3FFF4" w:rsidR="005F0F5A" w:rsidRDefault="009420ED" w:rsidP="005F0F5A">
      <w:pPr>
        <w:rPr>
          <w:lang w:val="en-US" w:bidi="en-US"/>
        </w:rPr>
      </w:pPr>
      <w:r>
        <w:rPr>
          <w:lang w:val="en-US" w:bidi="en-US"/>
        </w:rPr>
        <w:t>The current representation is very general and simplistic. Future versions will likely need to expand on the types of resources as well as their relationship between activities.</w:t>
      </w:r>
    </w:p>
    <w:p w14:paraId="780F31BE" w14:textId="77777777" w:rsidR="009420ED" w:rsidRPr="005F0F5A" w:rsidRDefault="009420ED" w:rsidP="005F0F5A">
      <w:pPr>
        <w:rPr>
          <w:lang w:val="en-US" w:bidi="en-US"/>
        </w:rPr>
      </w:pPr>
    </w:p>
    <w:p w14:paraId="6CE95C5F" w14:textId="77777777" w:rsidR="00DA41F3" w:rsidRPr="00FA36DF" w:rsidRDefault="00DA41F3" w:rsidP="00DA41F3">
      <w:pPr>
        <w:rPr>
          <w:b/>
        </w:rPr>
      </w:pPr>
      <w:r w:rsidRPr="00FA36DF">
        <w:rPr>
          <w:b/>
        </w:rPr>
        <w:t>Reused Ontologies:</w:t>
      </w:r>
    </w:p>
    <w:p w14:paraId="4F899622" w14:textId="0A757F64" w:rsidR="00DA41F3" w:rsidRDefault="00DA41F3" w:rsidP="009E4A69">
      <w:pPr>
        <w:pStyle w:val="ListParagraph"/>
      </w:pPr>
      <w:r>
        <w:t>iCity</w:t>
      </w:r>
      <w:r w:rsidR="009420ED">
        <w:t xml:space="preserve"> </w:t>
      </w:r>
      <w:r>
        <w:t>Activity</w:t>
      </w:r>
      <w:r w:rsidR="009420ED">
        <w:t xml:space="preserve"> Ontology</w:t>
      </w:r>
    </w:p>
    <w:p w14:paraId="6C51664C" w14:textId="04A8CC1A" w:rsidR="00896202" w:rsidRDefault="00896202" w:rsidP="00896202">
      <w:pPr>
        <w:pStyle w:val="Heading3"/>
      </w:pPr>
      <w:bookmarkStart w:id="92" w:name="_Toc22804606"/>
      <w:r w:rsidRPr="00BB05EE">
        <w:t>Mereology Ontology</w:t>
      </w:r>
      <w:bookmarkEnd w:id="92"/>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060B4A5F" w14:textId="77777777" w:rsidR="008A7BC9" w:rsidRPr="004B447F" w:rsidRDefault="008A7BC9" w:rsidP="008A7BC9">
      <w:pPr>
        <w:spacing w:after="120" w:line="360" w:lineRule="auto"/>
      </w:pPr>
      <w:r>
        <w:t xml:space="preserve">Notions of parthood are ubiquitous in and beyond the transportation domain. While sometimes conflated, there are clear distinctions which can be made between different types of parthood and similar relations. The mereology ontology goes beyond classical mereology and focuses the on </w:t>
      </w:r>
      <w:r>
        <w:lastRenderedPageBreak/>
        <w:t xml:space="preserve">part-of, contained-in, and component-of relations, attempting to make the distinctions between them explicit. These distinctions may be best explained with the use of examples. An item may be </w:t>
      </w:r>
      <w:r>
        <w:rPr>
          <w:i/>
        </w:rPr>
        <w:t>contained in</w:t>
      </w:r>
      <w:r>
        <w:t xml:space="preserve"> my car, but that does not make it a </w:t>
      </w:r>
      <w:r>
        <w:rPr>
          <w:i/>
        </w:rPr>
        <w:t xml:space="preserve">component of </w:t>
      </w:r>
      <w:r>
        <w:t xml:space="preserve">my car. For example, we may wish to describe passengers or cargo being </w:t>
      </w:r>
      <w:r>
        <w:rPr>
          <w:i/>
        </w:rPr>
        <w:t xml:space="preserve">contained in </w:t>
      </w:r>
      <w:r>
        <w:t xml:space="preserve">a vehicle, but this relation must be distinguished from the parts and components that make up a vehicle. Similarly, the front of my car is intuitively a part of my car, but not a component of my car. While we may define components of a vehicle, different zone systems (wards, postal codes) are not components, but proper parts of larger areas. </w:t>
      </w:r>
    </w:p>
    <w:p w14:paraId="7A30E2D8" w14:textId="77777777" w:rsidR="008A7BC9" w:rsidRPr="008A7BC9" w:rsidRDefault="008A7BC9" w:rsidP="008A7BC9">
      <w:pPr>
        <w:pStyle w:val="Heading4"/>
      </w:pPr>
      <w:r w:rsidRPr="008A7BC9">
        <w:t>The Ontology</w:t>
      </w:r>
    </w:p>
    <w:p w14:paraId="407B6B7C" w14:textId="0CB5D084" w:rsidR="008A7BC9" w:rsidRDefault="008A7BC9" w:rsidP="008A7BC9">
      <w:pPr>
        <w:spacing w:after="120" w:line="360" w:lineRule="auto"/>
      </w:pPr>
      <w:r>
        <w:t xml:space="preserve">The Mereology Ontology introduces the following different relations as object properties: proper-part-of, component-of, and contained-in. A more detailed analysis reveals clear, ontological distinctions between each of these relations that may formalized clearly with a set of first-order logic axioms. This analysis, presented in </w:t>
      </w:r>
      <w:r>
        <w:fldChar w:fldCharType="begin"/>
      </w:r>
      <w:r w:rsidR="006B06D3">
        <w:instrText xml:space="preserve"> ADDIN EN.CITE &lt;EndNote&gt;&lt;Cite&gt;&lt;Author&gt;Bittner&lt;/Author&gt;&lt;Year&gt;2005&lt;/Year&gt;&lt;IDText&gt;Computational ontologies of parthood, componenthood, and containment&lt;/IDText&gt;&lt;DisplayText&gt;[18]&lt;/DisplayText&gt;&lt;record&gt;&lt;isbn&gt;1045-0823&lt;/isbn&gt;&lt;titles&gt;&lt;title&gt;Computational ontologies of parthood, componenthood, and containment&lt;/title&gt;&lt;secondary-title&gt;International Joint Conference on Artificial Intelligence&lt;/secondary-title&gt;&lt;/titles&gt;&lt;pages&gt;382&lt;/pages&gt;&lt;contributors&gt;&lt;authors&gt;&lt;author&gt;Bittner, Thomas&lt;/author&gt;&lt;author&gt;Donnelly, Maureen&lt;/author&gt;&lt;/authors&gt;&lt;/contributors&gt;&lt;added-date format="utc"&gt;1563201819&lt;/added-date&gt;&lt;ref-type name="Conference Proceeding"&gt;10&lt;/ref-type&gt;&lt;dates&gt;&lt;year&gt;2005&lt;/year&gt;&lt;/dates&gt;&lt;rec-number&gt;20&lt;/rec-number&gt;&lt;publisher&gt;Citeseer&lt;/publisher&gt;&lt;last-updated-date format="utc"&gt;1563201819&lt;/last-updated-date&gt;&lt;volume&gt;19&lt;/volume&gt;&lt;/record&gt;&lt;/Cite&gt;&lt;/EndNote&gt;</w:instrText>
      </w:r>
      <w:r>
        <w:fldChar w:fldCharType="separate"/>
      </w:r>
      <w:r w:rsidR="006B06D3">
        <w:rPr>
          <w:noProof/>
        </w:rPr>
        <w:t>[18]</w:t>
      </w:r>
      <w:r>
        <w:fldChar w:fldCharType="end"/>
      </w:r>
      <w:r>
        <w:t xml:space="preserve"> also identifies the expressive limitations of OWL, which prevent a complete representation of this semantics, and discussed the various possible approximations. It is important to consider what should be captured, and what distinctions should be made in the introduction of properties, in contrast with what is actually expressible in the logic. Since we cannot completely capture the required semantics in OWL, some trade-off(s) is required for any partial specification, (e.g. OWL only allows the specification of transitivity for simple object properties).</w:t>
      </w:r>
    </w:p>
    <w:p w14:paraId="59D746FE" w14:textId="145DF39D" w:rsidR="008A7BC9" w:rsidRDefault="008A7BC9" w:rsidP="008A7BC9">
      <w:pPr>
        <w:spacing w:after="120" w:line="360" w:lineRule="auto"/>
      </w:pPr>
      <w:r>
        <w:t>The difficulty with such an approximation is that the resulting theory defines a semantics for something else entirely.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 the use of approximations will be required in some cases, for example in order to support some desired reasoning problems. However, precisely which axiomatization is most suitable will vary between different usage scenarios. The Mereology Ontology</w:t>
      </w:r>
      <w:r w:rsidRPr="00BF62DB">
        <w:t xml:space="preserve"> </w:t>
      </w:r>
      <w:r>
        <w:t xml:space="preserve">therefore </w:t>
      </w:r>
      <w:r w:rsidRPr="00BF62DB">
        <w:t>omit</w:t>
      </w:r>
      <w:r>
        <w:t>s</w:t>
      </w:r>
      <w:r w:rsidRPr="00BF62DB">
        <w:t xml:space="preserve"> a detailed, partial axiomatization in favour of an under-axiomatized specification of the key relations, in order to avoid </w:t>
      </w:r>
      <w:r>
        <w:t>prescribing</w:t>
      </w:r>
      <w:r w:rsidRPr="00BF62DB">
        <w:t xml:space="preserve"> one </w:t>
      </w:r>
      <w:r>
        <w:lastRenderedPageBreak/>
        <w:t>trade-off</w:t>
      </w:r>
      <w:r w:rsidRPr="00BF62DB">
        <w:t xml:space="preserve"> over another. </w:t>
      </w:r>
      <w:r>
        <w:t>This leaves the</w:t>
      </w:r>
      <w:r w:rsidRPr="00BF62DB">
        <w:t xml:space="preserve"> commitment open-ended and variable </w:t>
      </w:r>
      <w:r>
        <w:t>to suit individual applications’ needs</w:t>
      </w:r>
      <w:r w:rsidRPr="00BF62DB">
        <w:t>.</w:t>
      </w:r>
      <w:r>
        <w:t xml:space="preserve"> The key properties are summarized in </w:t>
      </w:r>
      <w:r>
        <w:fldChar w:fldCharType="begin"/>
      </w:r>
      <w:r>
        <w:instrText xml:space="preserve"> REF _Ref13049603 \h </w:instrText>
      </w:r>
      <w:r>
        <w:fldChar w:fldCharType="separate"/>
      </w:r>
      <w:r w:rsidR="00C65CEA">
        <w:t xml:space="preserve">Table </w:t>
      </w:r>
      <w:r w:rsidR="00C65CEA">
        <w:rPr>
          <w:noProof/>
        </w:rPr>
        <w:t>10</w:t>
      </w:r>
      <w:r>
        <w:fldChar w:fldCharType="end"/>
      </w:r>
      <w:r>
        <w:t>.</w:t>
      </w:r>
    </w:p>
    <w:p w14:paraId="32CB5B09" w14:textId="77777777" w:rsidR="008A7BC9" w:rsidRDefault="008A7BC9" w:rsidP="008A7BC9">
      <w:pPr>
        <w:spacing w:after="120" w:line="360" w:lineRule="auto"/>
      </w:pPr>
      <w:r>
        <w:t xml:space="preserve">This ontology defines the general properties such that the commonality between domain-specific part-of relations may be captured, and more detailed semantics may be defined in extensions of the properties. This creates a means of indicating the intended semantics of a relation by identifying the </w:t>
      </w:r>
      <w:r w:rsidRPr="000A4E28">
        <w:rPr>
          <w:i/>
        </w:rPr>
        <w:t>type</w:t>
      </w:r>
      <w:r>
        <w:t xml:space="preserve"> of parthood that it is intended to capture, while allowing for the specification of different partial approximations of the semantics (and possibly also specializations of this semantics), as required. 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the ‘hasBuildingUnit’ relation, which approximations of the component-of relation are the most suitable. The approximation chosen for one type of parthood relation does not constrain the choice of approximation for another. </w:t>
      </w:r>
    </w:p>
    <w:p w14:paraId="3E703D2A" w14:textId="5F8CEC24" w:rsidR="008A7BC9" w:rsidRDefault="008A7BC9" w:rsidP="008A7BC9">
      <w:pPr>
        <w:pStyle w:val="Caption"/>
        <w:keepNext/>
        <w:spacing w:after="120"/>
      </w:pPr>
      <w:bookmarkStart w:id="93" w:name="_Ref13049603"/>
      <w:r>
        <w:t xml:space="preserve">Table </w:t>
      </w:r>
      <w:fldSimple w:instr=" SEQ Table \* ARABIC ">
        <w:r w:rsidR="00C65CEA">
          <w:rPr>
            <w:noProof/>
          </w:rPr>
          <w:t>10</w:t>
        </w:r>
      </w:fldSimple>
      <w:bookmarkEnd w:id="93"/>
      <w:r>
        <w:t>: Key properties in the Mereology Ontology</w:t>
      </w:r>
    </w:p>
    <w:tbl>
      <w:tblPr>
        <w:tblStyle w:val="TableGrid"/>
        <w:tblpPr w:leftFromText="180" w:rightFromText="180" w:vertAnchor="text" w:horzAnchor="margin" w:tblpY="128"/>
        <w:tblW w:w="0" w:type="auto"/>
        <w:tblLook w:val="04A0" w:firstRow="1" w:lastRow="0" w:firstColumn="1" w:lastColumn="0" w:noHBand="0" w:noVBand="1"/>
      </w:tblPr>
      <w:tblGrid>
        <w:gridCol w:w="2758"/>
        <w:gridCol w:w="2406"/>
        <w:gridCol w:w="4186"/>
      </w:tblGrid>
      <w:tr w:rsidR="008A7BC9" w14:paraId="009EE514" w14:textId="77777777" w:rsidTr="00763A5C">
        <w:tc>
          <w:tcPr>
            <w:tcW w:w="2758" w:type="dxa"/>
            <w:shd w:val="clear" w:color="auto" w:fill="00FFFF"/>
          </w:tcPr>
          <w:p w14:paraId="72E74660" w14:textId="77777777" w:rsidR="008A7BC9" w:rsidRDefault="008A7BC9" w:rsidP="00763A5C">
            <w:pPr>
              <w:tabs>
                <w:tab w:val="left" w:pos="1027"/>
              </w:tabs>
              <w:spacing w:after="120"/>
            </w:pPr>
            <w:r>
              <w:t>Property</w:t>
            </w:r>
            <w:r>
              <w:tab/>
            </w:r>
          </w:p>
        </w:tc>
        <w:tc>
          <w:tcPr>
            <w:tcW w:w="2406" w:type="dxa"/>
            <w:shd w:val="clear" w:color="auto" w:fill="00FFFF"/>
          </w:tcPr>
          <w:p w14:paraId="2D83D413" w14:textId="77777777" w:rsidR="008A7BC9" w:rsidRDefault="008A7BC9" w:rsidP="00763A5C">
            <w:pPr>
              <w:spacing w:after="120"/>
            </w:pPr>
            <w:r>
              <w:t>Characteristic</w:t>
            </w:r>
          </w:p>
        </w:tc>
        <w:tc>
          <w:tcPr>
            <w:tcW w:w="4186" w:type="dxa"/>
            <w:shd w:val="clear" w:color="auto" w:fill="00FFFF"/>
          </w:tcPr>
          <w:p w14:paraId="356BB8D7" w14:textId="77777777" w:rsidR="008A7BC9" w:rsidRDefault="008A7BC9" w:rsidP="00763A5C">
            <w:pPr>
              <w:spacing w:after="120"/>
            </w:pPr>
            <w:r>
              <w:t>Value (if applicable)</w:t>
            </w:r>
          </w:p>
        </w:tc>
      </w:tr>
      <w:tr w:rsidR="008A7BC9" w14:paraId="4C55A871" w14:textId="77777777" w:rsidTr="00763A5C">
        <w:tc>
          <w:tcPr>
            <w:tcW w:w="2758" w:type="dxa"/>
          </w:tcPr>
          <w:p w14:paraId="6AC6E2FD" w14:textId="77777777" w:rsidR="008A7BC9" w:rsidRDefault="008A7BC9" w:rsidP="00763A5C">
            <w:pPr>
              <w:spacing w:after="120"/>
            </w:pPr>
            <w:r>
              <w:t>properPartOf</w:t>
            </w:r>
          </w:p>
        </w:tc>
        <w:tc>
          <w:tcPr>
            <w:tcW w:w="2406" w:type="dxa"/>
          </w:tcPr>
          <w:p w14:paraId="6AFF02FD" w14:textId="77777777" w:rsidR="008A7BC9" w:rsidRPr="00CE5C3D" w:rsidRDefault="008A7BC9" w:rsidP="00763A5C">
            <w:pPr>
              <w:spacing w:after="120"/>
              <w:rPr>
                <w:strike/>
              </w:rPr>
            </w:pPr>
            <w:r>
              <w:t>inverseOf</w:t>
            </w:r>
          </w:p>
        </w:tc>
        <w:tc>
          <w:tcPr>
            <w:tcW w:w="4186" w:type="dxa"/>
          </w:tcPr>
          <w:p w14:paraId="54228BAF" w14:textId="77777777" w:rsidR="008A7BC9" w:rsidRPr="00CE5C3D" w:rsidRDefault="008A7BC9" w:rsidP="00763A5C">
            <w:pPr>
              <w:spacing w:after="120"/>
              <w:rPr>
                <w:strike/>
              </w:rPr>
            </w:pPr>
            <w:r>
              <w:t>hasProperPart</w:t>
            </w:r>
          </w:p>
        </w:tc>
      </w:tr>
      <w:tr w:rsidR="008A7BC9" w14:paraId="6F10D3B8" w14:textId="77777777" w:rsidTr="00763A5C">
        <w:tc>
          <w:tcPr>
            <w:tcW w:w="2758" w:type="dxa"/>
          </w:tcPr>
          <w:p w14:paraId="0D2BD829" w14:textId="77777777" w:rsidR="008A7BC9" w:rsidRDefault="008A7BC9" w:rsidP="00763A5C">
            <w:pPr>
              <w:spacing w:after="120"/>
            </w:pPr>
            <w:r>
              <w:t>hasProperPart</w:t>
            </w:r>
          </w:p>
        </w:tc>
        <w:tc>
          <w:tcPr>
            <w:tcW w:w="2406" w:type="dxa"/>
          </w:tcPr>
          <w:p w14:paraId="66105FF4" w14:textId="77777777" w:rsidR="008A7BC9" w:rsidRDefault="008A7BC9" w:rsidP="00763A5C">
            <w:pPr>
              <w:spacing w:after="120"/>
            </w:pPr>
            <w:r>
              <w:t>inverseOf</w:t>
            </w:r>
          </w:p>
        </w:tc>
        <w:tc>
          <w:tcPr>
            <w:tcW w:w="4186" w:type="dxa"/>
          </w:tcPr>
          <w:p w14:paraId="1D3E0349" w14:textId="77777777" w:rsidR="008A7BC9" w:rsidRDefault="008A7BC9" w:rsidP="00763A5C">
            <w:pPr>
              <w:spacing w:after="120"/>
            </w:pPr>
            <w:r>
              <w:t>properPartOf</w:t>
            </w:r>
          </w:p>
        </w:tc>
      </w:tr>
      <w:tr w:rsidR="008A7BC9" w14:paraId="5AF21185" w14:textId="77777777" w:rsidTr="00763A5C">
        <w:tc>
          <w:tcPr>
            <w:tcW w:w="2758" w:type="dxa"/>
            <w:vMerge w:val="restart"/>
          </w:tcPr>
          <w:p w14:paraId="73972FA1" w14:textId="77777777" w:rsidR="008A7BC9" w:rsidRDefault="008A7BC9" w:rsidP="00763A5C">
            <w:pPr>
              <w:tabs>
                <w:tab w:val="right" w:pos="2348"/>
              </w:tabs>
              <w:spacing w:after="120"/>
            </w:pPr>
            <w:r>
              <w:t>componentOf</w:t>
            </w:r>
          </w:p>
        </w:tc>
        <w:tc>
          <w:tcPr>
            <w:tcW w:w="2406" w:type="dxa"/>
          </w:tcPr>
          <w:p w14:paraId="0A0B2203" w14:textId="77777777" w:rsidR="008A7BC9" w:rsidRDefault="008A7BC9" w:rsidP="00763A5C">
            <w:pPr>
              <w:tabs>
                <w:tab w:val="right" w:pos="2348"/>
              </w:tabs>
              <w:spacing w:after="120"/>
            </w:pPr>
            <w:r>
              <w:t>subPropertyOf</w:t>
            </w:r>
          </w:p>
        </w:tc>
        <w:tc>
          <w:tcPr>
            <w:tcW w:w="4186" w:type="dxa"/>
          </w:tcPr>
          <w:p w14:paraId="68247D91" w14:textId="77777777" w:rsidR="008A7BC9" w:rsidRDefault="008A7BC9" w:rsidP="00763A5C">
            <w:pPr>
              <w:spacing w:after="120"/>
            </w:pPr>
            <w:r>
              <w:t>properPartOf</w:t>
            </w:r>
          </w:p>
        </w:tc>
      </w:tr>
      <w:tr w:rsidR="008A7BC9" w14:paraId="792502FB" w14:textId="77777777" w:rsidTr="00763A5C">
        <w:tc>
          <w:tcPr>
            <w:tcW w:w="2758" w:type="dxa"/>
            <w:vMerge/>
          </w:tcPr>
          <w:p w14:paraId="13970019" w14:textId="77777777" w:rsidR="008A7BC9" w:rsidRDefault="008A7BC9" w:rsidP="00763A5C">
            <w:pPr>
              <w:tabs>
                <w:tab w:val="right" w:pos="2348"/>
              </w:tabs>
              <w:spacing w:after="120"/>
            </w:pPr>
          </w:p>
        </w:tc>
        <w:tc>
          <w:tcPr>
            <w:tcW w:w="2406" w:type="dxa"/>
          </w:tcPr>
          <w:p w14:paraId="22EB7E53" w14:textId="77777777" w:rsidR="008A7BC9" w:rsidRDefault="008A7BC9" w:rsidP="00763A5C">
            <w:pPr>
              <w:tabs>
                <w:tab w:val="right" w:pos="2348"/>
              </w:tabs>
              <w:spacing w:after="120"/>
            </w:pPr>
            <w:r>
              <w:t>inverseOf</w:t>
            </w:r>
          </w:p>
        </w:tc>
        <w:tc>
          <w:tcPr>
            <w:tcW w:w="4186" w:type="dxa"/>
          </w:tcPr>
          <w:p w14:paraId="3F59F551" w14:textId="77777777" w:rsidR="008A7BC9" w:rsidRDefault="008A7BC9" w:rsidP="00763A5C">
            <w:pPr>
              <w:spacing w:after="120"/>
            </w:pPr>
            <w:r>
              <w:t>hasComponent</w:t>
            </w:r>
          </w:p>
        </w:tc>
      </w:tr>
      <w:tr w:rsidR="008A7BC9" w14:paraId="4430AA5A" w14:textId="77777777" w:rsidTr="00763A5C">
        <w:tc>
          <w:tcPr>
            <w:tcW w:w="2758" w:type="dxa"/>
            <w:vMerge w:val="restart"/>
          </w:tcPr>
          <w:p w14:paraId="1BF0603B" w14:textId="77777777" w:rsidR="008A7BC9" w:rsidRDefault="008A7BC9" w:rsidP="00763A5C">
            <w:pPr>
              <w:tabs>
                <w:tab w:val="right" w:pos="2348"/>
              </w:tabs>
              <w:spacing w:after="120"/>
            </w:pPr>
            <w:r>
              <w:t>hasComponent</w:t>
            </w:r>
          </w:p>
        </w:tc>
        <w:tc>
          <w:tcPr>
            <w:tcW w:w="2406" w:type="dxa"/>
          </w:tcPr>
          <w:p w14:paraId="6FA87373" w14:textId="77777777" w:rsidR="008A7BC9" w:rsidRDefault="008A7BC9" w:rsidP="00763A5C">
            <w:pPr>
              <w:tabs>
                <w:tab w:val="right" w:pos="2348"/>
              </w:tabs>
              <w:spacing w:after="120"/>
            </w:pPr>
            <w:r>
              <w:t>subPropertyOf</w:t>
            </w:r>
          </w:p>
        </w:tc>
        <w:tc>
          <w:tcPr>
            <w:tcW w:w="4186" w:type="dxa"/>
          </w:tcPr>
          <w:p w14:paraId="2C61EF93" w14:textId="77777777" w:rsidR="008A7BC9" w:rsidRDefault="008A7BC9" w:rsidP="00763A5C">
            <w:pPr>
              <w:spacing w:after="120"/>
            </w:pPr>
            <w:r>
              <w:t>hasProperPart</w:t>
            </w:r>
          </w:p>
        </w:tc>
      </w:tr>
      <w:tr w:rsidR="008A7BC9" w14:paraId="706D5A9B" w14:textId="77777777" w:rsidTr="00763A5C">
        <w:tc>
          <w:tcPr>
            <w:tcW w:w="2758" w:type="dxa"/>
            <w:vMerge/>
          </w:tcPr>
          <w:p w14:paraId="1A041145" w14:textId="77777777" w:rsidR="008A7BC9" w:rsidRDefault="008A7BC9" w:rsidP="00763A5C">
            <w:pPr>
              <w:tabs>
                <w:tab w:val="right" w:pos="2348"/>
              </w:tabs>
              <w:spacing w:after="120"/>
            </w:pPr>
          </w:p>
        </w:tc>
        <w:tc>
          <w:tcPr>
            <w:tcW w:w="2406" w:type="dxa"/>
          </w:tcPr>
          <w:p w14:paraId="29173DFD" w14:textId="77777777" w:rsidR="008A7BC9" w:rsidRDefault="008A7BC9" w:rsidP="00763A5C">
            <w:pPr>
              <w:tabs>
                <w:tab w:val="right" w:pos="2348"/>
              </w:tabs>
              <w:spacing w:after="120"/>
            </w:pPr>
            <w:r>
              <w:t>inverseOf</w:t>
            </w:r>
          </w:p>
        </w:tc>
        <w:tc>
          <w:tcPr>
            <w:tcW w:w="4186" w:type="dxa"/>
          </w:tcPr>
          <w:p w14:paraId="7BB1D60B" w14:textId="77777777" w:rsidR="008A7BC9" w:rsidRDefault="008A7BC9" w:rsidP="00763A5C">
            <w:pPr>
              <w:spacing w:after="120"/>
            </w:pPr>
            <w:r>
              <w:t>componentOf</w:t>
            </w:r>
          </w:p>
        </w:tc>
      </w:tr>
      <w:tr w:rsidR="008A7BC9" w14:paraId="75FAAC58" w14:textId="77777777" w:rsidTr="00763A5C">
        <w:tc>
          <w:tcPr>
            <w:tcW w:w="2758" w:type="dxa"/>
          </w:tcPr>
          <w:p w14:paraId="2E39DAD4" w14:textId="77777777" w:rsidR="008A7BC9" w:rsidRDefault="008A7BC9" w:rsidP="00763A5C">
            <w:pPr>
              <w:tabs>
                <w:tab w:val="right" w:pos="2348"/>
              </w:tabs>
              <w:spacing w:after="120"/>
            </w:pPr>
            <w:r>
              <w:t>immediateComponentOf</w:t>
            </w:r>
          </w:p>
        </w:tc>
        <w:tc>
          <w:tcPr>
            <w:tcW w:w="2406" w:type="dxa"/>
          </w:tcPr>
          <w:p w14:paraId="7C8CCDDB" w14:textId="77777777" w:rsidR="008A7BC9" w:rsidRDefault="008A7BC9" w:rsidP="00763A5C">
            <w:pPr>
              <w:tabs>
                <w:tab w:val="right" w:pos="2348"/>
              </w:tabs>
              <w:spacing w:after="120"/>
            </w:pPr>
            <w:r>
              <w:t>subPropertyOf</w:t>
            </w:r>
          </w:p>
        </w:tc>
        <w:tc>
          <w:tcPr>
            <w:tcW w:w="4186" w:type="dxa"/>
          </w:tcPr>
          <w:p w14:paraId="40C23867" w14:textId="77777777" w:rsidR="008A7BC9" w:rsidRDefault="008A7BC9" w:rsidP="00763A5C">
            <w:pPr>
              <w:spacing w:after="120"/>
            </w:pPr>
            <w:r>
              <w:t>componentOf</w:t>
            </w:r>
          </w:p>
        </w:tc>
      </w:tr>
      <w:tr w:rsidR="008A7BC9" w14:paraId="739CD9F8" w14:textId="77777777" w:rsidTr="00763A5C">
        <w:tc>
          <w:tcPr>
            <w:tcW w:w="2758" w:type="dxa"/>
          </w:tcPr>
          <w:p w14:paraId="2CB29F82" w14:textId="77777777" w:rsidR="008A7BC9" w:rsidRDefault="008A7BC9" w:rsidP="00763A5C">
            <w:pPr>
              <w:spacing w:after="120"/>
            </w:pPr>
            <w:r>
              <w:t>containedIn</w:t>
            </w:r>
          </w:p>
        </w:tc>
        <w:tc>
          <w:tcPr>
            <w:tcW w:w="2406" w:type="dxa"/>
          </w:tcPr>
          <w:p w14:paraId="5B9E1BA9" w14:textId="77777777" w:rsidR="008A7BC9" w:rsidRPr="00665086" w:rsidRDefault="008A7BC9" w:rsidP="00763A5C">
            <w:pPr>
              <w:tabs>
                <w:tab w:val="right" w:pos="2348"/>
              </w:tabs>
              <w:spacing w:after="120"/>
              <w:rPr>
                <w:strike/>
              </w:rPr>
            </w:pPr>
            <w:r>
              <w:t>inverseOf</w:t>
            </w:r>
          </w:p>
        </w:tc>
        <w:tc>
          <w:tcPr>
            <w:tcW w:w="4186" w:type="dxa"/>
          </w:tcPr>
          <w:p w14:paraId="5B980FA3" w14:textId="77777777" w:rsidR="008A7BC9" w:rsidRPr="00665086" w:rsidRDefault="008A7BC9" w:rsidP="00763A5C">
            <w:pPr>
              <w:spacing w:after="120"/>
              <w:rPr>
                <w:strike/>
              </w:rPr>
            </w:pPr>
            <w:r>
              <w:t>contains</w:t>
            </w:r>
          </w:p>
        </w:tc>
      </w:tr>
      <w:tr w:rsidR="008A7BC9" w14:paraId="328A3952" w14:textId="77777777" w:rsidTr="00763A5C">
        <w:tc>
          <w:tcPr>
            <w:tcW w:w="2758" w:type="dxa"/>
          </w:tcPr>
          <w:p w14:paraId="636305AA" w14:textId="77777777" w:rsidR="008A7BC9" w:rsidRDefault="008A7BC9" w:rsidP="00763A5C">
            <w:pPr>
              <w:spacing w:after="120"/>
            </w:pPr>
            <w:r>
              <w:t>contains</w:t>
            </w:r>
          </w:p>
        </w:tc>
        <w:tc>
          <w:tcPr>
            <w:tcW w:w="2406" w:type="dxa"/>
          </w:tcPr>
          <w:p w14:paraId="68DD2D49" w14:textId="77777777" w:rsidR="008A7BC9" w:rsidRDefault="008A7BC9" w:rsidP="00763A5C">
            <w:pPr>
              <w:tabs>
                <w:tab w:val="right" w:pos="2348"/>
              </w:tabs>
              <w:spacing w:after="120"/>
            </w:pPr>
            <w:r>
              <w:t>inverseOf</w:t>
            </w:r>
          </w:p>
        </w:tc>
        <w:tc>
          <w:tcPr>
            <w:tcW w:w="4186" w:type="dxa"/>
          </w:tcPr>
          <w:p w14:paraId="081F4441" w14:textId="77777777" w:rsidR="008A7BC9" w:rsidRDefault="008A7BC9" w:rsidP="00763A5C">
            <w:pPr>
              <w:spacing w:after="120"/>
            </w:pPr>
            <w:r>
              <w:t>containedIn</w:t>
            </w:r>
          </w:p>
        </w:tc>
      </w:tr>
      <w:tr w:rsidR="008A7BC9" w14:paraId="4C0EDD0D" w14:textId="77777777" w:rsidTr="00763A5C">
        <w:tc>
          <w:tcPr>
            <w:tcW w:w="2758" w:type="dxa"/>
          </w:tcPr>
          <w:p w14:paraId="7BC5D21B" w14:textId="77777777" w:rsidR="008A7BC9" w:rsidRDefault="008A7BC9" w:rsidP="00763A5C">
            <w:pPr>
              <w:spacing w:after="120"/>
            </w:pPr>
            <w:r>
              <w:t>immediatelyContainedIn</w:t>
            </w:r>
          </w:p>
        </w:tc>
        <w:tc>
          <w:tcPr>
            <w:tcW w:w="2406" w:type="dxa"/>
          </w:tcPr>
          <w:p w14:paraId="6F1A5569" w14:textId="77777777" w:rsidR="008A7BC9" w:rsidRDefault="008A7BC9" w:rsidP="00763A5C">
            <w:pPr>
              <w:tabs>
                <w:tab w:val="right" w:pos="2348"/>
              </w:tabs>
              <w:spacing w:after="120"/>
            </w:pPr>
            <w:r>
              <w:t>subPropertyOf</w:t>
            </w:r>
          </w:p>
        </w:tc>
        <w:tc>
          <w:tcPr>
            <w:tcW w:w="4186" w:type="dxa"/>
          </w:tcPr>
          <w:p w14:paraId="604B83DF" w14:textId="77777777" w:rsidR="008A7BC9" w:rsidRDefault="008A7BC9" w:rsidP="00763A5C">
            <w:pPr>
              <w:spacing w:after="120"/>
            </w:pPr>
            <w:r>
              <w:t>containedIn</w:t>
            </w:r>
          </w:p>
        </w:tc>
      </w:tr>
    </w:tbl>
    <w:p w14:paraId="714309CC" w14:textId="77777777" w:rsidR="008A7BC9" w:rsidRPr="00203366" w:rsidRDefault="008A7BC9" w:rsidP="008A7BC9">
      <w:pPr>
        <w:spacing w:after="120" w:line="360" w:lineRule="auto"/>
      </w:pPr>
    </w:p>
    <w:p w14:paraId="33DBBB4A" w14:textId="77777777" w:rsidR="008A7BC9" w:rsidRPr="001C4089" w:rsidRDefault="008A7BC9" w:rsidP="008A7BC9">
      <w:pPr>
        <w:pStyle w:val="Heading4"/>
      </w:pPr>
      <w:r>
        <w:t>An Example</w:t>
      </w:r>
    </w:p>
    <w:p w14:paraId="0FACDA2E" w14:textId="7BFD5655" w:rsidR="008A7BC9" w:rsidRDefault="008A7BC9" w:rsidP="008A7BC9">
      <w:pPr>
        <w:spacing w:after="120" w:line="360" w:lineRule="auto"/>
      </w:pPr>
      <w:r>
        <w:t xml:space="preserve">For example, consider the representation of various parts in a vehicle. This is a component-of type property, therefore a property ‘hasVehicleComponent’ as a sub-property of the ‘hasComponent’ property. Like hasComponent, hasVehicleComponent should be both transitive </w:t>
      </w:r>
      <w:r>
        <w:lastRenderedPageBreak/>
        <w:t xml:space="preserve">and irreflexive. However, owing to the restriction on non-simple object properties in OWL, it is not possible to capture both characteristics. In the context of a vehicle’s component decomposition, it is likely the case that transitivity of the property may be more important than its irreflexivity. Therefore, the subproperty hasVehicleComponent may be approximated as being transitive while maintaining the under-axiomatized definition of hasComponent. On the other hand, it may be the case that for component relation for Buildings and BuildingUnits the anti-symmetry of the property is the most important aspect to capture. The hasBuildingUnit property may be approximated as anti-symmetric rather than transitive, thus allowing for different trade-offs to be made to capture the component-hood relationship in different domains. This example is illustrated in </w:t>
      </w:r>
      <w:r>
        <w:fldChar w:fldCharType="begin"/>
      </w:r>
      <w:r>
        <w:instrText xml:space="preserve"> REF _Ref13053357 \h </w:instrText>
      </w:r>
      <w:r>
        <w:fldChar w:fldCharType="separate"/>
      </w:r>
      <w:r w:rsidR="00C65CEA">
        <w:t xml:space="preserve">Figure </w:t>
      </w:r>
      <w:r w:rsidR="00C65CEA">
        <w:rPr>
          <w:noProof/>
        </w:rPr>
        <w:t>12</w:t>
      </w:r>
      <w:r>
        <w:fldChar w:fldCharType="end"/>
      </w:r>
      <w:r>
        <w:t>.</w:t>
      </w:r>
    </w:p>
    <w:p w14:paraId="753AD772" w14:textId="77777777" w:rsidR="008A7BC9" w:rsidRDefault="008A7BC9" w:rsidP="008A7BC9">
      <w:pPr>
        <w:keepNext/>
        <w:spacing w:after="120" w:line="360" w:lineRule="auto"/>
      </w:pPr>
      <w:r w:rsidRPr="00C52F83">
        <w:rPr>
          <w:noProof/>
        </w:rPr>
        <w:drawing>
          <wp:inline distT="0" distB="0" distL="0" distR="0" wp14:anchorId="50C1F348" wp14:editId="3B9F0260">
            <wp:extent cx="5943600" cy="958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958850"/>
                    </a:xfrm>
                    <a:prstGeom prst="rect">
                      <a:avLst/>
                    </a:prstGeom>
                  </pic:spPr>
                </pic:pic>
              </a:graphicData>
            </a:graphic>
          </wp:inline>
        </w:drawing>
      </w:r>
    </w:p>
    <w:p w14:paraId="6D682E37" w14:textId="366EAE0B" w:rsidR="008A7BC9" w:rsidRPr="00DB1ED8" w:rsidRDefault="008A7BC9" w:rsidP="008A7BC9">
      <w:pPr>
        <w:pStyle w:val="Caption"/>
        <w:spacing w:after="120"/>
        <w:rPr>
          <w:lang w:val="en-CA"/>
        </w:rPr>
      </w:pPr>
      <w:bookmarkStart w:id="94" w:name="_Ref13053357"/>
      <w:r>
        <w:t xml:space="preserve">Figure </w:t>
      </w:r>
      <w:fldSimple w:instr=" SEQ Figure \* ARABIC ">
        <w:r w:rsidR="001A6211">
          <w:rPr>
            <w:noProof/>
          </w:rPr>
          <w:t>12</w:t>
        </w:r>
      </w:fldSimple>
      <w:bookmarkEnd w:id="94"/>
      <w:r>
        <w:t>: Example use of the Mereology Ontology</w:t>
      </w:r>
    </w:p>
    <w:p w14:paraId="4212BFC6" w14:textId="77777777" w:rsidR="000A4E28" w:rsidRDefault="000A4E28" w:rsidP="00A325FA"/>
    <w:p w14:paraId="1D5C87A5" w14:textId="0F91408E" w:rsidR="00C355FA" w:rsidRPr="007736F9" w:rsidRDefault="00C355FA" w:rsidP="008A7BC9">
      <w:pPr>
        <w:pStyle w:val="Heading4"/>
      </w:pPr>
      <w:r w:rsidRPr="007736F9">
        <w:t>Future work</w:t>
      </w:r>
    </w:p>
    <w:p w14:paraId="03E2A04E" w14:textId="1032FFEF" w:rsidR="00EA41E0" w:rsidRDefault="00EA41E0" w:rsidP="00EA41E0">
      <w:r>
        <w:t xml:space="preserve">In addition to the aforementioned work by [ref Bittner &amp; Donnelly], various approaches to the partial capture of these mereological relationships </w:t>
      </w:r>
      <w:r w:rsidRPr="00D55DCE">
        <w:t xml:space="preserve">in OWL have been proposed that </w:t>
      </w:r>
      <w:r>
        <w:t>may</w:t>
      </w:r>
      <w:r w:rsidRPr="00D55DCE">
        <w:t xml:space="preserve"> be used to extend the ontology presented here, such as in [https://www.w3.org/2001/sw/BestPractices/OEP/SimplePartWhole/], and also in top-level ontologies such as [ref BFO].</w:t>
      </w:r>
      <w:r>
        <w:t xml:space="preserve"> Future revisions may benefit from considering the relationship between these ontology and other OWL formalisms.</w:t>
      </w:r>
    </w:p>
    <w:p w14:paraId="39EF7EF3" w14:textId="77777777" w:rsidR="00EA41E0" w:rsidRDefault="00EA41E0" w:rsidP="00EA41E0"/>
    <w:p w14:paraId="5860CC8B" w14:textId="7DEE4C3B" w:rsidR="00C355FA" w:rsidRPr="007736F9" w:rsidRDefault="00C355FA" w:rsidP="00BC16B7">
      <w:pPr>
        <w:pStyle w:val="ListParagraph"/>
        <w:numPr>
          <w:ilvl w:val="0"/>
          <w:numId w:val="23"/>
        </w:numPr>
      </w:pPr>
      <w:r w:rsidRPr="007736F9">
        <w:t xml:space="preserve">Extend to </w:t>
      </w:r>
      <w:r w:rsidR="00810AC1" w:rsidRPr="007736F9">
        <w:t xml:space="preserve">capture </w:t>
      </w:r>
      <w:r w:rsidR="00D55DCE" w:rsidRPr="007736F9">
        <w:t xml:space="preserve">multidimensional </w:t>
      </w:r>
      <w:r w:rsidR="00810AC1" w:rsidRPr="007736F9">
        <w:t>mereotopological relations</w:t>
      </w:r>
      <w:r w:rsidR="00D55DCE" w:rsidRPr="007736F9">
        <w:t xml:space="preserve"> as in CODI</w:t>
      </w:r>
    </w:p>
    <w:p w14:paraId="048B11C3" w14:textId="66351FFB" w:rsidR="00D55DCE" w:rsidRPr="007736F9" w:rsidRDefault="00D55DCE" w:rsidP="00BC16B7">
      <w:pPr>
        <w:pStyle w:val="ListParagraph"/>
        <w:numPr>
          <w:ilvl w:val="1"/>
          <w:numId w:val="23"/>
        </w:numPr>
      </w:pPr>
      <w:r w:rsidRPr="007736F9">
        <w:t>Map the relations to GeoSPARQL properties</w:t>
      </w:r>
    </w:p>
    <w:p w14:paraId="3B8434EF" w14:textId="59EF7B7B" w:rsidR="00810AC1" w:rsidRPr="007736F9" w:rsidRDefault="00810AC1" w:rsidP="00BC16B7">
      <w:pPr>
        <w:pStyle w:val="ListParagraph"/>
        <w:numPr>
          <w:ilvl w:val="0"/>
          <w:numId w:val="23"/>
        </w:numPr>
      </w:pPr>
      <w:r w:rsidRPr="007736F9">
        <w:t>Extend with a first-order formalization or mereology</w:t>
      </w:r>
    </w:p>
    <w:p w14:paraId="213C1208" w14:textId="77777777" w:rsidR="004053E0" w:rsidRDefault="004053E0" w:rsidP="004053E0">
      <w:pPr>
        <w:pStyle w:val="Heading3"/>
      </w:pPr>
      <w:bookmarkStart w:id="95" w:name="_Toc22804607"/>
      <w:r w:rsidRPr="00216E9F">
        <w:t>Ontology of Units of Measure</w:t>
      </w:r>
      <w:bookmarkEnd w:id="95"/>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786DE6CE" w14:textId="77777777" w:rsidR="0017750F" w:rsidRPr="00652A82" w:rsidRDefault="0017750F" w:rsidP="0017750F">
      <w:pPr>
        <w:spacing w:after="120" w:line="360" w:lineRule="auto"/>
      </w:pPr>
      <w:r>
        <w:t xml:space="preserve">Units of measure are an important concept due to the observational nature of data collection for transportation planning. In particular, it is important to capture the relationship between some quantity and the unit of measure it is described with. This allows for a representation in which the same individual quantity may be associated with several values, according to different units of measurement. </w:t>
      </w:r>
    </w:p>
    <w:p w14:paraId="2B3C62ED" w14:textId="77777777" w:rsidR="0017750F" w:rsidRPr="0017750F" w:rsidRDefault="0017750F" w:rsidP="0017750F">
      <w:pPr>
        <w:pStyle w:val="Heading4"/>
      </w:pPr>
      <w:r w:rsidRPr="0017750F">
        <w:lastRenderedPageBreak/>
        <w:t>The Ontology</w:t>
      </w:r>
    </w:p>
    <w:p w14:paraId="46ABDBC3" w14:textId="20D557EB" w:rsidR="0017750F" w:rsidRDefault="0017750F" w:rsidP="0017750F">
      <w:pPr>
        <w:spacing w:after="120" w:line="360" w:lineRule="auto"/>
      </w:pPr>
      <w:r>
        <w:t xml:space="preserve">The Ontology of Units of Measure provides a structured vocabulary to describe, among other things, the different values (measures) that we associate to given quantities. This allows us to provide greater detail regarding specific measurements that are defined in the ontology. Rather than simply have a simple data property to describe the length of some road segment as "10 m", with the units of measure ontology we are able to describe the nature of the quantity (i.e. length), its value as a Measure (10 m), and also describe the unit that the measure's numerical value is given in (e.g. meters). Key concepts are reused from the Units of Measure ontology defined by </w:t>
      </w:r>
      <w:r>
        <w:fldChar w:fldCharType="begin"/>
      </w:r>
      <w:r w:rsidR="006B06D3">
        <w:instrText xml:space="preserve"> ADDIN EN.CITE &lt;EndNote&gt;&lt;Cite&gt;&lt;Author&gt;Rijgersberg&lt;/Author&gt;&lt;Year&gt;2013&lt;/Year&gt;&lt;IDText&gt;Ontology of units of measure and related concepts&lt;/IDText&gt;&lt;DisplayText&gt;[19]&lt;/DisplayText&gt;&lt;record&gt;&lt;isbn&gt;1570-0844&lt;/isbn&gt;&lt;titles&gt;&lt;title&gt;Ontology of units of measure and related concepts&lt;/title&gt;&lt;secondary-title&gt;Semantic Web&lt;/secondary-title&gt;&lt;/titles&gt;&lt;pages&gt;3-13&lt;/pages&gt;&lt;number&gt;1&lt;/number&gt;&lt;contributors&gt;&lt;authors&gt;&lt;author&gt;Rijgersberg, Hajo&lt;/author&gt;&lt;author&gt;Van Assem, Mark&lt;/author&gt;&lt;author&gt;Top, Jan&lt;/author&gt;&lt;/authors&gt;&lt;/contributors&gt;&lt;added-date format="utc"&gt;1563201875&lt;/added-date&gt;&lt;ref-type name="Journal Article"&gt;17&lt;/ref-type&gt;&lt;dates&gt;&lt;year&gt;2013&lt;/year&gt;&lt;/dates&gt;&lt;rec-number&gt;21&lt;/rec-number&gt;&lt;last-updated-date format="utc"&gt;1563201875&lt;/last-updated-date&gt;&lt;volume&gt;4&lt;/volume&gt;&lt;/record&gt;&lt;/Cite&gt;&lt;/EndNote&gt;</w:instrText>
      </w:r>
      <w:r>
        <w:fldChar w:fldCharType="separate"/>
      </w:r>
      <w:r w:rsidR="006B06D3">
        <w:rPr>
          <w:noProof/>
        </w:rPr>
        <w:t>[19]</w:t>
      </w:r>
      <w:r>
        <w:fldChar w:fldCharType="end"/>
      </w:r>
      <w:r>
        <w:t xml:space="preserve">. The full Units of Measure ontology is not imported here as it is quite large and includes many concepts that are out of scope for transportation planning. Existing concepts may be added from the original ontology or this ontology may be extended as to capture new units of measure as required. The Units of Measure Ontology was chosen for reuse to maintain consistency with other ontology-based standards efforts in the smart cities domain, in particular the ISO standard in development for smart city indicators </w:t>
      </w:r>
      <w:r>
        <w:fldChar w:fldCharType="begin"/>
      </w:r>
      <w:r w:rsidR="006B06D3">
        <w:instrText xml:space="preserve"> ADDIN EN.CITE &lt;EndNote&gt;&lt;Cite&gt;&lt;Author&gt;ISO/IEC&lt;/Author&gt;&lt;IDText&gt;Information technology - An upper level ontology for smart city indicators&lt;/IDText&gt;&lt;DisplayText&gt;[20]&lt;/DisplayText&gt;&lt;record&gt;&lt;urls&gt;&lt;related-urls&gt;&lt;url&gt;https://www.iso.org/standard/72325.html&lt;/url&gt;&lt;/related-urls&gt;&lt;/urls&gt;&lt;titles&gt;&lt;title&gt;Information technology - An upper level ontology for smart city indicators&lt;/title&gt;&lt;/titles&gt;&lt;number&gt;ISO/IEC DIS 21972&lt;/number&gt;&lt;contributors&gt;&lt;authors&gt;&lt;author&gt;ISO/IEC JTC1 Information technology&lt;/author&gt;&lt;/authors&gt;&lt;/contributors&gt;&lt;added-date format="utc"&gt;1564584502&lt;/added-date&gt;&lt;ref-type name="Report"&gt;27&lt;/ref-type&gt;&lt;rec-number&gt;36&lt;/rec-number&gt;&lt;publisher&gt;ISO&lt;/publisher&gt;&lt;last-updated-date format="utc"&gt;1564585031&lt;/last-updated-date&gt;&lt;/record&gt;&lt;/Cite&gt;&lt;/EndNote&gt;</w:instrText>
      </w:r>
      <w:r>
        <w:fldChar w:fldCharType="separate"/>
      </w:r>
      <w:r w:rsidR="006B06D3">
        <w:rPr>
          <w:noProof/>
        </w:rPr>
        <w:t>[20]</w:t>
      </w:r>
      <w:r>
        <w:fldChar w:fldCharType="end"/>
      </w:r>
      <w:r>
        <w:t>.</w:t>
      </w:r>
    </w:p>
    <w:p w14:paraId="4A1AB47C" w14:textId="7C9F9A28" w:rsidR="0017750F" w:rsidRPr="00DB5DF1" w:rsidRDefault="0017750F" w:rsidP="0017750F">
      <w:pPr>
        <w:spacing w:after="120" w:line="360" w:lineRule="auto"/>
      </w:pPr>
      <w:r>
        <w:t>Quantities</w:t>
      </w:r>
      <w:r w:rsidRPr="00E80D3C">
        <w:t xml:space="preserve">, units, and/or measures that are defined </w:t>
      </w:r>
      <w:r>
        <w:t>using</w:t>
      </w:r>
      <w:r w:rsidRPr="00E80D3C">
        <w:t xml:space="preserve"> domain-specific concepts (e.g. vehicles, lanes) are defined by reusing and extending the units of measure ontology in the relevant </w:t>
      </w:r>
      <w:r>
        <w:t xml:space="preserve">ontologies, such that the necessary concepts may be captured and the foundational ontology is not complicated with domain-specific concepts. The key classes used in the definition of quantities and measures are summarized in </w:t>
      </w:r>
      <w:r>
        <w:fldChar w:fldCharType="begin"/>
      </w:r>
      <w:r>
        <w:instrText xml:space="preserve"> REF _Ref13130816 \h </w:instrText>
      </w:r>
      <w:r>
        <w:fldChar w:fldCharType="separate"/>
      </w:r>
      <w:r w:rsidR="00C65CEA">
        <w:t xml:space="preserve">Table </w:t>
      </w:r>
      <w:r w:rsidR="00C65CEA">
        <w:rPr>
          <w:noProof/>
        </w:rPr>
        <w:t>11</w:t>
      </w:r>
      <w:r>
        <w:fldChar w:fldCharType="end"/>
      </w:r>
      <w:r>
        <w:t>.</w:t>
      </w:r>
    </w:p>
    <w:p w14:paraId="7D8AE16B" w14:textId="48806965" w:rsidR="0017750F" w:rsidRDefault="0017750F" w:rsidP="0017750F">
      <w:pPr>
        <w:pStyle w:val="Caption"/>
        <w:keepNext/>
        <w:spacing w:after="120"/>
      </w:pPr>
      <w:bookmarkStart w:id="96" w:name="_Ref13130816"/>
      <w:r>
        <w:t xml:space="preserve">Table </w:t>
      </w:r>
      <w:fldSimple w:instr=" SEQ Table \* ARABIC ">
        <w:r w:rsidR="00C65CEA">
          <w:rPr>
            <w:noProof/>
          </w:rPr>
          <w:t>11</w:t>
        </w:r>
      </w:fldSimple>
      <w:bookmarkEnd w:id="96"/>
      <w:r>
        <w:t>: Key classes in the Units of Measure Ontology</w:t>
      </w:r>
    </w:p>
    <w:tbl>
      <w:tblPr>
        <w:tblStyle w:val="TableGrid"/>
        <w:tblpPr w:leftFromText="180" w:rightFromText="180" w:vertAnchor="text" w:horzAnchor="margin" w:tblpY="128"/>
        <w:tblW w:w="0" w:type="auto"/>
        <w:tblLook w:val="04A0" w:firstRow="1" w:lastRow="0" w:firstColumn="1" w:lastColumn="0" w:noHBand="0" w:noVBand="1"/>
      </w:tblPr>
      <w:tblGrid>
        <w:gridCol w:w="2956"/>
        <w:gridCol w:w="3577"/>
        <w:gridCol w:w="2817"/>
      </w:tblGrid>
      <w:tr w:rsidR="0017750F" w14:paraId="1547049C" w14:textId="77777777" w:rsidTr="00763A5C">
        <w:trPr>
          <w:cantSplit/>
        </w:trPr>
        <w:tc>
          <w:tcPr>
            <w:tcW w:w="2956" w:type="dxa"/>
            <w:shd w:val="clear" w:color="auto" w:fill="00FFFF"/>
          </w:tcPr>
          <w:p w14:paraId="53F6C70C" w14:textId="77777777" w:rsidR="0017750F" w:rsidRDefault="0017750F" w:rsidP="00763A5C">
            <w:pPr>
              <w:spacing w:after="120"/>
            </w:pPr>
            <w:r>
              <w:t>Object</w:t>
            </w:r>
          </w:p>
        </w:tc>
        <w:tc>
          <w:tcPr>
            <w:tcW w:w="3577" w:type="dxa"/>
            <w:shd w:val="clear" w:color="auto" w:fill="00FFFF"/>
          </w:tcPr>
          <w:p w14:paraId="3D3EF6E5" w14:textId="77777777" w:rsidR="0017750F" w:rsidRDefault="0017750F" w:rsidP="00763A5C">
            <w:pPr>
              <w:spacing w:after="120"/>
            </w:pPr>
            <w:r>
              <w:t>Property</w:t>
            </w:r>
          </w:p>
        </w:tc>
        <w:tc>
          <w:tcPr>
            <w:tcW w:w="2817" w:type="dxa"/>
            <w:shd w:val="clear" w:color="auto" w:fill="00FFFF"/>
          </w:tcPr>
          <w:p w14:paraId="3392795F" w14:textId="77777777" w:rsidR="0017750F" w:rsidRDefault="0017750F" w:rsidP="00763A5C">
            <w:pPr>
              <w:spacing w:after="120"/>
            </w:pPr>
            <w:r>
              <w:t>Value</w:t>
            </w:r>
          </w:p>
        </w:tc>
      </w:tr>
      <w:tr w:rsidR="0017750F" w14:paraId="489A121D" w14:textId="77777777" w:rsidTr="00763A5C">
        <w:trPr>
          <w:cantSplit/>
        </w:trPr>
        <w:tc>
          <w:tcPr>
            <w:tcW w:w="2956" w:type="dxa"/>
          </w:tcPr>
          <w:p w14:paraId="60889901" w14:textId="77777777" w:rsidR="0017750F" w:rsidRDefault="0017750F" w:rsidP="00763A5C">
            <w:pPr>
              <w:spacing w:after="120"/>
            </w:pPr>
            <w:r>
              <w:t>om-</w:t>
            </w:r>
            <w:proofErr w:type="gramStart"/>
            <w:r>
              <w:t>2:Quantity</w:t>
            </w:r>
            <w:proofErr w:type="gramEnd"/>
          </w:p>
        </w:tc>
        <w:tc>
          <w:tcPr>
            <w:tcW w:w="3577" w:type="dxa"/>
          </w:tcPr>
          <w:p w14:paraId="7362AE60" w14:textId="77777777" w:rsidR="0017750F" w:rsidRDefault="0017750F" w:rsidP="00763A5C">
            <w:pPr>
              <w:spacing w:after="120"/>
            </w:pPr>
            <w:r>
              <w:t>om-</w:t>
            </w:r>
            <w:proofErr w:type="gramStart"/>
            <w:r>
              <w:t>2:</w:t>
            </w:r>
            <w:r w:rsidRPr="00E80D3C">
              <w:t>hasV</w:t>
            </w:r>
            <w:r w:rsidRPr="00AA4F4A">
              <w:t>alue</w:t>
            </w:r>
            <w:proofErr w:type="gramEnd"/>
          </w:p>
        </w:tc>
        <w:tc>
          <w:tcPr>
            <w:tcW w:w="2817" w:type="dxa"/>
          </w:tcPr>
          <w:p w14:paraId="2BC8921C" w14:textId="77777777" w:rsidR="0017750F" w:rsidRDefault="0017750F" w:rsidP="00763A5C">
            <w:pPr>
              <w:spacing w:after="120"/>
            </w:pPr>
            <w:r>
              <w:t>only om-</w:t>
            </w:r>
            <w:proofErr w:type="gramStart"/>
            <w:r>
              <w:t>2:Measure</w:t>
            </w:r>
            <w:proofErr w:type="gramEnd"/>
          </w:p>
        </w:tc>
      </w:tr>
      <w:tr w:rsidR="0017750F" w14:paraId="162FBCF6" w14:textId="77777777" w:rsidTr="00763A5C">
        <w:trPr>
          <w:cantSplit/>
        </w:trPr>
        <w:tc>
          <w:tcPr>
            <w:tcW w:w="2956" w:type="dxa"/>
          </w:tcPr>
          <w:p w14:paraId="59B5C97C" w14:textId="77777777" w:rsidR="0017750F" w:rsidRDefault="0017750F" w:rsidP="00763A5C">
            <w:pPr>
              <w:spacing w:after="120"/>
            </w:pPr>
            <w:r>
              <w:t>om-</w:t>
            </w:r>
            <w:proofErr w:type="gramStart"/>
            <w:r>
              <w:t>2:Measure</w:t>
            </w:r>
            <w:proofErr w:type="gramEnd"/>
          </w:p>
        </w:tc>
        <w:tc>
          <w:tcPr>
            <w:tcW w:w="3577" w:type="dxa"/>
          </w:tcPr>
          <w:p w14:paraId="2DFF89EB" w14:textId="77777777" w:rsidR="0017750F" w:rsidRDefault="0017750F" w:rsidP="00763A5C">
            <w:pPr>
              <w:spacing w:after="120"/>
            </w:pPr>
            <w:r>
              <w:t>om-</w:t>
            </w:r>
            <w:proofErr w:type="gramStart"/>
            <w:r>
              <w:t>2:hasUnit</w:t>
            </w:r>
            <w:proofErr w:type="gramEnd"/>
          </w:p>
        </w:tc>
        <w:tc>
          <w:tcPr>
            <w:tcW w:w="2817" w:type="dxa"/>
          </w:tcPr>
          <w:p w14:paraId="3F5AB71E" w14:textId="77777777" w:rsidR="0017750F" w:rsidRDefault="0017750F" w:rsidP="00763A5C">
            <w:pPr>
              <w:spacing w:after="120"/>
            </w:pPr>
            <w:r>
              <w:t>only om-</w:t>
            </w:r>
            <w:proofErr w:type="gramStart"/>
            <w:r>
              <w:t>2:Unit</w:t>
            </w:r>
            <w:proofErr w:type="gramEnd"/>
          </w:p>
        </w:tc>
      </w:tr>
      <w:tr w:rsidR="0017750F" w14:paraId="2AB176D3" w14:textId="77777777" w:rsidTr="00763A5C">
        <w:trPr>
          <w:cantSplit/>
        </w:trPr>
        <w:tc>
          <w:tcPr>
            <w:tcW w:w="2956" w:type="dxa"/>
          </w:tcPr>
          <w:p w14:paraId="4070F2A6" w14:textId="77777777" w:rsidR="0017750F" w:rsidRDefault="0017750F" w:rsidP="00763A5C">
            <w:pPr>
              <w:spacing w:after="120"/>
            </w:pPr>
            <w:r>
              <w:t>om-</w:t>
            </w:r>
            <w:proofErr w:type="gramStart"/>
            <w:r>
              <w:t>2:Speed</w:t>
            </w:r>
            <w:proofErr w:type="gramEnd"/>
            <w:r>
              <w:t>_unit</w:t>
            </w:r>
          </w:p>
        </w:tc>
        <w:tc>
          <w:tcPr>
            <w:tcW w:w="3577" w:type="dxa"/>
          </w:tcPr>
          <w:p w14:paraId="48199682" w14:textId="77777777" w:rsidR="0017750F" w:rsidRDefault="0017750F" w:rsidP="00763A5C">
            <w:pPr>
              <w:spacing w:after="120"/>
            </w:pPr>
            <w:r>
              <w:t>subClassOf</w:t>
            </w:r>
          </w:p>
        </w:tc>
        <w:tc>
          <w:tcPr>
            <w:tcW w:w="2817" w:type="dxa"/>
          </w:tcPr>
          <w:p w14:paraId="18AFC8A7" w14:textId="77777777" w:rsidR="0017750F" w:rsidRDefault="0017750F" w:rsidP="00763A5C">
            <w:pPr>
              <w:spacing w:after="120"/>
            </w:pPr>
            <w:r>
              <w:t>om-</w:t>
            </w:r>
            <w:proofErr w:type="gramStart"/>
            <w:r>
              <w:t>2:Unit</w:t>
            </w:r>
            <w:proofErr w:type="gramEnd"/>
          </w:p>
        </w:tc>
      </w:tr>
      <w:tr w:rsidR="0017750F" w14:paraId="4E2D639E" w14:textId="77777777" w:rsidTr="00763A5C">
        <w:trPr>
          <w:cantSplit/>
        </w:trPr>
        <w:tc>
          <w:tcPr>
            <w:tcW w:w="2956" w:type="dxa"/>
          </w:tcPr>
          <w:p w14:paraId="7528536B" w14:textId="77777777" w:rsidR="0017750F" w:rsidRDefault="0017750F" w:rsidP="00763A5C">
            <w:pPr>
              <w:spacing w:after="120"/>
            </w:pPr>
            <w:r>
              <w:t>om-</w:t>
            </w:r>
            <w:proofErr w:type="gramStart"/>
            <w:r>
              <w:t>2:Amount</w:t>
            </w:r>
            <w:proofErr w:type="gramEnd"/>
            <w:r>
              <w:t>_of_money_unit</w:t>
            </w:r>
          </w:p>
        </w:tc>
        <w:tc>
          <w:tcPr>
            <w:tcW w:w="3577" w:type="dxa"/>
          </w:tcPr>
          <w:p w14:paraId="271516C0" w14:textId="77777777" w:rsidR="0017750F" w:rsidRDefault="0017750F" w:rsidP="00763A5C">
            <w:pPr>
              <w:spacing w:after="120"/>
            </w:pPr>
            <w:r>
              <w:t>subClassOf</w:t>
            </w:r>
          </w:p>
        </w:tc>
        <w:tc>
          <w:tcPr>
            <w:tcW w:w="2817" w:type="dxa"/>
          </w:tcPr>
          <w:p w14:paraId="6F16865C" w14:textId="77777777" w:rsidR="0017750F" w:rsidRDefault="0017750F" w:rsidP="00763A5C">
            <w:pPr>
              <w:spacing w:after="120"/>
            </w:pPr>
            <w:r>
              <w:t>om-</w:t>
            </w:r>
            <w:proofErr w:type="gramStart"/>
            <w:r>
              <w:t>2:Unit</w:t>
            </w:r>
            <w:proofErr w:type="gramEnd"/>
          </w:p>
        </w:tc>
      </w:tr>
      <w:tr w:rsidR="0017750F" w14:paraId="18D3B8CE" w14:textId="77777777" w:rsidTr="00763A5C">
        <w:trPr>
          <w:cantSplit/>
        </w:trPr>
        <w:tc>
          <w:tcPr>
            <w:tcW w:w="2956" w:type="dxa"/>
          </w:tcPr>
          <w:p w14:paraId="3E538954" w14:textId="77777777" w:rsidR="0017750F" w:rsidRDefault="0017750F" w:rsidP="00763A5C">
            <w:pPr>
              <w:spacing w:after="120"/>
            </w:pPr>
            <w:r>
              <w:t>...</w:t>
            </w:r>
          </w:p>
        </w:tc>
        <w:tc>
          <w:tcPr>
            <w:tcW w:w="3577" w:type="dxa"/>
          </w:tcPr>
          <w:p w14:paraId="25C828B2" w14:textId="77777777" w:rsidR="0017750F" w:rsidRDefault="0017750F" w:rsidP="00763A5C">
            <w:pPr>
              <w:spacing w:after="120"/>
            </w:pPr>
            <w:r>
              <w:t>subClassOf</w:t>
            </w:r>
          </w:p>
        </w:tc>
        <w:tc>
          <w:tcPr>
            <w:tcW w:w="2817" w:type="dxa"/>
          </w:tcPr>
          <w:p w14:paraId="0ACDEB97" w14:textId="77777777" w:rsidR="0017750F" w:rsidRDefault="0017750F" w:rsidP="00763A5C">
            <w:pPr>
              <w:spacing w:after="120"/>
            </w:pPr>
            <w:r>
              <w:t>om-</w:t>
            </w:r>
            <w:proofErr w:type="gramStart"/>
            <w:r>
              <w:t>2:Unit</w:t>
            </w:r>
            <w:proofErr w:type="gramEnd"/>
          </w:p>
        </w:tc>
      </w:tr>
      <w:tr w:rsidR="0017750F" w14:paraId="034E5408" w14:textId="77777777" w:rsidTr="00763A5C">
        <w:trPr>
          <w:cantSplit/>
        </w:trPr>
        <w:tc>
          <w:tcPr>
            <w:tcW w:w="2956" w:type="dxa"/>
            <w:vMerge w:val="restart"/>
          </w:tcPr>
          <w:p w14:paraId="0D656C1D" w14:textId="77777777" w:rsidR="0017750F" w:rsidRDefault="0017750F" w:rsidP="00763A5C">
            <w:pPr>
              <w:spacing w:after="120"/>
            </w:pPr>
            <w:r>
              <w:t>MonetaryValue</w:t>
            </w:r>
          </w:p>
        </w:tc>
        <w:tc>
          <w:tcPr>
            <w:tcW w:w="3577" w:type="dxa"/>
          </w:tcPr>
          <w:p w14:paraId="06F14DA2" w14:textId="77777777" w:rsidR="0017750F" w:rsidRDefault="0017750F" w:rsidP="00763A5C">
            <w:pPr>
              <w:spacing w:after="120"/>
            </w:pPr>
            <w:r>
              <w:t>subClassOf</w:t>
            </w:r>
          </w:p>
        </w:tc>
        <w:tc>
          <w:tcPr>
            <w:tcW w:w="2817" w:type="dxa"/>
          </w:tcPr>
          <w:p w14:paraId="723C030F" w14:textId="77777777" w:rsidR="0017750F" w:rsidRDefault="0017750F" w:rsidP="00763A5C">
            <w:pPr>
              <w:spacing w:after="120"/>
            </w:pPr>
            <w:r>
              <w:t>om-</w:t>
            </w:r>
            <w:proofErr w:type="gramStart"/>
            <w:r>
              <w:t>2:Measure</w:t>
            </w:r>
            <w:proofErr w:type="gramEnd"/>
          </w:p>
        </w:tc>
      </w:tr>
      <w:tr w:rsidR="0017750F" w14:paraId="43FE244A" w14:textId="77777777" w:rsidTr="00763A5C">
        <w:trPr>
          <w:cantSplit/>
        </w:trPr>
        <w:tc>
          <w:tcPr>
            <w:tcW w:w="2956" w:type="dxa"/>
            <w:vMerge/>
          </w:tcPr>
          <w:p w14:paraId="6EFA7ADD" w14:textId="77777777" w:rsidR="0017750F" w:rsidRDefault="0017750F" w:rsidP="00763A5C">
            <w:pPr>
              <w:spacing w:after="120"/>
            </w:pPr>
          </w:p>
        </w:tc>
        <w:tc>
          <w:tcPr>
            <w:tcW w:w="3577" w:type="dxa"/>
          </w:tcPr>
          <w:p w14:paraId="1A4866D4" w14:textId="77777777" w:rsidR="0017750F" w:rsidRDefault="0017750F" w:rsidP="00763A5C">
            <w:pPr>
              <w:spacing w:after="120"/>
            </w:pPr>
            <w:r>
              <w:t>hasRelativeYear</w:t>
            </w:r>
          </w:p>
        </w:tc>
        <w:tc>
          <w:tcPr>
            <w:tcW w:w="2817" w:type="dxa"/>
          </w:tcPr>
          <w:p w14:paraId="669D84D7" w14:textId="77777777" w:rsidR="0017750F" w:rsidRDefault="0017750F" w:rsidP="00763A5C">
            <w:pPr>
              <w:spacing w:after="120"/>
            </w:pPr>
            <w:r>
              <w:t xml:space="preserve">exactly 1 </w:t>
            </w:r>
            <w:proofErr w:type="gramStart"/>
            <w:r>
              <w:t>xsd:gYear</w:t>
            </w:r>
            <w:proofErr w:type="gramEnd"/>
          </w:p>
        </w:tc>
      </w:tr>
      <w:tr w:rsidR="0017750F" w14:paraId="3AD03FB6" w14:textId="77777777" w:rsidTr="00763A5C">
        <w:trPr>
          <w:cantSplit/>
        </w:trPr>
        <w:tc>
          <w:tcPr>
            <w:tcW w:w="2956" w:type="dxa"/>
            <w:vMerge/>
          </w:tcPr>
          <w:p w14:paraId="07C31236" w14:textId="77777777" w:rsidR="0017750F" w:rsidRDefault="0017750F" w:rsidP="00763A5C">
            <w:pPr>
              <w:spacing w:after="120"/>
            </w:pPr>
          </w:p>
        </w:tc>
        <w:tc>
          <w:tcPr>
            <w:tcW w:w="3577" w:type="dxa"/>
          </w:tcPr>
          <w:p w14:paraId="619E6799" w14:textId="77777777" w:rsidR="0017750F" w:rsidRDefault="0017750F" w:rsidP="00763A5C">
            <w:pPr>
              <w:spacing w:after="120"/>
            </w:pPr>
            <w:r>
              <w:t>om-</w:t>
            </w:r>
            <w:proofErr w:type="gramStart"/>
            <w:r>
              <w:t>2:hasUnit</w:t>
            </w:r>
            <w:proofErr w:type="gramEnd"/>
          </w:p>
        </w:tc>
        <w:tc>
          <w:tcPr>
            <w:tcW w:w="2817" w:type="dxa"/>
          </w:tcPr>
          <w:p w14:paraId="14F94B73" w14:textId="77777777" w:rsidR="0017750F" w:rsidRDefault="0017750F" w:rsidP="00763A5C">
            <w:pPr>
              <w:spacing w:after="120"/>
            </w:pPr>
            <w:r>
              <w:t>only om-</w:t>
            </w:r>
            <w:proofErr w:type="gramStart"/>
            <w:r>
              <w:t>2:Amount</w:t>
            </w:r>
            <w:proofErr w:type="gramEnd"/>
            <w:r>
              <w:t>_of_money_unit</w:t>
            </w:r>
          </w:p>
        </w:tc>
      </w:tr>
      <w:tr w:rsidR="0017750F" w14:paraId="6FEA3DBD" w14:textId="77777777" w:rsidTr="00763A5C">
        <w:trPr>
          <w:cantSplit/>
        </w:trPr>
        <w:tc>
          <w:tcPr>
            <w:tcW w:w="2956" w:type="dxa"/>
            <w:vMerge w:val="restart"/>
          </w:tcPr>
          <w:p w14:paraId="62290727" w14:textId="77777777" w:rsidR="0017750F" w:rsidRDefault="0017750F" w:rsidP="00763A5C">
            <w:pPr>
              <w:spacing w:after="120"/>
            </w:pPr>
            <w:r>
              <w:lastRenderedPageBreak/>
              <w:t>ValueOfMoney</w:t>
            </w:r>
          </w:p>
        </w:tc>
        <w:tc>
          <w:tcPr>
            <w:tcW w:w="3577" w:type="dxa"/>
          </w:tcPr>
          <w:p w14:paraId="5B043B6F" w14:textId="77777777" w:rsidR="0017750F" w:rsidRDefault="0017750F" w:rsidP="00763A5C">
            <w:pPr>
              <w:spacing w:after="120"/>
            </w:pPr>
            <w:r>
              <w:t>subClassOf</w:t>
            </w:r>
          </w:p>
        </w:tc>
        <w:tc>
          <w:tcPr>
            <w:tcW w:w="2817" w:type="dxa"/>
          </w:tcPr>
          <w:p w14:paraId="4C68EA1D" w14:textId="77777777" w:rsidR="0017750F" w:rsidRDefault="0017750F" w:rsidP="00763A5C">
            <w:pPr>
              <w:spacing w:after="120"/>
            </w:pPr>
            <w:r>
              <w:t>om-</w:t>
            </w:r>
            <w:proofErr w:type="gramStart"/>
            <w:r>
              <w:t>2:Quantity</w:t>
            </w:r>
            <w:proofErr w:type="gramEnd"/>
          </w:p>
        </w:tc>
      </w:tr>
      <w:tr w:rsidR="0017750F" w14:paraId="206B4417" w14:textId="77777777" w:rsidTr="00763A5C">
        <w:trPr>
          <w:cantSplit/>
        </w:trPr>
        <w:tc>
          <w:tcPr>
            <w:tcW w:w="2956" w:type="dxa"/>
            <w:vMerge/>
          </w:tcPr>
          <w:p w14:paraId="084F6863" w14:textId="77777777" w:rsidR="0017750F" w:rsidRDefault="0017750F" w:rsidP="00763A5C">
            <w:pPr>
              <w:spacing w:after="120"/>
            </w:pPr>
          </w:p>
        </w:tc>
        <w:tc>
          <w:tcPr>
            <w:tcW w:w="3577" w:type="dxa"/>
          </w:tcPr>
          <w:p w14:paraId="696440A8" w14:textId="77777777" w:rsidR="0017750F" w:rsidRDefault="0017750F" w:rsidP="00763A5C">
            <w:pPr>
              <w:spacing w:after="120"/>
            </w:pPr>
            <w:r>
              <w:t>subClassOf</w:t>
            </w:r>
          </w:p>
        </w:tc>
        <w:tc>
          <w:tcPr>
            <w:tcW w:w="2817" w:type="dxa"/>
          </w:tcPr>
          <w:p w14:paraId="46114AB1" w14:textId="77777777" w:rsidR="0017750F" w:rsidRDefault="0017750F" w:rsidP="00763A5C">
            <w:pPr>
              <w:spacing w:after="120"/>
            </w:pPr>
            <w:r>
              <w:t>om-</w:t>
            </w:r>
            <w:proofErr w:type="gramStart"/>
            <w:r>
              <w:t>2:AmountOfMoney</w:t>
            </w:r>
            <w:proofErr w:type="gramEnd"/>
          </w:p>
        </w:tc>
      </w:tr>
      <w:tr w:rsidR="0017750F" w14:paraId="2257A9AF" w14:textId="77777777" w:rsidTr="00763A5C">
        <w:trPr>
          <w:cantSplit/>
        </w:trPr>
        <w:tc>
          <w:tcPr>
            <w:tcW w:w="2956" w:type="dxa"/>
            <w:vMerge/>
          </w:tcPr>
          <w:p w14:paraId="4E1FED63" w14:textId="77777777" w:rsidR="0017750F" w:rsidRDefault="0017750F" w:rsidP="00763A5C">
            <w:pPr>
              <w:spacing w:after="120"/>
            </w:pPr>
          </w:p>
        </w:tc>
        <w:tc>
          <w:tcPr>
            <w:tcW w:w="3577" w:type="dxa"/>
          </w:tcPr>
          <w:p w14:paraId="39E2D04C" w14:textId="77777777" w:rsidR="0017750F" w:rsidRDefault="0017750F" w:rsidP="00763A5C">
            <w:pPr>
              <w:spacing w:after="120"/>
            </w:pPr>
            <w:r>
              <w:t>om-</w:t>
            </w:r>
            <w:proofErr w:type="gramStart"/>
            <w:r>
              <w:t>2:hasValue</w:t>
            </w:r>
            <w:proofErr w:type="gramEnd"/>
          </w:p>
        </w:tc>
        <w:tc>
          <w:tcPr>
            <w:tcW w:w="2817" w:type="dxa"/>
          </w:tcPr>
          <w:p w14:paraId="4D5DCB93" w14:textId="77777777" w:rsidR="0017750F" w:rsidRDefault="0017750F" w:rsidP="00763A5C">
            <w:pPr>
              <w:spacing w:after="120"/>
            </w:pPr>
            <w:r>
              <w:t>only MonetaryValue</w:t>
            </w:r>
          </w:p>
        </w:tc>
      </w:tr>
    </w:tbl>
    <w:p w14:paraId="18156BE7" w14:textId="77777777" w:rsidR="0017750F" w:rsidRDefault="0017750F" w:rsidP="0017750F">
      <w:pPr>
        <w:pStyle w:val="Heading3"/>
        <w:numPr>
          <w:ilvl w:val="0"/>
          <w:numId w:val="0"/>
        </w:numPr>
        <w:spacing w:after="120" w:line="360" w:lineRule="auto"/>
        <w:ind w:left="720" w:hanging="720"/>
        <w:rPr>
          <w:lang w:val="en-CA"/>
        </w:rPr>
      </w:pPr>
    </w:p>
    <w:p w14:paraId="08D941C8" w14:textId="77777777" w:rsidR="0017750F" w:rsidRPr="00652A82" w:rsidRDefault="0017750F" w:rsidP="0017750F">
      <w:pPr>
        <w:pStyle w:val="Heading4"/>
      </w:pPr>
      <w:r>
        <w:t>An Example</w:t>
      </w:r>
    </w:p>
    <w:p w14:paraId="11BD465D" w14:textId="30D67584" w:rsidR="0017750F" w:rsidRDefault="0017750F" w:rsidP="0017750F">
      <w:pPr>
        <w:spacing w:after="120" w:line="360" w:lineRule="auto"/>
      </w:pPr>
      <w:r>
        <w:t xml:space="preserve">For example, consider the representation of the speed of a Vehicle, and a particular point in time. The Vehicle’s speedometer may indicate a speed of 62 mph, whereas the speed observed by some radar gun or loop detector may record a speed of 100 km/h. Both values represent the same quantity but use different units of measure. Using the Units of Measure Ontology, the two distinct values and their units of measure may be captured and associated with a single instance of the vehicle’s speed, as illustrated in </w:t>
      </w:r>
      <w:r>
        <w:fldChar w:fldCharType="begin"/>
      </w:r>
      <w:r>
        <w:instrText xml:space="preserve"> REF _Ref13130894 \h </w:instrText>
      </w:r>
      <w:r>
        <w:fldChar w:fldCharType="separate"/>
      </w:r>
      <w:r w:rsidR="00C65CEA">
        <w:t xml:space="preserve">Figure </w:t>
      </w:r>
      <w:r w:rsidR="00C65CEA">
        <w:rPr>
          <w:noProof/>
        </w:rPr>
        <w:t>13</w:t>
      </w:r>
      <w:r>
        <w:fldChar w:fldCharType="end"/>
      </w:r>
      <w:r>
        <w:t>.</w:t>
      </w:r>
    </w:p>
    <w:p w14:paraId="254113CF" w14:textId="77777777" w:rsidR="0017750F" w:rsidRDefault="0017750F" w:rsidP="0017750F">
      <w:pPr>
        <w:keepNext/>
        <w:spacing w:after="120" w:line="360" w:lineRule="auto"/>
      </w:pPr>
      <w:r w:rsidRPr="0046503B">
        <w:rPr>
          <w:noProof/>
        </w:rPr>
        <w:drawing>
          <wp:inline distT="0" distB="0" distL="0" distR="0" wp14:anchorId="7500A1C2" wp14:editId="344A90CE">
            <wp:extent cx="5602147" cy="30877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1018" cy="3092655"/>
                    </a:xfrm>
                    <a:prstGeom prst="rect">
                      <a:avLst/>
                    </a:prstGeom>
                  </pic:spPr>
                </pic:pic>
              </a:graphicData>
            </a:graphic>
          </wp:inline>
        </w:drawing>
      </w:r>
    </w:p>
    <w:p w14:paraId="4CA1C49D" w14:textId="2EE54753" w:rsidR="0017750F" w:rsidRDefault="0017750F" w:rsidP="0017750F">
      <w:pPr>
        <w:pStyle w:val="Caption"/>
        <w:spacing w:after="120"/>
        <w:rPr>
          <w:lang w:val="en-CA"/>
        </w:rPr>
      </w:pPr>
      <w:bookmarkStart w:id="97" w:name="_Ref13130894"/>
      <w:r>
        <w:t xml:space="preserve">Figure </w:t>
      </w:r>
      <w:fldSimple w:instr=" SEQ Figure \* ARABIC ">
        <w:r w:rsidR="001A6211">
          <w:rPr>
            <w:noProof/>
          </w:rPr>
          <w:t>13</w:t>
        </w:r>
      </w:fldSimple>
      <w:bookmarkEnd w:id="97"/>
      <w:r>
        <w:t>: Example use of the Units of Measure Ontology.</w:t>
      </w:r>
    </w:p>
    <w:p w14:paraId="08D6E52B" w14:textId="58C0A87B" w:rsidR="0017750F" w:rsidRDefault="0017750F" w:rsidP="00E80D3C">
      <w:pPr>
        <w:rPr>
          <w:b/>
        </w:rPr>
      </w:pPr>
    </w:p>
    <w:p w14:paraId="720C5C5C" w14:textId="1C876D65" w:rsidR="0017750F" w:rsidRDefault="0017750F" w:rsidP="00E80D3C">
      <w:pPr>
        <w:rPr>
          <w:b/>
        </w:rPr>
      </w:pPr>
      <w:r>
        <w:rPr>
          <w:b/>
        </w:rPr>
        <w:t>A note on populations and cardinality:</w:t>
      </w:r>
    </w:p>
    <w:p w14:paraId="2CEAFAF9" w14:textId="4CE503FD" w:rsidR="00C87610" w:rsidRDefault="004852EA" w:rsidP="00E80D3C">
      <w:r>
        <w:t>In order to represent populations, w</w:t>
      </w:r>
      <w:r w:rsidR="00C87610">
        <w:t xml:space="preserve">e reuse the following classes from the GCI-Foundation ontology: </w:t>
      </w:r>
      <w:proofErr w:type="gramStart"/>
      <w:r w:rsidR="00C87610">
        <w:t>gci:PopulationSize</w:t>
      </w:r>
      <w:proofErr w:type="gramEnd"/>
      <w:r w:rsidR="00C87610">
        <w:t>,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56781F82" w14:textId="4A751121" w:rsidR="00610F94" w:rsidRPr="00E80D3C" w:rsidRDefault="0058395F" w:rsidP="00E80D3C">
      <w:pPr>
        <w:rPr>
          <w:sz w:val="22"/>
        </w:rPr>
      </w:pPr>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C65CEA">
        <w:t xml:space="preserve">Figure </w:t>
      </w:r>
      <w:r w:rsidR="00C65CEA">
        <w:rPr>
          <w:noProof/>
        </w:rPr>
        <w:t>14</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w:t>
      </w:r>
      <w:r w:rsidR="0017750F">
        <w:t>he</w:t>
      </w:r>
      <w:r w:rsidR="008D6847">
        <w:t xml:space="preserve">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C65CEA">
        <w:rPr>
          <w:b/>
          <w:bCs/>
          <w:lang w:val="en-US"/>
        </w:rPr>
        <w:t>Error! Reference source not found.</w:t>
      </w:r>
      <w:r w:rsidR="008D6847">
        <w:fldChar w:fldCharType="end"/>
      </w:r>
      <w:r w:rsidR="008D6847">
        <w:t>.</w:t>
      </w:r>
      <w:r w:rsidR="0017750F">
        <w:t xml:space="preserve"> </w:t>
      </w:r>
      <w:r w:rsidR="00610F94">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76980"/>
                    </a:xfrm>
                    <a:prstGeom prst="rect">
                      <a:avLst/>
                    </a:prstGeom>
                  </pic:spPr>
                </pic:pic>
              </a:graphicData>
            </a:graphic>
          </wp:inline>
        </w:drawing>
      </w:r>
    </w:p>
    <w:p w14:paraId="246819FE" w14:textId="77E4ADA5" w:rsidR="00C87610" w:rsidRDefault="00AA1FBD" w:rsidP="00E80D3C">
      <w:pPr>
        <w:pStyle w:val="Caption"/>
      </w:pPr>
      <w:bookmarkStart w:id="98"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1A6211">
        <w:rPr>
          <w:noProof/>
        </w:rPr>
        <w:t>14</w:t>
      </w:r>
      <w:r w:rsidR="00FA06BD">
        <w:rPr>
          <w:noProof/>
        </w:rPr>
        <w:fldChar w:fldCharType="end"/>
      </w:r>
      <w:bookmarkEnd w:id="98"/>
      <w:r>
        <w:t>: Specialization of populations.</w:t>
      </w:r>
    </w:p>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17750F" w14:paraId="38E9239D" w14:textId="77777777" w:rsidTr="00763A5C">
        <w:trPr>
          <w:cantSplit/>
        </w:trPr>
        <w:tc>
          <w:tcPr>
            <w:tcW w:w="2959" w:type="dxa"/>
            <w:shd w:val="clear" w:color="auto" w:fill="00FFFF"/>
          </w:tcPr>
          <w:p w14:paraId="252686CF" w14:textId="77777777" w:rsidR="0017750F" w:rsidRDefault="0017750F" w:rsidP="00763A5C">
            <w:r>
              <w:t>Object</w:t>
            </w:r>
          </w:p>
        </w:tc>
        <w:tc>
          <w:tcPr>
            <w:tcW w:w="3615" w:type="dxa"/>
            <w:shd w:val="clear" w:color="auto" w:fill="00FFFF"/>
          </w:tcPr>
          <w:p w14:paraId="520E8386" w14:textId="77777777" w:rsidR="0017750F" w:rsidRDefault="0017750F" w:rsidP="00763A5C">
            <w:r>
              <w:t>Property</w:t>
            </w:r>
          </w:p>
        </w:tc>
        <w:tc>
          <w:tcPr>
            <w:tcW w:w="2776" w:type="dxa"/>
            <w:shd w:val="clear" w:color="auto" w:fill="00FFFF"/>
          </w:tcPr>
          <w:p w14:paraId="11D87ABB" w14:textId="77777777" w:rsidR="0017750F" w:rsidRDefault="0017750F" w:rsidP="00763A5C">
            <w:r>
              <w:t>Value</w:t>
            </w:r>
          </w:p>
        </w:tc>
      </w:tr>
      <w:tr w:rsidR="0017750F" w14:paraId="30BD9A9B" w14:textId="77777777" w:rsidTr="00763A5C">
        <w:trPr>
          <w:cantSplit/>
        </w:trPr>
        <w:tc>
          <w:tcPr>
            <w:tcW w:w="2959" w:type="dxa"/>
          </w:tcPr>
          <w:p w14:paraId="6308030B" w14:textId="77777777" w:rsidR="0017750F" w:rsidRDefault="0017750F" w:rsidP="00763A5C">
            <w:r>
              <w:t>om-</w:t>
            </w:r>
            <w:proofErr w:type="gramStart"/>
            <w:r>
              <w:t>2:Quantity</w:t>
            </w:r>
            <w:proofErr w:type="gramEnd"/>
          </w:p>
        </w:tc>
        <w:tc>
          <w:tcPr>
            <w:tcW w:w="3615" w:type="dxa"/>
          </w:tcPr>
          <w:p w14:paraId="4569A200" w14:textId="77777777" w:rsidR="0017750F" w:rsidRDefault="0017750F" w:rsidP="00763A5C">
            <w:r>
              <w:t>om-</w:t>
            </w:r>
            <w:proofErr w:type="gramStart"/>
            <w:r>
              <w:t>2:</w:t>
            </w:r>
            <w:r w:rsidRPr="00E80D3C">
              <w:t>hasV</w:t>
            </w:r>
            <w:r w:rsidRPr="00AA4F4A">
              <w:t>alue</w:t>
            </w:r>
            <w:proofErr w:type="gramEnd"/>
          </w:p>
        </w:tc>
        <w:tc>
          <w:tcPr>
            <w:tcW w:w="2776" w:type="dxa"/>
          </w:tcPr>
          <w:p w14:paraId="0078AE26" w14:textId="77777777" w:rsidR="0017750F" w:rsidRDefault="0017750F" w:rsidP="00763A5C">
            <w:r>
              <w:t>only om-</w:t>
            </w:r>
            <w:proofErr w:type="gramStart"/>
            <w:r>
              <w:t>2:Measure</w:t>
            </w:r>
            <w:proofErr w:type="gramEnd"/>
          </w:p>
        </w:tc>
      </w:tr>
      <w:tr w:rsidR="0017750F" w14:paraId="652C6862" w14:textId="77777777" w:rsidTr="00763A5C">
        <w:trPr>
          <w:cantSplit/>
        </w:trPr>
        <w:tc>
          <w:tcPr>
            <w:tcW w:w="2959" w:type="dxa"/>
          </w:tcPr>
          <w:p w14:paraId="74E10BFE" w14:textId="77777777" w:rsidR="0017750F" w:rsidRDefault="0017750F" w:rsidP="00763A5C">
            <w:r>
              <w:t>om-</w:t>
            </w:r>
            <w:proofErr w:type="gramStart"/>
            <w:r>
              <w:t>2:Measure</w:t>
            </w:r>
            <w:proofErr w:type="gramEnd"/>
          </w:p>
        </w:tc>
        <w:tc>
          <w:tcPr>
            <w:tcW w:w="3615" w:type="dxa"/>
          </w:tcPr>
          <w:p w14:paraId="7895F2E3" w14:textId="77777777" w:rsidR="0017750F" w:rsidRDefault="0017750F" w:rsidP="00763A5C">
            <w:r>
              <w:t>om-</w:t>
            </w:r>
            <w:proofErr w:type="gramStart"/>
            <w:r>
              <w:t>2:hasUnit</w:t>
            </w:r>
            <w:proofErr w:type="gramEnd"/>
          </w:p>
        </w:tc>
        <w:tc>
          <w:tcPr>
            <w:tcW w:w="2776" w:type="dxa"/>
          </w:tcPr>
          <w:p w14:paraId="2B93EE5E" w14:textId="77777777" w:rsidR="0017750F" w:rsidRDefault="0017750F" w:rsidP="00763A5C">
            <w:r>
              <w:t>only om-</w:t>
            </w:r>
            <w:proofErr w:type="gramStart"/>
            <w:r>
              <w:t>2:Unit</w:t>
            </w:r>
            <w:proofErr w:type="gramEnd"/>
          </w:p>
        </w:tc>
      </w:tr>
      <w:tr w:rsidR="0017750F" w14:paraId="60DA28ED" w14:textId="77777777" w:rsidTr="00763A5C">
        <w:trPr>
          <w:cantSplit/>
        </w:trPr>
        <w:tc>
          <w:tcPr>
            <w:tcW w:w="2959" w:type="dxa"/>
          </w:tcPr>
          <w:p w14:paraId="73AD6871" w14:textId="77777777" w:rsidR="0017750F" w:rsidRDefault="0017750F" w:rsidP="00763A5C">
            <w:r>
              <w:t>om-</w:t>
            </w:r>
            <w:proofErr w:type="gramStart"/>
            <w:r>
              <w:t>2:Length</w:t>
            </w:r>
            <w:proofErr w:type="gramEnd"/>
            <w:r>
              <w:t>_unit</w:t>
            </w:r>
          </w:p>
        </w:tc>
        <w:tc>
          <w:tcPr>
            <w:tcW w:w="3615" w:type="dxa"/>
          </w:tcPr>
          <w:p w14:paraId="5E8CA605" w14:textId="77777777" w:rsidR="0017750F" w:rsidRDefault="0017750F" w:rsidP="00763A5C">
            <w:r>
              <w:t>subClassOf</w:t>
            </w:r>
          </w:p>
        </w:tc>
        <w:tc>
          <w:tcPr>
            <w:tcW w:w="2776" w:type="dxa"/>
          </w:tcPr>
          <w:p w14:paraId="54C9E81B" w14:textId="77777777" w:rsidR="0017750F" w:rsidRDefault="0017750F" w:rsidP="00763A5C">
            <w:r>
              <w:t>om-</w:t>
            </w:r>
            <w:proofErr w:type="gramStart"/>
            <w:r>
              <w:t>2:Unit</w:t>
            </w:r>
            <w:proofErr w:type="gramEnd"/>
          </w:p>
        </w:tc>
      </w:tr>
      <w:tr w:rsidR="0017750F" w14:paraId="70FC5CF9" w14:textId="77777777" w:rsidTr="00763A5C">
        <w:trPr>
          <w:cantSplit/>
        </w:trPr>
        <w:tc>
          <w:tcPr>
            <w:tcW w:w="2959" w:type="dxa"/>
          </w:tcPr>
          <w:p w14:paraId="2C60F320" w14:textId="77777777" w:rsidR="0017750F" w:rsidRDefault="0017750F" w:rsidP="00763A5C">
            <w:r>
              <w:t>om-</w:t>
            </w:r>
            <w:proofErr w:type="gramStart"/>
            <w:r>
              <w:t>2:Mass</w:t>
            </w:r>
            <w:proofErr w:type="gramEnd"/>
            <w:r>
              <w:t>_unit</w:t>
            </w:r>
          </w:p>
        </w:tc>
        <w:tc>
          <w:tcPr>
            <w:tcW w:w="3615" w:type="dxa"/>
          </w:tcPr>
          <w:p w14:paraId="1E5BE31A" w14:textId="77777777" w:rsidR="0017750F" w:rsidRDefault="0017750F" w:rsidP="00763A5C">
            <w:r>
              <w:t>subClassOf</w:t>
            </w:r>
          </w:p>
        </w:tc>
        <w:tc>
          <w:tcPr>
            <w:tcW w:w="2776" w:type="dxa"/>
          </w:tcPr>
          <w:p w14:paraId="46241311" w14:textId="77777777" w:rsidR="0017750F" w:rsidRDefault="0017750F" w:rsidP="00763A5C">
            <w:r>
              <w:t>om-</w:t>
            </w:r>
            <w:proofErr w:type="gramStart"/>
            <w:r>
              <w:t>2:Unit</w:t>
            </w:r>
            <w:proofErr w:type="gramEnd"/>
          </w:p>
        </w:tc>
      </w:tr>
      <w:tr w:rsidR="0017750F" w14:paraId="55E56673" w14:textId="77777777" w:rsidTr="00763A5C">
        <w:trPr>
          <w:cantSplit/>
        </w:trPr>
        <w:tc>
          <w:tcPr>
            <w:tcW w:w="2959" w:type="dxa"/>
          </w:tcPr>
          <w:p w14:paraId="1C87A895" w14:textId="77777777" w:rsidR="0017750F" w:rsidRDefault="0017750F" w:rsidP="00763A5C">
            <w:r>
              <w:t>om-</w:t>
            </w:r>
            <w:proofErr w:type="gramStart"/>
            <w:r>
              <w:t>2:Area</w:t>
            </w:r>
            <w:proofErr w:type="gramEnd"/>
            <w:r>
              <w:t>_unit</w:t>
            </w:r>
          </w:p>
        </w:tc>
        <w:tc>
          <w:tcPr>
            <w:tcW w:w="3615" w:type="dxa"/>
          </w:tcPr>
          <w:p w14:paraId="1B5B13CE" w14:textId="77777777" w:rsidR="0017750F" w:rsidRDefault="0017750F" w:rsidP="00763A5C">
            <w:r>
              <w:t>subClassOf</w:t>
            </w:r>
          </w:p>
        </w:tc>
        <w:tc>
          <w:tcPr>
            <w:tcW w:w="2776" w:type="dxa"/>
          </w:tcPr>
          <w:p w14:paraId="101377BE" w14:textId="77777777" w:rsidR="0017750F" w:rsidRDefault="0017750F" w:rsidP="00763A5C">
            <w:r>
              <w:t>om-</w:t>
            </w:r>
            <w:proofErr w:type="gramStart"/>
            <w:r>
              <w:t>2:Unit</w:t>
            </w:r>
            <w:proofErr w:type="gramEnd"/>
          </w:p>
        </w:tc>
      </w:tr>
      <w:tr w:rsidR="0017750F" w14:paraId="60768708" w14:textId="77777777" w:rsidTr="00763A5C">
        <w:trPr>
          <w:cantSplit/>
        </w:trPr>
        <w:tc>
          <w:tcPr>
            <w:tcW w:w="2959" w:type="dxa"/>
          </w:tcPr>
          <w:p w14:paraId="5C982CFB" w14:textId="77777777" w:rsidR="0017750F" w:rsidRDefault="0017750F" w:rsidP="00763A5C">
            <w:r>
              <w:t>om-</w:t>
            </w:r>
            <w:proofErr w:type="gramStart"/>
            <w:r>
              <w:t>2:Acceleration</w:t>
            </w:r>
            <w:proofErr w:type="gramEnd"/>
            <w:r>
              <w:t>_unit</w:t>
            </w:r>
          </w:p>
        </w:tc>
        <w:tc>
          <w:tcPr>
            <w:tcW w:w="3615" w:type="dxa"/>
          </w:tcPr>
          <w:p w14:paraId="550285E7" w14:textId="77777777" w:rsidR="0017750F" w:rsidRDefault="0017750F" w:rsidP="00763A5C">
            <w:r>
              <w:t>subClassOf</w:t>
            </w:r>
          </w:p>
        </w:tc>
        <w:tc>
          <w:tcPr>
            <w:tcW w:w="2776" w:type="dxa"/>
          </w:tcPr>
          <w:p w14:paraId="5CD7DE43" w14:textId="77777777" w:rsidR="0017750F" w:rsidRDefault="0017750F" w:rsidP="00763A5C">
            <w:r>
              <w:t>om-</w:t>
            </w:r>
            <w:proofErr w:type="gramStart"/>
            <w:r>
              <w:t>2:Unit</w:t>
            </w:r>
            <w:proofErr w:type="gramEnd"/>
          </w:p>
        </w:tc>
      </w:tr>
      <w:tr w:rsidR="0017750F" w14:paraId="29104AE8" w14:textId="77777777" w:rsidTr="00763A5C">
        <w:trPr>
          <w:cantSplit/>
        </w:trPr>
        <w:tc>
          <w:tcPr>
            <w:tcW w:w="2959" w:type="dxa"/>
          </w:tcPr>
          <w:p w14:paraId="3E271DD1" w14:textId="77777777" w:rsidR="0017750F" w:rsidDel="009F6993" w:rsidRDefault="0017750F" w:rsidP="00763A5C">
            <w:r>
              <w:t>om-</w:t>
            </w:r>
            <w:proofErr w:type="gramStart"/>
            <w:r>
              <w:t>2:Volume</w:t>
            </w:r>
            <w:proofErr w:type="gramEnd"/>
            <w:r>
              <w:t>_unit</w:t>
            </w:r>
          </w:p>
        </w:tc>
        <w:tc>
          <w:tcPr>
            <w:tcW w:w="3615" w:type="dxa"/>
          </w:tcPr>
          <w:p w14:paraId="7DAFA194" w14:textId="77777777" w:rsidR="0017750F" w:rsidRDefault="0017750F" w:rsidP="00763A5C">
            <w:r>
              <w:t>subClassOf</w:t>
            </w:r>
          </w:p>
        </w:tc>
        <w:tc>
          <w:tcPr>
            <w:tcW w:w="2776" w:type="dxa"/>
          </w:tcPr>
          <w:p w14:paraId="55D6B5FB" w14:textId="77777777" w:rsidR="0017750F" w:rsidDel="009F6993" w:rsidRDefault="0017750F" w:rsidP="00763A5C">
            <w:r>
              <w:t>om-</w:t>
            </w:r>
            <w:proofErr w:type="gramStart"/>
            <w:r>
              <w:t>2:Unit</w:t>
            </w:r>
            <w:proofErr w:type="gramEnd"/>
          </w:p>
        </w:tc>
      </w:tr>
      <w:tr w:rsidR="0017750F" w14:paraId="47335674" w14:textId="77777777" w:rsidTr="00763A5C">
        <w:trPr>
          <w:cantSplit/>
        </w:trPr>
        <w:tc>
          <w:tcPr>
            <w:tcW w:w="2959" w:type="dxa"/>
          </w:tcPr>
          <w:p w14:paraId="71166F42" w14:textId="77777777" w:rsidR="0017750F" w:rsidRDefault="0017750F" w:rsidP="00763A5C">
            <w:r>
              <w:t>om-</w:t>
            </w:r>
            <w:proofErr w:type="gramStart"/>
            <w:r>
              <w:t>2:Speed</w:t>
            </w:r>
            <w:proofErr w:type="gramEnd"/>
            <w:r>
              <w:t>_unit</w:t>
            </w:r>
          </w:p>
        </w:tc>
        <w:tc>
          <w:tcPr>
            <w:tcW w:w="3615" w:type="dxa"/>
          </w:tcPr>
          <w:p w14:paraId="04B73409" w14:textId="77777777" w:rsidR="0017750F" w:rsidRDefault="0017750F" w:rsidP="00763A5C">
            <w:r>
              <w:t>subClassOf</w:t>
            </w:r>
          </w:p>
        </w:tc>
        <w:tc>
          <w:tcPr>
            <w:tcW w:w="2776" w:type="dxa"/>
          </w:tcPr>
          <w:p w14:paraId="0353F6E5" w14:textId="77777777" w:rsidR="0017750F" w:rsidRDefault="0017750F" w:rsidP="00763A5C">
            <w:r>
              <w:t>om-</w:t>
            </w:r>
            <w:proofErr w:type="gramStart"/>
            <w:r>
              <w:t>2:Unit</w:t>
            </w:r>
            <w:proofErr w:type="gramEnd"/>
          </w:p>
        </w:tc>
      </w:tr>
      <w:tr w:rsidR="0017750F" w14:paraId="26E28498" w14:textId="77777777" w:rsidTr="00763A5C">
        <w:trPr>
          <w:cantSplit/>
        </w:trPr>
        <w:tc>
          <w:tcPr>
            <w:tcW w:w="2959" w:type="dxa"/>
          </w:tcPr>
          <w:p w14:paraId="178880E1" w14:textId="77777777" w:rsidR="0017750F" w:rsidRDefault="0017750F" w:rsidP="00763A5C">
            <w:r>
              <w:lastRenderedPageBreak/>
              <w:t>om-</w:t>
            </w:r>
            <w:proofErr w:type="gramStart"/>
            <w:r>
              <w:t>2:Amount</w:t>
            </w:r>
            <w:proofErr w:type="gramEnd"/>
            <w:r>
              <w:t>_of_money_unit</w:t>
            </w:r>
          </w:p>
        </w:tc>
        <w:tc>
          <w:tcPr>
            <w:tcW w:w="3615" w:type="dxa"/>
          </w:tcPr>
          <w:p w14:paraId="6AC4EEF5" w14:textId="77777777" w:rsidR="0017750F" w:rsidRDefault="0017750F" w:rsidP="00763A5C">
            <w:r>
              <w:t>subClassOf</w:t>
            </w:r>
          </w:p>
        </w:tc>
        <w:tc>
          <w:tcPr>
            <w:tcW w:w="2776" w:type="dxa"/>
          </w:tcPr>
          <w:p w14:paraId="20102830" w14:textId="77777777" w:rsidR="0017750F" w:rsidRDefault="0017750F" w:rsidP="00763A5C">
            <w:r>
              <w:t>om-</w:t>
            </w:r>
            <w:proofErr w:type="gramStart"/>
            <w:r>
              <w:t>2:Unit</w:t>
            </w:r>
            <w:proofErr w:type="gramEnd"/>
          </w:p>
        </w:tc>
      </w:tr>
      <w:tr w:rsidR="0017750F" w14:paraId="29CB3857" w14:textId="77777777" w:rsidTr="00763A5C">
        <w:trPr>
          <w:cantSplit/>
        </w:trPr>
        <w:tc>
          <w:tcPr>
            <w:tcW w:w="2959" w:type="dxa"/>
          </w:tcPr>
          <w:p w14:paraId="5B0575D0" w14:textId="77777777" w:rsidR="0017750F" w:rsidRDefault="0017750F" w:rsidP="00763A5C">
            <w:r>
              <w:t>Geo_Position_unit</w:t>
            </w:r>
          </w:p>
        </w:tc>
        <w:tc>
          <w:tcPr>
            <w:tcW w:w="3615" w:type="dxa"/>
          </w:tcPr>
          <w:p w14:paraId="7B85880C" w14:textId="77777777" w:rsidR="0017750F" w:rsidRDefault="0017750F" w:rsidP="00763A5C">
            <w:r>
              <w:t>subClassOf</w:t>
            </w:r>
          </w:p>
        </w:tc>
        <w:tc>
          <w:tcPr>
            <w:tcW w:w="2776" w:type="dxa"/>
          </w:tcPr>
          <w:p w14:paraId="4CC12C3F" w14:textId="77777777" w:rsidR="0017750F" w:rsidRDefault="0017750F" w:rsidP="00763A5C">
            <w:r>
              <w:t>om-</w:t>
            </w:r>
            <w:proofErr w:type="gramStart"/>
            <w:r>
              <w:t>2:Unit</w:t>
            </w:r>
            <w:proofErr w:type="gramEnd"/>
          </w:p>
        </w:tc>
      </w:tr>
      <w:tr w:rsidR="0017750F" w14:paraId="345F3BA6" w14:textId="77777777" w:rsidTr="00763A5C">
        <w:trPr>
          <w:cantSplit/>
        </w:trPr>
        <w:tc>
          <w:tcPr>
            <w:tcW w:w="2959" w:type="dxa"/>
          </w:tcPr>
          <w:p w14:paraId="743D3812" w14:textId="77777777" w:rsidR="0017750F" w:rsidRDefault="0017750F" w:rsidP="00763A5C">
            <w:proofErr w:type="gramStart"/>
            <w:r>
              <w:t>gci:Cardinality</w:t>
            </w:r>
            <w:proofErr w:type="gramEnd"/>
            <w:r>
              <w:t>_unit</w:t>
            </w:r>
          </w:p>
        </w:tc>
        <w:tc>
          <w:tcPr>
            <w:tcW w:w="3615" w:type="dxa"/>
          </w:tcPr>
          <w:p w14:paraId="6B9CFBE7" w14:textId="77777777" w:rsidR="0017750F" w:rsidRDefault="0017750F" w:rsidP="00763A5C">
            <w:r>
              <w:t>subClassOf</w:t>
            </w:r>
          </w:p>
        </w:tc>
        <w:tc>
          <w:tcPr>
            <w:tcW w:w="2776" w:type="dxa"/>
          </w:tcPr>
          <w:p w14:paraId="0078C662" w14:textId="77777777" w:rsidR="0017750F" w:rsidRDefault="0017750F" w:rsidP="00763A5C">
            <w:r>
              <w:t>om-</w:t>
            </w:r>
            <w:proofErr w:type="gramStart"/>
            <w:r>
              <w:t>2:Unit</w:t>
            </w:r>
            <w:proofErr w:type="gramEnd"/>
          </w:p>
        </w:tc>
      </w:tr>
      <w:tr w:rsidR="0017750F" w14:paraId="7FCDDEA5" w14:textId="77777777" w:rsidTr="00763A5C">
        <w:trPr>
          <w:cantSplit/>
        </w:trPr>
        <w:tc>
          <w:tcPr>
            <w:tcW w:w="2959" w:type="dxa"/>
          </w:tcPr>
          <w:p w14:paraId="448022ED" w14:textId="77777777" w:rsidR="0017750F" w:rsidRPr="00E80D3C" w:rsidRDefault="0017750F" w:rsidP="00763A5C">
            <w:r>
              <w:t>om-</w:t>
            </w:r>
            <w:proofErr w:type="gramStart"/>
            <w:r>
              <w:t>2:UnitD</w:t>
            </w:r>
            <w:r w:rsidRPr="00E80D3C">
              <w:t>ivision</w:t>
            </w:r>
            <w:proofErr w:type="gramEnd"/>
          </w:p>
        </w:tc>
        <w:tc>
          <w:tcPr>
            <w:tcW w:w="3615" w:type="dxa"/>
          </w:tcPr>
          <w:p w14:paraId="02C8B85A" w14:textId="77777777" w:rsidR="0017750F" w:rsidRPr="00043DB0" w:rsidRDefault="0017750F" w:rsidP="00763A5C">
            <w:pPr>
              <w:rPr>
                <w:highlight w:val="yellow"/>
              </w:rPr>
            </w:pPr>
            <w:r>
              <w:t>subClassOf</w:t>
            </w:r>
          </w:p>
        </w:tc>
        <w:tc>
          <w:tcPr>
            <w:tcW w:w="2776" w:type="dxa"/>
          </w:tcPr>
          <w:p w14:paraId="6955132F" w14:textId="77777777" w:rsidR="0017750F" w:rsidRDefault="0017750F" w:rsidP="00763A5C">
            <w:pPr>
              <w:rPr>
                <w:highlight w:val="yellow"/>
              </w:rPr>
            </w:pPr>
            <w:r>
              <w:t>om-</w:t>
            </w:r>
            <w:proofErr w:type="gramStart"/>
            <w:r>
              <w:t>2:Unit</w:t>
            </w:r>
            <w:proofErr w:type="gramEnd"/>
          </w:p>
        </w:tc>
      </w:tr>
      <w:tr w:rsidR="0017750F" w14:paraId="027FD921" w14:textId="77777777" w:rsidTr="00763A5C">
        <w:trPr>
          <w:cantSplit/>
        </w:trPr>
        <w:tc>
          <w:tcPr>
            <w:tcW w:w="2959" w:type="dxa"/>
            <w:vMerge w:val="restart"/>
          </w:tcPr>
          <w:p w14:paraId="17E3585B" w14:textId="77777777" w:rsidR="0017750F" w:rsidRPr="00E80D3C" w:rsidRDefault="0017750F" w:rsidP="00763A5C">
            <w:r w:rsidRPr="00E80D3C">
              <w:t>Cardinality_unit_per_</w:t>
            </w:r>
            <w:r>
              <w:t>time</w:t>
            </w:r>
          </w:p>
        </w:tc>
        <w:tc>
          <w:tcPr>
            <w:tcW w:w="3615" w:type="dxa"/>
          </w:tcPr>
          <w:p w14:paraId="07C14AA4" w14:textId="77777777" w:rsidR="0017750F" w:rsidRPr="00043DB0" w:rsidRDefault="0017750F" w:rsidP="00763A5C">
            <w:pPr>
              <w:rPr>
                <w:highlight w:val="yellow"/>
              </w:rPr>
            </w:pPr>
            <w:r>
              <w:t>subClassOf</w:t>
            </w:r>
          </w:p>
        </w:tc>
        <w:tc>
          <w:tcPr>
            <w:tcW w:w="2776" w:type="dxa"/>
          </w:tcPr>
          <w:p w14:paraId="1D59362B" w14:textId="77777777" w:rsidR="0017750F" w:rsidRDefault="0017750F" w:rsidP="00763A5C">
            <w:pPr>
              <w:rPr>
                <w:highlight w:val="yellow"/>
              </w:rPr>
            </w:pPr>
            <w:r w:rsidRPr="00E80D3C">
              <w:t>om-</w:t>
            </w:r>
            <w:proofErr w:type="gramStart"/>
            <w:r w:rsidRPr="00E80D3C">
              <w:t>2:UnitDivision</w:t>
            </w:r>
            <w:proofErr w:type="gramEnd"/>
          </w:p>
        </w:tc>
      </w:tr>
      <w:tr w:rsidR="0017750F" w14:paraId="79EB73E3" w14:textId="77777777" w:rsidTr="00763A5C">
        <w:trPr>
          <w:cantSplit/>
        </w:trPr>
        <w:tc>
          <w:tcPr>
            <w:tcW w:w="2959" w:type="dxa"/>
            <w:vMerge/>
          </w:tcPr>
          <w:p w14:paraId="7DB981BB" w14:textId="77777777" w:rsidR="0017750F" w:rsidRPr="00E80D3C" w:rsidRDefault="0017750F" w:rsidP="00763A5C"/>
        </w:tc>
        <w:tc>
          <w:tcPr>
            <w:tcW w:w="3615" w:type="dxa"/>
          </w:tcPr>
          <w:p w14:paraId="50B2CC5C" w14:textId="77777777" w:rsidR="0017750F" w:rsidRPr="00E80D3C" w:rsidRDefault="0017750F" w:rsidP="00763A5C">
            <w:r w:rsidRPr="00E80D3C">
              <w:t>om-</w:t>
            </w:r>
            <w:proofErr w:type="gramStart"/>
            <w:r w:rsidRPr="00E80D3C">
              <w:t>2:hasNumerator</w:t>
            </w:r>
            <w:proofErr w:type="gramEnd"/>
          </w:p>
        </w:tc>
        <w:tc>
          <w:tcPr>
            <w:tcW w:w="2776" w:type="dxa"/>
          </w:tcPr>
          <w:p w14:paraId="7656C5B4" w14:textId="77777777" w:rsidR="0017750F" w:rsidRPr="00E80D3C" w:rsidRDefault="0017750F" w:rsidP="00763A5C">
            <w:r w:rsidRPr="00E80D3C">
              <w:t xml:space="preserve">only </w:t>
            </w:r>
            <w:proofErr w:type="gramStart"/>
            <w:r w:rsidRPr="00E80D3C">
              <w:t>gci:Cardinality</w:t>
            </w:r>
            <w:proofErr w:type="gramEnd"/>
            <w:r w:rsidRPr="00E80D3C">
              <w:t>_unit</w:t>
            </w:r>
          </w:p>
        </w:tc>
      </w:tr>
      <w:tr w:rsidR="0017750F" w14:paraId="634B1DE0" w14:textId="77777777" w:rsidTr="00763A5C">
        <w:trPr>
          <w:cantSplit/>
        </w:trPr>
        <w:tc>
          <w:tcPr>
            <w:tcW w:w="2959" w:type="dxa"/>
            <w:vMerge/>
          </w:tcPr>
          <w:p w14:paraId="58C9C213" w14:textId="77777777" w:rsidR="0017750F" w:rsidRPr="00E80D3C" w:rsidRDefault="0017750F" w:rsidP="00763A5C"/>
        </w:tc>
        <w:tc>
          <w:tcPr>
            <w:tcW w:w="3615" w:type="dxa"/>
          </w:tcPr>
          <w:p w14:paraId="4F27416C" w14:textId="77777777" w:rsidR="0017750F" w:rsidRPr="00E80D3C" w:rsidRDefault="0017750F" w:rsidP="00763A5C">
            <w:r w:rsidRPr="00E80D3C">
              <w:t>om-</w:t>
            </w:r>
            <w:proofErr w:type="gramStart"/>
            <w:r w:rsidRPr="00E80D3C">
              <w:t>2:hasDenominator</w:t>
            </w:r>
            <w:proofErr w:type="gramEnd"/>
          </w:p>
        </w:tc>
        <w:tc>
          <w:tcPr>
            <w:tcW w:w="2776" w:type="dxa"/>
          </w:tcPr>
          <w:p w14:paraId="3005A301" w14:textId="77777777" w:rsidR="0017750F" w:rsidRPr="00E80D3C" w:rsidRDefault="0017750F" w:rsidP="00763A5C">
            <w:r w:rsidRPr="00E80D3C">
              <w:t>only om-</w:t>
            </w:r>
            <w:proofErr w:type="gramStart"/>
            <w:r w:rsidRPr="00E80D3C">
              <w:t>2:TimeUnit</w:t>
            </w:r>
            <w:proofErr w:type="gramEnd"/>
          </w:p>
        </w:tc>
      </w:tr>
      <w:tr w:rsidR="0017750F" w14:paraId="1415F195" w14:textId="77777777" w:rsidTr="00763A5C">
        <w:trPr>
          <w:cantSplit/>
        </w:trPr>
        <w:tc>
          <w:tcPr>
            <w:tcW w:w="2959" w:type="dxa"/>
          </w:tcPr>
          <w:p w14:paraId="53C60346" w14:textId="77777777" w:rsidR="0017750F" w:rsidRDefault="0017750F" w:rsidP="00763A5C">
            <w:r>
              <w:t>...</w:t>
            </w:r>
          </w:p>
        </w:tc>
        <w:tc>
          <w:tcPr>
            <w:tcW w:w="3615" w:type="dxa"/>
          </w:tcPr>
          <w:p w14:paraId="6E7879A8" w14:textId="77777777" w:rsidR="0017750F" w:rsidRDefault="0017750F" w:rsidP="00763A5C">
            <w:r>
              <w:t>subClassOf</w:t>
            </w:r>
          </w:p>
        </w:tc>
        <w:tc>
          <w:tcPr>
            <w:tcW w:w="2776" w:type="dxa"/>
          </w:tcPr>
          <w:p w14:paraId="1EE00B15" w14:textId="77777777" w:rsidR="0017750F" w:rsidRDefault="0017750F" w:rsidP="00763A5C">
            <w:r>
              <w:t>om-</w:t>
            </w:r>
            <w:proofErr w:type="gramStart"/>
            <w:r>
              <w:t>2:Unit</w:t>
            </w:r>
            <w:proofErr w:type="gramEnd"/>
            <w:r>
              <w:t>_of_measure</w:t>
            </w:r>
          </w:p>
        </w:tc>
      </w:tr>
      <w:tr w:rsidR="0017750F" w14:paraId="369AA333" w14:textId="77777777" w:rsidTr="00763A5C">
        <w:trPr>
          <w:cantSplit/>
        </w:trPr>
        <w:tc>
          <w:tcPr>
            <w:tcW w:w="2959" w:type="dxa"/>
            <w:vMerge w:val="restart"/>
          </w:tcPr>
          <w:p w14:paraId="28E1A983" w14:textId="77777777" w:rsidR="0017750F" w:rsidRDefault="0017750F" w:rsidP="00763A5C">
            <w:r>
              <w:t>MonetaryValue</w:t>
            </w:r>
          </w:p>
        </w:tc>
        <w:tc>
          <w:tcPr>
            <w:tcW w:w="3615" w:type="dxa"/>
          </w:tcPr>
          <w:p w14:paraId="7430CBE5" w14:textId="77777777" w:rsidR="0017750F" w:rsidRDefault="0017750F" w:rsidP="00763A5C">
            <w:r>
              <w:t>subClassOf</w:t>
            </w:r>
          </w:p>
        </w:tc>
        <w:tc>
          <w:tcPr>
            <w:tcW w:w="2776" w:type="dxa"/>
          </w:tcPr>
          <w:p w14:paraId="0F0B1112" w14:textId="77777777" w:rsidR="0017750F" w:rsidRDefault="0017750F" w:rsidP="00763A5C">
            <w:r>
              <w:t>om-</w:t>
            </w:r>
            <w:proofErr w:type="gramStart"/>
            <w:r>
              <w:t>2:Measure</w:t>
            </w:r>
            <w:proofErr w:type="gramEnd"/>
          </w:p>
        </w:tc>
      </w:tr>
      <w:tr w:rsidR="0017750F" w14:paraId="3FE2A8AB" w14:textId="77777777" w:rsidTr="00763A5C">
        <w:trPr>
          <w:cantSplit/>
        </w:trPr>
        <w:tc>
          <w:tcPr>
            <w:tcW w:w="2959" w:type="dxa"/>
            <w:vMerge/>
          </w:tcPr>
          <w:p w14:paraId="6573B630" w14:textId="77777777" w:rsidR="0017750F" w:rsidRDefault="0017750F" w:rsidP="00763A5C"/>
        </w:tc>
        <w:tc>
          <w:tcPr>
            <w:tcW w:w="3615" w:type="dxa"/>
          </w:tcPr>
          <w:p w14:paraId="23214766" w14:textId="77777777" w:rsidR="0017750F" w:rsidRDefault="0017750F" w:rsidP="00763A5C">
            <w:r>
              <w:t>hasRelativeYear</w:t>
            </w:r>
          </w:p>
        </w:tc>
        <w:tc>
          <w:tcPr>
            <w:tcW w:w="2776" w:type="dxa"/>
          </w:tcPr>
          <w:p w14:paraId="4EBCE67A" w14:textId="77777777" w:rsidR="0017750F" w:rsidRDefault="0017750F" w:rsidP="00763A5C">
            <w:r>
              <w:t xml:space="preserve">exactly 1 </w:t>
            </w:r>
            <w:proofErr w:type="gramStart"/>
            <w:r>
              <w:t>xsd:gYear</w:t>
            </w:r>
            <w:proofErr w:type="gramEnd"/>
          </w:p>
        </w:tc>
      </w:tr>
      <w:tr w:rsidR="0017750F" w14:paraId="58155E25" w14:textId="77777777" w:rsidTr="00763A5C">
        <w:trPr>
          <w:cantSplit/>
        </w:trPr>
        <w:tc>
          <w:tcPr>
            <w:tcW w:w="2959" w:type="dxa"/>
            <w:vMerge/>
          </w:tcPr>
          <w:p w14:paraId="756D737F" w14:textId="77777777" w:rsidR="0017750F" w:rsidRDefault="0017750F" w:rsidP="00763A5C"/>
        </w:tc>
        <w:tc>
          <w:tcPr>
            <w:tcW w:w="3615" w:type="dxa"/>
          </w:tcPr>
          <w:p w14:paraId="02F4C501" w14:textId="77777777" w:rsidR="0017750F" w:rsidRDefault="0017750F" w:rsidP="00763A5C">
            <w:r>
              <w:t>om-</w:t>
            </w:r>
            <w:proofErr w:type="gramStart"/>
            <w:r>
              <w:t>2:hasUnit</w:t>
            </w:r>
            <w:proofErr w:type="gramEnd"/>
          </w:p>
        </w:tc>
        <w:tc>
          <w:tcPr>
            <w:tcW w:w="2776" w:type="dxa"/>
          </w:tcPr>
          <w:p w14:paraId="03366034" w14:textId="77777777" w:rsidR="0017750F" w:rsidRDefault="0017750F" w:rsidP="00763A5C">
            <w:r>
              <w:t>only om-</w:t>
            </w:r>
            <w:proofErr w:type="gramStart"/>
            <w:r>
              <w:t>2:Amount</w:t>
            </w:r>
            <w:proofErr w:type="gramEnd"/>
            <w:r>
              <w:t>_of_money_unit</w:t>
            </w:r>
          </w:p>
        </w:tc>
      </w:tr>
      <w:tr w:rsidR="0017750F" w14:paraId="513DDAB7" w14:textId="77777777" w:rsidTr="00763A5C">
        <w:trPr>
          <w:cantSplit/>
        </w:trPr>
        <w:tc>
          <w:tcPr>
            <w:tcW w:w="2959" w:type="dxa"/>
            <w:vMerge w:val="restart"/>
          </w:tcPr>
          <w:p w14:paraId="46C98535" w14:textId="77777777" w:rsidR="0017750F" w:rsidRDefault="0017750F" w:rsidP="00763A5C">
            <w:proofErr w:type="gramStart"/>
            <w:r>
              <w:t>gci:Population</w:t>
            </w:r>
            <w:proofErr w:type="gramEnd"/>
            <w:r>
              <w:t>_measure</w:t>
            </w:r>
          </w:p>
        </w:tc>
        <w:tc>
          <w:tcPr>
            <w:tcW w:w="3615" w:type="dxa"/>
          </w:tcPr>
          <w:p w14:paraId="3C08174C" w14:textId="77777777" w:rsidR="0017750F" w:rsidRDefault="0017750F" w:rsidP="00763A5C">
            <w:r>
              <w:t>subClassOf</w:t>
            </w:r>
          </w:p>
        </w:tc>
        <w:tc>
          <w:tcPr>
            <w:tcW w:w="2776" w:type="dxa"/>
          </w:tcPr>
          <w:p w14:paraId="1D729EAB" w14:textId="77777777" w:rsidR="0017750F" w:rsidRDefault="0017750F" w:rsidP="00763A5C">
            <w:r>
              <w:t>om-</w:t>
            </w:r>
            <w:proofErr w:type="gramStart"/>
            <w:r>
              <w:t>2:Measure</w:t>
            </w:r>
            <w:proofErr w:type="gramEnd"/>
          </w:p>
        </w:tc>
      </w:tr>
      <w:tr w:rsidR="0017750F" w14:paraId="12B93CB5" w14:textId="77777777" w:rsidTr="00763A5C">
        <w:trPr>
          <w:cantSplit/>
        </w:trPr>
        <w:tc>
          <w:tcPr>
            <w:tcW w:w="2959" w:type="dxa"/>
            <w:vMerge/>
          </w:tcPr>
          <w:p w14:paraId="4CFC7B17" w14:textId="77777777" w:rsidR="0017750F" w:rsidRDefault="0017750F" w:rsidP="00763A5C"/>
        </w:tc>
        <w:tc>
          <w:tcPr>
            <w:tcW w:w="3615" w:type="dxa"/>
          </w:tcPr>
          <w:p w14:paraId="0D0B0EAE" w14:textId="77777777" w:rsidR="0017750F" w:rsidRDefault="0017750F" w:rsidP="00763A5C">
            <w:r>
              <w:t>subClassOf</w:t>
            </w:r>
          </w:p>
        </w:tc>
        <w:tc>
          <w:tcPr>
            <w:tcW w:w="2776" w:type="dxa"/>
          </w:tcPr>
          <w:p w14:paraId="7C3EDD35" w14:textId="77777777" w:rsidR="0017750F" w:rsidRDefault="0017750F" w:rsidP="00763A5C">
            <w:r>
              <w:t>CardinalityMeasure</w:t>
            </w:r>
          </w:p>
        </w:tc>
      </w:tr>
      <w:tr w:rsidR="0017750F" w14:paraId="3B57A87E" w14:textId="77777777" w:rsidTr="00763A5C">
        <w:trPr>
          <w:cantSplit/>
        </w:trPr>
        <w:tc>
          <w:tcPr>
            <w:tcW w:w="2959" w:type="dxa"/>
            <w:vMerge w:val="restart"/>
          </w:tcPr>
          <w:p w14:paraId="675AA85E" w14:textId="77777777" w:rsidR="0017750F" w:rsidRDefault="0017750F" w:rsidP="00763A5C">
            <w:r>
              <w:t>CardinalityMeasure</w:t>
            </w:r>
          </w:p>
        </w:tc>
        <w:tc>
          <w:tcPr>
            <w:tcW w:w="3615" w:type="dxa"/>
          </w:tcPr>
          <w:p w14:paraId="1BFA1C55" w14:textId="77777777" w:rsidR="0017750F" w:rsidRDefault="0017750F" w:rsidP="00763A5C">
            <w:r>
              <w:t>subClassOf</w:t>
            </w:r>
          </w:p>
        </w:tc>
        <w:tc>
          <w:tcPr>
            <w:tcW w:w="2776" w:type="dxa"/>
          </w:tcPr>
          <w:p w14:paraId="651D97DB" w14:textId="77777777" w:rsidR="0017750F" w:rsidRDefault="0017750F" w:rsidP="00763A5C">
            <w:r>
              <w:t>om-</w:t>
            </w:r>
            <w:proofErr w:type="gramStart"/>
            <w:r>
              <w:t>2:Measure</w:t>
            </w:r>
            <w:proofErr w:type="gramEnd"/>
          </w:p>
        </w:tc>
      </w:tr>
      <w:tr w:rsidR="0017750F" w14:paraId="217ADADE" w14:textId="77777777" w:rsidTr="00763A5C">
        <w:trPr>
          <w:cantSplit/>
        </w:trPr>
        <w:tc>
          <w:tcPr>
            <w:tcW w:w="2959" w:type="dxa"/>
            <w:vMerge/>
          </w:tcPr>
          <w:p w14:paraId="2CE7ADE2" w14:textId="77777777" w:rsidR="0017750F" w:rsidRDefault="0017750F" w:rsidP="00763A5C"/>
        </w:tc>
        <w:tc>
          <w:tcPr>
            <w:tcW w:w="3615" w:type="dxa"/>
          </w:tcPr>
          <w:p w14:paraId="4F069536" w14:textId="77777777" w:rsidR="0017750F" w:rsidRDefault="0017750F" w:rsidP="00763A5C">
            <w:r>
              <w:t>hasUnit</w:t>
            </w:r>
          </w:p>
        </w:tc>
        <w:tc>
          <w:tcPr>
            <w:tcW w:w="2776" w:type="dxa"/>
          </w:tcPr>
          <w:p w14:paraId="4A9717DA" w14:textId="77777777" w:rsidR="0017750F" w:rsidRDefault="0017750F" w:rsidP="00763A5C">
            <w:r>
              <w:t xml:space="preserve">only </w:t>
            </w:r>
            <w:proofErr w:type="gramStart"/>
            <w:r>
              <w:t>gci:Cardinality</w:t>
            </w:r>
            <w:proofErr w:type="gramEnd"/>
            <w:r>
              <w:t>_unit</w:t>
            </w:r>
          </w:p>
        </w:tc>
      </w:tr>
      <w:tr w:rsidR="0017750F" w14:paraId="7A0ED432" w14:textId="77777777" w:rsidTr="00763A5C">
        <w:trPr>
          <w:cantSplit/>
        </w:trPr>
        <w:tc>
          <w:tcPr>
            <w:tcW w:w="2959" w:type="dxa"/>
            <w:vMerge w:val="restart"/>
          </w:tcPr>
          <w:p w14:paraId="012B33DE" w14:textId="77777777" w:rsidR="0017750F" w:rsidRDefault="0017750F" w:rsidP="00763A5C">
            <w:r>
              <w:t>ValueOfMoney</w:t>
            </w:r>
          </w:p>
        </w:tc>
        <w:tc>
          <w:tcPr>
            <w:tcW w:w="3615" w:type="dxa"/>
          </w:tcPr>
          <w:p w14:paraId="71718E7B" w14:textId="77777777" w:rsidR="0017750F" w:rsidRDefault="0017750F" w:rsidP="00763A5C">
            <w:r>
              <w:t>subClassOf</w:t>
            </w:r>
          </w:p>
        </w:tc>
        <w:tc>
          <w:tcPr>
            <w:tcW w:w="2776" w:type="dxa"/>
          </w:tcPr>
          <w:p w14:paraId="2C7405CA" w14:textId="77777777" w:rsidR="0017750F" w:rsidRDefault="0017750F" w:rsidP="00763A5C">
            <w:r>
              <w:t>om-</w:t>
            </w:r>
            <w:proofErr w:type="gramStart"/>
            <w:r>
              <w:t>2:Quantity</w:t>
            </w:r>
            <w:proofErr w:type="gramEnd"/>
          </w:p>
        </w:tc>
      </w:tr>
      <w:tr w:rsidR="0017750F" w14:paraId="15D2B862" w14:textId="77777777" w:rsidTr="00763A5C">
        <w:trPr>
          <w:cantSplit/>
        </w:trPr>
        <w:tc>
          <w:tcPr>
            <w:tcW w:w="2959" w:type="dxa"/>
            <w:vMerge/>
          </w:tcPr>
          <w:p w14:paraId="25EF7CC0" w14:textId="77777777" w:rsidR="0017750F" w:rsidRDefault="0017750F" w:rsidP="00763A5C"/>
        </w:tc>
        <w:tc>
          <w:tcPr>
            <w:tcW w:w="3615" w:type="dxa"/>
          </w:tcPr>
          <w:p w14:paraId="6F918B84" w14:textId="77777777" w:rsidR="0017750F" w:rsidRDefault="0017750F" w:rsidP="00763A5C">
            <w:r>
              <w:t>subClassOf</w:t>
            </w:r>
          </w:p>
        </w:tc>
        <w:tc>
          <w:tcPr>
            <w:tcW w:w="2776" w:type="dxa"/>
          </w:tcPr>
          <w:p w14:paraId="3DA248E1" w14:textId="77777777" w:rsidR="0017750F" w:rsidRDefault="0017750F" w:rsidP="00763A5C">
            <w:r>
              <w:t>om-</w:t>
            </w:r>
            <w:proofErr w:type="gramStart"/>
            <w:r>
              <w:t>2:AmountOfMoney</w:t>
            </w:r>
            <w:proofErr w:type="gramEnd"/>
          </w:p>
        </w:tc>
      </w:tr>
      <w:tr w:rsidR="0017750F" w14:paraId="2C7AE6A0" w14:textId="77777777" w:rsidTr="00763A5C">
        <w:trPr>
          <w:cantSplit/>
        </w:trPr>
        <w:tc>
          <w:tcPr>
            <w:tcW w:w="2959" w:type="dxa"/>
            <w:vMerge/>
          </w:tcPr>
          <w:p w14:paraId="4FF83682" w14:textId="77777777" w:rsidR="0017750F" w:rsidRDefault="0017750F" w:rsidP="00763A5C"/>
        </w:tc>
        <w:tc>
          <w:tcPr>
            <w:tcW w:w="3615" w:type="dxa"/>
          </w:tcPr>
          <w:p w14:paraId="004FE7D5" w14:textId="77777777" w:rsidR="0017750F" w:rsidRDefault="0017750F" w:rsidP="00763A5C">
            <w:r>
              <w:t>om-</w:t>
            </w:r>
            <w:proofErr w:type="gramStart"/>
            <w:r>
              <w:t>2:hasValue</w:t>
            </w:r>
            <w:proofErr w:type="gramEnd"/>
          </w:p>
        </w:tc>
        <w:tc>
          <w:tcPr>
            <w:tcW w:w="2776" w:type="dxa"/>
          </w:tcPr>
          <w:p w14:paraId="147D7840" w14:textId="77777777" w:rsidR="0017750F" w:rsidRDefault="0017750F" w:rsidP="00763A5C">
            <w:r>
              <w:t>only MonetaryValue</w:t>
            </w:r>
          </w:p>
        </w:tc>
      </w:tr>
      <w:tr w:rsidR="0017750F" w14:paraId="52C6C218" w14:textId="77777777" w:rsidTr="00763A5C">
        <w:trPr>
          <w:cantSplit/>
        </w:trPr>
        <w:tc>
          <w:tcPr>
            <w:tcW w:w="2959" w:type="dxa"/>
            <w:vMerge w:val="restart"/>
          </w:tcPr>
          <w:p w14:paraId="01EE52E4" w14:textId="77777777" w:rsidR="0017750F" w:rsidRDefault="0017750F" w:rsidP="00763A5C">
            <w:r>
              <w:t>om-</w:t>
            </w:r>
            <w:proofErr w:type="gramStart"/>
            <w:r>
              <w:t>2:Length</w:t>
            </w:r>
            <w:proofErr w:type="gramEnd"/>
          </w:p>
        </w:tc>
        <w:tc>
          <w:tcPr>
            <w:tcW w:w="3615" w:type="dxa"/>
          </w:tcPr>
          <w:p w14:paraId="2EEE9473" w14:textId="77777777" w:rsidR="0017750F" w:rsidRDefault="0017750F" w:rsidP="00763A5C">
            <w:r>
              <w:t>subClassOf</w:t>
            </w:r>
          </w:p>
        </w:tc>
        <w:tc>
          <w:tcPr>
            <w:tcW w:w="2776" w:type="dxa"/>
          </w:tcPr>
          <w:p w14:paraId="11C1CC49" w14:textId="77777777" w:rsidR="0017750F" w:rsidRDefault="0017750F" w:rsidP="00763A5C">
            <w:r>
              <w:t>om-</w:t>
            </w:r>
            <w:proofErr w:type="gramStart"/>
            <w:r>
              <w:t>2:Quantity</w:t>
            </w:r>
            <w:proofErr w:type="gramEnd"/>
          </w:p>
        </w:tc>
      </w:tr>
      <w:tr w:rsidR="0017750F" w14:paraId="4CCE3536" w14:textId="77777777" w:rsidTr="00763A5C">
        <w:trPr>
          <w:cantSplit/>
        </w:trPr>
        <w:tc>
          <w:tcPr>
            <w:tcW w:w="2959" w:type="dxa"/>
            <w:vMerge/>
          </w:tcPr>
          <w:p w14:paraId="2E10E7B0" w14:textId="77777777" w:rsidR="0017750F" w:rsidRDefault="0017750F" w:rsidP="00763A5C"/>
        </w:tc>
        <w:tc>
          <w:tcPr>
            <w:tcW w:w="3615" w:type="dxa"/>
          </w:tcPr>
          <w:p w14:paraId="59952407" w14:textId="77777777" w:rsidR="0017750F" w:rsidRDefault="0017750F" w:rsidP="00763A5C">
            <w:r>
              <w:t>om-</w:t>
            </w:r>
            <w:proofErr w:type="gramStart"/>
            <w:r>
              <w:t>2:hasValue</w:t>
            </w:r>
            <w:proofErr w:type="gramEnd"/>
          </w:p>
        </w:tc>
        <w:tc>
          <w:tcPr>
            <w:tcW w:w="2776" w:type="dxa"/>
          </w:tcPr>
          <w:p w14:paraId="4993F942" w14:textId="77777777" w:rsidR="0017750F" w:rsidRDefault="0017750F" w:rsidP="00763A5C">
            <w:r>
              <w:t>only (om-</w:t>
            </w:r>
            <w:proofErr w:type="gramStart"/>
            <w:r>
              <w:t>2:Measure</w:t>
            </w:r>
            <w:proofErr w:type="gramEnd"/>
            <w:r>
              <w:t xml:space="preserve"> and om-2:hasUnit only om-2:Length_unit)</w:t>
            </w:r>
          </w:p>
        </w:tc>
      </w:tr>
      <w:tr w:rsidR="0017750F" w14:paraId="79D8CE22" w14:textId="77777777" w:rsidTr="00763A5C">
        <w:trPr>
          <w:cantSplit/>
        </w:trPr>
        <w:tc>
          <w:tcPr>
            <w:tcW w:w="2959" w:type="dxa"/>
            <w:vMerge w:val="restart"/>
          </w:tcPr>
          <w:p w14:paraId="1DDC4976" w14:textId="77777777" w:rsidR="0017750F" w:rsidRDefault="0017750F" w:rsidP="00763A5C">
            <w:proofErr w:type="gramStart"/>
            <w:r>
              <w:t>gci:PopulationSize</w:t>
            </w:r>
            <w:proofErr w:type="gramEnd"/>
          </w:p>
        </w:tc>
        <w:tc>
          <w:tcPr>
            <w:tcW w:w="3615" w:type="dxa"/>
          </w:tcPr>
          <w:p w14:paraId="26FAFC79" w14:textId="77777777" w:rsidR="0017750F" w:rsidRDefault="0017750F" w:rsidP="00763A5C">
            <w:r>
              <w:t>subClassOf</w:t>
            </w:r>
          </w:p>
        </w:tc>
        <w:tc>
          <w:tcPr>
            <w:tcW w:w="2776" w:type="dxa"/>
          </w:tcPr>
          <w:p w14:paraId="05B4882D" w14:textId="77777777" w:rsidR="0017750F" w:rsidRDefault="0017750F" w:rsidP="00763A5C">
            <w:r>
              <w:t>om-</w:t>
            </w:r>
            <w:proofErr w:type="gramStart"/>
            <w:r>
              <w:t>2:Quantity</w:t>
            </w:r>
            <w:proofErr w:type="gramEnd"/>
          </w:p>
        </w:tc>
      </w:tr>
      <w:tr w:rsidR="0017750F" w14:paraId="186B9F2E" w14:textId="77777777" w:rsidTr="00763A5C">
        <w:trPr>
          <w:cantSplit/>
        </w:trPr>
        <w:tc>
          <w:tcPr>
            <w:tcW w:w="2959" w:type="dxa"/>
            <w:vMerge/>
          </w:tcPr>
          <w:p w14:paraId="0D68D981" w14:textId="77777777" w:rsidR="0017750F" w:rsidRDefault="0017750F" w:rsidP="00763A5C"/>
        </w:tc>
        <w:tc>
          <w:tcPr>
            <w:tcW w:w="3615" w:type="dxa"/>
          </w:tcPr>
          <w:p w14:paraId="0A6CD3C0" w14:textId="77777777" w:rsidR="0017750F" w:rsidRDefault="0017750F" w:rsidP="00763A5C">
            <w:r>
              <w:t>om-</w:t>
            </w:r>
            <w:proofErr w:type="gramStart"/>
            <w:r>
              <w:t>2:hasValue</w:t>
            </w:r>
            <w:proofErr w:type="gramEnd"/>
          </w:p>
        </w:tc>
        <w:tc>
          <w:tcPr>
            <w:tcW w:w="2776" w:type="dxa"/>
          </w:tcPr>
          <w:p w14:paraId="0C0434D6" w14:textId="77777777" w:rsidR="0017750F" w:rsidRDefault="0017750F" w:rsidP="00763A5C">
            <w:r>
              <w:t xml:space="preserve">only </w:t>
            </w:r>
            <w:proofErr w:type="gramStart"/>
            <w:r>
              <w:t>gci:Population</w:t>
            </w:r>
            <w:proofErr w:type="gramEnd"/>
            <w:r>
              <w:t>_measure</w:t>
            </w:r>
          </w:p>
        </w:tc>
      </w:tr>
      <w:tr w:rsidR="0017750F" w14:paraId="6C2121D7" w14:textId="77777777" w:rsidTr="00763A5C">
        <w:trPr>
          <w:cantSplit/>
        </w:trPr>
        <w:tc>
          <w:tcPr>
            <w:tcW w:w="2959" w:type="dxa"/>
            <w:vMerge/>
          </w:tcPr>
          <w:p w14:paraId="73C66C58" w14:textId="77777777" w:rsidR="0017750F" w:rsidRDefault="0017750F" w:rsidP="00763A5C"/>
        </w:tc>
        <w:tc>
          <w:tcPr>
            <w:tcW w:w="3615" w:type="dxa"/>
          </w:tcPr>
          <w:p w14:paraId="1E37547F" w14:textId="77777777" w:rsidR="0017750F" w:rsidRDefault="0017750F" w:rsidP="00763A5C">
            <w:proofErr w:type="gramStart"/>
            <w:r>
              <w:t>gci:cardinalityOf</w:t>
            </w:r>
            <w:proofErr w:type="gramEnd"/>
          </w:p>
        </w:tc>
        <w:tc>
          <w:tcPr>
            <w:tcW w:w="2776" w:type="dxa"/>
          </w:tcPr>
          <w:p w14:paraId="4BB14E99" w14:textId="77777777" w:rsidR="0017750F" w:rsidRDefault="0017750F" w:rsidP="00763A5C">
            <w:r>
              <w:t xml:space="preserve">exactly 1 </w:t>
            </w:r>
            <w:proofErr w:type="gramStart"/>
            <w:r>
              <w:t>gci:Population</w:t>
            </w:r>
            <w:proofErr w:type="gramEnd"/>
          </w:p>
        </w:tc>
      </w:tr>
      <w:tr w:rsidR="0017750F" w14:paraId="330BD488" w14:textId="77777777" w:rsidTr="00763A5C">
        <w:trPr>
          <w:cantSplit/>
        </w:trPr>
        <w:tc>
          <w:tcPr>
            <w:tcW w:w="2959" w:type="dxa"/>
            <w:vMerge w:val="restart"/>
          </w:tcPr>
          <w:p w14:paraId="4E1C2247" w14:textId="77777777" w:rsidR="0017750F" w:rsidRDefault="0017750F" w:rsidP="00763A5C">
            <w:r>
              <w:t>CapacitySize</w:t>
            </w:r>
          </w:p>
        </w:tc>
        <w:tc>
          <w:tcPr>
            <w:tcW w:w="3615" w:type="dxa"/>
          </w:tcPr>
          <w:p w14:paraId="285BCA4C" w14:textId="77777777" w:rsidR="0017750F" w:rsidRDefault="0017750F" w:rsidP="00763A5C">
            <w:r>
              <w:t>subClassOf</w:t>
            </w:r>
          </w:p>
        </w:tc>
        <w:tc>
          <w:tcPr>
            <w:tcW w:w="2776" w:type="dxa"/>
          </w:tcPr>
          <w:p w14:paraId="646C8A8B" w14:textId="77777777" w:rsidR="0017750F" w:rsidRDefault="0017750F" w:rsidP="00763A5C">
            <w:r>
              <w:t>om-</w:t>
            </w:r>
            <w:proofErr w:type="gramStart"/>
            <w:r>
              <w:t>2:Quantity</w:t>
            </w:r>
            <w:proofErr w:type="gramEnd"/>
          </w:p>
        </w:tc>
      </w:tr>
      <w:tr w:rsidR="0017750F" w14:paraId="46BB1B93" w14:textId="77777777" w:rsidTr="00763A5C">
        <w:trPr>
          <w:cantSplit/>
        </w:trPr>
        <w:tc>
          <w:tcPr>
            <w:tcW w:w="2959" w:type="dxa"/>
            <w:vMerge/>
          </w:tcPr>
          <w:p w14:paraId="67E53DAB" w14:textId="77777777" w:rsidR="0017750F" w:rsidRDefault="0017750F" w:rsidP="00763A5C"/>
        </w:tc>
        <w:tc>
          <w:tcPr>
            <w:tcW w:w="3615" w:type="dxa"/>
          </w:tcPr>
          <w:p w14:paraId="607BC846" w14:textId="77777777" w:rsidR="0017750F" w:rsidRDefault="0017750F" w:rsidP="00763A5C">
            <w:r>
              <w:t>om-</w:t>
            </w:r>
            <w:proofErr w:type="gramStart"/>
            <w:r>
              <w:t>2:hasValue</w:t>
            </w:r>
            <w:proofErr w:type="gramEnd"/>
          </w:p>
        </w:tc>
        <w:tc>
          <w:tcPr>
            <w:tcW w:w="2776" w:type="dxa"/>
          </w:tcPr>
          <w:p w14:paraId="07BF08A3" w14:textId="77777777" w:rsidR="0017750F" w:rsidRDefault="0017750F" w:rsidP="00763A5C">
            <w:r>
              <w:t xml:space="preserve">only </w:t>
            </w:r>
            <w:proofErr w:type="gramStart"/>
            <w:r>
              <w:t>gci:Cardinality</w:t>
            </w:r>
            <w:proofErr w:type="gramEnd"/>
            <w:r>
              <w:t>_measure</w:t>
            </w:r>
          </w:p>
        </w:tc>
      </w:tr>
      <w:tr w:rsidR="0017750F" w14:paraId="2C799F31" w14:textId="77777777" w:rsidTr="00763A5C">
        <w:trPr>
          <w:cantSplit/>
        </w:trPr>
        <w:tc>
          <w:tcPr>
            <w:tcW w:w="2959" w:type="dxa"/>
            <w:vMerge/>
          </w:tcPr>
          <w:p w14:paraId="131D9F63" w14:textId="77777777" w:rsidR="0017750F" w:rsidRDefault="0017750F" w:rsidP="00763A5C"/>
        </w:tc>
        <w:tc>
          <w:tcPr>
            <w:tcW w:w="3615" w:type="dxa"/>
          </w:tcPr>
          <w:p w14:paraId="7278494A" w14:textId="77777777" w:rsidR="0017750F" w:rsidRDefault="0017750F" w:rsidP="00763A5C">
            <w:proofErr w:type="gramStart"/>
            <w:r>
              <w:t>gci:cardinalityOf</w:t>
            </w:r>
            <w:proofErr w:type="gramEnd"/>
          </w:p>
        </w:tc>
        <w:tc>
          <w:tcPr>
            <w:tcW w:w="2776" w:type="dxa"/>
          </w:tcPr>
          <w:p w14:paraId="0BA0A228" w14:textId="77777777" w:rsidR="0017750F" w:rsidRDefault="0017750F" w:rsidP="00763A5C">
            <w:r>
              <w:t>exactly 1 Capacity</w:t>
            </w:r>
          </w:p>
        </w:tc>
      </w:tr>
      <w:tr w:rsidR="0017750F" w14:paraId="28FBC8CC" w14:textId="77777777" w:rsidTr="00763A5C">
        <w:trPr>
          <w:cantSplit/>
        </w:trPr>
        <w:tc>
          <w:tcPr>
            <w:tcW w:w="2959" w:type="dxa"/>
            <w:vMerge w:val="restart"/>
          </w:tcPr>
          <w:p w14:paraId="50DCD94A" w14:textId="77777777" w:rsidR="0017750F" w:rsidRDefault="0017750F" w:rsidP="00763A5C">
            <w:r>
              <w:t>CapacityRate</w:t>
            </w:r>
          </w:p>
        </w:tc>
        <w:tc>
          <w:tcPr>
            <w:tcW w:w="3615" w:type="dxa"/>
          </w:tcPr>
          <w:p w14:paraId="4388D874" w14:textId="77777777" w:rsidR="0017750F" w:rsidRDefault="0017750F" w:rsidP="00763A5C">
            <w:r>
              <w:t>subclassOf</w:t>
            </w:r>
          </w:p>
        </w:tc>
        <w:tc>
          <w:tcPr>
            <w:tcW w:w="2776" w:type="dxa"/>
          </w:tcPr>
          <w:p w14:paraId="73E4BB8B" w14:textId="77777777" w:rsidR="0017750F" w:rsidRDefault="0017750F" w:rsidP="00763A5C">
            <w:r>
              <w:t>om-</w:t>
            </w:r>
            <w:proofErr w:type="gramStart"/>
            <w:r>
              <w:t>2:Quantity</w:t>
            </w:r>
            <w:proofErr w:type="gramEnd"/>
          </w:p>
        </w:tc>
      </w:tr>
      <w:tr w:rsidR="0017750F" w14:paraId="3F819E21" w14:textId="77777777" w:rsidTr="00763A5C">
        <w:trPr>
          <w:cantSplit/>
        </w:trPr>
        <w:tc>
          <w:tcPr>
            <w:tcW w:w="2959" w:type="dxa"/>
            <w:vMerge/>
          </w:tcPr>
          <w:p w14:paraId="5E52F2FA" w14:textId="77777777" w:rsidR="0017750F" w:rsidRDefault="0017750F" w:rsidP="00763A5C"/>
        </w:tc>
        <w:tc>
          <w:tcPr>
            <w:tcW w:w="3615" w:type="dxa"/>
          </w:tcPr>
          <w:p w14:paraId="2F405BDB" w14:textId="77777777" w:rsidR="0017750F" w:rsidRDefault="0017750F" w:rsidP="00763A5C">
            <w:r>
              <w:t>om-</w:t>
            </w:r>
            <w:proofErr w:type="gramStart"/>
            <w:r>
              <w:t>2:hasValue</w:t>
            </w:r>
            <w:proofErr w:type="gramEnd"/>
          </w:p>
        </w:tc>
        <w:tc>
          <w:tcPr>
            <w:tcW w:w="2776" w:type="dxa"/>
          </w:tcPr>
          <w:p w14:paraId="53109DC6" w14:textId="77777777" w:rsidR="0017750F" w:rsidRDefault="0017750F" w:rsidP="00763A5C">
            <w:r>
              <w:t>only (om-</w:t>
            </w:r>
            <w:proofErr w:type="gramStart"/>
            <w:r>
              <w:t>2:hasU</w:t>
            </w:r>
            <w:r w:rsidRPr="0093359F">
              <w:t>nit</w:t>
            </w:r>
            <w:proofErr w:type="gramEnd"/>
            <w:r w:rsidRPr="0093359F">
              <w:t xml:space="preserve"> only CardinalityUnitPerTime)</w:t>
            </w:r>
          </w:p>
        </w:tc>
      </w:tr>
      <w:tr w:rsidR="0017750F" w14:paraId="1B77972D" w14:textId="77777777" w:rsidTr="00763A5C">
        <w:trPr>
          <w:cantSplit/>
        </w:trPr>
        <w:tc>
          <w:tcPr>
            <w:tcW w:w="2959" w:type="dxa"/>
            <w:vMerge/>
          </w:tcPr>
          <w:p w14:paraId="6A9C32B9" w14:textId="77777777" w:rsidR="0017750F" w:rsidRPr="00365930" w:rsidRDefault="0017750F" w:rsidP="00763A5C">
            <w:pPr>
              <w:rPr>
                <w:highlight w:val="yellow"/>
              </w:rPr>
            </w:pPr>
          </w:p>
        </w:tc>
        <w:tc>
          <w:tcPr>
            <w:tcW w:w="3615" w:type="dxa"/>
          </w:tcPr>
          <w:p w14:paraId="0552E224" w14:textId="77777777" w:rsidR="0017750F" w:rsidRDefault="0017750F" w:rsidP="00763A5C">
            <w:proofErr w:type="gramStart"/>
            <w:r>
              <w:t>gci:</w:t>
            </w:r>
            <w:r w:rsidRPr="007E76BD">
              <w:t>cardinality</w:t>
            </w:r>
            <w:proofErr w:type="gramEnd"/>
            <w:r w:rsidRPr="007E76BD">
              <w:t>_</w:t>
            </w:r>
            <w:r>
              <w:t>of</w:t>
            </w:r>
          </w:p>
        </w:tc>
        <w:tc>
          <w:tcPr>
            <w:tcW w:w="2776" w:type="dxa"/>
          </w:tcPr>
          <w:p w14:paraId="57BA2704" w14:textId="77777777" w:rsidR="0017750F" w:rsidRDefault="0017750F" w:rsidP="00763A5C">
            <w:r w:rsidRPr="007E76BD">
              <w:t>exactly 1 Capacity</w:t>
            </w:r>
          </w:p>
        </w:tc>
      </w:tr>
      <w:tr w:rsidR="0017750F" w14:paraId="2EDCCAE0" w14:textId="77777777" w:rsidTr="00763A5C">
        <w:trPr>
          <w:cantSplit/>
        </w:trPr>
        <w:tc>
          <w:tcPr>
            <w:tcW w:w="2959" w:type="dxa"/>
            <w:vMerge w:val="restart"/>
          </w:tcPr>
          <w:p w14:paraId="55EF6134" w14:textId="77777777" w:rsidR="0017750F" w:rsidRPr="00365930" w:rsidRDefault="0017750F" w:rsidP="00763A5C">
            <w:pPr>
              <w:rPr>
                <w:highlight w:val="yellow"/>
              </w:rPr>
            </w:pPr>
            <w:r>
              <w:t>om-</w:t>
            </w:r>
            <w:proofErr w:type="gramStart"/>
            <w:r>
              <w:t>2:Mass</w:t>
            </w:r>
            <w:proofErr w:type="gramEnd"/>
          </w:p>
        </w:tc>
        <w:tc>
          <w:tcPr>
            <w:tcW w:w="3615" w:type="dxa"/>
          </w:tcPr>
          <w:p w14:paraId="5B70E925" w14:textId="77777777" w:rsidR="0017750F" w:rsidRDefault="0017750F" w:rsidP="00763A5C">
            <w:r>
              <w:t>subClassOf</w:t>
            </w:r>
          </w:p>
        </w:tc>
        <w:tc>
          <w:tcPr>
            <w:tcW w:w="2776" w:type="dxa"/>
          </w:tcPr>
          <w:p w14:paraId="15AD27CE" w14:textId="77777777" w:rsidR="0017750F" w:rsidRDefault="0017750F" w:rsidP="00763A5C">
            <w:r>
              <w:t>om-</w:t>
            </w:r>
            <w:proofErr w:type="gramStart"/>
            <w:r>
              <w:t>2:Quantity</w:t>
            </w:r>
            <w:proofErr w:type="gramEnd"/>
          </w:p>
        </w:tc>
      </w:tr>
      <w:tr w:rsidR="0017750F" w14:paraId="346E52CD" w14:textId="77777777" w:rsidTr="00763A5C">
        <w:trPr>
          <w:cantSplit/>
        </w:trPr>
        <w:tc>
          <w:tcPr>
            <w:tcW w:w="2959" w:type="dxa"/>
            <w:vMerge/>
          </w:tcPr>
          <w:p w14:paraId="675FC053" w14:textId="77777777" w:rsidR="0017750F" w:rsidRDefault="0017750F" w:rsidP="00763A5C"/>
        </w:tc>
        <w:tc>
          <w:tcPr>
            <w:tcW w:w="3615" w:type="dxa"/>
          </w:tcPr>
          <w:p w14:paraId="5F621EE5" w14:textId="77777777" w:rsidR="0017750F" w:rsidRDefault="0017750F" w:rsidP="00763A5C">
            <w:r>
              <w:t>om-</w:t>
            </w:r>
            <w:proofErr w:type="gramStart"/>
            <w:r>
              <w:t>2:hasValue</w:t>
            </w:r>
            <w:proofErr w:type="gramEnd"/>
          </w:p>
        </w:tc>
        <w:tc>
          <w:tcPr>
            <w:tcW w:w="2776" w:type="dxa"/>
          </w:tcPr>
          <w:p w14:paraId="524822DD" w14:textId="77777777" w:rsidR="0017750F" w:rsidRDefault="0017750F" w:rsidP="00763A5C">
            <w:r w:rsidRPr="00365930">
              <w:t>only (</w:t>
            </w:r>
            <w:r>
              <w:t>om-</w:t>
            </w:r>
            <w:proofErr w:type="gramStart"/>
            <w:r>
              <w:t>2:hasUnit</w:t>
            </w:r>
            <w:proofErr w:type="gramEnd"/>
            <w:r w:rsidRPr="00365930">
              <w:t xml:space="preserve"> only </w:t>
            </w:r>
            <w:r>
              <w:t>om-2:Mass_unit)</w:t>
            </w:r>
          </w:p>
        </w:tc>
      </w:tr>
      <w:tr w:rsidR="0017750F" w14:paraId="6117CD24" w14:textId="77777777" w:rsidTr="00763A5C">
        <w:trPr>
          <w:cantSplit/>
        </w:trPr>
        <w:tc>
          <w:tcPr>
            <w:tcW w:w="2959" w:type="dxa"/>
            <w:vMerge w:val="restart"/>
          </w:tcPr>
          <w:p w14:paraId="076B4623" w14:textId="77777777" w:rsidR="0017750F" w:rsidRDefault="0017750F" w:rsidP="00763A5C">
            <w:r>
              <w:t>om-</w:t>
            </w:r>
            <w:proofErr w:type="gramStart"/>
            <w:r>
              <w:t>2:Area</w:t>
            </w:r>
            <w:proofErr w:type="gramEnd"/>
          </w:p>
        </w:tc>
        <w:tc>
          <w:tcPr>
            <w:tcW w:w="3615" w:type="dxa"/>
          </w:tcPr>
          <w:p w14:paraId="396E6104" w14:textId="77777777" w:rsidR="0017750F" w:rsidRDefault="0017750F" w:rsidP="00763A5C">
            <w:r>
              <w:t>subClassOf</w:t>
            </w:r>
          </w:p>
        </w:tc>
        <w:tc>
          <w:tcPr>
            <w:tcW w:w="2776" w:type="dxa"/>
          </w:tcPr>
          <w:p w14:paraId="5A8CA80C" w14:textId="77777777" w:rsidR="0017750F" w:rsidRDefault="0017750F" w:rsidP="00763A5C">
            <w:pPr>
              <w:tabs>
                <w:tab w:val="right" w:pos="2560"/>
              </w:tabs>
            </w:pPr>
            <w:r>
              <w:t>om-</w:t>
            </w:r>
            <w:proofErr w:type="gramStart"/>
            <w:r>
              <w:t>2:Quantity</w:t>
            </w:r>
            <w:proofErr w:type="gramEnd"/>
            <w:r>
              <w:tab/>
            </w:r>
          </w:p>
        </w:tc>
      </w:tr>
      <w:tr w:rsidR="0017750F" w14:paraId="451B7ECE" w14:textId="77777777" w:rsidTr="00763A5C">
        <w:trPr>
          <w:cantSplit/>
        </w:trPr>
        <w:tc>
          <w:tcPr>
            <w:tcW w:w="2959" w:type="dxa"/>
            <w:vMerge/>
          </w:tcPr>
          <w:p w14:paraId="6925D6C9" w14:textId="77777777" w:rsidR="0017750F" w:rsidRDefault="0017750F" w:rsidP="00763A5C"/>
        </w:tc>
        <w:tc>
          <w:tcPr>
            <w:tcW w:w="3615" w:type="dxa"/>
          </w:tcPr>
          <w:p w14:paraId="6BADCEC2" w14:textId="77777777" w:rsidR="0017750F" w:rsidRDefault="0017750F" w:rsidP="00763A5C">
            <w:r>
              <w:t>om-</w:t>
            </w:r>
            <w:proofErr w:type="gramStart"/>
            <w:r>
              <w:t>2:hasValue</w:t>
            </w:r>
            <w:proofErr w:type="gramEnd"/>
          </w:p>
        </w:tc>
        <w:tc>
          <w:tcPr>
            <w:tcW w:w="2776" w:type="dxa"/>
          </w:tcPr>
          <w:p w14:paraId="05E1DE58" w14:textId="77777777" w:rsidR="0017750F" w:rsidRDefault="0017750F" w:rsidP="00763A5C">
            <w:r w:rsidRPr="00365930">
              <w:t>only (</w:t>
            </w:r>
            <w:r>
              <w:t>om-</w:t>
            </w:r>
            <w:proofErr w:type="gramStart"/>
            <w:r>
              <w:t>2:hasUnit</w:t>
            </w:r>
            <w:proofErr w:type="gramEnd"/>
            <w:r w:rsidRPr="00365930">
              <w:t xml:space="preserve"> only </w:t>
            </w:r>
            <w:r>
              <w:t>om-2:Area_unit)</w:t>
            </w:r>
          </w:p>
        </w:tc>
      </w:tr>
      <w:tr w:rsidR="0017750F" w14:paraId="0A24EC60" w14:textId="77777777" w:rsidTr="00763A5C">
        <w:trPr>
          <w:cantSplit/>
        </w:trPr>
        <w:tc>
          <w:tcPr>
            <w:tcW w:w="2959" w:type="dxa"/>
            <w:vMerge w:val="restart"/>
          </w:tcPr>
          <w:p w14:paraId="4ADC7E73" w14:textId="77777777" w:rsidR="0017750F" w:rsidRDefault="0017750F" w:rsidP="00763A5C">
            <w:r>
              <w:t>om-</w:t>
            </w:r>
            <w:proofErr w:type="gramStart"/>
            <w:r>
              <w:t>2:Volume</w:t>
            </w:r>
            <w:proofErr w:type="gramEnd"/>
          </w:p>
        </w:tc>
        <w:tc>
          <w:tcPr>
            <w:tcW w:w="3615" w:type="dxa"/>
          </w:tcPr>
          <w:p w14:paraId="07EBE4E9" w14:textId="77777777" w:rsidR="0017750F" w:rsidRDefault="0017750F" w:rsidP="00763A5C">
            <w:r>
              <w:t>subClassOf</w:t>
            </w:r>
          </w:p>
        </w:tc>
        <w:tc>
          <w:tcPr>
            <w:tcW w:w="2776" w:type="dxa"/>
          </w:tcPr>
          <w:p w14:paraId="7FB97E08" w14:textId="77777777" w:rsidR="0017750F" w:rsidRPr="00365930" w:rsidRDefault="0017750F" w:rsidP="00763A5C">
            <w:r>
              <w:t>om-</w:t>
            </w:r>
            <w:proofErr w:type="gramStart"/>
            <w:r>
              <w:t>2:Quantity</w:t>
            </w:r>
            <w:proofErr w:type="gramEnd"/>
          </w:p>
        </w:tc>
      </w:tr>
      <w:tr w:rsidR="0017750F" w14:paraId="36BB3E08" w14:textId="77777777" w:rsidTr="00763A5C">
        <w:trPr>
          <w:cantSplit/>
        </w:trPr>
        <w:tc>
          <w:tcPr>
            <w:tcW w:w="2959" w:type="dxa"/>
            <w:vMerge/>
          </w:tcPr>
          <w:p w14:paraId="458CCEE7" w14:textId="77777777" w:rsidR="0017750F" w:rsidRDefault="0017750F" w:rsidP="00763A5C"/>
        </w:tc>
        <w:tc>
          <w:tcPr>
            <w:tcW w:w="3615" w:type="dxa"/>
          </w:tcPr>
          <w:p w14:paraId="45EA5E51" w14:textId="77777777" w:rsidR="0017750F" w:rsidRDefault="0017750F" w:rsidP="00763A5C">
            <w:r>
              <w:t>om-</w:t>
            </w:r>
            <w:proofErr w:type="gramStart"/>
            <w:r>
              <w:t>2:hasValue</w:t>
            </w:r>
            <w:proofErr w:type="gramEnd"/>
          </w:p>
        </w:tc>
        <w:tc>
          <w:tcPr>
            <w:tcW w:w="2776" w:type="dxa"/>
          </w:tcPr>
          <w:p w14:paraId="4B312091" w14:textId="77777777" w:rsidR="0017750F" w:rsidRPr="00365930" w:rsidRDefault="0017750F" w:rsidP="00763A5C">
            <w:r w:rsidRPr="00365930">
              <w:t>only (</w:t>
            </w:r>
            <w:r>
              <w:t>om-</w:t>
            </w:r>
            <w:proofErr w:type="gramStart"/>
            <w:r>
              <w:t>2:hasUnit</w:t>
            </w:r>
            <w:proofErr w:type="gramEnd"/>
            <w:r w:rsidRPr="00365930">
              <w:t xml:space="preserve"> only </w:t>
            </w:r>
            <w:r>
              <w:t>om-2:Volume_unit)</w:t>
            </w:r>
          </w:p>
        </w:tc>
      </w:tr>
      <w:tr w:rsidR="0017750F" w14:paraId="1D962267" w14:textId="77777777" w:rsidTr="00763A5C">
        <w:trPr>
          <w:cantSplit/>
        </w:trPr>
        <w:tc>
          <w:tcPr>
            <w:tcW w:w="2959" w:type="dxa"/>
            <w:vMerge w:val="restart"/>
          </w:tcPr>
          <w:p w14:paraId="48478D33" w14:textId="77777777" w:rsidR="0017750F" w:rsidRDefault="0017750F" w:rsidP="00763A5C">
            <w:r>
              <w:lastRenderedPageBreak/>
              <w:t>om-</w:t>
            </w:r>
            <w:proofErr w:type="gramStart"/>
            <w:r>
              <w:t>2:Acceleration</w:t>
            </w:r>
            <w:proofErr w:type="gramEnd"/>
          </w:p>
        </w:tc>
        <w:tc>
          <w:tcPr>
            <w:tcW w:w="3615" w:type="dxa"/>
          </w:tcPr>
          <w:p w14:paraId="7C00C4A0" w14:textId="77777777" w:rsidR="0017750F" w:rsidRDefault="0017750F" w:rsidP="00763A5C">
            <w:r>
              <w:t>subClassOf</w:t>
            </w:r>
          </w:p>
        </w:tc>
        <w:tc>
          <w:tcPr>
            <w:tcW w:w="2776" w:type="dxa"/>
          </w:tcPr>
          <w:p w14:paraId="44842BEE" w14:textId="77777777" w:rsidR="0017750F" w:rsidRDefault="0017750F" w:rsidP="00763A5C">
            <w:r>
              <w:t>om-</w:t>
            </w:r>
            <w:proofErr w:type="gramStart"/>
            <w:r>
              <w:t>2:Quantity</w:t>
            </w:r>
            <w:proofErr w:type="gramEnd"/>
          </w:p>
        </w:tc>
      </w:tr>
      <w:tr w:rsidR="0017750F" w14:paraId="28B10323" w14:textId="77777777" w:rsidTr="00763A5C">
        <w:trPr>
          <w:cantSplit/>
        </w:trPr>
        <w:tc>
          <w:tcPr>
            <w:tcW w:w="2959" w:type="dxa"/>
            <w:vMerge/>
          </w:tcPr>
          <w:p w14:paraId="23B29433" w14:textId="77777777" w:rsidR="0017750F" w:rsidRDefault="0017750F" w:rsidP="00763A5C"/>
        </w:tc>
        <w:tc>
          <w:tcPr>
            <w:tcW w:w="3615" w:type="dxa"/>
          </w:tcPr>
          <w:p w14:paraId="14EC26A5" w14:textId="77777777" w:rsidR="0017750F" w:rsidRDefault="0017750F" w:rsidP="00763A5C">
            <w:r>
              <w:t>om-</w:t>
            </w:r>
            <w:proofErr w:type="gramStart"/>
            <w:r>
              <w:t>2:hasValue</w:t>
            </w:r>
            <w:proofErr w:type="gramEnd"/>
          </w:p>
        </w:tc>
        <w:tc>
          <w:tcPr>
            <w:tcW w:w="2776" w:type="dxa"/>
          </w:tcPr>
          <w:p w14:paraId="429351AC" w14:textId="77777777" w:rsidR="0017750F" w:rsidRDefault="0017750F" w:rsidP="00763A5C">
            <w:r w:rsidRPr="00365930">
              <w:t>only (</w:t>
            </w:r>
            <w:r>
              <w:t>om-</w:t>
            </w:r>
            <w:proofErr w:type="gramStart"/>
            <w:r>
              <w:t>2:hasUnit</w:t>
            </w:r>
            <w:proofErr w:type="gramEnd"/>
            <w:r w:rsidRPr="00365930">
              <w:t xml:space="preserve"> only </w:t>
            </w:r>
            <w:r>
              <w:t>om-2:Acceleration_unit)</w:t>
            </w:r>
          </w:p>
        </w:tc>
      </w:tr>
      <w:tr w:rsidR="0017750F" w14:paraId="2BAA2A47" w14:textId="77777777" w:rsidTr="00763A5C">
        <w:trPr>
          <w:cantSplit/>
        </w:trPr>
        <w:tc>
          <w:tcPr>
            <w:tcW w:w="2959" w:type="dxa"/>
            <w:vMerge w:val="restart"/>
          </w:tcPr>
          <w:p w14:paraId="29D20C6A" w14:textId="77777777" w:rsidR="0017750F" w:rsidRDefault="0017750F" w:rsidP="00763A5C">
            <w:r>
              <w:t>om-</w:t>
            </w:r>
            <w:proofErr w:type="gramStart"/>
            <w:r>
              <w:t>2:Speed</w:t>
            </w:r>
            <w:proofErr w:type="gramEnd"/>
          </w:p>
        </w:tc>
        <w:tc>
          <w:tcPr>
            <w:tcW w:w="3615" w:type="dxa"/>
          </w:tcPr>
          <w:p w14:paraId="7A3308E9" w14:textId="77777777" w:rsidR="0017750F" w:rsidRDefault="0017750F" w:rsidP="00763A5C">
            <w:r>
              <w:t>subClassOf</w:t>
            </w:r>
          </w:p>
        </w:tc>
        <w:tc>
          <w:tcPr>
            <w:tcW w:w="2776" w:type="dxa"/>
          </w:tcPr>
          <w:p w14:paraId="12E9BAA6" w14:textId="77777777" w:rsidR="0017750F" w:rsidRDefault="0017750F" w:rsidP="00763A5C">
            <w:r>
              <w:t>om-</w:t>
            </w:r>
            <w:proofErr w:type="gramStart"/>
            <w:r>
              <w:t>2:Quantity</w:t>
            </w:r>
            <w:proofErr w:type="gramEnd"/>
          </w:p>
        </w:tc>
      </w:tr>
      <w:tr w:rsidR="0017750F" w14:paraId="2623191F" w14:textId="77777777" w:rsidTr="00763A5C">
        <w:trPr>
          <w:cantSplit/>
        </w:trPr>
        <w:tc>
          <w:tcPr>
            <w:tcW w:w="2959" w:type="dxa"/>
            <w:vMerge/>
          </w:tcPr>
          <w:p w14:paraId="3A24B392" w14:textId="77777777" w:rsidR="0017750F" w:rsidRDefault="0017750F" w:rsidP="00763A5C"/>
        </w:tc>
        <w:tc>
          <w:tcPr>
            <w:tcW w:w="3615" w:type="dxa"/>
          </w:tcPr>
          <w:p w14:paraId="2D09B059" w14:textId="77777777" w:rsidR="0017750F" w:rsidRDefault="0017750F" w:rsidP="00763A5C">
            <w:r>
              <w:t>om-</w:t>
            </w:r>
            <w:proofErr w:type="gramStart"/>
            <w:r>
              <w:t>2:hasValue</w:t>
            </w:r>
            <w:proofErr w:type="gramEnd"/>
          </w:p>
        </w:tc>
        <w:tc>
          <w:tcPr>
            <w:tcW w:w="2776" w:type="dxa"/>
          </w:tcPr>
          <w:p w14:paraId="67BF04AC" w14:textId="77777777" w:rsidR="0017750F" w:rsidRDefault="0017750F" w:rsidP="00763A5C">
            <w:r w:rsidRPr="00365930">
              <w:t>only (</w:t>
            </w:r>
            <w:r>
              <w:t>om-</w:t>
            </w:r>
            <w:proofErr w:type="gramStart"/>
            <w:r>
              <w:t>2:hasUnit</w:t>
            </w:r>
            <w:proofErr w:type="gramEnd"/>
            <w:r w:rsidRPr="00365930">
              <w:t xml:space="preserve"> only </w:t>
            </w:r>
            <w:r>
              <w:t>om-2:Speed_unit)</w:t>
            </w:r>
          </w:p>
        </w:tc>
      </w:tr>
    </w:tbl>
    <w:p w14:paraId="2B877D8D" w14:textId="77777777" w:rsidR="0017750F" w:rsidRDefault="0017750F" w:rsidP="0017750F"/>
    <w:p w14:paraId="07E8420C" w14:textId="77777777" w:rsidR="0017750F" w:rsidRDefault="0017750F" w:rsidP="0017750F"/>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17750F" w14:paraId="5E155E1B" w14:textId="77777777" w:rsidTr="00763A5C">
        <w:tc>
          <w:tcPr>
            <w:tcW w:w="2576" w:type="dxa"/>
            <w:shd w:val="clear" w:color="auto" w:fill="00FFFF"/>
          </w:tcPr>
          <w:p w14:paraId="743A8632" w14:textId="77777777" w:rsidR="0017750F" w:rsidRDefault="0017750F" w:rsidP="00763A5C">
            <w:pPr>
              <w:tabs>
                <w:tab w:val="left" w:pos="1027"/>
              </w:tabs>
            </w:pPr>
            <w:r>
              <w:t>Property</w:t>
            </w:r>
            <w:r>
              <w:tab/>
            </w:r>
          </w:p>
        </w:tc>
        <w:tc>
          <w:tcPr>
            <w:tcW w:w="2431" w:type="dxa"/>
            <w:shd w:val="clear" w:color="auto" w:fill="00FFFF"/>
          </w:tcPr>
          <w:p w14:paraId="043B2314" w14:textId="77777777" w:rsidR="0017750F" w:rsidRDefault="0017750F" w:rsidP="00763A5C">
            <w:r>
              <w:t>Characteristic</w:t>
            </w:r>
          </w:p>
        </w:tc>
        <w:tc>
          <w:tcPr>
            <w:tcW w:w="4343" w:type="dxa"/>
            <w:shd w:val="clear" w:color="auto" w:fill="00FFFF"/>
          </w:tcPr>
          <w:p w14:paraId="6BBD73EE" w14:textId="77777777" w:rsidR="0017750F" w:rsidRDefault="0017750F" w:rsidP="00763A5C">
            <w:r>
              <w:t>Value (if applicable)</w:t>
            </w:r>
          </w:p>
        </w:tc>
      </w:tr>
      <w:tr w:rsidR="0017750F" w14:paraId="4F744D53" w14:textId="77777777" w:rsidTr="00763A5C">
        <w:tc>
          <w:tcPr>
            <w:tcW w:w="2576" w:type="dxa"/>
          </w:tcPr>
          <w:p w14:paraId="74C81A55" w14:textId="77777777" w:rsidR="0017750F" w:rsidRDefault="0017750F" w:rsidP="00763A5C">
            <w:r>
              <w:t>om-</w:t>
            </w:r>
            <w:proofErr w:type="gramStart"/>
            <w:r>
              <w:t>2:hasBaseUnit</w:t>
            </w:r>
            <w:proofErr w:type="gramEnd"/>
          </w:p>
        </w:tc>
        <w:tc>
          <w:tcPr>
            <w:tcW w:w="2431" w:type="dxa"/>
          </w:tcPr>
          <w:p w14:paraId="3BA717A1" w14:textId="77777777" w:rsidR="0017750F" w:rsidRDefault="0017750F" w:rsidP="00763A5C">
            <w:r>
              <w:t>domain</w:t>
            </w:r>
          </w:p>
        </w:tc>
        <w:tc>
          <w:tcPr>
            <w:tcW w:w="4343" w:type="dxa"/>
          </w:tcPr>
          <w:p w14:paraId="144252EF" w14:textId="77777777" w:rsidR="0017750F" w:rsidRDefault="0017750F" w:rsidP="00763A5C">
            <w:r>
              <w:t>om-</w:t>
            </w:r>
            <w:proofErr w:type="gramStart"/>
            <w:r>
              <w:t>2:System</w:t>
            </w:r>
            <w:proofErr w:type="gramEnd"/>
            <w:r>
              <w:t>_of_units</w:t>
            </w:r>
          </w:p>
        </w:tc>
      </w:tr>
      <w:tr w:rsidR="0017750F" w14:paraId="1BBE46C4" w14:textId="77777777" w:rsidTr="00763A5C">
        <w:tc>
          <w:tcPr>
            <w:tcW w:w="2576" w:type="dxa"/>
          </w:tcPr>
          <w:p w14:paraId="3BC75354" w14:textId="77777777" w:rsidR="0017750F" w:rsidRDefault="0017750F" w:rsidP="00763A5C">
            <w:r>
              <w:t>om-</w:t>
            </w:r>
            <w:proofErr w:type="gramStart"/>
            <w:r>
              <w:t>2:hasBaseUnit</w:t>
            </w:r>
            <w:proofErr w:type="gramEnd"/>
          </w:p>
        </w:tc>
        <w:tc>
          <w:tcPr>
            <w:tcW w:w="2431" w:type="dxa"/>
          </w:tcPr>
          <w:p w14:paraId="68D47FC0" w14:textId="77777777" w:rsidR="0017750F" w:rsidRDefault="0017750F" w:rsidP="00763A5C">
            <w:r>
              <w:t>range</w:t>
            </w:r>
          </w:p>
        </w:tc>
        <w:tc>
          <w:tcPr>
            <w:tcW w:w="4343" w:type="dxa"/>
          </w:tcPr>
          <w:p w14:paraId="3B35D878" w14:textId="77777777" w:rsidR="0017750F" w:rsidRDefault="0017750F" w:rsidP="00763A5C">
            <w:r>
              <w:t>om-</w:t>
            </w:r>
            <w:proofErr w:type="gramStart"/>
            <w:r>
              <w:t>2:Unit</w:t>
            </w:r>
            <w:proofErr w:type="gramEnd"/>
          </w:p>
        </w:tc>
      </w:tr>
      <w:tr w:rsidR="0017750F" w14:paraId="574E4F7A" w14:textId="77777777" w:rsidTr="00763A5C">
        <w:tc>
          <w:tcPr>
            <w:tcW w:w="2576" w:type="dxa"/>
          </w:tcPr>
          <w:p w14:paraId="6DAD9881" w14:textId="77777777" w:rsidR="0017750F" w:rsidRDefault="0017750F" w:rsidP="00763A5C">
            <w:r>
              <w:t>om-</w:t>
            </w:r>
            <w:proofErr w:type="gramStart"/>
            <w:r>
              <w:t>2:hasDenominator</w:t>
            </w:r>
            <w:proofErr w:type="gramEnd"/>
          </w:p>
        </w:tc>
        <w:tc>
          <w:tcPr>
            <w:tcW w:w="2431" w:type="dxa"/>
          </w:tcPr>
          <w:p w14:paraId="37C07BC2" w14:textId="77777777" w:rsidR="0017750F" w:rsidRDefault="0017750F" w:rsidP="00763A5C">
            <w:r>
              <w:t>domain</w:t>
            </w:r>
          </w:p>
        </w:tc>
        <w:tc>
          <w:tcPr>
            <w:tcW w:w="4343" w:type="dxa"/>
          </w:tcPr>
          <w:p w14:paraId="6E5894B8" w14:textId="77777777" w:rsidR="0017750F" w:rsidRDefault="0017750F" w:rsidP="00763A5C">
            <w:r>
              <w:t>om-</w:t>
            </w:r>
            <w:proofErr w:type="gramStart"/>
            <w:r>
              <w:t>2:UnitDivision</w:t>
            </w:r>
            <w:proofErr w:type="gramEnd"/>
          </w:p>
        </w:tc>
      </w:tr>
      <w:tr w:rsidR="0017750F" w14:paraId="5CF89B5F" w14:textId="77777777" w:rsidTr="00763A5C">
        <w:tc>
          <w:tcPr>
            <w:tcW w:w="2576" w:type="dxa"/>
          </w:tcPr>
          <w:p w14:paraId="724BE63E" w14:textId="77777777" w:rsidR="0017750F" w:rsidRDefault="0017750F" w:rsidP="00763A5C">
            <w:r>
              <w:t>om-</w:t>
            </w:r>
            <w:proofErr w:type="gramStart"/>
            <w:r>
              <w:t>2:hasDenominator</w:t>
            </w:r>
            <w:proofErr w:type="gramEnd"/>
          </w:p>
        </w:tc>
        <w:tc>
          <w:tcPr>
            <w:tcW w:w="2431" w:type="dxa"/>
          </w:tcPr>
          <w:p w14:paraId="64CCBA14" w14:textId="77777777" w:rsidR="0017750F" w:rsidRDefault="0017750F" w:rsidP="00763A5C">
            <w:r>
              <w:t>range</w:t>
            </w:r>
          </w:p>
        </w:tc>
        <w:tc>
          <w:tcPr>
            <w:tcW w:w="4343" w:type="dxa"/>
          </w:tcPr>
          <w:p w14:paraId="1D0B7E4A" w14:textId="77777777" w:rsidR="0017750F" w:rsidRDefault="0017750F" w:rsidP="00763A5C">
            <w:r>
              <w:t>om-</w:t>
            </w:r>
            <w:proofErr w:type="gramStart"/>
            <w:r>
              <w:t>2:Unit</w:t>
            </w:r>
            <w:proofErr w:type="gramEnd"/>
          </w:p>
        </w:tc>
      </w:tr>
      <w:tr w:rsidR="0017750F" w14:paraId="3132D90D" w14:textId="77777777" w:rsidTr="00763A5C">
        <w:tc>
          <w:tcPr>
            <w:tcW w:w="2576" w:type="dxa"/>
          </w:tcPr>
          <w:p w14:paraId="486D7815" w14:textId="77777777" w:rsidR="0017750F" w:rsidRDefault="0017750F" w:rsidP="00763A5C">
            <w:r>
              <w:t>om-</w:t>
            </w:r>
            <w:proofErr w:type="gramStart"/>
            <w:r>
              <w:t>2:hasNumerator</w:t>
            </w:r>
            <w:proofErr w:type="gramEnd"/>
          </w:p>
        </w:tc>
        <w:tc>
          <w:tcPr>
            <w:tcW w:w="2431" w:type="dxa"/>
          </w:tcPr>
          <w:p w14:paraId="2AA49F0A" w14:textId="77777777" w:rsidR="0017750F" w:rsidRDefault="0017750F" w:rsidP="00763A5C">
            <w:r>
              <w:t>domain</w:t>
            </w:r>
          </w:p>
        </w:tc>
        <w:tc>
          <w:tcPr>
            <w:tcW w:w="4343" w:type="dxa"/>
          </w:tcPr>
          <w:p w14:paraId="0875FB35" w14:textId="77777777" w:rsidR="0017750F" w:rsidRDefault="0017750F" w:rsidP="00763A5C">
            <w:r>
              <w:t>om-</w:t>
            </w:r>
            <w:proofErr w:type="gramStart"/>
            <w:r>
              <w:t>2:UnitDivision</w:t>
            </w:r>
            <w:proofErr w:type="gramEnd"/>
          </w:p>
        </w:tc>
      </w:tr>
      <w:tr w:rsidR="0017750F" w14:paraId="717F2290" w14:textId="77777777" w:rsidTr="00763A5C">
        <w:tc>
          <w:tcPr>
            <w:tcW w:w="2576" w:type="dxa"/>
          </w:tcPr>
          <w:p w14:paraId="06BD956D" w14:textId="77777777" w:rsidR="0017750F" w:rsidRDefault="0017750F" w:rsidP="00763A5C">
            <w:r>
              <w:t>om-</w:t>
            </w:r>
            <w:proofErr w:type="gramStart"/>
            <w:r>
              <w:t>2:hasNumerator</w:t>
            </w:r>
            <w:proofErr w:type="gramEnd"/>
          </w:p>
        </w:tc>
        <w:tc>
          <w:tcPr>
            <w:tcW w:w="2431" w:type="dxa"/>
          </w:tcPr>
          <w:p w14:paraId="321A37F0" w14:textId="77777777" w:rsidR="0017750F" w:rsidRDefault="0017750F" w:rsidP="00763A5C">
            <w:r>
              <w:t>domain</w:t>
            </w:r>
          </w:p>
        </w:tc>
        <w:tc>
          <w:tcPr>
            <w:tcW w:w="4343" w:type="dxa"/>
          </w:tcPr>
          <w:p w14:paraId="32E0B4A6" w14:textId="77777777" w:rsidR="0017750F" w:rsidRDefault="0017750F" w:rsidP="00763A5C">
            <w:r>
              <w:t>om-</w:t>
            </w:r>
            <w:proofErr w:type="gramStart"/>
            <w:r>
              <w:t>2:Unit</w:t>
            </w:r>
            <w:proofErr w:type="gramEnd"/>
          </w:p>
        </w:tc>
      </w:tr>
      <w:tr w:rsidR="0017750F" w14:paraId="32B4DA91" w14:textId="77777777" w:rsidTr="00763A5C">
        <w:tc>
          <w:tcPr>
            <w:tcW w:w="2576" w:type="dxa"/>
            <w:vMerge w:val="restart"/>
          </w:tcPr>
          <w:p w14:paraId="355DDB7C" w14:textId="77777777" w:rsidR="0017750F" w:rsidRDefault="0017750F" w:rsidP="00763A5C">
            <w:r>
              <w:t>om-</w:t>
            </w:r>
            <w:proofErr w:type="gramStart"/>
            <w:r>
              <w:t>2:hasAggregateFunction</w:t>
            </w:r>
            <w:proofErr w:type="gramEnd"/>
          </w:p>
        </w:tc>
        <w:tc>
          <w:tcPr>
            <w:tcW w:w="2431" w:type="dxa"/>
          </w:tcPr>
          <w:p w14:paraId="6CB9F08C" w14:textId="77777777" w:rsidR="0017750F" w:rsidRDefault="0017750F" w:rsidP="00763A5C">
            <w:r>
              <w:t>domain</w:t>
            </w:r>
          </w:p>
        </w:tc>
        <w:tc>
          <w:tcPr>
            <w:tcW w:w="4343" w:type="dxa"/>
          </w:tcPr>
          <w:p w14:paraId="344E1628" w14:textId="77777777" w:rsidR="0017750F" w:rsidRDefault="0017750F" w:rsidP="00763A5C">
            <w:r>
              <w:t>om-</w:t>
            </w:r>
            <w:proofErr w:type="gramStart"/>
            <w:r>
              <w:t>2:Quantity</w:t>
            </w:r>
            <w:proofErr w:type="gramEnd"/>
          </w:p>
        </w:tc>
      </w:tr>
      <w:tr w:rsidR="0017750F" w14:paraId="1EC6A7EC" w14:textId="77777777" w:rsidTr="00763A5C">
        <w:tc>
          <w:tcPr>
            <w:tcW w:w="2576" w:type="dxa"/>
            <w:vMerge/>
          </w:tcPr>
          <w:p w14:paraId="5F31C4F1" w14:textId="77777777" w:rsidR="0017750F" w:rsidRDefault="0017750F" w:rsidP="00763A5C"/>
        </w:tc>
        <w:tc>
          <w:tcPr>
            <w:tcW w:w="2431" w:type="dxa"/>
          </w:tcPr>
          <w:p w14:paraId="135D2A58" w14:textId="77777777" w:rsidR="0017750F" w:rsidRDefault="0017750F" w:rsidP="00763A5C">
            <w:r>
              <w:t>range</w:t>
            </w:r>
          </w:p>
        </w:tc>
        <w:tc>
          <w:tcPr>
            <w:tcW w:w="4343" w:type="dxa"/>
          </w:tcPr>
          <w:p w14:paraId="782E2ECF" w14:textId="77777777" w:rsidR="0017750F" w:rsidRDefault="0017750F" w:rsidP="00763A5C">
            <w:r>
              <w:t>om-</w:t>
            </w:r>
            <w:proofErr w:type="gramStart"/>
            <w:r>
              <w:t>2:function</w:t>
            </w:r>
            <w:proofErr w:type="gramEnd"/>
          </w:p>
        </w:tc>
      </w:tr>
      <w:tr w:rsidR="0017750F" w14:paraId="464B530D" w14:textId="77777777" w:rsidTr="00763A5C">
        <w:tc>
          <w:tcPr>
            <w:tcW w:w="2576" w:type="dxa"/>
          </w:tcPr>
          <w:p w14:paraId="4624D1CA" w14:textId="77777777" w:rsidR="0017750F" w:rsidRDefault="0017750F" w:rsidP="00763A5C">
            <w:r>
              <w:t>aggregateOf</w:t>
            </w:r>
          </w:p>
        </w:tc>
        <w:tc>
          <w:tcPr>
            <w:tcW w:w="2431" w:type="dxa"/>
          </w:tcPr>
          <w:p w14:paraId="0D91100C" w14:textId="77777777" w:rsidR="0017750F" w:rsidRDefault="0017750F" w:rsidP="00763A5C">
            <w:r>
              <w:t>domain</w:t>
            </w:r>
          </w:p>
        </w:tc>
        <w:tc>
          <w:tcPr>
            <w:tcW w:w="4343" w:type="dxa"/>
          </w:tcPr>
          <w:p w14:paraId="112151C9" w14:textId="77777777" w:rsidR="0017750F" w:rsidRDefault="0017750F" w:rsidP="00763A5C">
            <w:r>
              <w:t>om-</w:t>
            </w:r>
            <w:proofErr w:type="gramStart"/>
            <w:r>
              <w:t>2:Quantity</w:t>
            </w:r>
            <w:proofErr w:type="gramEnd"/>
          </w:p>
        </w:tc>
      </w:tr>
      <w:tr w:rsidR="0017750F" w14:paraId="23AAD1B1" w14:textId="77777777" w:rsidTr="00763A5C">
        <w:tc>
          <w:tcPr>
            <w:tcW w:w="2576" w:type="dxa"/>
          </w:tcPr>
          <w:p w14:paraId="52BDFB0E" w14:textId="77777777" w:rsidR="0017750F" w:rsidRDefault="0017750F" w:rsidP="00763A5C">
            <w:r>
              <w:t>aggregateOver</w:t>
            </w:r>
          </w:p>
        </w:tc>
        <w:tc>
          <w:tcPr>
            <w:tcW w:w="2431" w:type="dxa"/>
          </w:tcPr>
          <w:p w14:paraId="5D55200D" w14:textId="77777777" w:rsidR="0017750F" w:rsidRDefault="0017750F" w:rsidP="00763A5C">
            <w:r>
              <w:t>domain</w:t>
            </w:r>
          </w:p>
        </w:tc>
        <w:tc>
          <w:tcPr>
            <w:tcW w:w="4343" w:type="dxa"/>
          </w:tcPr>
          <w:p w14:paraId="25BB7601" w14:textId="77777777" w:rsidR="0017750F" w:rsidRDefault="0017750F" w:rsidP="00763A5C">
            <w:r>
              <w:t>om-</w:t>
            </w:r>
            <w:proofErr w:type="gramStart"/>
            <w:r>
              <w:t>2:Quantity</w:t>
            </w:r>
            <w:proofErr w:type="gramEnd"/>
          </w:p>
        </w:tc>
      </w:tr>
    </w:tbl>
    <w:p w14:paraId="49E9B08A" w14:textId="77777777" w:rsidR="0017750F" w:rsidRPr="0017750F" w:rsidRDefault="0017750F" w:rsidP="0017750F">
      <w:pPr>
        <w:rPr>
          <w:lang w:val="en-US" w:bidi="en-US"/>
        </w:rPr>
      </w:pPr>
    </w:p>
    <w:p w14:paraId="51E8B88D" w14:textId="4168A363" w:rsidR="00E66883" w:rsidRPr="00680A88" w:rsidRDefault="000D3AF9" w:rsidP="0017750F">
      <w:pPr>
        <w:pStyle w:val="Heading4"/>
      </w:pPr>
      <w:r w:rsidRPr="00680A88">
        <w:t>Future work</w:t>
      </w:r>
    </w:p>
    <w:p w14:paraId="09B7909E" w14:textId="53829296" w:rsidR="000D3AF9" w:rsidRDefault="0017750F" w:rsidP="000D3AF9">
      <w:r>
        <w:t>Future extensions should c</w:t>
      </w:r>
      <w:r w:rsidR="00680A88">
        <w:t>onsider whether</w:t>
      </w:r>
      <w:r w:rsidR="00E8115D">
        <w:t xml:space="preserve"> it</w:t>
      </w:r>
      <w:r w:rsidR="00680A88">
        <w:t xml:space="preserve"> is</w:t>
      </w:r>
      <w:r w:rsidR="00E8115D">
        <w:t xml:space="preserve"> more accurate to describe the position coordinates as quantities that are measured in degrees </w:t>
      </w:r>
      <w:r w:rsidR="00E8115D">
        <w:rPr>
          <w:i/>
        </w:rPr>
        <w:t>that are relative to a geodetic datum</w:t>
      </w:r>
      <w:r w:rsidR="00680A88">
        <w:t xml:space="preserve"> (e.g. NAD83)</w:t>
      </w:r>
      <w:r>
        <w:t xml:space="preserve">, as it </w:t>
      </w:r>
      <w:r w:rsidR="00A45E0B">
        <w:t xml:space="preserve">is important that we are able to distinguish between different position systems. In particular, WGS84 and NAD83, which were originally nearly equal are now considerably different (depending on the area) due to </w:t>
      </w:r>
      <w:r w:rsidR="00847C27">
        <w:t>changes that have occurred to the earth since 1984.</w:t>
      </w:r>
      <w:r w:rsidR="000D3AF9">
        <w:t xml:space="preserve"> Note that </w:t>
      </w:r>
      <w:hyperlink r:id="rId27"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p w14:paraId="6633CA72" w14:textId="77777777" w:rsidR="00003303" w:rsidRDefault="00003303"/>
    <w:p w14:paraId="0262A472" w14:textId="77777777" w:rsidR="004053E0" w:rsidRDefault="004053E0" w:rsidP="004053E0">
      <w:pPr>
        <w:rPr>
          <w:b/>
        </w:rPr>
      </w:pPr>
      <w:r>
        <w:rPr>
          <w:b/>
        </w:rPr>
        <w:t>Reused Ontologies:</w:t>
      </w:r>
    </w:p>
    <w:p w14:paraId="4C994436" w14:textId="0B744C4A" w:rsidR="00B90704" w:rsidRDefault="0017750F" w:rsidP="009E4A69">
      <w:pPr>
        <w:pStyle w:val="ListParagraph"/>
      </w:pPr>
      <w:r>
        <w:t>(term reuse)</w:t>
      </w:r>
      <w:r w:rsidR="00B90704">
        <w:t xml:space="preserve"> Ontology of Units of Measure 2.0</w:t>
      </w:r>
      <w:r w:rsidR="00B90704">
        <w:rPr>
          <w:rStyle w:val="FootnoteReference"/>
        </w:rPr>
        <w:footnoteReference w:id="7"/>
      </w:r>
    </w:p>
    <w:p w14:paraId="6F90847E" w14:textId="61C90912" w:rsidR="005D3386" w:rsidRDefault="00DC74DA" w:rsidP="00E80D3C">
      <w:pPr>
        <w:pStyle w:val="ListParagraph"/>
      </w:pPr>
      <w:r>
        <w:t>Global City Indicators Foundation Ontology</w:t>
      </w:r>
      <w:r>
        <w:rPr>
          <w:rStyle w:val="FootnoteReference"/>
        </w:rPr>
        <w:footnoteReference w:id="8"/>
      </w:r>
    </w:p>
    <w:p w14:paraId="2FE49F5E" w14:textId="77777777" w:rsidR="000B72D5" w:rsidRDefault="000B72D5" w:rsidP="000B72D5"/>
    <w:p w14:paraId="75F0BA7F" w14:textId="47D595FF" w:rsidR="004F1D87" w:rsidRPr="00E72AD2" w:rsidRDefault="00C969BA" w:rsidP="00433E1D">
      <w:pPr>
        <w:pStyle w:val="Heading3"/>
      </w:pPr>
      <w:bookmarkStart w:id="99" w:name="_Toc22804608"/>
      <w:r>
        <w:t>Observations</w:t>
      </w:r>
      <w:r w:rsidR="00E72AD2" w:rsidRPr="00E72AD2">
        <w:t xml:space="preserve"> </w:t>
      </w:r>
      <w:r w:rsidR="004F1D87" w:rsidRPr="00E72AD2">
        <w:t>Ontology</w:t>
      </w:r>
      <w:bookmarkEnd w:id="99"/>
    </w:p>
    <w:p w14:paraId="2F2F9CE3" w14:textId="3FB99427" w:rsidR="004F1D87" w:rsidRPr="007978A3" w:rsidRDefault="0089518D" w:rsidP="004F1D87">
      <w:pPr>
        <w:rPr>
          <w:i/>
        </w:rPr>
      </w:pPr>
      <w:r>
        <w:rPr>
          <w:i/>
        </w:rPr>
        <w:t>http://ontology.eil.utoronto.ca/icity/</w:t>
      </w:r>
      <w:r w:rsidR="00C969BA">
        <w:rPr>
          <w:i/>
        </w:rPr>
        <w:t>Observations</w:t>
      </w:r>
    </w:p>
    <w:p w14:paraId="0E1E0F06" w14:textId="77777777" w:rsidR="008A4F0D" w:rsidRDefault="008A4F0D" w:rsidP="008A4F0D">
      <w:pPr>
        <w:spacing w:after="120" w:line="360" w:lineRule="auto"/>
      </w:pPr>
      <w:r>
        <w:t xml:space="preserve">In the iCity TPSO, the Observations ontology is included with the Foundational Ontologies due to the importance of data collection for transportation planning activities. Data collection efforts take various forms – whether through surveys, the use of sensors, or manual observation. With </w:t>
      </w:r>
      <w:r>
        <w:lastRenderedPageBreak/>
        <w:t>growing access to the Internet of Things, data from available sensors will continue to expand, likely to include observations about persons, vehicles, and so on. It is important to not only capture the data that is gathered, but the source of the observations.</w:t>
      </w:r>
    </w:p>
    <w:p w14:paraId="32330923" w14:textId="77777777" w:rsidR="008A4F0D" w:rsidRDefault="008A4F0D" w:rsidP="008A4F0D">
      <w:pPr>
        <w:pStyle w:val="Heading4"/>
        <w:rPr>
          <w:lang w:val="en-CA"/>
        </w:rPr>
      </w:pPr>
      <w:r>
        <w:t xml:space="preserve">The Ontology  </w:t>
      </w:r>
    </w:p>
    <w:p w14:paraId="6AF240C7" w14:textId="77777777" w:rsidR="008A4F0D" w:rsidRPr="00E24B3D" w:rsidRDefault="008A4F0D" w:rsidP="008A4F0D">
      <w:pPr>
        <w:spacing w:after="120" w:line="360" w:lineRule="auto"/>
      </w:pPr>
      <w:r w:rsidRPr="000C6992">
        <w:t>The</w:t>
      </w:r>
      <w:r>
        <w:t xml:space="preserve"> Observations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ontology</w:t>
      </w:r>
      <w:r>
        <w:rPr>
          <w:rStyle w:val="FootnoteReference"/>
          <w:rFonts w:eastAsiaTheme="majorEastAsia"/>
        </w:rPr>
        <w:footnoteReference w:id="9"/>
      </w:r>
      <w:r>
        <w:t xml:space="preserve">, a W3C recommendation that has been widely adopted to represent sensors and their observations. It is this widespread use which has motivated the adoption of the SSN ontology to capture sensors and their observations in the domain of transportation planning. The SSN Ontology defines a Sensor as </w:t>
      </w:r>
      <w:r w:rsidRPr="00E24B3D">
        <w:t>a device that makes some observation</w:t>
      </w:r>
      <w:r>
        <w:t>,</w:t>
      </w:r>
      <w:r w:rsidRPr="00E24B3D">
        <w:t xml:space="preserve"> and may be triggered by some stimulus.</w:t>
      </w:r>
      <w:r>
        <w:t xml:space="preserve"> </w:t>
      </w:r>
      <w:r w:rsidRPr="00E24B3D">
        <w:t>An Observation has some feature of interest – the thing whose property is being detected by the sensor. An observation observes some ObservableProperty. A phenomenon time (i.e. the time at which the property was demonstrated) and result time may be associated with a</w:t>
      </w:r>
      <w:r>
        <w:t xml:space="preserve"> particular</w:t>
      </w:r>
      <w:r w:rsidRPr="00E24B3D">
        <w:t xml:space="preserve"> observation.</w:t>
      </w:r>
    </w:p>
    <w:p w14:paraId="6AAC13EB" w14:textId="0F5607E4" w:rsidR="008A4F0D" w:rsidRDefault="008A4F0D" w:rsidP="008A4F0D">
      <w:pPr>
        <w:spacing w:after="120" w:line="360" w:lineRule="auto"/>
      </w:pPr>
      <w:r>
        <w:t xml:space="preserve">The Observations Ontology generalizes concepts from the SSN Ontology and expands the representation to include observations collected without the use of a sensor. To achieve this, the concept of an Observer is introduced; an Observer is a generalization of a Sensor and could also include concepts such as Persons or Surveys. The key concepts are summarized in </w:t>
      </w:r>
      <w:r>
        <w:fldChar w:fldCharType="begin"/>
      </w:r>
      <w:r>
        <w:instrText xml:space="preserve"> REF _Ref13136457 \h </w:instrText>
      </w:r>
      <w:r>
        <w:fldChar w:fldCharType="separate"/>
      </w:r>
      <w:r w:rsidR="00C65CEA">
        <w:t xml:space="preserve">Table </w:t>
      </w:r>
      <w:r w:rsidR="00C65CEA">
        <w:rPr>
          <w:noProof/>
        </w:rPr>
        <w:t>12</w:t>
      </w:r>
      <w:r>
        <w:fldChar w:fldCharType="end"/>
      </w:r>
      <w:r>
        <w:t>.</w:t>
      </w:r>
    </w:p>
    <w:p w14:paraId="66850180" w14:textId="77777777" w:rsidR="008A4F0D" w:rsidRDefault="008A4F0D" w:rsidP="008A4F0D">
      <w:pPr>
        <w:spacing w:after="120" w:line="360" w:lineRule="auto"/>
      </w:pPr>
      <w:r>
        <w:t xml:space="preserve">The SSN ontology does not make any commitments as to whether instances of </w:t>
      </w:r>
      <w:proofErr w:type="gramStart"/>
      <w:r>
        <w:t>ssn:Property</w:t>
      </w:r>
      <w:proofErr w:type="gramEnd"/>
      <w:r>
        <w:t xml:space="preserve"> should be generic (e.g. ex:temperature) or specific to the feature of interest (e.g. ex:mybodytemperature); current documentation suggests that this is a choice for the modeler. On the other hand, the iCity TPSO prescribes a definition of instances of </w:t>
      </w:r>
      <w:proofErr w:type="gramStart"/>
      <w:r>
        <w:t>ssn:Property</w:t>
      </w:r>
      <w:proofErr w:type="gramEnd"/>
      <w:r>
        <w:t xml:space="preserve"> at a generic level; this enables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17977141" w14:textId="086ECD75" w:rsidR="008A4F0D" w:rsidRDefault="008A4F0D" w:rsidP="008A4F0D">
      <w:pPr>
        <w:pStyle w:val="Caption"/>
        <w:keepNext/>
        <w:spacing w:after="120"/>
      </w:pPr>
      <w:bookmarkStart w:id="100" w:name="_Ref13136457"/>
      <w:r>
        <w:t xml:space="preserve">Table </w:t>
      </w:r>
      <w:fldSimple w:instr=" SEQ Table \* ARABIC ">
        <w:r w:rsidR="00C65CEA">
          <w:rPr>
            <w:noProof/>
          </w:rPr>
          <w:t>12</w:t>
        </w:r>
      </w:fldSimple>
      <w:bookmarkEnd w:id="100"/>
      <w:r>
        <w:t>: Key classes in the Observations Ontology</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8A4F0D" w14:paraId="68F9CF78" w14:textId="77777777" w:rsidTr="00763A5C">
        <w:tc>
          <w:tcPr>
            <w:tcW w:w="2805" w:type="dxa"/>
            <w:shd w:val="clear" w:color="auto" w:fill="00FFFF"/>
          </w:tcPr>
          <w:p w14:paraId="27E097B7" w14:textId="77777777" w:rsidR="008A4F0D" w:rsidRDefault="008A4F0D" w:rsidP="00763A5C">
            <w:pPr>
              <w:spacing w:after="120"/>
            </w:pPr>
            <w:r>
              <w:t>Object</w:t>
            </w:r>
          </w:p>
        </w:tc>
        <w:tc>
          <w:tcPr>
            <w:tcW w:w="2917" w:type="dxa"/>
            <w:shd w:val="clear" w:color="auto" w:fill="00FFFF"/>
          </w:tcPr>
          <w:p w14:paraId="6E291DCC" w14:textId="77777777" w:rsidR="008A4F0D" w:rsidRDefault="008A4F0D" w:rsidP="00763A5C">
            <w:pPr>
              <w:spacing w:after="120"/>
            </w:pPr>
            <w:r>
              <w:t>Property</w:t>
            </w:r>
          </w:p>
        </w:tc>
        <w:tc>
          <w:tcPr>
            <w:tcW w:w="3628" w:type="dxa"/>
            <w:shd w:val="clear" w:color="auto" w:fill="00FFFF"/>
          </w:tcPr>
          <w:p w14:paraId="3A68FE8A" w14:textId="77777777" w:rsidR="008A4F0D" w:rsidRDefault="008A4F0D" w:rsidP="00763A5C">
            <w:pPr>
              <w:spacing w:after="120"/>
            </w:pPr>
            <w:r>
              <w:t>Value</w:t>
            </w:r>
          </w:p>
        </w:tc>
      </w:tr>
      <w:tr w:rsidR="008A4F0D" w14:paraId="6E55795C" w14:textId="77777777" w:rsidTr="00763A5C">
        <w:tc>
          <w:tcPr>
            <w:tcW w:w="2805" w:type="dxa"/>
          </w:tcPr>
          <w:p w14:paraId="5299188B" w14:textId="77777777" w:rsidR="008A4F0D" w:rsidRDefault="008A4F0D" w:rsidP="00763A5C">
            <w:pPr>
              <w:spacing w:after="120"/>
            </w:pPr>
            <w:r>
              <w:lastRenderedPageBreak/>
              <w:t>Observation</w:t>
            </w:r>
          </w:p>
        </w:tc>
        <w:tc>
          <w:tcPr>
            <w:tcW w:w="2917" w:type="dxa"/>
          </w:tcPr>
          <w:p w14:paraId="564F6031" w14:textId="77777777" w:rsidR="008A4F0D" w:rsidRDefault="008A4F0D" w:rsidP="00763A5C">
            <w:pPr>
              <w:spacing w:after="120"/>
            </w:pPr>
            <w:r>
              <w:t>observedBy</w:t>
            </w:r>
          </w:p>
        </w:tc>
        <w:tc>
          <w:tcPr>
            <w:tcW w:w="3628" w:type="dxa"/>
          </w:tcPr>
          <w:p w14:paraId="3E2A0D85" w14:textId="77777777" w:rsidR="008A4F0D" w:rsidRDefault="008A4F0D" w:rsidP="00763A5C">
            <w:pPr>
              <w:spacing w:after="120"/>
            </w:pPr>
            <w:r>
              <w:t>only Observer</w:t>
            </w:r>
          </w:p>
        </w:tc>
      </w:tr>
      <w:tr w:rsidR="008A4F0D" w14:paraId="3F4F2DE9" w14:textId="77777777" w:rsidTr="00763A5C">
        <w:tc>
          <w:tcPr>
            <w:tcW w:w="2805" w:type="dxa"/>
          </w:tcPr>
          <w:p w14:paraId="601DBAA7" w14:textId="77777777" w:rsidR="008A4F0D" w:rsidRDefault="008A4F0D" w:rsidP="00763A5C">
            <w:pPr>
              <w:spacing w:after="120"/>
            </w:pPr>
            <w:r>
              <w:t>Observer</w:t>
            </w:r>
          </w:p>
        </w:tc>
        <w:tc>
          <w:tcPr>
            <w:tcW w:w="2917" w:type="dxa"/>
          </w:tcPr>
          <w:p w14:paraId="6F8E78CC" w14:textId="77777777" w:rsidR="008A4F0D" w:rsidRDefault="008A4F0D" w:rsidP="00763A5C">
            <w:pPr>
              <w:spacing w:after="120"/>
            </w:pPr>
            <w:r>
              <w:t>inverse(observedBy)</w:t>
            </w:r>
          </w:p>
        </w:tc>
        <w:tc>
          <w:tcPr>
            <w:tcW w:w="3628" w:type="dxa"/>
          </w:tcPr>
          <w:p w14:paraId="47BD2C09" w14:textId="77777777" w:rsidR="008A4F0D" w:rsidRDefault="008A4F0D" w:rsidP="00763A5C">
            <w:pPr>
              <w:spacing w:after="120"/>
            </w:pPr>
            <w:r>
              <w:t>only Observation</w:t>
            </w:r>
          </w:p>
        </w:tc>
      </w:tr>
      <w:tr w:rsidR="008A4F0D" w14:paraId="536092A7" w14:textId="77777777" w:rsidTr="00763A5C">
        <w:tc>
          <w:tcPr>
            <w:tcW w:w="2805" w:type="dxa"/>
            <w:vMerge w:val="restart"/>
          </w:tcPr>
          <w:p w14:paraId="5BA118E9" w14:textId="77777777" w:rsidR="008A4F0D" w:rsidRDefault="008A4F0D" w:rsidP="00763A5C">
            <w:pPr>
              <w:spacing w:after="120"/>
            </w:pPr>
            <w:proofErr w:type="gramStart"/>
            <w:r>
              <w:t>sosa:Sensor</w:t>
            </w:r>
            <w:proofErr w:type="gramEnd"/>
          </w:p>
        </w:tc>
        <w:tc>
          <w:tcPr>
            <w:tcW w:w="2917" w:type="dxa"/>
          </w:tcPr>
          <w:p w14:paraId="4E45979B" w14:textId="77777777" w:rsidR="008A4F0D" w:rsidRDefault="008A4F0D" w:rsidP="00763A5C">
            <w:pPr>
              <w:spacing w:after="120"/>
            </w:pPr>
            <w:r>
              <w:t>subclassOf</w:t>
            </w:r>
          </w:p>
        </w:tc>
        <w:tc>
          <w:tcPr>
            <w:tcW w:w="3628" w:type="dxa"/>
          </w:tcPr>
          <w:p w14:paraId="5ED603E7" w14:textId="77777777" w:rsidR="008A4F0D" w:rsidRDefault="008A4F0D" w:rsidP="00763A5C">
            <w:pPr>
              <w:spacing w:after="120"/>
            </w:pPr>
            <w:r>
              <w:t>Observer</w:t>
            </w:r>
          </w:p>
        </w:tc>
      </w:tr>
      <w:tr w:rsidR="008A4F0D" w14:paraId="4D84A845" w14:textId="77777777" w:rsidTr="00763A5C">
        <w:tc>
          <w:tcPr>
            <w:tcW w:w="2805" w:type="dxa"/>
            <w:vMerge/>
          </w:tcPr>
          <w:p w14:paraId="3AE6F36D" w14:textId="77777777" w:rsidR="008A4F0D" w:rsidRDefault="008A4F0D" w:rsidP="00763A5C">
            <w:pPr>
              <w:spacing w:after="120"/>
            </w:pPr>
          </w:p>
        </w:tc>
        <w:tc>
          <w:tcPr>
            <w:tcW w:w="2917" w:type="dxa"/>
          </w:tcPr>
          <w:p w14:paraId="49155F82" w14:textId="77777777" w:rsidR="008A4F0D" w:rsidRDefault="008A4F0D" w:rsidP="00763A5C">
            <w:pPr>
              <w:spacing w:after="120"/>
            </w:pPr>
            <w:proofErr w:type="gramStart"/>
            <w:r>
              <w:t>sosa:madeObservation</w:t>
            </w:r>
            <w:proofErr w:type="gramEnd"/>
          </w:p>
        </w:tc>
        <w:tc>
          <w:tcPr>
            <w:tcW w:w="3628" w:type="dxa"/>
          </w:tcPr>
          <w:p w14:paraId="53FDDFEF" w14:textId="77777777" w:rsidR="008A4F0D" w:rsidRDefault="008A4F0D" w:rsidP="00763A5C">
            <w:pPr>
              <w:spacing w:after="120"/>
            </w:pPr>
            <w:r>
              <w:t xml:space="preserve">only </w:t>
            </w:r>
            <w:proofErr w:type="gramStart"/>
            <w:r>
              <w:t>sosa:Observation</w:t>
            </w:r>
            <w:proofErr w:type="gramEnd"/>
          </w:p>
        </w:tc>
      </w:tr>
      <w:tr w:rsidR="008A4F0D" w14:paraId="688BC9CA" w14:textId="77777777" w:rsidTr="00763A5C">
        <w:tc>
          <w:tcPr>
            <w:tcW w:w="2805" w:type="dxa"/>
            <w:vMerge/>
          </w:tcPr>
          <w:p w14:paraId="75382DBD" w14:textId="77777777" w:rsidR="008A4F0D" w:rsidRDefault="008A4F0D" w:rsidP="00763A5C">
            <w:pPr>
              <w:spacing w:after="120"/>
            </w:pPr>
          </w:p>
        </w:tc>
        <w:tc>
          <w:tcPr>
            <w:tcW w:w="2917" w:type="dxa"/>
          </w:tcPr>
          <w:p w14:paraId="073FA13A" w14:textId="77777777" w:rsidR="008A4F0D" w:rsidRDefault="008A4F0D" w:rsidP="00763A5C">
            <w:pPr>
              <w:spacing w:after="120"/>
            </w:pPr>
            <w:proofErr w:type="gramStart"/>
            <w:r>
              <w:t>sosa:observes</w:t>
            </w:r>
            <w:proofErr w:type="gramEnd"/>
          </w:p>
        </w:tc>
        <w:tc>
          <w:tcPr>
            <w:tcW w:w="3628" w:type="dxa"/>
          </w:tcPr>
          <w:p w14:paraId="2F18E166" w14:textId="77777777" w:rsidR="008A4F0D" w:rsidRDefault="008A4F0D" w:rsidP="00763A5C">
            <w:pPr>
              <w:spacing w:after="120"/>
            </w:pPr>
            <w:r>
              <w:t xml:space="preserve">only </w:t>
            </w:r>
            <w:proofErr w:type="gramStart"/>
            <w:r>
              <w:t>sosa:ObservableProperty</w:t>
            </w:r>
            <w:proofErr w:type="gramEnd"/>
          </w:p>
        </w:tc>
      </w:tr>
      <w:tr w:rsidR="008A4F0D" w14:paraId="05630DCE" w14:textId="77777777" w:rsidTr="00763A5C">
        <w:tc>
          <w:tcPr>
            <w:tcW w:w="2805" w:type="dxa"/>
            <w:vMerge/>
          </w:tcPr>
          <w:p w14:paraId="55C92C03" w14:textId="77777777" w:rsidR="008A4F0D" w:rsidRDefault="008A4F0D" w:rsidP="00763A5C">
            <w:pPr>
              <w:spacing w:after="120"/>
            </w:pPr>
          </w:p>
        </w:tc>
        <w:tc>
          <w:tcPr>
            <w:tcW w:w="2917" w:type="dxa"/>
          </w:tcPr>
          <w:p w14:paraId="21AA62EE" w14:textId="77777777" w:rsidR="008A4F0D" w:rsidRDefault="008A4F0D" w:rsidP="00763A5C">
            <w:pPr>
              <w:spacing w:after="120"/>
            </w:pPr>
            <w:proofErr w:type="gramStart"/>
            <w:r>
              <w:t>ssn:detects</w:t>
            </w:r>
            <w:proofErr w:type="gramEnd"/>
          </w:p>
        </w:tc>
        <w:tc>
          <w:tcPr>
            <w:tcW w:w="3628" w:type="dxa"/>
          </w:tcPr>
          <w:p w14:paraId="20A21742" w14:textId="77777777" w:rsidR="008A4F0D" w:rsidRDefault="008A4F0D" w:rsidP="00763A5C">
            <w:pPr>
              <w:spacing w:after="120"/>
            </w:pPr>
            <w:r>
              <w:t xml:space="preserve">only </w:t>
            </w:r>
            <w:proofErr w:type="gramStart"/>
            <w:r>
              <w:t>ssn:Stimulus</w:t>
            </w:r>
            <w:proofErr w:type="gramEnd"/>
          </w:p>
        </w:tc>
      </w:tr>
      <w:tr w:rsidR="008A4F0D" w14:paraId="317BFD16" w14:textId="77777777" w:rsidTr="00763A5C">
        <w:trPr>
          <w:trHeight w:val="63"/>
        </w:trPr>
        <w:tc>
          <w:tcPr>
            <w:tcW w:w="2805" w:type="dxa"/>
            <w:vMerge w:val="restart"/>
          </w:tcPr>
          <w:p w14:paraId="44154E9C" w14:textId="77777777" w:rsidR="008A4F0D" w:rsidRDefault="008A4F0D" w:rsidP="00763A5C">
            <w:pPr>
              <w:spacing w:after="120"/>
            </w:pPr>
            <w:proofErr w:type="gramStart"/>
            <w:r>
              <w:t>sosa:Observation</w:t>
            </w:r>
            <w:proofErr w:type="gramEnd"/>
          </w:p>
        </w:tc>
        <w:tc>
          <w:tcPr>
            <w:tcW w:w="2917" w:type="dxa"/>
          </w:tcPr>
          <w:p w14:paraId="0075880C" w14:textId="77777777" w:rsidR="008A4F0D" w:rsidRDefault="008A4F0D" w:rsidP="00763A5C">
            <w:pPr>
              <w:spacing w:after="120"/>
            </w:pPr>
            <w:r>
              <w:t>subclassOf</w:t>
            </w:r>
          </w:p>
        </w:tc>
        <w:tc>
          <w:tcPr>
            <w:tcW w:w="3628" w:type="dxa"/>
          </w:tcPr>
          <w:p w14:paraId="37F0F1E0" w14:textId="77777777" w:rsidR="008A4F0D" w:rsidRDefault="008A4F0D" w:rsidP="00763A5C">
            <w:pPr>
              <w:spacing w:after="120"/>
            </w:pPr>
            <w:r>
              <w:t>Observation</w:t>
            </w:r>
          </w:p>
        </w:tc>
      </w:tr>
      <w:tr w:rsidR="008A4F0D" w14:paraId="593D928D" w14:textId="77777777" w:rsidTr="00763A5C">
        <w:trPr>
          <w:trHeight w:val="63"/>
        </w:trPr>
        <w:tc>
          <w:tcPr>
            <w:tcW w:w="2805" w:type="dxa"/>
            <w:vMerge/>
          </w:tcPr>
          <w:p w14:paraId="7CA90AB5" w14:textId="77777777" w:rsidR="008A4F0D" w:rsidRDefault="008A4F0D" w:rsidP="00763A5C">
            <w:pPr>
              <w:spacing w:after="120"/>
            </w:pPr>
          </w:p>
        </w:tc>
        <w:tc>
          <w:tcPr>
            <w:tcW w:w="2917" w:type="dxa"/>
          </w:tcPr>
          <w:p w14:paraId="7C0CBA29" w14:textId="77777777" w:rsidR="008A4F0D" w:rsidRDefault="008A4F0D" w:rsidP="00763A5C">
            <w:pPr>
              <w:spacing w:after="120"/>
            </w:pPr>
            <w:proofErr w:type="gramStart"/>
            <w:r>
              <w:t>sosa:madeBySensor</w:t>
            </w:r>
            <w:proofErr w:type="gramEnd"/>
          </w:p>
        </w:tc>
        <w:tc>
          <w:tcPr>
            <w:tcW w:w="3628" w:type="dxa"/>
          </w:tcPr>
          <w:p w14:paraId="0F4EB334" w14:textId="77777777" w:rsidR="008A4F0D" w:rsidRDefault="008A4F0D" w:rsidP="00763A5C">
            <w:pPr>
              <w:spacing w:after="120"/>
            </w:pPr>
            <w:r>
              <w:t xml:space="preserve">exactly 1 </w:t>
            </w:r>
            <w:proofErr w:type="gramStart"/>
            <w:r>
              <w:t>sosa:Sensor</w:t>
            </w:r>
            <w:proofErr w:type="gramEnd"/>
          </w:p>
        </w:tc>
      </w:tr>
      <w:tr w:rsidR="008A4F0D" w14:paraId="758B1361" w14:textId="77777777" w:rsidTr="00763A5C">
        <w:trPr>
          <w:trHeight w:val="63"/>
        </w:trPr>
        <w:tc>
          <w:tcPr>
            <w:tcW w:w="2805" w:type="dxa"/>
            <w:vMerge/>
          </w:tcPr>
          <w:p w14:paraId="2A2C2210" w14:textId="77777777" w:rsidR="008A4F0D" w:rsidRDefault="008A4F0D" w:rsidP="00763A5C">
            <w:pPr>
              <w:spacing w:after="120"/>
            </w:pPr>
          </w:p>
        </w:tc>
        <w:tc>
          <w:tcPr>
            <w:tcW w:w="2917" w:type="dxa"/>
          </w:tcPr>
          <w:p w14:paraId="7A23766F" w14:textId="77777777" w:rsidR="008A4F0D" w:rsidRDefault="008A4F0D" w:rsidP="00763A5C">
            <w:pPr>
              <w:spacing w:after="120"/>
            </w:pPr>
            <w:proofErr w:type="gramStart"/>
            <w:r>
              <w:t>sosa:hasFeatureOfInterest</w:t>
            </w:r>
            <w:proofErr w:type="gramEnd"/>
          </w:p>
        </w:tc>
        <w:tc>
          <w:tcPr>
            <w:tcW w:w="3628" w:type="dxa"/>
          </w:tcPr>
          <w:p w14:paraId="3D836A20" w14:textId="77777777" w:rsidR="008A4F0D" w:rsidRDefault="008A4F0D" w:rsidP="00763A5C">
            <w:pPr>
              <w:spacing w:after="120"/>
            </w:pPr>
            <w:r>
              <w:t xml:space="preserve">exactly 1 </w:t>
            </w:r>
            <w:proofErr w:type="gramStart"/>
            <w:r>
              <w:t>owl:Thing</w:t>
            </w:r>
            <w:proofErr w:type="gramEnd"/>
            <w:r>
              <w:t xml:space="preserve"> and only sosa:FeatureOfInterest</w:t>
            </w:r>
          </w:p>
        </w:tc>
      </w:tr>
      <w:tr w:rsidR="008A4F0D" w14:paraId="525EA49C" w14:textId="77777777" w:rsidTr="00763A5C">
        <w:trPr>
          <w:trHeight w:val="63"/>
        </w:trPr>
        <w:tc>
          <w:tcPr>
            <w:tcW w:w="2805" w:type="dxa"/>
            <w:vMerge/>
          </w:tcPr>
          <w:p w14:paraId="7373748F" w14:textId="77777777" w:rsidR="008A4F0D" w:rsidRDefault="008A4F0D" w:rsidP="00763A5C">
            <w:pPr>
              <w:spacing w:after="120"/>
            </w:pPr>
          </w:p>
        </w:tc>
        <w:tc>
          <w:tcPr>
            <w:tcW w:w="2917" w:type="dxa"/>
          </w:tcPr>
          <w:p w14:paraId="2F4B89C3" w14:textId="77777777" w:rsidR="008A4F0D" w:rsidRDefault="008A4F0D" w:rsidP="00763A5C">
            <w:pPr>
              <w:spacing w:after="120"/>
            </w:pPr>
            <w:proofErr w:type="gramStart"/>
            <w:r>
              <w:t>sosa:hasResult</w:t>
            </w:r>
            <w:proofErr w:type="gramEnd"/>
          </w:p>
        </w:tc>
        <w:tc>
          <w:tcPr>
            <w:tcW w:w="3628" w:type="dxa"/>
          </w:tcPr>
          <w:p w14:paraId="7FF0C265" w14:textId="77777777" w:rsidR="008A4F0D" w:rsidRDefault="008A4F0D" w:rsidP="00763A5C">
            <w:pPr>
              <w:spacing w:after="120"/>
            </w:pPr>
            <w:r>
              <w:t xml:space="preserve">exactly 1 </w:t>
            </w:r>
            <w:proofErr w:type="gramStart"/>
            <w:r>
              <w:t>owl:Thing</w:t>
            </w:r>
            <w:proofErr w:type="gramEnd"/>
            <w:r>
              <w:t xml:space="preserve"> and only sosa:Result</w:t>
            </w:r>
          </w:p>
        </w:tc>
      </w:tr>
      <w:tr w:rsidR="008A4F0D" w14:paraId="2921D012" w14:textId="77777777" w:rsidTr="00763A5C">
        <w:trPr>
          <w:trHeight w:val="63"/>
        </w:trPr>
        <w:tc>
          <w:tcPr>
            <w:tcW w:w="2805" w:type="dxa"/>
            <w:vMerge/>
          </w:tcPr>
          <w:p w14:paraId="13DDE1B2" w14:textId="77777777" w:rsidR="008A4F0D" w:rsidRDefault="008A4F0D" w:rsidP="00763A5C">
            <w:pPr>
              <w:spacing w:after="120"/>
            </w:pPr>
          </w:p>
        </w:tc>
        <w:tc>
          <w:tcPr>
            <w:tcW w:w="2917" w:type="dxa"/>
          </w:tcPr>
          <w:p w14:paraId="42282828" w14:textId="77777777" w:rsidR="008A4F0D" w:rsidRDefault="008A4F0D" w:rsidP="00763A5C">
            <w:pPr>
              <w:spacing w:after="120"/>
            </w:pPr>
            <w:proofErr w:type="gramStart"/>
            <w:r>
              <w:t>sosa:observedProperty</w:t>
            </w:r>
            <w:proofErr w:type="gramEnd"/>
          </w:p>
        </w:tc>
        <w:tc>
          <w:tcPr>
            <w:tcW w:w="3628" w:type="dxa"/>
          </w:tcPr>
          <w:p w14:paraId="19994CBE" w14:textId="77777777" w:rsidR="008A4F0D" w:rsidRDefault="008A4F0D" w:rsidP="00763A5C">
            <w:pPr>
              <w:spacing w:after="120"/>
            </w:pPr>
            <w:r>
              <w:t xml:space="preserve">exactly 1 </w:t>
            </w:r>
            <w:proofErr w:type="gramStart"/>
            <w:r>
              <w:t>owl:Thing</w:t>
            </w:r>
            <w:proofErr w:type="gramEnd"/>
            <w:r>
              <w:t xml:space="preserve"> and only sosa:ObservableProperty</w:t>
            </w:r>
          </w:p>
        </w:tc>
      </w:tr>
      <w:tr w:rsidR="008A4F0D" w14:paraId="3A097778" w14:textId="77777777" w:rsidTr="00763A5C">
        <w:trPr>
          <w:trHeight w:val="63"/>
        </w:trPr>
        <w:tc>
          <w:tcPr>
            <w:tcW w:w="2805" w:type="dxa"/>
            <w:vMerge/>
          </w:tcPr>
          <w:p w14:paraId="1137FB1D" w14:textId="77777777" w:rsidR="008A4F0D" w:rsidRDefault="008A4F0D" w:rsidP="00763A5C">
            <w:pPr>
              <w:spacing w:after="120"/>
            </w:pPr>
          </w:p>
        </w:tc>
        <w:tc>
          <w:tcPr>
            <w:tcW w:w="2917" w:type="dxa"/>
          </w:tcPr>
          <w:p w14:paraId="2BA94055" w14:textId="77777777" w:rsidR="008A4F0D" w:rsidRDefault="008A4F0D" w:rsidP="00763A5C">
            <w:pPr>
              <w:spacing w:after="120"/>
            </w:pPr>
            <w:proofErr w:type="gramStart"/>
            <w:r>
              <w:t>sosa:phenomenonTime</w:t>
            </w:r>
            <w:proofErr w:type="gramEnd"/>
          </w:p>
        </w:tc>
        <w:tc>
          <w:tcPr>
            <w:tcW w:w="3628" w:type="dxa"/>
          </w:tcPr>
          <w:p w14:paraId="1715CA95" w14:textId="77777777" w:rsidR="008A4F0D" w:rsidRDefault="008A4F0D" w:rsidP="00763A5C">
            <w:pPr>
              <w:spacing w:after="120"/>
            </w:pPr>
            <w:r>
              <w:t xml:space="preserve">exactly 1 </w:t>
            </w:r>
            <w:proofErr w:type="gramStart"/>
            <w:r>
              <w:t>owl:Thing</w:t>
            </w:r>
            <w:proofErr w:type="gramEnd"/>
          </w:p>
        </w:tc>
      </w:tr>
      <w:tr w:rsidR="008A4F0D" w14:paraId="1E9C8682" w14:textId="77777777" w:rsidTr="00763A5C">
        <w:trPr>
          <w:trHeight w:val="63"/>
        </w:trPr>
        <w:tc>
          <w:tcPr>
            <w:tcW w:w="2805" w:type="dxa"/>
            <w:vMerge/>
          </w:tcPr>
          <w:p w14:paraId="1838F90F" w14:textId="77777777" w:rsidR="008A4F0D" w:rsidRDefault="008A4F0D" w:rsidP="00763A5C">
            <w:pPr>
              <w:spacing w:after="120"/>
            </w:pPr>
          </w:p>
        </w:tc>
        <w:tc>
          <w:tcPr>
            <w:tcW w:w="2917" w:type="dxa"/>
          </w:tcPr>
          <w:p w14:paraId="5CB76C58" w14:textId="77777777" w:rsidR="008A4F0D" w:rsidRDefault="008A4F0D" w:rsidP="00763A5C">
            <w:pPr>
              <w:spacing w:after="120"/>
            </w:pPr>
            <w:proofErr w:type="gramStart"/>
            <w:r>
              <w:t>sosa:resultTime</w:t>
            </w:r>
            <w:proofErr w:type="gramEnd"/>
          </w:p>
        </w:tc>
        <w:tc>
          <w:tcPr>
            <w:tcW w:w="3628" w:type="dxa"/>
          </w:tcPr>
          <w:p w14:paraId="03C45925" w14:textId="77777777" w:rsidR="008A4F0D" w:rsidRDefault="008A4F0D" w:rsidP="00763A5C">
            <w:pPr>
              <w:spacing w:after="120"/>
            </w:pPr>
            <w:r>
              <w:t xml:space="preserve">exactly 1 </w:t>
            </w:r>
            <w:proofErr w:type="gramStart"/>
            <w:r>
              <w:t>rdfs:Literal</w:t>
            </w:r>
            <w:proofErr w:type="gramEnd"/>
          </w:p>
        </w:tc>
      </w:tr>
      <w:tr w:rsidR="008A4F0D" w14:paraId="761BC73E" w14:textId="77777777" w:rsidTr="00763A5C">
        <w:trPr>
          <w:trHeight w:val="63"/>
        </w:trPr>
        <w:tc>
          <w:tcPr>
            <w:tcW w:w="2805" w:type="dxa"/>
            <w:vMerge/>
          </w:tcPr>
          <w:p w14:paraId="75E0E730" w14:textId="77777777" w:rsidR="008A4F0D" w:rsidRDefault="008A4F0D" w:rsidP="00763A5C">
            <w:pPr>
              <w:spacing w:after="120"/>
            </w:pPr>
          </w:p>
        </w:tc>
        <w:tc>
          <w:tcPr>
            <w:tcW w:w="2917" w:type="dxa"/>
          </w:tcPr>
          <w:p w14:paraId="501224F5" w14:textId="77777777" w:rsidR="008A4F0D" w:rsidRDefault="008A4F0D" w:rsidP="00763A5C">
            <w:pPr>
              <w:spacing w:after="120"/>
            </w:pPr>
            <w:proofErr w:type="gramStart"/>
            <w:r>
              <w:t>ssn:wasOriginatedBy</w:t>
            </w:r>
            <w:proofErr w:type="gramEnd"/>
          </w:p>
        </w:tc>
        <w:tc>
          <w:tcPr>
            <w:tcW w:w="3628" w:type="dxa"/>
          </w:tcPr>
          <w:p w14:paraId="6320A30B" w14:textId="77777777" w:rsidR="008A4F0D" w:rsidRDefault="008A4F0D" w:rsidP="00763A5C">
            <w:pPr>
              <w:spacing w:after="120"/>
            </w:pPr>
            <w:r>
              <w:t xml:space="preserve">exactly 1 </w:t>
            </w:r>
            <w:proofErr w:type="gramStart"/>
            <w:r>
              <w:t>owl:Thing</w:t>
            </w:r>
            <w:proofErr w:type="gramEnd"/>
            <w:r>
              <w:t xml:space="preserve"> and only ssn:Stimulus</w:t>
            </w:r>
          </w:p>
        </w:tc>
      </w:tr>
      <w:tr w:rsidR="008A4F0D" w14:paraId="2323551D" w14:textId="77777777" w:rsidTr="00763A5C">
        <w:trPr>
          <w:trHeight w:val="63"/>
        </w:trPr>
        <w:tc>
          <w:tcPr>
            <w:tcW w:w="2805" w:type="dxa"/>
            <w:vMerge w:val="restart"/>
          </w:tcPr>
          <w:p w14:paraId="22B78518" w14:textId="77777777" w:rsidR="008A4F0D" w:rsidRDefault="008A4F0D" w:rsidP="00763A5C">
            <w:pPr>
              <w:spacing w:after="120"/>
            </w:pPr>
            <w:proofErr w:type="gramStart"/>
            <w:r>
              <w:t>sosa:ObservableProperty</w:t>
            </w:r>
            <w:proofErr w:type="gramEnd"/>
          </w:p>
        </w:tc>
        <w:tc>
          <w:tcPr>
            <w:tcW w:w="2917" w:type="dxa"/>
          </w:tcPr>
          <w:p w14:paraId="7579AF06" w14:textId="77777777" w:rsidR="008A4F0D" w:rsidRPr="00F06DDA" w:rsidRDefault="008A4F0D" w:rsidP="00763A5C">
            <w:pPr>
              <w:spacing w:after="120"/>
            </w:pPr>
            <w:r>
              <w:t>subClassOf</w:t>
            </w:r>
          </w:p>
        </w:tc>
        <w:tc>
          <w:tcPr>
            <w:tcW w:w="3628" w:type="dxa"/>
          </w:tcPr>
          <w:p w14:paraId="583C7A0E" w14:textId="77777777" w:rsidR="008A4F0D" w:rsidRPr="00F06DDA" w:rsidRDefault="008A4F0D" w:rsidP="00763A5C">
            <w:pPr>
              <w:spacing w:after="120"/>
            </w:pPr>
            <w:proofErr w:type="gramStart"/>
            <w:r>
              <w:t>ssn:Property</w:t>
            </w:r>
            <w:proofErr w:type="gramEnd"/>
          </w:p>
        </w:tc>
      </w:tr>
      <w:tr w:rsidR="008A4F0D" w14:paraId="64B0A6E3" w14:textId="77777777" w:rsidTr="00763A5C">
        <w:trPr>
          <w:trHeight w:val="63"/>
        </w:trPr>
        <w:tc>
          <w:tcPr>
            <w:tcW w:w="2805" w:type="dxa"/>
            <w:vMerge/>
          </w:tcPr>
          <w:p w14:paraId="1D84EDD6" w14:textId="77777777" w:rsidR="008A4F0D" w:rsidRDefault="008A4F0D" w:rsidP="00763A5C">
            <w:pPr>
              <w:spacing w:after="120"/>
            </w:pPr>
          </w:p>
        </w:tc>
        <w:tc>
          <w:tcPr>
            <w:tcW w:w="2917" w:type="dxa"/>
          </w:tcPr>
          <w:p w14:paraId="0FA4FC58" w14:textId="77777777" w:rsidR="008A4F0D" w:rsidRDefault="008A4F0D" w:rsidP="00763A5C">
            <w:pPr>
              <w:spacing w:after="120"/>
            </w:pPr>
            <w:r w:rsidRPr="00F06DDA">
              <w:t xml:space="preserve">inverse ('is proxy for') </w:t>
            </w:r>
          </w:p>
        </w:tc>
        <w:tc>
          <w:tcPr>
            <w:tcW w:w="3628" w:type="dxa"/>
          </w:tcPr>
          <w:p w14:paraId="47716807" w14:textId="77777777" w:rsidR="008A4F0D" w:rsidRDefault="008A4F0D" w:rsidP="00763A5C">
            <w:pPr>
              <w:spacing w:after="120"/>
            </w:pPr>
            <w:r w:rsidRPr="00F06DDA">
              <w:t xml:space="preserve">only </w:t>
            </w:r>
            <w:proofErr w:type="gramStart"/>
            <w:r>
              <w:t>ssn:</w:t>
            </w:r>
            <w:r w:rsidRPr="00F06DDA">
              <w:t>Stimulus</w:t>
            </w:r>
            <w:proofErr w:type="gramEnd"/>
          </w:p>
        </w:tc>
      </w:tr>
      <w:tr w:rsidR="008A4F0D" w14:paraId="0127F9CF" w14:textId="77777777" w:rsidTr="00763A5C">
        <w:trPr>
          <w:trHeight w:val="63"/>
        </w:trPr>
        <w:tc>
          <w:tcPr>
            <w:tcW w:w="2805" w:type="dxa"/>
            <w:vMerge/>
          </w:tcPr>
          <w:p w14:paraId="67FF4434" w14:textId="77777777" w:rsidR="008A4F0D" w:rsidRDefault="008A4F0D" w:rsidP="00763A5C">
            <w:pPr>
              <w:spacing w:after="120"/>
            </w:pPr>
          </w:p>
        </w:tc>
        <w:tc>
          <w:tcPr>
            <w:tcW w:w="2917" w:type="dxa"/>
          </w:tcPr>
          <w:p w14:paraId="46E874C1" w14:textId="77777777" w:rsidR="008A4F0D" w:rsidRPr="00F06DDA" w:rsidRDefault="008A4F0D" w:rsidP="00763A5C">
            <w:pPr>
              <w:spacing w:after="120"/>
            </w:pPr>
            <w:r w:rsidRPr="00F06DDA">
              <w:t xml:space="preserve">inverse ('observed property') </w:t>
            </w:r>
          </w:p>
        </w:tc>
        <w:tc>
          <w:tcPr>
            <w:tcW w:w="3628" w:type="dxa"/>
          </w:tcPr>
          <w:p w14:paraId="5ED3DF3C" w14:textId="77777777" w:rsidR="008A4F0D" w:rsidRDefault="008A4F0D" w:rsidP="00763A5C">
            <w:pPr>
              <w:spacing w:after="120"/>
            </w:pPr>
            <w:r w:rsidRPr="00F06DDA">
              <w:t>only</w:t>
            </w:r>
            <w:r>
              <w:t xml:space="preserve"> </w:t>
            </w:r>
            <w:proofErr w:type="gramStart"/>
            <w:r>
              <w:t>sosa:</w:t>
            </w:r>
            <w:r w:rsidRPr="00F06DDA">
              <w:t>Observation</w:t>
            </w:r>
            <w:proofErr w:type="gramEnd"/>
          </w:p>
        </w:tc>
      </w:tr>
      <w:tr w:rsidR="008A4F0D" w14:paraId="4FD0E83A" w14:textId="77777777" w:rsidTr="00763A5C">
        <w:trPr>
          <w:trHeight w:val="63"/>
        </w:trPr>
        <w:tc>
          <w:tcPr>
            <w:tcW w:w="2805" w:type="dxa"/>
            <w:vMerge/>
          </w:tcPr>
          <w:p w14:paraId="75A73B16" w14:textId="77777777" w:rsidR="008A4F0D" w:rsidRDefault="008A4F0D" w:rsidP="00763A5C">
            <w:pPr>
              <w:spacing w:after="120"/>
            </w:pPr>
          </w:p>
        </w:tc>
        <w:tc>
          <w:tcPr>
            <w:tcW w:w="2917" w:type="dxa"/>
          </w:tcPr>
          <w:p w14:paraId="2B92A05F" w14:textId="77777777" w:rsidR="008A4F0D" w:rsidRPr="00F06DDA" w:rsidRDefault="008A4F0D" w:rsidP="00763A5C">
            <w:pPr>
              <w:spacing w:after="120"/>
            </w:pPr>
            <w:r>
              <w:t>sosa:</w:t>
            </w:r>
            <w:r w:rsidRPr="00F06DDA">
              <w:t xml:space="preserve">'is observed by' </w:t>
            </w:r>
          </w:p>
        </w:tc>
        <w:tc>
          <w:tcPr>
            <w:tcW w:w="3628" w:type="dxa"/>
          </w:tcPr>
          <w:p w14:paraId="331F38C0" w14:textId="77777777" w:rsidR="008A4F0D" w:rsidRDefault="008A4F0D" w:rsidP="00763A5C">
            <w:pPr>
              <w:spacing w:after="120"/>
            </w:pPr>
            <w:r w:rsidRPr="00F06DDA">
              <w:t xml:space="preserve">only </w:t>
            </w:r>
            <w:proofErr w:type="gramStart"/>
            <w:r>
              <w:t>sosa:</w:t>
            </w:r>
            <w:r w:rsidRPr="00F06DDA">
              <w:t>Sensor</w:t>
            </w:r>
            <w:proofErr w:type="gramEnd"/>
          </w:p>
        </w:tc>
      </w:tr>
      <w:tr w:rsidR="008A4F0D" w14:paraId="751FBB54" w14:textId="77777777" w:rsidTr="00763A5C">
        <w:trPr>
          <w:trHeight w:val="63"/>
        </w:trPr>
        <w:tc>
          <w:tcPr>
            <w:tcW w:w="2805" w:type="dxa"/>
          </w:tcPr>
          <w:p w14:paraId="1C69E80B" w14:textId="77777777" w:rsidR="008A4F0D" w:rsidRDefault="008A4F0D" w:rsidP="00763A5C">
            <w:pPr>
              <w:spacing w:after="120"/>
            </w:pPr>
            <w:proofErr w:type="gramStart"/>
            <w:r>
              <w:t>sosa:FeatureOfInterest</w:t>
            </w:r>
            <w:proofErr w:type="gramEnd"/>
          </w:p>
        </w:tc>
        <w:tc>
          <w:tcPr>
            <w:tcW w:w="2917" w:type="dxa"/>
          </w:tcPr>
          <w:p w14:paraId="25F7A1D9" w14:textId="77777777" w:rsidR="008A4F0D" w:rsidRDefault="008A4F0D" w:rsidP="00763A5C">
            <w:pPr>
              <w:spacing w:after="120"/>
            </w:pPr>
            <w:r>
              <w:t>ssn:</w:t>
            </w:r>
            <w:r w:rsidRPr="00F06DDA">
              <w:t xml:space="preserve">'has property' </w:t>
            </w:r>
          </w:p>
        </w:tc>
        <w:tc>
          <w:tcPr>
            <w:tcW w:w="3628" w:type="dxa"/>
          </w:tcPr>
          <w:p w14:paraId="2808CFFC" w14:textId="77777777" w:rsidR="008A4F0D" w:rsidRDefault="008A4F0D" w:rsidP="00763A5C">
            <w:pPr>
              <w:spacing w:after="120"/>
            </w:pPr>
            <w:r w:rsidRPr="00F06DDA">
              <w:t xml:space="preserve">min 1 </w:t>
            </w:r>
            <w:proofErr w:type="gramStart"/>
            <w:r w:rsidRPr="00F06DDA">
              <w:t>owl:Thing</w:t>
            </w:r>
            <w:proofErr w:type="gramEnd"/>
            <w:r>
              <w:t xml:space="preserve"> and ssn:Property</w:t>
            </w:r>
          </w:p>
        </w:tc>
      </w:tr>
      <w:tr w:rsidR="008A4F0D" w14:paraId="39BF47BA" w14:textId="77777777" w:rsidTr="00763A5C">
        <w:trPr>
          <w:trHeight w:val="63"/>
        </w:trPr>
        <w:tc>
          <w:tcPr>
            <w:tcW w:w="2805" w:type="dxa"/>
          </w:tcPr>
          <w:p w14:paraId="5D627BFA" w14:textId="77777777" w:rsidR="008A4F0D" w:rsidRDefault="008A4F0D" w:rsidP="00763A5C">
            <w:pPr>
              <w:spacing w:after="120"/>
            </w:pPr>
            <w:proofErr w:type="gramStart"/>
            <w:r>
              <w:t>sosa:Result</w:t>
            </w:r>
            <w:proofErr w:type="gramEnd"/>
          </w:p>
        </w:tc>
        <w:tc>
          <w:tcPr>
            <w:tcW w:w="2917" w:type="dxa"/>
          </w:tcPr>
          <w:p w14:paraId="263B0668" w14:textId="77777777" w:rsidR="008A4F0D" w:rsidRDefault="008A4F0D" w:rsidP="00763A5C">
            <w:pPr>
              <w:spacing w:after="120"/>
            </w:pPr>
            <w:r>
              <w:t>sosa:</w:t>
            </w:r>
            <w:r w:rsidRPr="00F06DDA">
              <w:t xml:space="preserve">'is result of' </w:t>
            </w:r>
          </w:p>
        </w:tc>
        <w:tc>
          <w:tcPr>
            <w:tcW w:w="3628" w:type="dxa"/>
          </w:tcPr>
          <w:p w14:paraId="41717C6D" w14:textId="77777777" w:rsidR="008A4F0D" w:rsidRDefault="008A4F0D" w:rsidP="00763A5C">
            <w:pPr>
              <w:spacing w:after="120"/>
            </w:pPr>
            <w:r w:rsidRPr="00F06DDA">
              <w:t xml:space="preserve">min 1 </w:t>
            </w:r>
            <w:proofErr w:type="gramStart"/>
            <w:r w:rsidRPr="00F06DDA">
              <w:t>owl:Thing</w:t>
            </w:r>
            <w:proofErr w:type="gramEnd"/>
          </w:p>
        </w:tc>
      </w:tr>
    </w:tbl>
    <w:p w14:paraId="7A2F7426" w14:textId="77777777" w:rsidR="008A4F0D" w:rsidRDefault="008A4F0D" w:rsidP="008A4F0D">
      <w:pPr>
        <w:spacing w:after="120" w:line="360" w:lineRule="auto"/>
      </w:pPr>
    </w:p>
    <w:p w14:paraId="0987BDE2" w14:textId="77777777" w:rsidR="008A4F0D" w:rsidRDefault="008A4F0D" w:rsidP="008A4F0D">
      <w:pPr>
        <w:pStyle w:val="Heading4"/>
      </w:pPr>
      <w:r>
        <w:t>An Example</w:t>
      </w:r>
    </w:p>
    <w:p w14:paraId="1B6ABD86" w14:textId="0EB67027" w:rsidR="008A4F0D" w:rsidRPr="008A4F0D" w:rsidRDefault="008A4F0D" w:rsidP="008A4F0D">
      <w:pPr>
        <w:spacing w:after="120" w:line="360" w:lineRule="auto"/>
      </w:pPr>
      <w:r>
        <w:t xml:space="preserve">As an example, consider the representation of a loop detector and its observations on the road network. The Observations ontology may be extended to capture the class of Loop Detector sensors. For a particular Loop Detector, we may specify that it makes some observation at a particular time, and that the result of this observation is some Vehicle Volume on the RoadSegment of interest (i.e. the segment being observed). The same observation may be associated with multiple results. In the case of the loop detector this might include not only </w:t>
      </w:r>
      <w:r>
        <w:lastRenderedPageBreak/>
        <w:t xml:space="preserve">vehicle volume, but also average vehicle speed.  This example is illustrated in </w:t>
      </w:r>
      <w:r>
        <w:fldChar w:fldCharType="begin"/>
      </w:r>
      <w:r>
        <w:instrText xml:space="preserve"> REF _Ref14174696 \h </w:instrText>
      </w:r>
      <w:r>
        <w:fldChar w:fldCharType="separate"/>
      </w:r>
      <w:r w:rsidR="00C65CEA">
        <w:t xml:space="preserve">Figure </w:t>
      </w:r>
      <w:r w:rsidR="00C65CEA">
        <w:rPr>
          <w:noProof/>
        </w:rPr>
        <w:t>15</w:t>
      </w:r>
      <w:r>
        <w:fldChar w:fldCharType="end"/>
      </w:r>
      <w:r>
        <w:t>. Note that the Units of Measure ontology also plays a role in capturing the observed values.</w:t>
      </w:r>
    </w:p>
    <w:p w14:paraId="68F5823D" w14:textId="77777777" w:rsidR="008A4F0D" w:rsidRDefault="008A4F0D" w:rsidP="008A4F0D">
      <w:pPr>
        <w:keepNext/>
        <w:spacing w:after="120" w:line="360" w:lineRule="auto"/>
      </w:pPr>
      <w:r w:rsidRPr="004C33E8">
        <w:rPr>
          <w:noProof/>
        </w:rPr>
        <w:drawing>
          <wp:inline distT="0" distB="0" distL="0" distR="0" wp14:anchorId="5EA33C5A" wp14:editId="374F1F9D">
            <wp:extent cx="5943600" cy="3021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21965"/>
                    </a:xfrm>
                    <a:prstGeom prst="rect">
                      <a:avLst/>
                    </a:prstGeom>
                  </pic:spPr>
                </pic:pic>
              </a:graphicData>
            </a:graphic>
          </wp:inline>
        </w:drawing>
      </w:r>
    </w:p>
    <w:p w14:paraId="2D923FB8" w14:textId="6993C7B6" w:rsidR="008A4F0D" w:rsidRPr="004B447F" w:rsidRDefault="008A4F0D" w:rsidP="008A4F0D">
      <w:pPr>
        <w:pStyle w:val="Caption"/>
        <w:spacing w:after="120"/>
        <w:rPr>
          <w:b w:val="0"/>
        </w:rPr>
      </w:pPr>
      <w:bookmarkStart w:id="101" w:name="_Ref14174696"/>
      <w:r>
        <w:t xml:space="preserve">Figure </w:t>
      </w:r>
      <w:r>
        <w:rPr>
          <w:noProof/>
        </w:rPr>
        <w:fldChar w:fldCharType="begin"/>
      </w:r>
      <w:r>
        <w:rPr>
          <w:noProof/>
        </w:rPr>
        <w:instrText xml:space="preserve"> SEQ Figure \* ARABIC </w:instrText>
      </w:r>
      <w:r>
        <w:rPr>
          <w:noProof/>
        </w:rPr>
        <w:fldChar w:fldCharType="separate"/>
      </w:r>
      <w:r w:rsidR="001A6211">
        <w:rPr>
          <w:noProof/>
        </w:rPr>
        <w:t>15</w:t>
      </w:r>
      <w:r>
        <w:rPr>
          <w:noProof/>
        </w:rPr>
        <w:fldChar w:fldCharType="end"/>
      </w:r>
      <w:bookmarkEnd w:id="101"/>
      <w:r>
        <w:t>: Example use of the Observations Ontology.</w:t>
      </w:r>
    </w:p>
    <w:p w14:paraId="1B48AD7C" w14:textId="413060C4" w:rsidR="008A4F0D" w:rsidRDefault="008A4F0D" w:rsidP="008A4F0D">
      <w:pPr>
        <w:pStyle w:val="Heading4"/>
      </w:pPr>
      <w:r>
        <w:t>Future work</w:t>
      </w:r>
    </w:p>
    <w:p w14:paraId="4E342305" w14:textId="77777777" w:rsidR="008A4F0D" w:rsidRPr="004A3CFD" w:rsidRDefault="008A4F0D" w:rsidP="008A4F0D">
      <w:r>
        <w:t>Add logic to relate the values of observable property, observation, feature of interest, and result: the observable property indicates how (by what property) the result relates to the feature of interest; e.g. the location of the loop detector indicates the identity of the feature of interest of its observations.</w:t>
      </w:r>
    </w:p>
    <w:p w14:paraId="25F6F4E7" w14:textId="77777777" w:rsidR="008A4F0D" w:rsidRDefault="008A4F0D" w:rsidP="004F1D87">
      <w:pPr>
        <w:rPr>
          <w:b/>
        </w:rPr>
      </w:pPr>
    </w:p>
    <w:p w14:paraId="07C1855B" w14:textId="237A4D5F" w:rsidR="004F1D87" w:rsidRPr="00EA354A" w:rsidRDefault="004F1D87" w:rsidP="004F1D87">
      <w:pPr>
        <w:rPr>
          <w:b/>
        </w:rPr>
      </w:pPr>
      <w:r>
        <w:rPr>
          <w:b/>
        </w:rPr>
        <w:t>Reused</w:t>
      </w:r>
      <w:r w:rsidRPr="00EA354A">
        <w:rPr>
          <w:b/>
        </w:rPr>
        <w:t xml:space="preserve"> Ontologies:</w:t>
      </w:r>
    </w:p>
    <w:p w14:paraId="2625A5F6" w14:textId="512B06AB" w:rsidR="004F1D87" w:rsidRPr="00A20589" w:rsidRDefault="00A20589" w:rsidP="004F1D87">
      <w:pPr>
        <w:pStyle w:val="ListParagraph"/>
        <w:rPr>
          <w:sz w:val="22"/>
        </w:rPr>
      </w:pPr>
      <w:r>
        <w:rPr>
          <w:sz w:val="22"/>
        </w:rPr>
        <w:t xml:space="preserve">W3C </w:t>
      </w:r>
      <w:r w:rsidR="004F1D87" w:rsidRPr="00A20589">
        <w:rPr>
          <w:sz w:val="22"/>
        </w:rPr>
        <w:t>SSN</w:t>
      </w:r>
      <w:r>
        <w:rPr>
          <w:sz w:val="22"/>
        </w:rPr>
        <w:t xml:space="preserve"> Ontology</w:t>
      </w:r>
    </w:p>
    <w:p w14:paraId="7A62F150" w14:textId="51D1A516" w:rsidR="005A3E9C" w:rsidRDefault="005A3E9C" w:rsidP="00E80D3C">
      <w:pPr>
        <w:pStyle w:val="Heading2"/>
      </w:pPr>
      <w:bookmarkStart w:id="102" w:name="_Toc22804609"/>
      <w:r>
        <w:t>Contact Ontology</w:t>
      </w:r>
      <w:bookmarkEnd w:id="10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lastRenderedPageBreak/>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9"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30"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103" w:name="_Toc22804610"/>
      <w:r w:rsidRPr="00EC4B04">
        <w:t>Person</w:t>
      </w:r>
      <w:r w:rsidRPr="00956273">
        <w:t xml:space="preserve"> Ontology</w:t>
      </w:r>
      <w:bookmarkEnd w:id="10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0"/>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lastRenderedPageBreak/>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1"/>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BC16B7">
      <w:pPr>
        <w:pStyle w:val="ListParagraph"/>
        <w:numPr>
          <w:ilvl w:val="0"/>
          <w:numId w:val="21"/>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104" w:name="_Toc22804611"/>
      <w:r>
        <w:t>Household Ontology</w:t>
      </w:r>
      <w:bookmarkEnd w:id="10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pPr>
      <w:r w:rsidRPr="00C74053">
        <w:t>Family</w:t>
      </w:r>
      <w:r w:rsidR="00896B55" w:rsidRPr="00C74053">
        <w:t xml:space="preserve">: </w:t>
      </w:r>
      <w:r w:rsidR="001E7288" w:rsidRPr="00C74053">
        <w:t xml:space="preserve">The notion of Family </w:t>
      </w:r>
      <w:r w:rsidRPr="00C74053">
        <w:t>simply make</w:t>
      </w:r>
      <w:r w:rsidR="009E45C2" w:rsidRPr="00C74053">
        <w:t>s</w:t>
      </w:r>
      <w:r w:rsidRPr="00C74053">
        <w:t xml:space="preserve"> the commitment that it is a group of people who are connected via the has-spouse or has-child properties. From these, we can derive grandparents, aunts, uncles, etcetera.</w:t>
      </w:r>
      <w:r w:rsidRPr="00C74053">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t>It</w:t>
      </w:r>
      <w:r w:rsidRPr="00C74053">
        <w:t xml:space="preserve"> may be more useful to consider a relatedTo property between Persons, or only defining restricted subclasses of Family</w:t>
      </w:r>
      <w:r w:rsidR="001E7288" w:rsidRPr="00C74053">
        <w:t>; for example, different types of Family (e.g. Immediate, Extended)</w:t>
      </w:r>
      <w:r w:rsidR="00520AAA" w:rsidRPr="00C74053">
        <w:t xml:space="preserve"> may be defined</w:t>
      </w:r>
      <w:r w:rsidR="001E7288" w:rsidRPr="00C74053">
        <w:t xml:space="preserve">. </w:t>
      </w:r>
    </w:p>
    <w:p w14:paraId="0C7B4B36" w14:textId="77777777" w:rsidR="00896B55" w:rsidRPr="00C74053" w:rsidRDefault="00896B55" w:rsidP="009E4A69">
      <w:pPr>
        <w:pStyle w:val="ListParagraph"/>
      </w:pPr>
      <w:r w:rsidRPr="00C74053">
        <w:t xml:space="preserve">Household: A Household </w:t>
      </w:r>
      <w:r w:rsidRPr="00C74053">
        <w:rPr>
          <w:b/>
        </w:rPr>
        <w:t>occupies</w:t>
      </w:r>
      <w:r w:rsidRPr="00C74053">
        <w:t xml:space="preserve"> a particular Dwelling, according to some </w:t>
      </w:r>
      <w:r w:rsidRPr="00C74053">
        <w:rPr>
          <w:b/>
        </w:rPr>
        <w:t>tenure</w:t>
      </w:r>
      <w:r w:rsidRPr="00C74053">
        <w:t xml:space="preserve"> type.</w:t>
      </w:r>
      <w:r w:rsidR="0020035A" w:rsidRPr="00C74053">
        <w:t xml:space="preserve"> It is defined by this location, so that if the members move (even collectively), the new </w:t>
      </w:r>
      <w:r w:rsidR="0020035A" w:rsidRPr="00C74053">
        <w:lastRenderedPageBreak/>
        <w:t>residence constitutes a new Household.</w:t>
      </w:r>
      <w:r w:rsidRPr="00C74053">
        <w:br/>
        <w:t xml:space="preserve">Note that a Household, and likely many other classes may have different definitions in different contexts/applications. To address </w:t>
      </w:r>
      <w:proofErr w:type="gramStart"/>
      <w:r w:rsidRPr="00C74053">
        <w:t>this</w:t>
      </w:r>
      <w:proofErr w:type="gramEnd"/>
      <w:r w:rsidRPr="00C74053">
        <w:t xml:space="preserve"> we </w:t>
      </w:r>
      <w:r w:rsidR="000D74C8" w:rsidRPr="00C74053">
        <w:t>may be required to</w:t>
      </w:r>
      <w:r w:rsidRPr="00C74053">
        <w:t xml:space="preserve"> introduce specializations of the class (e.g. ILUTE_Household, TTS_Household)</w:t>
      </w:r>
      <w:r w:rsidR="000D74C8" w:rsidRPr="00C74053">
        <w:t xml:space="preserve"> in future extensions.</w:t>
      </w:r>
    </w:p>
    <w:p w14:paraId="71011375" w14:textId="77777777" w:rsidR="00896B55" w:rsidRPr="00C74053" w:rsidRDefault="00896B55" w:rsidP="009E4A69">
      <w:pPr>
        <w:pStyle w:val="ListParagraph"/>
      </w:pPr>
      <w:r w:rsidRPr="00C74053">
        <w:t>Dwelling</w:t>
      </w:r>
      <w:r w:rsidR="00320390" w:rsidRPr="00C74053">
        <w:t xml:space="preserve"> Unit</w:t>
      </w:r>
      <w:r w:rsidRPr="00C74053">
        <w:t xml:space="preserve">: A Dwelling </w:t>
      </w:r>
      <w:r w:rsidR="00320390" w:rsidRPr="00C74053">
        <w:t xml:space="preserve">Unit </w:t>
      </w:r>
      <w:r w:rsidRPr="00C74053">
        <w:t xml:space="preserve">is </w:t>
      </w:r>
      <w:r w:rsidRPr="00C74053">
        <w:rPr>
          <w:b/>
        </w:rPr>
        <w:t>occupied</w:t>
      </w:r>
      <w:r w:rsidRPr="00C74053">
        <w:t xml:space="preserve"> by a Household. </w:t>
      </w:r>
      <w:r w:rsidRPr="00C74053">
        <w:br/>
        <w:t>A Dwelling</w:t>
      </w:r>
      <w:r w:rsidR="00320390" w:rsidRPr="00C74053">
        <w:t xml:space="preserve"> Unit</w:t>
      </w:r>
      <w:r w:rsidRPr="00C74053">
        <w:t xml:space="preserve"> has a</w:t>
      </w:r>
      <w:r w:rsidRPr="00C74053">
        <w:rPr>
          <w:b/>
        </w:rPr>
        <w:t xml:space="preserve"> market</w:t>
      </w:r>
      <w:r w:rsidRPr="00C74053">
        <w:t xml:space="preserve"> </w:t>
      </w:r>
      <w:r w:rsidRPr="00C74053">
        <w:rPr>
          <w:b/>
        </w:rPr>
        <w:t>value</w:t>
      </w:r>
      <w:r w:rsidRPr="00C74053">
        <w:t>.</w:t>
      </w:r>
      <w:r w:rsidRPr="00C74053">
        <w:br/>
        <w:t>A Dwelling</w:t>
      </w:r>
      <w:r w:rsidR="00320390" w:rsidRPr="00C74053">
        <w:t xml:space="preserve"> Unit</w:t>
      </w:r>
      <w:r w:rsidRPr="00C74053">
        <w:t xml:space="preserve"> has some Location.</w:t>
      </w:r>
    </w:p>
    <w:p w14:paraId="5B930D1B" w14:textId="32542555" w:rsidR="00994900" w:rsidRDefault="00D44FEE" w:rsidP="00994900">
      <w:r w:rsidRPr="00D44FEE">
        <w:rPr>
          <w:noProof/>
        </w:rPr>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w:t>
            </w:r>
            <w:proofErr w:type="gramStart"/>
            <w:r w:rsidR="008A7A83">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 xml:space="preserve">only </w:t>
            </w:r>
            <w:proofErr w:type="gramStart"/>
            <w:r>
              <w:t>person:Person</w:t>
            </w:r>
            <w:proofErr w:type="gramEnd"/>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proofErr w:type="gramStart"/>
            <w:r>
              <w:t>building:BuildingUnitPD</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proofErr w:type="gramStart"/>
            <w:r>
              <w:t>building:Building</w:t>
            </w:r>
            <w:proofErr w:type="gramEnd"/>
            <w:r>
              <w:t xml:space="preserve">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proofErr w:type="gramStart"/>
            <w:r w:rsidRPr="00AE2788">
              <w:t>mer:hasComponent</w:t>
            </w:r>
            <w:proofErr w:type="gramEnd"/>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proofErr w:type="gramStart"/>
            <w:r w:rsidRPr="00AE2788">
              <w:t>mer:hasComponent</w:t>
            </w:r>
            <w:proofErr w:type="gramEnd"/>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BC16B7">
      <w:pPr>
        <w:pStyle w:val="ListParagraph"/>
        <w:numPr>
          <w:ilvl w:val="0"/>
          <w:numId w:val="21"/>
        </w:numPr>
      </w:pPr>
      <w:r w:rsidRPr="00CA16AC">
        <w:t>Extend the definitions of the classes beyond OWL to capture the different notions of family membership</w:t>
      </w:r>
      <w:r w:rsidR="00AE2788" w:rsidRPr="00CA16AC">
        <w:t xml:space="preserve"> and the types (subclasses) of Family that result.</w:t>
      </w:r>
    </w:p>
    <w:p w14:paraId="5730C56D" w14:textId="77777777" w:rsidR="00F439E1" w:rsidRPr="00CA16AC" w:rsidRDefault="00F439E1" w:rsidP="00BC16B7">
      <w:pPr>
        <w:pStyle w:val="ListParagraph"/>
        <w:numPr>
          <w:ilvl w:val="1"/>
          <w:numId w:val="21"/>
        </w:numPr>
      </w:pPr>
      <w:r w:rsidRPr="00CA16AC">
        <w:t>hasParent subpropertyOf isRelated</w:t>
      </w:r>
    </w:p>
    <w:p w14:paraId="3C7B8E34" w14:textId="77777777" w:rsidR="00F439E1" w:rsidRPr="00CA16AC" w:rsidRDefault="00F439E1" w:rsidP="00BC16B7">
      <w:pPr>
        <w:pStyle w:val="ListParagraph"/>
        <w:numPr>
          <w:ilvl w:val="1"/>
          <w:numId w:val="21"/>
        </w:numPr>
      </w:pPr>
      <w:r w:rsidRPr="00CA16AC">
        <w:t>hasChild subpropertyOf isRelated</w:t>
      </w:r>
    </w:p>
    <w:p w14:paraId="2837F0D9" w14:textId="77777777" w:rsidR="00F439E1" w:rsidRPr="00CA16AC" w:rsidRDefault="00F439E1" w:rsidP="00BC16B7">
      <w:pPr>
        <w:pStyle w:val="ListParagraph"/>
        <w:numPr>
          <w:ilvl w:val="1"/>
          <w:numId w:val="21"/>
        </w:numPr>
      </w:pPr>
      <w:r w:rsidRPr="00CA16AC">
        <w:t>hasParent o hasChild subpropertyOf isRelated</w:t>
      </w:r>
    </w:p>
    <w:p w14:paraId="26BCADA4" w14:textId="77777777" w:rsidR="00F439E1" w:rsidRPr="00CA16AC" w:rsidRDefault="00F439E1" w:rsidP="00BC16B7">
      <w:pPr>
        <w:pStyle w:val="ListParagraph"/>
        <w:numPr>
          <w:ilvl w:val="1"/>
          <w:numId w:val="21"/>
        </w:numPr>
      </w:pPr>
      <w:r w:rsidRPr="00CA16AC">
        <w:t>hasChild o hasParent subPropertyOf isRelated</w:t>
      </w:r>
    </w:p>
    <w:p w14:paraId="7A2B2C05" w14:textId="74F6CA26" w:rsidR="00CA16AC" w:rsidRPr="00CA16AC" w:rsidRDefault="00F439E1" w:rsidP="00BC16B7">
      <w:pPr>
        <w:pStyle w:val="ListParagraph"/>
        <w:numPr>
          <w:ilvl w:val="1"/>
          <w:numId w:val="21"/>
        </w:numPr>
      </w:pPr>
      <w:r w:rsidRPr="00CA16AC">
        <w:t>hasParent o (hasParent)- subPropertyOf isRelated</w:t>
      </w:r>
    </w:p>
    <w:p w14:paraId="11ACAD0F" w14:textId="10CCA936" w:rsidR="00F439E1" w:rsidRPr="00CA16AC" w:rsidRDefault="00F439E1" w:rsidP="00BC16B7">
      <w:pPr>
        <w:pStyle w:val="ListParagraph"/>
        <w:numPr>
          <w:ilvl w:val="1"/>
          <w:numId w:val="21"/>
        </w:numPr>
      </w:pPr>
      <w:r w:rsidRPr="00CA16AC">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pPr>
      <w:r w:rsidRPr="00CA16AC">
        <w:t>schema.org</w:t>
      </w:r>
    </w:p>
    <w:p w14:paraId="01A4E90F" w14:textId="77777777" w:rsidR="007B5361" w:rsidRPr="00CA16AC" w:rsidRDefault="00FA4A04" w:rsidP="009E4A69">
      <w:pPr>
        <w:pStyle w:val="ListParagraph"/>
      </w:pPr>
      <w:r w:rsidRPr="00CA16AC">
        <w:t>gci:</w:t>
      </w:r>
      <w:r w:rsidR="00827DD8" w:rsidRPr="00CA16AC">
        <w:t xml:space="preserve"> </w:t>
      </w:r>
      <w:r w:rsidR="00896B55" w:rsidRPr="00CA16AC">
        <w:t>GCI-Shelter Ontology</w:t>
      </w:r>
      <w:r w:rsidR="00827DD8" w:rsidRPr="00CA16AC">
        <w:rPr>
          <w:rStyle w:val="FootnoteReference"/>
        </w:rPr>
        <w:footnoteReference w:id="12"/>
      </w:r>
    </w:p>
    <w:p w14:paraId="3E90789C" w14:textId="69215846" w:rsidR="00F439E1" w:rsidRPr="00CA16AC" w:rsidRDefault="00C11786" w:rsidP="00F439E1">
      <w:pPr>
        <w:pStyle w:val="ListParagraph"/>
      </w:pPr>
      <w:proofErr w:type="gramStart"/>
      <w:r w:rsidRPr="00CA16AC">
        <w:t>mer:Mereology</w:t>
      </w:r>
      <w:proofErr w:type="gramEnd"/>
      <w:r w:rsidRPr="00CA16AC">
        <w:t xml:space="preserve"> Ontology</w:t>
      </w:r>
    </w:p>
    <w:p w14:paraId="0A77405A" w14:textId="77777777" w:rsidR="008F1630" w:rsidRDefault="008F1630" w:rsidP="00EA354A">
      <w:pPr>
        <w:pStyle w:val="Heading2"/>
      </w:pPr>
      <w:bookmarkStart w:id="105" w:name="_Toc22804612"/>
      <w:r>
        <w:t>Organization Ontology</w:t>
      </w:r>
      <w:bookmarkEnd w:id="10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lastRenderedPageBreak/>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w:t>
            </w:r>
            <w:r>
              <w:lastRenderedPageBreak/>
              <w:t>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BC16B7">
      <w:pPr>
        <w:pStyle w:val="ListParagraph"/>
        <w:numPr>
          <w:ilvl w:val="0"/>
          <w:numId w:val="24"/>
        </w:numPr>
        <w:rPr>
          <w:b/>
        </w:rPr>
      </w:pPr>
      <w:r>
        <w:rPr>
          <w:b/>
        </w:rPr>
        <w:lastRenderedPageBreak/>
        <w:t xml:space="preserve">hasOrgMember subPropertyOf </w:t>
      </w:r>
      <w:proofErr w:type="gramStart"/>
      <w:r>
        <w:rPr>
          <w:b/>
        </w:rPr>
        <w:t>tove:hasMember</w:t>
      </w:r>
      <w:proofErr w:type="gramEnd"/>
    </w:p>
    <w:p w14:paraId="2C68E780" w14:textId="75ED862D" w:rsidR="00706FA9" w:rsidRPr="00706FA9" w:rsidRDefault="00706FA9" w:rsidP="00BC16B7">
      <w:pPr>
        <w:pStyle w:val="ListParagraph"/>
        <w:numPr>
          <w:ilvl w:val="0"/>
          <w:numId w:val="24"/>
        </w:numPr>
        <w:rPr>
          <w:b/>
        </w:rPr>
      </w:pPr>
      <w:proofErr w:type="gramStart"/>
      <w:r>
        <w:rPr>
          <w:b/>
        </w:rPr>
        <w:t>org:Organization</w:t>
      </w:r>
      <w:proofErr w:type="gramEnd"/>
      <w:r>
        <w:rPr>
          <w:b/>
        </w:rPr>
        <w:t xml:space="preserve">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3"/>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BC16B7">
      <w:pPr>
        <w:pStyle w:val="ListParagraph"/>
        <w:numPr>
          <w:ilvl w:val="0"/>
          <w:numId w:val="21"/>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BC16B7">
      <w:pPr>
        <w:pStyle w:val="ListParagraph"/>
        <w:numPr>
          <w:ilvl w:val="0"/>
          <w:numId w:val="21"/>
        </w:numPr>
      </w:pPr>
      <w:r>
        <w:t>Define part-time /full-time students according to some enrollment criteria</w:t>
      </w:r>
    </w:p>
    <w:p w14:paraId="0745ADF0" w14:textId="77777777" w:rsidR="00D01F8A" w:rsidRDefault="00D01F8A" w:rsidP="00EA354A">
      <w:pPr>
        <w:pStyle w:val="Heading2"/>
      </w:pPr>
      <w:bookmarkStart w:id="106" w:name="_Toc22804613"/>
      <w:r>
        <w:t>Building Ontology</w:t>
      </w:r>
      <w:bookmarkEnd w:id="10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lastRenderedPageBreak/>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proofErr w:type="gramStart"/>
            <w:r>
              <w:t>change:</w:t>
            </w:r>
            <w:r w:rsidR="006D5597">
              <w:t>existsAt</w:t>
            </w:r>
            <w:proofErr w:type="gramEnd"/>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proofErr w:type="gramStart"/>
            <w:r>
              <w:t>change:</w:t>
            </w:r>
            <w:r w:rsidR="006D5597">
              <w:t>existsAt</w:t>
            </w:r>
            <w:proofErr w:type="gramEnd"/>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w:t>
            </w:r>
            <w:proofErr w:type="gramStart"/>
            <w:r>
              <w:t>loc:</w:t>
            </w:r>
            <w:r w:rsidR="003D78DD">
              <w:t>hasLocation</w:t>
            </w:r>
            <w:proofErr w:type="gramEnd"/>
          </w:p>
        </w:tc>
        <w:tc>
          <w:tcPr>
            <w:tcW w:w="4673"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proofErr w:type="gramStart"/>
            <w:r>
              <w:t>monetary:</w:t>
            </w:r>
            <w:r w:rsidR="003D78DD">
              <w:t>hasValue</w:t>
            </w:r>
            <w:proofErr w:type="gramEnd"/>
          </w:p>
        </w:tc>
        <w:tc>
          <w:tcPr>
            <w:tcW w:w="4673" w:type="dxa"/>
          </w:tcPr>
          <w:p w14:paraId="09E5878A" w14:textId="77777777" w:rsidR="003D78DD" w:rsidRDefault="003D78DD" w:rsidP="003D78DD">
            <w:r>
              <w:t xml:space="preserve">only </w:t>
            </w:r>
            <w:proofErr w:type="gramStart"/>
            <w:r w:rsidR="00E72332">
              <w:t>monetary:</w:t>
            </w:r>
            <w:r>
              <w:t>MonetaryValue</w:t>
            </w:r>
            <w:proofErr w:type="gramEnd"/>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proofErr w:type="gramStart"/>
            <w:r>
              <w:t>change:TimeVaryingConcept</w:t>
            </w:r>
            <w:proofErr w:type="gramEnd"/>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proofErr w:type="gramStart"/>
            <w:r>
              <w:t>change:existsAt</w:t>
            </w:r>
            <w:proofErr w:type="gramEnd"/>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proofErr w:type="gramStart"/>
            <w:r>
              <w:t>change:hasManifestation</w:t>
            </w:r>
            <w:proofErr w:type="gramEnd"/>
            <w:r>
              <w:t xml:space="preserve">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proofErr w:type="gramStart"/>
            <w:r w:rsidRPr="00A765C9">
              <w:rPr>
                <w:strike/>
              </w:rPr>
              <w:t>mereology:containedIn</w:t>
            </w:r>
            <w:proofErr w:type="gramEnd"/>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proofErr w:type="gramStart"/>
            <w:r>
              <w:t>schema:address</w:t>
            </w:r>
            <w:proofErr w:type="gramEnd"/>
          </w:p>
        </w:tc>
        <w:tc>
          <w:tcPr>
            <w:tcW w:w="4673" w:type="dxa"/>
          </w:tcPr>
          <w:p w14:paraId="1A6A8521" w14:textId="77777777" w:rsidR="0055163B" w:rsidRDefault="0055163B" w:rsidP="0055163B">
            <w:r>
              <w:t xml:space="preserve">exactly 1 </w:t>
            </w:r>
            <w:proofErr w:type="gramStart"/>
            <w:r>
              <w:t>schema:PostalAddress</w:t>
            </w:r>
            <w:proofErr w:type="gramEnd"/>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proofErr w:type="gramStart"/>
            <w:r>
              <w:t>change:Manifestation</w:t>
            </w:r>
            <w:proofErr w:type="gramEnd"/>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proofErr w:type="gramStart"/>
            <w:r>
              <w:t>change:manifestationOf</w:t>
            </w:r>
            <w:proofErr w:type="gramEnd"/>
            <w:r>
              <w:t xml:space="preserve">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proofErr w:type="gramStart"/>
            <w:r>
              <w:t>change:existsAt</w:t>
            </w:r>
            <w:proofErr w:type="gramEnd"/>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proofErr w:type="gramStart"/>
            <w:r>
              <w:t>monetary:hasValue</w:t>
            </w:r>
            <w:proofErr w:type="gramEnd"/>
          </w:p>
        </w:tc>
        <w:tc>
          <w:tcPr>
            <w:tcW w:w="4673" w:type="dxa"/>
          </w:tcPr>
          <w:p w14:paraId="7340DAB9" w14:textId="77777777" w:rsidR="0055163B" w:rsidRDefault="0055163B" w:rsidP="0055163B">
            <w:r>
              <w:t xml:space="preserve">only </w:t>
            </w:r>
            <w:proofErr w:type="gramStart"/>
            <w:r>
              <w:t>monetary:MonetaryValue</w:t>
            </w:r>
            <w:proofErr w:type="gramEnd"/>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 xml:space="preserve">only </w:t>
            </w:r>
            <w:proofErr w:type="gramStart"/>
            <w:r>
              <w:t>monetary:MonetaryValue</w:t>
            </w:r>
            <w:proofErr w:type="gramEnd"/>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 xml:space="preserve">only </w:t>
            </w:r>
            <w:proofErr w:type="gramStart"/>
            <w:r>
              <w:t>om:area</w:t>
            </w:r>
            <w:proofErr w:type="gramEnd"/>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proofErr w:type="gramStart"/>
            <w:r w:rsidRPr="00AE2788">
              <w:t>mer:hasComponent</w:t>
            </w:r>
            <w:proofErr w:type="gramEnd"/>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proofErr w:type="gramStart"/>
            <w:r w:rsidRPr="00AE2788">
              <w:t>mer:hasComponent</w:t>
            </w:r>
            <w:proofErr w:type="gramEnd"/>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proofErr w:type="gramStart"/>
            <w:r>
              <w:t>mer:contains</w:t>
            </w:r>
            <w:proofErr w:type="gramEnd"/>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proofErr w:type="gramStart"/>
            <w:r>
              <w:t>mer:componentOf</w:t>
            </w:r>
            <w:proofErr w:type="gramEnd"/>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proofErr w:type="gramStart"/>
            <w:r>
              <w:t>mer:containedIn</w:t>
            </w:r>
            <w:proofErr w:type="gramEnd"/>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pPr>
      <w:r w:rsidRPr="008C3AA4">
        <w:t>Change</w:t>
      </w:r>
    </w:p>
    <w:p w14:paraId="044670DC" w14:textId="15926FE1" w:rsidR="0001640A" w:rsidRPr="008C3AA4" w:rsidRDefault="0001640A" w:rsidP="009E4A69">
      <w:pPr>
        <w:pStyle w:val="ListParagraph"/>
      </w:pPr>
      <w:r w:rsidRPr="008C3AA4">
        <w:t>Units of measure</w:t>
      </w:r>
    </w:p>
    <w:p w14:paraId="2498D0E4" w14:textId="73336920" w:rsidR="0001640A" w:rsidRPr="008C3AA4" w:rsidRDefault="0001640A" w:rsidP="009E4A69">
      <w:pPr>
        <w:pStyle w:val="ListParagraph"/>
      </w:pPr>
      <w:r w:rsidRPr="008C3AA4">
        <w:t>Mereology</w:t>
      </w:r>
    </w:p>
    <w:p w14:paraId="2DDAD54B" w14:textId="1CD26C8A" w:rsidR="0001640A" w:rsidRDefault="0001640A" w:rsidP="009E4A69">
      <w:pPr>
        <w:pStyle w:val="ListParagraph"/>
      </w:pPr>
      <w:r w:rsidRPr="008C3AA4">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BC16B7">
      <w:pPr>
        <w:pStyle w:val="ListParagraph"/>
        <w:numPr>
          <w:ilvl w:val="0"/>
          <w:numId w:val="26"/>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w:t>
      </w:r>
      <w:proofErr w:type="gramStart"/>
      <w:r w:rsidR="000D2D51" w:rsidRPr="000D2D51">
        <w:t xml:space="preserve">excluded </w:t>
      </w:r>
      <w:r w:rsidR="000D2D51">
        <w:t xml:space="preserve"> for</w:t>
      </w:r>
      <w:proofErr w:type="gramEnd"/>
      <w:r w:rsidR="000D2D51">
        <w:t xml:space="preserve">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107" w:name="_Toc22804614"/>
      <w:r>
        <w:t>Vehicle Ontology</w:t>
      </w:r>
      <w:bookmarkEnd w:id="10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r>
      <w:r w:rsidR="003229EF">
        <w:lastRenderedPageBreak/>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pPr>
      <w:r w:rsidRPr="008663AF">
        <w:t>Schema.org</w:t>
      </w:r>
      <w:r w:rsidR="005148B3" w:rsidRPr="008663AF">
        <w:t xml:space="preserve"> (vocabulary)</w:t>
      </w:r>
    </w:p>
    <w:p w14:paraId="7B86008D" w14:textId="21339FBB" w:rsidR="00401F7C" w:rsidRPr="008663AF" w:rsidRDefault="005148B3" w:rsidP="00E80D3C">
      <w:pPr>
        <w:pStyle w:val="ListParagraph"/>
      </w:pPr>
      <w:r w:rsidRPr="008663AF">
        <w:t>iCity-Foundation</w:t>
      </w:r>
    </w:p>
    <w:p w14:paraId="36EAD337" w14:textId="79587322" w:rsidR="00B52F27" w:rsidRDefault="00B52F27" w:rsidP="00E80D3C">
      <w:pPr>
        <w:pStyle w:val="Heading2"/>
      </w:pPr>
      <w:bookmarkStart w:id="108" w:name="_Toc22804615"/>
      <w:r>
        <w:lastRenderedPageBreak/>
        <w:t>Transportation System Ontology</w:t>
      </w:r>
      <w:bookmarkEnd w:id="10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4"/>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lang w:val="en-CA"/>
        </w:rPr>
      </w:pPr>
      <w:r w:rsidRPr="00503161">
        <w:rPr>
          <w:bCs/>
        </w:rPr>
        <w:t>Network</w:t>
      </w:r>
      <w:r w:rsidRPr="00503161">
        <w:t>: A collection of Nodes and Arcs that enables transportation.</w:t>
      </w:r>
      <w:r w:rsidR="00E63F34" w:rsidRPr="00503161">
        <w:t xml:space="preserve"> A Network may have some cost associated to its access.</w:t>
      </w:r>
      <w:r w:rsidRPr="00503161">
        <w:rPr>
          <w:b/>
          <w:bCs/>
        </w:rPr>
        <w:t xml:space="preserve"> </w:t>
      </w:r>
    </w:p>
    <w:p w14:paraId="7268FED0" w14:textId="31E4E280" w:rsidR="002A21B1" w:rsidRPr="00503161" w:rsidRDefault="002A21B1" w:rsidP="009E4A69">
      <w:pPr>
        <w:pStyle w:val="ListParagraph"/>
        <w:rPr>
          <w:lang w:val="en-CA"/>
        </w:rPr>
      </w:pPr>
      <w:r w:rsidRPr="00503161">
        <w:rPr>
          <w:bCs/>
        </w:rPr>
        <w:t xml:space="preserve">Link: A directed connection in the Network that enables transportation via some Mode(s) from one Node to another. </w:t>
      </w:r>
      <w:r w:rsidRPr="00503161">
        <w:rPr>
          <w:bCs/>
        </w:rPr>
        <w:br/>
        <w:t>A link contains one or more Arcs that represent individual flows of traffic (e.g. traffic lanes, bicycle lanes).</w:t>
      </w:r>
      <w:r w:rsidRPr="00503161">
        <w:rPr>
          <w:bCs/>
        </w:rPr>
        <w:br/>
        <w:t>A link begins and ends at a source and sink Node.</w:t>
      </w:r>
      <w:r w:rsidRPr="00503161">
        <w:rPr>
          <w:bCs/>
        </w:rPr>
        <w:br/>
        <w:t xml:space="preserve">A link has some </w:t>
      </w:r>
      <w:r w:rsidR="0081495A" w:rsidRPr="00503161">
        <w:rPr>
          <w:bCs/>
        </w:rPr>
        <w:t>(straight-line) length description, in km.</w:t>
      </w:r>
      <w:r w:rsidR="0081495A" w:rsidRPr="00503161">
        <w:rPr>
          <w:bCs/>
        </w:rPr>
        <w:br/>
        <w:t>A link is associated</w:t>
      </w:r>
      <w:r w:rsidR="00A62727" w:rsidRPr="00503161">
        <w:rPr>
          <w:bCs/>
        </w:rPr>
        <w:t xml:space="preserve"> </w:t>
      </w:r>
      <w:r w:rsidR="0081495A" w:rsidRPr="00503161">
        <w:rPr>
          <w:bCs/>
        </w:rPr>
        <w:t>with</w:t>
      </w:r>
      <w:r w:rsidR="00A62727" w:rsidRPr="00503161">
        <w:rPr>
          <w:bCs/>
        </w:rPr>
        <w:t xml:space="preserve">, or considered to be </w:t>
      </w:r>
      <w:r w:rsidR="00A62727" w:rsidRPr="00503161">
        <w:rPr>
          <w:bCs/>
          <w:i/>
        </w:rPr>
        <w:t>in</w:t>
      </w:r>
      <w:r w:rsidR="00A62727" w:rsidRPr="00503161">
        <w:rPr>
          <w:bCs/>
        </w:rPr>
        <w:t>,</w:t>
      </w:r>
      <w:r w:rsidR="0081495A" w:rsidRPr="00503161">
        <w:rPr>
          <w:bCs/>
        </w:rPr>
        <w:t xml:space="preserve"> a municipality</w:t>
      </w:r>
      <w:r w:rsidR="00A62727" w:rsidRPr="00503161">
        <w:rPr>
          <w:bCs/>
        </w:rPr>
        <w:t xml:space="preserve"> and a planning district</w:t>
      </w:r>
      <w:r w:rsidR="0081495A" w:rsidRPr="00503161">
        <w:rPr>
          <w:bCs/>
        </w:rPr>
        <w:t>.</w:t>
      </w:r>
      <w:r w:rsidR="00A62727" w:rsidRPr="00503161">
        <w:rPr>
          <w:bCs/>
        </w:rPr>
        <w:t xml:space="preserve"> </w:t>
      </w:r>
      <w:r w:rsidR="0081495A" w:rsidRPr="00503161">
        <w:rPr>
          <w:bCs/>
        </w:rPr>
        <w:br/>
        <w:t>A link</w:t>
      </w:r>
      <w:r w:rsidR="00F80297">
        <w:rPr>
          <w:bCs/>
        </w:rPr>
        <w:t xml:space="preserve"> supports</w:t>
      </w:r>
      <w:r w:rsidR="0081495A" w:rsidRPr="00503161">
        <w:rPr>
          <w:bCs/>
        </w:rPr>
        <w:t xml:space="preserve"> one or more Mode(s) of access.</w:t>
      </w:r>
    </w:p>
    <w:p w14:paraId="4DDAD8BD" w14:textId="742251C7" w:rsidR="001754B8" w:rsidRPr="00503161" w:rsidRDefault="001754B8" w:rsidP="009E4A69">
      <w:pPr>
        <w:pStyle w:val="ListParagraph"/>
        <w:rPr>
          <w:lang w:val="en-CA"/>
        </w:rPr>
      </w:pPr>
      <w:r w:rsidRPr="00503161">
        <w:rPr>
          <w:bCs/>
        </w:rPr>
        <w:t>Arc</w:t>
      </w:r>
      <w:r w:rsidRPr="00503161">
        <w:t xml:space="preserve">: A directed </w:t>
      </w:r>
      <w:r w:rsidR="002A21B1" w:rsidRPr="00503161">
        <w:t>connection</w:t>
      </w:r>
      <w:r w:rsidRPr="00503161">
        <w:t xml:space="preserve"> in the Network that enables transportation via a particular Mode(s) from one Node to another. </w:t>
      </w:r>
      <w:r w:rsidR="002A21B1" w:rsidRPr="00503161">
        <w:br/>
        <w:t>An Arc begins and ends at the</w:t>
      </w:r>
      <w:r w:rsidRPr="00503161">
        <w:t xml:space="preserve"> source and sink </w:t>
      </w:r>
      <w:r w:rsidR="002A21B1" w:rsidRPr="00503161">
        <w:t>of the Link it is contained in</w:t>
      </w:r>
      <w:r w:rsidRPr="00503161">
        <w:t>.</w:t>
      </w:r>
      <w:r w:rsidRPr="00503161">
        <w:br/>
      </w:r>
      <w:r w:rsidRPr="00503161">
        <w:lastRenderedPageBreak/>
        <w:t>An Arc has access to some Spatial Thing (such as a road), which may change over time.</w:t>
      </w:r>
      <w:r w:rsidRPr="00503161">
        <w:br/>
        <w:t>An Arc may impose access restrictions (for example, based on the size of vehicle), which are subject to change.</w:t>
      </w:r>
      <w:r w:rsidR="00E63F34" w:rsidRPr="00503161">
        <w:br/>
        <w:t>An Arc may have some cost associated to its travel.</w:t>
      </w:r>
      <w:r w:rsidR="00BE20BF" w:rsidRPr="00503161">
        <w:br/>
      </w:r>
      <w:r w:rsidR="00F80297">
        <w:t>An Arc supports one or more Modes of access.</w:t>
      </w:r>
      <w:r w:rsidR="00B30290" w:rsidRPr="00503161">
        <w:br/>
        <w:t>An Arc may</w:t>
      </w:r>
      <w:r w:rsidR="0018442F" w:rsidRPr="00503161">
        <w:t xml:space="preserve"> have some posted and/or free flow speed. It may also be described with a volume delay function (VDF).</w:t>
      </w:r>
    </w:p>
    <w:p w14:paraId="5FB9B7AE" w14:textId="53728E3A" w:rsidR="001754B8" w:rsidRPr="00503161" w:rsidRDefault="001754B8" w:rsidP="009E4A69">
      <w:pPr>
        <w:pStyle w:val="ListParagraph"/>
        <w:rPr>
          <w:lang w:val="en-CA"/>
        </w:rPr>
      </w:pPr>
      <w:r w:rsidRPr="00503161">
        <w:rPr>
          <w:bCs/>
        </w:rPr>
        <w:t>Node</w:t>
      </w:r>
      <w:r w:rsidRPr="00503161">
        <w:rPr>
          <w:b/>
          <w:bCs/>
        </w:rPr>
        <w:t xml:space="preserve">: </w:t>
      </w:r>
      <w:r w:rsidRPr="00503161">
        <w:t>A point in the Network at which Arcs are connected.</w:t>
      </w:r>
      <w:r w:rsidR="004E2B7F" w:rsidRPr="00503161">
        <w:t xml:space="preserve"> A node as a unique identifier; for example</w:t>
      </w:r>
      <w:r w:rsidR="00DD7BFE" w:rsidRPr="00503161">
        <w:t>,</w:t>
      </w:r>
      <w:r w:rsidR="004E2B7F" w:rsidRPr="00503161">
        <w:t xml:space="preserve"> as defined in the EMME NCS11.</w:t>
      </w:r>
      <w:r w:rsidRPr="00503161">
        <w:br/>
        <w:t>A Node may contain different types of controls: Network Transfer, Signal Control, and Flow Control.</w:t>
      </w:r>
      <w:r w:rsidR="0081495A" w:rsidRPr="00503161">
        <w:br/>
      </w:r>
      <w:r w:rsidR="0081495A" w:rsidRPr="00503161">
        <w:rPr>
          <w:highlight w:val="yellow"/>
        </w:rPr>
        <w:t>A Node may be associated with specific location information (e.g. coordinates)</w:t>
      </w:r>
      <w:r w:rsidR="004E2B7F" w:rsidRPr="00503161">
        <w:t>. Note that this may be subject to change. The physical location of a node (generally larger than a single point) may be inferred based on the locations of the transportation complexes which it connects.</w:t>
      </w:r>
      <w:r w:rsidR="004D7DF1" w:rsidRPr="00503161">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lang w:val="en-CA"/>
        </w:rPr>
      </w:pPr>
      <w:r w:rsidRPr="00503161">
        <w:rPr>
          <w:bCs/>
        </w:rPr>
        <w:t>Network Transfer</w:t>
      </w:r>
      <w:r w:rsidRPr="00503161">
        <w:t>: Enables transfer between networks at a given Node.</w:t>
      </w:r>
    </w:p>
    <w:p w14:paraId="0EF31963" w14:textId="77777777" w:rsidR="001754B8" w:rsidRPr="00503161" w:rsidRDefault="001754B8" w:rsidP="009E4A69">
      <w:pPr>
        <w:pStyle w:val="ListParagraph"/>
        <w:rPr>
          <w:lang w:val="en-CA"/>
        </w:rPr>
      </w:pPr>
      <w:r w:rsidRPr="00503161">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lang w:val="en-CA"/>
        </w:rPr>
      </w:pPr>
      <w:r w:rsidRPr="00503161">
        <w:t xml:space="preserve">Flow Control: Controls the flow of traffic at a given Node. </w:t>
      </w:r>
      <w:r w:rsidRPr="00503161">
        <w:br/>
        <w:t>A Flow Control may be operative/inoperative at different times. For example, "no left turns from 4-6pm".</w:t>
      </w:r>
      <w:r w:rsidRPr="00503161">
        <w:br/>
        <w:t>A Flow Control may be a generalization of Signal Control.</w:t>
      </w:r>
    </w:p>
    <w:p w14:paraId="68ED5987" w14:textId="1BBC3C12" w:rsidR="001754B8" w:rsidRPr="00503161" w:rsidRDefault="001754B8" w:rsidP="009E4A69">
      <w:pPr>
        <w:pStyle w:val="ListParagraph"/>
      </w:pPr>
      <w:r w:rsidRPr="00503161">
        <w:t xml:space="preserve">Mode: A mode of transportation is a </w:t>
      </w:r>
      <w:r w:rsidRPr="00503161">
        <w:rPr>
          <w:b/>
        </w:rPr>
        <w:t>means of</w:t>
      </w:r>
      <w:r w:rsidRPr="00503161">
        <w:t xml:space="preserve"> performing travel within the urban system.</w:t>
      </w:r>
      <w:r w:rsidRPr="00503161">
        <w:br/>
        <w:t>There are various types (instances) of Mode: Foot, Bike, PersonalVehicle, PublicTransit, Cab, Commerc</w:t>
      </w:r>
      <w:r w:rsidR="006A547E" w:rsidRPr="00503161">
        <w:t>ialVehicle, Plane, Boat, Train.</w:t>
      </w:r>
    </w:p>
    <w:p w14:paraId="000A0CD8" w14:textId="77777777" w:rsidR="00FC6D57" w:rsidRDefault="00272044" w:rsidP="00272044">
      <w:pPr>
        <w:pStyle w:val="ListParagraph"/>
      </w:pPr>
      <w:r w:rsidRPr="00503161">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t>transport:Arc</w:t>
      </w:r>
      <w:proofErr w:type="gramEnd"/>
      <w:r w:rsidRPr="00503161">
        <w:t xml:space="preserve">) that it is located on. </w:t>
      </w:r>
      <w:r w:rsidRPr="00503161">
        <w:br/>
        <w:t>A Loop Detector makes observations about the vehicle presence on the road segment that is its feature of interest.</w:t>
      </w:r>
      <w:r w:rsidRPr="00503161">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highlight w:val="yellow"/>
        </w:rPr>
      </w:pPr>
      <w:r w:rsidRPr="00FC6D57">
        <w:rPr>
          <w:highlight w:val="yellow"/>
        </w:rPr>
        <w:t>TTI</w:t>
      </w:r>
    </w:p>
    <w:p w14:paraId="3B621AD1" w14:textId="3EFBC7BD" w:rsidR="00272044" w:rsidRPr="00503161" w:rsidRDefault="00FC6D57" w:rsidP="00272044">
      <w:pPr>
        <w:pStyle w:val="ListParagraph"/>
      </w:pPr>
      <w:r w:rsidRPr="00FC6D57">
        <w:rPr>
          <w:highlight w:val="yellow"/>
        </w:rPr>
        <w:t>MeanTTI</w:t>
      </w:r>
      <w:r w:rsidR="00272044" w:rsidRPr="00503161">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w:t>
      </w:r>
      <w:r w:rsidR="007C1354">
        <w:lastRenderedPageBreak/>
        <w:t>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pPr>
      <w:r w:rsidRPr="00F8610D">
        <w:t>Road</w:t>
      </w:r>
    </w:p>
    <w:p w14:paraId="543BEFBD" w14:textId="77777777" w:rsidR="001754B8" w:rsidRPr="00F8610D" w:rsidRDefault="001754B8" w:rsidP="009E4A69">
      <w:pPr>
        <w:pStyle w:val="ListParagraph"/>
      </w:pPr>
      <w:r w:rsidRPr="00F8610D">
        <w:t>Rail</w:t>
      </w:r>
    </w:p>
    <w:p w14:paraId="1A6907D2" w14:textId="77777777" w:rsidR="001754B8" w:rsidRPr="00F8610D" w:rsidRDefault="001754B8" w:rsidP="009E4A69">
      <w:pPr>
        <w:pStyle w:val="ListParagraph"/>
      </w:pPr>
      <w:r w:rsidRPr="00F8610D">
        <w:t>Waterway</w:t>
      </w:r>
    </w:p>
    <w:p w14:paraId="4A5DB4D1" w14:textId="77777777" w:rsidR="001754B8" w:rsidRPr="00F8610D" w:rsidRDefault="001754B8" w:rsidP="009E4A69">
      <w:pPr>
        <w:pStyle w:val="ListParagraph"/>
      </w:pPr>
      <w:r w:rsidRPr="00F8610D">
        <w:t>Airway</w:t>
      </w:r>
    </w:p>
    <w:p w14:paraId="07EE923E" w14:textId="77777777" w:rsidR="001754B8" w:rsidRPr="00F8610D" w:rsidRDefault="001754B8" w:rsidP="009E4A69">
      <w:pPr>
        <w:pStyle w:val="ListParagraph"/>
      </w:pPr>
      <w:r w:rsidRPr="00F8610D">
        <w:t>Bike Trail</w:t>
      </w:r>
    </w:p>
    <w:p w14:paraId="666CFF9B" w14:textId="77777777" w:rsidR="001754B8" w:rsidRPr="00F8610D" w:rsidRDefault="001754B8" w:rsidP="009E4A69">
      <w:pPr>
        <w:pStyle w:val="ListParagraph"/>
      </w:pPr>
      <w:r w:rsidRPr="00F8610D">
        <w:t>Footpath</w:t>
      </w:r>
    </w:p>
    <w:p w14:paraId="7E96C827" w14:textId="77777777" w:rsidR="001754B8" w:rsidRPr="00F8610D" w:rsidRDefault="001754B8" w:rsidP="009E4A69">
      <w:pPr>
        <w:pStyle w:val="ListParagraph"/>
      </w:pPr>
      <w:r w:rsidRPr="00F8610D">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lang w:val="en-CA"/>
        </w:rPr>
      </w:pPr>
      <w:r w:rsidRPr="00F8610D">
        <w:rPr>
          <w:b/>
          <w:bCs/>
        </w:rPr>
        <w:t>Road</w:t>
      </w:r>
      <w:r w:rsidRPr="00F8610D">
        <w:t>: An aggregation of Road Segments with the same name.</w:t>
      </w:r>
      <w:r w:rsidRPr="00F8610D">
        <w:rPr>
          <w:b/>
          <w:bCs/>
        </w:rPr>
        <w:t xml:space="preserve"> </w:t>
      </w:r>
    </w:p>
    <w:p w14:paraId="37347D51" w14:textId="2632605C" w:rsidR="001754B8" w:rsidRPr="00F8610D" w:rsidRDefault="001754B8" w:rsidP="009E4A69">
      <w:pPr>
        <w:pStyle w:val="ListParagraph"/>
      </w:pPr>
      <w:r w:rsidRPr="00F8610D">
        <w:rPr>
          <w:b/>
          <w:bCs/>
        </w:rPr>
        <w:t>RoadSegment</w:t>
      </w:r>
      <w:r w:rsidR="00553525" w:rsidRPr="00F8610D">
        <w:rPr>
          <w:b/>
          <w:bCs/>
        </w:rPr>
        <w:t>PD</w:t>
      </w:r>
      <w:r w:rsidRPr="00F8610D">
        <w:t xml:space="preserve">: accessed only by </w:t>
      </w:r>
      <w:r w:rsidR="004E2B7F" w:rsidRPr="00F8610D">
        <w:t>Links</w:t>
      </w:r>
      <w:r w:rsidRPr="00F8610D">
        <w:t xml:space="preserve"> that are not accessible by water or air modes.</w:t>
      </w:r>
      <w:r w:rsidRPr="00F8610D">
        <w:br/>
        <w:t>Different RoadSegments</w:t>
      </w:r>
      <w:r w:rsidR="00FC2BAF" w:rsidRPr="00F8610D">
        <w:t xml:space="preserve"> Perdurants</w:t>
      </w:r>
      <w:r w:rsidRPr="00F8610D">
        <w:t xml:space="preserve"> will </w:t>
      </w:r>
      <w:r w:rsidR="00124142" w:rsidRPr="00F8610D">
        <w:t>be accessed by</w:t>
      </w:r>
      <w:r w:rsidRPr="00F8610D">
        <w:t xml:space="preserve"> Arcs that are accessible by various other Modes, not necessarily </w:t>
      </w:r>
      <w:r w:rsidRPr="00F8610D">
        <w:rPr>
          <w:i/>
          <w:iCs/>
        </w:rPr>
        <w:t>everything</w:t>
      </w:r>
      <w:r w:rsidRPr="00F8610D">
        <w:t xml:space="preserve"> else.</w:t>
      </w:r>
      <w:r w:rsidR="00844229" w:rsidRPr="00F8610D">
        <w:t xml:space="preserve"> A Road Segment Perdurant is comprised of Road Segments that exist over time.</w:t>
      </w:r>
    </w:p>
    <w:p w14:paraId="73B8613E" w14:textId="77777777" w:rsidR="001754B8" w:rsidRPr="00F8610D" w:rsidRDefault="001754B8" w:rsidP="009E4A69">
      <w:pPr>
        <w:pStyle w:val="ListParagraph"/>
      </w:pPr>
      <w:r w:rsidRPr="00F8610D">
        <w:rPr>
          <w:b/>
          <w:bCs/>
        </w:rPr>
        <w:t>RoadSegment</w:t>
      </w:r>
      <w:r w:rsidRPr="00F8610D">
        <w:t>: A RoadSegment has variant attributes</w:t>
      </w:r>
      <w:r w:rsidR="007C1354" w:rsidRPr="00F8610D">
        <w:t>.</w:t>
      </w:r>
      <w:r w:rsidRPr="00F8610D">
        <w:br/>
        <w:t>A RoadSegment has an owner, access restrictions, and is accessed by some Arc(s)</w:t>
      </w:r>
      <w:r w:rsidR="007C1354" w:rsidRPr="00F8610D">
        <w:t xml:space="preserve"> -- all of which may change over time</w:t>
      </w:r>
      <w:r w:rsidRPr="00F8610D">
        <w:t>.</w:t>
      </w:r>
      <w:r w:rsidRPr="00F8610D">
        <w:br/>
        <w:t>A RoadSegment has some location, which is co-located with (contains the locations of) the Arcs and Nodes it contains.</w:t>
      </w:r>
    </w:p>
    <w:p w14:paraId="0377790B" w14:textId="77777777" w:rsidR="001754B8" w:rsidRPr="00F8610D" w:rsidRDefault="001754B8" w:rsidP="009E4A69">
      <w:pPr>
        <w:pStyle w:val="ListParagraph"/>
        <w:rPr>
          <w:lang w:val="en-CA"/>
        </w:rPr>
      </w:pPr>
      <w:r w:rsidRPr="00F8610D">
        <w:rPr>
          <w:b/>
          <w:bCs/>
        </w:rPr>
        <w:t>Rail</w:t>
      </w:r>
      <w:r w:rsidRPr="00F8610D">
        <w:t>: An aggregation of Rail Segments with the same name.</w:t>
      </w:r>
      <w:r w:rsidRPr="00F8610D">
        <w:rPr>
          <w:b/>
          <w:bCs/>
        </w:rPr>
        <w:t xml:space="preserve"> </w:t>
      </w:r>
    </w:p>
    <w:p w14:paraId="196B55AB" w14:textId="77777777" w:rsidR="001754B8" w:rsidRPr="00F8610D" w:rsidRDefault="001754B8" w:rsidP="009E4A69">
      <w:pPr>
        <w:pStyle w:val="ListParagraph"/>
        <w:rPr>
          <w:lang w:val="en-CA"/>
        </w:rPr>
      </w:pPr>
      <w:r w:rsidRPr="00F8610D">
        <w:rPr>
          <w:b/>
          <w:bCs/>
        </w:rPr>
        <w:t>RailSegment</w:t>
      </w:r>
      <w:r w:rsidR="00FC2BAF" w:rsidRPr="00F8610D">
        <w:rPr>
          <w:b/>
          <w:bCs/>
        </w:rPr>
        <w:t>PD</w:t>
      </w:r>
      <w:r w:rsidRPr="00F8610D">
        <w:t>: Accessed only by Arcs that are accessible by rail modes.</w:t>
      </w:r>
      <w:r w:rsidRPr="00F8610D">
        <w:br/>
        <w:t xml:space="preserve">A RailSegment </w:t>
      </w:r>
      <w:r w:rsidR="00FC2BAF" w:rsidRPr="00F8610D">
        <w:t xml:space="preserve">Perdurant </w:t>
      </w:r>
      <w:r w:rsidRPr="00F8610D">
        <w:t>has an invariant location, which is co-located with (contains the locations of) the Arcs and Nodes it contains.</w:t>
      </w:r>
      <w:r w:rsidR="00FC2BAF" w:rsidRPr="00F8610D">
        <w:t xml:space="preserve"> </w:t>
      </w:r>
      <w:r w:rsidR="00070B80" w:rsidRPr="00F8610D">
        <w:t>A Rail Segment Perdurant is com</w:t>
      </w:r>
      <w:r w:rsidR="00FC2BAF" w:rsidRPr="00F8610D">
        <w:t>p</w:t>
      </w:r>
      <w:r w:rsidR="00070B80" w:rsidRPr="00F8610D">
        <w:t>r</w:t>
      </w:r>
      <w:r w:rsidR="00FC2BAF" w:rsidRPr="00F8610D">
        <w:t>ised of Rail Segments that exist over time.</w:t>
      </w:r>
    </w:p>
    <w:p w14:paraId="45C23D37" w14:textId="762139C8" w:rsidR="001754B8" w:rsidRPr="00F8610D" w:rsidRDefault="001754B8" w:rsidP="009E4A69">
      <w:pPr>
        <w:pStyle w:val="ListParagraph"/>
        <w:rPr>
          <w:lang w:val="en-CA"/>
        </w:rPr>
      </w:pPr>
      <w:r w:rsidRPr="00F8610D">
        <w:rPr>
          <w:b/>
          <w:bCs/>
        </w:rPr>
        <w:t>RailSegment</w:t>
      </w:r>
      <w:r w:rsidRPr="00F8610D">
        <w:t xml:space="preserve">: A RailSegment has an owner, access restrictions, and is accessed by some </w:t>
      </w:r>
      <w:r w:rsidR="004E2B7F" w:rsidRPr="00F8610D">
        <w:t>Link</w:t>
      </w:r>
      <w:r w:rsidRPr="00F8610D">
        <w:t>(s).</w:t>
      </w:r>
    </w:p>
    <w:p w14:paraId="47B33462" w14:textId="77777777" w:rsidR="001754B8" w:rsidRPr="00F8610D" w:rsidRDefault="001754B8" w:rsidP="009E4A69">
      <w:pPr>
        <w:pStyle w:val="ListParagraph"/>
      </w:pPr>
      <w:r w:rsidRPr="00F8610D">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pPr>
      <w:r w:rsidRPr="00F8610D">
        <w:rPr>
          <w:b/>
        </w:rPr>
        <w:t xml:space="preserve">IntersectionPD: </w:t>
      </w:r>
      <w:r w:rsidR="00E278B4" w:rsidRPr="00F8610D">
        <w:t>Accessed only by NodePDs</w:t>
      </w:r>
      <w:r w:rsidRPr="00F8610D">
        <w:t>. An Intersection Perdurant captures the physical entity of an intersection, which is co-located with various other transportation complexes (e.g. roads, paths) that pass through it.</w:t>
      </w:r>
      <w:r w:rsidR="00E278B4" w:rsidRPr="00F8610D">
        <w:t xml:space="preserve"> An Intersection Perdurant is comprised of Intersections that exist over time.</w:t>
      </w:r>
    </w:p>
    <w:p w14:paraId="79823B4C" w14:textId="1CDCD3BA" w:rsidR="00CC30ED" w:rsidRPr="00F8610D" w:rsidRDefault="00CC30ED" w:rsidP="009E4A69">
      <w:pPr>
        <w:pStyle w:val="ListParagraph"/>
      </w:pPr>
      <w:r w:rsidRPr="00F8610D">
        <w:rPr>
          <w:b/>
        </w:rPr>
        <w:t>Intersection:</w:t>
      </w:r>
      <w:r w:rsidRPr="00F8610D">
        <w:t xml:space="preserve"> </w:t>
      </w:r>
      <w:r w:rsidR="00E278B4" w:rsidRPr="00F8610D">
        <w:t xml:space="preserve">An Intersection exists at some time. </w:t>
      </w:r>
      <w:r w:rsidR="00F93F7D" w:rsidRPr="00F8610D">
        <w:t xml:space="preserve">It has some location. </w:t>
      </w:r>
      <w:r w:rsidR="00E278B4" w:rsidRPr="00F8610D">
        <w:t xml:space="preserve">It may have some owner and is accessed by some Node. In the future, it may be useful to extend this class and relate it to </w:t>
      </w:r>
      <w:r w:rsidR="00B40EBD">
        <w:t xml:space="preserve">certain aspects of the </w:t>
      </w:r>
      <w:r w:rsidR="00E278B4" w:rsidRPr="00F8610D">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lastRenderedPageBreak/>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19935"/>
                    </a:xfrm>
                    <a:prstGeom prst="rect">
                      <a:avLst/>
                    </a:prstGeom>
                  </pic:spPr>
                </pic:pic>
              </a:graphicData>
            </a:graphic>
          </wp:inline>
        </w:drawing>
      </w:r>
    </w:p>
    <w:p w14:paraId="40E9D59D" w14:textId="106781BA"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16</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proofErr w:type="gramStart"/>
            <w:r>
              <w:t>change:existsAt</w:t>
            </w:r>
            <w:proofErr w:type="gramEnd"/>
          </w:p>
        </w:tc>
        <w:tc>
          <w:tcPr>
            <w:tcW w:w="4293"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proofErr w:type="gramStart"/>
            <w:r>
              <w:t>change:existsAt</w:t>
            </w:r>
            <w:proofErr w:type="gramEnd"/>
          </w:p>
        </w:tc>
        <w:tc>
          <w:tcPr>
            <w:tcW w:w="4293"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proofErr w:type="gramStart"/>
            <w:r>
              <w:t>change:existsAt</w:t>
            </w:r>
            <w:proofErr w:type="gramEnd"/>
          </w:p>
        </w:tc>
        <w:tc>
          <w:tcPr>
            <w:tcW w:w="4293"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proofErr w:type="gramStart"/>
            <w:r>
              <w:t>change:</w:t>
            </w:r>
            <w:r w:rsidR="006D5597">
              <w:t>existsAt</w:t>
            </w:r>
            <w:proofErr w:type="gramEnd"/>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proofErr w:type="gramStart"/>
            <w:r>
              <w:t>change:existsAt</w:t>
            </w:r>
            <w:proofErr w:type="gramEnd"/>
          </w:p>
        </w:tc>
        <w:tc>
          <w:tcPr>
            <w:tcW w:w="4293"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proofErr w:type="gramStart"/>
            <w:r>
              <w:t>change:existsAt</w:t>
            </w:r>
            <w:proofErr w:type="gramEnd"/>
          </w:p>
        </w:tc>
        <w:tc>
          <w:tcPr>
            <w:tcW w:w="4293"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 xml:space="preserve">exactly 1 </w:t>
            </w:r>
            <w:proofErr w:type="gramStart"/>
            <w:r>
              <w:t>om:length</w:t>
            </w:r>
            <w:proofErr w:type="gramEnd"/>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 xml:space="preserve">exactly 1 </w:t>
            </w:r>
            <w:proofErr w:type="gramStart"/>
            <w:r>
              <w:t>xsd:integer</w:t>
            </w:r>
            <w:proofErr w:type="gramEnd"/>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proofErr w:type="gramStart"/>
            <w:r>
              <w:t>om:</w:t>
            </w:r>
            <w:r w:rsidRPr="000B5886">
              <w:t>Quantity</w:t>
            </w:r>
            <w:proofErr w:type="gramEnd"/>
            <w:r w:rsidRPr="000B5886">
              <w:t xml:space="preserve">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 xml:space="preserve">max 1 </w:t>
            </w:r>
            <w:proofErr w:type="gramStart"/>
            <w:r>
              <w:t>om:speed</w:t>
            </w:r>
            <w:proofErr w:type="gramEnd"/>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 xml:space="preserve">max 1 </w:t>
            </w:r>
            <w:proofErr w:type="gramStart"/>
            <w:r>
              <w:t>om:speed</w:t>
            </w:r>
            <w:proofErr w:type="gramEnd"/>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proofErr w:type="gramStart"/>
            <w:r>
              <w:t>change:</w:t>
            </w:r>
            <w:r w:rsidRPr="00700C00">
              <w:t>TimeVarying</w:t>
            </w:r>
            <w:r>
              <w:t>Concept</w:t>
            </w:r>
            <w:proofErr w:type="gramEnd"/>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proofErr w:type="gramStart"/>
            <w:r>
              <w:t>change:existsAt</w:t>
            </w:r>
            <w:proofErr w:type="gramEnd"/>
          </w:p>
        </w:tc>
        <w:tc>
          <w:tcPr>
            <w:tcW w:w="4293" w:type="dxa"/>
          </w:tcPr>
          <w:p w14:paraId="1C4C4C68"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proofErr w:type="gramStart"/>
            <w:r>
              <w:t>change:</w:t>
            </w:r>
            <w:r w:rsidRPr="00700C00">
              <w:t>Manifestation</w:t>
            </w:r>
            <w:proofErr w:type="gramEnd"/>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proofErr w:type="gramStart"/>
            <w:r>
              <w:t>change:existsAt</w:t>
            </w:r>
            <w:proofErr w:type="gramEnd"/>
          </w:p>
        </w:tc>
        <w:tc>
          <w:tcPr>
            <w:tcW w:w="4293" w:type="dxa"/>
          </w:tcPr>
          <w:p w14:paraId="35BC14A9"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 xml:space="preserve">exactly 1 </w:t>
            </w:r>
            <w:proofErr w:type="gramStart"/>
            <w:r>
              <w:t>om:CapacityRate</w:t>
            </w:r>
            <w:proofErr w:type="gramEnd"/>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 xml:space="preserve">max 1 </w:t>
            </w:r>
            <w:proofErr w:type="gramStart"/>
            <w:r>
              <w:t>om:quantity</w:t>
            </w:r>
            <w:proofErr w:type="gramEnd"/>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 xml:space="preserve">max 1 </w:t>
            </w:r>
            <w:proofErr w:type="gramStart"/>
            <w:r>
              <w:t>om:speed</w:t>
            </w:r>
            <w:proofErr w:type="gramEnd"/>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 xml:space="preserve">max 1 </w:t>
            </w:r>
            <w:proofErr w:type="gramStart"/>
            <w:r>
              <w:t>om:speed</w:t>
            </w:r>
            <w:proofErr w:type="gramEnd"/>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Pr="00605B08" w:rsidRDefault="00F92DE6" w:rsidP="00F92DE6">
            <w:r w:rsidRPr="00605B08">
              <w:t>inMunicipality</w:t>
            </w:r>
          </w:p>
        </w:tc>
        <w:tc>
          <w:tcPr>
            <w:tcW w:w="4293" w:type="dxa"/>
          </w:tcPr>
          <w:p w14:paraId="45D6A752" w14:textId="33CDE1D8" w:rsidR="00F92DE6" w:rsidRPr="00605B08" w:rsidRDefault="00605B08" w:rsidP="00F92DE6">
            <w:r w:rsidRPr="00605B08">
              <w:t>only</w:t>
            </w:r>
            <w:r w:rsidR="00F92DE6" w:rsidRPr="00605B08">
              <w:t xml:space="preserve"> Municipality </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proofErr w:type="gramStart"/>
            <w:r>
              <w:t>change:</w:t>
            </w:r>
            <w:r w:rsidRPr="00700C00">
              <w:t>TimeVarying</w:t>
            </w:r>
            <w:r>
              <w:t>Concept</w:t>
            </w:r>
            <w:proofErr w:type="gramEnd"/>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proofErr w:type="gramStart"/>
            <w:r>
              <w:t>change:</w:t>
            </w:r>
            <w:r w:rsidRPr="00700C00">
              <w:t>hasManifestation</w:t>
            </w:r>
            <w:proofErr w:type="gramEnd"/>
            <w:r w:rsidRPr="00700C00">
              <w:t xml:space="preserve">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proofErr w:type="gramStart"/>
            <w:r>
              <w:t>change:existsAt</w:t>
            </w:r>
            <w:proofErr w:type="gramEnd"/>
          </w:p>
        </w:tc>
        <w:tc>
          <w:tcPr>
            <w:tcW w:w="4293" w:type="dxa"/>
          </w:tcPr>
          <w:p w14:paraId="2918355B" w14:textId="77777777" w:rsidR="00F92DE6" w:rsidRDefault="00F92DE6" w:rsidP="00F92DE6">
            <w:r>
              <w:t xml:space="preserve">exactly </w:t>
            </w:r>
            <w:proofErr w:type="gramStart"/>
            <w:r>
              <w:t>1  time</w:t>
            </w:r>
            <w:proofErr w:type="gramEnd"/>
            <w:r>
              <w:t>:Interval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proofErr w:type="gramStart"/>
            <w:r>
              <w:t>change:Manifestation</w:t>
            </w:r>
            <w:proofErr w:type="gramEnd"/>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proofErr w:type="gramStart"/>
            <w:r>
              <w:t>change:existsAt</w:t>
            </w:r>
            <w:proofErr w:type="gramEnd"/>
          </w:p>
        </w:tc>
        <w:tc>
          <w:tcPr>
            <w:tcW w:w="4293" w:type="dxa"/>
          </w:tcPr>
          <w:p w14:paraId="50380874" w14:textId="77777777" w:rsidR="00F92DE6" w:rsidRPr="00700C00" w:rsidRDefault="00F92DE6" w:rsidP="00F92DE6">
            <w:r>
              <w:t xml:space="preserve">exactly </w:t>
            </w:r>
            <w:proofErr w:type="gramStart"/>
            <w:r>
              <w:t>1  time</w:t>
            </w:r>
            <w:proofErr w:type="gramEnd"/>
            <w:r>
              <w:t>:TemporalEntity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proofErr w:type="gramStart"/>
            <w:r w:rsidRPr="00700C00">
              <w:t xml:space="preserve">only </w:t>
            </w:r>
            <w:r>
              <w:t xml:space="preserve"> time</w:t>
            </w:r>
            <w:proofErr w:type="gramEnd"/>
            <w:r>
              <w:t>:</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proofErr w:type="gramStart"/>
            <w:r>
              <w:t>change:TimeVaryingConcept</w:t>
            </w:r>
            <w:proofErr w:type="gramEnd"/>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proofErr w:type="gramStart"/>
            <w:r>
              <w:t>change:</w:t>
            </w:r>
            <w:r w:rsidRPr="00700C00">
              <w:t>Manifestation</w:t>
            </w:r>
            <w:proofErr w:type="gramEnd"/>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w:t>
            </w:r>
            <w:proofErr w:type="gramStart"/>
            <w:r>
              <w:t>loc:hasL</w:t>
            </w:r>
            <w:r w:rsidRPr="00700C00">
              <w:t>ocation</w:t>
            </w:r>
            <w:proofErr w:type="gramEnd"/>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w:t>
            </w:r>
            <w:proofErr w:type="gramStart"/>
            <w:r>
              <w:t>loc:Feature</w:t>
            </w:r>
            <w:proofErr w:type="gramEnd"/>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proofErr w:type="gramStart"/>
            <w:r>
              <w:t>otn:</w:t>
            </w:r>
            <w:r w:rsidRPr="00700C00">
              <w:t>Road</w:t>
            </w:r>
            <w:proofErr w:type="gramEnd"/>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proofErr w:type="gramStart"/>
            <w:r>
              <w:t>change:existsAt</w:t>
            </w:r>
            <w:proofErr w:type="gramEnd"/>
          </w:p>
        </w:tc>
        <w:tc>
          <w:tcPr>
            <w:tcW w:w="4293" w:type="dxa"/>
          </w:tcPr>
          <w:p w14:paraId="7BCE1A67"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proofErr w:type="gramStart"/>
            <w:r>
              <w:t>otn:RoadElement</w:t>
            </w:r>
            <w:proofErr w:type="gramEnd"/>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proofErr w:type="gramStart"/>
            <w:r>
              <w:t>change:existsAt</w:t>
            </w:r>
            <w:proofErr w:type="gramEnd"/>
          </w:p>
        </w:tc>
        <w:tc>
          <w:tcPr>
            <w:tcW w:w="4293" w:type="dxa"/>
          </w:tcPr>
          <w:p w14:paraId="7CB624D4" w14:textId="77777777" w:rsidR="00F92DE6" w:rsidRPr="00700C00" w:rsidRDefault="00F92DE6" w:rsidP="00F92DE6">
            <w:r w:rsidRPr="00700C00">
              <w:t xml:space="preserve">exactly </w:t>
            </w:r>
            <w:proofErr w:type="gramStart"/>
            <w:r w:rsidRPr="00700C00">
              <w:t xml:space="preserve">1 </w:t>
            </w:r>
            <w:r>
              <w:t xml:space="preserve"> time</w:t>
            </w:r>
            <w:proofErr w:type="gramEnd"/>
            <w:r>
              <w:t>:</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w:t>
            </w:r>
            <w:proofErr w:type="gramStart"/>
            <w:r>
              <w:t>loc:hasL</w:t>
            </w:r>
            <w:r w:rsidRPr="00700C00">
              <w:t>ocation</w:t>
            </w:r>
            <w:proofErr w:type="gramEnd"/>
          </w:p>
        </w:tc>
        <w:tc>
          <w:tcPr>
            <w:tcW w:w="4293" w:type="dxa"/>
          </w:tcPr>
          <w:p w14:paraId="680511FA" w14:textId="42715AEC" w:rsidR="00F92DE6" w:rsidRPr="00700C00" w:rsidRDefault="00F92DE6" w:rsidP="00F92DE6">
            <w:pPr>
              <w:tabs>
                <w:tab w:val="center" w:pos="2335"/>
              </w:tabs>
            </w:pPr>
            <w:r w:rsidRPr="00700C00">
              <w:t xml:space="preserve">only </w:t>
            </w:r>
            <w:r>
              <w:t xml:space="preserve">  spatial_</w:t>
            </w:r>
            <w:proofErr w:type="gramStart"/>
            <w:r>
              <w:t>loc</w:t>
            </w:r>
            <w:r w:rsidR="007E298E">
              <w:t>:</w:t>
            </w:r>
            <w:r>
              <w:t>Feature</w:t>
            </w:r>
            <w:proofErr w:type="gramEnd"/>
          </w:p>
        </w:tc>
      </w:tr>
      <w:tr w:rsidR="004D2A08" w:rsidRPr="00700C00" w14:paraId="0F47F835" w14:textId="77777777" w:rsidTr="00F92DE6">
        <w:trPr>
          <w:cantSplit/>
          <w:trHeight w:val="213"/>
        </w:trPr>
        <w:tc>
          <w:tcPr>
            <w:tcW w:w="2747" w:type="dxa"/>
          </w:tcPr>
          <w:p w14:paraId="44838102" w14:textId="77777777" w:rsidR="004D2A08" w:rsidRPr="004D2A08" w:rsidRDefault="004D2A08" w:rsidP="00F92DE6"/>
        </w:tc>
        <w:tc>
          <w:tcPr>
            <w:tcW w:w="2310" w:type="dxa"/>
          </w:tcPr>
          <w:p w14:paraId="03F8FBB4" w14:textId="08ABF34A" w:rsidR="004D2A08" w:rsidRPr="004D2A08" w:rsidRDefault="004D2A08" w:rsidP="00F92DE6">
            <w:r>
              <w:t>inMunicipality</w:t>
            </w:r>
          </w:p>
        </w:tc>
        <w:tc>
          <w:tcPr>
            <w:tcW w:w="4293" w:type="dxa"/>
          </w:tcPr>
          <w:p w14:paraId="01DCD0EE" w14:textId="0C3847CF" w:rsidR="00AA537C" w:rsidRPr="004D2A08" w:rsidRDefault="004D2A08" w:rsidP="00F92DE6">
            <w:pPr>
              <w:tabs>
                <w:tab w:val="center" w:pos="2335"/>
              </w:tabs>
            </w:pPr>
            <w:r>
              <w:t>only Municipality</w:t>
            </w:r>
          </w:p>
        </w:tc>
      </w:tr>
      <w:tr w:rsidR="007E298E" w:rsidRPr="00700C00" w14:paraId="3281A128" w14:textId="77777777" w:rsidTr="00F92DE6">
        <w:trPr>
          <w:cantSplit/>
          <w:trHeight w:val="213"/>
        </w:trPr>
        <w:tc>
          <w:tcPr>
            <w:tcW w:w="2747" w:type="dxa"/>
          </w:tcPr>
          <w:p w14:paraId="019325ED" w14:textId="77777777" w:rsidR="007E298E" w:rsidRPr="004D2A08" w:rsidRDefault="007E298E" w:rsidP="00F92DE6"/>
        </w:tc>
        <w:tc>
          <w:tcPr>
            <w:tcW w:w="2310" w:type="dxa"/>
          </w:tcPr>
          <w:p w14:paraId="0522B34B" w14:textId="77777777" w:rsidR="007E298E" w:rsidRPr="004D2A08" w:rsidRDefault="007E298E" w:rsidP="00F92DE6"/>
        </w:tc>
        <w:tc>
          <w:tcPr>
            <w:tcW w:w="4293" w:type="dxa"/>
          </w:tcPr>
          <w:p w14:paraId="1F44EE96" w14:textId="77777777" w:rsidR="007E298E" w:rsidRPr="004D2A08" w:rsidRDefault="007E298E" w:rsidP="00F92DE6">
            <w:pPr>
              <w:tabs>
                <w:tab w:val="center" w:pos="2335"/>
              </w:tabs>
            </w:pP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5"/>
            </w:r>
          </w:p>
        </w:tc>
        <w:tc>
          <w:tcPr>
            <w:tcW w:w="4293" w:type="dxa"/>
          </w:tcPr>
          <w:p w14:paraId="607D1BAD" w14:textId="604A7C69" w:rsidR="00F92DE6" w:rsidRPr="00700C00" w:rsidRDefault="00F92DE6" w:rsidP="00F92DE6">
            <w:pPr>
              <w:tabs>
                <w:tab w:val="center" w:pos="2335"/>
              </w:tabs>
            </w:pPr>
            <w:r>
              <w:t>{</w:t>
            </w:r>
            <w:proofErr w:type="gramStart"/>
            <w:r>
              <w:t>C,E</w:t>
            </w:r>
            <w:proofErr w:type="gramEnd"/>
            <w:r>
              <w:t>,F,H,I,J,B,G,L,M,P,Q,R,S,A,K,T,U,V,W,Y}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109" w:author="Megan Katsumi" w:date="2018-11-14T08:39:00Z">
              <w:r>
                <w:t>LoopDetector</w:t>
              </w:r>
            </w:ins>
          </w:p>
        </w:tc>
        <w:tc>
          <w:tcPr>
            <w:tcW w:w="2310" w:type="dxa"/>
          </w:tcPr>
          <w:p w14:paraId="39B665CE" w14:textId="768C97D5" w:rsidR="00F92DE6" w:rsidRDefault="00F92DE6" w:rsidP="00F92DE6">
            <w:proofErr w:type="gramStart"/>
            <w:ins w:id="110" w:author="Megan Katsumi" w:date="2018-11-14T09:12:00Z">
              <w:r>
                <w:t>sosa:</w:t>
              </w:r>
            </w:ins>
            <w:ins w:id="111" w:author="Megan Katsumi" w:date="2018-11-14T10:30:00Z">
              <w:r>
                <w:t>detects</w:t>
              </w:r>
            </w:ins>
            <w:proofErr w:type="gramEnd"/>
          </w:p>
        </w:tc>
        <w:tc>
          <w:tcPr>
            <w:tcW w:w="4293" w:type="dxa"/>
          </w:tcPr>
          <w:p w14:paraId="256C6CC0" w14:textId="2E4DF2A3" w:rsidR="00F92DE6" w:rsidRDefault="00F92DE6" w:rsidP="00F92DE6">
            <w:pPr>
              <w:tabs>
                <w:tab w:val="center" w:pos="2335"/>
              </w:tabs>
            </w:pPr>
            <w:ins w:id="11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proofErr w:type="gramStart"/>
            <w:ins w:id="113" w:author="Megan Katsumi" w:date="2018-11-14T10:30:00Z">
              <w:r>
                <w:t>sosa:observes</w:t>
              </w:r>
            </w:ins>
            <w:proofErr w:type="gramEnd"/>
          </w:p>
        </w:tc>
        <w:tc>
          <w:tcPr>
            <w:tcW w:w="4293" w:type="dxa"/>
          </w:tcPr>
          <w:p w14:paraId="34D9286A" w14:textId="443F730D" w:rsidR="00F92DE6" w:rsidRDefault="00F92DE6" w:rsidP="00F92DE6">
            <w:pPr>
              <w:tabs>
                <w:tab w:val="center" w:pos="2335"/>
              </w:tabs>
            </w:pPr>
            <w:ins w:id="11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proofErr w:type="gramStart"/>
            <w:ins w:id="115" w:author="Megan Katsumi" w:date="2018-11-14T10:32:00Z">
              <w:r>
                <w:t>sosa:observes</w:t>
              </w:r>
            </w:ins>
            <w:proofErr w:type="gramEnd"/>
          </w:p>
        </w:tc>
        <w:tc>
          <w:tcPr>
            <w:tcW w:w="4293" w:type="dxa"/>
          </w:tcPr>
          <w:p w14:paraId="45D6BFE2" w14:textId="6B215E2F" w:rsidR="00F92DE6" w:rsidRDefault="00F92DE6" w:rsidP="00F92DE6">
            <w:pPr>
              <w:tabs>
                <w:tab w:val="center" w:pos="2335"/>
              </w:tabs>
            </w:pPr>
            <w:ins w:id="11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proofErr w:type="gramStart"/>
            <w:ins w:id="117" w:author="Megan Katsumi" w:date="2018-11-14T10:32:00Z">
              <w:r>
                <w:t>sosa:observes</w:t>
              </w:r>
            </w:ins>
            <w:proofErr w:type="gramEnd"/>
          </w:p>
        </w:tc>
        <w:tc>
          <w:tcPr>
            <w:tcW w:w="4293" w:type="dxa"/>
          </w:tcPr>
          <w:p w14:paraId="6B904044" w14:textId="4B4711CD" w:rsidR="00F92DE6" w:rsidRDefault="00F92DE6" w:rsidP="00F92DE6">
            <w:pPr>
              <w:tabs>
                <w:tab w:val="center" w:pos="2335"/>
              </w:tabs>
            </w:pPr>
            <w:ins w:id="118" w:author="Megan Katsumi" w:date="2018-11-14T10:32:00Z">
              <w:r>
                <w:t>{</w:t>
              </w:r>
            </w:ins>
            <w:ins w:id="119" w:author="Megan Katsumi" w:date="2018-11-14T10:33:00Z">
              <w:r>
                <w:t>mean_</w:t>
              </w:r>
            </w:ins>
            <w:ins w:id="120" w:author="Megan Katsumi" w:date="2018-11-14T11:14:00Z">
              <w:r>
                <w:t>travel_</w:t>
              </w:r>
            </w:ins>
            <w:ins w:id="12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proofErr w:type="gramStart"/>
            <w:ins w:id="122" w:author="Megan Katsumi" w:date="2018-11-14T09:25:00Z">
              <w:r>
                <w:t>sosa:madeObservation</w:t>
              </w:r>
            </w:ins>
            <w:proofErr w:type="gramEnd"/>
          </w:p>
        </w:tc>
        <w:tc>
          <w:tcPr>
            <w:tcW w:w="4293" w:type="dxa"/>
          </w:tcPr>
          <w:p w14:paraId="0EBFD551" w14:textId="3211FBD3" w:rsidR="00F92DE6" w:rsidRDefault="00F92DE6" w:rsidP="00F92DE6">
            <w:pPr>
              <w:tabs>
                <w:tab w:val="center" w:pos="2335"/>
              </w:tabs>
            </w:pPr>
            <w:ins w:id="123" w:author="Megan Katsumi" w:date="2018-11-14T09:25:00Z">
              <w:r>
                <w:t>only (</w:t>
              </w:r>
              <w:proofErr w:type="gramStart"/>
              <w:r>
                <w:t>sosa:Observation</w:t>
              </w:r>
              <w:proofErr w:type="gramEnd"/>
              <w:r>
                <w:t xml:space="preserve"> and sosa:hasFeatureOfInterest</w:t>
              </w:r>
            </w:ins>
            <w:ins w:id="124" w:author="Megan Katsumi" w:date="2018-11-14T09:26:00Z">
              <w:r>
                <w:t xml:space="preserve"> only transport:</w:t>
              </w:r>
            </w:ins>
            <w:ins w:id="125" w:author="Megan Katsumi" w:date="2018-11-14T10:27:00Z">
              <w:r>
                <w:t>Arc</w:t>
              </w:r>
            </w:ins>
            <w:ins w:id="126" w:author="Megan Katsumi" w:date="2018-11-14T10:35:00Z">
              <w:r>
                <w:t xml:space="preserve"> and sosa:</w:t>
              </w:r>
            </w:ins>
            <w:ins w:id="127" w:author="Megan Katsumi" w:date="2018-11-14T12:23:00Z">
              <w:r>
                <w:t>wasO</w:t>
              </w:r>
            </w:ins>
            <w:ins w:id="128" w:author="Megan Katsumi" w:date="2018-11-14T10:35:00Z">
              <w:r>
                <w:t>riginatedBy {vehicle</w:t>
              </w:r>
            </w:ins>
            <w:ins w:id="129" w:author="Megan Katsumi" w:date="2018-11-14T10:36:00Z">
              <w:r>
                <w:t>_presence}</w:t>
              </w:r>
            </w:ins>
            <w:r>
              <w:t xml:space="preserve"> and </w:t>
            </w:r>
            <w:r w:rsidRPr="009C34EF">
              <w:rPr>
                <w:highlight w:val="yellow"/>
              </w:rPr>
              <w:t>sosa:hasResult RoadOccupancy or VehicleVolume or MeanTravelSpeed</w:t>
            </w:r>
            <w:ins w:id="13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31" w:author="Megan Katsumi" w:date="2018-11-14T09:12:00Z">
              <w:r>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proofErr w:type="gramStart"/>
            <w:r>
              <w:t>ssn:Stimulus</w:t>
            </w:r>
            <w:proofErr w:type="gramEnd"/>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3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proofErr w:type="gramStart"/>
            <w:r>
              <w:t>ssn:ObservableProperty</w:t>
            </w:r>
            <w:proofErr w:type="gramEnd"/>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3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proofErr w:type="gramStart"/>
            <w:r>
              <w:t>ssn:ObservableProperty</w:t>
            </w:r>
            <w:proofErr w:type="gramEnd"/>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34" w:author="Megan Katsumi" w:date="2018-11-14T10:32:00Z">
              <w:r w:rsidRPr="009C34EF">
                <w:t>{</w:t>
              </w:r>
            </w:ins>
            <w:ins w:id="135" w:author="Megan Katsumi" w:date="2018-11-14T10:33:00Z">
              <w:r w:rsidRPr="009C34EF">
                <w:t>mean_</w:t>
              </w:r>
            </w:ins>
            <w:ins w:id="136" w:author="Megan Katsumi" w:date="2018-11-14T11:14:00Z">
              <w:r w:rsidRPr="009C34EF">
                <w:t>travel_</w:t>
              </w:r>
            </w:ins>
            <w:ins w:id="13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proofErr w:type="gramStart"/>
            <w:r>
              <w:t>ssn:ObservableProperty</w:t>
            </w:r>
            <w:proofErr w:type="gramEnd"/>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lastRenderedPageBreak/>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w:t>
            </w:r>
            <w:proofErr w:type="gramStart"/>
            <w:r>
              <w:t>2:Quantity</w:t>
            </w:r>
            <w:proofErr w:type="gramEnd"/>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w:t>
            </w:r>
            <w:proofErr w:type="gramStart"/>
            <w:r>
              <w:t>2:hasValue</w:t>
            </w:r>
            <w:proofErr w:type="gramEnd"/>
          </w:p>
        </w:tc>
        <w:tc>
          <w:tcPr>
            <w:tcW w:w="4293" w:type="dxa"/>
          </w:tcPr>
          <w:p w14:paraId="195746E9" w14:textId="1AE1F14E" w:rsidR="00F92DE6" w:rsidRDefault="00F92DE6" w:rsidP="00F92DE6">
            <w:pPr>
              <w:tabs>
                <w:tab w:val="center" w:pos="2335"/>
              </w:tabs>
            </w:pPr>
            <w:r>
              <w:t>only (om-</w:t>
            </w:r>
            <w:proofErr w:type="gramStart"/>
            <w:r>
              <w:t>2:hasU</w:t>
            </w:r>
            <w:r w:rsidRPr="0093359F">
              <w:t>nit</w:t>
            </w:r>
            <w:proofErr w:type="gramEnd"/>
            <w:r w:rsidRPr="0093359F">
              <w:t xml:space="preserve">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proofErr w:type="gramStart"/>
            <w:r w:rsidRPr="009C6FB4">
              <w:rPr>
                <w:highlight w:val="yellow"/>
              </w:rPr>
              <w:t>gci:cardinalityOf</w:t>
            </w:r>
            <w:proofErr w:type="gramEnd"/>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proofErr w:type="gramStart"/>
            <w:r w:rsidRPr="009C6FB4">
              <w:rPr>
                <w:highlight w:val="yellow"/>
              </w:rPr>
              <w:t>gci:definedBy</w:t>
            </w:r>
            <w:proofErr w:type="gramEnd"/>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w:t>
            </w:r>
            <w:proofErr w:type="gramStart"/>
            <w:r>
              <w:t>2:Quantity</w:t>
            </w:r>
            <w:proofErr w:type="gramEnd"/>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w:t>
            </w:r>
            <w:proofErr w:type="gramStart"/>
            <w:r>
              <w:t>2:hasValue</w:t>
            </w:r>
            <w:proofErr w:type="gramEnd"/>
          </w:p>
        </w:tc>
        <w:tc>
          <w:tcPr>
            <w:tcW w:w="4293" w:type="dxa"/>
          </w:tcPr>
          <w:p w14:paraId="781B9FC3" w14:textId="301F6585" w:rsidR="00F92DE6" w:rsidRDefault="00F92DE6" w:rsidP="00F92DE6">
            <w:pPr>
              <w:tabs>
                <w:tab w:val="center" w:pos="2335"/>
              </w:tabs>
            </w:pPr>
            <w:r>
              <w:t>only (om-</w:t>
            </w:r>
            <w:proofErr w:type="gramStart"/>
            <w:r>
              <w:t>2:hasUnit</w:t>
            </w:r>
            <w:proofErr w:type="gramEnd"/>
            <w:r>
              <w:t xml:space="preserve">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w:t>
            </w:r>
            <w:proofErr w:type="gramStart"/>
            <w:r>
              <w:t>2:UnitDivision</w:t>
            </w:r>
            <w:proofErr w:type="gramEnd"/>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w:t>
            </w:r>
            <w:proofErr w:type="gramStart"/>
            <w:r w:rsidRPr="00E80D3C">
              <w:t>2:hasNumerator</w:t>
            </w:r>
            <w:proofErr w:type="gramEnd"/>
          </w:p>
        </w:tc>
        <w:tc>
          <w:tcPr>
            <w:tcW w:w="4293" w:type="dxa"/>
          </w:tcPr>
          <w:p w14:paraId="4A31104F" w14:textId="741E0520" w:rsidR="00F92DE6" w:rsidRDefault="00F92DE6" w:rsidP="00F92DE6">
            <w:pPr>
              <w:tabs>
                <w:tab w:val="center" w:pos="2335"/>
              </w:tabs>
            </w:pPr>
            <w:r w:rsidRPr="00E80D3C">
              <w:t>only om-</w:t>
            </w:r>
            <w:proofErr w:type="gramStart"/>
            <w:r w:rsidRPr="00E80D3C">
              <w:t>2:TimeUnit</w:t>
            </w:r>
            <w:proofErr w:type="gramEnd"/>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w:t>
            </w:r>
            <w:proofErr w:type="gramStart"/>
            <w:r w:rsidRPr="00E80D3C">
              <w:t>2:hasDenominator</w:t>
            </w:r>
            <w:proofErr w:type="gramEnd"/>
          </w:p>
        </w:tc>
        <w:tc>
          <w:tcPr>
            <w:tcW w:w="4293" w:type="dxa"/>
          </w:tcPr>
          <w:p w14:paraId="589E40DE" w14:textId="5B3CB802" w:rsidR="00F92DE6" w:rsidRPr="00E80D3C" w:rsidRDefault="00F92DE6" w:rsidP="00F92DE6">
            <w:pPr>
              <w:tabs>
                <w:tab w:val="center" w:pos="2335"/>
              </w:tabs>
            </w:pPr>
            <w:r w:rsidRPr="00E80D3C">
              <w:t>only om-</w:t>
            </w:r>
            <w:proofErr w:type="gramStart"/>
            <w:r w:rsidRPr="00E80D3C">
              <w:t>2:TimeUnit</w:t>
            </w:r>
            <w:proofErr w:type="gramEnd"/>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w:t>
            </w:r>
            <w:proofErr w:type="gramStart"/>
            <w:r>
              <w:t>2:Speed</w:t>
            </w:r>
            <w:proofErr w:type="gramEnd"/>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w:t>
            </w:r>
            <w:proofErr w:type="gramStart"/>
            <w:r>
              <w:t>2:hasAggregateFunction</w:t>
            </w:r>
            <w:proofErr w:type="gramEnd"/>
          </w:p>
        </w:tc>
        <w:tc>
          <w:tcPr>
            <w:tcW w:w="4293" w:type="dxa"/>
          </w:tcPr>
          <w:p w14:paraId="390B7ACC" w14:textId="5AE01435" w:rsidR="00F92DE6" w:rsidRDefault="00F92DE6" w:rsidP="00F92DE6">
            <w:pPr>
              <w:tabs>
                <w:tab w:val="center" w:pos="2335"/>
              </w:tabs>
            </w:pPr>
            <w:r>
              <w:t>value {om-</w:t>
            </w:r>
            <w:proofErr w:type="gramStart"/>
            <w:r>
              <w:t>2:average</w:t>
            </w:r>
            <w:proofErr w:type="gramEnd"/>
            <w:r>
              <w:t>}</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w:t>
            </w:r>
            <w:proofErr w:type="gramStart"/>
            <w:r>
              <w:t>2:Unit</w:t>
            </w:r>
            <w:proofErr w:type="gramEnd"/>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w:t>
            </w:r>
            <w:proofErr w:type="gramStart"/>
            <w:r>
              <w:t>2:Unit</w:t>
            </w:r>
            <w:proofErr w:type="gramEnd"/>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771F46" w:rsidRPr="00700C00" w14:paraId="15DEB2C4" w14:textId="77777777" w:rsidTr="006E0ED2">
        <w:trPr>
          <w:cantSplit/>
          <w:trHeight w:val="213"/>
        </w:trPr>
        <w:tc>
          <w:tcPr>
            <w:tcW w:w="3035" w:type="dxa"/>
            <w:vMerge/>
          </w:tcPr>
          <w:p w14:paraId="5D326599" w14:textId="77777777" w:rsidR="00771F46" w:rsidRDefault="00771F46" w:rsidP="00357841"/>
        </w:tc>
        <w:tc>
          <w:tcPr>
            <w:tcW w:w="2580" w:type="dxa"/>
          </w:tcPr>
          <w:p w14:paraId="717077AB" w14:textId="4ED21569" w:rsidR="00771F46" w:rsidRPr="00700C00" w:rsidRDefault="00771F46" w:rsidP="00357841">
            <w:r>
              <w:t>subclassOf</w:t>
            </w:r>
          </w:p>
        </w:tc>
        <w:tc>
          <w:tcPr>
            <w:tcW w:w="3735" w:type="dxa"/>
          </w:tcPr>
          <w:p w14:paraId="02ABDA34" w14:textId="15E87D8C" w:rsidR="00771F46" w:rsidRDefault="00CE4C5A" w:rsidP="00357841">
            <w:pPr>
              <w:tabs>
                <w:tab w:val="center" w:pos="2335"/>
              </w:tabs>
            </w:pPr>
            <w:r>
              <w:t>TransportationComplexPD</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lastRenderedPageBreak/>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024C4E52" w:rsidR="00F80297"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44654208" w14:textId="469A0108" w:rsidR="004D2A08" w:rsidRPr="00E5248F" w:rsidRDefault="004D2A08" w:rsidP="00F80297">
      <w:pPr>
        <w:pStyle w:val="ListParagraph"/>
        <w:numPr>
          <w:ilvl w:val="0"/>
          <w:numId w:val="7"/>
        </w:numPr>
      </w:pPr>
      <w:r>
        <w:t>The Municipality class should be defined in greater detail</w:t>
      </w:r>
    </w:p>
    <w:p w14:paraId="327B6795" w14:textId="77777777" w:rsidR="009D0500" w:rsidRDefault="00DF48AD" w:rsidP="009D0500">
      <w:pPr>
        <w:pStyle w:val="Heading3"/>
      </w:pPr>
      <w:bookmarkStart w:id="138" w:name="_Toc22804616"/>
      <w:r>
        <w:t xml:space="preserve">Travel </w:t>
      </w:r>
      <w:r w:rsidR="00E91E39">
        <w:t>Costs</w:t>
      </w:r>
      <w:bookmarkEnd w:id="13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lastRenderedPageBreak/>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39" w:name="_Toc22804617"/>
      <w:r>
        <w:t>Parking Ontology</w:t>
      </w:r>
      <w:bookmarkEnd w:id="13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w:t>
      </w:r>
      <w:r w:rsidR="009D5240" w:rsidRPr="005C1EB3">
        <w:rPr>
          <w:highlight w:val="yellow"/>
        </w:rPr>
        <w:lastRenderedPageBreak/>
        <w:t>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lastRenderedPageBreak/>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782E4767"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6B06D3">
              <w:instrText xml:space="preserve"> ADDIN EN.CITE &lt;EndNote&gt;&lt;Cite ExcludeYear="1"&gt;&lt;Author&gt;Cox&lt;/Author&gt;&lt;Year&gt;2001&lt;/Year&gt;&lt;IDText&gt;Geography markup language (GML) 2.0&lt;/IDText&gt;&lt;DisplayText&gt;[21]&lt;/DisplayText&gt;&lt;record&gt;&lt;titles&gt;&lt;title&gt;Geography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6B06D3">
              <w:rPr>
                <w:noProof/>
              </w:rPr>
              <w:t>[21]</w:t>
            </w:r>
            <w:r w:rsidR="00BF257D">
              <w:fldChar w:fldCharType="end"/>
            </w:r>
            <w:r>
              <w:t>))</w:t>
            </w:r>
          </w:p>
        </w:tc>
      </w:tr>
    </w:tbl>
    <w:p w14:paraId="6005BD18" w14:textId="77777777" w:rsidR="00891743" w:rsidRDefault="00891743" w:rsidP="00E45F01">
      <w:pPr>
        <w:pStyle w:val="ListParagraph"/>
        <w:numPr>
          <w:ilvl w:val="0"/>
          <w:numId w:val="0"/>
        </w:numPr>
        <w:ind w:left="360"/>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proofErr w:type="gramStart"/>
            <w:r>
              <w:t>mer:hasProperPart</w:t>
            </w:r>
            <w:proofErr w:type="gramEnd"/>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proofErr w:type="gramStart"/>
            <w:r>
              <w:t>mer:properPartOf</w:t>
            </w:r>
            <w:proofErr w:type="gramEnd"/>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rPr>
      </w:pPr>
    </w:p>
    <w:p w14:paraId="22133171" w14:textId="5734328F" w:rsidR="00B053A6" w:rsidRPr="00616EC9" w:rsidRDefault="003B6261" w:rsidP="00E45F01">
      <w:pPr>
        <w:pStyle w:val="ListParagraph"/>
        <w:numPr>
          <w:ilvl w:val="0"/>
          <w:numId w:val="0"/>
        </w:numPr>
        <w:ind w:left="360"/>
        <w:rPr>
          <w:b/>
        </w:rPr>
      </w:pPr>
      <w:r w:rsidRPr="00616EC9">
        <w:rPr>
          <w:b/>
        </w:rPr>
        <w:t>Ontologies Reused:</w:t>
      </w:r>
    </w:p>
    <w:p w14:paraId="555C7359" w14:textId="2A45662B" w:rsidR="003B6261" w:rsidRDefault="00466487" w:rsidP="009E4A69">
      <w:pPr>
        <w:pStyle w:val="ListParagraph"/>
      </w:pPr>
      <w:r>
        <w:t>Mereology</w:t>
      </w:r>
    </w:p>
    <w:p w14:paraId="436D5005" w14:textId="4FCCD1C6" w:rsidR="00466487" w:rsidRDefault="00466487" w:rsidP="009E4A69">
      <w:pPr>
        <w:pStyle w:val="ListParagraph"/>
      </w:pPr>
      <w:r>
        <w:t>Change</w:t>
      </w:r>
    </w:p>
    <w:p w14:paraId="7F987D1B" w14:textId="7FD2B236" w:rsidR="00466487" w:rsidRDefault="00466487" w:rsidP="009E4A69">
      <w:pPr>
        <w:pStyle w:val="ListParagraph"/>
      </w:pPr>
      <w:r>
        <w:t>Time</w:t>
      </w:r>
    </w:p>
    <w:p w14:paraId="510BB694" w14:textId="78C59AF4" w:rsidR="00466487" w:rsidRPr="00616EC9" w:rsidRDefault="00466487" w:rsidP="009E4A69">
      <w:pPr>
        <w:pStyle w:val="ListParagraph"/>
      </w:pPr>
      <w:r>
        <w:lastRenderedPageBreak/>
        <w:t>OM</w:t>
      </w:r>
    </w:p>
    <w:p w14:paraId="16899239" w14:textId="7A385361" w:rsidR="00232ADD" w:rsidRPr="00616EC9" w:rsidRDefault="00232ADD" w:rsidP="009E4A69">
      <w:pPr>
        <w:pStyle w:val="ListParagraph"/>
      </w:pPr>
      <w:r w:rsidRPr="00616EC9">
        <w:t>Person</w:t>
      </w:r>
    </w:p>
    <w:p w14:paraId="36BB658E" w14:textId="01B2BF49" w:rsidR="00232ADD" w:rsidRPr="00616EC9" w:rsidRDefault="00232ADD" w:rsidP="009E4A69">
      <w:pPr>
        <w:pStyle w:val="ListParagraph"/>
      </w:pPr>
      <w:r w:rsidRPr="00616EC9">
        <w:t>Vehicle</w:t>
      </w:r>
    </w:p>
    <w:p w14:paraId="5759ED18" w14:textId="424114C6" w:rsidR="004B7120" w:rsidRPr="00616EC9" w:rsidRDefault="0040449F" w:rsidP="009E4A69">
      <w:pPr>
        <w:pStyle w:val="ListParagraph"/>
      </w:pPr>
      <w:r w:rsidRPr="00616EC9">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40" w:name="_Toc22804618"/>
      <w:r>
        <w:t>Public</w:t>
      </w:r>
      <w:r w:rsidR="00BD7C89">
        <w:t xml:space="preserve"> Transit Ontology</w:t>
      </w:r>
      <w:bookmarkEnd w:id="140"/>
    </w:p>
    <w:p w14:paraId="6A7EE14B" w14:textId="07F0684A" w:rsidR="00D479C9" w:rsidRDefault="005B6867" w:rsidP="00D479C9">
      <w:pPr>
        <w:rPr>
          <w:i/>
        </w:rPr>
      </w:pPr>
      <w:hyperlink r:id="rId34"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lastRenderedPageBreak/>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pPr>
      <w:r w:rsidRPr="00796B76">
        <w:t>Activity</w:t>
      </w:r>
    </w:p>
    <w:p w14:paraId="322714C7" w14:textId="762B32E8" w:rsidR="00796B76" w:rsidRDefault="00796B76" w:rsidP="001D3F17">
      <w:pPr>
        <w:pStyle w:val="ListParagraph"/>
        <w:numPr>
          <w:ilvl w:val="0"/>
          <w:numId w:val="3"/>
        </w:numPr>
      </w:pPr>
      <w:r>
        <w:t>Change</w:t>
      </w:r>
    </w:p>
    <w:p w14:paraId="2054F441" w14:textId="724CF18E" w:rsidR="00796B76" w:rsidRDefault="00796B76" w:rsidP="001D3F17">
      <w:pPr>
        <w:pStyle w:val="ListParagraph"/>
        <w:numPr>
          <w:ilvl w:val="0"/>
          <w:numId w:val="3"/>
        </w:numPr>
      </w:pPr>
      <w:r>
        <w:t>Spatial Location</w:t>
      </w:r>
    </w:p>
    <w:p w14:paraId="18250EF2" w14:textId="5F14EA9A" w:rsidR="00F5550D" w:rsidRPr="00796B76" w:rsidRDefault="00F5550D" w:rsidP="001D3F17">
      <w:pPr>
        <w:pStyle w:val="ListParagraph"/>
        <w:numPr>
          <w:ilvl w:val="0"/>
          <w:numId w:val="3"/>
        </w:numPr>
      </w:pPr>
      <w:r w:rsidRPr="00796B76">
        <w:t>TransportationSystem</w:t>
      </w:r>
    </w:p>
    <w:p w14:paraId="437BE40D" w14:textId="7B6B2F7C" w:rsidR="00B16505" w:rsidRPr="00796B76" w:rsidRDefault="00B16505" w:rsidP="001D3F17">
      <w:pPr>
        <w:pStyle w:val="ListParagraph"/>
        <w:numPr>
          <w:ilvl w:val="0"/>
          <w:numId w:val="3"/>
        </w:numPr>
      </w:pPr>
      <w:r w:rsidRPr="00796B76">
        <w:lastRenderedPageBreak/>
        <w:t>Trip</w:t>
      </w:r>
    </w:p>
    <w:p w14:paraId="6D95BAA6" w14:textId="5A099D15" w:rsidR="000F4675" w:rsidRPr="00796B76" w:rsidRDefault="000F4675" w:rsidP="001D3F17">
      <w:pPr>
        <w:pStyle w:val="ListParagraph"/>
        <w:numPr>
          <w:ilvl w:val="0"/>
          <w:numId w:val="3"/>
        </w:numPr>
      </w:pPr>
      <w:r w:rsidRPr="00796B76">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41" w:name="_Toc22804619"/>
      <w:r>
        <w:t>Land Use</w:t>
      </w:r>
      <w:r w:rsidR="00BA1ACD">
        <w:t xml:space="preserve"> Ontology</w:t>
      </w:r>
      <w:bookmarkEnd w:id="14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w:t>
      </w:r>
      <w:r w:rsidR="004019D1">
        <w:lastRenderedPageBreak/>
        <w:t>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lastRenderedPageBreak/>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6"/>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42" w:name="_Toc22804620"/>
      <w:r>
        <w:t>Trip</w:t>
      </w:r>
      <w:r w:rsidR="00BA1ACD">
        <w:t xml:space="preserve"> Ontology</w:t>
      </w:r>
      <w:bookmarkEnd w:id="14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r>
      <w:r w:rsidR="0035644F">
        <w:lastRenderedPageBreak/>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43" w:name="_Toc22804621"/>
      <w:r>
        <w:lastRenderedPageBreak/>
        <w:t>Trip Costs</w:t>
      </w:r>
      <w:bookmarkEnd w:id="14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44" w:name="_Toc22804622"/>
      <w:r>
        <w:t>Urban System Ontology</w:t>
      </w:r>
      <w:bookmarkEnd w:id="14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3E33B657" w:rsidR="00FD13F5" w:rsidRDefault="00FD13F5" w:rsidP="00FD13F5">
      <w:bookmarkStart w:id="14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r>
      <w:r>
        <w:lastRenderedPageBreak/>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46" w:name="_Ref520703666"/>
      <w:r w:rsidRPr="00311611">
        <w:rPr>
          <w:b/>
        </w:rPr>
        <w:t>Future work</w:t>
      </w:r>
      <w:r>
        <w:rPr>
          <w:b/>
        </w:rPr>
        <w:t>:</w:t>
      </w:r>
    </w:p>
    <w:p w14:paraId="061528C5" w14:textId="6B679AEB" w:rsidR="00311611" w:rsidRDefault="00311611" w:rsidP="00BC16B7">
      <w:pPr>
        <w:pStyle w:val="ListParagraph"/>
        <w:numPr>
          <w:ilvl w:val="0"/>
          <w:numId w:val="22"/>
        </w:numPr>
      </w:pPr>
      <w:r>
        <w:t>May be useful to add a generalized ‘hasPass’ relationship to capture various possible passes a person may have (transit and otherwise)</w:t>
      </w:r>
    </w:p>
    <w:p w14:paraId="00AF22D6" w14:textId="01874807" w:rsidR="00492B81" w:rsidRPr="00311611" w:rsidRDefault="00492B81" w:rsidP="00BC16B7">
      <w:pPr>
        <w:pStyle w:val="ListParagraph"/>
        <w:numPr>
          <w:ilvl w:val="0"/>
          <w:numId w:val="22"/>
        </w:numPr>
      </w:pPr>
      <w:r>
        <w:t>Many extensions of this ontology are possible. Additional axioms and properties may be added in future work as new use cases are identified.</w:t>
      </w:r>
    </w:p>
    <w:p w14:paraId="1618EEE5" w14:textId="77777777" w:rsidR="006C20C9" w:rsidRDefault="006C20C9" w:rsidP="006C20C9">
      <w:pPr>
        <w:pStyle w:val="Heading1"/>
      </w:pPr>
      <w:bookmarkStart w:id="147" w:name="_Toc22804623"/>
      <w:r>
        <w:lastRenderedPageBreak/>
        <w:t>Extra-logical Design Practices</w:t>
      </w:r>
      <w:bookmarkEnd w:id="147"/>
    </w:p>
    <w:p w14:paraId="55918A07" w14:textId="77777777" w:rsidR="006C20C9" w:rsidRDefault="006C20C9" w:rsidP="006C20C9">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1795E7B9" w14:textId="3A8E28E7" w:rsidR="006C20C9" w:rsidRDefault="006C20C9" w:rsidP="00945639">
      <w:pPr>
        <w:pStyle w:val="ListParagraph"/>
        <w:numPr>
          <w:ilvl w:val="0"/>
          <w:numId w:val="14"/>
        </w:numPr>
      </w:pPr>
      <w:r w:rsidRPr="00E80D3C">
        <w:t>Organizational terms</w:t>
      </w:r>
      <w:r w:rsidR="00945639">
        <w:t xml:space="preserve"> f</w:t>
      </w:r>
      <w:r w:rsidRPr="00E80D3C">
        <w:t xml:space="preserve">or reuse (full import) of </w:t>
      </w:r>
      <w:r w:rsidR="00945639">
        <w:t xml:space="preserve">ontologies: </w:t>
      </w:r>
      <w:r w:rsidRPr="00E80D3C">
        <w:t>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7AC40B4B" w14:textId="62E39637" w:rsidR="00945639" w:rsidRPr="00E80D3C" w:rsidRDefault="00945639" w:rsidP="00945639">
      <w:pPr>
        <w:pStyle w:val="ListParagraph"/>
        <w:numPr>
          <w:ilvl w:val="0"/>
          <w:numId w:val="14"/>
        </w:numPr>
      </w:pPr>
      <w:r>
        <w:t xml:space="preserve">IRI reference </w:t>
      </w:r>
      <w:r w:rsidR="00286604">
        <w:t xml:space="preserve">instead of import </w:t>
      </w:r>
      <w:r>
        <w:t>for large vocabularies (e.g. schema.org)</w:t>
      </w:r>
    </w:p>
    <w:p w14:paraId="4CC5D477" w14:textId="3DE2EB9E" w:rsidR="007A2834" w:rsidRDefault="007A2834" w:rsidP="002016ED">
      <w:pPr>
        <w:pStyle w:val="Heading1"/>
      </w:pPr>
      <w:bookmarkStart w:id="148" w:name="_Toc22804624"/>
      <w:r>
        <w:t>Evaluation</w:t>
      </w:r>
      <w:bookmarkEnd w:id="148"/>
      <w:r>
        <w:t xml:space="preserve"> </w:t>
      </w:r>
    </w:p>
    <w:p w14:paraId="22F7ADC0" w14:textId="0741613E" w:rsidR="008A6CB6" w:rsidRDefault="00FC5026" w:rsidP="00492B81">
      <w:r>
        <w:t xml:space="preserve">Throughout development, the iCity ontologies </w:t>
      </w:r>
      <w:r w:rsidR="00577A41">
        <w:t>were</w:t>
      </w:r>
      <w:r>
        <w:t xml:space="preserve"> presented to the iCity-ORF researchers and other stakeholders for review and feedback. These activities</w:t>
      </w:r>
      <w:r w:rsidR="0003795F">
        <w:t xml:space="preserve"> served as a kind of informal evaluation</w:t>
      </w:r>
      <w:r>
        <w:t xml:space="preserve"> </w:t>
      </w:r>
      <w:r w:rsidR="0003795F">
        <w:t xml:space="preserve">that </w:t>
      </w:r>
      <w:r>
        <w:t>helped to inform</w:t>
      </w:r>
      <w:r w:rsidR="005B6867">
        <w:t>, improve, and validate</w:t>
      </w:r>
      <w:r w:rsidR="008A6CB6">
        <w:t xml:space="preserve"> the design of the ontology.</w:t>
      </w:r>
      <w:r w:rsidR="0003795F">
        <w:t xml:space="preserve"> In addition, the ontology has been formally evaluated against the requirements described in Section </w:t>
      </w:r>
      <w:r w:rsidR="0003795F">
        <w:fldChar w:fldCharType="begin"/>
      </w:r>
      <w:r w:rsidR="0003795F">
        <w:instrText xml:space="preserve"> REF _Ref22799845 \r \h </w:instrText>
      </w:r>
      <w:r w:rsidR="0003795F">
        <w:fldChar w:fldCharType="separate"/>
      </w:r>
      <w:r w:rsidR="0003795F">
        <w:t>5</w:t>
      </w:r>
      <w:r w:rsidR="0003795F">
        <w:fldChar w:fldCharType="end"/>
      </w:r>
      <w:r w:rsidR="0003795F">
        <w:t>. In this section, we review the results of the ontology evaluation for consi</w:t>
      </w:r>
      <w:r w:rsidR="006009F8">
        <w:t>stency, competency, and application.</w:t>
      </w:r>
    </w:p>
    <w:p w14:paraId="7B782E53" w14:textId="51A72E00" w:rsidR="00577A41" w:rsidRDefault="00577A41" w:rsidP="00577A41">
      <w:pPr>
        <w:pStyle w:val="ListParagraph"/>
        <w:numPr>
          <w:ilvl w:val="0"/>
          <w:numId w:val="52"/>
        </w:numPr>
      </w:pPr>
      <w:r>
        <w:t xml:space="preserve">Evaluation: the task of evaluation is an important step that was addressed in several </w:t>
      </w:r>
      <w:r w:rsidR="00601DCA">
        <w:t>dimensions</w:t>
      </w:r>
      <w:r>
        <w:t xml:space="preserve"> in this project:</w:t>
      </w:r>
    </w:p>
    <w:p w14:paraId="4C961559" w14:textId="1E827B8F" w:rsidR="00577A41" w:rsidRDefault="00577A41" w:rsidP="00577A41">
      <w:pPr>
        <w:pStyle w:val="ListParagraph"/>
        <w:numPr>
          <w:ilvl w:val="1"/>
          <w:numId w:val="52"/>
        </w:numPr>
      </w:pPr>
      <w:r w:rsidRPr="00091950">
        <w:rPr>
          <w:i/>
        </w:rPr>
        <w:t>Consistency</w:t>
      </w:r>
      <w:r w:rsidR="0017425A">
        <w:t>: Using</w:t>
      </w:r>
      <w:r>
        <w:t xml:space="preserve"> the ontologies </w:t>
      </w:r>
      <w:r w:rsidR="00370319">
        <w:t>shall be</w:t>
      </w:r>
      <w:r>
        <w:t xml:space="preserve"> classified </w:t>
      </w:r>
      <w:r w:rsidR="0017425A">
        <w:t xml:space="preserve">using an automated reasoner </w:t>
      </w:r>
      <w:r>
        <w:t xml:space="preserve">to demonstrate consistency of the definitions and absence of unsatisfiable classes. </w:t>
      </w:r>
    </w:p>
    <w:p w14:paraId="34BDD72B" w14:textId="5FFCD0BC" w:rsidR="00577A41" w:rsidRDefault="00577A41" w:rsidP="00577A41">
      <w:pPr>
        <w:pStyle w:val="ListParagraph"/>
        <w:numPr>
          <w:ilvl w:val="1"/>
          <w:numId w:val="52"/>
        </w:numPr>
      </w:pPr>
      <w:r>
        <w:rPr>
          <w:i/>
        </w:rPr>
        <w:t>Competency:</w:t>
      </w:r>
      <w:r>
        <w:t xml:space="preserve"> The ontologies </w:t>
      </w:r>
      <w:r w:rsidR="00370319">
        <w:t>shall be assessed</w:t>
      </w:r>
      <w:r>
        <w:t xml:space="preserve"> against the Competency Questions specified in the Requirements stage.</w:t>
      </w:r>
    </w:p>
    <w:p w14:paraId="022FB67B" w14:textId="02ADB63F" w:rsidR="00577A41" w:rsidRDefault="00370319" w:rsidP="00492B81">
      <w:pPr>
        <w:pStyle w:val="ListParagraph"/>
        <w:numPr>
          <w:ilvl w:val="1"/>
          <w:numId w:val="52"/>
        </w:numPr>
      </w:pPr>
      <w:r>
        <w:rPr>
          <w:i/>
        </w:rPr>
        <w:t>Application</w:t>
      </w:r>
      <w:r w:rsidR="00577A41">
        <w:rPr>
          <w:i/>
        </w:rPr>
        <w:t xml:space="preserve">: </w:t>
      </w:r>
      <w:r w:rsidR="00577A41">
        <w:t xml:space="preserve">The </w:t>
      </w:r>
      <w:r>
        <w:t xml:space="preserve">ontology shall be applied in a variety of case studies to serve as a concrete demonstration of its viability as a solution for several of the motivating scenarios. This will also illustrate the adequacy of the ontology to support </w:t>
      </w:r>
      <w:r w:rsidR="00577A41">
        <w:t>mappings from relevant data</w:t>
      </w:r>
      <w:r>
        <w:t xml:space="preserve"> sources (described previously).</w:t>
      </w:r>
    </w:p>
    <w:p w14:paraId="27993A6D" w14:textId="77777777" w:rsidR="00FC5026" w:rsidRDefault="00FC5026" w:rsidP="00FC5026">
      <w:pPr>
        <w:pStyle w:val="Heading2"/>
      </w:pPr>
      <w:bookmarkStart w:id="149" w:name="_Toc22804625"/>
      <w:r>
        <w:t>Consistency</w:t>
      </w:r>
      <w:bookmarkEnd w:id="149"/>
    </w:p>
    <w:p w14:paraId="4575D348" w14:textId="55752913" w:rsidR="00492B81" w:rsidRDefault="00492B81" w:rsidP="00492B81">
      <w:pPr>
        <w:rPr>
          <w:lang w:val="en-US" w:bidi="en-US"/>
        </w:rPr>
      </w:pPr>
      <w:r>
        <w:rPr>
          <w:lang w:val="en-US" w:bidi="en-US"/>
        </w:rPr>
        <w:t>A fundamental requirement for any ontology is consistency. If the axioms in the ontology are inconsistent, then the classes are unsatisfiable and any data that is mapped into the ontology will be inconsistent. This inhibits the application of the ontology for data verification. In addition, any sentence may be deduced from an inconsistent set of axioms, so this is also problematic for any reasoning applications. From a basic ontology design perspective, if the axioms are inconsistent then there is something wrong with the way the domain has been formalized; the ontology contains some set of statements that in some way contradict each other.</w:t>
      </w:r>
      <w:r w:rsidR="00EC7102">
        <w:rPr>
          <w:lang w:val="en-US" w:bidi="en-US"/>
        </w:rPr>
        <w:t xml:space="preserve"> Similarly, it is important to check for (and avoid) any unsatisfiable classes. In a consistent ontology it is still possible that select classes may not be satisfiable. In such cases it is impossible to instantiate the class with any data and maintain consistency.</w:t>
      </w:r>
      <w:r w:rsidR="00EF74D8">
        <w:rPr>
          <w:lang w:val="en-US" w:bidi="en-US"/>
        </w:rPr>
        <w:t xml:space="preserve"> The ontology has been evaluated for both consistency and (absence of) unsatisfiable classes</w:t>
      </w:r>
      <w:r w:rsidR="00155060">
        <w:rPr>
          <w:lang w:val="en-US" w:bidi="en-US"/>
        </w:rPr>
        <w:t xml:space="preserve"> using the Pellet OWL reasoner</w:t>
      </w:r>
      <w:r w:rsidR="00EF74D8">
        <w:rPr>
          <w:lang w:val="en-US" w:bidi="en-US"/>
        </w:rPr>
        <w:t>.</w:t>
      </w:r>
      <w:r w:rsidR="00155060">
        <w:rPr>
          <w:lang w:val="en-US" w:bidi="en-US"/>
        </w:rPr>
        <w:t xml:space="preserve"> One unsatisfiable class was identified</w:t>
      </w:r>
      <w:r w:rsidR="00692B1E">
        <w:rPr>
          <w:lang w:val="en-US" w:bidi="en-US"/>
        </w:rPr>
        <w:t xml:space="preserve">, </w:t>
      </w:r>
      <w:r w:rsidR="00155060">
        <w:rPr>
          <w:lang w:val="en-US" w:bidi="en-US"/>
        </w:rPr>
        <w:t>however th</w:t>
      </w:r>
      <w:r w:rsidR="00F703A5">
        <w:rPr>
          <w:lang w:val="en-US" w:bidi="en-US"/>
        </w:rPr>
        <w:t>e</w:t>
      </w:r>
      <w:r w:rsidR="00155060">
        <w:rPr>
          <w:lang w:val="en-US" w:bidi="en-US"/>
        </w:rPr>
        <w:t xml:space="preserve"> </w:t>
      </w:r>
      <w:r w:rsidR="00692B1E">
        <w:rPr>
          <w:lang w:val="en-US" w:bidi="en-US"/>
        </w:rPr>
        <w:t>class (</w:t>
      </w:r>
      <w:proofErr w:type="gramStart"/>
      <w:r w:rsidR="007933E5">
        <w:rPr>
          <w:lang w:val="en-US" w:bidi="en-US"/>
        </w:rPr>
        <w:t>time:January</w:t>
      </w:r>
      <w:proofErr w:type="gramEnd"/>
      <w:r w:rsidR="00461993">
        <w:rPr>
          <w:rStyle w:val="FootnoteReference"/>
          <w:lang w:val="en-US" w:bidi="en-US"/>
        </w:rPr>
        <w:footnoteReference w:id="17"/>
      </w:r>
      <w:r w:rsidR="007933E5">
        <w:rPr>
          <w:lang w:val="en-US" w:bidi="en-US"/>
        </w:rPr>
        <w:t>)</w:t>
      </w:r>
      <w:r w:rsidR="00155060">
        <w:rPr>
          <w:lang w:val="en-US" w:bidi="en-US"/>
        </w:rPr>
        <w:t xml:space="preserve"> is not reused in the </w:t>
      </w:r>
      <w:r w:rsidR="00155060">
        <w:rPr>
          <w:lang w:val="en-US" w:bidi="en-US"/>
        </w:rPr>
        <w:lastRenderedPageBreak/>
        <w:t xml:space="preserve">extensions </w:t>
      </w:r>
      <w:r w:rsidR="00692B1E">
        <w:rPr>
          <w:lang w:val="en-US" w:bidi="en-US"/>
        </w:rPr>
        <w:t xml:space="preserve">and </w:t>
      </w:r>
      <w:r w:rsidR="00155060">
        <w:rPr>
          <w:lang w:val="en-US" w:bidi="en-US"/>
        </w:rPr>
        <w:t xml:space="preserve">is deprecated in the version of the </w:t>
      </w:r>
      <w:r w:rsidR="00F703A5">
        <w:rPr>
          <w:lang w:val="en-US" w:bidi="en-US"/>
        </w:rPr>
        <w:t xml:space="preserve">W3C </w:t>
      </w:r>
      <w:r w:rsidR="00155060">
        <w:rPr>
          <w:lang w:val="en-US" w:bidi="en-US"/>
        </w:rPr>
        <w:t xml:space="preserve">Time </w:t>
      </w:r>
      <w:r w:rsidR="00F703A5">
        <w:rPr>
          <w:lang w:val="en-US" w:bidi="en-US"/>
        </w:rPr>
        <w:t>O</w:t>
      </w:r>
      <w:r w:rsidR="00155060">
        <w:rPr>
          <w:lang w:val="en-US" w:bidi="en-US"/>
        </w:rPr>
        <w:t>ntology</w:t>
      </w:r>
      <w:r w:rsidR="00F703A5">
        <w:rPr>
          <w:lang w:val="en-US" w:bidi="en-US"/>
        </w:rPr>
        <w:t xml:space="preserve"> that is imported by the iCity ontolog</w:t>
      </w:r>
      <w:r w:rsidR="00461993">
        <w:rPr>
          <w:lang w:val="en-US" w:bidi="en-US"/>
        </w:rPr>
        <w:t>ies</w:t>
      </w:r>
      <w:r w:rsidR="00155060">
        <w:rPr>
          <w:lang w:val="en-US" w:bidi="en-US"/>
        </w:rPr>
        <w:t>.</w:t>
      </w:r>
    </w:p>
    <w:p w14:paraId="0AB59B0B" w14:textId="4D60B697" w:rsidR="00FC5026" w:rsidRDefault="0003795F" w:rsidP="00FC5026">
      <w:pPr>
        <w:pStyle w:val="Heading2"/>
      </w:pPr>
      <w:bookmarkStart w:id="150" w:name="_Toc22804626"/>
      <w:r>
        <w:t>Competency</w:t>
      </w:r>
      <w:bookmarkEnd w:id="150"/>
    </w:p>
    <w:p w14:paraId="5006B956" w14:textId="26CF0C98" w:rsidR="00286604" w:rsidRDefault="00286604" w:rsidP="00286604">
      <w:pPr>
        <w:rPr>
          <w:lang w:val="en-US" w:bidi="en-US"/>
        </w:rPr>
      </w:pPr>
      <w:r>
        <w:rPr>
          <w:lang w:val="en-US" w:bidi="en-US"/>
        </w:rPr>
        <w:t xml:space="preserve">The Requirements stage of ontology development resulted in the identification of </w:t>
      </w:r>
      <w:r w:rsidR="006B5EBC">
        <w:rPr>
          <w:lang w:val="en-US" w:bidi="en-US"/>
        </w:rPr>
        <w:t>five</w:t>
      </w:r>
      <w:r>
        <w:rPr>
          <w:lang w:val="en-US" w:bidi="en-US"/>
        </w:rPr>
        <w:t xml:space="preserve"> motivating scenarios and ## associated competency questions. Competency questions provide guidance for ontology design, as well as a clear set of criteria against which the ontology may be evaluated. The evaluation focuses on determining whether the ontology is sufficient to formalize the identified competency questions. It is straightforward to demonstrate that the requirements </w:t>
      </w:r>
      <w:r w:rsidR="002B3CFA">
        <w:rPr>
          <w:lang w:val="en-US" w:bidi="en-US"/>
        </w:rPr>
        <w:t>are satisfied by formalizing each of the competency questions using the ontology. Since the ontology has been formalized in OWL</w:t>
      </w:r>
      <w:r w:rsidR="00AD3E0D">
        <w:rPr>
          <w:lang w:val="en-US" w:bidi="en-US"/>
        </w:rPr>
        <w:t xml:space="preserve"> 2,</w:t>
      </w:r>
      <w:r w:rsidR="002B3CFA">
        <w:rPr>
          <w:lang w:val="en-US" w:bidi="en-US"/>
        </w:rPr>
        <w:t xml:space="preserve"> </w:t>
      </w:r>
      <w:r w:rsidR="00A84A0A">
        <w:rPr>
          <w:lang w:val="en-US" w:bidi="en-US"/>
        </w:rPr>
        <w:t xml:space="preserve">the usual </w:t>
      </w:r>
      <w:r w:rsidR="00AD3E0D">
        <w:rPr>
          <w:lang w:val="en-US" w:bidi="en-US"/>
        </w:rPr>
        <w:t>mechanism of accessing</w:t>
      </w:r>
      <w:r w:rsidR="002B3CFA">
        <w:rPr>
          <w:lang w:val="en-US" w:bidi="en-US"/>
        </w:rPr>
        <w:t xml:space="preserve"> the data it encodes</w:t>
      </w:r>
      <w:r w:rsidR="00A84A0A">
        <w:rPr>
          <w:lang w:val="en-US" w:bidi="en-US"/>
        </w:rPr>
        <w:t xml:space="preserve"> with be with the SPARQL query language</w:t>
      </w:r>
      <w:r w:rsidR="00A84A0A">
        <w:rPr>
          <w:rStyle w:val="FootnoteReference"/>
          <w:lang w:val="en-US" w:bidi="en-US"/>
        </w:rPr>
        <w:footnoteReference w:id="18"/>
      </w:r>
      <w:r w:rsidR="00A84A0A">
        <w:rPr>
          <w:lang w:val="en-US" w:bidi="en-US"/>
        </w:rPr>
        <w:t xml:space="preserve">. </w:t>
      </w:r>
      <w:r w:rsidR="00131A71">
        <w:rPr>
          <w:lang w:val="en-US" w:bidi="en-US"/>
        </w:rPr>
        <w:t>T</w:t>
      </w:r>
      <w:r w:rsidR="00A84A0A">
        <w:rPr>
          <w:lang w:val="en-US" w:bidi="en-US"/>
        </w:rPr>
        <w:t>herefore</w:t>
      </w:r>
      <w:r w:rsidR="00131A71">
        <w:rPr>
          <w:lang w:val="en-US" w:bidi="en-US"/>
        </w:rPr>
        <w:t>, the ontology is evaluated</w:t>
      </w:r>
      <w:r w:rsidR="00A84A0A">
        <w:rPr>
          <w:lang w:val="en-US" w:bidi="en-US"/>
        </w:rPr>
        <w:t xml:space="preserve"> </w:t>
      </w:r>
      <w:r w:rsidR="00131A71">
        <w:rPr>
          <w:lang w:val="en-US" w:bidi="en-US"/>
        </w:rPr>
        <w:t xml:space="preserve">with the </w:t>
      </w:r>
      <w:r w:rsidR="00A84A0A">
        <w:rPr>
          <w:lang w:val="en-US" w:bidi="en-US"/>
        </w:rPr>
        <w:t xml:space="preserve">use SPARQL </w:t>
      </w:r>
      <w:r w:rsidR="002B3CFA">
        <w:rPr>
          <w:lang w:val="en-US" w:bidi="en-US"/>
        </w:rPr>
        <w:t>to formalize each of the identified competency questions. Implicit in each formalism is a mapping between the natural language used in the requirement and the terms defined in the ontology. This mapping will be made explicit in the application of the ontology, which addresses the mapping models required to encode information in datasets as instances in the ontology.</w:t>
      </w:r>
    </w:p>
    <w:p w14:paraId="31806F0D" w14:textId="77777777" w:rsidR="006C7A40" w:rsidRDefault="006C7A40" w:rsidP="00286604">
      <w:pPr>
        <w:rPr>
          <w:lang w:val="en-US" w:bidi="en-US"/>
        </w:rPr>
      </w:pPr>
    </w:p>
    <w:p w14:paraId="27311F6A" w14:textId="37E2B902" w:rsidR="006C7A40" w:rsidRDefault="006C7A40" w:rsidP="006C7A40">
      <w:pPr>
        <w:pStyle w:val="Heading3"/>
      </w:pPr>
      <w:r>
        <w:t xml:space="preserve">CQs for scenario </w:t>
      </w:r>
    </w:p>
    <w:p w14:paraId="6FDB1AC1" w14:textId="77777777" w:rsidR="006C7A40" w:rsidRPr="00286604" w:rsidRDefault="006C7A40" w:rsidP="006C7A40">
      <w:pPr>
        <w:pStyle w:val="Heading3"/>
      </w:pPr>
      <w:r>
        <w:t xml:space="preserve">CQs for scenario </w:t>
      </w:r>
    </w:p>
    <w:p w14:paraId="4B50A51D" w14:textId="77777777" w:rsidR="006C7A40" w:rsidRDefault="006C7A40" w:rsidP="006C7A40">
      <w:pPr>
        <w:rPr>
          <w:lang w:val="en-US" w:bidi="en-US"/>
        </w:rPr>
      </w:pPr>
    </w:p>
    <w:p w14:paraId="2D7D7A88" w14:textId="77777777" w:rsidR="006C7A40" w:rsidRPr="00286604" w:rsidRDefault="006C7A40" w:rsidP="006C7A40">
      <w:pPr>
        <w:pStyle w:val="Heading3"/>
      </w:pPr>
      <w:r>
        <w:t xml:space="preserve">CQs for scenario </w:t>
      </w:r>
    </w:p>
    <w:p w14:paraId="439E5A6B" w14:textId="77777777" w:rsidR="006C7A40" w:rsidRDefault="006C7A40" w:rsidP="006C7A40">
      <w:pPr>
        <w:rPr>
          <w:lang w:val="en-US" w:bidi="en-US"/>
        </w:rPr>
      </w:pPr>
    </w:p>
    <w:p w14:paraId="226E8935" w14:textId="77777777" w:rsidR="006C7A40" w:rsidRPr="00286604" w:rsidRDefault="006C7A40" w:rsidP="006C7A40">
      <w:pPr>
        <w:pStyle w:val="Heading3"/>
      </w:pPr>
      <w:r>
        <w:t xml:space="preserve">CQs for scenario </w:t>
      </w:r>
    </w:p>
    <w:p w14:paraId="41D276D8" w14:textId="77777777" w:rsidR="006C7A40" w:rsidRDefault="006C7A40" w:rsidP="006C7A40">
      <w:pPr>
        <w:rPr>
          <w:lang w:val="en-US" w:bidi="en-US"/>
        </w:rPr>
      </w:pPr>
    </w:p>
    <w:p w14:paraId="44FD3C91" w14:textId="77777777" w:rsidR="006C7A40" w:rsidRPr="00286604" w:rsidRDefault="006C7A40" w:rsidP="006C7A40">
      <w:pPr>
        <w:pStyle w:val="Heading3"/>
      </w:pPr>
      <w:r>
        <w:t xml:space="preserve">CQs for scenario </w:t>
      </w:r>
    </w:p>
    <w:p w14:paraId="05926CCE" w14:textId="77777777" w:rsidR="006C7A40" w:rsidRPr="006C7A40" w:rsidRDefault="006C7A40" w:rsidP="006C7A40">
      <w:pPr>
        <w:rPr>
          <w:lang w:val="en-US" w:bidi="en-US"/>
        </w:rPr>
      </w:pPr>
    </w:p>
    <w:p w14:paraId="383D4467" w14:textId="0D7F0BDB" w:rsidR="00FC5026" w:rsidRDefault="006009F8" w:rsidP="00FC5026">
      <w:pPr>
        <w:pStyle w:val="Heading2"/>
      </w:pPr>
      <w:bookmarkStart w:id="151" w:name="_Toc22804627"/>
      <w:r>
        <w:t>Application</w:t>
      </w:r>
      <w:bookmarkEnd w:id="151"/>
    </w:p>
    <w:p w14:paraId="361BF121" w14:textId="77777777" w:rsidR="002B3CFA" w:rsidRDefault="002B3CFA" w:rsidP="002B3CFA">
      <w:r>
        <w:t xml:space="preserve">Complementary to the competency question evaluation is the question of whether or not the data required to answer the competency questions can be mapped into the ontology. This is addressed for a subset of the competency questions in the application dimension of evaluation. </w:t>
      </w:r>
    </w:p>
    <w:p w14:paraId="70C7A543" w14:textId="77777777" w:rsidR="002B3CFA" w:rsidRDefault="002B3CFA" w:rsidP="0003795F">
      <w:pPr>
        <w:rPr>
          <w:lang w:val="en-US" w:bidi="en-US"/>
        </w:rPr>
      </w:pPr>
    </w:p>
    <w:p w14:paraId="5DF67858" w14:textId="18AB5600" w:rsidR="006009F8" w:rsidRDefault="006009F8" w:rsidP="0003795F">
      <w:pPr>
        <w:rPr>
          <w:lang w:val="en-US" w:bidi="en-US"/>
        </w:rPr>
      </w:pPr>
      <w:r>
        <w:rPr>
          <w:lang w:val="en-US" w:bidi="en-US"/>
        </w:rPr>
        <w:t>Discuss use case choice</w:t>
      </w:r>
    </w:p>
    <w:p w14:paraId="21243F15" w14:textId="77777777" w:rsidR="0003795F" w:rsidRDefault="0003795F" w:rsidP="0003795F">
      <w:r>
        <w:rPr>
          <w:lang w:val="en-US" w:bidi="en-US"/>
        </w:rPr>
        <w:t xml:space="preserve">Data capture </w:t>
      </w:r>
      <w:r>
        <w:t xml:space="preserve">requirement for capture of relevant data to support the correct response to the competency questions, or in some cases – as discussed in Section </w:t>
      </w:r>
      <w:r>
        <w:fldChar w:fldCharType="begin"/>
      </w:r>
      <w:r>
        <w:instrText xml:space="preserve"> REF _Ref21707177 \r \h </w:instrText>
      </w:r>
      <w:r>
        <w:fldChar w:fldCharType="separate"/>
      </w:r>
      <w:r>
        <w:t>5</w:t>
      </w:r>
      <w:r>
        <w:fldChar w:fldCharType="end"/>
      </w:r>
      <w:r>
        <w:t xml:space="preserve"> – simply for the purpose of storing collected data for future use.</w:t>
      </w:r>
    </w:p>
    <w:p w14:paraId="0838FDA7" w14:textId="7820E5FE" w:rsidR="0003795F" w:rsidRDefault="0003795F" w:rsidP="0003795F">
      <w:pPr>
        <w:rPr>
          <w:lang w:val="en-US" w:bidi="en-US"/>
        </w:rPr>
      </w:pPr>
    </w:p>
    <w:p w14:paraId="0D67AFF6" w14:textId="77777777" w:rsidR="0003795F" w:rsidRPr="0003795F" w:rsidRDefault="0003795F" w:rsidP="0003795F">
      <w:pPr>
        <w:rPr>
          <w:lang w:val="en-US" w:bidi="en-US"/>
        </w:rPr>
      </w:pPr>
    </w:p>
    <w:p w14:paraId="71E8DE92" w14:textId="77777777" w:rsidR="00D23540" w:rsidRDefault="00FC5026" w:rsidP="00EF74D8">
      <w:r>
        <w:t>Complementary to the formulation of the competency questions</w:t>
      </w:r>
      <w:r w:rsidR="00F42FDD">
        <w:t xml:space="preserve"> is the </w:t>
      </w:r>
      <w:r>
        <w:t>expectation that data that is encoded in the ontology will produce the expected results for each competency question.</w:t>
      </w:r>
      <w:r w:rsidR="0003795F">
        <w:t xml:space="preserve"> </w:t>
      </w:r>
    </w:p>
    <w:p w14:paraId="12FFB25B" w14:textId="0ED9F8FE" w:rsidR="00370319" w:rsidRDefault="00370319" w:rsidP="00EF74D8">
      <w:r>
        <w:lastRenderedPageBreak/>
        <w:t>Another facet of evaluation is the application of the ontology. It is important to demonstrate that how the ontology may be used to capture and produce the data of interest</w:t>
      </w:r>
      <w:proofErr w:type="gramStart"/>
      <w:r>
        <w:t>. ,</w:t>
      </w:r>
      <w:proofErr w:type="gramEnd"/>
      <w:r>
        <w:t xml:space="preserve"> and produce the expected results for the competency questions.</w:t>
      </w:r>
    </w:p>
    <w:p w14:paraId="0DE5A725" w14:textId="766A01CF" w:rsidR="00FC5026" w:rsidRDefault="0003795F" w:rsidP="00EF74D8">
      <w:r>
        <w:t>Closely tied to this is the requirement of adequacy: the ontology must provide sufficient terminology to capture the relevant data.</w:t>
      </w:r>
    </w:p>
    <w:p w14:paraId="756C85AA" w14:textId="77777777" w:rsidR="006009F8" w:rsidRDefault="006009F8" w:rsidP="006009F8"/>
    <w:p w14:paraId="20558FD0" w14:textId="5F50C351" w:rsidR="006009F8" w:rsidRDefault="006009F8" w:rsidP="006009F8">
      <w:r>
        <w:t>Data mappings: describe at a High level</w:t>
      </w:r>
    </w:p>
    <w:p w14:paraId="0D7ADDBB" w14:textId="77777777" w:rsidR="006009F8" w:rsidRDefault="006009F8" w:rsidP="006009F8">
      <w:r>
        <w:t>Reference Karma R2RML models (add to appendix)</w:t>
      </w:r>
    </w:p>
    <w:p w14:paraId="5BE5919A" w14:textId="77777777" w:rsidR="006009F8" w:rsidRDefault="006009F8" w:rsidP="00EF74D8"/>
    <w:p w14:paraId="12499C85" w14:textId="77777777" w:rsidR="0003795F" w:rsidRDefault="0003795F" w:rsidP="00EF74D8"/>
    <w:p w14:paraId="585F1AD1" w14:textId="1CD5AFCC" w:rsidR="00044769" w:rsidRDefault="00044769" w:rsidP="006009F8">
      <w:pPr>
        <w:pStyle w:val="Heading1"/>
        <w:spacing w:line="276" w:lineRule="auto"/>
      </w:pPr>
      <w:bookmarkStart w:id="152" w:name="_Ref20730202"/>
      <w:bookmarkStart w:id="153" w:name="_Toc22804628"/>
      <w:r>
        <w:t>Applications</w:t>
      </w:r>
      <w:bookmarkEnd w:id="146"/>
      <w:bookmarkEnd w:id="152"/>
      <w:bookmarkEnd w:id="153"/>
    </w:p>
    <w:p w14:paraId="21F26D60" w14:textId="267A2083" w:rsidR="00B65D5F" w:rsidRPr="00E80D3C" w:rsidRDefault="00881236" w:rsidP="006009F8">
      <w:pPr>
        <w:spacing w:line="276" w:lineRule="auto"/>
      </w:pPr>
      <w:r>
        <w:rPr>
          <w:lang w:val="en-US" w:bidi="en-US"/>
        </w:rPr>
        <w:t xml:space="preserve">Beyond providing formalizing a vocabulary for an integrated, iCity knowledge base, the ontology may be employed more directly support applications for urban informatics. Three such examples </w:t>
      </w:r>
      <w:r w:rsidR="00E332BA">
        <w:rPr>
          <w:lang w:val="en-US" w:bidi="en-US"/>
        </w:rPr>
        <w:t>have been</w:t>
      </w:r>
      <w:r>
        <w:rPr>
          <w:lang w:val="en-US" w:bidi="en-US"/>
        </w:rPr>
        <w:t xml:space="preserve">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54EF07E1" w:rsidR="00B65D5F" w:rsidRDefault="00B65D5F" w:rsidP="006009F8">
      <w:pPr>
        <w:pStyle w:val="Heading2"/>
        <w:spacing w:line="276" w:lineRule="auto"/>
        <w:rPr>
          <w:highlight w:val="yellow"/>
        </w:rPr>
      </w:pPr>
      <w:bookmarkStart w:id="154" w:name="_Toc22804629"/>
      <w:r>
        <w:t>iCity Ontology for</w:t>
      </w:r>
      <w:r w:rsidR="00763A5C">
        <w:t xml:space="preserve"> ATIS in</w:t>
      </w:r>
      <w:r>
        <w:t xml:space="preserve"> the IT-SoS Framework</w:t>
      </w:r>
      <w:r w:rsidR="00763A5C">
        <w:t xml:space="preserve"> </w:t>
      </w:r>
      <w:r w:rsidR="00763A5C" w:rsidRPr="00763A5C">
        <w:rPr>
          <w:highlight w:val="yellow"/>
        </w:rPr>
        <w:t>(to revise based on revisions to project 1.2)</w:t>
      </w:r>
      <w:bookmarkEnd w:id="154"/>
    </w:p>
    <w:p w14:paraId="4862094C" w14:textId="77777777" w:rsidR="00763A5C" w:rsidRPr="009A7486" w:rsidRDefault="00763A5C" w:rsidP="006009F8">
      <w:pPr>
        <w:spacing w:line="276" w:lineRule="auto"/>
        <w:rPr>
          <w:rFonts w:asciiTheme="majorBidi" w:hAnsiTheme="majorBidi" w:cstheme="majorBidi"/>
        </w:rPr>
      </w:pPr>
      <w:r w:rsidRPr="009A7486">
        <w:rPr>
          <w:rFonts w:asciiTheme="majorBidi" w:hAnsiTheme="majorBidi" w:cstheme="majorBidi"/>
        </w:rPr>
        <w:t xml:space="preserve">The tremendous amount and diversity of data generated by ITS (Intelligent Transportation Systems) has become an important source for its services and applications. Travelling from one place to another often involves different information from different ITS services. Unfortunately, the multiplicity of ITS and their complexity has produced a body of heterogeneous data that cannot easily </w:t>
      </w:r>
      <w:r>
        <w:rPr>
          <w:rFonts w:asciiTheme="majorBidi" w:hAnsiTheme="majorBidi" w:cstheme="majorBidi"/>
        </w:rPr>
        <w:t xml:space="preserve">be </w:t>
      </w:r>
      <w:r w:rsidRPr="009A7486">
        <w:rPr>
          <w:rFonts w:asciiTheme="majorBidi" w:hAnsiTheme="majorBidi" w:cstheme="majorBidi"/>
        </w:rPr>
        <w:t>integrated.  Data from different sources must be analyzed, classified and re-organized into a homogenous format to make it universally applicable</w:t>
      </w:r>
      <w:r>
        <w:rPr>
          <w:rFonts w:asciiTheme="majorBidi" w:hAnsiTheme="majorBidi" w:cstheme="majorBidi"/>
        </w:rPr>
        <w:t>.</w:t>
      </w:r>
    </w:p>
    <w:p w14:paraId="740B745C" w14:textId="0CD329B1" w:rsidR="00763A5C" w:rsidRDefault="00763A5C" w:rsidP="006009F8">
      <w:pPr>
        <w:spacing w:line="276" w:lineRule="auto"/>
        <w:rPr>
          <w:rFonts w:asciiTheme="majorBidi" w:hAnsiTheme="majorBidi" w:cstheme="majorBidi"/>
        </w:rPr>
      </w:pPr>
      <w:r w:rsidRPr="009A7486">
        <w:rPr>
          <w:rFonts w:asciiTheme="majorBidi" w:hAnsiTheme="majorBidi" w:cstheme="majorBidi"/>
        </w:rPr>
        <w:t xml:space="preserve">The objective </w:t>
      </w:r>
      <w:r>
        <w:rPr>
          <w:rFonts w:asciiTheme="majorBidi" w:hAnsiTheme="majorBidi" w:cstheme="majorBidi"/>
        </w:rPr>
        <w:t xml:space="preserve">of this work </w:t>
      </w:r>
      <w:r w:rsidRPr="009A7486">
        <w:rPr>
          <w:rFonts w:asciiTheme="majorBidi" w:hAnsiTheme="majorBidi" w:cstheme="majorBidi"/>
        </w:rPr>
        <w:t xml:space="preserve">is to </w:t>
      </w:r>
      <w:r>
        <w:rPr>
          <w:rFonts w:asciiTheme="majorBidi" w:hAnsiTheme="majorBidi" w:cstheme="majorBidi"/>
        </w:rPr>
        <w:t>support the creation of</w:t>
      </w:r>
      <w:r w:rsidRPr="009A7486">
        <w:rPr>
          <w:rFonts w:asciiTheme="majorBidi" w:hAnsiTheme="majorBidi" w:cstheme="majorBidi"/>
        </w:rPr>
        <w:t xml:space="preserve"> tool</w:t>
      </w:r>
      <w:r>
        <w:rPr>
          <w:rFonts w:asciiTheme="majorBidi" w:hAnsiTheme="majorBidi" w:cstheme="majorBidi"/>
        </w:rPr>
        <w:t>s</w:t>
      </w:r>
      <w:r w:rsidRPr="009A7486">
        <w:rPr>
          <w:rFonts w:asciiTheme="majorBidi" w:hAnsiTheme="majorBidi" w:cstheme="majorBidi"/>
        </w:rPr>
        <w:t xml:space="preserve"> </w:t>
      </w:r>
      <w:r>
        <w:rPr>
          <w:rFonts w:asciiTheme="majorBidi" w:hAnsiTheme="majorBidi" w:cstheme="majorBidi"/>
        </w:rPr>
        <w:t>capable of</w:t>
      </w:r>
      <w:r w:rsidRPr="009A7486">
        <w:rPr>
          <w:rFonts w:asciiTheme="majorBidi" w:hAnsiTheme="majorBidi" w:cstheme="majorBidi"/>
        </w:rPr>
        <w:t xml:space="preserve"> dynamic data discovery, information management, and interoperability between </w:t>
      </w:r>
      <w:r w:rsidR="00945EA2">
        <w:rPr>
          <w:rFonts w:asciiTheme="majorBidi" w:hAnsiTheme="majorBidi" w:cstheme="majorBidi"/>
        </w:rPr>
        <w:t xml:space="preserve">data sources </w:t>
      </w:r>
      <w:r w:rsidRPr="009A7486">
        <w:rPr>
          <w:rFonts w:asciiTheme="majorBidi" w:hAnsiTheme="majorBidi" w:cstheme="majorBidi"/>
        </w:rPr>
        <w:t>and services</w:t>
      </w:r>
      <w:r w:rsidR="00945EA2">
        <w:rPr>
          <w:rFonts w:asciiTheme="majorBidi" w:hAnsiTheme="majorBidi" w:cstheme="majorBidi"/>
        </w:rPr>
        <w:t>.</w:t>
      </w:r>
      <w:r w:rsidRPr="009A7486">
        <w:rPr>
          <w:rFonts w:asciiTheme="majorBidi" w:hAnsiTheme="majorBidi" w:cstheme="majorBidi"/>
        </w:rPr>
        <w:t xml:space="preserve"> </w:t>
      </w:r>
      <w:r>
        <w:rPr>
          <w:rFonts w:asciiTheme="majorBidi" w:hAnsiTheme="majorBidi" w:cstheme="majorBidi"/>
        </w:rPr>
        <w:t xml:space="preserve">The architecture </w:t>
      </w:r>
      <w:r w:rsidRPr="009A7486">
        <w:rPr>
          <w:rFonts w:asciiTheme="majorBidi" w:hAnsiTheme="majorBidi" w:cstheme="majorBidi"/>
        </w:rPr>
        <w:t>focuse</w:t>
      </w:r>
      <w:r>
        <w:rPr>
          <w:rFonts w:asciiTheme="majorBidi" w:hAnsiTheme="majorBidi" w:cstheme="majorBidi"/>
        </w:rPr>
        <w:t>s</w:t>
      </w:r>
      <w:r w:rsidRPr="009A7486">
        <w:rPr>
          <w:rFonts w:asciiTheme="majorBidi" w:hAnsiTheme="majorBidi" w:cstheme="majorBidi"/>
        </w:rPr>
        <w:t xml:space="preserve"> on three areas: the storage of the data in a data lake, the semantic representation of the data, and the services layer. </w:t>
      </w:r>
      <w:r>
        <w:rPr>
          <w:rFonts w:asciiTheme="majorBidi" w:hAnsiTheme="majorBidi" w:cstheme="majorBidi"/>
        </w:rPr>
        <w:t>The architecture</w:t>
      </w:r>
      <w:r w:rsidRPr="009A7486">
        <w:rPr>
          <w:rFonts w:asciiTheme="majorBidi" w:hAnsiTheme="majorBidi" w:cstheme="majorBidi"/>
        </w:rPr>
        <w:t xml:space="preserve"> </w:t>
      </w:r>
      <w:r>
        <w:rPr>
          <w:rFonts w:asciiTheme="majorBidi" w:hAnsiTheme="majorBidi" w:cstheme="majorBidi"/>
        </w:rPr>
        <w:t xml:space="preserve">is </w:t>
      </w:r>
      <w:r w:rsidRPr="009A7486">
        <w:rPr>
          <w:rFonts w:asciiTheme="majorBidi" w:hAnsiTheme="majorBidi" w:cstheme="majorBidi"/>
        </w:rPr>
        <w:t xml:space="preserve">designed to be scalable and enhance overall system performance using </w:t>
      </w:r>
      <w:r>
        <w:rPr>
          <w:rFonts w:asciiTheme="majorBidi" w:hAnsiTheme="majorBidi" w:cstheme="majorBidi"/>
        </w:rPr>
        <w:t>a</w:t>
      </w:r>
      <w:r w:rsidRPr="009A7486">
        <w:rPr>
          <w:rFonts w:asciiTheme="majorBidi" w:hAnsiTheme="majorBidi" w:cstheme="majorBidi"/>
        </w:rPr>
        <w:t xml:space="preserve"> semantic representation and integration. Many institutions and companies have developed ICT solutions to close the gap and manage data integration and representation by using well-known industrial protocols likes GTFS. Nevertheless, </w:t>
      </w:r>
      <w:r>
        <w:rPr>
          <w:rFonts w:asciiTheme="majorBidi" w:hAnsiTheme="majorBidi" w:cstheme="majorBidi"/>
        </w:rPr>
        <w:t xml:space="preserve">these solutions lack the formal semantics of ontologies, and </w:t>
      </w:r>
      <w:r w:rsidRPr="009A7486">
        <w:rPr>
          <w:rFonts w:asciiTheme="majorBidi" w:hAnsiTheme="majorBidi" w:cstheme="majorBidi"/>
        </w:rPr>
        <w:t>there is no common standard across systems to manage and exchange data and information.</w:t>
      </w:r>
      <w:r>
        <w:rPr>
          <w:rFonts w:asciiTheme="majorBidi" w:hAnsiTheme="majorBidi" w:cstheme="majorBidi"/>
        </w:rPr>
        <w:t xml:space="preserve"> The iCity Ontology plays a key role in the proposed architecture, enabling an integrated representation of </w:t>
      </w:r>
      <w:r w:rsidRPr="009A7486">
        <w:rPr>
          <w:rFonts w:asciiTheme="majorBidi" w:hAnsiTheme="majorBidi" w:cstheme="majorBidi"/>
        </w:rPr>
        <w:t xml:space="preserve">domain knowledge </w:t>
      </w:r>
      <w:r w:rsidR="00945EA2">
        <w:rPr>
          <w:rFonts w:asciiTheme="majorBidi" w:hAnsiTheme="majorBidi" w:cstheme="majorBidi"/>
        </w:rPr>
        <w:t>and supporting semantic interoperability</w:t>
      </w:r>
      <w:r w:rsidRPr="009A7486">
        <w:rPr>
          <w:rFonts w:asciiTheme="majorBidi" w:hAnsiTheme="majorBidi" w:cstheme="majorBidi"/>
        </w:rPr>
        <w:t xml:space="preserve"> through different tools and across systems.</w:t>
      </w:r>
      <w:r>
        <w:rPr>
          <w:rFonts w:asciiTheme="majorBidi" w:hAnsiTheme="majorBidi" w:cstheme="majorBidi"/>
        </w:rPr>
        <w:t xml:space="preserve"> </w:t>
      </w:r>
    </w:p>
    <w:p w14:paraId="767BDFC2" w14:textId="0E0837EE" w:rsidR="00763A5C" w:rsidRDefault="00763A5C" w:rsidP="006009F8">
      <w:pPr>
        <w:spacing w:line="276" w:lineRule="auto"/>
        <w:rPr>
          <w:rFonts w:asciiTheme="majorBidi" w:hAnsiTheme="majorBidi" w:cstheme="majorBidi"/>
        </w:rPr>
      </w:pPr>
      <w:r>
        <w:rPr>
          <w:rFonts w:asciiTheme="majorBidi" w:hAnsiTheme="majorBidi" w:cstheme="majorBidi"/>
        </w:rPr>
        <w:t xml:space="preserve">In the iCity project, this architecture was demonstrated with </w:t>
      </w:r>
      <w:r w:rsidRPr="00892E93">
        <w:rPr>
          <w:rFonts w:asciiTheme="majorBidi" w:hAnsiTheme="majorBidi" w:cstheme="majorBidi"/>
        </w:rPr>
        <w:t>an example implementation applied to a use case for the development of an Advanced Traveler Information System (ATIS) application that incorporates data from loop detectors.</w:t>
      </w:r>
    </w:p>
    <w:p w14:paraId="6C5654F7" w14:textId="45656993" w:rsidR="001A6211" w:rsidRDefault="001A6211" w:rsidP="006009F8">
      <w:pPr>
        <w:pStyle w:val="Heading3"/>
        <w:spacing w:line="276" w:lineRule="auto"/>
      </w:pPr>
      <w:bookmarkStart w:id="155" w:name="_Toc22804630"/>
      <w:r>
        <w:lastRenderedPageBreak/>
        <w:t>Project 1.2: IT-SoS Architecture</w:t>
      </w:r>
      <w:bookmarkEnd w:id="155"/>
    </w:p>
    <w:p w14:paraId="0F39DEC6" w14:textId="683532AA" w:rsidR="001A6211" w:rsidRPr="00094B9E" w:rsidRDefault="001A6211" w:rsidP="006009F8">
      <w:pPr>
        <w:spacing w:line="276" w:lineRule="auto"/>
      </w:pPr>
      <w:r w:rsidRPr="00094B9E">
        <w:t>The IT</w:t>
      </w:r>
      <w:r>
        <w:t>-</w:t>
      </w:r>
      <w:r w:rsidRPr="00094B9E">
        <w:t xml:space="preserve">SoS </w:t>
      </w:r>
      <w:r>
        <w:t xml:space="preserve">architecture proposed in iCity Project 1.2 is </w:t>
      </w:r>
      <w:r w:rsidRPr="00094B9E">
        <w:t>combined of</w:t>
      </w:r>
      <w:r>
        <w:t xml:space="preserve"> the following major components, as illustrated in </w:t>
      </w:r>
      <w:r>
        <w:fldChar w:fldCharType="begin"/>
      </w:r>
      <w:r>
        <w:instrText xml:space="preserve"> REF _Ref20547299 \h </w:instrText>
      </w:r>
      <w:r w:rsidR="006009F8">
        <w:instrText xml:space="preserve"> \* MERGEFORMAT </w:instrText>
      </w:r>
      <w:r>
        <w:fldChar w:fldCharType="separate"/>
      </w:r>
      <w:r>
        <w:t xml:space="preserve">Figure </w:t>
      </w:r>
      <w:r>
        <w:rPr>
          <w:noProof/>
        </w:rPr>
        <w:t>17</w:t>
      </w:r>
      <w:r>
        <w:fldChar w:fldCharType="end"/>
      </w:r>
      <w:r>
        <w:t>.</w:t>
      </w:r>
    </w:p>
    <w:p w14:paraId="3A23FD3D" w14:textId="77777777" w:rsidR="001A6211" w:rsidRPr="00094B9E" w:rsidRDefault="001A6211" w:rsidP="006009F8">
      <w:pPr>
        <w:pStyle w:val="ListParagraph"/>
        <w:numPr>
          <w:ilvl w:val="0"/>
          <w:numId w:val="46"/>
        </w:numPr>
        <w:spacing w:line="276" w:lineRule="auto"/>
      </w:pPr>
      <w:r w:rsidRPr="000637C9">
        <w:rPr>
          <w:b/>
          <w:bCs/>
        </w:rPr>
        <w:t>Infrastructure</w:t>
      </w:r>
      <w:r>
        <w:t xml:space="preserve">: multi-cloud strategy has been adopted to host the above layers (data, Servicers and Applications). The right selection of the appropriate cloud resources and hosting is based on the data and services requirements. The cloud infrastructure provides dynamic recourse allocation and better cost management. </w:t>
      </w:r>
    </w:p>
    <w:p w14:paraId="11B6E68E" w14:textId="77777777" w:rsidR="001A6211" w:rsidRPr="00094B9E" w:rsidRDefault="001A6211" w:rsidP="006009F8">
      <w:pPr>
        <w:pStyle w:val="ListParagraph"/>
        <w:numPr>
          <w:ilvl w:val="0"/>
          <w:numId w:val="46"/>
        </w:numPr>
        <w:spacing w:line="276" w:lineRule="auto"/>
      </w:pPr>
      <w:r w:rsidRPr="000637C9">
        <w:rPr>
          <w:b/>
          <w:bCs/>
        </w:rPr>
        <w:t>Data Lake</w:t>
      </w:r>
      <w:r>
        <w:t xml:space="preserve">: to provide </w:t>
      </w:r>
      <w:r w:rsidRPr="000637C9">
        <w:t xml:space="preserve">a storage repository that </w:t>
      </w:r>
      <w:r>
        <w:t xml:space="preserve">host </w:t>
      </w:r>
      <w:r w:rsidRPr="000637C9">
        <w:t xml:space="preserve">a vast amount of data </w:t>
      </w:r>
      <w:r>
        <w:t>(structured and unstructured).</w:t>
      </w:r>
      <w:r w:rsidRPr="000637C9">
        <w:t xml:space="preserve"> </w:t>
      </w:r>
    </w:p>
    <w:p w14:paraId="30B77D73" w14:textId="77777777" w:rsidR="001A6211" w:rsidRPr="000637C9" w:rsidRDefault="001A6211" w:rsidP="006009F8">
      <w:pPr>
        <w:pStyle w:val="ListParagraph"/>
        <w:numPr>
          <w:ilvl w:val="0"/>
          <w:numId w:val="46"/>
        </w:numPr>
        <w:spacing w:line="276" w:lineRule="auto"/>
      </w:pPr>
      <w:r w:rsidRPr="000637C9">
        <w:rPr>
          <w:b/>
          <w:bCs/>
        </w:rPr>
        <w:t>Ontology Engine</w:t>
      </w:r>
      <w:r>
        <w:rPr>
          <w:b/>
          <w:bCs/>
        </w:rPr>
        <w:t xml:space="preserve">: </w:t>
      </w:r>
      <w:r w:rsidRPr="000637C9">
        <w:t>semantic representation for the data</w:t>
      </w:r>
      <w:r>
        <w:t xml:space="preserve"> hosted locally, Data Lake, or extremally. </w:t>
      </w:r>
    </w:p>
    <w:p w14:paraId="0A547089" w14:textId="77777777" w:rsidR="001A6211" w:rsidRPr="000637C9" w:rsidRDefault="001A6211" w:rsidP="006009F8">
      <w:pPr>
        <w:pStyle w:val="ListParagraph"/>
        <w:numPr>
          <w:ilvl w:val="0"/>
          <w:numId w:val="46"/>
        </w:numPr>
        <w:spacing w:line="276" w:lineRule="auto"/>
      </w:pPr>
      <w:r w:rsidRPr="000637C9">
        <w:rPr>
          <w:b/>
          <w:bCs/>
        </w:rPr>
        <w:t>Services Layer</w:t>
      </w:r>
      <w:r>
        <w:rPr>
          <w:b/>
          <w:bCs/>
        </w:rPr>
        <w:t xml:space="preserve">: </w:t>
      </w:r>
      <w:r w:rsidRPr="000637C9">
        <w:t xml:space="preserve">to provide a platform to develop the services, i.g GIS services by using Esri platform. </w:t>
      </w:r>
      <w:r>
        <w:t xml:space="preserve">The services consume the data which is provided by Data Lake layer or through the integration with Ontology Engine. </w:t>
      </w:r>
    </w:p>
    <w:p w14:paraId="646DDD62" w14:textId="77777777" w:rsidR="001A6211" w:rsidRPr="00C72162" w:rsidRDefault="001A6211" w:rsidP="006009F8">
      <w:pPr>
        <w:pStyle w:val="ListParagraph"/>
        <w:numPr>
          <w:ilvl w:val="0"/>
          <w:numId w:val="46"/>
        </w:numPr>
        <w:spacing w:line="276" w:lineRule="auto"/>
      </w:pPr>
      <w:r w:rsidRPr="000637C9">
        <w:rPr>
          <w:b/>
          <w:bCs/>
        </w:rPr>
        <w:t>Application Layer</w:t>
      </w:r>
      <w:r>
        <w:rPr>
          <w:b/>
          <w:bCs/>
        </w:rPr>
        <w:t xml:space="preserve">: </w:t>
      </w:r>
      <w:r w:rsidRPr="000637C9">
        <w:t xml:space="preserve">to </w:t>
      </w:r>
      <w:r>
        <w:t xml:space="preserve">use or </w:t>
      </w:r>
      <w:r w:rsidRPr="000637C9">
        <w:t>combine one or more servicers</w:t>
      </w:r>
      <w:r>
        <w:rPr>
          <w:b/>
          <w:bCs/>
        </w:rPr>
        <w:t xml:space="preserve"> </w:t>
      </w:r>
      <w:r w:rsidRPr="00C72162">
        <w:t>and presented on specific application, i.</w:t>
      </w:r>
      <w:r>
        <w:t>e.</w:t>
      </w:r>
      <w:r w:rsidRPr="00C72162">
        <w:t xml:space="preserve"> Advanced Traveler information system (ATIS)</w:t>
      </w:r>
    </w:p>
    <w:p w14:paraId="766F1C29" w14:textId="77777777" w:rsidR="001A6211" w:rsidRDefault="001A6211" w:rsidP="006009F8">
      <w:pPr>
        <w:keepNext/>
        <w:spacing w:line="276" w:lineRule="auto"/>
        <w:ind w:firstLine="720"/>
      </w:pPr>
      <w:r>
        <w:rPr>
          <w:rFonts w:asciiTheme="majorBidi" w:hAnsiTheme="majorBidi" w:cstheme="majorBidi"/>
          <w:noProof/>
        </w:rPr>
        <w:drawing>
          <wp:inline distT="0" distB="0" distL="0" distR="0" wp14:anchorId="16C982EE" wp14:editId="4BB0935E">
            <wp:extent cx="5133975" cy="359283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594" cy="3602366"/>
                    </a:xfrm>
                    <a:prstGeom prst="rect">
                      <a:avLst/>
                    </a:prstGeom>
                    <a:noFill/>
                  </pic:spPr>
                </pic:pic>
              </a:graphicData>
            </a:graphic>
          </wp:inline>
        </w:drawing>
      </w:r>
    </w:p>
    <w:p w14:paraId="65D2D97B" w14:textId="12C475E5" w:rsidR="001A6211" w:rsidRPr="00984B1F" w:rsidRDefault="001A6211" w:rsidP="006009F8">
      <w:pPr>
        <w:pStyle w:val="Caption"/>
        <w:spacing w:line="276" w:lineRule="auto"/>
        <w:rPr>
          <w:rFonts w:asciiTheme="majorBidi" w:hAnsiTheme="majorBidi" w:cstheme="majorBidi"/>
          <w:sz w:val="24"/>
          <w:szCs w:val="24"/>
        </w:rPr>
      </w:pPr>
      <w:bookmarkStart w:id="156" w:name="_Ref20547299"/>
      <w:r>
        <w:t xml:space="preserve">Figure </w:t>
      </w:r>
      <w:fldSimple w:instr=" SEQ Figure \* ARABIC ">
        <w:r>
          <w:rPr>
            <w:noProof/>
          </w:rPr>
          <w:t>17</w:t>
        </w:r>
      </w:fldSimple>
      <w:bookmarkEnd w:id="156"/>
      <w:r>
        <w:t>: IT-SoS Architecture</w:t>
      </w:r>
    </w:p>
    <w:p w14:paraId="64EE3E90" w14:textId="77777777" w:rsidR="001A6211" w:rsidRPr="00984B1F" w:rsidRDefault="001A6211" w:rsidP="006009F8">
      <w:pPr>
        <w:spacing w:line="276" w:lineRule="auto"/>
        <w:ind w:firstLine="720"/>
        <w:rPr>
          <w:rFonts w:asciiTheme="majorBidi" w:hAnsiTheme="majorBidi" w:cstheme="majorBidi"/>
          <w:highlight w:val="yellow"/>
        </w:rPr>
      </w:pPr>
    </w:p>
    <w:p w14:paraId="22E31652" w14:textId="77777777" w:rsidR="001A6211" w:rsidRPr="00984B1F" w:rsidRDefault="001A6211" w:rsidP="006009F8">
      <w:pPr>
        <w:spacing w:line="276" w:lineRule="auto"/>
        <w:ind w:firstLine="720"/>
        <w:rPr>
          <w:rFonts w:asciiTheme="majorBidi" w:hAnsiTheme="majorBidi" w:cstheme="majorBidi"/>
        </w:rPr>
      </w:pPr>
    </w:p>
    <w:p w14:paraId="7CDC12DD" w14:textId="2529E722" w:rsidR="001A6211" w:rsidRDefault="001A6211" w:rsidP="006009F8">
      <w:pPr>
        <w:spacing w:line="276" w:lineRule="auto"/>
        <w:ind w:firstLine="720"/>
        <w:rPr>
          <w:rFonts w:asciiTheme="majorBidi" w:hAnsiTheme="majorBidi" w:cstheme="majorBidi"/>
        </w:rPr>
      </w:pPr>
      <w:r>
        <w:rPr>
          <w:rFonts w:asciiTheme="majorBidi" w:hAnsiTheme="majorBidi" w:cstheme="majorBidi"/>
        </w:rPr>
        <w:t>The iCity Ontology Engine</w:t>
      </w:r>
      <w:r w:rsidRPr="001E707F">
        <w:rPr>
          <w:rFonts w:asciiTheme="majorBidi" w:hAnsiTheme="majorBidi" w:cstheme="majorBidi"/>
        </w:rPr>
        <w:t xml:space="preserve"> supports the IT-SoS by enabling access to semantically integrated data, is depicted in </w:t>
      </w:r>
      <w:r w:rsidRPr="001E707F">
        <w:rPr>
          <w:rFonts w:asciiTheme="majorBidi" w:hAnsiTheme="majorBidi" w:cstheme="majorBidi"/>
        </w:rPr>
        <w:fldChar w:fldCharType="begin"/>
      </w:r>
      <w:r w:rsidRPr="001E707F">
        <w:rPr>
          <w:rFonts w:asciiTheme="majorBidi" w:hAnsiTheme="majorBidi" w:cstheme="majorBidi"/>
        </w:rPr>
        <w:instrText xml:space="preserve"> REF _Ref13129582 \h </w:instrText>
      </w:r>
      <w:r>
        <w:rPr>
          <w:rFonts w:asciiTheme="majorBidi" w:hAnsiTheme="majorBidi" w:cstheme="majorBidi"/>
        </w:rPr>
        <w:instrText xml:space="preserve"> \* MERGEFORMAT </w:instrText>
      </w:r>
      <w:r w:rsidRPr="001E707F">
        <w:rPr>
          <w:rFonts w:asciiTheme="majorBidi" w:hAnsiTheme="majorBidi" w:cstheme="majorBidi"/>
        </w:rPr>
      </w:r>
      <w:r w:rsidRPr="001E707F">
        <w:rPr>
          <w:rFonts w:asciiTheme="majorBidi" w:hAnsiTheme="majorBidi" w:cstheme="majorBidi"/>
        </w:rPr>
        <w:fldChar w:fldCharType="separate"/>
      </w:r>
      <w:r w:rsidRPr="001E707F">
        <w:rPr>
          <w:rFonts w:asciiTheme="majorBidi" w:hAnsiTheme="majorBidi" w:cstheme="majorBidi"/>
        </w:rPr>
        <w:t>Figure 1</w:t>
      </w:r>
      <w:r w:rsidRPr="001E707F">
        <w:rPr>
          <w:rFonts w:asciiTheme="majorBidi" w:hAnsiTheme="majorBidi" w:cstheme="majorBidi"/>
        </w:rPr>
        <w:fldChar w:fldCharType="end"/>
      </w:r>
      <w:r w:rsidRPr="001E707F">
        <w:rPr>
          <w:rFonts w:asciiTheme="majorBidi" w:hAnsiTheme="majorBidi" w:cstheme="majorBidi"/>
        </w:rPr>
        <w:t xml:space="preserve">. In order for the ontology engine function, the data sources must somehow be interpretable in the language of the ontology(s). This requires some </w:t>
      </w:r>
      <w:r w:rsidRPr="001E707F">
        <w:rPr>
          <w:rFonts w:asciiTheme="majorBidi" w:hAnsiTheme="majorBidi" w:cstheme="majorBidi"/>
        </w:rPr>
        <w:lastRenderedPageBreak/>
        <w:t xml:space="preserve">form of semantic annotation or mapping of the data in its original form; ontology will be used to explicitly describe the semantics of each entry in the data sources. We propose the adoption of R2RML (RDB to RDF Mapping Language) to specify these mappings. R2RML is a W3C Recommendation that has been developed specifically for this purpose. </w:t>
      </w:r>
    </w:p>
    <w:p w14:paraId="21CCA8A4" w14:textId="77777777" w:rsidR="001A6211" w:rsidRDefault="001A6211" w:rsidP="006009F8">
      <w:pPr>
        <w:spacing w:line="276" w:lineRule="auto"/>
        <w:ind w:firstLine="720"/>
        <w:rPr>
          <w:rFonts w:asciiTheme="majorBidi" w:hAnsiTheme="majorBidi" w:cstheme="majorBidi"/>
        </w:rPr>
      </w:pPr>
    </w:p>
    <w:p w14:paraId="436E54E6" w14:textId="77777777" w:rsidR="001A6211" w:rsidRDefault="001A6211" w:rsidP="006009F8">
      <w:pPr>
        <w:keepNext/>
        <w:spacing w:line="276" w:lineRule="auto"/>
      </w:pPr>
      <w:r>
        <w:rPr>
          <w:noProof/>
        </w:rPr>
        <w:drawing>
          <wp:inline distT="0" distB="0" distL="0" distR="0" wp14:anchorId="50124BBF" wp14:editId="68F0CCFB">
            <wp:extent cx="5330434" cy="2160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30434" cy="2160000"/>
                    </a:xfrm>
                    <a:prstGeom prst="rect">
                      <a:avLst/>
                    </a:prstGeom>
                    <a:noFill/>
                  </pic:spPr>
                </pic:pic>
              </a:graphicData>
            </a:graphic>
          </wp:inline>
        </w:drawing>
      </w:r>
    </w:p>
    <w:p w14:paraId="7ABBD3AB" w14:textId="77777777" w:rsidR="001A6211" w:rsidRPr="00984B1F" w:rsidRDefault="001A6211" w:rsidP="006009F8">
      <w:pPr>
        <w:pStyle w:val="Caption"/>
        <w:spacing w:line="276" w:lineRule="auto"/>
        <w:rPr>
          <w:rFonts w:asciiTheme="majorBidi" w:hAnsiTheme="majorBidi" w:cstheme="majorBidi"/>
          <w:sz w:val="24"/>
          <w:szCs w:val="24"/>
          <w:highlight w:val="green"/>
        </w:rPr>
      </w:pPr>
      <w:bookmarkStart w:id="157" w:name="_Ref13129582"/>
      <w:r>
        <w:t>Figure 3</w:t>
      </w:r>
      <w:bookmarkEnd w:id="157"/>
      <w:r>
        <w:t>: Architecture of the iCity Ontology Engine</w:t>
      </w:r>
    </w:p>
    <w:p w14:paraId="12B43857" w14:textId="77777777" w:rsidR="001A6211" w:rsidRPr="001E707F" w:rsidRDefault="001A6211" w:rsidP="006009F8">
      <w:pPr>
        <w:spacing w:line="276" w:lineRule="auto"/>
        <w:ind w:firstLine="720"/>
        <w:rPr>
          <w:rFonts w:asciiTheme="majorBidi" w:hAnsiTheme="majorBidi" w:cstheme="majorBidi"/>
        </w:rPr>
      </w:pPr>
    </w:p>
    <w:p w14:paraId="26E226C4"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Using the appropriate ontologies, these mappings will be defined for each type of data source. The ontologies may evolve and be extended over time, but changes will not necessarily be required to the mappings. On the other hand, changes to the data sources will require some modification to the R2RML mapping definitions however they will not necessarily require any changes to the ontologies. The inclusion of new data sources will require the definition of new R2RML mapping definitions, but will not impact any of the existing data sources or mappings.</w:t>
      </w:r>
    </w:p>
    <w:p w14:paraId="4CF5F9C8" w14:textId="77777777"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mappings and the data serve as input to a mapping tool which converts the data into information represented using the terminology of the ontology. This data is formatted according to Semantic Web Standards (i.e. it is serialized in RDF) such that it may then be loaded into a semantic graph data store. </w:t>
      </w:r>
    </w:p>
    <w:p w14:paraId="137C3990" w14:textId="5C057C4A" w:rsidR="001A6211" w:rsidRPr="001E707F" w:rsidRDefault="001A6211" w:rsidP="006009F8">
      <w:pPr>
        <w:spacing w:line="276" w:lineRule="auto"/>
        <w:ind w:firstLine="720"/>
        <w:rPr>
          <w:rFonts w:asciiTheme="majorBidi" w:hAnsiTheme="majorBidi" w:cstheme="majorBidi"/>
        </w:rPr>
      </w:pPr>
      <w:r w:rsidRPr="001E707F">
        <w:rPr>
          <w:rFonts w:asciiTheme="majorBidi" w:hAnsiTheme="majorBidi" w:cstheme="majorBidi"/>
        </w:rPr>
        <w:t xml:space="preserve">The resulting data store houses all of the data. As a result of the mapping process, this data is now semantically annotated and integrated. In other words, the relationships between the various data stores are now explicit according to the concept definitions in the ontology. This data may be accessed via SPARQL queries: these are queries that are specified using the terminology defined by the ontology. In particular, the data store provides APIs that may be called by a variety of applications to access the data of interest via these queries. </w:t>
      </w:r>
    </w:p>
    <w:p w14:paraId="1FB8FCDE" w14:textId="77777777" w:rsidR="001A6211" w:rsidRDefault="001A6211" w:rsidP="006009F8">
      <w:pPr>
        <w:spacing w:line="276" w:lineRule="auto"/>
        <w:ind w:firstLine="720"/>
        <w:rPr>
          <w:rFonts w:asciiTheme="majorBidi" w:hAnsiTheme="majorBidi" w:cstheme="majorBidi"/>
        </w:rPr>
      </w:pPr>
      <w:r w:rsidRPr="001E707F">
        <w:rPr>
          <w:rFonts w:asciiTheme="majorBidi" w:hAnsiTheme="majorBidi" w:cstheme="majorBidi"/>
        </w:rPr>
        <w:t>An alternative architecture is possible in which the data is maintained solely in its original databases and is retrieved on-demand via Ontology-Based Data Access (OBDA) tools. This approach employs the same R2RML mappings, the main difference being that the data is not stored centrally, but assumed to be distributed in pre-existing relational databases. There are additional challenges related to this approach, thus it is a consideration for future work.</w:t>
      </w:r>
    </w:p>
    <w:p w14:paraId="3AB9AE98" w14:textId="4F20B8E7" w:rsidR="001A6211" w:rsidRDefault="001A6211" w:rsidP="006009F8">
      <w:pPr>
        <w:pStyle w:val="Heading3"/>
        <w:spacing w:line="276" w:lineRule="auto"/>
      </w:pPr>
      <w:bookmarkStart w:id="158" w:name="_Toc22804631"/>
      <w:r>
        <w:lastRenderedPageBreak/>
        <w:t>ATIS Case Study</w:t>
      </w:r>
      <w:bookmarkEnd w:id="158"/>
    </w:p>
    <w:p w14:paraId="16784437"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application of the ontology engine architecture for the semantic enabling of sensor data was straightforward. Some minor cleaning of the datasets was required: primarily this involved some reformatting of data values in order to comply with standard datatypes (e.g. for date-time encodings). This cleaning was done using additional functionality provided by the mapping tool, but alternatively could have been accomplished with some preprocessing script.</w:t>
      </w:r>
    </w:p>
    <w:p w14:paraId="1EDD9F3D" w14:textId="50E7F7F3"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KARMA</w:t>
      </w:r>
      <w:r>
        <w:rPr>
          <w:rStyle w:val="FootnoteReference"/>
          <w:rFonts w:asciiTheme="majorBidi" w:hAnsiTheme="majorBidi" w:cstheme="majorBidi"/>
        </w:rPr>
        <w:footnoteReference w:id="19"/>
      </w:r>
      <w:r w:rsidRPr="007513E9">
        <w:rPr>
          <w:rFonts w:asciiTheme="majorBidi" w:hAnsiTheme="majorBidi" w:cstheme="majorBidi"/>
        </w:rPr>
        <w:t xml:space="preserve">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&lt;EndNote&gt;&lt;Cite&gt;&lt;Author&gt;Knoblock&lt;/Author&gt;&lt;Year&gt;2015&lt;/Year&gt;&lt;IDText&gt;Exploiting Semantics for Big Data Integration&lt;/IDText&gt;&lt;DisplayText&gt;[22]&lt;/DisplayText&gt;&lt;record&gt;&lt;isbn&gt;0738-4602&lt;/isbn&gt;&lt;titles&gt;&lt;title&gt;Exploiting Semantics for Big Data Integration&lt;/title&gt;&lt;secondary-title&gt;AI Magazine&lt;/secondary-title&gt;&lt;/titles&gt;&lt;number&gt;1&lt;/number&gt;&lt;contributors&gt;&lt;authors&gt;&lt;author&gt;Knoblock, Craig A&lt;/author&gt;&lt;author&gt;Szekely, Pedro&lt;/author&gt;&lt;/authors&gt;&lt;/contributors&gt;&lt;added-date format="utc"&gt;1564431182&lt;/added-date&gt;&lt;ref-type name="Journal Article"&gt;17&lt;/ref-type&gt;&lt;dates&gt;&lt;year&gt;2015&lt;/year&gt;&lt;/dates&gt;&lt;rec-number&gt;31&lt;/rec-number&gt;&lt;last-updated-date format="utc"&gt;1564431182&lt;/last-updated-date&gt;&lt;volume&gt;36&lt;/volume&gt;&lt;/record&gt;&lt;/Cite&gt;&lt;/EndNote&gt;</w:instrText>
      </w:r>
      <w:r>
        <w:rPr>
          <w:rFonts w:asciiTheme="majorBidi" w:hAnsiTheme="majorBidi" w:cstheme="majorBidi"/>
        </w:rPr>
        <w:fldChar w:fldCharType="separate"/>
      </w:r>
      <w:r w:rsidR="006B06D3">
        <w:rPr>
          <w:rFonts w:asciiTheme="majorBidi" w:hAnsiTheme="majorBidi" w:cstheme="majorBidi"/>
          <w:noProof/>
        </w:rPr>
        <w:t>[22]</w:t>
      </w:r>
      <w:r>
        <w:rPr>
          <w:rFonts w:asciiTheme="majorBidi" w:hAnsiTheme="majorBidi" w:cstheme="majorBidi"/>
        </w:rPr>
        <w:fldChar w:fldCharType="end"/>
      </w:r>
      <w:r w:rsidRPr="007513E9">
        <w:rPr>
          <w:rFonts w:asciiTheme="majorBidi" w:hAnsiTheme="majorBidi" w:cstheme="majorBidi"/>
        </w:rPr>
        <w:t xml:space="preserve"> tool was selected to support the transformation of the original sensor datasets into a semantic representation. This choice was motivated by several factors including: ease of use – the tool is straightforward to use and includes a GUI to support the R2RML specification process; range of acceptable data formats – the tool supports the transformation of not only data in relational databases, but also data in .csv and .json formats, among others; batch transformation – the tool easily enables the transformation of batches of files given the R2RML mappings and thus should easily scale to larger use cases. The Transportation Planning Suite of Ontologies (TPSO) </w:t>
      </w:r>
      <w:r>
        <w:rPr>
          <w:rFonts w:asciiTheme="majorBidi" w:hAnsiTheme="majorBidi" w:cstheme="majorBidi"/>
        </w:rPr>
        <w:fldChar w:fldCharType="begin"/>
      </w:r>
      <w:r w:rsidR="006B06D3">
        <w:rPr>
          <w:rFonts w:asciiTheme="majorBidi" w:hAnsiTheme="majorBidi" w:cstheme="majorBidi"/>
        </w:rPr>
        <w:instrText xml:space="preserve"> ADDIN EN.CITE &lt;EndNote&gt;&lt;Cite&gt;&lt;Author&gt;Katsumi&lt;/Author&gt;&lt;Year&gt;2019&lt;/Year&gt;&lt;IDText&gt;An Ontology-Based Standard for&lt;/IDText&gt;&lt;DisplayText&gt;[23]&lt;/DisplayText&gt;&lt;record&gt;&lt;titles&gt;&lt;title&gt;An Ontology-Based Standard for&amp;#xA; Transportation Planning&lt;/title&gt;&lt;secondary-title&gt;To appear in: Formal Ontologies Meet Industry (FOMI)&lt;/secondary-title&gt;&lt;/titles&gt;&lt;contributors&gt;&lt;authors&gt;&lt;author&gt;Katsumi, Megan&lt;/author&gt;&lt;author&gt;Fox, Mark&lt;/author&gt;&lt;/authors&gt;&lt;/contributors&gt;&lt;added-date format="utc"&gt;1564431329&lt;/added-date&gt;&lt;pub-location&gt;Graz, Austria&lt;/pub-location&gt;&lt;ref-type name="Conference Proceeding"&gt;10&lt;/ref-type&gt;&lt;dates&gt;&lt;year&gt;2019&lt;/year&gt;&lt;/dates&gt;&lt;rec-number&gt;32&lt;/rec-number&gt;&lt;publisher&gt;CEUR&lt;/publisher&gt;&lt;last-updated-date format="utc"&gt;1564431477&lt;/last-updated-date&gt;&lt;contributors&gt;&lt;secondary-authors&gt;&lt;author&gt;Grüninger, Michael&lt;/author&gt;&lt;author&gt;Terkaj, Walter&lt;/author&gt;&lt;/secondary-authors&gt;&lt;/contributors&gt;&lt;/record&gt;&lt;/Cite&gt;&lt;/EndNote&gt;</w:instrText>
      </w:r>
      <w:r>
        <w:rPr>
          <w:rFonts w:asciiTheme="majorBidi" w:hAnsiTheme="majorBidi" w:cstheme="majorBidi"/>
        </w:rPr>
        <w:fldChar w:fldCharType="separate"/>
      </w:r>
      <w:r w:rsidR="006B06D3">
        <w:rPr>
          <w:rFonts w:asciiTheme="majorBidi" w:hAnsiTheme="majorBidi" w:cstheme="majorBidi"/>
          <w:noProof/>
        </w:rPr>
        <w:t>[23]</w:t>
      </w:r>
      <w:r>
        <w:rPr>
          <w:rFonts w:asciiTheme="majorBidi" w:hAnsiTheme="majorBidi" w:cstheme="majorBidi"/>
        </w:rPr>
        <w:fldChar w:fldCharType="end"/>
      </w:r>
      <w:r w:rsidRPr="007513E9">
        <w:rPr>
          <w:rFonts w:asciiTheme="majorBidi" w:hAnsiTheme="majorBidi" w:cstheme="majorBidi"/>
        </w:rPr>
        <w:t xml:space="preserve"> was used to define the concepts in the data. In particular, the Observations</w:t>
      </w:r>
      <w:r w:rsidRPr="00FE081C">
        <w:rPr>
          <w:rFonts w:asciiTheme="majorBidi" w:hAnsiTheme="majorBidi" w:cstheme="majorBidi"/>
          <w:vertAlign w:val="superscript"/>
        </w:rPr>
        <w:footnoteReference w:id="20"/>
      </w:r>
      <w:r w:rsidRPr="007513E9">
        <w:rPr>
          <w:rFonts w:asciiTheme="majorBidi" w:hAnsiTheme="majorBidi" w:cstheme="majorBidi"/>
        </w:rPr>
        <w:t xml:space="preserve"> and Transportation System</w:t>
      </w:r>
      <w:r w:rsidRPr="00FE081C">
        <w:rPr>
          <w:rFonts w:asciiTheme="majorBidi" w:hAnsiTheme="majorBidi" w:cstheme="majorBidi"/>
          <w:vertAlign w:val="superscript"/>
        </w:rPr>
        <w:footnoteReference w:id="21"/>
      </w:r>
      <w:r w:rsidRPr="007513E9">
        <w:rPr>
          <w:rFonts w:asciiTheme="majorBidi" w:hAnsiTheme="majorBidi" w:cstheme="majorBidi"/>
        </w:rPr>
        <w:t xml:space="preserve"> Ontologies play a key role. The TPSO was selected owing to the appropriateness of its domain. While there exist other ontologies in the transportation domain, they are not targeted to the task of transportation planning and so do not capture the wide range of concepts involved in the urban system. By using ontologies from the TPSO, we lay the foundation for future work where we might explore an expansion to include a variety of datasets (e.g. regarding agents in the system and the trips they take), such that the architecture may support a wide range of applications. More detail on the mappings applied to the loop detector datasets is provided in the following section.</w:t>
      </w:r>
    </w:p>
    <w:p w14:paraId="3732B5E9" w14:textId="77777777" w:rsidR="0024077A" w:rsidRPr="00222F83"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transformed data is stored in an implementation of the AllegroGraph semantic graph database that runs on an AWS machine (include specs?). There exist a number of other data stores that might have been used and would provide similar API functionality. AllegroGraph was chosen due to its popularity and its unique implementation of a quintuple representation that includes an identifier for each statement in the data store, as opposed to typical approaches which only provide identifiers at the dataset level. This functionality is required for future extensions to this work that address issues such as provenance and confidence in the facts in the data store.</w:t>
      </w:r>
    </w:p>
    <w:p w14:paraId="2F7981D0" w14:textId="77777777" w:rsidR="0024077A" w:rsidRPr="00222F83" w:rsidRDefault="0024077A" w:rsidP="006009F8">
      <w:pPr>
        <w:spacing w:line="276" w:lineRule="auto"/>
        <w:rPr>
          <w:rFonts w:asciiTheme="majorBidi" w:hAnsiTheme="majorBidi" w:cstheme="majorBidi"/>
          <w:color w:val="000000" w:themeColor="text1"/>
          <w:u w:val="single"/>
        </w:rPr>
      </w:pPr>
      <w:r w:rsidRPr="00222F83">
        <w:rPr>
          <w:rFonts w:asciiTheme="majorBidi" w:hAnsiTheme="majorBidi" w:cstheme="majorBidi"/>
          <w:color w:val="000000" w:themeColor="text1"/>
          <w:u w:val="single"/>
        </w:rPr>
        <w:t xml:space="preserve">Mapping the Data </w:t>
      </w:r>
    </w:p>
    <w:p w14:paraId="6375DE0E"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loop detector data was received in a simple, tabular format with the following column headings: WayID, Mean_Value_Max, Time, and Date. In fact, this data set was an excellent example of the challenges for semantic interoperability: communication with the persons responsible for generating the data set was required in order to understand the meaning of each of the attributes. This revealed the following, informal semantics for each attribute:</w:t>
      </w:r>
    </w:p>
    <w:p w14:paraId="3BD4A297"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WayID: this value is the identifier of the road segment over which the loop detector reading is aggregated.</w:t>
      </w:r>
    </w:p>
    <w:p w14:paraId="676E5D16"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lastRenderedPageBreak/>
        <w:t>Mean_Value_Max: this value is the average Max TTI (Maximum Travel Time Index), aggregated over the wayID readings, at one-hour intervals.</w:t>
      </w:r>
    </w:p>
    <w:p w14:paraId="0FF5F3DB"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Time: this value indicates the time of day of the start of the one-hour interval, represented using an integer value that indicates hours past midnight. For example, “0” indicates 12:00 AM, “1” indicates “1:00 AM”, and so on.</w:t>
      </w:r>
    </w:p>
    <w:p w14:paraId="6998CA62" w14:textId="77777777" w:rsidR="0024077A" w:rsidRPr="007513E9" w:rsidRDefault="0024077A" w:rsidP="006009F8">
      <w:pPr>
        <w:pStyle w:val="ListParagraph"/>
        <w:numPr>
          <w:ilvl w:val="0"/>
          <w:numId w:val="47"/>
        </w:numPr>
        <w:spacing w:line="276" w:lineRule="auto"/>
        <w:rPr>
          <w:rFonts w:asciiTheme="majorBidi" w:hAnsiTheme="majorBidi" w:cstheme="majorBidi"/>
        </w:rPr>
      </w:pPr>
      <w:r w:rsidRPr="007513E9">
        <w:rPr>
          <w:rFonts w:asciiTheme="majorBidi" w:hAnsiTheme="majorBidi" w:cstheme="majorBidi"/>
        </w:rPr>
        <w:t>Date: this value represents the date during which the readings were taken, formatted as: year_month_day. For example, the value “017_07_01” indicates the date July 1, 2017.</w:t>
      </w:r>
    </w:p>
    <w:p w14:paraId="259909CA" w14:textId="77777777" w:rsidR="0024077A" w:rsidRDefault="0024077A" w:rsidP="006009F8">
      <w:pPr>
        <w:spacing w:line="276" w:lineRule="auto"/>
        <w:ind w:firstLine="720"/>
        <w:rPr>
          <w:rFonts w:asciiTheme="majorBidi" w:hAnsiTheme="majorBidi" w:cstheme="majorBidi"/>
        </w:rPr>
      </w:pPr>
    </w:p>
    <w:p w14:paraId="7B194B58"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Much of the information that is embedded in these values is not clear from the attribute labels alone. In order to enable interoperability, the semantics of these values must be made explicit. As described in [</w:t>
      </w:r>
      <w:r w:rsidRPr="00AD2ACD">
        <w:rPr>
          <w:rFonts w:asciiTheme="majorBidi" w:hAnsiTheme="majorBidi" w:cstheme="majorBidi"/>
          <w:highlight w:val="yellow"/>
        </w:rPr>
        <w:t>ref Architecture section</w:t>
      </w:r>
      <w:r w:rsidRPr="007513E9">
        <w:rPr>
          <w:rFonts w:asciiTheme="majorBidi" w:hAnsiTheme="majorBidi" w:cstheme="majorBidi"/>
        </w:rPr>
        <w:t xml:space="preserve">] this is done with mappings expressed in R2RML, from the table into an ontology. Which ontology(s) is used in the mappings depends on the scope of the concepts represented in the data. Key concepts that we can recognize from the data are the notion of road segments, time, and measures – in particular the measure of a Maximum TTI (as defined in </w:t>
      </w:r>
      <w:r w:rsidRPr="00AD2ACD">
        <w:rPr>
          <w:rFonts w:asciiTheme="majorBidi" w:hAnsiTheme="majorBidi" w:cstheme="majorBidi"/>
          <w:highlight w:val="yellow"/>
        </w:rPr>
        <w:t>[Hasan to provide reference?</w:t>
      </w:r>
      <w:r w:rsidRPr="007513E9">
        <w:rPr>
          <w:rFonts w:asciiTheme="majorBidi" w:hAnsiTheme="majorBidi" w:cstheme="majorBidi"/>
        </w:rPr>
        <w:t xml:space="preserve">]). As noted above, the TPSO was selected to provide the vocabulary for the R2RML mappings. Before the mappings could be defined, the data values were reformatted into standard datatypes: the Time and Date values were combined to be consistent with the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datatype</w:t>
      </w:r>
      <w:r w:rsidRPr="007513E9">
        <w:rPr>
          <w:rFonts w:asciiTheme="majorBidi" w:hAnsiTheme="majorBidi" w:cstheme="majorBidi"/>
        </w:rPr>
        <w:footnoteReference w:id="22"/>
      </w:r>
      <w:r w:rsidRPr="007513E9">
        <w:rPr>
          <w:rFonts w:asciiTheme="majorBidi" w:hAnsiTheme="majorBidi" w:cstheme="majorBidi"/>
        </w:rPr>
        <w:t>. While this step is not strictly necessary for the architecture, it may be required in some cases in order to map the data values to specific data properties in the ontology.</w:t>
      </w:r>
    </w:p>
    <w:p w14:paraId="146C5B51" w14:textId="77777777" w:rsidR="0024077A" w:rsidRDefault="0024077A" w:rsidP="006009F8">
      <w:pPr>
        <w:spacing w:line="276" w:lineRule="auto"/>
      </w:pPr>
    </w:p>
    <w:p w14:paraId="1BF7FF1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 xml:space="preserve">In what follows, we describe the mappings that were defined for each attribute in order to support the data transformation. In some cases, some reformatting of the values into standard datatypes was also required. </w:t>
      </w:r>
    </w:p>
    <w:p w14:paraId="14017524"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WayID value was defined as an individual member of the RoadSegment class, as defined in the Transportation System Ontology</w:t>
      </w:r>
      <w:r w:rsidRPr="007513E9">
        <w:rPr>
          <w:rFonts w:asciiTheme="majorBidi" w:hAnsiTheme="majorBidi" w:cstheme="majorBidi"/>
        </w:rPr>
        <w:footnoteReference w:id="23"/>
      </w:r>
      <w:r w:rsidRPr="007513E9">
        <w:rPr>
          <w:rFonts w:asciiTheme="majorBidi" w:hAnsiTheme="majorBidi" w:cstheme="majorBidi"/>
        </w:rPr>
        <w:t xml:space="preserve"> from the TPSO. The RoadSegment class represents part of a particular Road that makes up the physical infrastructure of the transportation system.</w:t>
      </w:r>
    </w:p>
    <w:p w14:paraId="16F79583" w14:textId="77777777" w:rsidR="0024077A" w:rsidRPr="007513E9" w:rsidRDefault="0024077A" w:rsidP="006009F8">
      <w:pPr>
        <w:spacing w:line="276" w:lineRule="auto"/>
        <w:ind w:firstLine="720"/>
        <w:rPr>
          <w:rFonts w:asciiTheme="majorBidi" w:hAnsiTheme="majorBidi" w:cstheme="majorBidi"/>
        </w:rPr>
      </w:pPr>
      <w:r w:rsidRPr="007513E9">
        <w:rPr>
          <w:rFonts w:asciiTheme="majorBidi" w:hAnsiTheme="majorBidi" w:cstheme="majorBidi"/>
        </w:rPr>
        <w:t>The Mean_Value_Max value was defined as the value of the numerical_value property of a Measure that is the value of a MeanTTI_Max Quantity. The concepts of a numerical_value, a Measure, and a Quantity are defined in the Units of Measure Ontology</w:t>
      </w:r>
      <w:r w:rsidRPr="007513E9">
        <w:rPr>
          <w:rFonts w:asciiTheme="majorBidi" w:hAnsiTheme="majorBidi" w:cstheme="majorBidi"/>
        </w:rPr>
        <w:footnoteReference w:id="24"/>
      </w:r>
      <w:r w:rsidRPr="007513E9">
        <w:rPr>
          <w:rFonts w:asciiTheme="majorBidi" w:hAnsiTheme="majorBidi" w:cstheme="majorBidi"/>
        </w:rPr>
        <w:t xml:space="preserve"> from the TPSO, whereas the MeanTTI_Max specialization of a Quantity is defined in the TransportationSystem Ontology. More specifically, the MeanTTI_Max is captured as an aggregate of a TTI_Max Quantity, that is the aggregate of a TTI_Max value over a particular RoadSegment (the WayID), that is aggregated over a particular Interval in time. The concept of an interval is introduced in the Time Ontology</w:t>
      </w:r>
      <w:r w:rsidRPr="00AD2ACD">
        <w:rPr>
          <w:rFonts w:asciiTheme="majorBidi" w:hAnsiTheme="majorBidi" w:cstheme="majorBidi"/>
          <w:vertAlign w:val="superscript"/>
        </w:rPr>
        <w:footnoteReference w:id="25"/>
      </w:r>
      <w:r w:rsidRPr="007513E9">
        <w:rPr>
          <w:rFonts w:asciiTheme="majorBidi" w:hAnsiTheme="majorBidi" w:cstheme="majorBidi"/>
        </w:rPr>
        <w:t xml:space="preserve">, and the Interval itself is captured using the transformed Time and Date </w:t>
      </w:r>
      <w:r w:rsidRPr="007513E9">
        <w:rPr>
          <w:rFonts w:asciiTheme="majorBidi" w:hAnsiTheme="majorBidi" w:cstheme="majorBidi"/>
        </w:rPr>
        <w:lastRenderedPageBreak/>
        <w:t xml:space="preserve">values. The resulting value (an </w:t>
      </w:r>
      <w:proofErr w:type="gramStart"/>
      <w:r w:rsidRPr="007513E9">
        <w:rPr>
          <w:rFonts w:asciiTheme="majorBidi" w:hAnsiTheme="majorBidi" w:cstheme="majorBidi"/>
        </w:rPr>
        <w:t>xsd:dateTimeStamp</w:t>
      </w:r>
      <w:proofErr w:type="gramEnd"/>
      <w:r w:rsidRPr="007513E9">
        <w:rPr>
          <w:rFonts w:asciiTheme="majorBidi" w:hAnsiTheme="majorBidi" w:cstheme="majorBidi"/>
        </w:rPr>
        <w:t xml:space="preserve">, as discussed above) provides a value for the start time of the Interval that the TTI_Max is aggregated over, while a value one-hour later provides the end time for the Interval. This mapping is illustrated in </w:t>
      </w:r>
      <w:r w:rsidRPr="007513E9">
        <w:rPr>
          <w:rFonts w:asciiTheme="majorBidi" w:hAnsiTheme="majorBidi" w:cstheme="majorBidi"/>
        </w:rPr>
        <w:fldChar w:fldCharType="begin"/>
      </w:r>
      <w:r w:rsidRPr="007513E9">
        <w:rPr>
          <w:rFonts w:asciiTheme="majorBidi" w:hAnsiTheme="majorBidi" w:cstheme="majorBidi"/>
        </w:rPr>
        <w:instrText xml:space="preserve"> REF _Ref13653957 \h </w:instrText>
      </w:r>
      <w:r>
        <w:rPr>
          <w:rFonts w:asciiTheme="majorBidi" w:hAnsiTheme="majorBidi" w:cstheme="majorBidi"/>
        </w:rPr>
        <w:instrText xml:space="preserve"> \* MERGEFORMAT </w:instrText>
      </w:r>
      <w:r w:rsidRPr="007513E9">
        <w:rPr>
          <w:rFonts w:asciiTheme="majorBidi" w:hAnsiTheme="majorBidi" w:cstheme="majorBidi"/>
        </w:rPr>
      </w:r>
      <w:r w:rsidRPr="007513E9">
        <w:rPr>
          <w:rFonts w:asciiTheme="majorBidi" w:hAnsiTheme="majorBidi" w:cstheme="majorBidi"/>
        </w:rPr>
        <w:fldChar w:fldCharType="separate"/>
      </w:r>
      <w:r w:rsidRPr="007513E9">
        <w:rPr>
          <w:rFonts w:asciiTheme="majorBidi" w:hAnsiTheme="majorBidi" w:cstheme="majorBidi"/>
        </w:rPr>
        <w:t>Figure 1</w:t>
      </w:r>
      <w:r w:rsidRPr="007513E9">
        <w:rPr>
          <w:rFonts w:asciiTheme="majorBidi" w:hAnsiTheme="majorBidi" w:cstheme="majorBidi"/>
        </w:rPr>
        <w:fldChar w:fldCharType="end"/>
      </w:r>
      <w:r w:rsidRPr="007513E9">
        <w:rPr>
          <w:rFonts w:asciiTheme="majorBidi" w:hAnsiTheme="majorBidi" w:cstheme="majorBidi"/>
        </w:rPr>
        <w:t>.</w:t>
      </w:r>
    </w:p>
    <w:p w14:paraId="332F753E" w14:textId="77777777" w:rsidR="0024077A" w:rsidRDefault="0024077A" w:rsidP="0024077A"/>
    <w:p w14:paraId="3EB19D45" w14:textId="77777777" w:rsidR="0024077A" w:rsidRDefault="0024077A" w:rsidP="0024077A">
      <w:pPr>
        <w:keepNext/>
      </w:pPr>
      <w:r w:rsidRPr="00BB3B35">
        <w:rPr>
          <w:noProof/>
        </w:rPr>
        <w:drawing>
          <wp:inline distT="0" distB="0" distL="0" distR="0" wp14:anchorId="62135FB3" wp14:editId="1C4B4885">
            <wp:extent cx="3562281" cy="4432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67560" cy="4438868"/>
                    </a:xfrm>
                    <a:prstGeom prst="rect">
                      <a:avLst/>
                    </a:prstGeom>
                  </pic:spPr>
                </pic:pic>
              </a:graphicData>
            </a:graphic>
          </wp:inline>
        </w:drawing>
      </w:r>
    </w:p>
    <w:p w14:paraId="3EEB406D" w14:textId="77777777" w:rsidR="0024077A" w:rsidRPr="000539CA" w:rsidRDefault="0024077A" w:rsidP="0024077A">
      <w:pPr>
        <w:pStyle w:val="Caption"/>
      </w:pPr>
      <w:bookmarkStart w:id="159" w:name="_Ref13653957"/>
      <w:r>
        <w:t xml:space="preserve">Figure </w:t>
      </w:r>
      <w:fldSimple w:instr=" SEQ Figure \* ARABIC ">
        <w:r>
          <w:rPr>
            <w:noProof/>
          </w:rPr>
          <w:t>1</w:t>
        </w:r>
      </w:fldSimple>
      <w:bookmarkEnd w:id="159"/>
      <w:r>
        <w:t>: Mapping the data values into TPSO concepts. Data values are depicted in boldface blue and the ontology concepts are illustrated with the lines and rectangles.</w:t>
      </w:r>
    </w:p>
    <w:p w14:paraId="35624831" w14:textId="77777777" w:rsidR="0024077A" w:rsidRPr="0024077A" w:rsidRDefault="0024077A" w:rsidP="0024077A">
      <w:pPr>
        <w:rPr>
          <w:lang w:val="en-US" w:bidi="en-US"/>
        </w:rPr>
      </w:pPr>
    </w:p>
    <w:p w14:paraId="710E305B" w14:textId="77777777" w:rsidR="00763A5C" w:rsidRPr="00763A5C" w:rsidRDefault="00763A5C" w:rsidP="00763A5C">
      <w:pPr>
        <w:rPr>
          <w:lang w:val="en-US" w:bidi="en-US"/>
        </w:rPr>
      </w:pPr>
    </w:p>
    <w:p w14:paraId="7BFAC325" w14:textId="711262E7" w:rsidR="00A00EF7" w:rsidRDefault="00A00EF7" w:rsidP="00D72AC0">
      <w:pPr>
        <w:pStyle w:val="Heading2"/>
      </w:pPr>
      <w:bookmarkStart w:id="160" w:name="_Toc22804632"/>
      <w:r>
        <w:t>Analysis of TTC Data for Bus Bridging Study</w:t>
      </w:r>
      <w:bookmarkEnd w:id="160"/>
    </w:p>
    <w:p w14:paraId="0D05C720" w14:textId="70A16DB6" w:rsidR="00A00EF7" w:rsidRDefault="00A00EF7" w:rsidP="00D72AC0">
      <w:pPr>
        <w:pStyle w:val="Heading2"/>
      </w:pPr>
      <w:bookmarkStart w:id="161" w:name="_Toc22804633"/>
      <w:r>
        <w:t>Organization of Travel Model Data</w:t>
      </w:r>
      <w:bookmarkEnd w:id="161"/>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62" w:name="_Toc22804634"/>
      <w:r>
        <w:t>iCity Ontology for Urban Simulation Results</w:t>
      </w:r>
      <w:bookmarkEnd w:id="162"/>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BC16B7">
      <w:pPr>
        <w:pStyle w:val="ListParagraph"/>
        <w:numPr>
          <w:ilvl w:val="0"/>
          <w:numId w:val="20"/>
        </w:numPr>
      </w:pPr>
      <w:r w:rsidRPr="00A03E2D">
        <w:t>the incomparability between models and results,</w:t>
      </w:r>
    </w:p>
    <w:p w14:paraId="117445D1" w14:textId="107C7A19" w:rsidR="00A03E2D" w:rsidRPr="00A03E2D" w:rsidRDefault="00A03E2D" w:rsidP="00BC16B7">
      <w:pPr>
        <w:pStyle w:val="ListParagraph"/>
        <w:numPr>
          <w:ilvl w:val="0"/>
          <w:numId w:val="20"/>
        </w:numPr>
      </w:pPr>
      <w:r w:rsidRPr="00A03E2D">
        <w:lastRenderedPageBreak/>
        <w:t>the need for bespoke query design, and</w:t>
      </w:r>
    </w:p>
    <w:p w14:paraId="07BE6F8F" w14:textId="54951627" w:rsidR="00A03E2D" w:rsidRPr="00A03E2D" w:rsidRDefault="00A03E2D" w:rsidP="00BC16B7">
      <w:pPr>
        <w:pStyle w:val="ListParagraph"/>
        <w:numPr>
          <w:ilvl w:val="0"/>
          <w:numId w:val="20"/>
        </w:numPr>
      </w:pPr>
      <w:r w:rsidRPr="00A03E2D">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pPr>
      <w:r w:rsidRPr="00E80D3C">
        <w:t xml:space="preserve">Simulation: A Simulation is an execution of some </w:t>
      </w:r>
      <w:r w:rsidR="00711B91">
        <w:t xml:space="preserve">model system. It </w:t>
      </w:r>
      <w:r w:rsidRPr="00E80D3C">
        <w:t xml:space="preserve">has some </w:t>
      </w:r>
      <w:r w:rsidRPr="00711B91">
        <w:t>input</w:t>
      </w:r>
      <w:r w:rsidRPr="00E80D3C">
        <w:t xml:space="preserve"> and </w:t>
      </w:r>
      <w:r w:rsidRPr="00E80D3C">
        <w:rPr>
          <w:b/>
        </w:rPr>
        <w:t>output</w:t>
      </w:r>
      <w:r w:rsidRPr="00E80D3C">
        <w:t xml:space="preserve"> </w:t>
      </w:r>
      <w:r>
        <w:t xml:space="preserve">data, defined by some instances of the UrbanSystemOntologyClass. </w:t>
      </w:r>
      <w:r w:rsidRPr="00E80D3C">
        <w:br/>
        <w:t xml:space="preserve">A Simulation has a </w:t>
      </w:r>
      <w:r w:rsidRPr="00E80D3C">
        <w:rPr>
          <w:b/>
        </w:rPr>
        <w:t>run date</w:t>
      </w:r>
      <w:r w:rsidRPr="00E80D3C">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3F90B0CD"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C65CEA">
        <w:t>10.2.2</w:t>
      </w:r>
      <w:r w:rsidR="00B972E5">
        <w:fldChar w:fldCharType="end"/>
      </w:r>
      <w:r w:rsidR="00B972E5">
        <w:t>.</w:t>
      </w:r>
    </w:p>
    <w:p w14:paraId="2D4A44AD" w14:textId="77777777" w:rsidR="00B972E5" w:rsidRPr="006E670F" w:rsidRDefault="00B972E5" w:rsidP="00A03E2D"/>
    <w:p w14:paraId="3FFD7359" w14:textId="09CFCB8D" w:rsidR="00382AA3" w:rsidRDefault="00382AA3" w:rsidP="002016ED">
      <w:pPr>
        <w:pStyle w:val="Heading1"/>
      </w:pPr>
      <w:bookmarkStart w:id="163" w:name="_Toc22804635"/>
      <w:r>
        <w:t>Integration with ArcGIS</w:t>
      </w:r>
      <w:bookmarkEnd w:id="163"/>
    </w:p>
    <w:p w14:paraId="03C0A815" w14:textId="553ADC96" w:rsidR="00382AA3" w:rsidRPr="00382AA3" w:rsidRDefault="00382AA3" w:rsidP="00382AA3">
      <w:pPr>
        <w:rPr>
          <w:lang w:val="en-US" w:bidi="en-US"/>
        </w:rPr>
      </w:pPr>
      <w:r>
        <w:rPr>
          <w:lang w:val="en-US" w:bidi="en-US"/>
        </w:rPr>
        <w:t>In support of Esri Canada projects: CTI and NextGen-911. Inclusion of this section TBD.</w:t>
      </w:r>
    </w:p>
    <w:p w14:paraId="765F49F6" w14:textId="1B6CA433" w:rsidR="000050A4" w:rsidRDefault="00A33FE2" w:rsidP="002016ED">
      <w:pPr>
        <w:pStyle w:val="Heading1"/>
      </w:pPr>
      <w:bookmarkStart w:id="164" w:name="_Toc22804636"/>
      <w:r>
        <w:t>Workflows</w:t>
      </w:r>
      <w:r w:rsidR="00414E85">
        <w:t xml:space="preserve"> (in progress)</w:t>
      </w:r>
      <w:bookmarkEnd w:id="164"/>
    </w:p>
    <w:p w14:paraId="2A1FCCAE" w14:textId="30E70D1E" w:rsidR="000050A4" w:rsidRDefault="00414E85" w:rsidP="000050A4">
      <w:pPr>
        <w:rPr>
          <w:lang w:val="en-US" w:bidi="en-US"/>
        </w:rPr>
      </w:pPr>
      <w:r>
        <w:rPr>
          <w:lang w:val="en-US" w:bidi="en-US"/>
        </w:rPr>
        <w:t xml:space="preserve">In this section we provide an overview of </w:t>
      </w:r>
      <w:r w:rsidR="0015597C">
        <w:rPr>
          <w:lang w:val="en-US" w:bidi="en-US"/>
        </w:rPr>
        <w:t>various workflows adopted for the iCity ontology</w:t>
      </w:r>
      <w:r>
        <w:rPr>
          <w:lang w:val="en-US" w:bidi="en-US"/>
        </w:rPr>
        <w:t>, including:</w:t>
      </w:r>
    </w:p>
    <w:p w14:paraId="40C95BBD" w14:textId="782A3914" w:rsidR="00414E85" w:rsidRDefault="00414E85" w:rsidP="00BC16B7">
      <w:pPr>
        <w:pStyle w:val="ListParagraph"/>
        <w:numPr>
          <w:ilvl w:val="0"/>
          <w:numId w:val="27"/>
        </w:numPr>
      </w:pPr>
      <w:r>
        <w:t>Data Mapping</w:t>
      </w:r>
    </w:p>
    <w:p w14:paraId="06DCB2E6" w14:textId="5E750DE9" w:rsidR="00BC5E3C" w:rsidRDefault="00BC5E3C" w:rsidP="00BC16B7">
      <w:pPr>
        <w:pStyle w:val="ListParagraph"/>
        <w:numPr>
          <w:ilvl w:val="0"/>
          <w:numId w:val="27"/>
        </w:numPr>
      </w:pPr>
      <w:r>
        <w:t>Data storage</w:t>
      </w:r>
    </w:p>
    <w:p w14:paraId="28563496" w14:textId="70C57EF1" w:rsidR="00414E85" w:rsidRDefault="00414E85" w:rsidP="00BC16B7">
      <w:pPr>
        <w:pStyle w:val="ListParagraph"/>
        <w:numPr>
          <w:ilvl w:val="0"/>
          <w:numId w:val="27"/>
        </w:numPr>
      </w:pPr>
      <w:r>
        <w:t>Versioning</w:t>
      </w:r>
    </w:p>
    <w:p w14:paraId="05B2CA9A" w14:textId="02B5B688" w:rsidR="00414E85" w:rsidRDefault="00414E85" w:rsidP="00BC16B7">
      <w:pPr>
        <w:pStyle w:val="ListParagraph"/>
        <w:numPr>
          <w:ilvl w:val="0"/>
          <w:numId w:val="27"/>
        </w:numPr>
      </w:pPr>
      <w:r>
        <w:t>Documentation generation</w:t>
      </w:r>
    </w:p>
    <w:p w14:paraId="1028405F" w14:textId="50441AFC" w:rsidR="00476DD3" w:rsidRDefault="00476DD3" w:rsidP="00476DD3">
      <w:pPr>
        <w:pStyle w:val="Heading2"/>
      </w:pPr>
      <w:bookmarkStart w:id="165" w:name="_Toc22804637"/>
      <w:r>
        <w:t>Data Mapping</w:t>
      </w:r>
      <w:bookmarkEnd w:id="165"/>
    </w:p>
    <w:p w14:paraId="5FCC2710" w14:textId="6D4E88D7" w:rsidR="00476DD3" w:rsidRDefault="00C74B62" w:rsidP="00C74B62">
      <w:pPr>
        <w:pStyle w:val="ListParagraph"/>
        <w:numPr>
          <w:ilvl w:val="0"/>
          <w:numId w:val="6"/>
        </w:numPr>
      </w:pPr>
      <w:r w:rsidRPr="00C74B62">
        <w:t>Discussion of alternatives</w:t>
      </w:r>
    </w:p>
    <w:p w14:paraId="2AEF121D" w14:textId="77777777" w:rsidR="0015597C" w:rsidRDefault="0015597C" w:rsidP="0015597C">
      <w:pPr>
        <w:pStyle w:val="Heading3"/>
      </w:pPr>
      <w:bookmarkStart w:id="166" w:name="_Toc22804638"/>
      <w:r>
        <w:t>Alternative approaches</w:t>
      </w:r>
      <w:bookmarkEnd w:id="166"/>
    </w:p>
    <w:p w14:paraId="3096B0B0" w14:textId="77777777" w:rsidR="0015597C" w:rsidRDefault="0015597C" w:rsidP="0015597C">
      <w:r>
        <w:t>In this guide we focus on the triplestore architecture, wherein the data sources are transformed into triples and uploaded to a triplestore(s). This triplestore may then be accessed via SPARQL queries (including applications using the Apache Jena framework). It should be noted that another possible architecture involves applying the semantic augmentation to access the data in a database, this is referred to as Ontology Based Data Access (OBDA).</w:t>
      </w:r>
    </w:p>
    <w:p w14:paraId="200514B9" w14:textId="77777777" w:rsidR="0015597C" w:rsidRPr="00846739" w:rsidRDefault="0015597C" w:rsidP="0015597C"/>
    <w:p w14:paraId="7DF8CD4D" w14:textId="77777777" w:rsidR="0015597C" w:rsidRDefault="0015597C" w:rsidP="0015597C">
      <w:r>
        <w:lastRenderedPageBreak/>
        <w:t>This guide focuses on the use of the Karma Data Integration Tool</w:t>
      </w:r>
      <w:r>
        <w:rPr>
          <w:rStyle w:val="FootnoteReference"/>
        </w:rPr>
        <w:footnoteReference w:id="26"/>
      </w:r>
      <w:r>
        <w:t xml:space="preserve"> for semantic augmentation and data transformation, however it should be noted that several similar tools exist, with varying capabilities and limitations. These tools are often referred to as R2RML processors or OBDA tools, examples are Mastro and Ontop, among others.</w:t>
      </w:r>
    </w:p>
    <w:p w14:paraId="4CE909D8" w14:textId="77777777" w:rsidR="0015597C" w:rsidRDefault="0015597C" w:rsidP="0015597C">
      <w:pPr>
        <w:pStyle w:val="Heading4"/>
      </w:pPr>
      <w:r>
        <w:t>Factors to consider</w:t>
      </w:r>
    </w:p>
    <w:p w14:paraId="232B7B83" w14:textId="77777777" w:rsidR="0015597C" w:rsidRDefault="0015597C" w:rsidP="00BC16B7">
      <w:pPr>
        <w:pStyle w:val="ListParagraph"/>
        <w:numPr>
          <w:ilvl w:val="0"/>
          <w:numId w:val="32"/>
        </w:numPr>
        <w:rPr>
          <w:lang w:val="en-CA"/>
        </w:rPr>
      </w:pPr>
      <w:r>
        <w:rPr>
          <w:lang w:val="en-CA"/>
        </w:rPr>
        <w:t>Data storage:</w:t>
      </w:r>
    </w:p>
    <w:p w14:paraId="562E1479" w14:textId="77777777" w:rsidR="0015597C" w:rsidRPr="00BC5864" w:rsidRDefault="0015597C" w:rsidP="00BC16B7">
      <w:pPr>
        <w:pStyle w:val="ListParagraph"/>
        <w:numPr>
          <w:ilvl w:val="1"/>
          <w:numId w:val="32"/>
        </w:numPr>
        <w:rPr>
          <w:lang w:val="en-CA"/>
        </w:rPr>
      </w:pPr>
      <w:r>
        <w:rPr>
          <w:lang w:val="en-CA"/>
        </w:rPr>
        <w:t>Which triplestore will you use?</w:t>
      </w:r>
    </w:p>
    <w:p w14:paraId="40D45587" w14:textId="77777777" w:rsidR="0015597C" w:rsidRDefault="0015597C" w:rsidP="00BC16B7">
      <w:pPr>
        <w:pStyle w:val="ListParagraph"/>
        <w:numPr>
          <w:ilvl w:val="1"/>
          <w:numId w:val="32"/>
        </w:numPr>
        <w:rPr>
          <w:lang w:val="en-CA"/>
        </w:rPr>
      </w:pPr>
      <w:r>
        <w:rPr>
          <w:lang w:val="en-CA"/>
        </w:rPr>
        <w:t>May want to consider using the GUDR (Global Urban Data Repository)</w:t>
      </w:r>
    </w:p>
    <w:p w14:paraId="2CE1E147" w14:textId="77777777" w:rsidR="0015597C" w:rsidRPr="00846739" w:rsidRDefault="0015597C" w:rsidP="00BC16B7">
      <w:pPr>
        <w:pStyle w:val="ListParagraph"/>
        <w:numPr>
          <w:ilvl w:val="0"/>
          <w:numId w:val="32"/>
        </w:numPr>
        <w:rPr>
          <w:lang w:val="en-CA"/>
        </w:rPr>
      </w:pPr>
    </w:p>
    <w:p w14:paraId="708C3456" w14:textId="77777777" w:rsidR="0015597C" w:rsidRDefault="0015597C" w:rsidP="0015597C">
      <w:pPr>
        <w:pStyle w:val="Heading3"/>
      </w:pPr>
      <w:bookmarkStart w:id="167" w:name="_Toc22804639"/>
      <w:r>
        <w:t>Basic data mapping/import workflow with Karma and Virtuoso:</w:t>
      </w:r>
      <w:bookmarkEnd w:id="167"/>
    </w:p>
    <w:p w14:paraId="4DC0B563" w14:textId="77777777" w:rsidR="0015597C" w:rsidRDefault="0015597C" w:rsidP="0015597C"/>
    <w:p w14:paraId="74FB7166" w14:textId="77777777" w:rsidR="0015597C" w:rsidRDefault="0015597C" w:rsidP="00BC16B7">
      <w:pPr>
        <w:pStyle w:val="ListParagraph"/>
        <w:numPr>
          <w:ilvl w:val="0"/>
          <w:numId w:val="28"/>
        </w:numPr>
        <w:rPr>
          <w:lang w:val="en-CA"/>
        </w:rPr>
      </w:pPr>
      <w:r>
        <w:rPr>
          <w:lang w:val="en-CA"/>
        </w:rPr>
        <w:t>Design mappings to capture the data using ontology. This step is performed offline and shall be done only once for a particular data source (i.e. all data of like format may be accessed/transformed with the same mapping). Karma provides a GUI to support this process. Note that some cleaning may be required in order to transform the data into an appropriate form.</w:t>
      </w:r>
    </w:p>
    <w:p w14:paraId="6D3A5F79" w14:textId="77777777" w:rsidR="0015597C" w:rsidRDefault="0015597C" w:rsidP="00BC16B7">
      <w:pPr>
        <w:pStyle w:val="ListParagraph"/>
        <w:numPr>
          <w:ilvl w:val="1"/>
          <w:numId w:val="28"/>
        </w:numPr>
        <w:rPr>
          <w:lang w:val="en-CA"/>
        </w:rPr>
      </w:pPr>
      <w:r>
        <w:rPr>
          <w:lang w:val="en-CA"/>
        </w:rPr>
        <w:t>Open Karma, load dataset and relevant ontology files (in current Karma implementation, imports are not directly applied so uploading only the main ontology file may not capture all of the necessary terms).</w:t>
      </w:r>
    </w:p>
    <w:p w14:paraId="736D83E3" w14:textId="77777777" w:rsidR="0015597C" w:rsidRDefault="0015597C" w:rsidP="00BC16B7">
      <w:pPr>
        <w:pStyle w:val="ListParagraph"/>
        <w:numPr>
          <w:ilvl w:val="1"/>
          <w:numId w:val="28"/>
        </w:numPr>
        <w:rPr>
          <w:lang w:val="en-CA"/>
        </w:rPr>
      </w:pPr>
      <w:r>
        <w:rPr>
          <w:lang w:val="en-CA"/>
        </w:rPr>
        <w:t>Data cleaning: transform the data as required (reformatting, separation of cell contents, etc).</w:t>
      </w:r>
      <w:r>
        <w:rPr>
          <w:lang w:val="en-CA"/>
        </w:rPr>
        <w:br/>
        <w:t>This may require some use of Python. For example, in the TTS data we want to transform 3d coordinates to 2d coordinates, and format them according to the WKT format.</w:t>
      </w:r>
      <w:r>
        <w:rPr>
          <w:lang w:val="en-CA"/>
        </w:rPr>
        <w:br/>
        <w:t>Simple reformat as WKT:</w:t>
      </w:r>
    </w:p>
    <w:p w14:paraId="4B69A110" w14:textId="77777777" w:rsidR="0015597C" w:rsidRDefault="0015597C" w:rsidP="0015597C">
      <w:pPr>
        <w:ind w:left="1440"/>
      </w:pPr>
      <w:r w:rsidRPr="008B3A1C">
        <w:t>return "</w:t>
      </w:r>
      <w:proofErr w:type="gramStart"/>
      <w:r w:rsidRPr="008B3A1C">
        <w:t>POLYGON(</w:t>
      </w:r>
      <w:proofErr w:type="gramEnd"/>
      <w:r w:rsidRPr="008B3A1C">
        <w:t xml:space="preserve">" + getValue("coordinates") + ")" </w:t>
      </w:r>
    </w:p>
    <w:p w14:paraId="2E54B78F" w14:textId="77777777" w:rsidR="0015597C" w:rsidRDefault="0015597C" w:rsidP="0015597C">
      <w:pPr>
        <w:ind w:left="720" w:firstLine="720"/>
      </w:pPr>
      <w:r>
        <w:t>Reformat to remove 0-valued 3</w:t>
      </w:r>
      <w:r w:rsidRPr="008B3A1C">
        <w:rPr>
          <w:vertAlign w:val="superscript"/>
        </w:rPr>
        <w:t>rd</w:t>
      </w:r>
      <w:r>
        <w:t xml:space="preserve"> dimension from coordinates:</w:t>
      </w:r>
    </w:p>
    <w:p w14:paraId="0312AD23" w14:textId="77777777" w:rsidR="0015597C" w:rsidRPr="008B3A1C" w:rsidRDefault="0015597C" w:rsidP="0015597C">
      <w:pPr>
        <w:ind w:left="720" w:firstLine="720"/>
      </w:pPr>
      <w:r w:rsidRPr="008B3A1C">
        <w:t>import re</w:t>
      </w:r>
    </w:p>
    <w:p w14:paraId="7E88D66D" w14:textId="77777777" w:rsidR="0015597C" w:rsidRPr="008B3A1C" w:rsidRDefault="0015597C" w:rsidP="0015597C">
      <w:pPr>
        <w:ind w:left="1440"/>
      </w:pPr>
      <w:r w:rsidRPr="008B3A1C">
        <w:t>line = getValue("coordinates")</w:t>
      </w:r>
    </w:p>
    <w:p w14:paraId="62971513" w14:textId="77777777" w:rsidR="0015597C" w:rsidRPr="008B3A1C" w:rsidRDefault="0015597C" w:rsidP="0015597C">
      <w:pPr>
        <w:ind w:left="1440"/>
      </w:pPr>
      <w:r w:rsidRPr="008B3A1C">
        <w:t xml:space="preserve">line = </w:t>
      </w:r>
      <w:proofErr w:type="gramStart"/>
      <w:r w:rsidRPr="008B3A1C">
        <w:t>re.sub(</w:t>
      </w:r>
      <w:proofErr w:type="gramEnd"/>
      <w:r w:rsidRPr="008B3A1C">
        <w:t>',',' ',line)</w:t>
      </w:r>
    </w:p>
    <w:p w14:paraId="59106606" w14:textId="77777777" w:rsidR="0015597C" w:rsidRPr="008B3A1C" w:rsidRDefault="0015597C" w:rsidP="0015597C">
      <w:pPr>
        <w:ind w:left="1440"/>
      </w:pPr>
      <w:r w:rsidRPr="008B3A1C">
        <w:t xml:space="preserve">line = </w:t>
      </w:r>
      <w:proofErr w:type="gramStart"/>
      <w:r w:rsidRPr="008B3A1C">
        <w:t>re.sub(</w:t>
      </w:r>
      <w:proofErr w:type="gramEnd"/>
      <w:r w:rsidRPr="008B3A1C">
        <w:t>' 0 ',',',line)</w:t>
      </w:r>
    </w:p>
    <w:p w14:paraId="6526D223" w14:textId="77777777" w:rsidR="0015597C" w:rsidRDefault="0015597C" w:rsidP="0015597C">
      <w:pPr>
        <w:ind w:left="1440"/>
      </w:pPr>
      <w:r w:rsidRPr="008B3A1C">
        <w:t>return line</w:t>
      </w:r>
    </w:p>
    <w:p w14:paraId="1D588061" w14:textId="77777777" w:rsidR="0015597C" w:rsidRPr="008B3A1C" w:rsidRDefault="0015597C" w:rsidP="0015597C">
      <w:pPr>
        <w:ind w:left="720"/>
      </w:pPr>
      <w:r>
        <w:t>The specification of IRIs is also a good step to take here. In some cases, this may require reformatting of some of the data. It will also likely require the introduction of some base namespace, e.g. “</w:t>
      </w:r>
      <w:r w:rsidRPr="00787F22">
        <w:t>https://w3id.org/icity/TTC_srt_delays</w:t>
      </w:r>
      <w:r>
        <w:t>/...”</w:t>
      </w:r>
    </w:p>
    <w:p w14:paraId="6741BFC9" w14:textId="77777777" w:rsidR="0015597C" w:rsidRDefault="0015597C" w:rsidP="00BC16B7">
      <w:pPr>
        <w:pStyle w:val="ListParagraph"/>
        <w:numPr>
          <w:ilvl w:val="1"/>
          <w:numId w:val="28"/>
        </w:numPr>
        <w:rPr>
          <w:lang w:val="en-CA"/>
        </w:rPr>
      </w:pPr>
      <w:r>
        <w:rPr>
          <w:lang w:val="en-CA"/>
        </w:rPr>
        <w:t>Specify ontology mappings in Karma.</w:t>
      </w:r>
    </w:p>
    <w:p w14:paraId="606764D9" w14:textId="77777777" w:rsidR="0015597C" w:rsidRDefault="0015597C" w:rsidP="00BC16B7">
      <w:pPr>
        <w:pStyle w:val="ListParagraph"/>
        <w:numPr>
          <w:ilvl w:val="1"/>
          <w:numId w:val="28"/>
        </w:numPr>
        <w:rPr>
          <w:lang w:val="en-CA"/>
        </w:rPr>
      </w:pPr>
      <w:r>
        <w:rPr>
          <w:lang w:val="en-CA"/>
        </w:rPr>
        <w:t>Export R2RML model (ttl or rdf) file. This model is a representation of the mapping of the data into the ontology.</w:t>
      </w:r>
    </w:p>
    <w:p w14:paraId="7994C912" w14:textId="77777777" w:rsidR="0015597C" w:rsidRDefault="0015597C" w:rsidP="00BC16B7">
      <w:pPr>
        <w:pStyle w:val="ListParagraph"/>
        <w:numPr>
          <w:ilvl w:val="1"/>
          <w:numId w:val="28"/>
        </w:numPr>
        <w:rPr>
          <w:lang w:val="en-CA"/>
        </w:rPr>
      </w:pPr>
      <w:r>
        <w:rPr>
          <w:lang w:val="en-CA"/>
        </w:rPr>
        <w:t>At this point, for a one-off transformation the transformed data may also be exported and saved for upload into the desired triplestore. However, if the mappings are to be generated and uploaded at a later date, only the R2RML model is required.</w:t>
      </w:r>
    </w:p>
    <w:p w14:paraId="5BF2BB7D" w14:textId="77777777" w:rsidR="0015597C" w:rsidRDefault="0015597C" w:rsidP="0015597C">
      <w:pPr>
        <w:pStyle w:val="Heading3"/>
      </w:pPr>
      <w:bookmarkStart w:id="168" w:name="_Toc22804640"/>
      <w:r>
        <w:lastRenderedPageBreak/>
        <w:t>Repeat Data Mappings</w:t>
      </w:r>
      <w:bookmarkEnd w:id="168"/>
    </w:p>
    <w:p w14:paraId="0A0F7F4F" w14:textId="77777777" w:rsidR="0015597C" w:rsidRDefault="0015597C" w:rsidP="0015597C">
      <w:r>
        <w:t>For multiple datasets with the same mapping, we can automate the above process once an initial mapping has been defined. This is possible using the batch mode in Karma</w:t>
      </w:r>
      <w:r>
        <w:rPr>
          <w:rStyle w:val="FootnoteReference"/>
        </w:rPr>
        <w:footnoteReference w:id="27"/>
      </w:r>
      <w:r>
        <w:t>.</w:t>
      </w:r>
    </w:p>
    <w:p w14:paraId="0F93A576" w14:textId="77777777" w:rsidR="0015597C" w:rsidRDefault="0015597C" w:rsidP="0015597C"/>
    <w:p w14:paraId="2E3F5657" w14:textId="77777777" w:rsidR="0015597C" w:rsidRDefault="0015597C" w:rsidP="0015597C">
      <w:r>
        <w:t>Example: let’s download a bunch of TTC incident files and try to map them with a single command, using the R2RML mapping that we defined for the first dataset.</w:t>
      </w:r>
    </w:p>
    <w:p w14:paraId="4EE02378" w14:textId="77777777" w:rsidR="0015597C" w:rsidRDefault="0015597C" w:rsidP="0015597C">
      <w:r>
        <w:t>Beginning with data files:</w:t>
      </w:r>
    </w:p>
    <w:p w14:paraId="07BD8099" w14:textId="77777777" w:rsidR="0015597C" w:rsidRDefault="0015597C" w:rsidP="00BC16B7">
      <w:pPr>
        <w:pStyle w:val="ListParagraph"/>
        <w:numPr>
          <w:ilvl w:val="0"/>
          <w:numId w:val="29"/>
        </w:numPr>
        <w:rPr>
          <w:lang w:val="en-CA"/>
        </w:rPr>
      </w:pPr>
      <w:r w:rsidRPr="00091669">
        <w:rPr>
          <w:lang w:val="en-CA"/>
        </w:rPr>
        <w:t>SubwayDelay201706</w:t>
      </w:r>
      <w:r>
        <w:rPr>
          <w:lang w:val="en-CA"/>
        </w:rPr>
        <w:t>.csv</w:t>
      </w:r>
    </w:p>
    <w:p w14:paraId="0BFB246F" w14:textId="77777777" w:rsidR="0015597C" w:rsidRDefault="0015597C" w:rsidP="00BC16B7">
      <w:pPr>
        <w:pStyle w:val="ListParagraph"/>
        <w:numPr>
          <w:ilvl w:val="0"/>
          <w:numId w:val="29"/>
        </w:numPr>
        <w:rPr>
          <w:lang w:val="en-CA"/>
        </w:rPr>
      </w:pPr>
      <w:r w:rsidRPr="00091669">
        <w:rPr>
          <w:lang w:val="en-CA"/>
        </w:rPr>
        <w:t>SubwaySRTLogs201707</w:t>
      </w:r>
      <w:r>
        <w:rPr>
          <w:lang w:val="en-CA"/>
        </w:rPr>
        <w:t>.csv</w:t>
      </w:r>
    </w:p>
    <w:p w14:paraId="3CB1684D" w14:textId="77777777" w:rsidR="0015597C" w:rsidRDefault="0015597C" w:rsidP="00BC16B7">
      <w:pPr>
        <w:pStyle w:val="ListParagraph"/>
        <w:numPr>
          <w:ilvl w:val="0"/>
          <w:numId w:val="29"/>
        </w:numPr>
        <w:rPr>
          <w:lang w:val="en-CA"/>
        </w:rPr>
      </w:pPr>
      <w:r w:rsidRPr="00091669">
        <w:rPr>
          <w:lang w:val="en-CA"/>
        </w:rPr>
        <w:t>SubwaySRTLogs201708</w:t>
      </w:r>
      <w:r>
        <w:rPr>
          <w:lang w:val="en-CA"/>
        </w:rPr>
        <w:t>.csv</w:t>
      </w:r>
    </w:p>
    <w:p w14:paraId="7CFB31BA" w14:textId="77777777" w:rsidR="0015597C" w:rsidRPr="00E9694B" w:rsidRDefault="0015597C" w:rsidP="0015597C">
      <w:r>
        <w:t>And a pre-defined mapping file</w:t>
      </w:r>
    </w:p>
    <w:p w14:paraId="4BAFB204" w14:textId="77777777" w:rsidR="0015597C" w:rsidRDefault="0015597C" w:rsidP="00BC16B7">
      <w:pPr>
        <w:pStyle w:val="ListParagraph"/>
        <w:numPr>
          <w:ilvl w:val="0"/>
          <w:numId w:val="29"/>
        </w:numPr>
        <w:rPr>
          <w:lang w:val="en-CA"/>
        </w:rPr>
      </w:pPr>
      <w:r w:rsidRPr="00091669">
        <w:rPr>
          <w:lang w:val="en-CA"/>
        </w:rPr>
        <w:t>SubwaySRT_Mapping</w:t>
      </w:r>
    </w:p>
    <w:p w14:paraId="2E4D30A0" w14:textId="77777777" w:rsidR="0015597C" w:rsidRDefault="0015597C" w:rsidP="0015597C"/>
    <w:p w14:paraId="624F368D" w14:textId="77777777" w:rsidR="0015597C" w:rsidRDefault="0015597C" w:rsidP="0015597C">
      <w:r>
        <w:t>There are 2 ways to do this: offline or online through the API. The API may eventually be useful should the mappings be incorporated into part of some larger process (e.g. a reaction to something: a file being uploaded or stream data being received). Note that a different process would need to be implemented for each file type in order to account for the different mapping files. For now, we’ll work with the offline implementation.</w:t>
      </w:r>
    </w:p>
    <w:p w14:paraId="13ECA38E" w14:textId="77777777" w:rsidR="0015597C" w:rsidRPr="008036B8" w:rsidRDefault="0015597C" w:rsidP="0015597C">
      <w:pPr>
        <w:pStyle w:val="Heading3"/>
        <w:rPr>
          <w:rFonts w:eastAsia="Times New Roman"/>
          <w:bdr w:val="none" w:sz="0" w:space="0" w:color="auto" w:frame="1"/>
          <w:lang w:eastAsia="en-CA"/>
        </w:rPr>
      </w:pPr>
      <w:bookmarkStart w:id="169" w:name="_Toc22804641"/>
      <w:r>
        <w:rPr>
          <w:rFonts w:eastAsia="Times New Roman"/>
          <w:bdr w:val="none" w:sz="0" w:space="0" w:color="auto" w:frame="1"/>
          <w:lang w:eastAsia="en-CA"/>
        </w:rPr>
        <w:t>Offline Batch Mapping</w:t>
      </w:r>
      <w:bookmarkEnd w:id="169"/>
    </w:p>
    <w:p w14:paraId="784B3A60" w14:textId="77777777" w:rsidR="0015597C" w:rsidRDefault="0015597C" w:rsidP="0015597C">
      <w:pPr>
        <w:rPr>
          <w:lang w:eastAsia="en-CA"/>
        </w:rPr>
      </w:pPr>
      <w:r>
        <w:rPr>
          <w:lang w:eastAsia="en-CA"/>
        </w:rPr>
        <w:t>Batch mapping is useful for large quantities of files, or large file sizes. Note that for large mappings, the JVM memory may need to be increased when the commands are run.</w:t>
      </w:r>
    </w:p>
    <w:p w14:paraId="790B7320" w14:textId="77777777" w:rsidR="0015597C" w:rsidRPr="005E44FC" w:rsidRDefault="0015597C" w:rsidP="0015597C">
      <w:pPr>
        <w:rPr>
          <w:lang w:eastAsia="en-CA"/>
        </w:rPr>
      </w:pPr>
    </w:p>
    <w:p w14:paraId="474C9560" w14:textId="77777777" w:rsidR="0015597C" w:rsidRPr="005E6717" w:rsidRDefault="0015597C" w:rsidP="0015597C">
      <w:pPr>
        <w:spacing w:after="240"/>
        <w:rPr>
          <w:rFonts w:ascii="Helvetica" w:hAnsi="Helvetica"/>
          <w:color w:val="24292E"/>
          <w:lang w:eastAsia="en-CA"/>
        </w:rPr>
      </w:pPr>
      <w:r>
        <w:rPr>
          <w:rFonts w:ascii="Helvetica" w:hAnsi="Helvetica"/>
          <w:b/>
          <w:color w:val="24292E"/>
          <w:lang w:eastAsia="en-CA"/>
        </w:rPr>
        <w:t>First-t</w:t>
      </w:r>
      <w:r w:rsidRPr="00A704AE">
        <w:rPr>
          <w:rFonts w:ascii="Helvetica" w:hAnsi="Helvetica"/>
          <w:b/>
          <w:color w:val="24292E"/>
          <w:lang w:eastAsia="en-CA"/>
        </w:rPr>
        <w:t>ime</w:t>
      </w:r>
      <w:r>
        <w:rPr>
          <w:rFonts w:ascii="Helvetica" w:hAnsi="Helvetica"/>
          <w:b/>
          <w:color w:val="24292E"/>
          <w:lang w:eastAsia="en-CA"/>
        </w:rPr>
        <w:t xml:space="preserve"> setup</w:t>
      </w:r>
      <w:r w:rsidRPr="00A704AE">
        <w:rPr>
          <w:rFonts w:ascii="Helvetica" w:hAnsi="Helvetica"/>
          <w:b/>
          <w:color w:val="24292E"/>
          <w:lang w:eastAsia="en-CA"/>
        </w:rPr>
        <w:t xml:space="preserve">: </w:t>
      </w:r>
      <w:r w:rsidRPr="005E6717">
        <w:rPr>
          <w:rFonts w:ascii="Helvetica" w:hAnsi="Helvetica"/>
          <w:color w:val="24292E"/>
          <w:lang w:eastAsia="en-CA"/>
        </w:rPr>
        <w:t>To build the offline jar, go</w:t>
      </w:r>
      <w:r>
        <w:rPr>
          <w:rFonts w:ascii="Helvetica" w:hAnsi="Helvetica"/>
          <w:color w:val="24292E"/>
          <w:lang w:eastAsia="en-CA"/>
        </w:rPr>
        <w:t xml:space="preserve"> </w:t>
      </w:r>
      <w:r w:rsidRPr="005E6717">
        <w:rPr>
          <w:rFonts w:ascii="Helvetica" w:hAnsi="Helvetica"/>
          <w:color w:val="24292E"/>
          <w:lang w:eastAsia="en-CA"/>
        </w:rPr>
        <w:t>to the karma-offline subdirectory and execute the following:</w:t>
      </w:r>
    </w:p>
    <w:p w14:paraId="600B5C5D"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bdr w:val="none" w:sz="0" w:space="0" w:color="auto" w:frame="1"/>
          <w:lang w:eastAsia="en-CA"/>
        </w:rPr>
      </w:pPr>
      <w:r w:rsidRPr="005E6717">
        <w:rPr>
          <w:rFonts w:ascii="Consolas" w:hAnsi="Consolas" w:cs="Consolas"/>
          <w:color w:val="24292E"/>
          <w:sz w:val="20"/>
          <w:szCs w:val="20"/>
          <w:bdr w:val="none" w:sz="0" w:space="0" w:color="auto" w:frame="1"/>
          <w:lang w:eastAsia="en-CA"/>
        </w:rPr>
        <w:t>cd karma-offline</w:t>
      </w:r>
    </w:p>
    <w:p w14:paraId="2EE3497B" w14:textId="77777777" w:rsidR="0015597C" w:rsidRPr="005E6717" w:rsidRDefault="0015597C" w:rsidP="0015597C">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4292E"/>
          <w:sz w:val="20"/>
          <w:szCs w:val="20"/>
          <w:lang w:eastAsia="en-CA"/>
        </w:rPr>
      </w:pPr>
      <w:r w:rsidRPr="005E6717">
        <w:rPr>
          <w:rFonts w:ascii="Consolas" w:hAnsi="Consolas" w:cs="Consolas"/>
          <w:color w:val="24292E"/>
          <w:sz w:val="20"/>
          <w:szCs w:val="20"/>
          <w:bdr w:val="none" w:sz="0" w:space="0" w:color="auto" w:frame="1"/>
          <w:lang w:eastAsia="en-CA"/>
        </w:rPr>
        <w:t>mvn install -P shaded</w:t>
      </w:r>
    </w:p>
    <w:p w14:paraId="6086CA86" w14:textId="77777777" w:rsidR="0015597C" w:rsidRPr="00091669" w:rsidRDefault="0015597C" w:rsidP="0015597C"/>
    <w:p w14:paraId="2E146487" w14:textId="77777777" w:rsidR="0015597C" w:rsidRDefault="0015597C" w:rsidP="0015597C">
      <w:pPr>
        <w:rPr>
          <w:rFonts w:ascii="Consolas" w:hAnsi="Consolas" w:cs="Consolas"/>
          <w:color w:val="24292E"/>
          <w:sz w:val="20"/>
          <w:szCs w:val="20"/>
          <w:bdr w:val="none" w:sz="0" w:space="0" w:color="auto" w:frame="1"/>
          <w:lang w:eastAsia="en-CA"/>
        </w:rPr>
      </w:pPr>
      <w:r w:rsidRPr="00E535FF">
        <w:rPr>
          <w:rFonts w:ascii="Consolas" w:hAnsi="Consolas" w:cs="Consolas"/>
          <w:color w:val="24292E"/>
          <w:sz w:val="20"/>
          <w:szCs w:val="20"/>
          <w:bdr w:val="none" w:sz="0" w:space="0" w:color="auto" w:frame="1"/>
          <w:lang w:eastAsia="en-CA"/>
        </w:rPr>
        <w:t xml:space="preserve">java -cp karma-offline-0.0.1-SNAPSHOT-shaded.jar </w:t>
      </w:r>
      <w:proofErr w:type="gramStart"/>
      <w:r w:rsidRPr="00E535FF">
        <w:rPr>
          <w:rFonts w:ascii="Consolas" w:hAnsi="Consolas" w:cs="Consolas"/>
          <w:color w:val="24292E"/>
          <w:sz w:val="20"/>
          <w:szCs w:val="20"/>
          <w:bdr w:val="none" w:sz="0" w:space="0" w:color="auto" w:frame="1"/>
          <w:lang w:eastAsia="en-CA"/>
        </w:rPr>
        <w:t>edu.isi.karma.rdf.OfflineRdfGenerator</w:t>
      </w:r>
      <w:proofErr w:type="gramEnd"/>
      <w:r w:rsidRPr="00E535FF">
        <w:rPr>
          <w:rFonts w:ascii="Consolas" w:hAnsi="Consolas" w:cs="Consolas"/>
          <w:color w:val="24292E"/>
          <w:sz w:val="20"/>
          <w:szCs w:val="20"/>
          <w:bdr w:val="none" w:sz="0" w:space="0" w:color="auto" w:frame="1"/>
          <w:lang w:eastAsia="en-CA"/>
        </w:rPr>
        <w:t xml:space="preserve"> --sourcetype CSV --filepath "./files/SubwayDelay201706.csv" --modelfilepath "./files/SubwaySRT_Mapping.ttl" --outputfile "./files/ttc-subway-delay-201706.n3" --sourcename "ttc"</w:t>
      </w:r>
    </w:p>
    <w:p w14:paraId="5F614D75" w14:textId="77777777" w:rsidR="0015597C" w:rsidRDefault="0015597C" w:rsidP="0015597C">
      <w:pPr>
        <w:rPr>
          <w:rFonts w:ascii="Consolas" w:hAnsi="Consolas" w:cs="Consolas"/>
          <w:color w:val="24292E"/>
          <w:sz w:val="20"/>
          <w:szCs w:val="20"/>
          <w:bdr w:val="none" w:sz="0" w:space="0" w:color="auto" w:frame="1"/>
          <w:lang w:eastAsia="en-CA"/>
        </w:rPr>
      </w:pPr>
    </w:p>
    <w:p w14:paraId="32E5671C" w14:textId="77777777" w:rsidR="0015597C" w:rsidRDefault="0015597C" w:rsidP="0015597C">
      <w:pPr>
        <w:pStyle w:val="Heading4"/>
        <w:rPr>
          <w:rFonts w:eastAsia="Times New Roman"/>
          <w:bdr w:val="none" w:sz="0" w:space="0" w:color="auto" w:frame="1"/>
          <w:lang w:eastAsia="en-CA"/>
        </w:rPr>
      </w:pPr>
      <w:r>
        <w:rPr>
          <w:rFonts w:eastAsia="Times New Roman"/>
          <w:bdr w:val="none" w:sz="0" w:space="0" w:color="auto" w:frame="1"/>
          <w:lang w:eastAsia="en-CA"/>
        </w:rPr>
        <w:t>A basic</w:t>
      </w:r>
      <w:r w:rsidRPr="00BE6EFC">
        <w:rPr>
          <w:rFonts w:eastAsia="Times New Roman"/>
          <w:bdr w:val="none" w:sz="0" w:space="0" w:color="auto" w:frame="1"/>
          <w:lang w:eastAsia="en-CA"/>
        </w:rPr>
        <w:t xml:space="preserve"> script</w:t>
      </w:r>
      <w:r>
        <w:rPr>
          <w:rFonts w:eastAsia="Times New Roman"/>
          <w:bdr w:val="none" w:sz="0" w:space="0" w:color="auto" w:frame="1"/>
          <w:lang w:eastAsia="en-CA"/>
        </w:rPr>
        <w:t xml:space="preserve"> to map a directory of files of the same type</w:t>
      </w:r>
    </w:p>
    <w:p w14:paraId="25B15C57" w14:textId="77777777" w:rsidR="0015597C"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Given</w:t>
      </w:r>
      <w:r>
        <w:rPr>
          <w:rFonts w:cstheme="minorHAnsi"/>
          <w:color w:val="24292E"/>
          <w:szCs w:val="20"/>
          <w:bdr w:val="none" w:sz="0" w:space="0" w:color="auto" w:frame="1"/>
          <w:lang w:eastAsia="en-CA"/>
        </w:rPr>
        <w:t xml:space="preserve">: </w:t>
      </w:r>
    </w:p>
    <w:p w14:paraId="20302DCE" w14:textId="77777777" w:rsidR="0015597C"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sidRPr="007F54DB">
        <w:rPr>
          <w:rFonts w:eastAsia="Times New Roman" w:cstheme="minorHAnsi"/>
          <w:color w:val="24292E"/>
          <w:szCs w:val="20"/>
          <w:bdr w:val="none" w:sz="0" w:space="0" w:color="auto" w:frame="1"/>
          <w:lang w:val="en-CA" w:eastAsia="en-CA"/>
        </w:rPr>
        <w:t xml:space="preserve">one or more files of the same type (i.e. with the same semantic mapping), in the directory </w:t>
      </w:r>
      <w:proofErr w:type="gramStart"/>
      <w:r w:rsidRPr="007F54DB">
        <w:rPr>
          <w:rFonts w:eastAsia="Times New Roman" w:cstheme="minorHAnsi"/>
          <w:color w:val="24292E"/>
          <w:szCs w:val="20"/>
          <w:bdr w:val="none" w:sz="0" w:space="0" w:color="auto" w:frame="1"/>
          <w:lang w:val="en-CA" w:eastAsia="en-CA"/>
        </w:rPr>
        <w:t>“</w:t>
      </w:r>
      <w:r w:rsidRPr="007F54DB">
        <w:rPr>
          <w:rFonts w:ascii="Courier" w:eastAsia="Times New Roman" w:hAnsi="Courier" w:cstheme="minorHAnsi"/>
          <w:color w:val="24292E"/>
          <w:szCs w:val="20"/>
          <w:bdr w:val="none" w:sz="0" w:space="0" w:color="auto" w:frame="1"/>
          <w:lang w:val="en-CA" w:eastAsia="en-CA"/>
        </w:rPr>
        <w:t>./</w:t>
      </w:r>
      <w:proofErr w:type="gramEnd"/>
      <w:r w:rsidRPr="007F54DB">
        <w:rPr>
          <w:rFonts w:ascii="Courier" w:eastAsia="Times New Roman" w:hAnsi="Courier" w:cstheme="minorHAnsi"/>
          <w:color w:val="24292E"/>
          <w:szCs w:val="20"/>
          <w:bdr w:val="none" w:sz="0" w:space="0" w:color="auto" w:frame="1"/>
          <w:lang w:val="en-CA" w:eastAsia="en-CA"/>
        </w:rPr>
        <w:t>karma-offline/target/files</w:t>
      </w:r>
      <w:r w:rsidRPr="007F54DB">
        <w:rPr>
          <w:rFonts w:eastAsia="Times New Roman" w:cstheme="minorHAnsi"/>
          <w:color w:val="24292E"/>
          <w:szCs w:val="20"/>
          <w:bdr w:val="none" w:sz="0" w:space="0" w:color="auto" w:frame="1"/>
          <w:lang w:val="en-CA" w:eastAsia="en-CA"/>
        </w:rPr>
        <w:t>”.</w:t>
      </w:r>
    </w:p>
    <w:p w14:paraId="7359F427" w14:textId="77777777" w:rsidR="0015597C" w:rsidRPr="007F54DB" w:rsidRDefault="0015597C" w:rsidP="00BC16B7">
      <w:pPr>
        <w:pStyle w:val="ListParagraph"/>
        <w:numPr>
          <w:ilvl w:val="0"/>
          <w:numId w:val="29"/>
        </w:numPr>
        <w:rPr>
          <w:rFonts w:eastAsia="Times New Roman" w:cstheme="minorHAnsi"/>
          <w:color w:val="24292E"/>
          <w:szCs w:val="20"/>
          <w:bdr w:val="none" w:sz="0" w:space="0" w:color="auto" w:frame="1"/>
          <w:lang w:val="en-CA" w:eastAsia="en-CA"/>
        </w:rPr>
      </w:pPr>
      <w:r>
        <w:rPr>
          <w:rFonts w:eastAsia="Times New Roman" w:cstheme="minorHAnsi"/>
          <w:color w:val="24292E"/>
          <w:szCs w:val="20"/>
          <w:bdr w:val="none" w:sz="0" w:space="0" w:color="auto" w:frame="1"/>
          <w:lang w:val="en-CA" w:eastAsia="en-CA"/>
        </w:rPr>
        <w:t>A predefined mapping file (</w:t>
      </w:r>
      <w:r w:rsidRPr="007F54DB">
        <w:rPr>
          <w:rFonts w:ascii="Courier" w:eastAsia="Times New Roman" w:hAnsi="Courier" w:cstheme="minorHAnsi"/>
          <w:color w:val="24292E"/>
          <w:szCs w:val="20"/>
          <w:bdr w:val="none" w:sz="0" w:space="0" w:color="auto" w:frame="1"/>
          <w:lang w:val="en-CA" w:eastAsia="en-CA"/>
        </w:rPr>
        <w:t>SubwaySRT_Mapping.ttl</w:t>
      </w:r>
      <w:r>
        <w:rPr>
          <w:rFonts w:eastAsia="Times New Roman" w:cstheme="minorHAnsi"/>
          <w:color w:val="24292E"/>
          <w:szCs w:val="20"/>
          <w:bdr w:val="none" w:sz="0" w:space="0" w:color="auto" w:frame="1"/>
          <w:lang w:val="en-CA" w:eastAsia="en-CA"/>
        </w:rPr>
        <w:t>)</w:t>
      </w:r>
    </w:p>
    <w:p w14:paraId="5CF85E79" w14:textId="77777777" w:rsidR="0015597C" w:rsidRPr="00A674AB" w:rsidRDefault="0015597C" w:rsidP="0015597C">
      <w:pPr>
        <w:rPr>
          <w:rFonts w:cstheme="minorHAnsi"/>
          <w:color w:val="24292E"/>
          <w:szCs w:val="20"/>
          <w:bdr w:val="none" w:sz="0" w:space="0" w:color="auto" w:frame="1"/>
          <w:lang w:eastAsia="en-CA"/>
        </w:rPr>
      </w:pPr>
      <w:r w:rsidRPr="00A40CEB">
        <w:rPr>
          <w:rFonts w:cstheme="minorHAnsi"/>
          <w:color w:val="24292E"/>
          <w:szCs w:val="20"/>
          <w:u w:val="single"/>
          <w:bdr w:val="none" w:sz="0" w:space="0" w:color="auto" w:frame="1"/>
          <w:lang w:eastAsia="en-CA"/>
        </w:rPr>
        <w:t>Execute</w:t>
      </w:r>
      <w:r w:rsidRPr="00A674AB">
        <w:rPr>
          <w:rFonts w:cstheme="minorHAnsi"/>
          <w:color w:val="24292E"/>
          <w:szCs w:val="20"/>
          <w:bdr w:val="none" w:sz="0" w:space="0" w:color="auto" w:frame="1"/>
          <w:lang w:eastAsia="en-CA"/>
        </w:rPr>
        <w:t xml:space="preserve"> </w:t>
      </w:r>
      <w:proofErr w:type="gramStart"/>
      <w:r w:rsidRPr="00A674AB">
        <w:rPr>
          <w:rFonts w:cstheme="minorHAnsi"/>
          <w:color w:val="24292E"/>
          <w:szCs w:val="20"/>
          <w:bdr w:val="none" w:sz="0" w:space="0" w:color="auto" w:frame="1"/>
          <w:lang w:eastAsia="en-CA"/>
        </w:rPr>
        <w:t>from .</w:t>
      </w:r>
      <w:proofErr w:type="gramEnd"/>
      <w:r w:rsidRPr="00A674AB">
        <w:rPr>
          <w:rFonts w:cstheme="minorHAnsi"/>
          <w:color w:val="24292E"/>
          <w:szCs w:val="20"/>
          <w:bdr w:val="none" w:sz="0" w:space="0" w:color="auto" w:frame="1"/>
          <w:lang w:eastAsia="en-CA"/>
        </w:rPr>
        <w:t>/karma-offline/target directory:</w:t>
      </w:r>
    </w:p>
    <w:p w14:paraId="3F4D2DC9" w14:textId="77777777" w:rsidR="0015597C" w:rsidRPr="00A674AB" w:rsidRDefault="0015597C" w:rsidP="0015597C">
      <w:pPr>
        <w:ind w:left="720"/>
        <w:rPr>
          <w:rFonts w:ascii="Courier" w:hAnsi="Courier" w:cstheme="minorHAnsi"/>
          <w:color w:val="24292E"/>
          <w:sz w:val="20"/>
          <w:szCs w:val="20"/>
          <w:bdr w:val="none" w:sz="0" w:space="0" w:color="auto" w:frame="1"/>
          <w:lang w:eastAsia="en-CA"/>
        </w:rPr>
      </w:pPr>
      <w:r w:rsidRPr="00A674AB">
        <w:rPr>
          <w:rFonts w:ascii="Courier" w:hAnsi="Courier" w:cstheme="minorHAnsi"/>
          <w:color w:val="24292E"/>
          <w:sz w:val="20"/>
          <w:szCs w:val="20"/>
          <w:bdr w:val="none" w:sz="0" w:space="0" w:color="auto" w:frame="1"/>
          <w:lang w:eastAsia="en-CA"/>
        </w:rPr>
        <w:t xml:space="preserve">for file in ./files/*.csv; do java -cp karma-offline-0.0.1-SNAPSHOT-shaded.jar </w:t>
      </w:r>
      <w:proofErr w:type="gramStart"/>
      <w:r w:rsidRPr="00A674AB">
        <w:rPr>
          <w:rFonts w:ascii="Courier" w:hAnsi="Courier" w:cstheme="minorHAnsi"/>
          <w:color w:val="24292E"/>
          <w:sz w:val="20"/>
          <w:szCs w:val="20"/>
          <w:bdr w:val="none" w:sz="0" w:space="0" w:color="auto" w:frame="1"/>
          <w:lang w:eastAsia="en-CA"/>
        </w:rPr>
        <w:t>edu.isi.karma.rdf.OfflineRdfGenerator</w:t>
      </w:r>
      <w:proofErr w:type="gramEnd"/>
      <w:r w:rsidRPr="00A674AB">
        <w:rPr>
          <w:rFonts w:ascii="Courier" w:hAnsi="Courier" w:cstheme="minorHAnsi"/>
          <w:color w:val="24292E"/>
          <w:sz w:val="20"/>
          <w:szCs w:val="20"/>
          <w:bdr w:val="none" w:sz="0" w:space="0" w:color="auto" w:frame="1"/>
          <w:lang w:eastAsia="en-CA"/>
        </w:rPr>
        <w:t xml:space="preserve"> --sourcetype </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 xml:space="preserve"> --filepath "$file" --modelfilepath "./files/</w:t>
      </w:r>
      <w:r w:rsidRPr="00A674AB">
        <w:rPr>
          <w:rFonts w:ascii="Courier" w:hAnsi="Courier" w:cstheme="minorHAnsi"/>
          <w:b/>
          <w:color w:val="24292E"/>
          <w:sz w:val="20"/>
          <w:szCs w:val="20"/>
          <w:bdr w:val="none" w:sz="0" w:space="0" w:color="auto" w:frame="1"/>
          <w:lang w:eastAsia="en-CA"/>
        </w:rPr>
        <w:t>SubwaySRT_Mapping.ttl</w:t>
      </w:r>
      <w:r w:rsidRPr="00A674AB">
        <w:rPr>
          <w:rFonts w:ascii="Courier" w:hAnsi="Courier" w:cstheme="minorHAnsi"/>
          <w:color w:val="24292E"/>
          <w:sz w:val="20"/>
          <w:szCs w:val="20"/>
          <w:bdr w:val="none" w:sz="0" w:space="0" w:color="auto" w:frame="1"/>
          <w:lang w:eastAsia="en-CA"/>
        </w:rPr>
        <w:t>" --outputfile "${file/%</w:t>
      </w:r>
      <w:r w:rsidRPr="00A674AB">
        <w:rPr>
          <w:rFonts w:ascii="Courier" w:hAnsi="Courier" w:cstheme="minorHAnsi"/>
          <w:b/>
          <w:color w:val="24292E"/>
          <w:sz w:val="20"/>
          <w:szCs w:val="20"/>
          <w:bdr w:val="none" w:sz="0" w:space="0" w:color="auto" w:frame="1"/>
          <w:lang w:eastAsia="en-CA"/>
        </w:rPr>
        <w:t>csv</w:t>
      </w:r>
      <w:r w:rsidRPr="00A674AB">
        <w:rPr>
          <w:rFonts w:ascii="Courier" w:hAnsi="Courier" w:cstheme="minorHAnsi"/>
          <w:color w:val="24292E"/>
          <w:sz w:val="20"/>
          <w:szCs w:val="20"/>
          <w:bdr w:val="none" w:sz="0" w:space="0" w:color="auto" w:frame="1"/>
          <w:lang w:eastAsia="en-CA"/>
        </w:rPr>
        <w:t>}ttl" --sourcename "</w:t>
      </w:r>
      <w:r w:rsidRPr="00A674AB">
        <w:rPr>
          <w:rFonts w:ascii="Courier" w:hAnsi="Courier" w:cstheme="minorHAnsi"/>
          <w:b/>
          <w:color w:val="24292E"/>
          <w:sz w:val="20"/>
          <w:szCs w:val="20"/>
          <w:bdr w:val="none" w:sz="0" w:space="0" w:color="auto" w:frame="1"/>
          <w:lang w:eastAsia="en-CA"/>
        </w:rPr>
        <w:t>ttc</w:t>
      </w:r>
      <w:r w:rsidRPr="00A674AB">
        <w:rPr>
          <w:rFonts w:ascii="Courier" w:hAnsi="Courier" w:cstheme="minorHAnsi"/>
          <w:color w:val="24292E"/>
          <w:sz w:val="20"/>
          <w:szCs w:val="20"/>
          <w:bdr w:val="none" w:sz="0" w:space="0" w:color="auto" w:frame="1"/>
          <w:lang w:eastAsia="en-CA"/>
        </w:rPr>
        <w:t>"; done</w:t>
      </w:r>
    </w:p>
    <w:p w14:paraId="0EE24C18" w14:textId="77777777" w:rsidR="0015597C" w:rsidRDefault="0015597C" w:rsidP="0015597C">
      <w:pPr>
        <w:rPr>
          <w:u w:val="single"/>
        </w:rPr>
      </w:pPr>
      <w:r>
        <w:rPr>
          <w:u w:val="single"/>
        </w:rPr>
        <w:lastRenderedPageBreak/>
        <w:t>For large files, e.g.:</w:t>
      </w:r>
    </w:p>
    <w:p w14:paraId="1A8DE08E" w14:textId="77777777" w:rsidR="0015597C" w:rsidRDefault="0015597C" w:rsidP="0015597C">
      <w:pPr>
        <w:ind w:left="720"/>
        <w:rPr>
          <w:u w:val="single"/>
        </w:rPr>
      </w:pPr>
      <w:r w:rsidRPr="005E44FC">
        <w:rPr>
          <w:rFonts w:ascii="Courier" w:hAnsi="Courier"/>
          <w:sz w:val="21"/>
        </w:rPr>
        <w:t xml:space="preserve">java </w:t>
      </w:r>
      <w:r w:rsidRPr="00F53A71">
        <w:rPr>
          <w:rFonts w:ascii="Courier" w:hAnsi="Courier"/>
          <w:sz w:val="21"/>
          <w:highlight w:val="yellow"/>
        </w:rPr>
        <w:t>-Xmx6000m</w:t>
      </w:r>
      <w:r w:rsidRPr="005E44FC">
        <w:rPr>
          <w:rFonts w:ascii="Courier" w:hAnsi="Courier"/>
          <w:sz w:val="21"/>
        </w:rPr>
        <w:t xml:space="preserve"> -cp karma-offline-0.0.1-SNAPSHOT-shaded.jar </w:t>
      </w:r>
      <w:proofErr w:type="gramStart"/>
      <w:r w:rsidRPr="005E44FC">
        <w:rPr>
          <w:rFonts w:ascii="Courier" w:hAnsi="Courier"/>
          <w:sz w:val="21"/>
        </w:rPr>
        <w:t>edu.isi.karma.rdf.OfflineRdfGenerator</w:t>
      </w:r>
      <w:proofErr w:type="gramEnd"/>
      <w:r w:rsidRPr="005E44FC">
        <w:rPr>
          <w:rFonts w:ascii="Courier" w:hAnsi="Courier"/>
          <w:sz w:val="21"/>
        </w:rPr>
        <w:t xml:space="preserve"> --sourcetype CSV --filepath "files/trip_stations.csv" --modelfilepath "files/trip_stations_model.ttl" --outputfile "files/trip_stations.ttl" --sourcename "tasha_microsim"</w:t>
      </w:r>
    </w:p>
    <w:p w14:paraId="4FEC6507" w14:textId="77777777" w:rsidR="0015597C" w:rsidRDefault="0015597C" w:rsidP="0015597C">
      <w:r w:rsidRPr="00A40CEB">
        <w:rPr>
          <w:u w:val="single"/>
        </w:rPr>
        <w:t>Result</w:t>
      </w:r>
      <w:r>
        <w:t>:</w:t>
      </w:r>
    </w:p>
    <w:p w14:paraId="3AEC9549" w14:textId="77777777" w:rsidR="0015597C" w:rsidRPr="007F54DB" w:rsidRDefault="0015597C" w:rsidP="00BC16B7">
      <w:pPr>
        <w:pStyle w:val="ListParagraph"/>
        <w:numPr>
          <w:ilvl w:val="0"/>
          <w:numId w:val="31"/>
        </w:numPr>
        <w:rPr>
          <w:lang w:val="en-CA"/>
        </w:rPr>
      </w:pPr>
      <w:r>
        <w:rPr>
          <w:lang w:val="en-CA"/>
        </w:rPr>
        <w:t>A translated set of triples for each input file (</w:t>
      </w:r>
      <w:r w:rsidRPr="007F54DB">
        <w:rPr>
          <w:rFonts w:ascii="Courier" w:hAnsi="Courier"/>
          <w:lang w:val="en-CA"/>
        </w:rPr>
        <w:t>&lt;filename</w:t>
      </w:r>
      <w:proofErr w:type="gramStart"/>
      <w:r w:rsidRPr="007F54DB">
        <w:rPr>
          <w:rFonts w:ascii="Courier" w:hAnsi="Courier"/>
          <w:lang w:val="en-CA"/>
        </w:rPr>
        <w:t>&gt;.ttl</w:t>
      </w:r>
      <w:proofErr w:type="gramEnd"/>
      <w:r>
        <w:rPr>
          <w:lang w:val="en-CA"/>
        </w:rPr>
        <w:t>)</w:t>
      </w:r>
    </w:p>
    <w:p w14:paraId="2127DFE6" w14:textId="77777777" w:rsidR="0015597C" w:rsidRDefault="0015597C" w:rsidP="0015597C">
      <w:pPr>
        <w:pStyle w:val="Heading4"/>
      </w:pPr>
      <w:r>
        <w:t>Notes</w:t>
      </w:r>
    </w:p>
    <w:p w14:paraId="11C52DE2" w14:textId="77777777" w:rsidR="0015597C" w:rsidRDefault="0015597C" w:rsidP="00BC16B7">
      <w:pPr>
        <w:pStyle w:val="ListParagraph"/>
        <w:numPr>
          <w:ilvl w:val="0"/>
          <w:numId w:val="30"/>
        </w:numPr>
        <w:rPr>
          <w:lang w:val="en-CA"/>
        </w:rPr>
      </w:pPr>
      <w:r>
        <w:rPr>
          <w:lang w:val="en-CA"/>
        </w:rPr>
        <w:t>The Karma installation (one-click install) doesn’t come with karma-offline, you’ll need to install the full version from Github</w:t>
      </w:r>
    </w:p>
    <w:p w14:paraId="547DFAD6" w14:textId="77777777" w:rsidR="0015597C" w:rsidRDefault="0015597C" w:rsidP="00BC16B7">
      <w:pPr>
        <w:pStyle w:val="ListParagraph"/>
        <w:numPr>
          <w:ilvl w:val="0"/>
          <w:numId w:val="30"/>
        </w:numPr>
        <w:rPr>
          <w:lang w:val="en-CA"/>
        </w:rPr>
      </w:pPr>
      <w:r>
        <w:rPr>
          <w:lang w:val="en-CA"/>
        </w:rPr>
        <w:t xml:space="preserve">To run Karma (gui app) from the full installation: </w:t>
      </w:r>
      <w:r>
        <w:rPr>
          <w:lang w:val="en-CA"/>
        </w:rPr>
        <w:br/>
        <w:t>&gt;cd Web-Karma/karma-web</w:t>
      </w:r>
      <w:r>
        <w:rPr>
          <w:lang w:val="en-CA"/>
        </w:rPr>
        <w:br/>
        <w:t xml:space="preserve">&gt;mvn </w:t>
      </w:r>
      <w:proofErr w:type="gramStart"/>
      <w:r>
        <w:rPr>
          <w:lang w:val="en-CA"/>
        </w:rPr>
        <w:t>jetty:run</w:t>
      </w:r>
      <w:proofErr w:type="gramEnd"/>
      <w:r>
        <w:rPr>
          <w:lang w:val="en-CA"/>
        </w:rPr>
        <w:br/>
        <w:t xml:space="preserve">Karma should be accessible at: </w:t>
      </w:r>
      <w:r w:rsidRPr="00782A9A">
        <w:rPr>
          <w:lang w:val="en-CA"/>
        </w:rPr>
        <w:t>http://localhost:8080</w:t>
      </w:r>
    </w:p>
    <w:p w14:paraId="000CC561" w14:textId="77777777" w:rsidR="0015597C" w:rsidRDefault="0015597C" w:rsidP="00BC16B7">
      <w:pPr>
        <w:pStyle w:val="ListParagraph"/>
        <w:numPr>
          <w:ilvl w:val="0"/>
          <w:numId w:val="30"/>
        </w:numPr>
        <w:rPr>
          <w:lang w:val="en-CA"/>
        </w:rPr>
      </w:pPr>
      <w:r>
        <w:rPr>
          <w:lang w:val="en-CA"/>
        </w:rPr>
        <w:t>File paths are relative to the target directory that the command is executed from</w:t>
      </w:r>
    </w:p>
    <w:p w14:paraId="5E6D1D8A" w14:textId="52B57D1F" w:rsidR="00BC5E3C" w:rsidRDefault="0015597C" w:rsidP="00BC5E3C">
      <w:pPr>
        <w:pStyle w:val="Heading2"/>
      </w:pPr>
      <w:r w:rsidRPr="00846739">
        <w:t xml:space="preserve"> </w:t>
      </w:r>
      <w:bookmarkStart w:id="170" w:name="_Toc22804642"/>
      <w:r w:rsidR="00BC5E3C">
        <w:t>Data Storage</w:t>
      </w:r>
      <w:bookmarkEnd w:id="170"/>
    </w:p>
    <w:p w14:paraId="178DF7B0" w14:textId="108D8848" w:rsidR="00BC5E3C" w:rsidRDefault="005F5656" w:rsidP="00BC5E3C">
      <w:pPr>
        <w:rPr>
          <w:lang w:val="en-US" w:bidi="en-US"/>
        </w:rPr>
      </w:pPr>
      <w:r>
        <w:rPr>
          <w:lang w:val="en-US" w:bidi="en-US"/>
        </w:rPr>
        <w:t>Alternatives:</w:t>
      </w:r>
    </w:p>
    <w:p w14:paraId="20B1FCF0" w14:textId="70A652F8" w:rsidR="005F5656" w:rsidRDefault="005F5656" w:rsidP="005F5656">
      <w:pPr>
        <w:pStyle w:val="ListParagraph"/>
        <w:numPr>
          <w:ilvl w:val="0"/>
          <w:numId w:val="6"/>
        </w:numPr>
      </w:pPr>
      <w:r>
        <w:t>ODBC</w:t>
      </w:r>
    </w:p>
    <w:p w14:paraId="37C9F8A5" w14:textId="26C9A4D0" w:rsidR="005F5656" w:rsidRDefault="005F5656" w:rsidP="005F5656">
      <w:pPr>
        <w:pStyle w:val="ListParagraph"/>
        <w:numPr>
          <w:ilvl w:val="0"/>
          <w:numId w:val="6"/>
        </w:numPr>
      </w:pPr>
      <w:r>
        <w:t>Triplestore</w:t>
      </w:r>
    </w:p>
    <w:p w14:paraId="3F6669A0" w14:textId="5CB65374" w:rsidR="005F5656" w:rsidRDefault="005F5656" w:rsidP="005F5656">
      <w:pPr>
        <w:pStyle w:val="ListParagraph"/>
        <w:numPr>
          <w:ilvl w:val="1"/>
          <w:numId w:val="6"/>
        </w:numPr>
      </w:pPr>
      <w:r>
        <w:t>Alternatives: Virtuoso, AllegroGraph, …</w:t>
      </w:r>
    </w:p>
    <w:p w14:paraId="59AC6EAB" w14:textId="486824D4" w:rsidR="005F5656" w:rsidRDefault="005F5656" w:rsidP="005F5656">
      <w:pPr>
        <w:pStyle w:val="ListParagraph"/>
        <w:numPr>
          <w:ilvl w:val="1"/>
          <w:numId w:val="6"/>
        </w:numPr>
      </w:pPr>
      <w:r>
        <w:t>Factors: cost, capabilities, …</w:t>
      </w:r>
    </w:p>
    <w:p w14:paraId="5E59BF84" w14:textId="77777777" w:rsidR="005F5656" w:rsidRPr="005F5656" w:rsidRDefault="005F5656" w:rsidP="005F5656">
      <w:pPr>
        <w:pStyle w:val="ListParagraph"/>
        <w:numPr>
          <w:ilvl w:val="1"/>
          <w:numId w:val="6"/>
        </w:numPr>
      </w:pPr>
    </w:p>
    <w:p w14:paraId="04FCC15B" w14:textId="4BA39A8E" w:rsidR="0015597C" w:rsidRDefault="0015597C" w:rsidP="00BC5E3C">
      <w:pPr>
        <w:pStyle w:val="Heading3"/>
      </w:pPr>
      <w:bookmarkStart w:id="171" w:name="_Toc22804643"/>
      <w:r>
        <w:t>Upload to triplestore</w:t>
      </w:r>
      <w:bookmarkEnd w:id="171"/>
    </w:p>
    <w:p w14:paraId="6F926C7D" w14:textId="77777777" w:rsidR="0015597C" w:rsidRPr="00BC5864" w:rsidRDefault="0015597C" w:rsidP="0015597C">
      <w:r>
        <w:t>Karma includes an option to configure upload to a triplestore (“publishing data”), therefore it’s possible that the mapping and upload process may be combined into a single step. However, it is not clear from the documentation whether this is possible in batch mode. It may be more appropriate to use the upload functionality provided by the chosen triplestore.</w:t>
      </w:r>
    </w:p>
    <w:p w14:paraId="78E48B1A" w14:textId="77777777" w:rsidR="00C74B62" w:rsidRPr="00C74B62" w:rsidRDefault="00C74B62" w:rsidP="00C74B62"/>
    <w:p w14:paraId="5EB39466" w14:textId="0C0BDA69" w:rsidR="00414E85" w:rsidRDefault="00012119" w:rsidP="000050A4">
      <w:pPr>
        <w:rPr>
          <w:b/>
          <w:i/>
          <w:lang w:val="en-US" w:bidi="en-US"/>
        </w:rPr>
      </w:pPr>
      <w:r w:rsidRPr="00970C22">
        <w:rPr>
          <w:b/>
          <w:i/>
          <w:lang w:val="en-US" w:bidi="en-US"/>
        </w:rPr>
        <w:t xml:space="preserve">Uploading large datasets </w:t>
      </w:r>
      <w:r w:rsidR="00970C22" w:rsidRPr="00970C22">
        <w:rPr>
          <w:b/>
          <w:i/>
          <w:lang w:val="en-US" w:bidi="en-US"/>
        </w:rPr>
        <w:t>server-side</w:t>
      </w:r>
      <w:r w:rsidR="00946644">
        <w:rPr>
          <w:b/>
          <w:i/>
          <w:lang w:val="en-US" w:bidi="en-US"/>
        </w:rPr>
        <w:t xml:space="preserve"> on Allegrograph</w:t>
      </w:r>
      <w:r w:rsidR="00970C22" w:rsidRPr="00970C22">
        <w:rPr>
          <w:b/>
          <w:i/>
          <w:lang w:val="en-US" w:bidi="en-US"/>
        </w:rPr>
        <w:t>:</w:t>
      </w:r>
    </w:p>
    <w:p w14:paraId="56B6D0ED" w14:textId="15AD02D4" w:rsidR="00970C22" w:rsidRDefault="00970C22" w:rsidP="00BC16B7">
      <w:pPr>
        <w:pStyle w:val="ListParagraph"/>
        <w:numPr>
          <w:ilvl w:val="0"/>
          <w:numId w:val="33"/>
        </w:numPr>
      </w:pPr>
      <w:r w:rsidRPr="00970C22">
        <w:t>Transfer files to server where Allegrograph instance is running</w:t>
      </w:r>
      <w:r w:rsidR="00737A6D">
        <w:t>, e.g.</w:t>
      </w:r>
    </w:p>
    <w:p w14:paraId="295249DF" w14:textId="6D8959E7" w:rsidR="00737A6D" w:rsidRDefault="00737A6D" w:rsidP="00737A6D">
      <w:pPr>
        <w:pStyle w:val="ListParagraph"/>
        <w:numPr>
          <w:ilvl w:val="0"/>
          <w:numId w:val="0"/>
        </w:numPr>
        <w:ind w:left="720"/>
        <w:rPr>
          <w:rFonts w:ascii="Menlo" w:hAnsi="Menlo" w:cs="Menlo"/>
          <w:color w:val="000000"/>
          <w:sz w:val="22"/>
          <w:szCs w:val="22"/>
        </w:rPr>
      </w:pPr>
      <w:r>
        <w:rPr>
          <w:rFonts w:ascii="Menlo" w:hAnsi="Menlo" w:cs="Menlo"/>
          <w:color w:val="000000"/>
          <w:sz w:val="22"/>
          <w:szCs w:val="22"/>
        </w:rPr>
        <w:t xml:space="preserve">scp -r -i katsumi-key.pem &lt;local location of files to upload&gt; </w:t>
      </w:r>
      <w:hyperlink r:id="rId38" w:history="1">
        <w:r w:rsidR="00423D4F" w:rsidRPr="00C37371">
          <w:rPr>
            <w:rStyle w:val="Hyperlink"/>
            <w:rFonts w:ascii="Menlo" w:hAnsi="Menlo" w:cs="Menlo"/>
            <w:sz w:val="22"/>
            <w:szCs w:val="22"/>
          </w:rPr>
          <w:t>ec2-user@ec2-35-183-119-164.ca-central-1.compute.amazonaws.com</w:t>
        </w:r>
      </w:hyperlink>
      <w:r>
        <w:rPr>
          <w:rFonts w:ascii="Menlo" w:hAnsi="Menlo" w:cs="Menlo"/>
          <w:color w:val="000000"/>
          <w:sz w:val="22"/>
          <w:szCs w:val="22"/>
        </w:rPr>
        <w:t>:</w:t>
      </w:r>
      <w:r w:rsidR="00423D4F">
        <w:rPr>
          <w:rFonts w:ascii="Menlo" w:hAnsi="Menlo" w:cs="Menlo"/>
          <w:color w:val="000000"/>
          <w:sz w:val="22"/>
          <w:szCs w:val="22"/>
        </w:rPr>
        <w:t xml:space="preserve"> &lt;remote location of files to upload on aws&gt;</w:t>
      </w:r>
    </w:p>
    <w:p w14:paraId="03C61BE9" w14:textId="77777777" w:rsidR="00E003EF" w:rsidRDefault="00E003EF" w:rsidP="00BC16B7">
      <w:pPr>
        <w:pStyle w:val="ListParagraph"/>
        <w:numPr>
          <w:ilvl w:val="0"/>
          <w:numId w:val="33"/>
        </w:numPr>
      </w:pPr>
      <w:r>
        <w:t>Access server, e.g.</w:t>
      </w:r>
    </w:p>
    <w:p w14:paraId="6C5A1844" w14:textId="5E56EA4F" w:rsidR="00E003EF" w:rsidRDefault="00E003EF" w:rsidP="00E003EF">
      <w:pPr>
        <w:pStyle w:val="ListParagraph"/>
        <w:numPr>
          <w:ilvl w:val="0"/>
          <w:numId w:val="0"/>
        </w:numPr>
        <w:ind w:left="720"/>
      </w:pPr>
      <w:r>
        <w:rPr>
          <w:rFonts w:ascii="Menlo" w:hAnsi="Menlo" w:cs="Menlo"/>
          <w:color w:val="000000"/>
          <w:sz w:val="22"/>
          <w:szCs w:val="22"/>
        </w:rPr>
        <w:t>ssh -i katsumi-key.pem ec2-user@ec2-35-183-119-164.ca-central-1.compute.amazonaws.com</w:t>
      </w:r>
    </w:p>
    <w:p w14:paraId="494AF059" w14:textId="115B668D" w:rsidR="002B6171" w:rsidRDefault="00E003EF" w:rsidP="00BC16B7">
      <w:pPr>
        <w:pStyle w:val="ListParagraph"/>
        <w:numPr>
          <w:ilvl w:val="0"/>
          <w:numId w:val="33"/>
        </w:numPr>
      </w:pPr>
      <w:r>
        <w:t>Run agtool to load file(s) onto specified graph</w:t>
      </w:r>
      <w:r w:rsidR="002A514F">
        <w:t>:</w:t>
      </w:r>
    </w:p>
    <w:p w14:paraId="7A79EC5C" w14:textId="2FEE0E63" w:rsidR="002A514F" w:rsidRDefault="002A514F" w:rsidP="002A514F">
      <w:pPr>
        <w:pStyle w:val="ListParagraph"/>
        <w:numPr>
          <w:ilvl w:val="0"/>
          <w:numId w:val="0"/>
        </w:numPr>
        <w:ind w:left="720"/>
      </w:pPr>
      <w:r>
        <w:rPr>
          <w:rFonts w:ascii="Menlo" w:hAnsi="Menlo" w:cs="Menlo"/>
          <w:color w:val="000000"/>
          <w:sz w:val="22"/>
          <w:szCs w:val="22"/>
        </w:rPr>
        <w:t>agtool load http://test:xyzzy@ec2-35-183-119-164.ca-central-1.compute.amazonaws.com:10035/repositories/gtfs_test ./gtfs_to_upload/*.ttl</w:t>
      </w:r>
    </w:p>
    <w:p w14:paraId="297AEAE4" w14:textId="77777777" w:rsidR="00E003EF" w:rsidRPr="00970C22" w:rsidRDefault="00E003EF" w:rsidP="00494EAA">
      <w:pPr>
        <w:pStyle w:val="ListParagraph"/>
        <w:numPr>
          <w:ilvl w:val="0"/>
          <w:numId w:val="0"/>
        </w:numPr>
        <w:ind w:left="720"/>
      </w:pPr>
    </w:p>
    <w:p w14:paraId="0F92769C" w14:textId="62551DA6" w:rsidR="002016ED" w:rsidRDefault="006E76B7" w:rsidP="002016ED">
      <w:pPr>
        <w:pStyle w:val="Heading1"/>
      </w:pPr>
      <w:bookmarkStart w:id="172" w:name="_Toc22804644"/>
      <w:r>
        <w:lastRenderedPageBreak/>
        <w:t>Future Work</w:t>
      </w:r>
      <w:bookmarkEnd w:id="145"/>
      <w:bookmarkEnd w:id="172"/>
    </w:p>
    <w:p w14:paraId="11FA0E0C" w14:textId="11662CF2" w:rsidR="00EB1F80" w:rsidRDefault="006B41BB" w:rsidP="00295A1E">
      <w:pPr>
        <w:pStyle w:val="ListParagraph"/>
        <w:numPr>
          <w:ilvl w:val="0"/>
          <w:numId w:val="51"/>
        </w:numPr>
      </w:pPr>
      <w:r>
        <w:t>Standardization</w:t>
      </w:r>
      <w:r w:rsidR="00CA13A3">
        <w:t>: mapping to concepts in other areas of transportation &amp; city services, consider alignment to foundational ontology</w:t>
      </w:r>
    </w:p>
    <w:p w14:paraId="5E1BD8D0" w14:textId="5528B680" w:rsidR="00CA13A3" w:rsidRDefault="00CA13A3" w:rsidP="00295A1E">
      <w:pPr>
        <w:pStyle w:val="ListParagraph"/>
        <w:numPr>
          <w:ilvl w:val="0"/>
          <w:numId w:val="51"/>
        </w:numPr>
      </w:pPr>
      <w:r>
        <w:t>Expand on transportation planning domain: Freight, Complete Streets</w:t>
      </w:r>
    </w:p>
    <w:p w14:paraId="037516EE" w14:textId="5D7FF851" w:rsidR="006B41BB" w:rsidRDefault="006B41BB" w:rsidP="006B41BB">
      <w:pPr>
        <w:pStyle w:val="ListParagraph"/>
        <w:numPr>
          <w:ilvl w:val="0"/>
          <w:numId w:val="51"/>
        </w:numPr>
      </w:pPr>
      <w:r>
        <w:t>Expand use cases</w:t>
      </w:r>
      <w:r w:rsidR="00EB1F80">
        <w:t>: Simulation management, Survey management</w:t>
      </w:r>
      <w:r w:rsidR="00CA13A3">
        <w:t>, Provenance</w:t>
      </w:r>
    </w:p>
    <w:p w14:paraId="2B9B8E23" w14:textId="09A8972E" w:rsidR="00EB1F80" w:rsidRDefault="00EB1F80" w:rsidP="006B41BB">
      <w:pPr>
        <w:pStyle w:val="ListParagraph"/>
        <w:numPr>
          <w:ilvl w:val="0"/>
          <w:numId w:val="51"/>
        </w:numPr>
      </w:pPr>
      <w:r>
        <w:t>Explore opportunities for inference</w:t>
      </w:r>
    </w:p>
    <w:p w14:paraId="4226A041" w14:textId="77777777" w:rsidR="00CA13A3" w:rsidRDefault="00CA13A3" w:rsidP="00CA13A3">
      <w:pPr>
        <w:pStyle w:val="ListParagraph"/>
        <w:numPr>
          <w:ilvl w:val="0"/>
          <w:numId w:val="51"/>
        </w:numPr>
      </w:pPr>
      <w:r w:rsidRPr="00B9713C">
        <w:t>Implementation with GUDR (data maintenance strategy implementation)</w:t>
      </w:r>
    </w:p>
    <w:p w14:paraId="5EDEC311" w14:textId="77777777" w:rsidR="00CA13A3" w:rsidRPr="00CA13A3" w:rsidRDefault="00CA13A3" w:rsidP="00CA13A3">
      <w:pPr>
        <w:pStyle w:val="ListParagraph"/>
        <w:numPr>
          <w:ilvl w:val="0"/>
          <w:numId w:val="51"/>
        </w:numPr>
      </w:pPr>
      <w:r>
        <w:t>Naming conventions for individuals (to be incorporated into mappings)</w:t>
      </w:r>
    </w:p>
    <w:p w14:paraId="29758A84" w14:textId="77777777" w:rsidR="00CA13A3" w:rsidRDefault="00CA13A3" w:rsidP="00CA13A3">
      <w:pPr>
        <w:pStyle w:val="Heading2"/>
      </w:pPr>
      <w:bookmarkStart w:id="173" w:name="_Toc22804651"/>
      <w:r>
        <w:t>Research</w:t>
      </w:r>
      <w:bookmarkEnd w:id="173"/>
    </w:p>
    <w:p w14:paraId="1D4FB901" w14:textId="77777777" w:rsidR="00CA13A3" w:rsidRPr="00B9713C" w:rsidRDefault="00CA13A3" w:rsidP="00CA13A3">
      <w:pPr>
        <w:pStyle w:val="ListParagraph"/>
        <w:numPr>
          <w:ilvl w:val="0"/>
          <w:numId w:val="50"/>
        </w:numPr>
      </w:pPr>
      <w:r w:rsidRPr="00B9713C">
        <w:t>Ontology versioning</w:t>
      </w:r>
    </w:p>
    <w:p w14:paraId="1679270B" w14:textId="77777777" w:rsidR="00CA13A3" w:rsidRPr="00B9713C" w:rsidRDefault="00CA13A3" w:rsidP="00CA13A3">
      <w:pPr>
        <w:pStyle w:val="ListParagraph"/>
        <w:numPr>
          <w:ilvl w:val="0"/>
          <w:numId w:val="50"/>
        </w:numPr>
      </w:pPr>
      <w:r w:rsidRPr="00B9713C">
        <w:t>Ontology visualization (navigation of terms, understanding / querying data)</w:t>
      </w:r>
    </w:p>
    <w:p w14:paraId="40DB9601" w14:textId="77777777" w:rsidR="00CA13A3" w:rsidRDefault="00CA13A3" w:rsidP="00CA13A3">
      <w:pPr>
        <w:pStyle w:val="ListParagraph"/>
        <w:numPr>
          <w:ilvl w:val="0"/>
          <w:numId w:val="50"/>
        </w:numPr>
      </w:pPr>
      <w:r w:rsidRPr="00B9713C">
        <w:t>Ontologies for simulation</w:t>
      </w:r>
    </w:p>
    <w:p w14:paraId="4316895E" w14:textId="77777777" w:rsidR="00CA13A3" w:rsidRPr="007B4F18" w:rsidRDefault="00CA13A3" w:rsidP="00CA13A3">
      <w:pPr>
        <w:pStyle w:val="ListParagraph"/>
        <w:numPr>
          <w:ilvl w:val="0"/>
          <w:numId w:val="50"/>
        </w:numPr>
        <w:rPr>
          <w:i/>
          <w:highlight w:val="yellow"/>
        </w:rPr>
      </w:pPr>
      <w:r w:rsidRPr="007B4F18">
        <w:rPr>
          <w:i/>
          <w:highlight w:val="yellow"/>
        </w:rPr>
        <w:t>Complex mappings and the need for (and definition of) shortcut properties</w:t>
      </w:r>
    </w:p>
    <w:p w14:paraId="03736A27" w14:textId="77777777" w:rsidR="00CA13A3" w:rsidRDefault="00CA13A3" w:rsidP="006B41BB">
      <w:pPr>
        <w:pStyle w:val="ListParagraph"/>
        <w:numPr>
          <w:ilvl w:val="0"/>
          <w:numId w:val="51"/>
        </w:numPr>
      </w:pPr>
      <w:bookmarkStart w:id="174" w:name="_GoBack"/>
      <w:bookmarkEnd w:id="174"/>
    </w:p>
    <w:p w14:paraId="3AA0C6AE" w14:textId="77777777" w:rsidR="006539A1" w:rsidRDefault="006539A1" w:rsidP="00540B7F"/>
    <w:p w14:paraId="44F2D1E9" w14:textId="489AC77B"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74E38F19" w14:textId="58F5B4FB" w:rsidR="00CB0650" w:rsidRDefault="00CB0650" w:rsidP="00540B7F"/>
    <w:p w14:paraId="652CE79C" w14:textId="7CB3F779" w:rsidR="00CB0650" w:rsidRDefault="00CB0650" w:rsidP="00540B7F">
      <w:r>
        <w:t>…other sorts of CQs…</w:t>
      </w:r>
      <w:r w:rsidRPr="00CB0650">
        <w:t xml:space="preserve"> </w:t>
      </w:r>
      <w:r>
        <w:t>It is expected that the ontologies will continue to evolve as more use cases are identified and other data becomes available.</w:t>
      </w:r>
    </w:p>
    <w:p w14:paraId="10D0AB52" w14:textId="77777777" w:rsidR="00540B7F" w:rsidRDefault="00540B7F" w:rsidP="00540B7F">
      <w:pPr>
        <w:pStyle w:val="Heading2"/>
      </w:pPr>
      <w:bookmarkStart w:id="175" w:name="_Ref468171904"/>
      <w:bookmarkStart w:id="176" w:name="_Toc22804646"/>
      <w:r>
        <w:t>Extensions for iCity Applications</w:t>
      </w:r>
      <w:bookmarkEnd w:id="175"/>
      <w:bookmarkEnd w:id="176"/>
    </w:p>
    <w:p w14:paraId="304920E9" w14:textId="69CA3261"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C65CEA">
        <w:t xml:space="preserve">Figure </w:t>
      </w:r>
      <w:r w:rsidR="00C65CEA">
        <w:rPr>
          <w:noProof/>
        </w:rPr>
        <w:t>20</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lastRenderedPageBreak/>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3713" cy="3625200"/>
                    </a:xfrm>
                    <a:prstGeom prst="rect">
                      <a:avLst/>
                    </a:prstGeom>
                  </pic:spPr>
                </pic:pic>
              </a:graphicData>
            </a:graphic>
          </wp:inline>
        </w:drawing>
      </w:r>
    </w:p>
    <w:p w14:paraId="2E375581" w14:textId="095AF9A4" w:rsidR="00540B7F" w:rsidRDefault="00540B7F" w:rsidP="00540B7F">
      <w:pPr>
        <w:pStyle w:val="Caption"/>
      </w:pPr>
      <w:bookmarkStart w:id="177"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1A6211">
        <w:rPr>
          <w:noProof/>
        </w:rPr>
        <w:t>18</w:t>
      </w:r>
      <w:r w:rsidR="00FB5BA5">
        <w:rPr>
          <w:noProof/>
        </w:rPr>
        <w:fldChar w:fldCharType="end"/>
      </w:r>
      <w:bookmarkEnd w:id="177"/>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78" w:name="_Ref462673109"/>
      <w:bookmarkStart w:id="179" w:name="_Toc22804647"/>
      <w:r w:rsidRPr="006E670F">
        <w:t>Data</w:t>
      </w:r>
      <w:r>
        <w:t xml:space="preserve"> Collection</w:t>
      </w:r>
      <w:bookmarkEnd w:id="178"/>
      <w:bookmarkEnd w:id="179"/>
    </w:p>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pPr>
      <w:r w:rsidRPr="00E80D3C">
        <w:t>Data Entity: A Data Entity refers to some instance that is defined within the urban system, according to some source.</w:t>
      </w:r>
      <w:r w:rsidRPr="00E80D3C">
        <w:br/>
        <w:t>A Data Collection is a type of (</w:t>
      </w:r>
      <w:r w:rsidRPr="00E80D3C">
        <w:rPr>
          <w:b/>
        </w:rPr>
        <w:t>subclass of</w:t>
      </w:r>
      <w:r w:rsidRPr="00E80D3C">
        <w:t>) Data Entity.</w:t>
      </w:r>
      <w:r w:rsidRPr="00E80D3C">
        <w:br/>
        <w:t>A Data Collection</w:t>
      </w:r>
      <w:r w:rsidRPr="00E80D3C">
        <w:rPr>
          <w:b/>
        </w:rPr>
        <w:t xml:space="preserve"> contains</w:t>
      </w:r>
      <w:r w:rsidRPr="00E80D3C">
        <w:t xml:space="preserve"> one or many Data Entities.</w:t>
      </w:r>
      <w:r w:rsidRPr="00E80D3C">
        <w:br/>
        <w:t>A Data Entity</w:t>
      </w:r>
      <w:r w:rsidRPr="00E80D3C">
        <w:rPr>
          <w:b/>
        </w:rPr>
        <w:t xml:space="preserve"> is generated by</w:t>
      </w:r>
      <w:r w:rsidRPr="00E80D3C">
        <w:t xml:space="preserve"> some Collection Activity.</w:t>
      </w:r>
      <w:r w:rsidRPr="00E80D3C">
        <w:br/>
        <w:t xml:space="preserve">A Data Entity may be found </w:t>
      </w:r>
      <w:r w:rsidRPr="00E80D3C">
        <w:rPr>
          <w:b/>
        </w:rPr>
        <w:t>at some Location</w:t>
      </w:r>
      <w:r w:rsidRPr="00E80D3C">
        <w:t>.</w:t>
      </w:r>
    </w:p>
    <w:p w14:paraId="7A975545" w14:textId="77777777" w:rsidR="00343E6B" w:rsidRPr="00E80D3C" w:rsidRDefault="00343E6B" w:rsidP="00343E6B">
      <w:pPr>
        <w:pStyle w:val="ListParagraph"/>
      </w:pPr>
      <w:r w:rsidRPr="00E80D3C">
        <w:t xml:space="preserve">Data Entity: A Data Entity is any instance </w:t>
      </w:r>
      <w:r w:rsidRPr="00E80D3C">
        <w:rPr>
          <w:b/>
        </w:rPr>
        <w:t>contained in</w:t>
      </w:r>
      <w:r w:rsidRPr="00E80D3C">
        <w:t xml:space="preserve"> some Dataset.</w:t>
      </w:r>
    </w:p>
    <w:p w14:paraId="1AAF41B6" w14:textId="77777777" w:rsidR="00343E6B" w:rsidRPr="00E80D3C" w:rsidRDefault="00343E6B" w:rsidP="00343E6B">
      <w:pPr>
        <w:pStyle w:val="ListParagraph"/>
      </w:pPr>
      <w:r w:rsidRPr="00E80D3C">
        <w:t>Collection Activity: A Collection Activity indicates the origin of the data; i.e. how was it collected?</w:t>
      </w:r>
      <w:r w:rsidRPr="00E80D3C">
        <w:br/>
        <w:t xml:space="preserve">A Collection Activity </w:t>
      </w:r>
      <w:r w:rsidRPr="00E80D3C">
        <w:rPr>
          <w:b/>
        </w:rPr>
        <w:t>starts</w:t>
      </w:r>
      <w:r w:rsidRPr="00E80D3C">
        <w:t xml:space="preserve"> and </w:t>
      </w:r>
      <w:r w:rsidRPr="00E80D3C">
        <w:rPr>
          <w:b/>
        </w:rPr>
        <w:t>ends</w:t>
      </w:r>
      <w:r w:rsidRPr="00E80D3C">
        <w:t xml:space="preserve"> at some Time</w:t>
      </w:r>
      <w:r w:rsidRPr="00E80D3C">
        <w:br/>
        <w:t>There are different types (</w:t>
      </w:r>
      <w:r w:rsidRPr="00E80D3C">
        <w:rPr>
          <w:b/>
        </w:rPr>
        <w:t>subclasses</w:t>
      </w:r>
      <w:r w:rsidRPr="00E80D3C">
        <w:t xml:space="preserve">) of Collection Activity: Survey Activity, Sensor </w:t>
      </w:r>
      <w:r w:rsidRPr="00E80D3C">
        <w:lastRenderedPageBreak/>
        <w:t>Activity, Data Fusion Activity, Simulation Activity, etcetera.</w:t>
      </w:r>
      <w:r w:rsidRPr="00E80D3C">
        <w:br/>
        <w:t xml:space="preserve">A Collection Activity may be found </w:t>
      </w:r>
      <w:r w:rsidRPr="00E80D3C">
        <w:rPr>
          <w:b/>
        </w:rPr>
        <w:t xml:space="preserve">at some Location </w:t>
      </w:r>
      <w:r w:rsidRPr="00E80D3C">
        <w:t>(e.g. location of the sensor or survey, could be physical or virtual).</w:t>
      </w:r>
    </w:p>
    <w:p w14:paraId="5078B084" w14:textId="77777777" w:rsidR="00343E6B" w:rsidRPr="00E80D3C" w:rsidRDefault="00343E6B" w:rsidP="00343E6B">
      <w:pPr>
        <w:pStyle w:val="ListParagraph"/>
      </w:pPr>
      <w:r w:rsidRPr="00E80D3C">
        <w:t>Data Fusion: A Data Entity may be the result of the Fusion of two or more Data Collections.</w:t>
      </w:r>
      <w:r w:rsidRPr="00E80D3C">
        <w:br/>
        <w:t xml:space="preserve">Data Fusion </w:t>
      </w:r>
      <w:r w:rsidRPr="00E80D3C">
        <w:rPr>
          <w:b/>
        </w:rPr>
        <w:t>is informed by</w:t>
      </w:r>
      <w:r w:rsidRPr="00E80D3C">
        <w:t xml:space="preserve"> at least 2 Collection Activities.</w:t>
      </w:r>
    </w:p>
    <w:p w14:paraId="4118AA25" w14:textId="77777777" w:rsidR="00343E6B" w:rsidRPr="00E80D3C" w:rsidRDefault="00343E6B" w:rsidP="00343E6B">
      <w:pPr>
        <w:pStyle w:val="ListParagraph"/>
      </w:pPr>
      <w:r w:rsidRPr="00E80D3C">
        <w:t>Data Collection Agent: The agent responsible for some Collection Activity.</w:t>
      </w:r>
      <w:r w:rsidRPr="00E80D3C">
        <w:br/>
        <w:t xml:space="preserve">A Collection Activity may be </w:t>
      </w:r>
      <w:r w:rsidRPr="00E80D3C">
        <w:rPr>
          <w:b/>
        </w:rPr>
        <w:t>associated with</w:t>
      </w:r>
      <w:r w:rsidRPr="00E80D3C">
        <w:t xml:space="preserve"> some Data Collection Agent.</w:t>
      </w:r>
      <w:r w:rsidRPr="00E80D3C">
        <w:br/>
        <w:t xml:space="preserve">A Data Entity may be </w:t>
      </w:r>
      <w:r w:rsidRPr="00E80D3C">
        <w:rPr>
          <w:b/>
        </w:rPr>
        <w:t>attributed to</w:t>
      </w:r>
      <w:r w:rsidRPr="00E80D3C">
        <w:t xml:space="preserve"> some Data Collection Agent.</w:t>
      </w:r>
    </w:p>
    <w:p w14:paraId="45CFE18F" w14:textId="7AC7F981" w:rsidR="00D72AC0" w:rsidRPr="00BA17F1" w:rsidRDefault="00343E6B" w:rsidP="00D72AC0">
      <w:pPr>
        <w:pStyle w:val="Heading3"/>
      </w:pPr>
      <w:bookmarkStart w:id="180" w:name="_Ref462673142"/>
      <w:bookmarkStart w:id="181" w:name="_Toc22804648"/>
      <w:r w:rsidRPr="00DB0856">
        <w:t>Simulation of Urban Systems</w:t>
      </w:r>
      <w:bookmarkEnd w:id="180"/>
      <w:bookmarkEnd w:id="181"/>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pPr>
      <w:r w:rsidRPr="00E80D3C">
        <w:t>Simulation: A Simulation is an execution of some Model System.</w:t>
      </w:r>
      <w:r w:rsidRPr="00E80D3C">
        <w:br/>
        <w:t xml:space="preserve">A Simulation </w:t>
      </w:r>
      <w:r w:rsidRPr="00E80D3C">
        <w:rPr>
          <w:b/>
        </w:rPr>
        <w:t xml:space="preserve">executes </w:t>
      </w:r>
      <w:r w:rsidRPr="00E80D3C">
        <w:t>some Model System.</w:t>
      </w:r>
      <w:r w:rsidRPr="00E80D3C">
        <w:br/>
        <w:t xml:space="preserve">A Simulation has some </w:t>
      </w:r>
      <w:r w:rsidRPr="00E80D3C">
        <w:rPr>
          <w:b/>
        </w:rPr>
        <w:t>input</w:t>
      </w:r>
      <w:r w:rsidRPr="00E80D3C">
        <w:t xml:space="preserve"> and </w:t>
      </w:r>
      <w:r w:rsidRPr="00E80D3C">
        <w:rPr>
          <w:b/>
        </w:rPr>
        <w:t>output</w:t>
      </w:r>
      <w:r w:rsidRPr="00E80D3C">
        <w:t xml:space="preserve"> Dataset(s)</w:t>
      </w:r>
      <w:r w:rsidRPr="00E80D3C">
        <w:br/>
        <w:t xml:space="preserve">A Simulation has an </w:t>
      </w:r>
      <w:r w:rsidRPr="00E80D3C">
        <w:rPr>
          <w:b/>
        </w:rPr>
        <w:t>initial</w:t>
      </w:r>
      <w:r w:rsidRPr="00E80D3C">
        <w:t xml:space="preserve"> State, </w:t>
      </w:r>
      <w:r w:rsidRPr="00E80D3C">
        <w:rPr>
          <w:b/>
        </w:rPr>
        <w:t>sequence</w:t>
      </w:r>
      <w:r w:rsidRPr="00E80D3C">
        <w:t xml:space="preserve"> of States, and </w:t>
      </w:r>
      <w:r w:rsidRPr="00E80D3C">
        <w:rPr>
          <w:b/>
        </w:rPr>
        <w:t>final</w:t>
      </w:r>
      <w:r w:rsidRPr="00E80D3C">
        <w:t xml:space="preserve"> State.</w:t>
      </w:r>
      <w:r w:rsidRPr="00E80D3C">
        <w:br/>
        <w:t xml:space="preserve">A Simulation has a </w:t>
      </w:r>
      <w:r w:rsidRPr="00E80D3C">
        <w:rPr>
          <w:b/>
        </w:rPr>
        <w:t>run date</w:t>
      </w:r>
      <w:r w:rsidRPr="00E80D3C">
        <w:t xml:space="preserve"> and </w:t>
      </w:r>
      <w:r w:rsidRPr="00E80D3C">
        <w:rPr>
          <w:b/>
        </w:rPr>
        <w:t>duration</w:t>
      </w:r>
      <w:r w:rsidRPr="00E80D3C">
        <w:t>.</w:t>
      </w:r>
    </w:p>
    <w:p w14:paraId="417D2745" w14:textId="77777777" w:rsidR="00343E6B" w:rsidRPr="00E80D3C" w:rsidRDefault="00343E6B" w:rsidP="00343E6B">
      <w:pPr>
        <w:pStyle w:val="ListParagraph"/>
      </w:pPr>
      <w:r w:rsidRPr="00E80D3C">
        <w:t xml:space="preserve">State: A State is </w:t>
      </w:r>
      <w:r w:rsidRPr="00E80D3C">
        <w:rPr>
          <w:b/>
        </w:rPr>
        <w:t>comprised of</w:t>
      </w:r>
      <w:r w:rsidRPr="00E80D3C">
        <w:t xml:space="preserve"> some instantiation of (part of) the urban system, at some specified point in time.</w:t>
      </w:r>
    </w:p>
    <w:p w14:paraId="79585010" w14:textId="77777777" w:rsidR="00343E6B" w:rsidRPr="00E80D3C" w:rsidRDefault="00343E6B" w:rsidP="00343E6B">
      <w:pPr>
        <w:pStyle w:val="ListParagraph"/>
      </w:pPr>
      <w:r w:rsidRPr="00E80D3C">
        <w:t>Model System: A Model System is some configuration of model(s) that has been designed for simulation.</w:t>
      </w:r>
      <w:r w:rsidRPr="00E80D3C">
        <w:br/>
        <w:t xml:space="preserve">A Model System </w:t>
      </w:r>
      <w:r w:rsidRPr="00E80D3C">
        <w:rPr>
          <w:b/>
        </w:rPr>
        <w:t xml:space="preserve">contains </w:t>
      </w:r>
      <w:r w:rsidRPr="00E80D3C">
        <w:t>some Model(s)</w:t>
      </w:r>
      <w:r w:rsidRPr="00E80D3C">
        <w:br/>
        <w:t>A Model System may contain rules for how the Model(s) interact. (sequentially, in parallel, etcetera).</w:t>
      </w:r>
    </w:p>
    <w:p w14:paraId="4C047963" w14:textId="77777777" w:rsidR="00343E6B" w:rsidRPr="00E80D3C" w:rsidRDefault="00343E6B" w:rsidP="00343E6B">
      <w:pPr>
        <w:pStyle w:val="ListParagraph"/>
      </w:pPr>
      <w:r w:rsidRPr="00E80D3C">
        <w:t>Model: A Model is a means of advancing some current state within a Simulation.</w:t>
      </w:r>
      <w:r w:rsidRPr="00E80D3C">
        <w:br/>
        <w:t xml:space="preserve">A Model </w:t>
      </w:r>
      <w:r w:rsidRPr="00E80D3C">
        <w:rPr>
          <w:b/>
        </w:rPr>
        <w:t>applies to</w:t>
      </w:r>
      <w:r w:rsidRPr="00E80D3C">
        <w:t xml:space="preserve"> some classes in the domain.</w:t>
      </w:r>
      <w:r w:rsidRPr="00E80D3C">
        <w:br/>
        <w:t>There are different types (</w:t>
      </w:r>
      <w:r w:rsidRPr="00E80D3C">
        <w:rPr>
          <w:b/>
        </w:rPr>
        <w:t>subclasses</w:t>
      </w:r>
      <w:r w:rsidRPr="00E80D3C">
        <w:t>) of Models, identified based on their perspective: State-oriented Model, Event-oriented Model, Activity-oriented Model, PD-oriented Model.</w:t>
      </w:r>
      <w:r w:rsidRPr="00E80D3C">
        <w:br/>
        <w:t xml:space="preserve">A Model </w:t>
      </w:r>
      <w:r w:rsidRPr="00E80D3C">
        <w:rPr>
          <w:b/>
        </w:rPr>
        <w:t>has</w:t>
      </w:r>
      <w:r w:rsidRPr="00E80D3C">
        <w:t xml:space="preserve"> some </w:t>
      </w:r>
      <w:r w:rsidRPr="00E80D3C">
        <w:rPr>
          <w:b/>
        </w:rPr>
        <w:t>Parameter</w:t>
      </w:r>
      <w:r w:rsidRPr="00E80D3C">
        <w:t>(s).</w:t>
      </w:r>
      <w:r w:rsidRPr="00E80D3C">
        <w:br/>
        <w:t xml:space="preserve">A Model may </w:t>
      </w:r>
      <w:r w:rsidRPr="00E80D3C">
        <w:rPr>
          <w:b/>
        </w:rPr>
        <w:t>execute</w:t>
      </w:r>
      <w:r w:rsidRPr="00E80D3C">
        <w:t xml:space="preserve"> </w:t>
      </w:r>
      <w:r w:rsidRPr="00E80D3C">
        <w:rPr>
          <w:b/>
        </w:rPr>
        <w:t>in parallel with</w:t>
      </w:r>
      <w:r w:rsidRPr="00E80D3C">
        <w:t xml:space="preserve"> some other Model(s).</w:t>
      </w:r>
      <w:r w:rsidRPr="00E80D3C">
        <w:br/>
        <w:t xml:space="preserve">A Model may </w:t>
      </w:r>
      <w:r w:rsidRPr="00E80D3C">
        <w:rPr>
          <w:b/>
        </w:rPr>
        <w:t>execute</w:t>
      </w:r>
      <w:r w:rsidRPr="00E80D3C">
        <w:t xml:space="preserve"> </w:t>
      </w:r>
      <w:r w:rsidRPr="00E80D3C">
        <w:rPr>
          <w:b/>
        </w:rPr>
        <w:t>directly after</w:t>
      </w:r>
      <w:r w:rsidRPr="00E80D3C">
        <w:t xml:space="preserve"> some other Model(s).</w:t>
      </w:r>
    </w:p>
    <w:p w14:paraId="62B1A34E" w14:textId="77777777" w:rsidR="00343E6B" w:rsidRPr="00E80D3C" w:rsidRDefault="00343E6B" w:rsidP="00343E6B">
      <w:pPr>
        <w:pStyle w:val="ListParagraph"/>
      </w:pPr>
      <w:r w:rsidRPr="00E80D3C">
        <w:t>State-oriented Model. There are different types (</w:t>
      </w:r>
      <w:r w:rsidRPr="00E80D3C">
        <w:rPr>
          <w:b/>
        </w:rPr>
        <w:t>subclasses</w:t>
      </w:r>
      <w:r w:rsidRPr="00E80D3C">
        <w:rPr>
          <w:lang w:val="en-CA"/>
        </w:rPr>
        <w:t>) of State-oriented Models that can be defined, according to the application.</w:t>
      </w:r>
      <w:r w:rsidRPr="00E80D3C">
        <w:br/>
        <w:t>A State-oriented Model has some State Space</w:t>
      </w:r>
      <w:r w:rsidRPr="00E80D3C">
        <w:br/>
        <w:t>A State-oriented Model has some Event Set</w:t>
      </w:r>
      <w:r w:rsidRPr="00E80D3C">
        <w:br/>
        <w:t>A State-oriented Model has some Time Set</w:t>
      </w:r>
      <w:r w:rsidRPr="00E80D3C">
        <w:br/>
        <w:t>A State-oriented Model has some Transition Function to transition between states.</w:t>
      </w:r>
      <w:r w:rsidRPr="00E80D3C">
        <w:br/>
        <w:t>A State-oriented Model has some Clock Function to advance "time".</w:t>
      </w:r>
      <w:r w:rsidRPr="00E80D3C">
        <w:br/>
        <w:t>A State-oriented Model has some Initial State.</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82" w:name="_Toc22804653"/>
      <w:r w:rsidRPr="00045329">
        <w:lastRenderedPageBreak/>
        <w:t>Acknowledgements</w:t>
      </w:r>
      <w:bookmarkEnd w:id="182"/>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83" w:name="_Toc22804654"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83"/>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871ED61" w14:textId="77777777" w:rsidR="006B06D3" w:rsidRPr="006B06D3" w:rsidRDefault="00BF257D" w:rsidP="006B06D3">
      <w:pPr>
        <w:pStyle w:val="EndNoteBibliography"/>
        <w:framePr w:wrap="around"/>
        <w:ind w:left="720" w:hanging="720"/>
        <w:rPr>
          <w:noProof/>
        </w:rPr>
      </w:pPr>
      <w:r>
        <w:lastRenderedPageBreak/>
        <w:fldChar w:fldCharType="begin"/>
      </w:r>
      <w:r>
        <w:instrText xml:space="preserve"> ADDIN EN.REFLIST </w:instrText>
      </w:r>
      <w:r>
        <w:fldChar w:fldCharType="separate"/>
      </w:r>
      <w:r w:rsidR="006B06D3" w:rsidRPr="006B06D3">
        <w:rPr>
          <w:noProof/>
        </w:rPr>
        <w:t>[1]</w:t>
      </w:r>
      <w:r w:rsidR="006B06D3" w:rsidRPr="006B06D3">
        <w:rPr>
          <w:noProof/>
        </w:rPr>
        <w:tab/>
        <w:t xml:space="preserve">E. J. Miller and P. A. Salvini, "The integrated land use, transportation, environment (ILUTE) microsimulation modelling system: Description and current status," </w:t>
      </w:r>
      <w:r w:rsidR="006B06D3" w:rsidRPr="006B06D3">
        <w:rPr>
          <w:i/>
          <w:noProof/>
        </w:rPr>
        <w:t xml:space="preserve">Travel behaviour research: The leading edge, </w:t>
      </w:r>
      <w:r w:rsidR="006B06D3" w:rsidRPr="006B06D3">
        <w:rPr>
          <w:noProof/>
        </w:rPr>
        <w:t>pp. 711-724, 2001.</w:t>
      </w:r>
    </w:p>
    <w:p w14:paraId="3D7E814D" w14:textId="77777777" w:rsidR="006B06D3" w:rsidRPr="006B06D3" w:rsidRDefault="006B06D3" w:rsidP="006B06D3">
      <w:pPr>
        <w:pStyle w:val="EndNoteBibliography"/>
        <w:framePr w:wrap="around"/>
        <w:ind w:left="720" w:hanging="720"/>
        <w:rPr>
          <w:noProof/>
        </w:rPr>
      </w:pPr>
      <w:r w:rsidRPr="006B06D3">
        <w:rPr>
          <w:noProof/>
        </w:rPr>
        <w:t>[2]</w:t>
      </w:r>
      <w:r w:rsidRPr="006B06D3">
        <w:rPr>
          <w:noProof/>
        </w:rPr>
        <w:tab/>
        <w:t>N. F. Noy and D. L. McGuinness, "Ontology development 101: A guide to creating your first ontology," ed: Stanford knowledge systems laboratory technical report KSL-01-05 and …, 2001.</w:t>
      </w:r>
    </w:p>
    <w:p w14:paraId="2A8212D0" w14:textId="77777777" w:rsidR="006B06D3" w:rsidRPr="006B06D3" w:rsidRDefault="006B06D3" w:rsidP="006B06D3">
      <w:pPr>
        <w:pStyle w:val="EndNoteBibliography"/>
        <w:framePr w:wrap="around"/>
        <w:ind w:left="720" w:hanging="720"/>
        <w:rPr>
          <w:noProof/>
        </w:rPr>
      </w:pPr>
      <w:r w:rsidRPr="006B06D3">
        <w:rPr>
          <w:noProof/>
        </w:rPr>
        <w:t>[3]</w:t>
      </w:r>
      <w:r w:rsidRPr="006B06D3">
        <w:rPr>
          <w:noProof/>
        </w:rPr>
        <w:tab/>
        <w:t xml:space="preserve">M. Uschold and M. Gruninger, "Ontologies: Principles, methods and applications," </w:t>
      </w:r>
      <w:r w:rsidRPr="006B06D3">
        <w:rPr>
          <w:i/>
          <w:noProof/>
        </w:rPr>
        <w:t xml:space="preserve">The knowledge engineering review, </w:t>
      </w:r>
      <w:r w:rsidRPr="006B06D3">
        <w:rPr>
          <w:noProof/>
        </w:rPr>
        <w:t>vol. 11, no. 2, pp. 93-136, 1996.</w:t>
      </w:r>
    </w:p>
    <w:p w14:paraId="552E9786" w14:textId="77777777" w:rsidR="006B06D3" w:rsidRPr="006B06D3" w:rsidRDefault="006B06D3" w:rsidP="006B06D3">
      <w:pPr>
        <w:pStyle w:val="EndNoteBibliography"/>
        <w:framePr w:wrap="around"/>
        <w:ind w:left="720" w:hanging="720"/>
        <w:rPr>
          <w:noProof/>
        </w:rPr>
      </w:pPr>
      <w:r w:rsidRPr="006B06D3">
        <w:rPr>
          <w:noProof/>
        </w:rPr>
        <w:t>[4]</w:t>
      </w:r>
      <w:r w:rsidRPr="006B06D3">
        <w:rPr>
          <w:noProof/>
        </w:rPr>
        <w:tab/>
        <w:t xml:space="preserve">R. Battle and D. Kolas, "Linking geospatial data with GeoSPARQL," </w:t>
      </w:r>
      <w:r w:rsidRPr="006B06D3">
        <w:rPr>
          <w:i/>
          <w:noProof/>
        </w:rPr>
        <w:t xml:space="preserve">Semant Web J Interoperability, Usability, Appl. Accessed, </w:t>
      </w:r>
      <w:r w:rsidRPr="006B06D3">
        <w:rPr>
          <w:noProof/>
        </w:rPr>
        <w:t>vol. 24, 2011.</w:t>
      </w:r>
    </w:p>
    <w:p w14:paraId="114D4FD6" w14:textId="4AB26903" w:rsidR="006B06D3" w:rsidRPr="006B06D3" w:rsidRDefault="006B06D3" w:rsidP="006B06D3">
      <w:pPr>
        <w:pStyle w:val="EndNoteBibliography"/>
        <w:framePr w:wrap="around"/>
        <w:ind w:left="720" w:hanging="720"/>
        <w:rPr>
          <w:noProof/>
        </w:rPr>
      </w:pPr>
      <w:r w:rsidRPr="006B06D3">
        <w:rPr>
          <w:noProof/>
        </w:rPr>
        <w:t>[5]</w:t>
      </w:r>
      <w:r w:rsidRPr="006B06D3">
        <w:rPr>
          <w:noProof/>
        </w:rPr>
        <w:tab/>
      </w:r>
      <w:r w:rsidRPr="006B06D3">
        <w:rPr>
          <w:i/>
          <w:noProof/>
        </w:rPr>
        <w:t>Time Ontology in OWL</w:t>
      </w:r>
      <w:r w:rsidRPr="006B06D3">
        <w:rPr>
          <w:noProof/>
        </w:rPr>
        <w:t xml:space="preserve">, O. W3C, 2017. [Online]. Available: </w:t>
      </w:r>
      <w:hyperlink r:id="rId40" w:history="1">
        <w:r w:rsidRPr="006B06D3">
          <w:rPr>
            <w:rStyle w:val="Hyperlink"/>
            <w:noProof/>
          </w:rPr>
          <w:t>https://www.w3.org/TR/owl-time/</w:t>
        </w:r>
      </w:hyperlink>
    </w:p>
    <w:p w14:paraId="3A96E2C4" w14:textId="77777777" w:rsidR="006B06D3" w:rsidRPr="006B06D3" w:rsidRDefault="006B06D3" w:rsidP="006B06D3">
      <w:pPr>
        <w:pStyle w:val="EndNoteBibliography"/>
        <w:framePr w:wrap="around"/>
        <w:ind w:left="720" w:hanging="720"/>
        <w:rPr>
          <w:noProof/>
        </w:rPr>
      </w:pPr>
      <w:r w:rsidRPr="006B06D3">
        <w:rPr>
          <w:noProof/>
        </w:rPr>
        <w:t>[6]</w:t>
      </w:r>
      <w:r w:rsidRPr="006B06D3">
        <w:rPr>
          <w:noProof/>
        </w:rPr>
        <w:tab/>
        <w:t xml:space="preserve">J. R. Hobbs and F. Pan, "Time ontology in OWL," </w:t>
      </w:r>
      <w:r w:rsidRPr="006B06D3">
        <w:rPr>
          <w:i/>
          <w:noProof/>
        </w:rPr>
        <w:t xml:space="preserve">W3C working draft, </w:t>
      </w:r>
      <w:r w:rsidRPr="006B06D3">
        <w:rPr>
          <w:noProof/>
        </w:rPr>
        <w:t>vol. 27, p. 133, 2006.</w:t>
      </w:r>
    </w:p>
    <w:p w14:paraId="137A2D86" w14:textId="77777777" w:rsidR="006B06D3" w:rsidRPr="006B06D3" w:rsidRDefault="006B06D3" w:rsidP="006B06D3">
      <w:pPr>
        <w:pStyle w:val="EndNoteBibliography"/>
        <w:framePr w:wrap="around"/>
        <w:ind w:left="720" w:hanging="720"/>
        <w:rPr>
          <w:noProof/>
        </w:rPr>
      </w:pPr>
      <w:r w:rsidRPr="006B06D3">
        <w:rPr>
          <w:noProof/>
        </w:rPr>
        <w:t>[7]</w:t>
      </w:r>
      <w:r w:rsidRPr="006B06D3">
        <w:rPr>
          <w:noProof/>
        </w:rPr>
        <w:tab/>
        <w:t xml:space="preserve"> C. Welty, R. Fikes, and S. Makarios, "A reusable ontology for fluents in OWL," in </w:t>
      </w:r>
      <w:r w:rsidRPr="006B06D3">
        <w:rPr>
          <w:i/>
          <w:noProof/>
        </w:rPr>
        <w:t>FOIS</w:t>
      </w:r>
      <w:r w:rsidRPr="006B06D3">
        <w:rPr>
          <w:noProof/>
        </w:rPr>
        <w:t xml:space="preserve">, 2006, vol. 150, pp. 226-236. </w:t>
      </w:r>
    </w:p>
    <w:p w14:paraId="644D9326" w14:textId="77777777" w:rsidR="006B06D3" w:rsidRPr="006B06D3" w:rsidRDefault="006B06D3" w:rsidP="006B06D3">
      <w:pPr>
        <w:pStyle w:val="EndNoteBibliography"/>
        <w:framePr w:wrap="around"/>
        <w:ind w:left="720" w:hanging="720"/>
        <w:rPr>
          <w:noProof/>
        </w:rPr>
      </w:pPr>
      <w:r w:rsidRPr="006B06D3">
        <w:rPr>
          <w:noProof/>
        </w:rPr>
        <w:t>[8]</w:t>
      </w:r>
      <w:r w:rsidRPr="006B06D3">
        <w:rPr>
          <w:noProof/>
        </w:rPr>
        <w:tab/>
        <w:t xml:space="preserve"> H.-U. Krieger, "Where temporal description logics fail: Representing temporally-changing relationships," in </w:t>
      </w:r>
      <w:r w:rsidRPr="006B06D3">
        <w:rPr>
          <w:i/>
          <w:noProof/>
        </w:rPr>
        <w:t>Annual Conference on Artificial Intelligence</w:t>
      </w:r>
      <w:r w:rsidRPr="006B06D3">
        <w:rPr>
          <w:noProof/>
        </w:rPr>
        <w:t xml:space="preserve">, 2008: Springer, pp. 249-257. </w:t>
      </w:r>
    </w:p>
    <w:p w14:paraId="75E0C561" w14:textId="77777777" w:rsidR="006B06D3" w:rsidRPr="006B06D3" w:rsidRDefault="006B06D3" w:rsidP="006B06D3">
      <w:pPr>
        <w:pStyle w:val="EndNoteBibliography"/>
        <w:framePr w:wrap="around"/>
        <w:ind w:left="720" w:hanging="720"/>
        <w:rPr>
          <w:noProof/>
        </w:rPr>
      </w:pPr>
      <w:r w:rsidRPr="006B06D3">
        <w:rPr>
          <w:noProof/>
        </w:rPr>
        <w:t>[9]</w:t>
      </w:r>
      <w:r w:rsidRPr="006B06D3">
        <w:rPr>
          <w:noProof/>
        </w:rPr>
        <w:tab/>
        <w:t>M. Katsumi and M. Fox, "A Logical Design Pattern for Representing Change Over Time in OWL."</w:t>
      </w:r>
    </w:p>
    <w:p w14:paraId="009D3E0D" w14:textId="77777777" w:rsidR="006B06D3" w:rsidRPr="006B06D3" w:rsidRDefault="006B06D3" w:rsidP="006B06D3">
      <w:pPr>
        <w:pStyle w:val="EndNoteBibliography"/>
        <w:framePr w:wrap="around"/>
        <w:ind w:left="720" w:hanging="720"/>
        <w:rPr>
          <w:noProof/>
        </w:rPr>
      </w:pPr>
      <w:r w:rsidRPr="006B06D3">
        <w:rPr>
          <w:noProof/>
        </w:rPr>
        <w:t>[10]</w:t>
      </w:r>
      <w:r w:rsidRPr="006B06D3">
        <w:rPr>
          <w:noProof/>
        </w:rPr>
        <w:tab/>
        <w:t xml:space="preserve"> M. Katsumi and M. Fox, "Defining Activity Specifications in OWL," in </w:t>
      </w:r>
      <w:r w:rsidRPr="006B06D3">
        <w:rPr>
          <w:i/>
          <w:noProof/>
        </w:rPr>
        <w:t>WOP@ ISWC</w:t>
      </w:r>
      <w:r w:rsidRPr="006B06D3">
        <w:rPr>
          <w:noProof/>
        </w:rPr>
        <w:t xml:space="preserve">, 2017. </w:t>
      </w:r>
    </w:p>
    <w:p w14:paraId="702113E1" w14:textId="77777777" w:rsidR="006B06D3" w:rsidRPr="006B06D3" w:rsidRDefault="006B06D3" w:rsidP="006B06D3">
      <w:pPr>
        <w:pStyle w:val="EndNoteBibliography"/>
        <w:framePr w:wrap="around"/>
        <w:ind w:left="720" w:hanging="720"/>
        <w:rPr>
          <w:noProof/>
        </w:rPr>
      </w:pPr>
      <w:r w:rsidRPr="006B06D3">
        <w:rPr>
          <w:noProof/>
        </w:rPr>
        <w:t>[11]</w:t>
      </w:r>
      <w:r w:rsidRPr="006B06D3">
        <w:rPr>
          <w:noProof/>
        </w:rPr>
        <w:tab/>
        <w:t>R. Kowalski and M. Sergot, "A logic-based calculus of events. NewGeneration Computing 4," ed, 1986.</w:t>
      </w:r>
    </w:p>
    <w:p w14:paraId="3C31E7B1" w14:textId="77777777" w:rsidR="006B06D3" w:rsidRPr="006B06D3" w:rsidRDefault="006B06D3" w:rsidP="006B06D3">
      <w:pPr>
        <w:pStyle w:val="EndNoteBibliography"/>
        <w:framePr w:wrap="around"/>
        <w:ind w:left="720" w:hanging="720"/>
        <w:rPr>
          <w:noProof/>
        </w:rPr>
      </w:pPr>
      <w:r w:rsidRPr="006B06D3">
        <w:rPr>
          <w:noProof/>
        </w:rPr>
        <w:t>[12]</w:t>
      </w:r>
      <w:r w:rsidRPr="006B06D3">
        <w:rPr>
          <w:noProof/>
        </w:rPr>
        <w:tab/>
        <w:t xml:space="preserve">M. S. Fox, "Constraint-Directed Search: A Case Study of Job-Shop Scheduling," CARNEGIE-MELLON UNIV PITTSBURGH PA ROBOTICS INST, 1983. </w:t>
      </w:r>
    </w:p>
    <w:p w14:paraId="15F74C6A" w14:textId="77777777" w:rsidR="006B06D3" w:rsidRPr="006B06D3" w:rsidRDefault="006B06D3" w:rsidP="006B06D3">
      <w:pPr>
        <w:pStyle w:val="EndNoteBibliography"/>
        <w:framePr w:wrap="around"/>
        <w:ind w:left="720" w:hanging="720"/>
        <w:rPr>
          <w:noProof/>
        </w:rPr>
      </w:pPr>
      <w:r w:rsidRPr="006B06D3">
        <w:rPr>
          <w:noProof/>
        </w:rPr>
        <w:t>[13]</w:t>
      </w:r>
      <w:r w:rsidRPr="006B06D3">
        <w:rPr>
          <w:noProof/>
        </w:rPr>
        <w:tab/>
        <w:t xml:space="preserve">A. Sathi, M. S. Fox, and M. Greenberg, "Representation of activity knowledge for project management," </w:t>
      </w:r>
      <w:r w:rsidRPr="006B06D3">
        <w:rPr>
          <w:i/>
          <w:noProof/>
        </w:rPr>
        <w:t xml:space="preserve">IEEE Transactions on pattern analysis and machine intelligence, </w:t>
      </w:r>
      <w:r w:rsidRPr="006B06D3">
        <w:rPr>
          <w:noProof/>
        </w:rPr>
        <w:t>no. 5, pp. 531-552, 1985.</w:t>
      </w:r>
    </w:p>
    <w:p w14:paraId="3C045F2C" w14:textId="77777777" w:rsidR="006B06D3" w:rsidRPr="006B06D3" w:rsidRDefault="006B06D3" w:rsidP="006B06D3">
      <w:pPr>
        <w:pStyle w:val="EndNoteBibliography"/>
        <w:framePr w:wrap="around"/>
        <w:ind w:left="720" w:hanging="720"/>
        <w:rPr>
          <w:noProof/>
        </w:rPr>
      </w:pPr>
      <w:r w:rsidRPr="006B06D3">
        <w:rPr>
          <w:noProof/>
        </w:rPr>
        <w:t>[14]</w:t>
      </w:r>
      <w:r w:rsidRPr="006B06D3">
        <w:rPr>
          <w:noProof/>
        </w:rPr>
        <w:tab/>
        <w:t xml:space="preserve">M. S. Fox and M. Gruninger, "Enterprise modeling," </w:t>
      </w:r>
      <w:r w:rsidRPr="006B06D3">
        <w:rPr>
          <w:i/>
          <w:noProof/>
        </w:rPr>
        <w:t xml:space="preserve">AI magazine, </w:t>
      </w:r>
      <w:r w:rsidRPr="006B06D3">
        <w:rPr>
          <w:noProof/>
        </w:rPr>
        <w:t>vol. 19, no. 3, pp. 109-109, 1998.</w:t>
      </w:r>
    </w:p>
    <w:p w14:paraId="3E887E6E" w14:textId="77777777" w:rsidR="006B06D3" w:rsidRPr="006B06D3" w:rsidRDefault="006B06D3" w:rsidP="006B06D3">
      <w:pPr>
        <w:pStyle w:val="EndNoteBibliography"/>
        <w:framePr w:wrap="around"/>
        <w:ind w:left="720" w:hanging="720"/>
        <w:rPr>
          <w:noProof/>
        </w:rPr>
      </w:pPr>
      <w:r w:rsidRPr="006B06D3">
        <w:rPr>
          <w:noProof/>
        </w:rPr>
        <w:t>[15]</w:t>
      </w:r>
      <w:r w:rsidRPr="006B06D3">
        <w:rPr>
          <w:noProof/>
        </w:rPr>
        <w:tab/>
        <w:t xml:space="preserve">M. Grüninger, "Using the PSL ontology," in </w:t>
      </w:r>
      <w:r w:rsidRPr="006B06D3">
        <w:rPr>
          <w:i/>
          <w:noProof/>
        </w:rPr>
        <w:t>Handbook on Ontologies</w:t>
      </w:r>
      <w:r w:rsidRPr="006B06D3">
        <w:rPr>
          <w:noProof/>
        </w:rPr>
        <w:t>: Springer, 2009, pp. 423-443.</w:t>
      </w:r>
    </w:p>
    <w:p w14:paraId="301B13B7" w14:textId="77777777" w:rsidR="006B06D3" w:rsidRPr="006B06D3" w:rsidRDefault="006B06D3" w:rsidP="006B06D3">
      <w:pPr>
        <w:pStyle w:val="EndNoteBibliography"/>
        <w:framePr w:wrap="around"/>
        <w:ind w:left="720" w:hanging="720"/>
        <w:rPr>
          <w:noProof/>
        </w:rPr>
      </w:pPr>
      <w:r w:rsidRPr="006B06D3">
        <w:rPr>
          <w:noProof/>
        </w:rPr>
        <w:t>[16]</w:t>
      </w:r>
      <w:r w:rsidRPr="006B06D3">
        <w:rPr>
          <w:noProof/>
        </w:rPr>
        <w:tab/>
        <w:t xml:space="preserve">M. S. Fox, "A foundation ontology for global city indicators," </w:t>
      </w:r>
      <w:r w:rsidRPr="006B06D3">
        <w:rPr>
          <w:i/>
          <w:noProof/>
        </w:rPr>
        <w:t xml:space="preserve">University of Toronto, Toronto, Global Cities Institute, </w:t>
      </w:r>
      <w:r w:rsidRPr="006B06D3">
        <w:rPr>
          <w:noProof/>
        </w:rPr>
        <w:t>2013.</w:t>
      </w:r>
    </w:p>
    <w:p w14:paraId="4434D18F" w14:textId="77777777" w:rsidR="006B06D3" w:rsidRPr="006B06D3" w:rsidRDefault="006B06D3" w:rsidP="006B06D3">
      <w:pPr>
        <w:pStyle w:val="EndNoteBibliography"/>
        <w:framePr w:wrap="around"/>
        <w:ind w:left="720" w:hanging="720"/>
        <w:rPr>
          <w:noProof/>
        </w:rPr>
      </w:pPr>
      <w:r w:rsidRPr="006B06D3">
        <w:rPr>
          <w:noProof/>
        </w:rPr>
        <w:t>[17]</w:t>
      </w:r>
      <w:r w:rsidRPr="006B06D3">
        <w:rPr>
          <w:noProof/>
        </w:rPr>
        <w:tab/>
        <w:t xml:space="preserve"> F. G. Fadel, M. S. Fox, and M. Gruninger, "A generic enterprise resource ontology," in </w:t>
      </w:r>
      <w:r w:rsidRPr="006B06D3">
        <w:rPr>
          <w:i/>
          <w:noProof/>
        </w:rPr>
        <w:t>Proceedings of 3rd IEEE Workshop on Enabling Technologies: Infrastructure for Collaborative Enterprises</w:t>
      </w:r>
      <w:r w:rsidRPr="006B06D3">
        <w:rPr>
          <w:noProof/>
        </w:rPr>
        <w:t xml:space="preserve">, 1994: IEEE, pp. 117-128. </w:t>
      </w:r>
    </w:p>
    <w:p w14:paraId="790C16FD" w14:textId="77777777" w:rsidR="006B06D3" w:rsidRPr="006B06D3" w:rsidRDefault="006B06D3" w:rsidP="006B06D3">
      <w:pPr>
        <w:pStyle w:val="EndNoteBibliography"/>
        <w:framePr w:wrap="around"/>
        <w:ind w:left="720" w:hanging="720"/>
        <w:rPr>
          <w:noProof/>
        </w:rPr>
      </w:pPr>
      <w:r w:rsidRPr="006B06D3">
        <w:rPr>
          <w:noProof/>
        </w:rPr>
        <w:t>[18]</w:t>
      </w:r>
      <w:r w:rsidRPr="006B06D3">
        <w:rPr>
          <w:noProof/>
        </w:rPr>
        <w:tab/>
        <w:t xml:space="preserve"> T. Bittner and M. Donnelly, "Computational ontologies of parthood, componenthood, and containment," in </w:t>
      </w:r>
      <w:r w:rsidRPr="006B06D3">
        <w:rPr>
          <w:i/>
          <w:noProof/>
        </w:rPr>
        <w:t>International Joint Conference on Artificial Intelligence</w:t>
      </w:r>
      <w:r w:rsidRPr="006B06D3">
        <w:rPr>
          <w:noProof/>
        </w:rPr>
        <w:t xml:space="preserve">, 2005, vol. 19: Citeseer, p. 382. </w:t>
      </w:r>
    </w:p>
    <w:p w14:paraId="6C972BD0" w14:textId="77777777" w:rsidR="006B06D3" w:rsidRPr="006B06D3" w:rsidRDefault="006B06D3" w:rsidP="006B06D3">
      <w:pPr>
        <w:pStyle w:val="EndNoteBibliography"/>
        <w:framePr w:wrap="around"/>
        <w:ind w:left="720" w:hanging="720"/>
        <w:rPr>
          <w:noProof/>
        </w:rPr>
      </w:pPr>
      <w:r w:rsidRPr="006B06D3">
        <w:rPr>
          <w:noProof/>
        </w:rPr>
        <w:t>[19]</w:t>
      </w:r>
      <w:r w:rsidRPr="006B06D3">
        <w:rPr>
          <w:noProof/>
        </w:rPr>
        <w:tab/>
        <w:t xml:space="preserve">H. Rijgersberg, M. Van Assem, and J. Top, "Ontology of units of measure and related concepts," </w:t>
      </w:r>
      <w:r w:rsidRPr="006B06D3">
        <w:rPr>
          <w:i/>
          <w:noProof/>
        </w:rPr>
        <w:t xml:space="preserve">Semantic Web, </w:t>
      </w:r>
      <w:r w:rsidRPr="006B06D3">
        <w:rPr>
          <w:noProof/>
        </w:rPr>
        <w:t>vol. 4, no. 1, pp. 3-13, 2013.</w:t>
      </w:r>
    </w:p>
    <w:p w14:paraId="0E45DA1B" w14:textId="7EE849C4" w:rsidR="006B06D3" w:rsidRPr="006B06D3" w:rsidRDefault="006B06D3" w:rsidP="006B06D3">
      <w:pPr>
        <w:pStyle w:val="EndNoteBibliography"/>
        <w:framePr w:wrap="around"/>
        <w:ind w:left="720" w:hanging="720"/>
        <w:rPr>
          <w:noProof/>
        </w:rPr>
      </w:pPr>
      <w:r w:rsidRPr="006B06D3">
        <w:rPr>
          <w:noProof/>
        </w:rPr>
        <w:t>[20]</w:t>
      </w:r>
      <w:r w:rsidRPr="006B06D3">
        <w:rPr>
          <w:noProof/>
        </w:rPr>
        <w:tab/>
        <w:t xml:space="preserve">I. I. J. I. technology, "Information technology - An upper level ontology for smart city indicators," ISO. [Online]. Available: </w:t>
      </w:r>
      <w:hyperlink r:id="rId41" w:history="1">
        <w:r w:rsidRPr="006B06D3">
          <w:rPr>
            <w:rStyle w:val="Hyperlink"/>
            <w:noProof/>
          </w:rPr>
          <w:t>https://www.iso.org/standard/72325.html</w:t>
        </w:r>
      </w:hyperlink>
    </w:p>
    <w:p w14:paraId="0DBD6B31" w14:textId="654468F1" w:rsidR="006B06D3" w:rsidRPr="006B06D3" w:rsidRDefault="006B06D3" w:rsidP="006B06D3">
      <w:pPr>
        <w:pStyle w:val="EndNoteBibliography"/>
        <w:framePr w:wrap="around"/>
        <w:ind w:left="720" w:hanging="720"/>
        <w:rPr>
          <w:noProof/>
        </w:rPr>
      </w:pPr>
      <w:r w:rsidRPr="006B06D3">
        <w:rPr>
          <w:noProof/>
        </w:rPr>
        <w:t>[21]</w:t>
      </w:r>
      <w:r w:rsidRPr="006B06D3">
        <w:rPr>
          <w:noProof/>
        </w:rPr>
        <w:tab/>
        <w:t xml:space="preserve">S. Cox, A. Cuthbert, R. Lake, and R. Martell, "Geography markup language (GML) 2.0," </w:t>
      </w:r>
      <w:r w:rsidRPr="006B06D3">
        <w:rPr>
          <w:i/>
          <w:noProof/>
        </w:rPr>
        <w:t xml:space="preserve">URL: </w:t>
      </w:r>
      <w:hyperlink r:id="rId42" w:history="1">
        <w:r w:rsidRPr="006B06D3">
          <w:rPr>
            <w:rStyle w:val="Hyperlink"/>
            <w:i/>
            <w:noProof/>
          </w:rPr>
          <w:t>http://www</w:t>
        </w:r>
      </w:hyperlink>
      <w:r w:rsidRPr="006B06D3">
        <w:rPr>
          <w:i/>
          <w:noProof/>
        </w:rPr>
        <w:t xml:space="preserve">. opengis. net/gml/01-029/GML2. html, </w:t>
      </w:r>
      <w:r w:rsidRPr="006B06D3">
        <w:rPr>
          <w:noProof/>
        </w:rPr>
        <w:t>2001.</w:t>
      </w:r>
    </w:p>
    <w:p w14:paraId="6223D2AE" w14:textId="77777777" w:rsidR="006B06D3" w:rsidRPr="006B06D3" w:rsidRDefault="006B06D3" w:rsidP="006B06D3">
      <w:pPr>
        <w:pStyle w:val="EndNoteBibliography"/>
        <w:framePr w:wrap="around"/>
        <w:ind w:left="720" w:hanging="720"/>
        <w:rPr>
          <w:noProof/>
        </w:rPr>
      </w:pPr>
      <w:r w:rsidRPr="006B06D3">
        <w:rPr>
          <w:noProof/>
        </w:rPr>
        <w:t>[22]</w:t>
      </w:r>
      <w:r w:rsidRPr="006B06D3">
        <w:rPr>
          <w:noProof/>
        </w:rPr>
        <w:tab/>
        <w:t xml:space="preserve">C. A. Knoblock and P. Szekely, "Exploiting Semantics for Big Data Integration," </w:t>
      </w:r>
      <w:r w:rsidRPr="006B06D3">
        <w:rPr>
          <w:i/>
          <w:noProof/>
        </w:rPr>
        <w:t xml:space="preserve">AI Magazine, </w:t>
      </w:r>
      <w:r w:rsidRPr="006B06D3">
        <w:rPr>
          <w:noProof/>
        </w:rPr>
        <w:t>vol. 36, no. 1, 2015.</w:t>
      </w:r>
    </w:p>
    <w:p w14:paraId="6D9EDE7D" w14:textId="77777777" w:rsidR="006B06D3" w:rsidRPr="006B06D3" w:rsidRDefault="006B06D3" w:rsidP="006B06D3">
      <w:pPr>
        <w:pStyle w:val="EndNoteBibliography"/>
        <w:framePr w:wrap="around"/>
        <w:ind w:left="720" w:hanging="720"/>
        <w:rPr>
          <w:noProof/>
        </w:rPr>
      </w:pPr>
      <w:r w:rsidRPr="006B06D3">
        <w:rPr>
          <w:noProof/>
        </w:rPr>
        <w:t>[23]</w:t>
      </w:r>
      <w:r w:rsidRPr="006B06D3">
        <w:rPr>
          <w:noProof/>
        </w:rPr>
        <w:tab/>
        <w:t xml:space="preserve"> M. Katsumi and M. Fox, "An Ontology-Based Standard for</w:t>
      </w:r>
    </w:p>
    <w:p w14:paraId="68635EE5" w14:textId="77777777" w:rsidR="006B06D3" w:rsidRPr="006B06D3" w:rsidRDefault="006B06D3" w:rsidP="006B06D3">
      <w:pPr>
        <w:pStyle w:val="EndNoteBibliography"/>
        <w:framePr w:wrap="around"/>
        <w:rPr>
          <w:noProof/>
        </w:rPr>
      </w:pPr>
      <w:r w:rsidRPr="006B06D3">
        <w:rPr>
          <w:noProof/>
        </w:rPr>
        <w:t xml:space="preserve"> Transportation Planning," in </w:t>
      </w:r>
      <w:r w:rsidRPr="006B06D3">
        <w:rPr>
          <w:i/>
          <w:noProof/>
        </w:rPr>
        <w:t>To appear in: Formal Ontologies Meet Industry (FOMI)</w:t>
      </w:r>
      <w:r w:rsidRPr="006B06D3">
        <w:rPr>
          <w:noProof/>
        </w:rPr>
        <w:t xml:space="preserve">, Graz, Austria, M. Grüninger and W. Terkaj, Eds., 2019: CEUR. </w:t>
      </w:r>
    </w:p>
    <w:p w14:paraId="589CFE8D" w14:textId="24ABA847" w:rsidR="0040754B" w:rsidRPr="00E17349" w:rsidRDefault="00BF257D" w:rsidP="00316A06">
      <w:r>
        <w:lastRenderedPageBreak/>
        <w:fldChar w:fldCharType="end"/>
      </w:r>
    </w:p>
    <w:sectPr w:rsidR="0040754B" w:rsidRPr="00E17349" w:rsidSect="002C59C9">
      <w:footerReference w:type="default" r:id="rId43"/>
      <w:footerReference w:type="first" r:id="rId44"/>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4" w:author="Megan Katsumi" w:date="2019-09-27T13:03:00Z" w:initials="MK">
    <w:p w14:paraId="166ED15F" w14:textId="7D34C0C4" w:rsidR="00AD3E0D" w:rsidRDefault="00AD3E0D">
      <w:pPr>
        <w:pStyle w:val="CommentText"/>
      </w:pPr>
      <w:r>
        <w:rPr>
          <w:rStyle w:val="CommentReference"/>
        </w:rPr>
        <w:annotationRef/>
      </w:r>
      <w:r>
        <w:t>Revise to “-S” for static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66ED1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66ED15F" w16cid:durableId="2138870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AC37D3" w14:textId="77777777" w:rsidR="00BC11ED" w:rsidRDefault="00BC11ED" w:rsidP="00EA354A">
      <w:r>
        <w:separator/>
      </w:r>
    </w:p>
  </w:endnote>
  <w:endnote w:type="continuationSeparator" w:id="0">
    <w:p w14:paraId="533182B9" w14:textId="77777777" w:rsidR="00BC11ED" w:rsidRDefault="00BC11ED"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ourier">
    <w:panose1 w:val="00000000000000000000"/>
    <w:charset w:val="00"/>
    <w:family w:val="auto"/>
    <w:pitch w:val="variable"/>
    <w:sig w:usb0="00000003" w:usb1="00000000" w:usb2="00000000" w:usb3="00000000" w:csb0="00000003"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AD3E0D" w:rsidRDefault="00AD3E0D">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AD3E0D" w:rsidRPr="0032583C" w:rsidRDefault="00AD3E0D">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AD3E0D" w14:paraId="2B76F3B3" w14:textId="77777777" w:rsidTr="00967D94">
      <w:tc>
        <w:tcPr>
          <w:tcW w:w="6947" w:type="dxa"/>
        </w:tcPr>
        <w:p w14:paraId="07DEE8C9" w14:textId="77777777" w:rsidR="00AD3E0D" w:rsidRDefault="00AD3E0D"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AD3E0D" w:rsidRDefault="00AD3E0D"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AD3E0D" w:rsidRDefault="00AD3E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26896A" w14:textId="77777777" w:rsidR="00BC11ED" w:rsidRDefault="00BC11ED" w:rsidP="00EA354A">
      <w:r>
        <w:separator/>
      </w:r>
    </w:p>
  </w:footnote>
  <w:footnote w:type="continuationSeparator" w:id="0">
    <w:p w14:paraId="199919E3" w14:textId="77777777" w:rsidR="00BC11ED" w:rsidRDefault="00BC11ED" w:rsidP="00EA354A">
      <w:r>
        <w:continuationSeparator/>
      </w:r>
    </w:p>
  </w:footnote>
  <w:footnote w:id="1">
    <w:p w14:paraId="005D8B98" w14:textId="5699BB61" w:rsidR="00AD3E0D" w:rsidRPr="00FF4EA6" w:rsidRDefault="00AD3E0D">
      <w:pPr>
        <w:pStyle w:val="FootnoteText"/>
        <w:rPr>
          <w:lang w:val="en-CA"/>
        </w:rPr>
      </w:pPr>
      <w:r>
        <w:rPr>
          <w:rStyle w:val="FootnoteReference"/>
        </w:rPr>
        <w:footnoteRef/>
      </w:r>
      <w:r>
        <w:t xml:space="preserve"> </w:t>
      </w:r>
      <w:r w:rsidRPr="00FF4EA6">
        <w:t>https://github.com/dgarijo/Widoco</w:t>
      </w:r>
    </w:p>
  </w:footnote>
  <w:footnote w:id="2">
    <w:p w14:paraId="2A27582E" w14:textId="72F030AB" w:rsidR="00AD3E0D" w:rsidRPr="008C1769" w:rsidRDefault="00AD3E0D" w:rsidP="00763A5C">
      <w:pPr>
        <w:pStyle w:val="FootnoteText"/>
        <w:rPr>
          <w:lang w:val="en-CA"/>
        </w:rPr>
      </w:pPr>
      <w:r>
        <w:rPr>
          <w:rStyle w:val="FootnoteReference"/>
        </w:rPr>
        <w:footnoteRef/>
      </w:r>
      <w:r>
        <w:t xml:space="preserve"> </w:t>
      </w:r>
      <w:r>
        <w:rPr>
          <w:lang w:val="en-CA"/>
        </w:rPr>
        <w:t>AllegroGraph-generated nD datatype for lat-lon location data</w:t>
      </w:r>
    </w:p>
  </w:footnote>
  <w:footnote w:id="3">
    <w:p w14:paraId="2C4D8884" w14:textId="77777777" w:rsidR="00AD3E0D" w:rsidRDefault="00AD3E0D">
      <w:pPr>
        <w:pStyle w:val="FootnoteText"/>
      </w:pPr>
      <w:r>
        <w:rPr>
          <w:rStyle w:val="FootnoteReference"/>
        </w:rPr>
        <w:footnoteRef/>
      </w:r>
      <w:r>
        <w:t xml:space="preserve"> </w:t>
      </w:r>
      <w:r w:rsidRPr="009A36FB">
        <w:t>https://www.w3.org/TR/owl-time/</w:t>
      </w:r>
    </w:p>
  </w:footnote>
  <w:footnote w:id="4">
    <w:p w14:paraId="2926F4D4" w14:textId="77777777" w:rsidR="00AD3E0D" w:rsidRDefault="00AD3E0D" w:rsidP="00A62F41">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5">
    <w:p w14:paraId="769F109D" w14:textId="6B5645ED" w:rsidR="00AD3E0D" w:rsidRPr="00FE13B1" w:rsidRDefault="00AD3E0D">
      <w:pPr>
        <w:pStyle w:val="FootnoteText"/>
        <w:rPr>
          <w:lang w:val="en-CA"/>
        </w:rPr>
      </w:pPr>
      <w:r>
        <w:rPr>
          <w:rStyle w:val="FootnoteReference"/>
        </w:rPr>
        <w:footnoteRef/>
      </w:r>
      <w:r>
        <w:t xml:space="preserve"> </w:t>
      </w:r>
      <w:r w:rsidRPr="00FE13B1">
        <w:t>http://ontology.eil.utoronto.ca/tove/activity.owl</w:t>
      </w:r>
    </w:p>
  </w:footnote>
  <w:footnote w:id="6">
    <w:p w14:paraId="176C17F5" w14:textId="77777777" w:rsidR="00AD3E0D" w:rsidRPr="008E7C02" w:rsidRDefault="00AD3E0D" w:rsidP="00E8128A">
      <w:pPr>
        <w:pStyle w:val="FootnoteText"/>
        <w:rPr>
          <w:lang w:val="en-CA"/>
        </w:rPr>
      </w:pPr>
      <w:r>
        <w:rPr>
          <w:rStyle w:val="FootnoteReference"/>
        </w:rPr>
        <w:footnoteRef/>
      </w:r>
      <w:r>
        <w:t xml:space="preserve"> </w:t>
      </w:r>
      <w:r w:rsidRPr="008E7C02">
        <w:t>http://ontology.eil.utoronto.ca/city-services/city-services.owl#</w:t>
      </w:r>
    </w:p>
  </w:footnote>
  <w:footnote w:id="7">
    <w:p w14:paraId="0CCCF2E2" w14:textId="46693F90" w:rsidR="00AD3E0D" w:rsidRPr="00E80D3C" w:rsidRDefault="00AD3E0D">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AD3E0D" w:rsidRPr="00BD4EF4" w:rsidRDefault="00AD3E0D" w:rsidP="00E80D3C">
      <w:r>
        <w:rPr>
          <w:rStyle w:val="FootnoteReference"/>
        </w:rPr>
        <w:footnoteRef/>
      </w:r>
      <w:r>
        <w:t xml:space="preserve"> </w:t>
      </w:r>
      <w:r w:rsidRPr="00B74DA0">
        <w:rPr>
          <w:sz w:val="20"/>
        </w:rPr>
        <w:t>http://ontology.eil.utoronto.ca/GCI/Foundation/GCI-Foundation-v2.owl#</w:t>
      </w:r>
    </w:p>
    <w:p w14:paraId="4AE1EB08" w14:textId="6D90AB37" w:rsidR="00AD3E0D" w:rsidRPr="00E80D3C" w:rsidRDefault="00AD3E0D">
      <w:pPr>
        <w:pStyle w:val="FootnoteText"/>
        <w:rPr>
          <w:lang w:val="en-CA"/>
        </w:rPr>
      </w:pPr>
    </w:p>
  </w:footnote>
  <w:footnote w:id="9">
    <w:p w14:paraId="717C987B" w14:textId="77777777" w:rsidR="00AD3E0D" w:rsidRPr="008B5808" w:rsidRDefault="00AD3E0D" w:rsidP="008A4F0D">
      <w:pPr>
        <w:pStyle w:val="FootnoteText"/>
        <w:rPr>
          <w:lang w:val="en-CA"/>
        </w:rPr>
      </w:pPr>
      <w:r>
        <w:rPr>
          <w:rStyle w:val="FootnoteReference"/>
        </w:rPr>
        <w:footnoteRef/>
      </w:r>
      <w:r>
        <w:t xml:space="preserve"> </w:t>
      </w:r>
      <w:hyperlink r:id="rId1" w:history="1">
        <w:r w:rsidRPr="00F30726">
          <w:rPr>
            <w:rStyle w:val="Hyperlink"/>
          </w:rPr>
          <w:t>http://www.w3.org/ns/ssn/</w:t>
        </w:r>
      </w:hyperlink>
    </w:p>
  </w:footnote>
  <w:footnote w:id="10">
    <w:p w14:paraId="25631F8F" w14:textId="6B49DF7F" w:rsidR="00AD3E0D" w:rsidRPr="00046E73" w:rsidRDefault="00AD3E0D">
      <w:pPr>
        <w:pStyle w:val="FootnoteText"/>
        <w:rPr>
          <w:lang w:val="en-CA"/>
        </w:rPr>
      </w:pPr>
      <w:r>
        <w:rPr>
          <w:rStyle w:val="FootnoteReference"/>
        </w:rPr>
        <w:footnoteRef/>
      </w:r>
      <w:r>
        <w:t xml:space="preserve"> </w:t>
      </w:r>
      <w:r w:rsidRPr="00046E73">
        <w:t>http://www23.statcan.gc.ca/imdb/p3Var.pl?Function=DEC&amp;Id=24101</w:t>
      </w:r>
    </w:p>
  </w:footnote>
  <w:footnote w:id="11">
    <w:p w14:paraId="6F87F670" w14:textId="77777777" w:rsidR="00AD3E0D" w:rsidRDefault="00AD3E0D">
      <w:pPr>
        <w:pStyle w:val="FootnoteText"/>
      </w:pPr>
      <w:r>
        <w:rPr>
          <w:rStyle w:val="FootnoteReference"/>
        </w:rPr>
        <w:footnoteRef/>
      </w:r>
      <w:r>
        <w:t xml:space="preserve"> </w:t>
      </w:r>
      <w:r w:rsidRPr="00827DD8">
        <w:t>http://schema.org/</w:t>
      </w:r>
    </w:p>
  </w:footnote>
  <w:footnote w:id="12">
    <w:p w14:paraId="4E061129" w14:textId="77777777" w:rsidR="00AD3E0D" w:rsidRDefault="00AD3E0D">
      <w:pPr>
        <w:pStyle w:val="FootnoteText"/>
      </w:pPr>
      <w:r>
        <w:rPr>
          <w:rStyle w:val="FootnoteReference"/>
        </w:rPr>
        <w:footnoteRef/>
      </w:r>
      <w:r>
        <w:t xml:space="preserve"> </w:t>
      </w:r>
      <w:r w:rsidRPr="00827DD8">
        <w:t>http://ontology.eil.utoronto.ca/GCI/Shelters/GCI-Shelters.html</w:t>
      </w:r>
    </w:p>
  </w:footnote>
  <w:footnote w:id="13">
    <w:p w14:paraId="59CD3014" w14:textId="77777777" w:rsidR="00AD3E0D" w:rsidRDefault="00AD3E0D">
      <w:pPr>
        <w:pStyle w:val="FootnoteText"/>
      </w:pPr>
      <w:r>
        <w:rPr>
          <w:rStyle w:val="FootnoteReference"/>
        </w:rPr>
        <w:footnoteRef/>
      </w:r>
      <w:r>
        <w:t xml:space="preserve"> </w:t>
      </w:r>
      <w:r w:rsidRPr="005B2B4C">
        <w:t>http://ontology.eil.utoronto.ca/tove/organization.html</w:t>
      </w:r>
    </w:p>
  </w:footnote>
  <w:footnote w:id="14">
    <w:p w14:paraId="2EAE6E34" w14:textId="77777777" w:rsidR="00AD3E0D" w:rsidRDefault="00AD3E0D" w:rsidP="00C36CB8">
      <w:pPr>
        <w:pStyle w:val="FootnoteText"/>
      </w:pPr>
      <w:r>
        <w:rPr>
          <w:rStyle w:val="FootnoteReference"/>
        </w:rPr>
        <w:footnoteRef/>
      </w:r>
      <w:r>
        <w:t xml:space="preserve"> </w:t>
      </w:r>
      <w:r w:rsidRPr="005B2B4C">
        <w:t>http://www.pms.ifi.lmu.de/rewerse-wga1/otn/OTN.owl</w:t>
      </w:r>
    </w:p>
  </w:footnote>
  <w:footnote w:id="15">
    <w:p w14:paraId="4979EED5" w14:textId="1603F09E" w:rsidR="00AD3E0D" w:rsidRPr="001A792D" w:rsidRDefault="00AD3E0D">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6">
    <w:p w14:paraId="1A6DAD25" w14:textId="77777777" w:rsidR="00AD3E0D" w:rsidRDefault="00AD3E0D">
      <w:pPr>
        <w:pStyle w:val="FootnoteText"/>
      </w:pPr>
      <w:r>
        <w:rPr>
          <w:rStyle w:val="FootnoteReference"/>
        </w:rPr>
        <w:footnoteRef/>
      </w:r>
      <w:r>
        <w:t xml:space="preserve"> N</w:t>
      </w:r>
      <w:r>
        <w:rPr>
          <w:rFonts w:ascii="Times-Roman" w:hAnsi="Times-Roman" w:cs="Times-Roman"/>
          <w:lang w:val="en-CA" w:bidi="ar-SA"/>
        </w:rPr>
        <w:t>ot available online</w:t>
      </w:r>
    </w:p>
  </w:footnote>
  <w:footnote w:id="17">
    <w:p w14:paraId="3791EF9C" w14:textId="520FC5A3" w:rsidR="00AD3E0D" w:rsidRPr="00461993" w:rsidRDefault="00AD3E0D" w:rsidP="00461993">
      <w:r>
        <w:rPr>
          <w:rStyle w:val="FootnoteReference"/>
        </w:rPr>
        <w:footnoteRef/>
      </w:r>
      <w:r>
        <w:t xml:space="preserve"> </w:t>
      </w:r>
      <w:r w:rsidRPr="00461993">
        <w:t>http://www.w3.org/2006/time#January</w:t>
      </w:r>
    </w:p>
  </w:footnote>
  <w:footnote w:id="18">
    <w:p w14:paraId="511019FB" w14:textId="31BE8285" w:rsidR="00A84A0A" w:rsidRPr="00A84A0A" w:rsidRDefault="00A84A0A">
      <w:pPr>
        <w:pStyle w:val="FootnoteText"/>
        <w:rPr>
          <w:lang w:val="en-CA"/>
        </w:rPr>
      </w:pPr>
      <w:r>
        <w:rPr>
          <w:rStyle w:val="FootnoteReference"/>
        </w:rPr>
        <w:footnoteRef/>
      </w:r>
      <w:r>
        <w:t xml:space="preserve"> </w:t>
      </w:r>
      <w:r w:rsidRPr="00A84A0A">
        <w:t>https://www.w3.org/TR/sparql11-overview/</w:t>
      </w:r>
    </w:p>
  </w:footnote>
  <w:footnote w:id="19">
    <w:p w14:paraId="0F29DEC6" w14:textId="77777777" w:rsidR="00AD3E0D" w:rsidRPr="00FE081C" w:rsidRDefault="00AD3E0D" w:rsidP="0024077A">
      <w:pPr>
        <w:pStyle w:val="FootnoteText"/>
        <w:rPr>
          <w:lang w:val="en-CA"/>
        </w:rPr>
      </w:pPr>
      <w:r>
        <w:rPr>
          <w:rStyle w:val="FootnoteReference"/>
        </w:rPr>
        <w:footnoteRef/>
      </w:r>
      <w:r>
        <w:t xml:space="preserve"> </w:t>
      </w:r>
      <w:r w:rsidRPr="00FE081C">
        <w:t>http://usc-isi-i2.github.io/karma/</w:t>
      </w:r>
    </w:p>
  </w:footnote>
  <w:footnote w:id="20">
    <w:p w14:paraId="54541E35" w14:textId="77777777" w:rsidR="00AD3E0D" w:rsidRPr="00115140" w:rsidRDefault="00AD3E0D" w:rsidP="0024077A">
      <w:pPr>
        <w:pStyle w:val="FootnoteText"/>
        <w:rPr>
          <w:lang w:val="en-CA"/>
        </w:rPr>
      </w:pPr>
      <w:r>
        <w:rPr>
          <w:rStyle w:val="FootnoteReference"/>
        </w:rPr>
        <w:footnoteRef/>
      </w:r>
      <w:r>
        <w:t xml:space="preserve"> </w:t>
      </w:r>
      <w:r w:rsidRPr="00784DD1">
        <w:rPr>
          <w:sz w:val="21"/>
        </w:rPr>
        <w:t>http://ontology.eil.utoronto.ca/icity/</w:t>
      </w:r>
      <w:r>
        <w:rPr>
          <w:sz w:val="21"/>
        </w:rPr>
        <w:t>Observations</w:t>
      </w:r>
    </w:p>
  </w:footnote>
  <w:footnote w:id="21">
    <w:p w14:paraId="3A17ADA6" w14:textId="77777777" w:rsidR="00AD3E0D" w:rsidRPr="00115140" w:rsidRDefault="00AD3E0D" w:rsidP="0024077A">
      <w:pPr>
        <w:pStyle w:val="FootnoteText"/>
        <w:rPr>
          <w:lang w:val="en-CA"/>
        </w:rPr>
      </w:pPr>
      <w:r>
        <w:rPr>
          <w:rStyle w:val="FootnoteReference"/>
        </w:rPr>
        <w:footnoteRef/>
      </w:r>
      <w:r>
        <w:t xml:space="preserve"> </w:t>
      </w:r>
      <w:r w:rsidRPr="00784DD1">
        <w:rPr>
          <w:sz w:val="21"/>
        </w:rPr>
        <w:t>http://ontology.eil.utoronto.ca/icity/</w:t>
      </w:r>
      <w:r>
        <w:rPr>
          <w:sz w:val="21"/>
        </w:rPr>
        <w:t>TransportationSystem</w:t>
      </w:r>
    </w:p>
  </w:footnote>
  <w:footnote w:id="22">
    <w:p w14:paraId="396D7D57" w14:textId="77777777" w:rsidR="00AD3E0D" w:rsidRPr="00714E46" w:rsidRDefault="00AD3E0D" w:rsidP="0024077A">
      <w:pPr>
        <w:pStyle w:val="FootnoteText"/>
        <w:rPr>
          <w:lang w:val="en-CA"/>
        </w:rPr>
      </w:pPr>
      <w:r>
        <w:rPr>
          <w:rStyle w:val="FootnoteReference"/>
        </w:rPr>
        <w:footnoteRef/>
      </w:r>
      <w:r>
        <w:t xml:space="preserve"> </w:t>
      </w:r>
      <w:r>
        <w:rPr>
          <w:lang w:val="en-CA"/>
        </w:rPr>
        <w:t xml:space="preserve">As defined by the W3C standard for XML Schema Definition Language: </w:t>
      </w:r>
      <w:r w:rsidRPr="00714E46">
        <w:rPr>
          <w:lang w:val="en-CA"/>
        </w:rPr>
        <w:t>https://www.w3.org/TR/xmlschema11-2/#dateTimeStamp</w:t>
      </w:r>
    </w:p>
  </w:footnote>
  <w:footnote w:id="23">
    <w:p w14:paraId="386E49BF" w14:textId="77777777" w:rsidR="00AD3E0D" w:rsidRPr="006860B9" w:rsidRDefault="00AD3E0D" w:rsidP="0024077A">
      <w:pPr>
        <w:pStyle w:val="FootnoteText"/>
        <w:rPr>
          <w:lang w:val="en-CA"/>
        </w:rPr>
      </w:pPr>
      <w:r>
        <w:rPr>
          <w:rStyle w:val="FootnoteReference"/>
        </w:rPr>
        <w:footnoteRef/>
      </w:r>
      <w:r>
        <w:t xml:space="preserve"> </w:t>
      </w:r>
      <w:r w:rsidRPr="006860B9">
        <w:t>http://ontology.eil.utoronto.ca/icity/</w:t>
      </w:r>
      <w:r>
        <w:t>TransportationSystem</w:t>
      </w:r>
    </w:p>
  </w:footnote>
  <w:footnote w:id="24">
    <w:p w14:paraId="7A1007BD" w14:textId="77777777" w:rsidR="00AD3E0D" w:rsidRPr="008D50E3" w:rsidRDefault="00AD3E0D" w:rsidP="0024077A">
      <w:pPr>
        <w:pStyle w:val="FootnoteText"/>
        <w:rPr>
          <w:lang w:val="en-CA"/>
        </w:rPr>
      </w:pPr>
      <w:r>
        <w:rPr>
          <w:rStyle w:val="FootnoteReference"/>
        </w:rPr>
        <w:footnoteRef/>
      </w:r>
      <w:r>
        <w:t xml:space="preserve"> </w:t>
      </w:r>
      <w:r w:rsidRPr="006860B9">
        <w:t>http://ontology.eil.utoronto.ca/icity/</w:t>
      </w:r>
      <w:r>
        <w:t>OM</w:t>
      </w:r>
    </w:p>
  </w:footnote>
  <w:footnote w:id="25">
    <w:p w14:paraId="5405D851" w14:textId="77777777" w:rsidR="00AD3E0D" w:rsidRPr="00C25E66" w:rsidRDefault="00AD3E0D" w:rsidP="0024077A">
      <w:pPr>
        <w:pStyle w:val="FootnoteText"/>
        <w:rPr>
          <w:lang w:val="en-CA"/>
        </w:rPr>
      </w:pPr>
      <w:r>
        <w:rPr>
          <w:rStyle w:val="FootnoteReference"/>
        </w:rPr>
        <w:footnoteRef/>
      </w:r>
      <w:r>
        <w:t xml:space="preserve"> </w:t>
      </w:r>
      <w:r w:rsidRPr="006860B9">
        <w:t>http://ontology.eil.utoronto.ca/icity/</w:t>
      </w:r>
      <w:r>
        <w:t>Time</w:t>
      </w:r>
    </w:p>
  </w:footnote>
  <w:footnote w:id="26">
    <w:p w14:paraId="5F58FA41" w14:textId="77777777" w:rsidR="00AD3E0D" w:rsidRPr="00846739" w:rsidRDefault="00AD3E0D" w:rsidP="0015597C">
      <w:pPr>
        <w:pStyle w:val="FootnoteText"/>
        <w:rPr>
          <w:lang w:val="en-CA"/>
        </w:rPr>
      </w:pPr>
      <w:r>
        <w:rPr>
          <w:rStyle w:val="FootnoteReference"/>
        </w:rPr>
        <w:footnoteRef/>
      </w:r>
      <w:r>
        <w:t xml:space="preserve"> </w:t>
      </w:r>
      <w:r w:rsidRPr="00846739">
        <w:t>http://usc-isi-i2.github.io/karma/</w:t>
      </w:r>
    </w:p>
  </w:footnote>
  <w:footnote w:id="27">
    <w:p w14:paraId="73856734" w14:textId="77777777" w:rsidR="00AD3E0D" w:rsidRPr="00E9694B" w:rsidRDefault="00AD3E0D" w:rsidP="0015597C">
      <w:r>
        <w:rPr>
          <w:rStyle w:val="FootnoteReference"/>
        </w:rPr>
        <w:footnoteRef/>
      </w:r>
      <w:r>
        <w:t xml:space="preserve"> </w:t>
      </w:r>
      <w:r w:rsidRPr="00E9694B">
        <w:t>https://github.com/usc-isi-i2/Web-Karma/wiki/Batch-Mode-for-RDF-Generation</w:t>
      </w:r>
    </w:p>
    <w:p w14:paraId="5FD51CB1" w14:textId="77777777" w:rsidR="00AD3E0D" w:rsidRPr="00E9694B" w:rsidRDefault="00AD3E0D" w:rsidP="0015597C">
      <w:pPr>
        <w:pStyle w:val="FootnoteText"/>
        <w:rPr>
          <w:lang w:val="en-C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7D10303"/>
    <w:multiLevelType w:val="hybridMultilevel"/>
    <w:tmpl w:val="810A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A348CA"/>
    <w:multiLevelType w:val="hybridMultilevel"/>
    <w:tmpl w:val="60EA7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B45B7D"/>
    <w:multiLevelType w:val="hybridMultilevel"/>
    <w:tmpl w:val="364A01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B14F1A"/>
    <w:multiLevelType w:val="multilevel"/>
    <w:tmpl w:val="9E06CC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16F61"/>
    <w:multiLevelType w:val="hybridMultilevel"/>
    <w:tmpl w:val="5B8A49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E65BE1"/>
    <w:multiLevelType w:val="hybridMultilevel"/>
    <w:tmpl w:val="8ECEE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F43FD2"/>
    <w:multiLevelType w:val="hybridMultilevel"/>
    <w:tmpl w:val="144E61B6"/>
    <w:lvl w:ilvl="0" w:tplc="10090001">
      <w:start w:val="1"/>
      <w:numFmt w:val="bullet"/>
      <w:lvlText w:val=""/>
      <w:lvlJc w:val="left"/>
      <w:pPr>
        <w:ind w:left="1440" w:hanging="360"/>
      </w:pPr>
      <w:rPr>
        <w:rFonts w:ascii="Symbol" w:hAnsi="Symbol"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4" w15:restartNumberingAfterBreak="0">
    <w:nsid w:val="262A444C"/>
    <w:multiLevelType w:val="hybridMultilevel"/>
    <w:tmpl w:val="AA54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B2C5EFF"/>
    <w:multiLevelType w:val="hybridMultilevel"/>
    <w:tmpl w:val="42CAB94A"/>
    <w:lvl w:ilvl="0" w:tplc="1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BCC5FBA"/>
    <w:multiLevelType w:val="hybridMultilevel"/>
    <w:tmpl w:val="5764F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F06F31"/>
    <w:multiLevelType w:val="hybridMultilevel"/>
    <w:tmpl w:val="FECA4182"/>
    <w:lvl w:ilvl="0" w:tplc="3536A1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BF01DAD"/>
    <w:multiLevelType w:val="hybridMultilevel"/>
    <w:tmpl w:val="0D7213BC"/>
    <w:lvl w:ilvl="0" w:tplc="5BFEA9E6">
      <w:start w:val="1"/>
      <w:numFmt w:val="decimal"/>
      <w:lvlText w:val="(%1)"/>
      <w:lvlJc w:val="left"/>
      <w:pPr>
        <w:ind w:left="720" w:hanging="360"/>
      </w:pPr>
      <w:rPr>
        <w:rFonts w:hint="default"/>
      </w:rPr>
    </w:lvl>
    <w:lvl w:ilvl="1" w:tplc="CB8E958A">
      <w:start w:val="1"/>
      <w:numFmt w:val="lowerRoman"/>
      <w:lvlText w:val="%2."/>
      <w:lvlJc w:val="right"/>
      <w:pPr>
        <w:ind w:left="1440" w:hanging="360"/>
      </w:pPr>
      <w:rPr>
        <w:rFonts w:asciiTheme="minorHAnsi" w:hAnsiTheme="minorHAnsi" w:cstheme="minorHAnsi" w:hint="default"/>
        <w:sz w:val="24"/>
      </w:rPr>
    </w:lvl>
    <w:lvl w:ilvl="2" w:tplc="CB8E958A">
      <w:start w:val="1"/>
      <w:numFmt w:val="lowerRoman"/>
      <w:lvlText w:val="%3."/>
      <w:lvlJc w:val="right"/>
      <w:pPr>
        <w:ind w:left="2160" w:hanging="180"/>
      </w:pPr>
      <w:rPr>
        <w:rFonts w:asciiTheme="minorHAnsi" w:hAnsiTheme="minorHAnsi" w:cstheme="minorHAnsi" w:hint="default"/>
        <w:sz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2B7B5B"/>
    <w:multiLevelType w:val="hybridMultilevel"/>
    <w:tmpl w:val="3C587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F64808"/>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AE374F"/>
    <w:multiLevelType w:val="hybridMultilevel"/>
    <w:tmpl w:val="00062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5FC557E6"/>
    <w:multiLevelType w:val="hybridMultilevel"/>
    <w:tmpl w:val="7380658E"/>
    <w:lvl w:ilvl="0" w:tplc="CA1287E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F04660"/>
    <w:multiLevelType w:val="hybridMultilevel"/>
    <w:tmpl w:val="2C505A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BD33D43"/>
    <w:multiLevelType w:val="hybridMultilevel"/>
    <w:tmpl w:val="04FA5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4322C6"/>
    <w:multiLevelType w:val="hybridMultilevel"/>
    <w:tmpl w:val="7E54EF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13557C0"/>
    <w:multiLevelType w:val="hybridMultilevel"/>
    <w:tmpl w:val="4612A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02918"/>
    <w:multiLevelType w:val="hybridMultilevel"/>
    <w:tmpl w:val="55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3D86C51"/>
    <w:multiLevelType w:val="hybridMultilevel"/>
    <w:tmpl w:val="4D32D6AC"/>
    <w:lvl w:ilvl="0" w:tplc="A0B85BFC">
      <w:numFmt w:val="bullet"/>
      <w:lvlText w:val="-"/>
      <w:lvlJc w:val="left"/>
      <w:pPr>
        <w:ind w:left="1080" w:hanging="360"/>
      </w:pPr>
      <w:rPr>
        <w:rFonts w:ascii="Times New Roman" w:eastAsiaTheme="minorHAnsi" w:hAnsi="Times New Roman" w:cs="Times New Roman"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8AB1540"/>
    <w:multiLevelType w:val="hybridMultilevel"/>
    <w:tmpl w:val="CD5CB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397CD5"/>
    <w:multiLevelType w:val="hybridMultilevel"/>
    <w:tmpl w:val="E9422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421A6D1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E2118FA"/>
    <w:multiLevelType w:val="hybridMultilevel"/>
    <w:tmpl w:val="5F9698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EE5718F"/>
    <w:multiLevelType w:val="hybridMultilevel"/>
    <w:tmpl w:val="CE809AE4"/>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41"/>
  </w:num>
  <w:num w:numId="3">
    <w:abstractNumId w:val="1"/>
  </w:num>
  <w:num w:numId="4">
    <w:abstractNumId w:val="17"/>
  </w:num>
  <w:num w:numId="5">
    <w:abstractNumId w:val="38"/>
  </w:num>
  <w:num w:numId="6">
    <w:abstractNumId w:val="50"/>
  </w:num>
  <w:num w:numId="7">
    <w:abstractNumId w:val="27"/>
  </w:num>
  <w:num w:numId="8">
    <w:abstractNumId w:val="46"/>
  </w:num>
  <w:num w:numId="9">
    <w:abstractNumId w:val="4"/>
  </w:num>
  <w:num w:numId="10">
    <w:abstractNumId w:val="48"/>
  </w:num>
  <w:num w:numId="11">
    <w:abstractNumId w:val="15"/>
  </w:num>
  <w:num w:numId="12">
    <w:abstractNumId w:val="8"/>
  </w:num>
  <w:num w:numId="13">
    <w:abstractNumId w:val="3"/>
  </w:num>
  <w:num w:numId="14">
    <w:abstractNumId w:val="10"/>
  </w:num>
  <w:num w:numId="15">
    <w:abstractNumId w:val="22"/>
  </w:num>
  <w:num w:numId="16">
    <w:abstractNumId w:val="20"/>
  </w:num>
  <w:num w:numId="17">
    <w:abstractNumId w:val="44"/>
  </w:num>
  <w:num w:numId="18">
    <w:abstractNumId w:val="31"/>
  </w:num>
  <w:num w:numId="19">
    <w:abstractNumId w:val="16"/>
  </w:num>
  <w:num w:numId="20">
    <w:abstractNumId w:val="21"/>
  </w:num>
  <w:num w:numId="21">
    <w:abstractNumId w:val="33"/>
  </w:num>
  <w:num w:numId="22">
    <w:abstractNumId w:val="43"/>
  </w:num>
  <w:num w:numId="23">
    <w:abstractNumId w:val="34"/>
  </w:num>
  <w:num w:numId="24">
    <w:abstractNumId w:val="32"/>
  </w:num>
  <w:num w:numId="25">
    <w:abstractNumId w:val="0"/>
  </w:num>
  <w:num w:numId="26">
    <w:abstractNumId w:val="12"/>
  </w:num>
  <w:num w:numId="27">
    <w:abstractNumId w:val="2"/>
  </w:num>
  <w:num w:numId="28">
    <w:abstractNumId w:val="24"/>
  </w:num>
  <w:num w:numId="29">
    <w:abstractNumId w:val="37"/>
  </w:num>
  <w:num w:numId="30">
    <w:abstractNumId w:val="29"/>
  </w:num>
  <w:num w:numId="31">
    <w:abstractNumId w:val="35"/>
  </w:num>
  <w:num w:numId="32">
    <w:abstractNumId w:val="9"/>
  </w:num>
  <w:num w:numId="33">
    <w:abstractNumId w:val="11"/>
  </w:num>
  <w:num w:numId="34">
    <w:abstractNumId w:val="13"/>
  </w:num>
  <w:num w:numId="35">
    <w:abstractNumId w:val="23"/>
  </w:num>
  <w:num w:numId="36">
    <w:abstractNumId w:val="36"/>
  </w:num>
  <w:num w:numId="37">
    <w:abstractNumId w:val="49"/>
  </w:num>
  <w:num w:numId="38">
    <w:abstractNumId w:val="7"/>
  </w:num>
  <w:num w:numId="39">
    <w:abstractNumId w:val="6"/>
  </w:num>
  <w:num w:numId="40">
    <w:abstractNumId w:val="45"/>
  </w:num>
  <w:num w:numId="41">
    <w:abstractNumId w:val="5"/>
  </w:num>
  <w:num w:numId="42">
    <w:abstractNumId w:val="14"/>
  </w:num>
  <w:num w:numId="43">
    <w:abstractNumId w:val="25"/>
  </w:num>
  <w:num w:numId="44">
    <w:abstractNumId w:val="18"/>
  </w:num>
  <w:num w:numId="4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2"/>
  </w:num>
  <w:num w:numId="47">
    <w:abstractNumId w:val="39"/>
  </w:num>
  <w:num w:numId="48">
    <w:abstractNumId w:val="30"/>
  </w:num>
  <w:num w:numId="49">
    <w:abstractNumId w:val="28"/>
  </w:num>
  <w:num w:numId="50">
    <w:abstractNumId w:val="19"/>
  </w:num>
  <w:num w:numId="51">
    <w:abstractNumId w:val="40"/>
  </w:num>
  <w:num w:numId="52">
    <w:abstractNumId w:val="47"/>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proofState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0A4"/>
    <w:rsid w:val="0000590A"/>
    <w:rsid w:val="00005C26"/>
    <w:rsid w:val="00007795"/>
    <w:rsid w:val="0001086A"/>
    <w:rsid w:val="000117A5"/>
    <w:rsid w:val="00011C71"/>
    <w:rsid w:val="00012119"/>
    <w:rsid w:val="00015A1C"/>
    <w:rsid w:val="00015C47"/>
    <w:rsid w:val="0001629A"/>
    <w:rsid w:val="0001640A"/>
    <w:rsid w:val="00020502"/>
    <w:rsid w:val="00020B99"/>
    <w:rsid w:val="00022431"/>
    <w:rsid w:val="000225DA"/>
    <w:rsid w:val="00022AC1"/>
    <w:rsid w:val="00022B45"/>
    <w:rsid w:val="00022D28"/>
    <w:rsid w:val="0002326D"/>
    <w:rsid w:val="0002418C"/>
    <w:rsid w:val="00024402"/>
    <w:rsid w:val="000253F7"/>
    <w:rsid w:val="00025862"/>
    <w:rsid w:val="00025F2B"/>
    <w:rsid w:val="00025FD3"/>
    <w:rsid w:val="0002692E"/>
    <w:rsid w:val="00026CEF"/>
    <w:rsid w:val="000274B3"/>
    <w:rsid w:val="00030577"/>
    <w:rsid w:val="000306CA"/>
    <w:rsid w:val="0003082E"/>
    <w:rsid w:val="00030D85"/>
    <w:rsid w:val="0003104B"/>
    <w:rsid w:val="0003235F"/>
    <w:rsid w:val="0003253D"/>
    <w:rsid w:val="00033962"/>
    <w:rsid w:val="00033AA0"/>
    <w:rsid w:val="0003690F"/>
    <w:rsid w:val="00036AF1"/>
    <w:rsid w:val="00037609"/>
    <w:rsid w:val="0003795F"/>
    <w:rsid w:val="00037CEC"/>
    <w:rsid w:val="000407A9"/>
    <w:rsid w:val="00041E49"/>
    <w:rsid w:val="0004205B"/>
    <w:rsid w:val="000428DE"/>
    <w:rsid w:val="00043DB0"/>
    <w:rsid w:val="00043F71"/>
    <w:rsid w:val="00044769"/>
    <w:rsid w:val="00045329"/>
    <w:rsid w:val="00045BC5"/>
    <w:rsid w:val="00045BFD"/>
    <w:rsid w:val="000466FC"/>
    <w:rsid w:val="0004677B"/>
    <w:rsid w:val="00046E73"/>
    <w:rsid w:val="000511A3"/>
    <w:rsid w:val="00051B45"/>
    <w:rsid w:val="00055B81"/>
    <w:rsid w:val="00055D84"/>
    <w:rsid w:val="00055FDB"/>
    <w:rsid w:val="000562BB"/>
    <w:rsid w:val="00056363"/>
    <w:rsid w:val="000566DF"/>
    <w:rsid w:val="000600B4"/>
    <w:rsid w:val="00062332"/>
    <w:rsid w:val="00063707"/>
    <w:rsid w:val="00063991"/>
    <w:rsid w:val="00063996"/>
    <w:rsid w:val="00065816"/>
    <w:rsid w:val="00066EB8"/>
    <w:rsid w:val="0006796A"/>
    <w:rsid w:val="00070B80"/>
    <w:rsid w:val="00070E0D"/>
    <w:rsid w:val="00072731"/>
    <w:rsid w:val="0007577F"/>
    <w:rsid w:val="00075AA3"/>
    <w:rsid w:val="0007622D"/>
    <w:rsid w:val="0007681B"/>
    <w:rsid w:val="00077033"/>
    <w:rsid w:val="0007792D"/>
    <w:rsid w:val="00077DD8"/>
    <w:rsid w:val="00077EEA"/>
    <w:rsid w:val="0008093F"/>
    <w:rsid w:val="00081639"/>
    <w:rsid w:val="00082561"/>
    <w:rsid w:val="00082A66"/>
    <w:rsid w:val="00082C83"/>
    <w:rsid w:val="0008527B"/>
    <w:rsid w:val="00086B4C"/>
    <w:rsid w:val="00087D57"/>
    <w:rsid w:val="00090A29"/>
    <w:rsid w:val="0009190F"/>
    <w:rsid w:val="00091950"/>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77F"/>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370"/>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0FC"/>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16A3"/>
    <w:rsid w:val="0012212D"/>
    <w:rsid w:val="001222AE"/>
    <w:rsid w:val="0012265A"/>
    <w:rsid w:val="001232B8"/>
    <w:rsid w:val="00123855"/>
    <w:rsid w:val="00124142"/>
    <w:rsid w:val="00124453"/>
    <w:rsid w:val="001248E6"/>
    <w:rsid w:val="00124C4B"/>
    <w:rsid w:val="00125B98"/>
    <w:rsid w:val="00125E0F"/>
    <w:rsid w:val="00127DA8"/>
    <w:rsid w:val="001301AE"/>
    <w:rsid w:val="00130F0F"/>
    <w:rsid w:val="00131A71"/>
    <w:rsid w:val="00131A80"/>
    <w:rsid w:val="00131B2A"/>
    <w:rsid w:val="00131B2E"/>
    <w:rsid w:val="0013210A"/>
    <w:rsid w:val="00133839"/>
    <w:rsid w:val="00133D57"/>
    <w:rsid w:val="00134C72"/>
    <w:rsid w:val="00135DBA"/>
    <w:rsid w:val="00136B29"/>
    <w:rsid w:val="00140D8C"/>
    <w:rsid w:val="001410B1"/>
    <w:rsid w:val="00141D20"/>
    <w:rsid w:val="00141DF1"/>
    <w:rsid w:val="001422EF"/>
    <w:rsid w:val="0014465C"/>
    <w:rsid w:val="001469E2"/>
    <w:rsid w:val="00146C3E"/>
    <w:rsid w:val="00147C1C"/>
    <w:rsid w:val="0015093A"/>
    <w:rsid w:val="001529B8"/>
    <w:rsid w:val="001546EB"/>
    <w:rsid w:val="00154813"/>
    <w:rsid w:val="00155060"/>
    <w:rsid w:val="00155428"/>
    <w:rsid w:val="0015597C"/>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25A"/>
    <w:rsid w:val="0017456C"/>
    <w:rsid w:val="001754B8"/>
    <w:rsid w:val="00175B0E"/>
    <w:rsid w:val="00175F0A"/>
    <w:rsid w:val="001760B2"/>
    <w:rsid w:val="00176FA5"/>
    <w:rsid w:val="0017710E"/>
    <w:rsid w:val="0017750F"/>
    <w:rsid w:val="001809E9"/>
    <w:rsid w:val="001819C1"/>
    <w:rsid w:val="00181BCD"/>
    <w:rsid w:val="00181DAA"/>
    <w:rsid w:val="00182F91"/>
    <w:rsid w:val="00183346"/>
    <w:rsid w:val="0018442F"/>
    <w:rsid w:val="00184455"/>
    <w:rsid w:val="001859D3"/>
    <w:rsid w:val="00186885"/>
    <w:rsid w:val="00187584"/>
    <w:rsid w:val="001878B7"/>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211"/>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329"/>
    <w:rsid w:val="001C192B"/>
    <w:rsid w:val="001C1ECD"/>
    <w:rsid w:val="001C1F21"/>
    <w:rsid w:val="001C20EB"/>
    <w:rsid w:val="001C2A47"/>
    <w:rsid w:val="001C2B10"/>
    <w:rsid w:val="001C3B00"/>
    <w:rsid w:val="001C45CD"/>
    <w:rsid w:val="001C4E8E"/>
    <w:rsid w:val="001C5A01"/>
    <w:rsid w:val="001C600E"/>
    <w:rsid w:val="001C6A89"/>
    <w:rsid w:val="001C7E03"/>
    <w:rsid w:val="001D0540"/>
    <w:rsid w:val="001D1384"/>
    <w:rsid w:val="001D1B93"/>
    <w:rsid w:val="001D23BA"/>
    <w:rsid w:val="001D2538"/>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1F669D"/>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8F6"/>
    <w:rsid w:val="00235B5F"/>
    <w:rsid w:val="0023704E"/>
    <w:rsid w:val="00237391"/>
    <w:rsid w:val="00237F66"/>
    <w:rsid w:val="0024077A"/>
    <w:rsid w:val="00240C97"/>
    <w:rsid w:val="002417DA"/>
    <w:rsid w:val="002439D3"/>
    <w:rsid w:val="00244D2C"/>
    <w:rsid w:val="0024607C"/>
    <w:rsid w:val="00247E8B"/>
    <w:rsid w:val="002515AE"/>
    <w:rsid w:val="00251F46"/>
    <w:rsid w:val="0025317E"/>
    <w:rsid w:val="0025356D"/>
    <w:rsid w:val="00254311"/>
    <w:rsid w:val="00254DB4"/>
    <w:rsid w:val="00254E5A"/>
    <w:rsid w:val="002551E6"/>
    <w:rsid w:val="00255B76"/>
    <w:rsid w:val="00257B0C"/>
    <w:rsid w:val="00261D05"/>
    <w:rsid w:val="00261E64"/>
    <w:rsid w:val="00261F7F"/>
    <w:rsid w:val="002626F5"/>
    <w:rsid w:val="00262946"/>
    <w:rsid w:val="002630F2"/>
    <w:rsid w:val="002630FB"/>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054A"/>
    <w:rsid w:val="00281C77"/>
    <w:rsid w:val="00283F74"/>
    <w:rsid w:val="002840F8"/>
    <w:rsid w:val="00284650"/>
    <w:rsid w:val="00284B0F"/>
    <w:rsid w:val="00285647"/>
    <w:rsid w:val="002862FC"/>
    <w:rsid w:val="00286604"/>
    <w:rsid w:val="00287BC3"/>
    <w:rsid w:val="00290AF0"/>
    <w:rsid w:val="00290D3B"/>
    <w:rsid w:val="0029174B"/>
    <w:rsid w:val="002918B6"/>
    <w:rsid w:val="00291BE3"/>
    <w:rsid w:val="0029203C"/>
    <w:rsid w:val="0029246E"/>
    <w:rsid w:val="00292F36"/>
    <w:rsid w:val="00292F57"/>
    <w:rsid w:val="00294061"/>
    <w:rsid w:val="00294C07"/>
    <w:rsid w:val="00294E05"/>
    <w:rsid w:val="00295676"/>
    <w:rsid w:val="00297428"/>
    <w:rsid w:val="002A1141"/>
    <w:rsid w:val="002A2024"/>
    <w:rsid w:val="002A21B1"/>
    <w:rsid w:val="002A2608"/>
    <w:rsid w:val="002A2C7E"/>
    <w:rsid w:val="002A2D2A"/>
    <w:rsid w:val="002A3EDA"/>
    <w:rsid w:val="002A4A86"/>
    <w:rsid w:val="002A514F"/>
    <w:rsid w:val="002A6246"/>
    <w:rsid w:val="002A65F9"/>
    <w:rsid w:val="002A6C67"/>
    <w:rsid w:val="002B00FB"/>
    <w:rsid w:val="002B09D4"/>
    <w:rsid w:val="002B0B5C"/>
    <w:rsid w:val="002B207C"/>
    <w:rsid w:val="002B28F0"/>
    <w:rsid w:val="002B2AAB"/>
    <w:rsid w:val="002B3CFA"/>
    <w:rsid w:val="002B3F58"/>
    <w:rsid w:val="002B6171"/>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0EF1"/>
    <w:rsid w:val="002F1071"/>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187"/>
    <w:rsid w:val="0034537C"/>
    <w:rsid w:val="00345902"/>
    <w:rsid w:val="00345927"/>
    <w:rsid w:val="003463CF"/>
    <w:rsid w:val="0034768F"/>
    <w:rsid w:val="003476E3"/>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319"/>
    <w:rsid w:val="003706FD"/>
    <w:rsid w:val="00371F08"/>
    <w:rsid w:val="00371F6C"/>
    <w:rsid w:val="003722D4"/>
    <w:rsid w:val="003759E8"/>
    <w:rsid w:val="00376508"/>
    <w:rsid w:val="00376703"/>
    <w:rsid w:val="00376B36"/>
    <w:rsid w:val="00380FBA"/>
    <w:rsid w:val="00381B6D"/>
    <w:rsid w:val="003825E7"/>
    <w:rsid w:val="00382AA3"/>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2F98"/>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2606"/>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2C7E"/>
    <w:rsid w:val="004032A3"/>
    <w:rsid w:val="00403B49"/>
    <w:rsid w:val="0040449F"/>
    <w:rsid w:val="0040482C"/>
    <w:rsid w:val="004053E0"/>
    <w:rsid w:val="00405984"/>
    <w:rsid w:val="00405D2A"/>
    <w:rsid w:val="0040617A"/>
    <w:rsid w:val="0040754B"/>
    <w:rsid w:val="00407BDE"/>
    <w:rsid w:val="004100A2"/>
    <w:rsid w:val="004108C3"/>
    <w:rsid w:val="00412279"/>
    <w:rsid w:val="00413420"/>
    <w:rsid w:val="0041369F"/>
    <w:rsid w:val="0041386A"/>
    <w:rsid w:val="00414538"/>
    <w:rsid w:val="00414B5E"/>
    <w:rsid w:val="00414DCD"/>
    <w:rsid w:val="00414E85"/>
    <w:rsid w:val="0041621A"/>
    <w:rsid w:val="00416D5D"/>
    <w:rsid w:val="0041724B"/>
    <w:rsid w:val="00417649"/>
    <w:rsid w:val="0041768B"/>
    <w:rsid w:val="00420889"/>
    <w:rsid w:val="00420EC6"/>
    <w:rsid w:val="00421190"/>
    <w:rsid w:val="00422F47"/>
    <w:rsid w:val="00423BF6"/>
    <w:rsid w:val="00423D4F"/>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993"/>
    <w:rsid w:val="00461B74"/>
    <w:rsid w:val="00464B54"/>
    <w:rsid w:val="00464F72"/>
    <w:rsid w:val="00464F88"/>
    <w:rsid w:val="00464FE5"/>
    <w:rsid w:val="00465293"/>
    <w:rsid w:val="00466239"/>
    <w:rsid w:val="00466487"/>
    <w:rsid w:val="00467446"/>
    <w:rsid w:val="00467AC6"/>
    <w:rsid w:val="0047062D"/>
    <w:rsid w:val="00470842"/>
    <w:rsid w:val="00470DA9"/>
    <w:rsid w:val="00471164"/>
    <w:rsid w:val="0047255E"/>
    <w:rsid w:val="0047483E"/>
    <w:rsid w:val="00475AE4"/>
    <w:rsid w:val="00476DD3"/>
    <w:rsid w:val="00477461"/>
    <w:rsid w:val="00477679"/>
    <w:rsid w:val="00480268"/>
    <w:rsid w:val="00480C2A"/>
    <w:rsid w:val="004816C9"/>
    <w:rsid w:val="00481D2C"/>
    <w:rsid w:val="0048221A"/>
    <w:rsid w:val="00483CCF"/>
    <w:rsid w:val="0048453A"/>
    <w:rsid w:val="00484B3B"/>
    <w:rsid w:val="00484CAA"/>
    <w:rsid w:val="004852EA"/>
    <w:rsid w:val="00485C15"/>
    <w:rsid w:val="00485FCB"/>
    <w:rsid w:val="0048663B"/>
    <w:rsid w:val="00486923"/>
    <w:rsid w:val="004872D5"/>
    <w:rsid w:val="0048795D"/>
    <w:rsid w:val="0049031C"/>
    <w:rsid w:val="00490BBC"/>
    <w:rsid w:val="00490FC2"/>
    <w:rsid w:val="004910EB"/>
    <w:rsid w:val="0049134E"/>
    <w:rsid w:val="00491837"/>
    <w:rsid w:val="00491D6C"/>
    <w:rsid w:val="00492B81"/>
    <w:rsid w:val="00492E43"/>
    <w:rsid w:val="004931D2"/>
    <w:rsid w:val="00493FE1"/>
    <w:rsid w:val="00494297"/>
    <w:rsid w:val="00494EAA"/>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A08"/>
    <w:rsid w:val="004D2E0A"/>
    <w:rsid w:val="004D310C"/>
    <w:rsid w:val="004D3985"/>
    <w:rsid w:val="004D39D0"/>
    <w:rsid w:val="004D3B2F"/>
    <w:rsid w:val="004D444C"/>
    <w:rsid w:val="004D4654"/>
    <w:rsid w:val="004D66F4"/>
    <w:rsid w:val="004D75E9"/>
    <w:rsid w:val="004D79D8"/>
    <w:rsid w:val="004D7DF1"/>
    <w:rsid w:val="004E01E5"/>
    <w:rsid w:val="004E1082"/>
    <w:rsid w:val="004E1ED2"/>
    <w:rsid w:val="004E2B7F"/>
    <w:rsid w:val="004E353F"/>
    <w:rsid w:val="004E3D0A"/>
    <w:rsid w:val="004E3E33"/>
    <w:rsid w:val="004E50C3"/>
    <w:rsid w:val="004E5463"/>
    <w:rsid w:val="004E56DE"/>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4720"/>
    <w:rsid w:val="005053E8"/>
    <w:rsid w:val="0050576E"/>
    <w:rsid w:val="0050598D"/>
    <w:rsid w:val="00510CD2"/>
    <w:rsid w:val="00510D38"/>
    <w:rsid w:val="00510DA3"/>
    <w:rsid w:val="00510F2B"/>
    <w:rsid w:val="005119C6"/>
    <w:rsid w:val="00512299"/>
    <w:rsid w:val="005132E8"/>
    <w:rsid w:val="00514173"/>
    <w:rsid w:val="00514882"/>
    <w:rsid w:val="005148B3"/>
    <w:rsid w:val="00514D83"/>
    <w:rsid w:val="00515D05"/>
    <w:rsid w:val="00517D8F"/>
    <w:rsid w:val="00520123"/>
    <w:rsid w:val="00520AAA"/>
    <w:rsid w:val="00521EE2"/>
    <w:rsid w:val="00521F4F"/>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2C8"/>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33A"/>
    <w:rsid w:val="005565E5"/>
    <w:rsid w:val="00556A8D"/>
    <w:rsid w:val="0055741E"/>
    <w:rsid w:val="00557F2D"/>
    <w:rsid w:val="00557F3B"/>
    <w:rsid w:val="00560C95"/>
    <w:rsid w:val="00560F3F"/>
    <w:rsid w:val="00561056"/>
    <w:rsid w:val="00561254"/>
    <w:rsid w:val="00561CA2"/>
    <w:rsid w:val="005622FC"/>
    <w:rsid w:val="005631B0"/>
    <w:rsid w:val="005631DB"/>
    <w:rsid w:val="00563609"/>
    <w:rsid w:val="005639AD"/>
    <w:rsid w:val="0056419C"/>
    <w:rsid w:val="005642BB"/>
    <w:rsid w:val="00564626"/>
    <w:rsid w:val="0056469A"/>
    <w:rsid w:val="005652CE"/>
    <w:rsid w:val="00565650"/>
    <w:rsid w:val="00565C6B"/>
    <w:rsid w:val="00565EE7"/>
    <w:rsid w:val="00566694"/>
    <w:rsid w:val="00566BCC"/>
    <w:rsid w:val="0056778D"/>
    <w:rsid w:val="00567FDF"/>
    <w:rsid w:val="00570F4F"/>
    <w:rsid w:val="00571AFD"/>
    <w:rsid w:val="00571DAE"/>
    <w:rsid w:val="005734B9"/>
    <w:rsid w:val="005749BB"/>
    <w:rsid w:val="00574C80"/>
    <w:rsid w:val="00574D94"/>
    <w:rsid w:val="00574E04"/>
    <w:rsid w:val="00576274"/>
    <w:rsid w:val="00576975"/>
    <w:rsid w:val="005769DF"/>
    <w:rsid w:val="00576D1D"/>
    <w:rsid w:val="00577A41"/>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867"/>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28F4"/>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0F5A"/>
    <w:rsid w:val="005F3C16"/>
    <w:rsid w:val="005F5656"/>
    <w:rsid w:val="005F57B5"/>
    <w:rsid w:val="005F6193"/>
    <w:rsid w:val="005F67F8"/>
    <w:rsid w:val="005F681C"/>
    <w:rsid w:val="005F7459"/>
    <w:rsid w:val="005F7DA5"/>
    <w:rsid w:val="006009F8"/>
    <w:rsid w:val="00601DCA"/>
    <w:rsid w:val="00602F42"/>
    <w:rsid w:val="00604BF5"/>
    <w:rsid w:val="0060579F"/>
    <w:rsid w:val="00605B08"/>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2C7"/>
    <w:rsid w:val="0067572F"/>
    <w:rsid w:val="00675C3D"/>
    <w:rsid w:val="00675F84"/>
    <w:rsid w:val="006763D1"/>
    <w:rsid w:val="00676875"/>
    <w:rsid w:val="00676DDE"/>
    <w:rsid w:val="006779B7"/>
    <w:rsid w:val="00677C22"/>
    <w:rsid w:val="00680235"/>
    <w:rsid w:val="00680A88"/>
    <w:rsid w:val="00680CBC"/>
    <w:rsid w:val="00681BCD"/>
    <w:rsid w:val="00682F22"/>
    <w:rsid w:val="006841E7"/>
    <w:rsid w:val="0068608F"/>
    <w:rsid w:val="00686921"/>
    <w:rsid w:val="00686C04"/>
    <w:rsid w:val="00687AE6"/>
    <w:rsid w:val="006908A2"/>
    <w:rsid w:val="006908F9"/>
    <w:rsid w:val="006914EE"/>
    <w:rsid w:val="00691E55"/>
    <w:rsid w:val="00692917"/>
    <w:rsid w:val="00692B1E"/>
    <w:rsid w:val="00692F12"/>
    <w:rsid w:val="0069371E"/>
    <w:rsid w:val="00693795"/>
    <w:rsid w:val="00693BFD"/>
    <w:rsid w:val="00695539"/>
    <w:rsid w:val="00696098"/>
    <w:rsid w:val="00696236"/>
    <w:rsid w:val="00696518"/>
    <w:rsid w:val="00697022"/>
    <w:rsid w:val="0069706C"/>
    <w:rsid w:val="006A007D"/>
    <w:rsid w:val="006A044F"/>
    <w:rsid w:val="006A04CD"/>
    <w:rsid w:val="006A04E8"/>
    <w:rsid w:val="006A0A1C"/>
    <w:rsid w:val="006A0AAC"/>
    <w:rsid w:val="006A18F4"/>
    <w:rsid w:val="006A1C57"/>
    <w:rsid w:val="006A1D59"/>
    <w:rsid w:val="006A1FB4"/>
    <w:rsid w:val="006A200A"/>
    <w:rsid w:val="006A26AB"/>
    <w:rsid w:val="006A3550"/>
    <w:rsid w:val="006A3E39"/>
    <w:rsid w:val="006A547E"/>
    <w:rsid w:val="006A55F9"/>
    <w:rsid w:val="006A573C"/>
    <w:rsid w:val="006A6A7E"/>
    <w:rsid w:val="006A73EE"/>
    <w:rsid w:val="006A7709"/>
    <w:rsid w:val="006A796E"/>
    <w:rsid w:val="006A79F1"/>
    <w:rsid w:val="006A7C28"/>
    <w:rsid w:val="006B06D3"/>
    <w:rsid w:val="006B09AD"/>
    <w:rsid w:val="006B0EC9"/>
    <w:rsid w:val="006B0F81"/>
    <w:rsid w:val="006B1085"/>
    <w:rsid w:val="006B1183"/>
    <w:rsid w:val="006B1410"/>
    <w:rsid w:val="006B1F7B"/>
    <w:rsid w:val="006B3727"/>
    <w:rsid w:val="006B41BB"/>
    <w:rsid w:val="006B4965"/>
    <w:rsid w:val="006B559D"/>
    <w:rsid w:val="006B5EBC"/>
    <w:rsid w:val="006B7E3B"/>
    <w:rsid w:val="006C01D0"/>
    <w:rsid w:val="006C0740"/>
    <w:rsid w:val="006C131F"/>
    <w:rsid w:val="006C20C9"/>
    <w:rsid w:val="006C2C08"/>
    <w:rsid w:val="006C32BE"/>
    <w:rsid w:val="006C61B0"/>
    <w:rsid w:val="006C6529"/>
    <w:rsid w:val="006C7A40"/>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4CAA"/>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6D"/>
    <w:rsid w:val="00737AD9"/>
    <w:rsid w:val="00737EFF"/>
    <w:rsid w:val="00740251"/>
    <w:rsid w:val="007419CE"/>
    <w:rsid w:val="00741E3D"/>
    <w:rsid w:val="00742638"/>
    <w:rsid w:val="007429A8"/>
    <w:rsid w:val="00742FFF"/>
    <w:rsid w:val="007437F7"/>
    <w:rsid w:val="00744640"/>
    <w:rsid w:val="00745549"/>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3A5C"/>
    <w:rsid w:val="00764839"/>
    <w:rsid w:val="007650AC"/>
    <w:rsid w:val="007654A6"/>
    <w:rsid w:val="0076633D"/>
    <w:rsid w:val="007663E5"/>
    <w:rsid w:val="00766700"/>
    <w:rsid w:val="0076675C"/>
    <w:rsid w:val="007678F4"/>
    <w:rsid w:val="00767989"/>
    <w:rsid w:val="00770B33"/>
    <w:rsid w:val="00770F99"/>
    <w:rsid w:val="007713A5"/>
    <w:rsid w:val="00771541"/>
    <w:rsid w:val="00771BDD"/>
    <w:rsid w:val="00771F46"/>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1F3A"/>
    <w:rsid w:val="007921D6"/>
    <w:rsid w:val="0079284E"/>
    <w:rsid w:val="007933E5"/>
    <w:rsid w:val="007934C8"/>
    <w:rsid w:val="0079461C"/>
    <w:rsid w:val="0079514B"/>
    <w:rsid w:val="0079549A"/>
    <w:rsid w:val="0079610A"/>
    <w:rsid w:val="007964B7"/>
    <w:rsid w:val="00796664"/>
    <w:rsid w:val="00796B76"/>
    <w:rsid w:val="0079758A"/>
    <w:rsid w:val="007978A3"/>
    <w:rsid w:val="007A0703"/>
    <w:rsid w:val="007A2340"/>
    <w:rsid w:val="007A2834"/>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4F18"/>
    <w:rsid w:val="007B5361"/>
    <w:rsid w:val="007B569F"/>
    <w:rsid w:val="007B59DF"/>
    <w:rsid w:val="007B683E"/>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98E"/>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5FD"/>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05F"/>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513"/>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1D53"/>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2D36"/>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2108"/>
    <w:rsid w:val="008845CD"/>
    <w:rsid w:val="008857E7"/>
    <w:rsid w:val="00885A48"/>
    <w:rsid w:val="00890347"/>
    <w:rsid w:val="00891743"/>
    <w:rsid w:val="00891ADF"/>
    <w:rsid w:val="00892A73"/>
    <w:rsid w:val="00893232"/>
    <w:rsid w:val="00893884"/>
    <w:rsid w:val="00894131"/>
    <w:rsid w:val="0089518D"/>
    <w:rsid w:val="00895F0B"/>
    <w:rsid w:val="00896202"/>
    <w:rsid w:val="00896B55"/>
    <w:rsid w:val="00896F7F"/>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4F0D"/>
    <w:rsid w:val="008A5076"/>
    <w:rsid w:val="008A5489"/>
    <w:rsid w:val="008A5775"/>
    <w:rsid w:val="008A5BC2"/>
    <w:rsid w:val="008A5F8C"/>
    <w:rsid w:val="008A653D"/>
    <w:rsid w:val="008A6C35"/>
    <w:rsid w:val="008A6CB6"/>
    <w:rsid w:val="008A718B"/>
    <w:rsid w:val="008A7A83"/>
    <w:rsid w:val="008A7BC9"/>
    <w:rsid w:val="008A7F02"/>
    <w:rsid w:val="008B03E4"/>
    <w:rsid w:val="008B1314"/>
    <w:rsid w:val="008B1472"/>
    <w:rsid w:val="008B16BF"/>
    <w:rsid w:val="008B1965"/>
    <w:rsid w:val="008B1A8F"/>
    <w:rsid w:val="008B32DA"/>
    <w:rsid w:val="008B36EB"/>
    <w:rsid w:val="008B3700"/>
    <w:rsid w:val="008B370B"/>
    <w:rsid w:val="008B39E0"/>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D7FC4"/>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255"/>
    <w:rsid w:val="008F3C50"/>
    <w:rsid w:val="008F4442"/>
    <w:rsid w:val="008F499F"/>
    <w:rsid w:val="008F6075"/>
    <w:rsid w:val="008F778E"/>
    <w:rsid w:val="009013A6"/>
    <w:rsid w:val="00902F61"/>
    <w:rsid w:val="009035F7"/>
    <w:rsid w:val="009037A2"/>
    <w:rsid w:val="009039E4"/>
    <w:rsid w:val="00904033"/>
    <w:rsid w:val="0090469C"/>
    <w:rsid w:val="00904AFA"/>
    <w:rsid w:val="00905E1F"/>
    <w:rsid w:val="009064F7"/>
    <w:rsid w:val="00906BD0"/>
    <w:rsid w:val="009073D9"/>
    <w:rsid w:val="00907C64"/>
    <w:rsid w:val="00910AAF"/>
    <w:rsid w:val="00910B6C"/>
    <w:rsid w:val="00910FD9"/>
    <w:rsid w:val="00911008"/>
    <w:rsid w:val="00916B43"/>
    <w:rsid w:val="00916DDA"/>
    <w:rsid w:val="00917EBD"/>
    <w:rsid w:val="009201DE"/>
    <w:rsid w:val="00920292"/>
    <w:rsid w:val="009209AA"/>
    <w:rsid w:val="00920C20"/>
    <w:rsid w:val="00920E4E"/>
    <w:rsid w:val="00921F44"/>
    <w:rsid w:val="009226EE"/>
    <w:rsid w:val="00923109"/>
    <w:rsid w:val="00923803"/>
    <w:rsid w:val="00924A40"/>
    <w:rsid w:val="009250C3"/>
    <w:rsid w:val="00926175"/>
    <w:rsid w:val="00926400"/>
    <w:rsid w:val="00926976"/>
    <w:rsid w:val="00926C73"/>
    <w:rsid w:val="00927ADF"/>
    <w:rsid w:val="00931A61"/>
    <w:rsid w:val="00931D1B"/>
    <w:rsid w:val="00931F58"/>
    <w:rsid w:val="00932727"/>
    <w:rsid w:val="009329E6"/>
    <w:rsid w:val="00932C0C"/>
    <w:rsid w:val="00932E71"/>
    <w:rsid w:val="0093359F"/>
    <w:rsid w:val="009344B6"/>
    <w:rsid w:val="00935842"/>
    <w:rsid w:val="00936170"/>
    <w:rsid w:val="00936B25"/>
    <w:rsid w:val="00937D04"/>
    <w:rsid w:val="00940129"/>
    <w:rsid w:val="009420ED"/>
    <w:rsid w:val="00942F7F"/>
    <w:rsid w:val="00943A38"/>
    <w:rsid w:val="00943F1A"/>
    <w:rsid w:val="00944B19"/>
    <w:rsid w:val="00945639"/>
    <w:rsid w:val="00945EA2"/>
    <w:rsid w:val="00946644"/>
    <w:rsid w:val="00946D63"/>
    <w:rsid w:val="00947530"/>
    <w:rsid w:val="0095082F"/>
    <w:rsid w:val="00950AE6"/>
    <w:rsid w:val="00950BB8"/>
    <w:rsid w:val="00951044"/>
    <w:rsid w:val="00951CFF"/>
    <w:rsid w:val="00952765"/>
    <w:rsid w:val="009528A0"/>
    <w:rsid w:val="00953642"/>
    <w:rsid w:val="00954869"/>
    <w:rsid w:val="00954BF6"/>
    <w:rsid w:val="00955E64"/>
    <w:rsid w:val="00956273"/>
    <w:rsid w:val="00956276"/>
    <w:rsid w:val="00956BC4"/>
    <w:rsid w:val="00956DAD"/>
    <w:rsid w:val="009600E0"/>
    <w:rsid w:val="0096091C"/>
    <w:rsid w:val="009615BA"/>
    <w:rsid w:val="0096271D"/>
    <w:rsid w:val="00962AD6"/>
    <w:rsid w:val="009630FB"/>
    <w:rsid w:val="00963113"/>
    <w:rsid w:val="0096525C"/>
    <w:rsid w:val="009654DA"/>
    <w:rsid w:val="009658A5"/>
    <w:rsid w:val="0096603B"/>
    <w:rsid w:val="00967AC4"/>
    <w:rsid w:val="00967D94"/>
    <w:rsid w:val="00970C22"/>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46E"/>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6D1E"/>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3635"/>
    <w:rsid w:val="009F45E1"/>
    <w:rsid w:val="009F4950"/>
    <w:rsid w:val="009F5008"/>
    <w:rsid w:val="009F54EA"/>
    <w:rsid w:val="009F5D64"/>
    <w:rsid w:val="009F5ED0"/>
    <w:rsid w:val="009F6993"/>
    <w:rsid w:val="009F73F2"/>
    <w:rsid w:val="009F7486"/>
    <w:rsid w:val="009F7BDA"/>
    <w:rsid w:val="00A005A8"/>
    <w:rsid w:val="00A00802"/>
    <w:rsid w:val="00A00EF7"/>
    <w:rsid w:val="00A02789"/>
    <w:rsid w:val="00A02DF3"/>
    <w:rsid w:val="00A0315C"/>
    <w:rsid w:val="00A03341"/>
    <w:rsid w:val="00A0372F"/>
    <w:rsid w:val="00A03E2D"/>
    <w:rsid w:val="00A05592"/>
    <w:rsid w:val="00A05A82"/>
    <w:rsid w:val="00A062C2"/>
    <w:rsid w:val="00A064C5"/>
    <w:rsid w:val="00A0764E"/>
    <w:rsid w:val="00A100BD"/>
    <w:rsid w:val="00A10252"/>
    <w:rsid w:val="00A1065B"/>
    <w:rsid w:val="00A10D62"/>
    <w:rsid w:val="00A121CF"/>
    <w:rsid w:val="00A12AE8"/>
    <w:rsid w:val="00A158A5"/>
    <w:rsid w:val="00A16916"/>
    <w:rsid w:val="00A169D5"/>
    <w:rsid w:val="00A16CB7"/>
    <w:rsid w:val="00A20589"/>
    <w:rsid w:val="00A21488"/>
    <w:rsid w:val="00A219F3"/>
    <w:rsid w:val="00A21DEE"/>
    <w:rsid w:val="00A22986"/>
    <w:rsid w:val="00A2415D"/>
    <w:rsid w:val="00A2480A"/>
    <w:rsid w:val="00A24D1E"/>
    <w:rsid w:val="00A24F05"/>
    <w:rsid w:val="00A25DB5"/>
    <w:rsid w:val="00A273E1"/>
    <w:rsid w:val="00A27B28"/>
    <w:rsid w:val="00A30173"/>
    <w:rsid w:val="00A30239"/>
    <w:rsid w:val="00A325FA"/>
    <w:rsid w:val="00A329EB"/>
    <w:rsid w:val="00A32D62"/>
    <w:rsid w:val="00A33BCE"/>
    <w:rsid w:val="00A33FE2"/>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2F41"/>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A0A"/>
    <w:rsid w:val="00A84E55"/>
    <w:rsid w:val="00A85D8C"/>
    <w:rsid w:val="00A860B1"/>
    <w:rsid w:val="00A86E8E"/>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537C"/>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3E0D"/>
    <w:rsid w:val="00AD4260"/>
    <w:rsid w:val="00AD45D6"/>
    <w:rsid w:val="00AD4A90"/>
    <w:rsid w:val="00AD4AFA"/>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E7366"/>
    <w:rsid w:val="00AF0847"/>
    <w:rsid w:val="00AF2E80"/>
    <w:rsid w:val="00AF31C2"/>
    <w:rsid w:val="00AF3519"/>
    <w:rsid w:val="00AF60A2"/>
    <w:rsid w:val="00AF62E7"/>
    <w:rsid w:val="00AF66EC"/>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2FD"/>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2C"/>
    <w:rsid w:val="00B94DC5"/>
    <w:rsid w:val="00B95591"/>
    <w:rsid w:val="00B95D53"/>
    <w:rsid w:val="00B96711"/>
    <w:rsid w:val="00B9713C"/>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1ED"/>
    <w:rsid w:val="00BC143C"/>
    <w:rsid w:val="00BC16B7"/>
    <w:rsid w:val="00BC25BA"/>
    <w:rsid w:val="00BC52FF"/>
    <w:rsid w:val="00BC5636"/>
    <w:rsid w:val="00BC56F1"/>
    <w:rsid w:val="00BC5E3C"/>
    <w:rsid w:val="00BC7768"/>
    <w:rsid w:val="00BD12A7"/>
    <w:rsid w:val="00BD165D"/>
    <w:rsid w:val="00BD2118"/>
    <w:rsid w:val="00BD4EF4"/>
    <w:rsid w:val="00BD5345"/>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51"/>
    <w:rsid w:val="00BF1785"/>
    <w:rsid w:val="00BF1A08"/>
    <w:rsid w:val="00BF257D"/>
    <w:rsid w:val="00BF3C2C"/>
    <w:rsid w:val="00BF3CFC"/>
    <w:rsid w:val="00BF3D10"/>
    <w:rsid w:val="00BF5958"/>
    <w:rsid w:val="00BF61BA"/>
    <w:rsid w:val="00BF61FF"/>
    <w:rsid w:val="00BF62DB"/>
    <w:rsid w:val="00BF6ED0"/>
    <w:rsid w:val="00BF7587"/>
    <w:rsid w:val="00C00B92"/>
    <w:rsid w:val="00C00FD1"/>
    <w:rsid w:val="00C0283B"/>
    <w:rsid w:val="00C03105"/>
    <w:rsid w:val="00C0399F"/>
    <w:rsid w:val="00C03BF2"/>
    <w:rsid w:val="00C06AE9"/>
    <w:rsid w:val="00C06F62"/>
    <w:rsid w:val="00C07322"/>
    <w:rsid w:val="00C07E9D"/>
    <w:rsid w:val="00C11786"/>
    <w:rsid w:val="00C1206A"/>
    <w:rsid w:val="00C13283"/>
    <w:rsid w:val="00C13400"/>
    <w:rsid w:val="00C16171"/>
    <w:rsid w:val="00C17D8D"/>
    <w:rsid w:val="00C20155"/>
    <w:rsid w:val="00C211E5"/>
    <w:rsid w:val="00C21459"/>
    <w:rsid w:val="00C21705"/>
    <w:rsid w:val="00C21C5D"/>
    <w:rsid w:val="00C21D09"/>
    <w:rsid w:val="00C22F47"/>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464"/>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CEA"/>
    <w:rsid w:val="00C65E50"/>
    <w:rsid w:val="00C668BA"/>
    <w:rsid w:val="00C67976"/>
    <w:rsid w:val="00C70A28"/>
    <w:rsid w:val="00C7112C"/>
    <w:rsid w:val="00C71524"/>
    <w:rsid w:val="00C718B3"/>
    <w:rsid w:val="00C725DF"/>
    <w:rsid w:val="00C72BD7"/>
    <w:rsid w:val="00C7318B"/>
    <w:rsid w:val="00C74053"/>
    <w:rsid w:val="00C7484D"/>
    <w:rsid w:val="00C74B62"/>
    <w:rsid w:val="00C74DD3"/>
    <w:rsid w:val="00C74F35"/>
    <w:rsid w:val="00C76514"/>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3A3"/>
    <w:rsid w:val="00CA16AC"/>
    <w:rsid w:val="00CA31AE"/>
    <w:rsid w:val="00CA413B"/>
    <w:rsid w:val="00CA48B3"/>
    <w:rsid w:val="00CA5570"/>
    <w:rsid w:val="00CA591B"/>
    <w:rsid w:val="00CA6D16"/>
    <w:rsid w:val="00CA7E16"/>
    <w:rsid w:val="00CB0157"/>
    <w:rsid w:val="00CB0584"/>
    <w:rsid w:val="00CB0650"/>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4C5A"/>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6CC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2EE2"/>
    <w:rsid w:val="00D23540"/>
    <w:rsid w:val="00D23F24"/>
    <w:rsid w:val="00D240E8"/>
    <w:rsid w:val="00D24EC6"/>
    <w:rsid w:val="00D257CF"/>
    <w:rsid w:val="00D26047"/>
    <w:rsid w:val="00D26E34"/>
    <w:rsid w:val="00D272A8"/>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72F"/>
    <w:rsid w:val="00D46A88"/>
    <w:rsid w:val="00D46E33"/>
    <w:rsid w:val="00D479C9"/>
    <w:rsid w:val="00D47C2F"/>
    <w:rsid w:val="00D50012"/>
    <w:rsid w:val="00D502B4"/>
    <w:rsid w:val="00D506D0"/>
    <w:rsid w:val="00D513A9"/>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31E1"/>
    <w:rsid w:val="00DA412D"/>
    <w:rsid w:val="00DA41F3"/>
    <w:rsid w:val="00DA460B"/>
    <w:rsid w:val="00DA4F7C"/>
    <w:rsid w:val="00DA5AF2"/>
    <w:rsid w:val="00DA6698"/>
    <w:rsid w:val="00DA6B7D"/>
    <w:rsid w:val="00DA6E9C"/>
    <w:rsid w:val="00DB0044"/>
    <w:rsid w:val="00DB0226"/>
    <w:rsid w:val="00DB0856"/>
    <w:rsid w:val="00DB2D5F"/>
    <w:rsid w:val="00DB314F"/>
    <w:rsid w:val="00DB3215"/>
    <w:rsid w:val="00DB4DAA"/>
    <w:rsid w:val="00DB5DA6"/>
    <w:rsid w:val="00DB5DF1"/>
    <w:rsid w:val="00DB60DF"/>
    <w:rsid w:val="00DB622C"/>
    <w:rsid w:val="00DB7115"/>
    <w:rsid w:val="00DC138E"/>
    <w:rsid w:val="00DC19D7"/>
    <w:rsid w:val="00DC1A9A"/>
    <w:rsid w:val="00DC2B92"/>
    <w:rsid w:val="00DC325E"/>
    <w:rsid w:val="00DC4079"/>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6B"/>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572C"/>
    <w:rsid w:val="00DE6020"/>
    <w:rsid w:val="00DE7368"/>
    <w:rsid w:val="00DE747E"/>
    <w:rsid w:val="00DE75A8"/>
    <w:rsid w:val="00DE7BFB"/>
    <w:rsid w:val="00DE7CB1"/>
    <w:rsid w:val="00DF0685"/>
    <w:rsid w:val="00DF0EF3"/>
    <w:rsid w:val="00DF1D7E"/>
    <w:rsid w:val="00DF289E"/>
    <w:rsid w:val="00DF37CC"/>
    <w:rsid w:val="00DF48AD"/>
    <w:rsid w:val="00DF6622"/>
    <w:rsid w:val="00DF6D70"/>
    <w:rsid w:val="00E003EF"/>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2BA"/>
    <w:rsid w:val="00E3362E"/>
    <w:rsid w:val="00E33BB0"/>
    <w:rsid w:val="00E3468F"/>
    <w:rsid w:val="00E35BFC"/>
    <w:rsid w:val="00E3620B"/>
    <w:rsid w:val="00E36830"/>
    <w:rsid w:val="00E36DAC"/>
    <w:rsid w:val="00E40240"/>
    <w:rsid w:val="00E40914"/>
    <w:rsid w:val="00E40D54"/>
    <w:rsid w:val="00E420DA"/>
    <w:rsid w:val="00E42B68"/>
    <w:rsid w:val="00E4494A"/>
    <w:rsid w:val="00E44A53"/>
    <w:rsid w:val="00E4566F"/>
    <w:rsid w:val="00E45816"/>
    <w:rsid w:val="00E45E6F"/>
    <w:rsid w:val="00E45F01"/>
    <w:rsid w:val="00E46451"/>
    <w:rsid w:val="00E4682D"/>
    <w:rsid w:val="00E4780A"/>
    <w:rsid w:val="00E5089A"/>
    <w:rsid w:val="00E5248F"/>
    <w:rsid w:val="00E52FCB"/>
    <w:rsid w:val="00E531C8"/>
    <w:rsid w:val="00E5363A"/>
    <w:rsid w:val="00E53C87"/>
    <w:rsid w:val="00E53DD3"/>
    <w:rsid w:val="00E54A16"/>
    <w:rsid w:val="00E5713D"/>
    <w:rsid w:val="00E572F1"/>
    <w:rsid w:val="00E575F2"/>
    <w:rsid w:val="00E57B23"/>
    <w:rsid w:val="00E60526"/>
    <w:rsid w:val="00E60967"/>
    <w:rsid w:val="00E609DC"/>
    <w:rsid w:val="00E61018"/>
    <w:rsid w:val="00E61C21"/>
    <w:rsid w:val="00E62203"/>
    <w:rsid w:val="00E63A22"/>
    <w:rsid w:val="00E63F34"/>
    <w:rsid w:val="00E64138"/>
    <w:rsid w:val="00E64265"/>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28A"/>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96D73"/>
    <w:rsid w:val="00EA071C"/>
    <w:rsid w:val="00EA1C1F"/>
    <w:rsid w:val="00EA1F01"/>
    <w:rsid w:val="00EA2087"/>
    <w:rsid w:val="00EA2DD1"/>
    <w:rsid w:val="00EA33A8"/>
    <w:rsid w:val="00EA354A"/>
    <w:rsid w:val="00EA41E0"/>
    <w:rsid w:val="00EA4B3F"/>
    <w:rsid w:val="00EA4E34"/>
    <w:rsid w:val="00EA55B8"/>
    <w:rsid w:val="00EA5956"/>
    <w:rsid w:val="00EA5CFD"/>
    <w:rsid w:val="00EA6A93"/>
    <w:rsid w:val="00EA6DB6"/>
    <w:rsid w:val="00EA7EC4"/>
    <w:rsid w:val="00EB06B1"/>
    <w:rsid w:val="00EB1F80"/>
    <w:rsid w:val="00EB30AC"/>
    <w:rsid w:val="00EB326E"/>
    <w:rsid w:val="00EB546E"/>
    <w:rsid w:val="00EB5989"/>
    <w:rsid w:val="00EB59E8"/>
    <w:rsid w:val="00EB5D4E"/>
    <w:rsid w:val="00EB73FC"/>
    <w:rsid w:val="00EC044E"/>
    <w:rsid w:val="00EC1136"/>
    <w:rsid w:val="00EC2030"/>
    <w:rsid w:val="00EC2959"/>
    <w:rsid w:val="00EC3630"/>
    <w:rsid w:val="00EC4B04"/>
    <w:rsid w:val="00EC4FB3"/>
    <w:rsid w:val="00EC5080"/>
    <w:rsid w:val="00EC53CF"/>
    <w:rsid w:val="00EC5759"/>
    <w:rsid w:val="00EC5C62"/>
    <w:rsid w:val="00EC6171"/>
    <w:rsid w:val="00EC7102"/>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4AFE"/>
    <w:rsid w:val="00EE5328"/>
    <w:rsid w:val="00EE73F6"/>
    <w:rsid w:val="00EE7CBB"/>
    <w:rsid w:val="00EF0C58"/>
    <w:rsid w:val="00EF0DE3"/>
    <w:rsid w:val="00EF1501"/>
    <w:rsid w:val="00EF1752"/>
    <w:rsid w:val="00EF2BAF"/>
    <w:rsid w:val="00EF379A"/>
    <w:rsid w:val="00EF3A11"/>
    <w:rsid w:val="00EF4897"/>
    <w:rsid w:val="00EF4C9C"/>
    <w:rsid w:val="00EF5193"/>
    <w:rsid w:val="00EF6545"/>
    <w:rsid w:val="00EF65D4"/>
    <w:rsid w:val="00EF74D8"/>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2FDD"/>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7DF"/>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03A5"/>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A2E"/>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1A68"/>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26"/>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3B1"/>
    <w:rsid w:val="00FE1FC2"/>
    <w:rsid w:val="00FE270E"/>
    <w:rsid w:val="00FE3A05"/>
    <w:rsid w:val="00FE3D93"/>
    <w:rsid w:val="00FE421D"/>
    <w:rsid w:val="00FE4987"/>
    <w:rsid w:val="00FE5E40"/>
    <w:rsid w:val="00FE6277"/>
    <w:rsid w:val="00FE65F3"/>
    <w:rsid w:val="00FF06FB"/>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B41BB"/>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FE13B1"/>
    <w:pPr>
      <w:keepNext/>
      <w:numPr>
        <w:ilvl w:val="3"/>
        <w:numId w:val="1"/>
      </w:numPr>
      <w:spacing w:before="240" w:after="60"/>
      <w:outlineLvl w:val="3"/>
    </w:pPr>
    <w:rPr>
      <w:rFonts w:asciiTheme="minorHAnsi" w:eastAsiaTheme="minorEastAsia" w:hAnsiTheme="minorHAnsi"/>
      <w:b/>
      <w:bCs/>
      <w:szCs w:val="28"/>
      <w:lang w:val="en-US" w:bidi="en-US"/>
    </w:rPr>
  </w:style>
  <w:style w:type="paragraph" w:styleId="Heading5">
    <w:name w:val="heading 5"/>
    <w:basedOn w:val="Normal"/>
    <w:next w:val="Normal"/>
    <w:link w:val="Heading5Char"/>
    <w:uiPriority w:val="9"/>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633A"/>
    <w:pPr>
      <w:numPr>
        <w:numId w:val="2"/>
      </w:numPr>
      <w:contextualSpacing/>
    </w:pPr>
    <w:rPr>
      <w:rFonts w:asciiTheme="minorHAnsi" w:eastAsiaTheme="minorEastAsia" w:hAnsiTheme="minorHAnsi"/>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FE13B1"/>
    <w:rPr>
      <w:b/>
      <w:bCs/>
      <w:sz w:val="24"/>
      <w:szCs w:val="28"/>
    </w:rPr>
  </w:style>
  <w:style w:type="character" w:customStyle="1" w:styleId="Heading5Char">
    <w:name w:val="Heading 5 Char"/>
    <w:basedOn w:val="DefaultParagraphFont"/>
    <w:link w:val="Heading5"/>
    <w:uiPriority w:val="9"/>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062247730">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2.emf"/><Relationship Id="rId21" Type="http://schemas.openxmlformats.org/officeDocument/2006/relationships/image" Target="media/image9.emf"/><Relationship Id="rId34" Type="http://schemas.openxmlformats.org/officeDocument/2006/relationships/hyperlink" Target="https://w3id.org/icity/PublicTransit.owl" TargetMode="External"/><Relationship Id="rId42" Type="http://schemas.openxmlformats.org/officeDocument/2006/relationships/hyperlink" Target="http://www"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hyperlink" Target="http://ontology.eil.utoronto.ca/icontact.ow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ntology.eil.utoronto.ca/icity/Time.owl" TargetMode="External"/><Relationship Id="rId24" Type="http://schemas.openxmlformats.org/officeDocument/2006/relationships/image" Target="media/image12.emf"/><Relationship Id="rId32" Type="http://schemas.openxmlformats.org/officeDocument/2006/relationships/image" Target="media/image17.emf"/><Relationship Id="rId37" Type="http://schemas.openxmlformats.org/officeDocument/2006/relationships/image" Target="media/image21.emf"/><Relationship Id="rId40" Type="http://schemas.openxmlformats.org/officeDocument/2006/relationships/hyperlink" Target="https://www.w3.org/TR/owl-tim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1.emf"/><Relationship Id="rId28" Type="http://schemas.openxmlformats.org/officeDocument/2006/relationships/image" Target="media/image15.emf"/><Relationship Id="rId36"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7.emf"/><Relationship Id="rId31" Type="http://schemas.openxmlformats.org/officeDocument/2006/relationships/image" Target="media/image16.emf"/><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franz.com/ns/allegrograph/5.0/geo/nd" TargetMode="External"/><Relationship Id="rId14" Type="http://schemas.microsoft.com/office/2011/relationships/commentsExtended" Target="commentsExtended.xml"/><Relationship Id="rId22" Type="http://schemas.openxmlformats.org/officeDocument/2006/relationships/image" Target="media/image10.emf"/><Relationship Id="rId27" Type="http://schemas.openxmlformats.org/officeDocument/2006/relationships/hyperlink" Target="http://data.ign.fr/def/ignf/20150505.en.htm" TargetMode="External"/><Relationship Id="rId30" Type="http://schemas.openxmlformats.org/officeDocument/2006/relationships/hyperlink" Target="https://w3id.org/icity/SpatialLoc/" TargetMode="External"/><Relationship Id="rId35" Type="http://schemas.openxmlformats.org/officeDocument/2006/relationships/image" Target="media/image19.png"/><Relationship Id="rId43" Type="http://schemas.openxmlformats.org/officeDocument/2006/relationships/footer" Target="footer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18.emf"/><Relationship Id="rId38" Type="http://schemas.openxmlformats.org/officeDocument/2006/relationships/hyperlink" Target="mailto:ec2-user@ec2-35-183-119-164.ca-central-1.compute.amazonaws.com" TargetMode="External"/><Relationship Id="rId46" Type="http://schemas.microsoft.com/office/2011/relationships/people" Target="people.xml"/><Relationship Id="rId20" Type="http://schemas.openxmlformats.org/officeDocument/2006/relationships/image" Target="media/image8.emf"/><Relationship Id="rId41" Type="http://schemas.openxmlformats.org/officeDocument/2006/relationships/hyperlink" Target="https://www.iso.org/standard/72325.html" TargetMode="External"/></Relationships>
</file>

<file path=word/_rels/footer2.xml.rels><?xml version="1.0" encoding="UTF-8" standalone="yes"?>
<Relationships xmlns="http://schemas.openxmlformats.org/package/2006/relationships"><Relationship Id="rId2" Type="http://schemas.openxmlformats.org/officeDocument/2006/relationships/image" Target="media/image24.png"/><Relationship Id="rId1" Type="http://schemas.openxmlformats.org/officeDocument/2006/relationships/image" Target="media/image23.jpeg"/></Relationships>
</file>

<file path=word/_rels/footnotes.xml.rels><?xml version="1.0" encoding="UTF-8" standalone="yes"?>
<Relationships xmlns="http://schemas.openxmlformats.org/package/2006/relationships"><Relationship Id="rId1" Type="http://schemas.openxmlformats.org/officeDocument/2006/relationships/hyperlink" Target="http://www.w3.org/ns/ss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2CCD0CCE-2030-8542-BEC2-DDB27C14B4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101</Pages>
  <Words>32460</Words>
  <Characters>185023</Characters>
  <Application>Microsoft Office Word</Application>
  <DocSecurity>0</DocSecurity>
  <Lines>1541</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81</cp:revision>
  <cp:lastPrinted>2019-09-27T21:05:00Z</cp:lastPrinted>
  <dcterms:created xsi:type="dcterms:W3CDTF">2019-09-27T21:06:00Z</dcterms:created>
  <dcterms:modified xsi:type="dcterms:W3CDTF">2019-10-24T14:35:00Z</dcterms:modified>
</cp:coreProperties>
</file>