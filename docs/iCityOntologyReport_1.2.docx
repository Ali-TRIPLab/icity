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F212E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F212E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F212E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F212E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F212E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F212E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F212E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F212E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F212E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F212E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F212E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F212E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F212E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F212E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F212E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F212E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F212E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F212E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F212E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F212E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F212E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F212E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F212E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F212E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F212E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F212E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F212E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F212E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F212E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F212E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F212E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F212E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F212E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F212E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F212E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F212E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F212E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F212E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F212E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F212E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F212E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F212E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F212E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F212E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F212E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r>
              <w:t>mer:hasPart</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61C7FEF0" w:rsidR="004B15F3" w:rsidRDefault="00C11786" w:rsidP="009E4A69">
      <w:pPr>
        <w:pStyle w:val="ListParagraph"/>
      </w:pPr>
      <w:r>
        <w:t>mer:Mereology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bookmarkStart w:id="91" w:name="_GoBack" w:colFirst="0" w:colLast="0"/>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bookmarkEnd w:id="91"/>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lastRenderedPageBreak/>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lastRenderedPageBreak/>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lastRenderedPageBreak/>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w:t>
      </w:r>
      <w:r w:rsidR="00D84173">
        <w:lastRenderedPageBreak/>
        <w:t xml:space="preserve">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lastRenderedPageBreak/>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lastRenderedPageBreak/>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ins w:id="96" w:author="Megan Katsumi" w:date="2018-11-14T09:12:00Z">
              <w:r>
                <w:t>sosa:</w:t>
              </w:r>
            </w:ins>
            <w:ins w:id="97" w:author="Megan Katsumi" w:date="2018-11-14T10:30:00Z">
              <w:r>
                <w:t>detects</w:t>
              </w:r>
            </w:ins>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9" w:author="Megan Katsumi" w:date="2018-11-14T10:30:00Z">
              <w:r>
                <w:t>sosa:observes</w:t>
              </w:r>
            </w:ins>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1" w:author="Megan Katsumi" w:date="2018-11-14T10:32:00Z">
              <w:r>
                <w:t>sosa:observes</w:t>
              </w:r>
            </w:ins>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3" w:author="Megan Katsumi" w:date="2018-11-14T10:32:00Z">
              <w:r>
                <w:t>sosa:observes</w:t>
              </w:r>
            </w:ins>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8" w:author="Megan Katsumi" w:date="2018-11-14T09:25:00Z">
              <w:r>
                <w:t>sosa:madeObservation</w:t>
              </w:r>
            </w:ins>
          </w:p>
        </w:tc>
        <w:tc>
          <w:tcPr>
            <w:tcW w:w="4399" w:type="dxa"/>
          </w:tcPr>
          <w:p w14:paraId="0EBFD551" w14:textId="3211FBD3" w:rsidR="001020C5" w:rsidRDefault="001020C5" w:rsidP="00272044">
            <w:pPr>
              <w:tabs>
                <w:tab w:val="center" w:pos="2335"/>
              </w:tabs>
            </w:pPr>
            <w:ins w:id="109" w:author="Megan Katsumi" w:date="2018-11-14T09:25:00Z">
              <w:r>
                <w:t>only (sosa:Observation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F212E0"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w:t>
      </w:r>
      <w:r w:rsidR="00DC4D49">
        <w:lastRenderedPageBreak/>
        <w:t xml:space="preserve">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lastRenderedPageBreak/>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lastRenderedPageBreak/>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lastRenderedPageBreak/>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C37C8" w14:textId="77777777" w:rsidR="00F212E0" w:rsidRDefault="00F212E0" w:rsidP="00EA354A">
      <w:r>
        <w:separator/>
      </w:r>
    </w:p>
  </w:endnote>
  <w:endnote w:type="continuationSeparator" w:id="0">
    <w:p w14:paraId="1F233B12" w14:textId="77777777" w:rsidR="00F212E0" w:rsidRDefault="00F212E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A3FB4" w14:textId="77777777" w:rsidR="00F212E0" w:rsidRDefault="00F212E0" w:rsidP="00EA354A">
      <w:r>
        <w:separator/>
      </w:r>
    </w:p>
  </w:footnote>
  <w:footnote w:type="continuationSeparator" w:id="0">
    <w:p w14:paraId="678F784E" w14:textId="77777777" w:rsidR="00F212E0" w:rsidRDefault="00F212E0"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BF7"/>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43B"/>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64716F02-2093-E24F-BD5F-ECD8EADB2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73</Pages>
  <Words>22934</Words>
  <Characters>130724</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68</cp:revision>
  <cp:lastPrinted>2017-08-16T13:18:00Z</cp:lastPrinted>
  <dcterms:created xsi:type="dcterms:W3CDTF">2018-11-28T19:50:00Z</dcterms:created>
  <dcterms:modified xsi:type="dcterms:W3CDTF">2019-02-07T19:38:00Z</dcterms:modified>
</cp:coreProperties>
</file>