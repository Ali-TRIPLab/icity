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38873A3" w14:textId="0A210492" w:rsidR="00B65792"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1283806" w:history="1">
            <w:r w:rsidR="00B65792" w:rsidRPr="00A639B0">
              <w:rPr>
                <w:rStyle w:val="Hyperlink"/>
                <w:noProof/>
              </w:rPr>
              <w:t>1</w:t>
            </w:r>
            <w:r w:rsidR="00B65792">
              <w:rPr>
                <w:rFonts w:cstheme="minorBidi"/>
                <w:noProof/>
                <w:sz w:val="24"/>
                <w:lang w:val="en-CA" w:bidi="ar-SA"/>
              </w:rPr>
              <w:tab/>
            </w:r>
            <w:r w:rsidR="00B65792" w:rsidRPr="00A639B0">
              <w:rPr>
                <w:rStyle w:val="Hyperlink"/>
                <w:noProof/>
              </w:rPr>
              <w:t>Purpose</w:t>
            </w:r>
            <w:r w:rsidR="00B65792">
              <w:rPr>
                <w:noProof/>
                <w:webHidden/>
              </w:rPr>
              <w:tab/>
            </w:r>
            <w:r w:rsidR="00B65792">
              <w:rPr>
                <w:noProof/>
                <w:webHidden/>
              </w:rPr>
              <w:fldChar w:fldCharType="begin"/>
            </w:r>
            <w:r w:rsidR="00B65792">
              <w:rPr>
                <w:noProof/>
                <w:webHidden/>
              </w:rPr>
              <w:instrText xml:space="preserve"> PAGEREF _Toc31283806 \h </w:instrText>
            </w:r>
            <w:r w:rsidR="00B65792">
              <w:rPr>
                <w:noProof/>
                <w:webHidden/>
              </w:rPr>
            </w:r>
            <w:r w:rsidR="00B65792">
              <w:rPr>
                <w:noProof/>
                <w:webHidden/>
              </w:rPr>
              <w:fldChar w:fldCharType="separate"/>
            </w:r>
            <w:r w:rsidR="00B65792">
              <w:rPr>
                <w:noProof/>
                <w:webHidden/>
              </w:rPr>
              <w:t>6</w:t>
            </w:r>
            <w:r w:rsidR="00B65792">
              <w:rPr>
                <w:noProof/>
                <w:webHidden/>
              </w:rPr>
              <w:fldChar w:fldCharType="end"/>
            </w:r>
          </w:hyperlink>
        </w:p>
        <w:p w14:paraId="44C9030A" w14:textId="035908B9" w:rsidR="00B65792" w:rsidRDefault="00B65792">
          <w:pPr>
            <w:pStyle w:val="TOC1"/>
            <w:rPr>
              <w:rFonts w:cstheme="minorBidi"/>
              <w:noProof/>
              <w:sz w:val="24"/>
              <w:lang w:val="en-CA" w:bidi="ar-SA"/>
            </w:rPr>
          </w:pPr>
          <w:hyperlink w:anchor="_Toc31283807" w:history="1">
            <w:r w:rsidRPr="00A639B0">
              <w:rPr>
                <w:rStyle w:val="Hyperlink"/>
                <w:noProof/>
              </w:rPr>
              <w:t>2</w:t>
            </w:r>
            <w:r>
              <w:rPr>
                <w:rFonts w:cstheme="minorBidi"/>
                <w:noProof/>
                <w:sz w:val="24"/>
                <w:lang w:val="en-CA" w:bidi="ar-SA"/>
              </w:rPr>
              <w:tab/>
            </w:r>
            <w:r w:rsidRPr="00A639B0">
              <w:rPr>
                <w:rStyle w:val="Hyperlink"/>
                <w:noProof/>
              </w:rPr>
              <w:t>Scope</w:t>
            </w:r>
            <w:r>
              <w:rPr>
                <w:noProof/>
                <w:webHidden/>
              </w:rPr>
              <w:tab/>
            </w:r>
            <w:r>
              <w:rPr>
                <w:noProof/>
                <w:webHidden/>
              </w:rPr>
              <w:fldChar w:fldCharType="begin"/>
            </w:r>
            <w:r>
              <w:rPr>
                <w:noProof/>
                <w:webHidden/>
              </w:rPr>
              <w:instrText xml:space="preserve"> PAGEREF _Toc31283807 \h </w:instrText>
            </w:r>
            <w:r>
              <w:rPr>
                <w:noProof/>
                <w:webHidden/>
              </w:rPr>
            </w:r>
            <w:r>
              <w:rPr>
                <w:noProof/>
                <w:webHidden/>
              </w:rPr>
              <w:fldChar w:fldCharType="separate"/>
            </w:r>
            <w:r>
              <w:rPr>
                <w:noProof/>
                <w:webHidden/>
              </w:rPr>
              <w:t>6</w:t>
            </w:r>
            <w:r>
              <w:rPr>
                <w:noProof/>
                <w:webHidden/>
              </w:rPr>
              <w:fldChar w:fldCharType="end"/>
            </w:r>
          </w:hyperlink>
        </w:p>
        <w:p w14:paraId="6E8673C4" w14:textId="480AFF5C" w:rsidR="00B65792" w:rsidRDefault="00B65792">
          <w:pPr>
            <w:pStyle w:val="TOC1"/>
            <w:rPr>
              <w:rFonts w:cstheme="minorBidi"/>
              <w:noProof/>
              <w:sz w:val="24"/>
              <w:lang w:val="en-CA" w:bidi="ar-SA"/>
            </w:rPr>
          </w:pPr>
          <w:hyperlink w:anchor="_Toc31283808" w:history="1">
            <w:r w:rsidRPr="00A639B0">
              <w:rPr>
                <w:rStyle w:val="Hyperlink"/>
                <w:noProof/>
              </w:rPr>
              <w:t>3</w:t>
            </w:r>
            <w:r>
              <w:rPr>
                <w:rFonts w:cstheme="minorBidi"/>
                <w:noProof/>
                <w:sz w:val="24"/>
                <w:lang w:val="en-CA" w:bidi="ar-SA"/>
              </w:rPr>
              <w:tab/>
            </w:r>
            <w:r w:rsidRPr="00A639B0">
              <w:rPr>
                <w:rStyle w:val="Hyperlink"/>
                <w:noProof/>
              </w:rPr>
              <w:t>Role of the Ontology</w:t>
            </w:r>
            <w:r>
              <w:rPr>
                <w:noProof/>
                <w:webHidden/>
              </w:rPr>
              <w:tab/>
            </w:r>
            <w:r>
              <w:rPr>
                <w:noProof/>
                <w:webHidden/>
              </w:rPr>
              <w:fldChar w:fldCharType="begin"/>
            </w:r>
            <w:r>
              <w:rPr>
                <w:noProof/>
                <w:webHidden/>
              </w:rPr>
              <w:instrText xml:space="preserve"> PAGEREF _Toc31283808 \h </w:instrText>
            </w:r>
            <w:r>
              <w:rPr>
                <w:noProof/>
                <w:webHidden/>
              </w:rPr>
            </w:r>
            <w:r>
              <w:rPr>
                <w:noProof/>
                <w:webHidden/>
              </w:rPr>
              <w:fldChar w:fldCharType="separate"/>
            </w:r>
            <w:r>
              <w:rPr>
                <w:noProof/>
                <w:webHidden/>
              </w:rPr>
              <w:t>6</w:t>
            </w:r>
            <w:r>
              <w:rPr>
                <w:noProof/>
                <w:webHidden/>
              </w:rPr>
              <w:fldChar w:fldCharType="end"/>
            </w:r>
          </w:hyperlink>
        </w:p>
        <w:p w14:paraId="37141DF0" w14:textId="4F857C7F" w:rsidR="00B65792" w:rsidRDefault="00B65792">
          <w:pPr>
            <w:pStyle w:val="TOC1"/>
            <w:rPr>
              <w:rFonts w:cstheme="minorBidi"/>
              <w:noProof/>
              <w:sz w:val="24"/>
              <w:lang w:val="en-CA" w:bidi="ar-SA"/>
            </w:rPr>
          </w:pPr>
          <w:hyperlink w:anchor="_Toc31283809" w:history="1">
            <w:r w:rsidRPr="00A639B0">
              <w:rPr>
                <w:rStyle w:val="Hyperlink"/>
                <w:noProof/>
              </w:rPr>
              <w:t>4</w:t>
            </w:r>
            <w:r>
              <w:rPr>
                <w:rFonts w:cstheme="minorBidi"/>
                <w:noProof/>
                <w:sz w:val="24"/>
                <w:lang w:val="en-CA" w:bidi="ar-SA"/>
              </w:rPr>
              <w:tab/>
            </w:r>
            <w:r w:rsidRPr="00A639B0">
              <w:rPr>
                <w:rStyle w:val="Hyperlink"/>
                <w:noProof/>
              </w:rPr>
              <w:t>Development Approach</w:t>
            </w:r>
            <w:r>
              <w:rPr>
                <w:noProof/>
                <w:webHidden/>
              </w:rPr>
              <w:tab/>
            </w:r>
            <w:r>
              <w:rPr>
                <w:noProof/>
                <w:webHidden/>
              </w:rPr>
              <w:fldChar w:fldCharType="begin"/>
            </w:r>
            <w:r>
              <w:rPr>
                <w:noProof/>
                <w:webHidden/>
              </w:rPr>
              <w:instrText xml:space="preserve"> PAGEREF _Toc31283809 \h </w:instrText>
            </w:r>
            <w:r>
              <w:rPr>
                <w:noProof/>
                <w:webHidden/>
              </w:rPr>
            </w:r>
            <w:r>
              <w:rPr>
                <w:noProof/>
                <w:webHidden/>
              </w:rPr>
              <w:fldChar w:fldCharType="separate"/>
            </w:r>
            <w:r>
              <w:rPr>
                <w:noProof/>
                <w:webHidden/>
              </w:rPr>
              <w:t>8</w:t>
            </w:r>
            <w:r>
              <w:rPr>
                <w:noProof/>
                <w:webHidden/>
              </w:rPr>
              <w:fldChar w:fldCharType="end"/>
            </w:r>
          </w:hyperlink>
        </w:p>
        <w:p w14:paraId="19CD6438" w14:textId="749200AF" w:rsidR="00B65792" w:rsidRDefault="00B65792">
          <w:pPr>
            <w:pStyle w:val="TOC1"/>
            <w:rPr>
              <w:rFonts w:cstheme="minorBidi"/>
              <w:noProof/>
              <w:sz w:val="24"/>
              <w:lang w:val="en-CA" w:bidi="ar-SA"/>
            </w:rPr>
          </w:pPr>
          <w:hyperlink w:anchor="_Toc31283810" w:history="1">
            <w:r w:rsidRPr="00A639B0">
              <w:rPr>
                <w:rStyle w:val="Hyperlink"/>
                <w:noProof/>
              </w:rPr>
              <w:t>5</w:t>
            </w:r>
            <w:r>
              <w:rPr>
                <w:rFonts w:cstheme="minorBidi"/>
                <w:noProof/>
                <w:sz w:val="24"/>
                <w:lang w:val="en-CA" w:bidi="ar-SA"/>
              </w:rPr>
              <w:tab/>
            </w:r>
            <w:r w:rsidRPr="00A639B0">
              <w:rPr>
                <w:rStyle w:val="Hyperlink"/>
                <w:noProof/>
              </w:rPr>
              <w:t>Requirements</w:t>
            </w:r>
            <w:r>
              <w:rPr>
                <w:noProof/>
                <w:webHidden/>
              </w:rPr>
              <w:tab/>
            </w:r>
            <w:r>
              <w:rPr>
                <w:noProof/>
                <w:webHidden/>
              </w:rPr>
              <w:fldChar w:fldCharType="begin"/>
            </w:r>
            <w:r>
              <w:rPr>
                <w:noProof/>
                <w:webHidden/>
              </w:rPr>
              <w:instrText xml:space="preserve"> PAGEREF _Toc31283810 \h </w:instrText>
            </w:r>
            <w:r>
              <w:rPr>
                <w:noProof/>
                <w:webHidden/>
              </w:rPr>
            </w:r>
            <w:r>
              <w:rPr>
                <w:noProof/>
                <w:webHidden/>
              </w:rPr>
              <w:fldChar w:fldCharType="separate"/>
            </w:r>
            <w:r>
              <w:rPr>
                <w:noProof/>
                <w:webHidden/>
              </w:rPr>
              <w:t>9</w:t>
            </w:r>
            <w:r>
              <w:rPr>
                <w:noProof/>
                <w:webHidden/>
              </w:rPr>
              <w:fldChar w:fldCharType="end"/>
            </w:r>
          </w:hyperlink>
        </w:p>
        <w:p w14:paraId="778A7EA0" w14:textId="475BCBCE" w:rsidR="00B65792" w:rsidRDefault="00B65792">
          <w:pPr>
            <w:pStyle w:val="TOC2"/>
            <w:tabs>
              <w:tab w:val="left" w:pos="720"/>
              <w:tab w:val="right" w:leader="dot" w:pos="9350"/>
            </w:tabs>
            <w:rPr>
              <w:rFonts w:cstheme="minorBidi"/>
              <w:noProof/>
              <w:sz w:val="24"/>
              <w:lang w:val="en-CA" w:bidi="ar-SA"/>
            </w:rPr>
          </w:pPr>
          <w:hyperlink w:anchor="_Toc31283811" w:history="1">
            <w:r w:rsidRPr="00A639B0">
              <w:rPr>
                <w:rStyle w:val="Hyperlink"/>
                <w:rFonts w:ascii="Times New Roman" w:hAnsi="Times New Roman"/>
                <w:noProof/>
                <w:snapToGrid w:val="0"/>
                <w:w w:val="0"/>
              </w:rPr>
              <w:t>5.1</w:t>
            </w:r>
            <w:r>
              <w:rPr>
                <w:rFonts w:cstheme="minorBidi"/>
                <w:noProof/>
                <w:sz w:val="24"/>
                <w:lang w:val="en-CA" w:bidi="ar-SA"/>
              </w:rPr>
              <w:tab/>
            </w:r>
            <w:r w:rsidRPr="00A639B0">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_Toc31283811 \h </w:instrText>
            </w:r>
            <w:r>
              <w:rPr>
                <w:noProof/>
                <w:webHidden/>
              </w:rPr>
            </w:r>
            <w:r>
              <w:rPr>
                <w:noProof/>
                <w:webHidden/>
              </w:rPr>
              <w:fldChar w:fldCharType="separate"/>
            </w:r>
            <w:r>
              <w:rPr>
                <w:noProof/>
                <w:webHidden/>
              </w:rPr>
              <w:t>11</w:t>
            </w:r>
            <w:r>
              <w:rPr>
                <w:noProof/>
                <w:webHidden/>
              </w:rPr>
              <w:fldChar w:fldCharType="end"/>
            </w:r>
          </w:hyperlink>
        </w:p>
        <w:p w14:paraId="1728A881" w14:textId="62FF4075" w:rsidR="00B65792" w:rsidRDefault="00B65792">
          <w:pPr>
            <w:pStyle w:val="TOC2"/>
            <w:tabs>
              <w:tab w:val="left" w:pos="720"/>
              <w:tab w:val="right" w:leader="dot" w:pos="9350"/>
            </w:tabs>
            <w:rPr>
              <w:rFonts w:cstheme="minorBidi"/>
              <w:noProof/>
              <w:sz w:val="24"/>
              <w:lang w:val="en-CA" w:bidi="ar-SA"/>
            </w:rPr>
          </w:pPr>
          <w:hyperlink w:anchor="_Toc31283812" w:history="1">
            <w:r w:rsidRPr="00A639B0">
              <w:rPr>
                <w:rStyle w:val="Hyperlink"/>
                <w:rFonts w:ascii="Times New Roman" w:hAnsi="Times New Roman"/>
                <w:noProof/>
                <w:snapToGrid w:val="0"/>
                <w:w w:val="0"/>
              </w:rPr>
              <w:t>5.2</w:t>
            </w:r>
            <w:r>
              <w:rPr>
                <w:rFonts w:cstheme="minorBidi"/>
                <w:noProof/>
                <w:sz w:val="24"/>
                <w:lang w:val="en-CA" w:bidi="ar-SA"/>
              </w:rPr>
              <w:tab/>
            </w:r>
            <w:r w:rsidRPr="00A639B0">
              <w:rPr>
                <w:rStyle w:val="Hyperlink"/>
                <w:noProof/>
              </w:rPr>
              <w:t>Motivating Scenario: Transit Research</w:t>
            </w:r>
            <w:r>
              <w:rPr>
                <w:noProof/>
                <w:webHidden/>
              </w:rPr>
              <w:tab/>
            </w:r>
            <w:r>
              <w:rPr>
                <w:noProof/>
                <w:webHidden/>
              </w:rPr>
              <w:fldChar w:fldCharType="begin"/>
            </w:r>
            <w:r>
              <w:rPr>
                <w:noProof/>
                <w:webHidden/>
              </w:rPr>
              <w:instrText xml:space="preserve"> PAGEREF _Toc31283812 \h </w:instrText>
            </w:r>
            <w:r>
              <w:rPr>
                <w:noProof/>
                <w:webHidden/>
              </w:rPr>
            </w:r>
            <w:r>
              <w:rPr>
                <w:noProof/>
                <w:webHidden/>
              </w:rPr>
              <w:fldChar w:fldCharType="separate"/>
            </w:r>
            <w:r>
              <w:rPr>
                <w:noProof/>
                <w:webHidden/>
              </w:rPr>
              <w:t>12</w:t>
            </w:r>
            <w:r>
              <w:rPr>
                <w:noProof/>
                <w:webHidden/>
              </w:rPr>
              <w:fldChar w:fldCharType="end"/>
            </w:r>
          </w:hyperlink>
        </w:p>
        <w:p w14:paraId="0DD51164" w14:textId="2B7BB424" w:rsidR="00B65792" w:rsidRDefault="00B65792">
          <w:pPr>
            <w:pStyle w:val="TOC2"/>
            <w:tabs>
              <w:tab w:val="left" w:pos="720"/>
              <w:tab w:val="right" w:leader="dot" w:pos="9350"/>
            </w:tabs>
            <w:rPr>
              <w:rFonts w:cstheme="minorBidi"/>
              <w:noProof/>
              <w:sz w:val="24"/>
              <w:lang w:val="en-CA" w:bidi="ar-SA"/>
            </w:rPr>
          </w:pPr>
          <w:hyperlink w:anchor="_Toc31283813" w:history="1">
            <w:r w:rsidRPr="00A639B0">
              <w:rPr>
                <w:rStyle w:val="Hyperlink"/>
                <w:rFonts w:ascii="Times New Roman" w:hAnsi="Times New Roman"/>
                <w:noProof/>
                <w:snapToGrid w:val="0"/>
                <w:w w:val="0"/>
              </w:rPr>
              <w:t>5.3</w:t>
            </w:r>
            <w:r>
              <w:rPr>
                <w:rFonts w:cstheme="minorBidi"/>
                <w:noProof/>
                <w:sz w:val="24"/>
                <w:lang w:val="en-CA" w:bidi="ar-SA"/>
              </w:rPr>
              <w:tab/>
            </w:r>
            <w:r w:rsidRPr="00A639B0">
              <w:rPr>
                <w:rStyle w:val="Hyperlink"/>
                <w:noProof/>
              </w:rPr>
              <w:t>Motivating Scenario: Smart Parking Applications</w:t>
            </w:r>
            <w:r>
              <w:rPr>
                <w:noProof/>
                <w:webHidden/>
              </w:rPr>
              <w:tab/>
            </w:r>
            <w:r>
              <w:rPr>
                <w:noProof/>
                <w:webHidden/>
              </w:rPr>
              <w:fldChar w:fldCharType="begin"/>
            </w:r>
            <w:r>
              <w:rPr>
                <w:noProof/>
                <w:webHidden/>
              </w:rPr>
              <w:instrText xml:space="preserve"> PAGEREF _Toc31283813 \h </w:instrText>
            </w:r>
            <w:r>
              <w:rPr>
                <w:noProof/>
                <w:webHidden/>
              </w:rPr>
            </w:r>
            <w:r>
              <w:rPr>
                <w:noProof/>
                <w:webHidden/>
              </w:rPr>
              <w:fldChar w:fldCharType="separate"/>
            </w:r>
            <w:r>
              <w:rPr>
                <w:noProof/>
                <w:webHidden/>
              </w:rPr>
              <w:t>12</w:t>
            </w:r>
            <w:r>
              <w:rPr>
                <w:noProof/>
                <w:webHidden/>
              </w:rPr>
              <w:fldChar w:fldCharType="end"/>
            </w:r>
          </w:hyperlink>
        </w:p>
        <w:p w14:paraId="4208E978" w14:textId="33454187" w:rsidR="00B65792" w:rsidRDefault="00B65792">
          <w:pPr>
            <w:pStyle w:val="TOC2"/>
            <w:tabs>
              <w:tab w:val="left" w:pos="720"/>
              <w:tab w:val="right" w:leader="dot" w:pos="9350"/>
            </w:tabs>
            <w:rPr>
              <w:rFonts w:cstheme="minorBidi"/>
              <w:noProof/>
              <w:sz w:val="24"/>
              <w:lang w:val="en-CA" w:bidi="ar-SA"/>
            </w:rPr>
          </w:pPr>
          <w:hyperlink w:anchor="_Toc31283814" w:history="1">
            <w:r w:rsidRPr="00A639B0">
              <w:rPr>
                <w:rStyle w:val="Hyperlink"/>
                <w:rFonts w:ascii="Times New Roman" w:hAnsi="Times New Roman"/>
                <w:noProof/>
                <w:snapToGrid w:val="0"/>
                <w:w w:val="0"/>
              </w:rPr>
              <w:t>5.4</w:t>
            </w:r>
            <w:r>
              <w:rPr>
                <w:rFonts w:cstheme="minorBidi"/>
                <w:noProof/>
                <w:sz w:val="24"/>
                <w:lang w:val="en-CA" w:bidi="ar-SA"/>
              </w:rPr>
              <w:tab/>
            </w:r>
            <w:r w:rsidRPr="00A639B0">
              <w:rPr>
                <w:rStyle w:val="Hyperlink"/>
                <w:noProof/>
              </w:rPr>
              <w:t>Motivating Scenario: ATIS via IT-SoS</w:t>
            </w:r>
            <w:r>
              <w:rPr>
                <w:noProof/>
                <w:webHidden/>
              </w:rPr>
              <w:tab/>
            </w:r>
            <w:r>
              <w:rPr>
                <w:noProof/>
                <w:webHidden/>
              </w:rPr>
              <w:fldChar w:fldCharType="begin"/>
            </w:r>
            <w:r>
              <w:rPr>
                <w:noProof/>
                <w:webHidden/>
              </w:rPr>
              <w:instrText xml:space="preserve"> PAGEREF _Toc31283814 \h </w:instrText>
            </w:r>
            <w:r>
              <w:rPr>
                <w:noProof/>
                <w:webHidden/>
              </w:rPr>
            </w:r>
            <w:r>
              <w:rPr>
                <w:noProof/>
                <w:webHidden/>
              </w:rPr>
              <w:fldChar w:fldCharType="separate"/>
            </w:r>
            <w:r>
              <w:rPr>
                <w:noProof/>
                <w:webHidden/>
              </w:rPr>
              <w:t>13</w:t>
            </w:r>
            <w:r>
              <w:rPr>
                <w:noProof/>
                <w:webHidden/>
              </w:rPr>
              <w:fldChar w:fldCharType="end"/>
            </w:r>
          </w:hyperlink>
        </w:p>
        <w:p w14:paraId="6AF166A6" w14:textId="68AAA537" w:rsidR="00B65792" w:rsidRDefault="00B65792">
          <w:pPr>
            <w:pStyle w:val="TOC2"/>
            <w:tabs>
              <w:tab w:val="left" w:pos="720"/>
              <w:tab w:val="right" w:leader="dot" w:pos="9350"/>
            </w:tabs>
            <w:rPr>
              <w:rFonts w:cstheme="minorBidi"/>
              <w:noProof/>
              <w:sz w:val="24"/>
              <w:lang w:val="en-CA" w:bidi="ar-SA"/>
            </w:rPr>
          </w:pPr>
          <w:hyperlink w:anchor="_Toc31283815" w:history="1">
            <w:r w:rsidRPr="00A639B0">
              <w:rPr>
                <w:rStyle w:val="Hyperlink"/>
                <w:rFonts w:ascii="Times New Roman" w:hAnsi="Times New Roman"/>
                <w:noProof/>
                <w:snapToGrid w:val="0"/>
                <w:w w:val="0"/>
              </w:rPr>
              <w:t>5.5</w:t>
            </w:r>
            <w:r>
              <w:rPr>
                <w:rFonts w:cstheme="minorBidi"/>
                <w:noProof/>
                <w:sz w:val="24"/>
                <w:lang w:val="en-CA" w:bidi="ar-SA"/>
              </w:rPr>
              <w:tab/>
            </w:r>
            <w:r w:rsidRPr="00A639B0">
              <w:rPr>
                <w:rStyle w:val="Hyperlink"/>
                <w:noProof/>
              </w:rPr>
              <w:t>Motivating Scenario: ArcGIS Query Support</w:t>
            </w:r>
            <w:r>
              <w:rPr>
                <w:noProof/>
                <w:webHidden/>
              </w:rPr>
              <w:tab/>
            </w:r>
            <w:r>
              <w:rPr>
                <w:noProof/>
                <w:webHidden/>
              </w:rPr>
              <w:fldChar w:fldCharType="begin"/>
            </w:r>
            <w:r>
              <w:rPr>
                <w:noProof/>
                <w:webHidden/>
              </w:rPr>
              <w:instrText xml:space="preserve"> PAGEREF _Toc31283815 \h </w:instrText>
            </w:r>
            <w:r>
              <w:rPr>
                <w:noProof/>
                <w:webHidden/>
              </w:rPr>
            </w:r>
            <w:r>
              <w:rPr>
                <w:noProof/>
                <w:webHidden/>
              </w:rPr>
              <w:fldChar w:fldCharType="separate"/>
            </w:r>
            <w:r>
              <w:rPr>
                <w:noProof/>
                <w:webHidden/>
              </w:rPr>
              <w:t>14</w:t>
            </w:r>
            <w:r>
              <w:rPr>
                <w:noProof/>
                <w:webHidden/>
              </w:rPr>
              <w:fldChar w:fldCharType="end"/>
            </w:r>
          </w:hyperlink>
        </w:p>
        <w:p w14:paraId="49FBE823" w14:textId="5DF60E54" w:rsidR="00B65792" w:rsidRDefault="00B65792">
          <w:pPr>
            <w:pStyle w:val="TOC1"/>
            <w:rPr>
              <w:rFonts w:cstheme="minorBidi"/>
              <w:noProof/>
              <w:sz w:val="24"/>
              <w:lang w:val="en-CA" w:bidi="ar-SA"/>
            </w:rPr>
          </w:pPr>
          <w:hyperlink w:anchor="_Toc31283816" w:history="1">
            <w:r w:rsidRPr="00A639B0">
              <w:rPr>
                <w:rStyle w:val="Hyperlink"/>
                <w:noProof/>
              </w:rPr>
              <w:t>6</w:t>
            </w:r>
            <w:r>
              <w:rPr>
                <w:rFonts w:cstheme="minorBidi"/>
                <w:noProof/>
                <w:sz w:val="24"/>
                <w:lang w:val="en-CA" w:bidi="ar-SA"/>
              </w:rPr>
              <w:tab/>
            </w:r>
            <w:r w:rsidRPr="00A639B0">
              <w:rPr>
                <w:rStyle w:val="Hyperlink"/>
                <w:noProof/>
              </w:rPr>
              <w:t>Urban System Characteristics and Behaviour</w:t>
            </w:r>
            <w:r>
              <w:rPr>
                <w:noProof/>
                <w:webHidden/>
              </w:rPr>
              <w:tab/>
            </w:r>
            <w:r>
              <w:rPr>
                <w:noProof/>
                <w:webHidden/>
              </w:rPr>
              <w:fldChar w:fldCharType="begin"/>
            </w:r>
            <w:r>
              <w:rPr>
                <w:noProof/>
                <w:webHidden/>
              </w:rPr>
              <w:instrText xml:space="preserve"> PAGEREF _Toc31283816 \h </w:instrText>
            </w:r>
            <w:r>
              <w:rPr>
                <w:noProof/>
                <w:webHidden/>
              </w:rPr>
            </w:r>
            <w:r>
              <w:rPr>
                <w:noProof/>
                <w:webHidden/>
              </w:rPr>
              <w:fldChar w:fldCharType="separate"/>
            </w:r>
            <w:r>
              <w:rPr>
                <w:noProof/>
                <w:webHidden/>
              </w:rPr>
              <w:t>15</w:t>
            </w:r>
            <w:r>
              <w:rPr>
                <w:noProof/>
                <w:webHidden/>
              </w:rPr>
              <w:fldChar w:fldCharType="end"/>
            </w:r>
          </w:hyperlink>
        </w:p>
        <w:p w14:paraId="60056E0A" w14:textId="6393ADAC" w:rsidR="00B65792" w:rsidRDefault="00B65792">
          <w:pPr>
            <w:pStyle w:val="TOC2"/>
            <w:tabs>
              <w:tab w:val="left" w:pos="720"/>
              <w:tab w:val="right" w:leader="dot" w:pos="9350"/>
            </w:tabs>
            <w:rPr>
              <w:rFonts w:cstheme="minorBidi"/>
              <w:noProof/>
              <w:sz w:val="24"/>
              <w:lang w:val="en-CA" w:bidi="ar-SA"/>
            </w:rPr>
          </w:pPr>
          <w:hyperlink w:anchor="_Toc31283817" w:history="1">
            <w:r w:rsidRPr="00A639B0">
              <w:rPr>
                <w:rStyle w:val="Hyperlink"/>
                <w:rFonts w:ascii="Times New Roman" w:hAnsi="Times New Roman"/>
                <w:noProof/>
                <w:snapToGrid w:val="0"/>
                <w:w w:val="0"/>
              </w:rPr>
              <w:t>6.1</w:t>
            </w:r>
            <w:r>
              <w:rPr>
                <w:rFonts w:cstheme="minorBidi"/>
                <w:noProof/>
                <w:sz w:val="24"/>
                <w:lang w:val="en-CA" w:bidi="ar-SA"/>
              </w:rPr>
              <w:tab/>
            </w:r>
            <w:r w:rsidRPr="00A639B0">
              <w:rPr>
                <w:rStyle w:val="Hyperlink"/>
                <w:noProof/>
              </w:rPr>
              <w:t>Foundational Ontologies</w:t>
            </w:r>
            <w:r>
              <w:rPr>
                <w:noProof/>
                <w:webHidden/>
              </w:rPr>
              <w:tab/>
            </w:r>
            <w:r>
              <w:rPr>
                <w:noProof/>
                <w:webHidden/>
              </w:rPr>
              <w:fldChar w:fldCharType="begin"/>
            </w:r>
            <w:r>
              <w:rPr>
                <w:noProof/>
                <w:webHidden/>
              </w:rPr>
              <w:instrText xml:space="preserve"> PAGEREF _Toc31283817 \h </w:instrText>
            </w:r>
            <w:r>
              <w:rPr>
                <w:noProof/>
                <w:webHidden/>
              </w:rPr>
            </w:r>
            <w:r>
              <w:rPr>
                <w:noProof/>
                <w:webHidden/>
              </w:rPr>
              <w:fldChar w:fldCharType="separate"/>
            </w:r>
            <w:r>
              <w:rPr>
                <w:noProof/>
                <w:webHidden/>
              </w:rPr>
              <w:t>16</w:t>
            </w:r>
            <w:r>
              <w:rPr>
                <w:noProof/>
                <w:webHidden/>
              </w:rPr>
              <w:fldChar w:fldCharType="end"/>
            </w:r>
          </w:hyperlink>
        </w:p>
        <w:p w14:paraId="4B5B61FB" w14:textId="69046081" w:rsidR="00B65792" w:rsidRDefault="00B65792">
          <w:pPr>
            <w:pStyle w:val="TOC3"/>
            <w:tabs>
              <w:tab w:val="left" w:pos="1200"/>
              <w:tab w:val="right" w:leader="dot" w:pos="9350"/>
            </w:tabs>
            <w:rPr>
              <w:rFonts w:cstheme="minorBidi"/>
              <w:noProof/>
              <w:sz w:val="24"/>
              <w:lang w:val="en-CA" w:bidi="ar-SA"/>
            </w:rPr>
          </w:pPr>
          <w:hyperlink w:anchor="_Toc31283818" w:history="1">
            <w:r w:rsidRPr="00A639B0">
              <w:rPr>
                <w:rStyle w:val="Hyperlink"/>
                <w:noProof/>
              </w:rPr>
              <w:t>6.1.1</w:t>
            </w:r>
            <w:r>
              <w:rPr>
                <w:rFonts w:cstheme="minorBidi"/>
                <w:noProof/>
                <w:sz w:val="24"/>
                <w:lang w:val="en-CA" w:bidi="ar-SA"/>
              </w:rPr>
              <w:tab/>
            </w:r>
            <w:r w:rsidRPr="00A639B0">
              <w:rPr>
                <w:rStyle w:val="Hyperlink"/>
                <w:noProof/>
              </w:rPr>
              <w:t>Location Ontology</w:t>
            </w:r>
            <w:r>
              <w:rPr>
                <w:noProof/>
                <w:webHidden/>
              </w:rPr>
              <w:tab/>
            </w:r>
            <w:r>
              <w:rPr>
                <w:noProof/>
                <w:webHidden/>
              </w:rPr>
              <w:fldChar w:fldCharType="begin"/>
            </w:r>
            <w:r>
              <w:rPr>
                <w:noProof/>
                <w:webHidden/>
              </w:rPr>
              <w:instrText xml:space="preserve"> PAGEREF _Toc31283818 \h </w:instrText>
            </w:r>
            <w:r>
              <w:rPr>
                <w:noProof/>
                <w:webHidden/>
              </w:rPr>
            </w:r>
            <w:r>
              <w:rPr>
                <w:noProof/>
                <w:webHidden/>
              </w:rPr>
              <w:fldChar w:fldCharType="separate"/>
            </w:r>
            <w:r>
              <w:rPr>
                <w:noProof/>
                <w:webHidden/>
              </w:rPr>
              <w:t>16</w:t>
            </w:r>
            <w:r>
              <w:rPr>
                <w:noProof/>
                <w:webHidden/>
              </w:rPr>
              <w:fldChar w:fldCharType="end"/>
            </w:r>
          </w:hyperlink>
        </w:p>
        <w:p w14:paraId="0BCAA6B0" w14:textId="48DD6AE2" w:rsidR="00B65792" w:rsidRDefault="00B65792">
          <w:pPr>
            <w:pStyle w:val="TOC3"/>
            <w:tabs>
              <w:tab w:val="left" w:pos="1200"/>
              <w:tab w:val="right" w:leader="dot" w:pos="9350"/>
            </w:tabs>
            <w:rPr>
              <w:rFonts w:cstheme="minorBidi"/>
              <w:noProof/>
              <w:sz w:val="24"/>
              <w:lang w:val="en-CA" w:bidi="ar-SA"/>
            </w:rPr>
          </w:pPr>
          <w:hyperlink w:anchor="_Toc31283819" w:history="1">
            <w:r w:rsidRPr="00A639B0">
              <w:rPr>
                <w:rStyle w:val="Hyperlink"/>
                <w:noProof/>
              </w:rPr>
              <w:t>6.1.2</w:t>
            </w:r>
            <w:r>
              <w:rPr>
                <w:rFonts w:cstheme="minorBidi"/>
                <w:noProof/>
                <w:sz w:val="24"/>
                <w:lang w:val="en-CA" w:bidi="ar-SA"/>
              </w:rPr>
              <w:tab/>
            </w:r>
            <w:r w:rsidRPr="00A639B0">
              <w:rPr>
                <w:rStyle w:val="Hyperlink"/>
                <w:noProof/>
              </w:rPr>
              <w:t>Time Ontology</w:t>
            </w:r>
            <w:r>
              <w:rPr>
                <w:noProof/>
                <w:webHidden/>
              </w:rPr>
              <w:tab/>
            </w:r>
            <w:r>
              <w:rPr>
                <w:noProof/>
                <w:webHidden/>
              </w:rPr>
              <w:fldChar w:fldCharType="begin"/>
            </w:r>
            <w:r>
              <w:rPr>
                <w:noProof/>
                <w:webHidden/>
              </w:rPr>
              <w:instrText xml:space="preserve"> PAGEREF _Toc31283819 \h </w:instrText>
            </w:r>
            <w:r>
              <w:rPr>
                <w:noProof/>
                <w:webHidden/>
              </w:rPr>
            </w:r>
            <w:r>
              <w:rPr>
                <w:noProof/>
                <w:webHidden/>
              </w:rPr>
              <w:fldChar w:fldCharType="separate"/>
            </w:r>
            <w:r>
              <w:rPr>
                <w:noProof/>
                <w:webHidden/>
              </w:rPr>
              <w:t>20</w:t>
            </w:r>
            <w:r>
              <w:rPr>
                <w:noProof/>
                <w:webHidden/>
              </w:rPr>
              <w:fldChar w:fldCharType="end"/>
            </w:r>
          </w:hyperlink>
        </w:p>
        <w:p w14:paraId="786972DE" w14:textId="3B64094F" w:rsidR="00B65792" w:rsidRDefault="00B65792">
          <w:pPr>
            <w:pStyle w:val="TOC3"/>
            <w:tabs>
              <w:tab w:val="left" w:pos="1200"/>
              <w:tab w:val="right" w:leader="dot" w:pos="9350"/>
            </w:tabs>
            <w:rPr>
              <w:rFonts w:cstheme="minorBidi"/>
              <w:noProof/>
              <w:sz w:val="24"/>
              <w:lang w:val="en-CA" w:bidi="ar-SA"/>
            </w:rPr>
          </w:pPr>
          <w:hyperlink w:anchor="_Toc31283820" w:history="1">
            <w:r w:rsidRPr="00A639B0">
              <w:rPr>
                <w:rStyle w:val="Hyperlink"/>
                <w:noProof/>
              </w:rPr>
              <w:t>6.1.3</w:t>
            </w:r>
            <w:r>
              <w:rPr>
                <w:rFonts w:cstheme="minorBidi"/>
                <w:noProof/>
                <w:sz w:val="24"/>
                <w:lang w:val="en-CA" w:bidi="ar-SA"/>
              </w:rPr>
              <w:tab/>
            </w:r>
            <w:r w:rsidRPr="00A639B0">
              <w:rPr>
                <w:rStyle w:val="Hyperlink"/>
                <w:noProof/>
              </w:rPr>
              <w:t>Change Ontology</w:t>
            </w:r>
            <w:r>
              <w:rPr>
                <w:noProof/>
                <w:webHidden/>
              </w:rPr>
              <w:tab/>
            </w:r>
            <w:r>
              <w:rPr>
                <w:noProof/>
                <w:webHidden/>
              </w:rPr>
              <w:fldChar w:fldCharType="begin"/>
            </w:r>
            <w:r>
              <w:rPr>
                <w:noProof/>
                <w:webHidden/>
              </w:rPr>
              <w:instrText xml:space="preserve"> PAGEREF _Toc31283820 \h </w:instrText>
            </w:r>
            <w:r>
              <w:rPr>
                <w:noProof/>
                <w:webHidden/>
              </w:rPr>
            </w:r>
            <w:r>
              <w:rPr>
                <w:noProof/>
                <w:webHidden/>
              </w:rPr>
              <w:fldChar w:fldCharType="separate"/>
            </w:r>
            <w:r>
              <w:rPr>
                <w:noProof/>
                <w:webHidden/>
              </w:rPr>
              <w:t>23</w:t>
            </w:r>
            <w:r>
              <w:rPr>
                <w:noProof/>
                <w:webHidden/>
              </w:rPr>
              <w:fldChar w:fldCharType="end"/>
            </w:r>
          </w:hyperlink>
        </w:p>
        <w:p w14:paraId="0068B30D" w14:textId="03CDDD2E" w:rsidR="00B65792" w:rsidRDefault="00B65792">
          <w:pPr>
            <w:pStyle w:val="TOC3"/>
            <w:tabs>
              <w:tab w:val="left" w:pos="1200"/>
              <w:tab w:val="right" w:leader="dot" w:pos="9350"/>
            </w:tabs>
            <w:rPr>
              <w:rFonts w:cstheme="minorBidi"/>
              <w:noProof/>
              <w:sz w:val="24"/>
              <w:lang w:val="en-CA" w:bidi="ar-SA"/>
            </w:rPr>
          </w:pPr>
          <w:hyperlink w:anchor="_Toc31283821" w:history="1">
            <w:r w:rsidRPr="00A639B0">
              <w:rPr>
                <w:rStyle w:val="Hyperlink"/>
                <w:noProof/>
              </w:rPr>
              <w:t>6.1.4</w:t>
            </w:r>
            <w:r>
              <w:rPr>
                <w:rFonts w:cstheme="minorBidi"/>
                <w:noProof/>
                <w:sz w:val="24"/>
                <w:lang w:val="en-CA" w:bidi="ar-SA"/>
              </w:rPr>
              <w:tab/>
            </w:r>
            <w:r w:rsidRPr="00A639B0">
              <w:rPr>
                <w:rStyle w:val="Hyperlink"/>
                <w:noProof/>
              </w:rPr>
              <w:t>Activity Ontology</w:t>
            </w:r>
            <w:r>
              <w:rPr>
                <w:noProof/>
                <w:webHidden/>
              </w:rPr>
              <w:tab/>
            </w:r>
            <w:r>
              <w:rPr>
                <w:noProof/>
                <w:webHidden/>
              </w:rPr>
              <w:fldChar w:fldCharType="begin"/>
            </w:r>
            <w:r>
              <w:rPr>
                <w:noProof/>
                <w:webHidden/>
              </w:rPr>
              <w:instrText xml:space="preserve"> PAGEREF _Toc31283821 \h </w:instrText>
            </w:r>
            <w:r>
              <w:rPr>
                <w:noProof/>
                <w:webHidden/>
              </w:rPr>
            </w:r>
            <w:r>
              <w:rPr>
                <w:noProof/>
                <w:webHidden/>
              </w:rPr>
              <w:fldChar w:fldCharType="separate"/>
            </w:r>
            <w:r>
              <w:rPr>
                <w:noProof/>
                <w:webHidden/>
              </w:rPr>
              <w:t>27</w:t>
            </w:r>
            <w:r>
              <w:rPr>
                <w:noProof/>
                <w:webHidden/>
              </w:rPr>
              <w:fldChar w:fldCharType="end"/>
            </w:r>
          </w:hyperlink>
        </w:p>
        <w:p w14:paraId="4BA9ABB3" w14:textId="5AE7FD3D" w:rsidR="00B65792" w:rsidRDefault="00B65792">
          <w:pPr>
            <w:pStyle w:val="TOC3"/>
            <w:tabs>
              <w:tab w:val="left" w:pos="1200"/>
              <w:tab w:val="right" w:leader="dot" w:pos="9350"/>
            </w:tabs>
            <w:rPr>
              <w:rFonts w:cstheme="minorBidi"/>
              <w:noProof/>
              <w:sz w:val="24"/>
              <w:lang w:val="en-CA" w:bidi="ar-SA"/>
            </w:rPr>
          </w:pPr>
          <w:hyperlink w:anchor="_Toc31283822" w:history="1">
            <w:r w:rsidRPr="00A639B0">
              <w:rPr>
                <w:rStyle w:val="Hyperlink"/>
                <w:noProof/>
              </w:rPr>
              <w:t>6.1.5</w:t>
            </w:r>
            <w:r>
              <w:rPr>
                <w:rFonts w:cstheme="minorBidi"/>
                <w:noProof/>
                <w:sz w:val="24"/>
                <w:lang w:val="en-CA" w:bidi="ar-SA"/>
              </w:rPr>
              <w:tab/>
            </w:r>
            <w:r w:rsidRPr="00A639B0">
              <w:rPr>
                <w:rStyle w:val="Hyperlink"/>
                <w:noProof/>
              </w:rPr>
              <w:t>Recurring Event ontology</w:t>
            </w:r>
            <w:r>
              <w:rPr>
                <w:noProof/>
                <w:webHidden/>
              </w:rPr>
              <w:tab/>
            </w:r>
            <w:r>
              <w:rPr>
                <w:noProof/>
                <w:webHidden/>
              </w:rPr>
              <w:fldChar w:fldCharType="begin"/>
            </w:r>
            <w:r>
              <w:rPr>
                <w:noProof/>
                <w:webHidden/>
              </w:rPr>
              <w:instrText xml:space="preserve"> PAGEREF _Toc31283822 \h </w:instrText>
            </w:r>
            <w:r>
              <w:rPr>
                <w:noProof/>
                <w:webHidden/>
              </w:rPr>
            </w:r>
            <w:r>
              <w:rPr>
                <w:noProof/>
                <w:webHidden/>
              </w:rPr>
              <w:fldChar w:fldCharType="separate"/>
            </w:r>
            <w:r>
              <w:rPr>
                <w:noProof/>
                <w:webHidden/>
              </w:rPr>
              <w:t>35</w:t>
            </w:r>
            <w:r>
              <w:rPr>
                <w:noProof/>
                <w:webHidden/>
              </w:rPr>
              <w:fldChar w:fldCharType="end"/>
            </w:r>
          </w:hyperlink>
        </w:p>
        <w:p w14:paraId="472CD1C9" w14:textId="55FD807D" w:rsidR="00B65792" w:rsidRDefault="00B65792">
          <w:pPr>
            <w:pStyle w:val="TOC3"/>
            <w:tabs>
              <w:tab w:val="left" w:pos="1200"/>
              <w:tab w:val="right" w:leader="dot" w:pos="9350"/>
            </w:tabs>
            <w:rPr>
              <w:rFonts w:cstheme="minorBidi"/>
              <w:noProof/>
              <w:sz w:val="24"/>
              <w:lang w:val="en-CA" w:bidi="ar-SA"/>
            </w:rPr>
          </w:pPr>
          <w:hyperlink w:anchor="_Toc31283823" w:history="1">
            <w:r w:rsidRPr="00A639B0">
              <w:rPr>
                <w:rStyle w:val="Hyperlink"/>
                <w:noProof/>
              </w:rPr>
              <w:t>6.1.6</w:t>
            </w:r>
            <w:r>
              <w:rPr>
                <w:rFonts w:cstheme="minorBidi"/>
                <w:noProof/>
                <w:sz w:val="24"/>
                <w:lang w:val="en-CA" w:bidi="ar-SA"/>
              </w:rPr>
              <w:tab/>
            </w:r>
            <w:r w:rsidRPr="00A639B0">
              <w:rPr>
                <w:rStyle w:val="Hyperlink"/>
                <w:noProof/>
              </w:rPr>
              <w:t>Resource Ontology</w:t>
            </w:r>
            <w:r>
              <w:rPr>
                <w:noProof/>
                <w:webHidden/>
              </w:rPr>
              <w:tab/>
            </w:r>
            <w:r>
              <w:rPr>
                <w:noProof/>
                <w:webHidden/>
              </w:rPr>
              <w:fldChar w:fldCharType="begin"/>
            </w:r>
            <w:r>
              <w:rPr>
                <w:noProof/>
                <w:webHidden/>
              </w:rPr>
              <w:instrText xml:space="preserve"> PAGEREF _Toc31283823 \h </w:instrText>
            </w:r>
            <w:r>
              <w:rPr>
                <w:noProof/>
                <w:webHidden/>
              </w:rPr>
            </w:r>
            <w:r>
              <w:rPr>
                <w:noProof/>
                <w:webHidden/>
              </w:rPr>
              <w:fldChar w:fldCharType="separate"/>
            </w:r>
            <w:r>
              <w:rPr>
                <w:noProof/>
                <w:webHidden/>
              </w:rPr>
              <w:t>40</w:t>
            </w:r>
            <w:r>
              <w:rPr>
                <w:noProof/>
                <w:webHidden/>
              </w:rPr>
              <w:fldChar w:fldCharType="end"/>
            </w:r>
          </w:hyperlink>
        </w:p>
        <w:p w14:paraId="1D78F97E" w14:textId="09CE6D93" w:rsidR="00B65792" w:rsidRDefault="00B65792">
          <w:pPr>
            <w:pStyle w:val="TOC3"/>
            <w:tabs>
              <w:tab w:val="left" w:pos="1200"/>
              <w:tab w:val="right" w:leader="dot" w:pos="9350"/>
            </w:tabs>
            <w:rPr>
              <w:rFonts w:cstheme="minorBidi"/>
              <w:noProof/>
              <w:sz w:val="24"/>
              <w:lang w:val="en-CA" w:bidi="ar-SA"/>
            </w:rPr>
          </w:pPr>
          <w:hyperlink w:anchor="_Toc31283824" w:history="1">
            <w:r w:rsidRPr="00A639B0">
              <w:rPr>
                <w:rStyle w:val="Hyperlink"/>
                <w:noProof/>
              </w:rPr>
              <w:t>6.1.7</w:t>
            </w:r>
            <w:r>
              <w:rPr>
                <w:rFonts w:cstheme="minorBidi"/>
                <w:noProof/>
                <w:sz w:val="24"/>
                <w:lang w:val="en-CA" w:bidi="ar-SA"/>
              </w:rPr>
              <w:tab/>
            </w:r>
            <w:r w:rsidRPr="00A639B0">
              <w:rPr>
                <w:rStyle w:val="Hyperlink"/>
                <w:noProof/>
              </w:rPr>
              <w:t>Parthood Ontology</w:t>
            </w:r>
            <w:r>
              <w:rPr>
                <w:noProof/>
                <w:webHidden/>
              </w:rPr>
              <w:tab/>
            </w:r>
            <w:r>
              <w:rPr>
                <w:noProof/>
                <w:webHidden/>
              </w:rPr>
              <w:fldChar w:fldCharType="begin"/>
            </w:r>
            <w:r>
              <w:rPr>
                <w:noProof/>
                <w:webHidden/>
              </w:rPr>
              <w:instrText xml:space="preserve"> PAGEREF _Toc31283824 \h </w:instrText>
            </w:r>
            <w:r>
              <w:rPr>
                <w:noProof/>
                <w:webHidden/>
              </w:rPr>
            </w:r>
            <w:r>
              <w:rPr>
                <w:noProof/>
                <w:webHidden/>
              </w:rPr>
              <w:fldChar w:fldCharType="separate"/>
            </w:r>
            <w:r>
              <w:rPr>
                <w:noProof/>
                <w:webHidden/>
              </w:rPr>
              <w:t>44</w:t>
            </w:r>
            <w:r>
              <w:rPr>
                <w:noProof/>
                <w:webHidden/>
              </w:rPr>
              <w:fldChar w:fldCharType="end"/>
            </w:r>
          </w:hyperlink>
        </w:p>
        <w:p w14:paraId="450818B6" w14:textId="6B7981FC" w:rsidR="00B65792" w:rsidRDefault="00B65792">
          <w:pPr>
            <w:pStyle w:val="TOC3"/>
            <w:tabs>
              <w:tab w:val="left" w:pos="1200"/>
              <w:tab w:val="right" w:leader="dot" w:pos="9350"/>
            </w:tabs>
            <w:rPr>
              <w:rFonts w:cstheme="minorBidi"/>
              <w:noProof/>
              <w:sz w:val="24"/>
              <w:lang w:val="en-CA" w:bidi="ar-SA"/>
            </w:rPr>
          </w:pPr>
          <w:hyperlink w:anchor="_Toc31283825" w:history="1">
            <w:r w:rsidRPr="00A639B0">
              <w:rPr>
                <w:rStyle w:val="Hyperlink"/>
                <w:noProof/>
              </w:rPr>
              <w:t>6.1.8</w:t>
            </w:r>
            <w:r>
              <w:rPr>
                <w:rFonts w:cstheme="minorBidi"/>
                <w:noProof/>
                <w:sz w:val="24"/>
                <w:lang w:val="en-CA" w:bidi="ar-SA"/>
              </w:rPr>
              <w:tab/>
            </w:r>
            <w:r w:rsidRPr="00A639B0">
              <w:rPr>
                <w:rStyle w:val="Hyperlink"/>
                <w:noProof/>
              </w:rPr>
              <w:t>Units of Measure Ontology</w:t>
            </w:r>
            <w:r>
              <w:rPr>
                <w:noProof/>
                <w:webHidden/>
              </w:rPr>
              <w:tab/>
            </w:r>
            <w:r>
              <w:rPr>
                <w:noProof/>
                <w:webHidden/>
              </w:rPr>
              <w:fldChar w:fldCharType="begin"/>
            </w:r>
            <w:r>
              <w:rPr>
                <w:noProof/>
                <w:webHidden/>
              </w:rPr>
              <w:instrText xml:space="preserve"> PAGEREF _Toc31283825 \h </w:instrText>
            </w:r>
            <w:r>
              <w:rPr>
                <w:noProof/>
                <w:webHidden/>
              </w:rPr>
            </w:r>
            <w:r>
              <w:rPr>
                <w:noProof/>
                <w:webHidden/>
              </w:rPr>
              <w:fldChar w:fldCharType="separate"/>
            </w:r>
            <w:r>
              <w:rPr>
                <w:noProof/>
                <w:webHidden/>
              </w:rPr>
              <w:t>47</w:t>
            </w:r>
            <w:r>
              <w:rPr>
                <w:noProof/>
                <w:webHidden/>
              </w:rPr>
              <w:fldChar w:fldCharType="end"/>
            </w:r>
          </w:hyperlink>
        </w:p>
        <w:p w14:paraId="62A8D1F6" w14:textId="5AAB924E" w:rsidR="00B65792" w:rsidRDefault="00B65792">
          <w:pPr>
            <w:pStyle w:val="TOC3"/>
            <w:tabs>
              <w:tab w:val="left" w:pos="1200"/>
              <w:tab w:val="right" w:leader="dot" w:pos="9350"/>
            </w:tabs>
            <w:rPr>
              <w:rFonts w:cstheme="minorBidi"/>
              <w:noProof/>
              <w:sz w:val="24"/>
              <w:lang w:val="en-CA" w:bidi="ar-SA"/>
            </w:rPr>
          </w:pPr>
          <w:hyperlink w:anchor="_Toc31283826" w:history="1">
            <w:r w:rsidRPr="00A639B0">
              <w:rPr>
                <w:rStyle w:val="Hyperlink"/>
                <w:noProof/>
              </w:rPr>
              <w:t>6.1.9</w:t>
            </w:r>
            <w:r>
              <w:rPr>
                <w:rFonts w:cstheme="minorBidi"/>
                <w:noProof/>
                <w:sz w:val="24"/>
                <w:lang w:val="en-CA" w:bidi="ar-SA"/>
              </w:rPr>
              <w:tab/>
            </w:r>
            <w:r w:rsidRPr="00A639B0">
              <w:rPr>
                <w:rStyle w:val="Hyperlink"/>
                <w:noProof/>
              </w:rPr>
              <w:t>Observations Ontology</w:t>
            </w:r>
            <w:r>
              <w:rPr>
                <w:noProof/>
                <w:webHidden/>
              </w:rPr>
              <w:tab/>
            </w:r>
            <w:r>
              <w:rPr>
                <w:noProof/>
                <w:webHidden/>
              </w:rPr>
              <w:fldChar w:fldCharType="begin"/>
            </w:r>
            <w:r>
              <w:rPr>
                <w:noProof/>
                <w:webHidden/>
              </w:rPr>
              <w:instrText xml:space="preserve"> PAGEREF _Toc31283826 \h </w:instrText>
            </w:r>
            <w:r>
              <w:rPr>
                <w:noProof/>
                <w:webHidden/>
              </w:rPr>
            </w:r>
            <w:r>
              <w:rPr>
                <w:noProof/>
                <w:webHidden/>
              </w:rPr>
              <w:fldChar w:fldCharType="separate"/>
            </w:r>
            <w:r>
              <w:rPr>
                <w:noProof/>
                <w:webHidden/>
              </w:rPr>
              <w:t>53</w:t>
            </w:r>
            <w:r>
              <w:rPr>
                <w:noProof/>
                <w:webHidden/>
              </w:rPr>
              <w:fldChar w:fldCharType="end"/>
            </w:r>
          </w:hyperlink>
        </w:p>
        <w:p w14:paraId="018BAE07" w14:textId="39319615" w:rsidR="00B65792" w:rsidRDefault="00B65792">
          <w:pPr>
            <w:pStyle w:val="TOC2"/>
            <w:tabs>
              <w:tab w:val="left" w:pos="720"/>
              <w:tab w:val="right" w:leader="dot" w:pos="9350"/>
            </w:tabs>
            <w:rPr>
              <w:rFonts w:cstheme="minorBidi"/>
              <w:noProof/>
              <w:sz w:val="24"/>
              <w:lang w:val="en-CA" w:bidi="ar-SA"/>
            </w:rPr>
          </w:pPr>
          <w:hyperlink w:anchor="_Toc31283827" w:history="1">
            <w:r w:rsidRPr="00A639B0">
              <w:rPr>
                <w:rStyle w:val="Hyperlink"/>
                <w:rFonts w:ascii="Times New Roman" w:hAnsi="Times New Roman"/>
                <w:noProof/>
                <w:snapToGrid w:val="0"/>
                <w:w w:val="0"/>
              </w:rPr>
              <w:t>6.2</w:t>
            </w:r>
            <w:r>
              <w:rPr>
                <w:rFonts w:cstheme="minorBidi"/>
                <w:noProof/>
                <w:sz w:val="24"/>
                <w:lang w:val="en-CA" w:bidi="ar-SA"/>
              </w:rPr>
              <w:tab/>
            </w:r>
            <w:r w:rsidRPr="00A639B0">
              <w:rPr>
                <w:rStyle w:val="Hyperlink"/>
                <w:noProof/>
              </w:rPr>
              <w:t>Contact Ontology</w:t>
            </w:r>
            <w:r>
              <w:rPr>
                <w:noProof/>
                <w:webHidden/>
              </w:rPr>
              <w:tab/>
            </w:r>
            <w:r>
              <w:rPr>
                <w:noProof/>
                <w:webHidden/>
              </w:rPr>
              <w:fldChar w:fldCharType="begin"/>
            </w:r>
            <w:r>
              <w:rPr>
                <w:noProof/>
                <w:webHidden/>
              </w:rPr>
              <w:instrText xml:space="preserve"> PAGEREF _Toc31283827 \h </w:instrText>
            </w:r>
            <w:r>
              <w:rPr>
                <w:noProof/>
                <w:webHidden/>
              </w:rPr>
            </w:r>
            <w:r>
              <w:rPr>
                <w:noProof/>
                <w:webHidden/>
              </w:rPr>
              <w:fldChar w:fldCharType="separate"/>
            </w:r>
            <w:r>
              <w:rPr>
                <w:noProof/>
                <w:webHidden/>
              </w:rPr>
              <w:t>57</w:t>
            </w:r>
            <w:r>
              <w:rPr>
                <w:noProof/>
                <w:webHidden/>
              </w:rPr>
              <w:fldChar w:fldCharType="end"/>
            </w:r>
          </w:hyperlink>
        </w:p>
        <w:p w14:paraId="669FE5FB" w14:textId="6A6D11A2" w:rsidR="00B65792" w:rsidRDefault="00B65792">
          <w:pPr>
            <w:pStyle w:val="TOC2"/>
            <w:tabs>
              <w:tab w:val="left" w:pos="720"/>
              <w:tab w:val="right" w:leader="dot" w:pos="9350"/>
            </w:tabs>
            <w:rPr>
              <w:rFonts w:cstheme="minorBidi"/>
              <w:noProof/>
              <w:sz w:val="24"/>
              <w:lang w:val="en-CA" w:bidi="ar-SA"/>
            </w:rPr>
          </w:pPr>
          <w:hyperlink w:anchor="_Toc31283828" w:history="1">
            <w:r w:rsidRPr="00A639B0">
              <w:rPr>
                <w:rStyle w:val="Hyperlink"/>
                <w:rFonts w:ascii="Times New Roman" w:hAnsi="Times New Roman"/>
                <w:noProof/>
                <w:snapToGrid w:val="0"/>
                <w:w w:val="0"/>
              </w:rPr>
              <w:t>6.3</w:t>
            </w:r>
            <w:r>
              <w:rPr>
                <w:rFonts w:cstheme="minorBidi"/>
                <w:noProof/>
                <w:sz w:val="24"/>
                <w:lang w:val="en-CA" w:bidi="ar-SA"/>
              </w:rPr>
              <w:tab/>
            </w:r>
            <w:r w:rsidRPr="00A639B0">
              <w:rPr>
                <w:rStyle w:val="Hyperlink"/>
                <w:noProof/>
              </w:rPr>
              <w:t>Person Ontology</w:t>
            </w:r>
            <w:r>
              <w:rPr>
                <w:noProof/>
                <w:webHidden/>
              </w:rPr>
              <w:tab/>
            </w:r>
            <w:r>
              <w:rPr>
                <w:noProof/>
                <w:webHidden/>
              </w:rPr>
              <w:fldChar w:fldCharType="begin"/>
            </w:r>
            <w:r>
              <w:rPr>
                <w:noProof/>
                <w:webHidden/>
              </w:rPr>
              <w:instrText xml:space="preserve"> PAGEREF _Toc31283828 \h </w:instrText>
            </w:r>
            <w:r>
              <w:rPr>
                <w:noProof/>
                <w:webHidden/>
              </w:rPr>
            </w:r>
            <w:r>
              <w:rPr>
                <w:noProof/>
                <w:webHidden/>
              </w:rPr>
              <w:fldChar w:fldCharType="separate"/>
            </w:r>
            <w:r>
              <w:rPr>
                <w:noProof/>
                <w:webHidden/>
              </w:rPr>
              <w:t>58</w:t>
            </w:r>
            <w:r>
              <w:rPr>
                <w:noProof/>
                <w:webHidden/>
              </w:rPr>
              <w:fldChar w:fldCharType="end"/>
            </w:r>
          </w:hyperlink>
        </w:p>
        <w:p w14:paraId="1F46CB2B" w14:textId="4B8D512C" w:rsidR="00B65792" w:rsidRDefault="00B65792">
          <w:pPr>
            <w:pStyle w:val="TOC2"/>
            <w:tabs>
              <w:tab w:val="left" w:pos="720"/>
              <w:tab w:val="right" w:leader="dot" w:pos="9350"/>
            </w:tabs>
            <w:rPr>
              <w:rFonts w:cstheme="minorBidi"/>
              <w:noProof/>
              <w:sz w:val="24"/>
              <w:lang w:val="en-CA" w:bidi="ar-SA"/>
            </w:rPr>
          </w:pPr>
          <w:hyperlink w:anchor="_Toc31283829" w:history="1">
            <w:r w:rsidRPr="00A639B0">
              <w:rPr>
                <w:rStyle w:val="Hyperlink"/>
                <w:rFonts w:ascii="Times New Roman" w:hAnsi="Times New Roman"/>
                <w:noProof/>
                <w:snapToGrid w:val="0"/>
                <w:w w:val="0"/>
              </w:rPr>
              <w:t>6.4</w:t>
            </w:r>
            <w:r>
              <w:rPr>
                <w:rFonts w:cstheme="minorBidi"/>
                <w:noProof/>
                <w:sz w:val="24"/>
                <w:lang w:val="en-CA" w:bidi="ar-SA"/>
              </w:rPr>
              <w:tab/>
            </w:r>
            <w:r w:rsidRPr="00A639B0">
              <w:rPr>
                <w:rStyle w:val="Hyperlink"/>
                <w:noProof/>
              </w:rPr>
              <w:t>Household Ontology</w:t>
            </w:r>
            <w:r>
              <w:rPr>
                <w:noProof/>
                <w:webHidden/>
              </w:rPr>
              <w:tab/>
            </w:r>
            <w:r>
              <w:rPr>
                <w:noProof/>
                <w:webHidden/>
              </w:rPr>
              <w:fldChar w:fldCharType="begin"/>
            </w:r>
            <w:r>
              <w:rPr>
                <w:noProof/>
                <w:webHidden/>
              </w:rPr>
              <w:instrText xml:space="preserve"> PAGEREF _Toc31283829 \h </w:instrText>
            </w:r>
            <w:r>
              <w:rPr>
                <w:noProof/>
                <w:webHidden/>
              </w:rPr>
            </w:r>
            <w:r>
              <w:rPr>
                <w:noProof/>
                <w:webHidden/>
              </w:rPr>
              <w:fldChar w:fldCharType="separate"/>
            </w:r>
            <w:r>
              <w:rPr>
                <w:noProof/>
                <w:webHidden/>
              </w:rPr>
              <w:t>60</w:t>
            </w:r>
            <w:r>
              <w:rPr>
                <w:noProof/>
                <w:webHidden/>
              </w:rPr>
              <w:fldChar w:fldCharType="end"/>
            </w:r>
          </w:hyperlink>
        </w:p>
        <w:p w14:paraId="79ECEEA9" w14:textId="4B8031E8" w:rsidR="00B65792" w:rsidRDefault="00B65792">
          <w:pPr>
            <w:pStyle w:val="TOC2"/>
            <w:tabs>
              <w:tab w:val="left" w:pos="720"/>
              <w:tab w:val="right" w:leader="dot" w:pos="9350"/>
            </w:tabs>
            <w:rPr>
              <w:rFonts w:cstheme="minorBidi"/>
              <w:noProof/>
              <w:sz w:val="24"/>
              <w:lang w:val="en-CA" w:bidi="ar-SA"/>
            </w:rPr>
          </w:pPr>
          <w:hyperlink w:anchor="_Toc31283830" w:history="1">
            <w:r w:rsidRPr="00A639B0">
              <w:rPr>
                <w:rStyle w:val="Hyperlink"/>
                <w:rFonts w:ascii="Times New Roman" w:hAnsi="Times New Roman"/>
                <w:noProof/>
                <w:snapToGrid w:val="0"/>
                <w:w w:val="0"/>
              </w:rPr>
              <w:t>6.5</w:t>
            </w:r>
            <w:r>
              <w:rPr>
                <w:rFonts w:cstheme="minorBidi"/>
                <w:noProof/>
                <w:sz w:val="24"/>
                <w:lang w:val="en-CA" w:bidi="ar-SA"/>
              </w:rPr>
              <w:tab/>
            </w:r>
            <w:r w:rsidRPr="00A639B0">
              <w:rPr>
                <w:rStyle w:val="Hyperlink"/>
                <w:noProof/>
              </w:rPr>
              <w:t>Organization Ontology</w:t>
            </w:r>
            <w:r>
              <w:rPr>
                <w:noProof/>
                <w:webHidden/>
              </w:rPr>
              <w:tab/>
            </w:r>
            <w:r>
              <w:rPr>
                <w:noProof/>
                <w:webHidden/>
              </w:rPr>
              <w:fldChar w:fldCharType="begin"/>
            </w:r>
            <w:r>
              <w:rPr>
                <w:noProof/>
                <w:webHidden/>
              </w:rPr>
              <w:instrText xml:space="preserve"> PAGEREF _Toc31283830 \h </w:instrText>
            </w:r>
            <w:r>
              <w:rPr>
                <w:noProof/>
                <w:webHidden/>
              </w:rPr>
            </w:r>
            <w:r>
              <w:rPr>
                <w:noProof/>
                <w:webHidden/>
              </w:rPr>
              <w:fldChar w:fldCharType="separate"/>
            </w:r>
            <w:r>
              <w:rPr>
                <w:noProof/>
                <w:webHidden/>
              </w:rPr>
              <w:t>63</w:t>
            </w:r>
            <w:r>
              <w:rPr>
                <w:noProof/>
                <w:webHidden/>
              </w:rPr>
              <w:fldChar w:fldCharType="end"/>
            </w:r>
          </w:hyperlink>
        </w:p>
        <w:p w14:paraId="118CB286" w14:textId="19CB888B" w:rsidR="00B65792" w:rsidRDefault="00B65792">
          <w:pPr>
            <w:pStyle w:val="TOC2"/>
            <w:tabs>
              <w:tab w:val="left" w:pos="720"/>
              <w:tab w:val="right" w:leader="dot" w:pos="9350"/>
            </w:tabs>
            <w:rPr>
              <w:rFonts w:cstheme="minorBidi"/>
              <w:noProof/>
              <w:sz w:val="24"/>
              <w:lang w:val="en-CA" w:bidi="ar-SA"/>
            </w:rPr>
          </w:pPr>
          <w:hyperlink w:anchor="_Toc31283831" w:history="1">
            <w:r w:rsidRPr="00A639B0">
              <w:rPr>
                <w:rStyle w:val="Hyperlink"/>
                <w:rFonts w:ascii="Times New Roman" w:hAnsi="Times New Roman"/>
                <w:noProof/>
                <w:snapToGrid w:val="0"/>
                <w:w w:val="0"/>
              </w:rPr>
              <w:t>6.6</w:t>
            </w:r>
            <w:r>
              <w:rPr>
                <w:rFonts w:cstheme="minorBidi"/>
                <w:noProof/>
                <w:sz w:val="24"/>
                <w:lang w:val="en-CA" w:bidi="ar-SA"/>
              </w:rPr>
              <w:tab/>
            </w:r>
            <w:r w:rsidRPr="00A639B0">
              <w:rPr>
                <w:rStyle w:val="Hyperlink"/>
                <w:noProof/>
              </w:rPr>
              <w:t>Building Ontology</w:t>
            </w:r>
            <w:r>
              <w:rPr>
                <w:noProof/>
                <w:webHidden/>
              </w:rPr>
              <w:tab/>
            </w:r>
            <w:r>
              <w:rPr>
                <w:noProof/>
                <w:webHidden/>
              </w:rPr>
              <w:fldChar w:fldCharType="begin"/>
            </w:r>
            <w:r>
              <w:rPr>
                <w:noProof/>
                <w:webHidden/>
              </w:rPr>
              <w:instrText xml:space="preserve"> PAGEREF _Toc31283831 \h </w:instrText>
            </w:r>
            <w:r>
              <w:rPr>
                <w:noProof/>
                <w:webHidden/>
              </w:rPr>
            </w:r>
            <w:r>
              <w:rPr>
                <w:noProof/>
                <w:webHidden/>
              </w:rPr>
              <w:fldChar w:fldCharType="separate"/>
            </w:r>
            <w:r>
              <w:rPr>
                <w:noProof/>
                <w:webHidden/>
              </w:rPr>
              <w:t>68</w:t>
            </w:r>
            <w:r>
              <w:rPr>
                <w:noProof/>
                <w:webHidden/>
              </w:rPr>
              <w:fldChar w:fldCharType="end"/>
            </w:r>
          </w:hyperlink>
        </w:p>
        <w:p w14:paraId="5DA96C29" w14:textId="30E3605C" w:rsidR="00B65792" w:rsidRDefault="00B65792">
          <w:pPr>
            <w:pStyle w:val="TOC2"/>
            <w:tabs>
              <w:tab w:val="left" w:pos="720"/>
              <w:tab w:val="right" w:leader="dot" w:pos="9350"/>
            </w:tabs>
            <w:rPr>
              <w:rFonts w:cstheme="minorBidi"/>
              <w:noProof/>
              <w:sz w:val="24"/>
              <w:lang w:val="en-CA" w:bidi="ar-SA"/>
            </w:rPr>
          </w:pPr>
          <w:hyperlink w:anchor="_Toc31283832" w:history="1">
            <w:r w:rsidRPr="00A639B0">
              <w:rPr>
                <w:rStyle w:val="Hyperlink"/>
                <w:rFonts w:ascii="Times New Roman" w:hAnsi="Times New Roman"/>
                <w:noProof/>
                <w:snapToGrid w:val="0"/>
                <w:w w:val="0"/>
              </w:rPr>
              <w:t>6.7</w:t>
            </w:r>
            <w:r>
              <w:rPr>
                <w:rFonts w:cstheme="minorBidi"/>
                <w:noProof/>
                <w:sz w:val="24"/>
                <w:lang w:val="en-CA" w:bidi="ar-SA"/>
              </w:rPr>
              <w:tab/>
            </w:r>
            <w:r w:rsidRPr="00A639B0">
              <w:rPr>
                <w:rStyle w:val="Hyperlink"/>
                <w:noProof/>
              </w:rPr>
              <w:t>Vehicle Ontology</w:t>
            </w:r>
            <w:r>
              <w:rPr>
                <w:noProof/>
                <w:webHidden/>
              </w:rPr>
              <w:tab/>
            </w:r>
            <w:r>
              <w:rPr>
                <w:noProof/>
                <w:webHidden/>
              </w:rPr>
              <w:fldChar w:fldCharType="begin"/>
            </w:r>
            <w:r>
              <w:rPr>
                <w:noProof/>
                <w:webHidden/>
              </w:rPr>
              <w:instrText xml:space="preserve"> PAGEREF _Toc31283832 \h </w:instrText>
            </w:r>
            <w:r>
              <w:rPr>
                <w:noProof/>
                <w:webHidden/>
              </w:rPr>
            </w:r>
            <w:r>
              <w:rPr>
                <w:noProof/>
                <w:webHidden/>
              </w:rPr>
              <w:fldChar w:fldCharType="separate"/>
            </w:r>
            <w:r>
              <w:rPr>
                <w:noProof/>
                <w:webHidden/>
              </w:rPr>
              <w:t>72</w:t>
            </w:r>
            <w:r>
              <w:rPr>
                <w:noProof/>
                <w:webHidden/>
              </w:rPr>
              <w:fldChar w:fldCharType="end"/>
            </w:r>
          </w:hyperlink>
        </w:p>
        <w:p w14:paraId="47A7448D" w14:textId="1207F207" w:rsidR="00B65792" w:rsidRDefault="00B65792">
          <w:pPr>
            <w:pStyle w:val="TOC2"/>
            <w:tabs>
              <w:tab w:val="left" w:pos="720"/>
              <w:tab w:val="right" w:leader="dot" w:pos="9350"/>
            </w:tabs>
            <w:rPr>
              <w:rFonts w:cstheme="minorBidi"/>
              <w:noProof/>
              <w:sz w:val="24"/>
              <w:lang w:val="en-CA" w:bidi="ar-SA"/>
            </w:rPr>
          </w:pPr>
          <w:hyperlink w:anchor="_Toc31283833" w:history="1">
            <w:r w:rsidRPr="00A639B0">
              <w:rPr>
                <w:rStyle w:val="Hyperlink"/>
                <w:rFonts w:ascii="Times New Roman" w:hAnsi="Times New Roman"/>
                <w:noProof/>
                <w:snapToGrid w:val="0"/>
                <w:w w:val="0"/>
              </w:rPr>
              <w:t>6.8</w:t>
            </w:r>
            <w:r>
              <w:rPr>
                <w:rFonts w:cstheme="minorBidi"/>
                <w:noProof/>
                <w:sz w:val="24"/>
                <w:lang w:val="en-CA" w:bidi="ar-SA"/>
              </w:rPr>
              <w:tab/>
            </w:r>
            <w:r w:rsidRPr="00A639B0">
              <w:rPr>
                <w:rStyle w:val="Hyperlink"/>
                <w:noProof/>
              </w:rPr>
              <w:t>Transportation System Ontology</w:t>
            </w:r>
            <w:r>
              <w:rPr>
                <w:noProof/>
                <w:webHidden/>
              </w:rPr>
              <w:tab/>
            </w:r>
            <w:r>
              <w:rPr>
                <w:noProof/>
                <w:webHidden/>
              </w:rPr>
              <w:fldChar w:fldCharType="begin"/>
            </w:r>
            <w:r>
              <w:rPr>
                <w:noProof/>
                <w:webHidden/>
              </w:rPr>
              <w:instrText xml:space="preserve"> PAGEREF _Toc31283833 \h </w:instrText>
            </w:r>
            <w:r>
              <w:rPr>
                <w:noProof/>
                <w:webHidden/>
              </w:rPr>
            </w:r>
            <w:r>
              <w:rPr>
                <w:noProof/>
                <w:webHidden/>
              </w:rPr>
              <w:fldChar w:fldCharType="separate"/>
            </w:r>
            <w:r>
              <w:rPr>
                <w:noProof/>
                <w:webHidden/>
              </w:rPr>
              <w:t>74</w:t>
            </w:r>
            <w:r>
              <w:rPr>
                <w:noProof/>
                <w:webHidden/>
              </w:rPr>
              <w:fldChar w:fldCharType="end"/>
            </w:r>
          </w:hyperlink>
        </w:p>
        <w:p w14:paraId="76FD9F06" w14:textId="769AAE1C" w:rsidR="00B65792" w:rsidRDefault="00B65792">
          <w:pPr>
            <w:pStyle w:val="TOC3"/>
            <w:tabs>
              <w:tab w:val="left" w:pos="1200"/>
              <w:tab w:val="right" w:leader="dot" w:pos="9350"/>
            </w:tabs>
            <w:rPr>
              <w:rFonts w:cstheme="minorBidi"/>
              <w:noProof/>
              <w:sz w:val="24"/>
              <w:lang w:val="en-CA" w:bidi="ar-SA"/>
            </w:rPr>
          </w:pPr>
          <w:hyperlink w:anchor="_Toc31283834" w:history="1">
            <w:r w:rsidRPr="00A639B0">
              <w:rPr>
                <w:rStyle w:val="Hyperlink"/>
                <w:noProof/>
              </w:rPr>
              <w:t>6.8.1</w:t>
            </w:r>
            <w:r>
              <w:rPr>
                <w:rFonts w:cstheme="minorBidi"/>
                <w:noProof/>
                <w:sz w:val="24"/>
                <w:lang w:val="en-CA" w:bidi="ar-SA"/>
              </w:rPr>
              <w:tab/>
            </w:r>
            <w:r w:rsidRPr="00A639B0">
              <w:rPr>
                <w:rStyle w:val="Hyperlink"/>
                <w:noProof/>
              </w:rPr>
              <w:t>Travel Costs</w:t>
            </w:r>
            <w:r>
              <w:rPr>
                <w:noProof/>
                <w:webHidden/>
              </w:rPr>
              <w:tab/>
            </w:r>
            <w:r>
              <w:rPr>
                <w:noProof/>
                <w:webHidden/>
              </w:rPr>
              <w:fldChar w:fldCharType="begin"/>
            </w:r>
            <w:r>
              <w:rPr>
                <w:noProof/>
                <w:webHidden/>
              </w:rPr>
              <w:instrText xml:space="preserve"> PAGEREF _Toc31283834 \h </w:instrText>
            </w:r>
            <w:r>
              <w:rPr>
                <w:noProof/>
                <w:webHidden/>
              </w:rPr>
            </w:r>
            <w:r>
              <w:rPr>
                <w:noProof/>
                <w:webHidden/>
              </w:rPr>
              <w:fldChar w:fldCharType="separate"/>
            </w:r>
            <w:r>
              <w:rPr>
                <w:noProof/>
                <w:webHidden/>
              </w:rPr>
              <w:t>86</w:t>
            </w:r>
            <w:r>
              <w:rPr>
                <w:noProof/>
                <w:webHidden/>
              </w:rPr>
              <w:fldChar w:fldCharType="end"/>
            </w:r>
          </w:hyperlink>
        </w:p>
        <w:p w14:paraId="7ACAA628" w14:textId="016A4ED7" w:rsidR="00B65792" w:rsidRDefault="00B65792">
          <w:pPr>
            <w:pStyle w:val="TOC2"/>
            <w:tabs>
              <w:tab w:val="left" w:pos="720"/>
              <w:tab w:val="right" w:leader="dot" w:pos="9350"/>
            </w:tabs>
            <w:rPr>
              <w:rFonts w:cstheme="minorBidi"/>
              <w:noProof/>
              <w:sz w:val="24"/>
              <w:lang w:val="en-CA" w:bidi="ar-SA"/>
            </w:rPr>
          </w:pPr>
          <w:hyperlink w:anchor="_Toc31283835" w:history="1">
            <w:r w:rsidRPr="00A639B0">
              <w:rPr>
                <w:rStyle w:val="Hyperlink"/>
                <w:rFonts w:ascii="Times New Roman" w:hAnsi="Times New Roman"/>
                <w:noProof/>
                <w:snapToGrid w:val="0"/>
                <w:w w:val="0"/>
              </w:rPr>
              <w:t>6.9</w:t>
            </w:r>
            <w:r>
              <w:rPr>
                <w:rFonts w:cstheme="minorBidi"/>
                <w:noProof/>
                <w:sz w:val="24"/>
                <w:lang w:val="en-CA" w:bidi="ar-SA"/>
              </w:rPr>
              <w:tab/>
            </w:r>
            <w:r w:rsidRPr="00A639B0">
              <w:rPr>
                <w:rStyle w:val="Hyperlink"/>
                <w:noProof/>
              </w:rPr>
              <w:t>Parking Ontology</w:t>
            </w:r>
            <w:r>
              <w:rPr>
                <w:noProof/>
                <w:webHidden/>
              </w:rPr>
              <w:tab/>
            </w:r>
            <w:r>
              <w:rPr>
                <w:noProof/>
                <w:webHidden/>
              </w:rPr>
              <w:fldChar w:fldCharType="begin"/>
            </w:r>
            <w:r>
              <w:rPr>
                <w:noProof/>
                <w:webHidden/>
              </w:rPr>
              <w:instrText xml:space="preserve"> PAGEREF _Toc31283835 \h </w:instrText>
            </w:r>
            <w:r>
              <w:rPr>
                <w:noProof/>
                <w:webHidden/>
              </w:rPr>
            </w:r>
            <w:r>
              <w:rPr>
                <w:noProof/>
                <w:webHidden/>
              </w:rPr>
              <w:fldChar w:fldCharType="separate"/>
            </w:r>
            <w:r>
              <w:rPr>
                <w:noProof/>
                <w:webHidden/>
              </w:rPr>
              <w:t>88</w:t>
            </w:r>
            <w:r>
              <w:rPr>
                <w:noProof/>
                <w:webHidden/>
              </w:rPr>
              <w:fldChar w:fldCharType="end"/>
            </w:r>
          </w:hyperlink>
        </w:p>
        <w:p w14:paraId="4B554BD6" w14:textId="0AD9C91D" w:rsidR="00B65792" w:rsidRDefault="00B65792">
          <w:pPr>
            <w:pStyle w:val="TOC2"/>
            <w:tabs>
              <w:tab w:val="left" w:pos="960"/>
              <w:tab w:val="right" w:leader="dot" w:pos="9350"/>
            </w:tabs>
            <w:rPr>
              <w:rFonts w:cstheme="minorBidi"/>
              <w:noProof/>
              <w:sz w:val="24"/>
              <w:lang w:val="en-CA" w:bidi="ar-SA"/>
            </w:rPr>
          </w:pPr>
          <w:hyperlink w:anchor="_Toc31283836" w:history="1">
            <w:r w:rsidRPr="00A639B0">
              <w:rPr>
                <w:rStyle w:val="Hyperlink"/>
                <w:rFonts w:ascii="Times New Roman" w:hAnsi="Times New Roman"/>
                <w:noProof/>
                <w:snapToGrid w:val="0"/>
                <w:w w:val="0"/>
              </w:rPr>
              <w:t>6.10</w:t>
            </w:r>
            <w:r>
              <w:rPr>
                <w:rFonts w:cstheme="minorBidi"/>
                <w:noProof/>
                <w:sz w:val="24"/>
                <w:lang w:val="en-CA" w:bidi="ar-SA"/>
              </w:rPr>
              <w:tab/>
            </w:r>
            <w:r w:rsidRPr="00A639B0">
              <w:rPr>
                <w:rStyle w:val="Hyperlink"/>
                <w:noProof/>
              </w:rPr>
              <w:t>Public Transit Ontology</w:t>
            </w:r>
            <w:r>
              <w:rPr>
                <w:noProof/>
                <w:webHidden/>
              </w:rPr>
              <w:tab/>
            </w:r>
            <w:r>
              <w:rPr>
                <w:noProof/>
                <w:webHidden/>
              </w:rPr>
              <w:fldChar w:fldCharType="begin"/>
            </w:r>
            <w:r>
              <w:rPr>
                <w:noProof/>
                <w:webHidden/>
              </w:rPr>
              <w:instrText xml:space="preserve"> PAGEREF _Toc31283836 \h </w:instrText>
            </w:r>
            <w:r>
              <w:rPr>
                <w:noProof/>
                <w:webHidden/>
              </w:rPr>
            </w:r>
            <w:r>
              <w:rPr>
                <w:noProof/>
                <w:webHidden/>
              </w:rPr>
              <w:fldChar w:fldCharType="separate"/>
            </w:r>
            <w:r>
              <w:rPr>
                <w:noProof/>
                <w:webHidden/>
              </w:rPr>
              <w:t>93</w:t>
            </w:r>
            <w:r>
              <w:rPr>
                <w:noProof/>
                <w:webHidden/>
              </w:rPr>
              <w:fldChar w:fldCharType="end"/>
            </w:r>
          </w:hyperlink>
        </w:p>
        <w:p w14:paraId="224B1B99" w14:textId="5F6F3747" w:rsidR="00B65792" w:rsidRDefault="00B65792">
          <w:pPr>
            <w:pStyle w:val="TOC2"/>
            <w:tabs>
              <w:tab w:val="left" w:pos="960"/>
              <w:tab w:val="right" w:leader="dot" w:pos="9350"/>
            </w:tabs>
            <w:rPr>
              <w:rFonts w:cstheme="minorBidi"/>
              <w:noProof/>
              <w:sz w:val="24"/>
              <w:lang w:val="en-CA" w:bidi="ar-SA"/>
            </w:rPr>
          </w:pPr>
          <w:hyperlink w:anchor="_Toc31283837" w:history="1">
            <w:r w:rsidRPr="00A639B0">
              <w:rPr>
                <w:rStyle w:val="Hyperlink"/>
                <w:rFonts w:ascii="Times New Roman" w:hAnsi="Times New Roman"/>
                <w:noProof/>
                <w:snapToGrid w:val="0"/>
                <w:w w:val="0"/>
              </w:rPr>
              <w:t>6.11</w:t>
            </w:r>
            <w:r>
              <w:rPr>
                <w:rFonts w:cstheme="minorBidi"/>
                <w:noProof/>
                <w:sz w:val="24"/>
                <w:lang w:val="en-CA" w:bidi="ar-SA"/>
              </w:rPr>
              <w:tab/>
            </w:r>
            <w:r w:rsidRPr="00A639B0">
              <w:rPr>
                <w:rStyle w:val="Hyperlink"/>
                <w:noProof/>
              </w:rPr>
              <w:t>Land Use Ontology</w:t>
            </w:r>
            <w:r>
              <w:rPr>
                <w:noProof/>
                <w:webHidden/>
              </w:rPr>
              <w:tab/>
            </w:r>
            <w:r>
              <w:rPr>
                <w:noProof/>
                <w:webHidden/>
              </w:rPr>
              <w:fldChar w:fldCharType="begin"/>
            </w:r>
            <w:r>
              <w:rPr>
                <w:noProof/>
                <w:webHidden/>
              </w:rPr>
              <w:instrText xml:space="preserve"> PAGEREF _Toc31283837 \h </w:instrText>
            </w:r>
            <w:r>
              <w:rPr>
                <w:noProof/>
                <w:webHidden/>
              </w:rPr>
            </w:r>
            <w:r>
              <w:rPr>
                <w:noProof/>
                <w:webHidden/>
              </w:rPr>
              <w:fldChar w:fldCharType="separate"/>
            </w:r>
            <w:r>
              <w:rPr>
                <w:noProof/>
                <w:webHidden/>
              </w:rPr>
              <w:t>100</w:t>
            </w:r>
            <w:r>
              <w:rPr>
                <w:noProof/>
                <w:webHidden/>
              </w:rPr>
              <w:fldChar w:fldCharType="end"/>
            </w:r>
          </w:hyperlink>
        </w:p>
        <w:p w14:paraId="366E81AB" w14:textId="2AD49E8A" w:rsidR="00B65792" w:rsidRDefault="00B65792">
          <w:pPr>
            <w:pStyle w:val="TOC2"/>
            <w:tabs>
              <w:tab w:val="left" w:pos="960"/>
              <w:tab w:val="right" w:leader="dot" w:pos="9350"/>
            </w:tabs>
            <w:rPr>
              <w:rFonts w:cstheme="minorBidi"/>
              <w:noProof/>
              <w:sz w:val="24"/>
              <w:lang w:val="en-CA" w:bidi="ar-SA"/>
            </w:rPr>
          </w:pPr>
          <w:hyperlink w:anchor="_Toc31283838" w:history="1">
            <w:r w:rsidRPr="00A639B0">
              <w:rPr>
                <w:rStyle w:val="Hyperlink"/>
                <w:rFonts w:ascii="Times New Roman" w:hAnsi="Times New Roman"/>
                <w:noProof/>
                <w:snapToGrid w:val="0"/>
                <w:w w:val="0"/>
              </w:rPr>
              <w:t>6.12</w:t>
            </w:r>
            <w:r>
              <w:rPr>
                <w:rFonts w:cstheme="minorBidi"/>
                <w:noProof/>
                <w:sz w:val="24"/>
                <w:lang w:val="en-CA" w:bidi="ar-SA"/>
              </w:rPr>
              <w:tab/>
            </w:r>
            <w:r w:rsidRPr="00A639B0">
              <w:rPr>
                <w:rStyle w:val="Hyperlink"/>
                <w:noProof/>
              </w:rPr>
              <w:t>Trip Ontology</w:t>
            </w:r>
            <w:r>
              <w:rPr>
                <w:noProof/>
                <w:webHidden/>
              </w:rPr>
              <w:tab/>
            </w:r>
            <w:r>
              <w:rPr>
                <w:noProof/>
                <w:webHidden/>
              </w:rPr>
              <w:fldChar w:fldCharType="begin"/>
            </w:r>
            <w:r>
              <w:rPr>
                <w:noProof/>
                <w:webHidden/>
              </w:rPr>
              <w:instrText xml:space="preserve"> PAGEREF _Toc31283838 \h </w:instrText>
            </w:r>
            <w:r>
              <w:rPr>
                <w:noProof/>
                <w:webHidden/>
              </w:rPr>
            </w:r>
            <w:r>
              <w:rPr>
                <w:noProof/>
                <w:webHidden/>
              </w:rPr>
              <w:fldChar w:fldCharType="separate"/>
            </w:r>
            <w:r>
              <w:rPr>
                <w:noProof/>
                <w:webHidden/>
              </w:rPr>
              <w:t>106</w:t>
            </w:r>
            <w:r>
              <w:rPr>
                <w:noProof/>
                <w:webHidden/>
              </w:rPr>
              <w:fldChar w:fldCharType="end"/>
            </w:r>
          </w:hyperlink>
        </w:p>
        <w:p w14:paraId="487142BB" w14:textId="7C3B5750" w:rsidR="00B65792" w:rsidRDefault="00B65792">
          <w:pPr>
            <w:pStyle w:val="TOC3"/>
            <w:tabs>
              <w:tab w:val="left" w:pos="1200"/>
              <w:tab w:val="right" w:leader="dot" w:pos="9350"/>
            </w:tabs>
            <w:rPr>
              <w:rFonts w:cstheme="minorBidi"/>
              <w:noProof/>
              <w:sz w:val="24"/>
              <w:lang w:val="en-CA" w:bidi="ar-SA"/>
            </w:rPr>
          </w:pPr>
          <w:hyperlink w:anchor="_Toc31283839" w:history="1">
            <w:r w:rsidRPr="00A639B0">
              <w:rPr>
                <w:rStyle w:val="Hyperlink"/>
                <w:noProof/>
              </w:rPr>
              <w:t>6.12.1</w:t>
            </w:r>
            <w:r>
              <w:rPr>
                <w:rFonts w:cstheme="minorBidi"/>
                <w:noProof/>
                <w:sz w:val="24"/>
                <w:lang w:val="en-CA" w:bidi="ar-SA"/>
              </w:rPr>
              <w:tab/>
            </w:r>
            <w:r w:rsidRPr="00A639B0">
              <w:rPr>
                <w:rStyle w:val="Hyperlink"/>
                <w:noProof/>
              </w:rPr>
              <w:t>Trip Costs</w:t>
            </w:r>
            <w:r>
              <w:rPr>
                <w:noProof/>
                <w:webHidden/>
              </w:rPr>
              <w:tab/>
            </w:r>
            <w:r>
              <w:rPr>
                <w:noProof/>
                <w:webHidden/>
              </w:rPr>
              <w:fldChar w:fldCharType="begin"/>
            </w:r>
            <w:r>
              <w:rPr>
                <w:noProof/>
                <w:webHidden/>
              </w:rPr>
              <w:instrText xml:space="preserve"> PAGEREF _Toc31283839 \h </w:instrText>
            </w:r>
            <w:r>
              <w:rPr>
                <w:noProof/>
                <w:webHidden/>
              </w:rPr>
            </w:r>
            <w:r>
              <w:rPr>
                <w:noProof/>
                <w:webHidden/>
              </w:rPr>
              <w:fldChar w:fldCharType="separate"/>
            </w:r>
            <w:r>
              <w:rPr>
                <w:noProof/>
                <w:webHidden/>
              </w:rPr>
              <w:t>108</w:t>
            </w:r>
            <w:r>
              <w:rPr>
                <w:noProof/>
                <w:webHidden/>
              </w:rPr>
              <w:fldChar w:fldCharType="end"/>
            </w:r>
          </w:hyperlink>
        </w:p>
        <w:p w14:paraId="3C19CFF5" w14:textId="468A57AD" w:rsidR="00B65792" w:rsidRDefault="00B65792">
          <w:pPr>
            <w:pStyle w:val="TOC2"/>
            <w:tabs>
              <w:tab w:val="left" w:pos="960"/>
              <w:tab w:val="right" w:leader="dot" w:pos="9350"/>
            </w:tabs>
            <w:rPr>
              <w:rFonts w:cstheme="minorBidi"/>
              <w:noProof/>
              <w:sz w:val="24"/>
              <w:lang w:val="en-CA" w:bidi="ar-SA"/>
            </w:rPr>
          </w:pPr>
          <w:hyperlink w:anchor="_Toc31283840" w:history="1">
            <w:r w:rsidRPr="00A639B0">
              <w:rPr>
                <w:rStyle w:val="Hyperlink"/>
                <w:rFonts w:ascii="Times New Roman" w:hAnsi="Times New Roman"/>
                <w:noProof/>
                <w:snapToGrid w:val="0"/>
                <w:w w:val="0"/>
              </w:rPr>
              <w:t>6.13</w:t>
            </w:r>
            <w:r>
              <w:rPr>
                <w:rFonts w:cstheme="minorBidi"/>
                <w:noProof/>
                <w:sz w:val="24"/>
                <w:lang w:val="en-CA" w:bidi="ar-SA"/>
              </w:rPr>
              <w:tab/>
            </w:r>
            <w:r w:rsidRPr="00A639B0">
              <w:rPr>
                <w:rStyle w:val="Hyperlink"/>
                <w:noProof/>
              </w:rPr>
              <w:t>Urban System Ontology</w:t>
            </w:r>
            <w:r>
              <w:rPr>
                <w:noProof/>
                <w:webHidden/>
              </w:rPr>
              <w:tab/>
            </w:r>
            <w:r>
              <w:rPr>
                <w:noProof/>
                <w:webHidden/>
              </w:rPr>
              <w:fldChar w:fldCharType="begin"/>
            </w:r>
            <w:r>
              <w:rPr>
                <w:noProof/>
                <w:webHidden/>
              </w:rPr>
              <w:instrText xml:space="preserve"> PAGEREF _Toc31283840 \h </w:instrText>
            </w:r>
            <w:r>
              <w:rPr>
                <w:noProof/>
                <w:webHidden/>
              </w:rPr>
            </w:r>
            <w:r>
              <w:rPr>
                <w:noProof/>
                <w:webHidden/>
              </w:rPr>
              <w:fldChar w:fldCharType="separate"/>
            </w:r>
            <w:r>
              <w:rPr>
                <w:noProof/>
                <w:webHidden/>
              </w:rPr>
              <w:t>109</w:t>
            </w:r>
            <w:r>
              <w:rPr>
                <w:noProof/>
                <w:webHidden/>
              </w:rPr>
              <w:fldChar w:fldCharType="end"/>
            </w:r>
          </w:hyperlink>
        </w:p>
        <w:p w14:paraId="454BC38B" w14:textId="790208C1" w:rsidR="00B65792" w:rsidRDefault="00B65792">
          <w:pPr>
            <w:pStyle w:val="TOC1"/>
            <w:rPr>
              <w:rFonts w:cstheme="minorBidi"/>
              <w:noProof/>
              <w:sz w:val="24"/>
              <w:lang w:val="en-CA" w:bidi="ar-SA"/>
            </w:rPr>
          </w:pPr>
          <w:hyperlink w:anchor="_Toc31283841" w:history="1">
            <w:r w:rsidRPr="00A639B0">
              <w:rPr>
                <w:rStyle w:val="Hyperlink"/>
                <w:noProof/>
              </w:rPr>
              <w:t>7</w:t>
            </w:r>
            <w:r>
              <w:rPr>
                <w:rFonts w:cstheme="minorBidi"/>
                <w:noProof/>
                <w:sz w:val="24"/>
                <w:lang w:val="en-CA" w:bidi="ar-SA"/>
              </w:rPr>
              <w:tab/>
            </w:r>
            <w:r w:rsidRPr="00A639B0">
              <w:rPr>
                <w:rStyle w:val="Hyperlink"/>
                <w:noProof/>
              </w:rPr>
              <w:t>Extra-logical Design Practices</w:t>
            </w:r>
            <w:r>
              <w:rPr>
                <w:noProof/>
                <w:webHidden/>
              </w:rPr>
              <w:tab/>
            </w:r>
            <w:r>
              <w:rPr>
                <w:noProof/>
                <w:webHidden/>
              </w:rPr>
              <w:fldChar w:fldCharType="begin"/>
            </w:r>
            <w:r>
              <w:rPr>
                <w:noProof/>
                <w:webHidden/>
              </w:rPr>
              <w:instrText xml:space="preserve"> PAGEREF _Toc31283841 \h </w:instrText>
            </w:r>
            <w:r>
              <w:rPr>
                <w:noProof/>
                <w:webHidden/>
              </w:rPr>
            </w:r>
            <w:r>
              <w:rPr>
                <w:noProof/>
                <w:webHidden/>
              </w:rPr>
              <w:fldChar w:fldCharType="separate"/>
            </w:r>
            <w:r>
              <w:rPr>
                <w:noProof/>
                <w:webHidden/>
              </w:rPr>
              <w:t>112</w:t>
            </w:r>
            <w:r>
              <w:rPr>
                <w:noProof/>
                <w:webHidden/>
              </w:rPr>
              <w:fldChar w:fldCharType="end"/>
            </w:r>
          </w:hyperlink>
        </w:p>
        <w:p w14:paraId="069987A9" w14:textId="76EB5165" w:rsidR="00B65792" w:rsidRDefault="00B65792">
          <w:pPr>
            <w:pStyle w:val="TOC1"/>
            <w:rPr>
              <w:rFonts w:cstheme="minorBidi"/>
              <w:noProof/>
              <w:sz w:val="24"/>
              <w:lang w:val="en-CA" w:bidi="ar-SA"/>
            </w:rPr>
          </w:pPr>
          <w:hyperlink w:anchor="_Toc31283842" w:history="1">
            <w:r w:rsidRPr="00A639B0">
              <w:rPr>
                <w:rStyle w:val="Hyperlink"/>
                <w:noProof/>
              </w:rPr>
              <w:t>8</w:t>
            </w:r>
            <w:r>
              <w:rPr>
                <w:rFonts w:cstheme="minorBidi"/>
                <w:noProof/>
                <w:sz w:val="24"/>
                <w:lang w:val="en-CA" w:bidi="ar-SA"/>
              </w:rPr>
              <w:tab/>
            </w:r>
            <w:r w:rsidRPr="00A639B0">
              <w:rPr>
                <w:rStyle w:val="Hyperlink"/>
                <w:noProof/>
              </w:rPr>
              <w:t>Evaluation</w:t>
            </w:r>
            <w:r>
              <w:rPr>
                <w:noProof/>
                <w:webHidden/>
              </w:rPr>
              <w:tab/>
            </w:r>
            <w:r>
              <w:rPr>
                <w:noProof/>
                <w:webHidden/>
              </w:rPr>
              <w:fldChar w:fldCharType="begin"/>
            </w:r>
            <w:r>
              <w:rPr>
                <w:noProof/>
                <w:webHidden/>
              </w:rPr>
              <w:instrText xml:space="preserve"> PAGEREF _Toc31283842 \h </w:instrText>
            </w:r>
            <w:r>
              <w:rPr>
                <w:noProof/>
                <w:webHidden/>
              </w:rPr>
            </w:r>
            <w:r>
              <w:rPr>
                <w:noProof/>
                <w:webHidden/>
              </w:rPr>
              <w:fldChar w:fldCharType="separate"/>
            </w:r>
            <w:r>
              <w:rPr>
                <w:noProof/>
                <w:webHidden/>
              </w:rPr>
              <w:t>113</w:t>
            </w:r>
            <w:r>
              <w:rPr>
                <w:noProof/>
                <w:webHidden/>
              </w:rPr>
              <w:fldChar w:fldCharType="end"/>
            </w:r>
          </w:hyperlink>
        </w:p>
        <w:p w14:paraId="4AF621E8" w14:textId="0B0C05DC" w:rsidR="00B65792" w:rsidRDefault="00B65792">
          <w:pPr>
            <w:pStyle w:val="TOC2"/>
            <w:tabs>
              <w:tab w:val="left" w:pos="720"/>
              <w:tab w:val="right" w:leader="dot" w:pos="9350"/>
            </w:tabs>
            <w:rPr>
              <w:rFonts w:cstheme="minorBidi"/>
              <w:noProof/>
              <w:sz w:val="24"/>
              <w:lang w:val="en-CA" w:bidi="ar-SA"/>
            </w:rPr>
          </w:pPr>
          <w:hyperlink w:anchor="_Toc31283843" w:history="1">
            <w:r w:rsidRPr="00A639B0">
              <w:rPr>
                <w:rStyle w:val="Hyperlink"/>
                <w:rFonts w:ascii="Times New Roman" w:hAnsi="Times New Roman"/>
                <w:noProof/>
                <w:snapToGrid w:val="0"/>
                <w:w w:val="0"/>
              </w:rPr>
              <w:t>8.1</w:t>
            </w:r>
            <w:r>
              <w:rPr>
                <w:rFonts w:cstheme="minorBidi"/>
                <w:noProof/>
                <w:sz w:val="24"/>
                <w:lang w:val="en-CA" w:bidi="ar-SA"/>
              </w:rPr>
              <w:tab/>
            </w:r>
            <w:r w:rsidRPr="00A639B0">
              <w:rPr>
                <w:rStyle w:val="Hyperlink"/>
                <w:noProof/>
              </w:rPr>
              <w:t>Consistency</w:t>
            </w:r>
            <w:r>
              <w:rPr>
                <w:noProof/>
                <w:webHidden/>
              </w:rPr>
              <w:tab/>
            </w:r>
            <w:r>
              <w:rPr>
                <w:noProof/>
                <w:webHidden/>
              </w:rPr>
              <w:fldChar w:fldCharType="begin"/>
            </w:r>
            <w:r>
              <w:rPr>
                <w:noProof/>
                <w:webHidden/>
              </w:rPr>
              <w:instrText xml:space="preserve"> PAGEREF _Toc31283843 \h </w:instrText>
            </w:r>
            <w:r>
              <w:rPr>
                <w:noProof/>
                <w:webHidden/>
              </w:rPr>
            </w:r>
            <w:r>
              <w:rPr>
                <w:noProof/>
                <w:webHidden/>
              </w:rPr>
              <w:fldChar w:fldCharType="separate"/>
            </w:r>
            <w:r>
              <w:rPr>
                <w:noProof/>
                <w:webHidden/>
              </w:rPr>
              <w:t>113</w:t>
            </w:r>
            <w:r>
              <w:rPr>
                <w:noProof/>
                <w:webHidden/>
              </w:rPr>
              <w:fldChar w:fldCharType="end"/>
            </w:r>
          </w:hyperlink>
        </w:p>
        <w:p w14:paraId="5F7F8E02" w14:textId="12952011" w:rsidR="00B65792" w:rsidRDefault="00B65792">
          <w:pPr>
            <w:pStyle w:val="TOC2"/>
            <w:tabs>
              <w:tab w:val="left" w:pos="720"/>
              <w:tab w:val="right" w:leader="dot" w:pos="9350"/>
            </w:tabs>
            <w:rPr>
              <w:rFonts w:cstheme="minorBidi"/>
              <w:noProof/>
              <w:sz w:val="24"/>
              <w:lang w:val="en-CA" w:bidi="ar-SA"/>
            </w:rPr>
          </w:pPr>
          <w:hyperlink w:anchor="_Toc31283844" w:history="1">
            <w:r w:rsidRPr="00A639B0">
              <w:rPr>
                <w:rStyle w:val="Hyperlink"/>
                <w:rFonts w:ascii="Times New Roman" w:hAnsi="Times New Roman"/>
                <w:noProof/>
                <w:snapToGrid w:val="0"/>
                <w:w w:val="0"/>
              </w:rPr>
              <w:t>8.2</w:t>
            </w:r>
            <w:r>
              <w:rPr>
                <w:rFonts w:cstheme="minorBidi"/>
                <w:noProof/>
                <w:sz w:val="24"/>
                <w:lang w:val="en-CA" w:bidi="ar-SA"/>
              </w:rPr>
              <w:tab/>
            </w:r>
            <w:r w:rsidRPr="00A639B0">
              <w:rPr>
                <w:rStyle w:val="Hyperlink"/>
                <w:noProof/>
              </w:rPr>
              <w:t>Competency</w:t>
            </w:r>
            <w:r>
              <w:rPr>
                <w:noProof/>
                <w:webHidden/>
              </w:rPr>
              <w:tab/>
            </w:r>
            <w:r>
              <w:rPr>
                <w:noProof/>
                <w:webHidden/>
              </w:rPr>
              <w:fldChar w:fldCharType="begin"/>
            </w:r>
            <w:r>
              <w:rPr>
                <w:noProof/>
                <w:webHidden/>
              </w:rPr>
              <w:instrText xml:space="preserve"> PAGEREF _Toc31283844 \h </w:instrText>
            </w:r>
            <w:r>
              <w:rPr>
                <w:noProof/>
                <w:webHidden/>
              </w:rPr>
            </w:r>
            <w:r>
              <w:rPr>
                <w:noProof/>
                <w:webHidden/>
              </w:rPr>
              <w:fldChar w:fldCharType="separate"/>
            </w:r>
            <w:r>
              <w:rPr>
                <w:noProof/>
                <w:webHidden/>
              </w:rPr>
              <w:t>114</w:t>
            </w:r>
            <w:r>
              <w:rPr>
                <w:noProof/>
                <w:webHidden/>
              </w:rPr>
              <w:fldChar w:fldCharType="end"/>
            </w:r>
          </w:hyperlink>
        </w:p>
        <w:p w14:paraId="3B77BC91" w14:textId="070051C2" w:rsidR="00B65792" w:rsidRDefault="00B65792">
          <w:pPr>
            <w:pStyle w:val="TOC3"/>
            <w:tabs>
              <w:tab w:val="left" w:pos="1200"/>
              <w:tab w:val="right" w:leader="dot" w:pos="9350"/>
            </w:tabs>
            <w:rPr>
              <w:rFonts w:cstheme="minorBidi"/>
              <w:noProof/>
              <w:sz w:val="24"/>
              <w:lang w:val="en-CA" w:bidi="ar-SA"/>
            </w:rPr>
          </w:pPr>
          <w:hyperlink w:anchor="_Toc31283845" w:history="1">
            <w:r w:rsidRPr="00A639B0">
              <w:rPr>
                <w:rStyle w:val="Hyperlink"/>
                <w:noProof/>
              </w:rPr>
              <w:t>8.2.1</w:t>
            </w:r>
            <w:r>
              <w:rPr>
                <w:rFonts w:cstheme="minorBidi"/>
                <w:noProof/>
                <w:sz w:val="24"/>
                <w:lang w:val="en-CA" w:bidi="ar-SA"/>
              </w:rPr>
              <w:tab/>
            </w:r>
            <w:r w:rsidRPr="00A639B0">
              <w:rPr>
                <w:rStyle w:val="Hyperlink"/>
                <w:noProof/>
              </w:rPr>
              <w:t>CQs for Land Use and Transportation Simulation</w:t>
            </w:r>
            <w:r>
              <w:rPr>
                <w:noProof/>
                <w:webHidden/>
              </w:rPr>
              <w:tab/>
            </w:r>
            <w:r>
              <w:rPr>
                <w:noProof/>
                <w:webHidden/>
              </w:rPr>
              <w:fldChar w:fldCharType="begin"/>
            </w:r>
            <w:r>
              <w:rPr>
                <w:noProof/>
                <w:webHidden/>
              </w:rPr>
              <w:instrText xml:space="preserve"> PAGEREF _Toc31283845 \h </w:instrText>
            </w:r>
            <w:r>
              <w:rPr>
                <w:noProof/>
                <w:webHidden/>
              </w:rPr>
            </w:r>
            <w:r>
              <w:rPr>
                <w:noProof/>
                <w:webHidden/>
              </w:rPr>
              <w:fldChar w:fldCharType="separate"/>
            </w:r>
            <w:r>
              <w:rPr>
                <w:noProof/>
                <w:webHidden/>
              </w:rPr>
              <w:t>115</w:t>
            </w:r>
            <w:r>
              <w:rPr>
                <w:noProof/>
                <w:webHidden/>
              </w:rPr>
              <w:fldChar w:fldCharType="end"/>
            </w:r>
          </w:hyperlink>
        </w:p>
        <w:p w14:paraId="7B89D858" w14:textId="0CCCCE9C" w:rsidR="00B65792" w:rsidRDefault="00B65792">
          <w:pPr>
            <w:pStyle w:val="TOC3"/>
            <w:tabs>
              <w:tab w:val="left" w:pos="1200"/>
              <w:tab w:val="right" w:leader="dot" w:pos="9350"/>
            </w:tabs>
            <w:rPr>
              <w:rFonts w:cstheme="minorBidi"/>
              <w:noProof/>
              <w:sz w:val="24"/>
              <w:lang w:val="en-CA" w:bidi="ar-SA"/>
            </w:rPr>
          </w:pPr>
          <w:hyperlink w:anchor="_Toc31283846" w:history="1">
            <w:r w:rsidRPr="00A639B0">
              <w:rPr>
                <w:rStyle w:val="Hyperlink"/>
                <w:noProof/>
              </w:rPr>
              <w:t>8.2.2</w:t>
            </w:r>
            <w:r>
              <w:rPr>
                <w:rFonts w:cstheme="minorBidi"/>
                <w:noProof/>
                <w:sz w:val="24"/>
                <w:lang w:val="en-CA" w:bidi="ar-SA"/>
              </w:rPr>
              <w:tab/>
            </w:r>
            <w:r w:rsidRPr="00A639B0">
              <w:rPr>
                <w:rStyle w:val="Hyperlink"/>
                <w:noProof/>
              </w:rPr>
              <w:t>CQs for Transit Research</w:t>
            </w:r>
            <w:r>
              <w:rPr>
                <w:noProof/>
                <w:webHidden/>
              </w:rPr>
              <w:tab/>
            </w:r>
            <w:r>
              <w:rPr>
                <w:noProof/>
                <w:webHidden/>
              </w:rPr>
              <w:fldChar w:fldCharType="begin"/>
            </w:r>
            <w:r>
              <w:rPr>
                <w:noProof/>
                <w:webHidden/>
              </w:rPr>
              <w:instrText xml:space="preserve"> PAGEREF _Toc31283846 \h </w:instrText>
            </w:r>
            <w:r>
              <w:rPr>
                <w:noProof/>
                <w:webHidden/>
              </w:rPr>
            </w:r>
            <w:r>
              <w:rPr>
                <w:noProof/>
                <w:webHidden/>
              </w:rPr>
              <w:fldChar w:fldCharType="separate"/>
            </w:r>
            <w:r>
              <w:rPr>
                <w:noProof/>
                <w:webHidden/>
              </w:rPr>
              <w:t>118</w:t>
            </w:r>
            <w:r>
              <w:rPr>
                <w:noProof/>
                <w:webHidden/>
              </w:rPr>
              <w:fldChar w:fldCharType="end"/>
            </w:r>
          </w:hyperlink>
        </w:p>
        <w:p w14:paraId="723DA7B8" w14:textId="1B5427AC" w:rsidR="00B65792" w:rsidRDefault="00B65792">
          <w:pPr>
            <w:pStyle w:val="TOC3"/>
            <w:tabs>
              <w:tab w:val="left" w:pos="1200"/>
              <w:tab w:val="right" w:leader="dot" w:pos="9350"/>
            </w:tabs>
            <w:rPr>
              <w:rFonts w:cstheme="minorBidi"/>
              <w:noProof/>
              <w:sz w:val="24"/>
              <w:lang w:val="en-CA" w:bidi="ar-SA"/>
            </w:rPr>
          </w:pPr>
          <w:hyperlink w:anchor="_Toc31283847" w:history="1">
            <w:r w:rsidRPr="00A639B0">
              <w:rPr>
                <w:rStyle w:val="Hyperlink"/>
                <w:noProof/>
              </w:rPr>
              <w:t>8.2.3</w:t>
            </w:r>
            <w:r>
              <w:rPr>
                <w:rFonts w:cstheme="minorBidi"/>
                <w:noProof/>
                <w:sz w:val="24"/>
                <w:lang w:val="en-CA" w:bidi="ar-SA"/>
              </w:rPr>
              <w:tab/>
            </w:r>
            <w:r w:rsidRPr="00A639B0">
              <w:rPr>
                <w:rStyle w:val="Hyperlink"/>
                <w:noProof/>
              </w:rPr>
              <w:t>CQs for Smart Parking Applications</w:t>
            </w:r>
            <w:r>
              <w:rPr>
                <w:noProof/>
                <w:webHidden/>
              </w:rPr>
              <w:tab/>
            </w:r>
            <w:r>
              <w:rPr>
                <w:noProof/>
                <w:webHidden/>
              </w:rPr>
              <w:fldChar w:fldCharType="begin"/>
            </w:r>
            <w:r>
              <w:rPr>
                <w:noProof/>
                <w:webHidden/>
              </w:rPr>
              <w:instrText xml:space="preserve"> PAGEREF _Toc31283847 \h </w:instrText>
            </w:r>
            <w:r>
              <w:rPr>
                <w:noProof/>
                <w:webHidden/>
              </w:rPr>
            </w:r>
            <w:r>
              <w:rPr>
                <w:noProof/>
                <w:webHidden/>
              </w:rPr>
              <w:fldChar w:fldCharType="separate"/>
            </w:r>
            <w:r>
              <w:rPr>
                <w:noProof/>
                <w:webHidden/>
              </w:rPr>
              <w:t>120</w:t>
            </w:r>
            <w:r>
              <w:rPr>
                <w:noProof/>
                <w:webHidden/>
              </w:rPr>
              <w:fldChar w:fldCharType="end"/>
            </w:r>
          </w:hyperlink>
        </w:p>
        <w:p w14:paraId="42583282" w14:textId="255CB4F8" w:rsidR="00B65792" w:rsidRDefault="00B65792">
          <w:pPr>
            <w:pStyle w:val="TOC3"/>
            <w:tabs>
              <w:tab w:val="left" w:pos="1200"/>
              <w:tab w:val="right" w:leader="dot" w:pos="9350"/>
            </w:tabs>
            <w:rPr>
              <w:rFonts w:cstheme="minorBidi"/>
              <w:noProof/>
              <w:sz w:val="24"/>
              <w:lang w:val="en-CA" w:bidi="ar-SA"/>
            </w:rPr>
          </w:pPr>
          <w:hyperlink w:anchor="_Toc31283848" w:history="1">
            <w:r w:rsidRPr="00A639B0">
              <w:rPr>
                <w:rStyle w:val="Hyperlink"/>
                <w:noProof/>
              </w:rPr>
              <w:t>8.2.4</w:t>
            </w:r>
            <w:r>
              <w:rPr>
                <w:rFonts w:cstheme="minorBidi"/>
                <w:noProof/>
                <w:sz w:val="24"/>
                <w:lang w:val="en-CA" w:bidi="ar-SA"/>
              </w:rPr>
              <w:tab/>
            </w:r>
            <w:r w:rsidRPr="00A639B0">
              <w:rPr>
                <w:rStyle w:val="Hyperlink"/>
                <w:noProof/>
              </w:rPr>
              <w:t>CQs for ATIS via IT-SoS</w:t>
            </w:r>
            <w:r>
              <w:rPr>
                <w:noProof/>
                <w:webHidden/>
              </w:rPr>
              <w:tab/>
            </w:r>
            <w:r>
              <w:rPr>
                <w:noProof/>
                <w:webHidden/>
              </w:rPr>
              <w:fldChar w:fldCharType="begin"/>
            </w:r>
            <w:r>
              <w:rPr>
                <w:noProof/>
                <w:webHidden/>
              </w:rPr>
              <w:instrText xml:space="preserve"> PAGEREF _Toc31283848 \h </w:instrText>
            </w:r>
            <w:r>
              <w:rPr>
                <w:noProof/>
                <w:webHidden/>
              </w:rPr>
            </w:r>
            <w:r>
              <w:rPr>
                <w:noProof/>
                <w:webHidden/>
              </w:rPr>
              <w:fldChar w:fldCharType="separate"/>
            </w:r>
            <w:r>
              <w:rPr>
                <w:noProof/>
                <w:webHidden/>
              </w:rPr>
              <w:t>124</w:t>
            </w:r>
            <w:r>
              <w:rPr>
                <w:noProof/>
                <w:webHidden/>
              </w:rPr>
              <w:fldChar w:fldCharType="end"/>
            </w:r>
          </w:hyperlink>
        </w:p>
        <w:p w14:paraId="4C967806" w14:textId="1011F769" w:rsidR="00B65792" w:rsidRDefault="00B65792">
          <w:pPr>
            <w:pStyle w:val="TOC3"/>
            <w:tabs>
              <w:tab w:val="left" w:pos="1200"/>
              <w:tab w:val="right" w:leader="dot" w:pos="9350"/>
            </w:tabs>
            <w:rPr>
              <w:rFonts w:cstheme="minorBidi"/>
              <w:noProof/>
              <w:sz w:val="24"/>
              <w:lang w:val="en-CA" w:bidi="ar-SA"/>
            </w:rPr>
          </w:pPr>
          <w:hyperlink w:anchor="_Toc31283849" w:history="1">
            <w:r w:rsidRPr="00A639B0">
              <w:rPr>
                <w:rStyle w:val="Hyperlink"/>
                <w:noProof/>
              </w:rPr>
              <w:t>8.2.5</w:t>
            </w:r>
            <w:r>
              <w:rPr>
                <w:rFonts w:cstheme="minorBidi"/>
                <w:noProof/>
                <w:sz w:val="24"/>
                <w:lang w:val="en-CA" w:bidi="ar-SA"/>
              </w:rPr>
              <w:tab/>
            </w:r>
            <w:r w:rsidRPr="00A639B0">
              <w:rPr>
                <w:rStyle w:val="Hyperlink"/>
                <w:noProof/>
              </w:rPr>
              <w:t>CQs for ArcGIS Query Support</w:t>
            </w:r>
            <w:r>
              <w:rPr>
                <w:noProof/>
                <w:webHidden/>
              </w:rPr>
              <w:tab/>
            </w:r>
            <w:r>
              <w:rPr>
                <w:noProof/>
                <w:webHidden/>
              </w:rPr>
              <w:fldChar w:fldCharType="begin"/>
            </w:r>
            <w:r>
              <w:rPr>
                <w:noProof/>
                <w:webHidden/>
              </w:rPr>
              <w:instrText xml:space="preserve"> PAGEREF _Toc31283849 \h </w:instrText>
            </w:r>
            <w:r>
              <w:rPr>
                <w:noProof/>
                <w:webHidden/>
              </w:rPr>
            </w:r>
            <w:r>
              <w:rPr>
                <w:noProof/>
                <w:webHidden/>
              </w:rPr>
              <w:fldChar w:fldCharType="separate"/>
            </w:r>
            <w:r>
              <w:rPr>
                <w:noProof/>
                <w:webHidden/>
              </w:rPr>
              <w:t>126</w:t>
            </w:r>
            <w:r>
              <w:rPr>
                <w:noProof/>
                <w:webHidden/>
              </w:rPr>
              <w:fldChar w:fldCharType="end"/>
            </w:r>
          </w:hyperlink>
        </w:p>
        <w:p w14:paraId="43874D01" w14:textId="7A2E5451" w:rsidR="00B65792" w:rsidRDefault="00B65792">
          <w:pPr>
            <w:pStyle w:val="TOC1"/>
            <w:rPr>
              <w:rFonts w:cstheme="minorBidi"/>
              <w:noProof/>
              <w:sz w:val="24"/>
              <w:lang w:val="en-CA" w:bidi="ar-SA"/>
            </w:rPr>
          </w:pPr>
          <w:hyperlink w:anchor="_Toc31283850" w:history="1">
            <w:r w:rsidRPr="00A639B0">
              <w:rPr>
                <w:rStyle w:val="Hyperlink"/>
                <w:noProof/>
              </w:rPr>
              <w:t>9</w:t>
            </w:r>
            <w:r>
              <w:rPr>
                <w:rFonts w:cstheme="minorBidi"/>
                <w:noProof/>
                <w:sz w:val="24"/>
                <w:lang w:val="en-CA" w:bidi="ar-SA"/>
              </w:rPr>
              <w:tab/>
            </w:r>
            <w:r w:rsidRPr="00A639B0">
              <w:rPr>
                <w:rStyle w:val="Hyperlink"/>
                <w:noProof/>
              </w:rPr>
              <w:t>Application</w:t>
            </w:r>
            <w:r>
              <w:rPr>
                <w:noProof/>
                <w:webHidden/>
              </w:rPr>
              <w:tab/>
            </w:r>
            <w:r>
              <w:rPr>
                <w:noProof/>
                <w:webHidden/>
              </w:rPr>
              <w:fldChar w:fldCharType="begin"/>
            </w:r>
            <w:r>
              <w:rPr>
                <w:noProof/>
                <w:webHidden/>
              </w:rPr>
              <w:instrText xml:space="preserve"> PAGEREF _Toc31283850 \h </w:instrText>
            </w:r>
            <w:r>
              <w:rPr>
                <w:noProof/>
                <w:webHidden/>
              </w:rPr>
            </w:r>
            <w:r>
              <w:rPr>
                <w:noProof/>
                <w:webHidden/>
              </w:rPr>
              <w:fldChar w:fldCharType="separate"/>
            </w:r>
            <w:r>
              <w:rPr>
                <w:noProof/>
                <w:webHidden/>
              </w:rPr>
              <w:t>126</w:t>
            </w:r>
            <w:r>
              <w:rPr>
                <w:noProof/>
                <w:webHidden/>
              </w:rPr>
              <w:fldChar w:fldCharType="end"/>
            </w:r>
          </w:hyperlink>
        </w:p>
        <w:p w14:paraId="38A1FC80" w14:textId="422863BD" w:rsidR="00B65792" w:rsidRDefault="00B65792">
          <w:pPr>
            <w:pStyle w:val="TOC2"/>
            <w:tabs>
              <w:tab w:val="left" w:pos="720"/>
              <w:tab w:val="right" w:leader="dot" w:pos="9350"/>
            </w:tabs>
            <w:rPr>
              <w:rFonts w:cstheme="minorBidi"/>
              <w:noProof/>
              <w:sz w:val="24"/>
              <w:lang w:val="en-CA" w:bidi="ar-SA"/>
            </w:rPr>
          </w:pPr>
          <w:hyperlink w:anchor="_Toc31283851" w:history="1">
            <w:r w:rsidRPr="00A639B0">
              <w:rPr>
                <w:rStyle w:val="Hyperlink"/>
                <w:rFonts w:ascii="Times New Roman" w:hAnsi="Times New Roman"/>
                <w:noProof/>
                <w:snapToGrid w:val="0"/>
                <w:w w:val="0"/>
              </w:rPr>
              <w:t>9.1</w:t>
            </w:r>
            <w:r>
              <w:rPr>
                <w:rFonts w:cstheme="minorBidi"/>
                <w:noProof/>
                <w:sz w:val="24"/>
                <w:lang w:val="en-CA" w:bidi="ar-SA"/>
              </w:rPr>
              <w:tab/>
            </w:r>
            <w:r w:rsidRPr="00A639B0">
              <w:rPr>
                <w:rStyle w:val="Hyperlink"/>
                <w:noProof/>
              </w:rPr>
              <w:t>Exploration of Travel Model Data</w:t>
            </w:r>
            <w:r>
              <w:rPr>
                <w:noProof/>
                <w:webHidden/>
              </w:rPr>
              <w:tab/>
            </w:r>
            <w:r>
              <w:rPr>
                <w:noProof/>
                <w:webHidden/>
              </w:rPr>
              <w:fldChar w:fldCharType="begin"/>
            </w:r>
            <w:r>
              <w:rPr>
                <w:noProof/>
                <w:webHidden/>
              </w:rPr>
              <w:instrText xml:space="preserve"> PAGEREF _Toc31283851 \h </w:instrText>
            </w:r>
            <w:r>
              <w:rPr>
                <w:noProof/>
                <w:webHidden/>
              </w:rPr>
            </w:r>
            <w:r>
              <w:rPr>
                <w:noProof/>
                <w:webHidden/>
              </w:rPr>
              <w:fldChar w:fldCharType="separate"/>
            </w:r>
            <w:r>
              <w:rPr>
                <w:noProof/>
                <w:webHidden/>
              </w:rPr>
              <w:t>127</w:t>
            </w:r>
            <w:r>
              <w:rPr>
                <w:noProof/>
                <w:webHidden/>
              </w:rPr>
              <w:fldChar w:fldCharType="end"/>
            </w:r>
          </w:hyperlink>
        </w:p>
        <w:p w14:paraId="39608BDF" w14:textId="19178D21" w:rsidR="00B65792" w:rsidRDefault="00B65792">
          <w:pPr>
            <w:pStyle w:val="TOC3"/>
            <w:tabs>
              <w:tab w:val="left" w:pos="1200"/>
              <w:tab w:val="right" w:leader="dot" w:pos="9350"/>
            </w:tabs>
            <w:rPr>
              <w:rFonts w:cstheme="minorBidi"/>
              <w:noProof/>
              <w:sz w:val="24"/>
              <w:lang w:val="en-CA" w:bidi="ar-SA"/>
            </w:rPr>
          </w:pPr>
          <w:hyperlink w:anchor="_Toc31283852" w:history="1">
            <w:r w:rsidRPr="00A639B0">
              <w:rPr>
                <w:rStyle w:val="Hyperlink"/>
                <w:noProof/>
              </w:rPr>
              <w:t>9.1.1</w:t>
            </w:r>
            <w:r>
              <w:rPr>
                <w:rFonts w:cstheme="minorBidi"/>
                <w:noProof/>
                <w:sz w:val="24"/>
                <w:lang w:val="en-CA" w:bidi="ar-SA"/>
              </w:rPr>
              <w:tab/>
            </w:r>
            <w:r w:rsidRPr="00A639B0">
              <w:rPr>
                <w:rStyle w:val="Hyperlink"/>
                <w:noProof/>
              </w:rPr>
              <w:t>Summary of Facets</w:t>
            </w:r>
            <w:r>
              <w:rPr>
                <w:noProof/>
                <w:webHidden/>
              </w:rPr>
              <w:tab/>
            </w:r>
            <w:r>
              <w:rPr>
                <w:noProof/>
                <w:webHidden/>
              </w:rPr>
              <w:fldChar w:fldCharType="begin"/>
            </w:r>
            <w:r>
              <w:rPr>
                <w:noProof/>
                <w:webHidden/>
              </w:rPr>
              <w:instrText xml:space="preserve"> PAGEREF _Toc31283852 \h </w:instrText>
            </w:r>
            <w:r>
              <w:rPr>
                <w:noProof/>
                <w:webHidden/>
              </w:rPr>
            </w:r>
            <w:r>
              <w:rPr>
                <w:noProof/>
                <w:webHidden/>
              </w:rPr>
              <w:fldChar w:fldCharType="separate"/>
            </w:r>
            <w:r>
              <w:rPr>
                <w:noProof/>
                <w:webHidden/>
              </w:rPr>
              <w:t>128</w:t>
            </w:r>
            <w:r>
              <w:rPr>
                <w:noProof/>
                <w:webHidden/>
              </w:rPr>
              <w:fldChar w:fldCharType="end"/>
            </w:r>
          </w:hyperlink>
        </w:p>
        <w:p w14:paraId="47E2CDE4" w14:textId="408D8B48" w:rsidR="00B65792" w:rsidRDefault="00B65792">
          <w:pPr>
            <w:pStyle w:val="TOC3"/>
            <w:tabs>
              <w:tab w:val="left" w:pos="1200"/>
              <w:tab w:val="right" w:leader="dot" w:pos="9350"/>
            </w:tabs>
            <w:rPr>
              <w:rFonts w:cstheme="minorBidi"/>
              <w:noProof/>
              <w:sz w:val="24"/>
              <w:lang w:val="en-CA" w:bidi="ar-SA"/>
            </w:rPr>
          </w:pPr>
          <w:hyperlink w:anchor="_Toc31283853" w:history="1">
            <w:r w:rsidRPr="00A639B0">
              <w:rPr>
                <w:rStyle w:val="Hyperlink"/>
                <w:noProof/>
              </w:rPr>
              <w:t>9.1.2</w:t>
            </w:r>
            <w:r>
              <w:rPr>
                <w:rFonts w:cstheme="minorBidi"/>
                <w:noProof/>
                <w:sz w:val="24"/>
                <w:lang w:val="en-CA" w:bidi="ar-SA"/>
              </w:rPr>
              <w:tab/>
            </w:r>
            <w:r w:rsidRPr="00A639B0">
              <w:rPr>
                <w:rStyle w:val="Hyperlink"/>
                <w:noProof/>
              </w:rPr>
              <w:t>Data Mappings</w:t>
            </w:r>
            <w:r>
              <w:rPr>
                <w:noProof/>
                <w:webHidden/>
              </w:rPr>
              <w:tab/>
            </w:r>
            <w:r>
              <w:rPr>
                <w:noProof/>
                <w:webHidden/>
              </w:rPr>
              <w:fldChar w:fldCharType="begin"/>
            </w:r>
            <w:r>
              <w:rPr>
                <w:noProof/>
                <w:webHidden/>
              </w:rPr>
              <w:instrText xml:space="preserve"> PAGEREF _Toc31283853 \h </w:instrText>
            </w:r>
            <w:r>
              <w:rPr>
                <w:noProof/>
                <w:webHidden/>
              </w:rPr>
            </w:r>
            <w:r>
              <w:rPr>
                <w:noProof/>
                <w:webHidden/>
              </w:rPr>
              <w:fldChar w:fldCharType="separate"/>
            </w:r>
            <w:r>
              <w:rPr>
                <w:noProof/>
                <w:webHidden/>
              </w:rPr>
              <w:t>130</w:t>
            </w:r>
            <w:r>
              <w:rPr>
                <w:noProof/>
                <w:webHidden/>
              </w:rPr>
              <w:fldChar w:fldCharType="end"/>
            </w:r>
          </w:hyperlink>
        </w:p>
        <w:p w14:paraId="63018289" w14:textId="0341EC4B" w:rsidR="00B65792" w:rsidRDefault="00B65792">
          <w:pPr>
            <w:pStyle w:val="TOC3"/>
            <w:tabs>
              <w:tab w:val="left" w:pos="1200"/>
              <w:tab w:val="right" w:leader="dot" w:pos="9350"/>
            </w:tabs>
            <w:rPr>
              <w:rFonts w:cstheme="minorBidi"/>
              <w:noProof/>
              <w:sz w:val="24"/>
              <w:lang w:val="en-CA" w:bidi="ar-SA"/>
            </w:rPr>
          </w:pPr>
          <w:hyperlink w:anchor="_Toc31283854" w:history="1">
            <w:r w:rsidRPr="00A639B0">
              <w:rPr>
                <w:rStyle w:val="Hyperlink"/>
                <w:noProof/>
              </w:rPr>
              <w:t>9.1.3</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_Toc31283854 \h </w:instrText>
            </w:r>
            <w:r>
              <w:rPr>
                <w:noProof/>
                <w:webHidden/>
              </w:rPr>
            </w:r>
            <w:r>
              <w:rPr>
                <w:noProof/>
                <w:webHidden/>
              </w:rPr>
              <w:fldChar w:fldCharType="separate"/>
            </w:r>
            <w:r>
              <w:rPr>
                <w:noProof/>
                <w:webHidden/>
              </w:rPr>
              <w:t>131</w:t>
            </w:r>
            <w:r>
              <w:rPr>
                <w:noProof/>
                <w:webHidden/>
              </w:rPr>
              <w:fldChar w:fldCharType="end"/>
            </w:r>
          </w:hyperlink>
        </w:p>
        <w:p w14:paraId="4BF9B263" w14:textId="6CE96829" w:rsidR="00B65792" w:rsidRDefault="00B65792">
          <w:pPr>
            <w:pStyle w:val="TOC2"/>
            <w:tabs>
              <w:tab w:val="left" w:pos="720"/>
              <w:tab w:val="right" w:leader="dot" w:pos="9350"/>
            </w:tabs>
            <w:rPr>
              <w:rFonts w:cstheme="minorBidi"/>
              <w:noProof/>
              <w:sz w:val="24"/>
              <w:lang w:val="en-CA" w:bidi="ar-SA"/>
            </w:rPr>
          </w:pPr>
          <w:hyperlink w:anchor="_Toc31283855" w:history="1">
            <w:r w:rsidRPr="00A639B0">
              <w:rPr>
                <w:rStyle w:val="Hyperlink"/>
                <w:rFonts w:ascii="Times New Roman" w:hAnsi="Times New Roman"/>
                <w:noProof/>
                <w:snapToGrid w:val="0"/>
                <w:w w:val="0"/>
              </w:rPr>
              <w:t>9.2</w:t>
            </w:r>
            <w:r>
              <w:rPr>
                <w:rFonts w:cstheme="minorBidi"/>
                <w:noProof/>
                <w:sz w:val="24"/>
                <w:lang w:val="en-CA" w:bidi="ar-SA"/>
              </w:rPr>
              <w:tab/>
            </w:r>
            <w:r w:rsidRPr="00A639B0">
              <w:rPr>
                <w:rStyle w:val="Hyperlink"/>
                <w:noProof/>
              </w:rPr>
              <w:t>Analysis of TTC Data for Bus Bridging Study</w:t>
            </w:r>
            <w:r>
              <w:rPr>
                <w:noProof/>
                <w:webHidden/>
              </w:rPr>
              <w:tab/>
            </w:r>
            <w:r>
              <w:rPr>
                <w:noProof/>
                <w:webHidden/>
              </w:rPr>
              <w:fldChar w:fldCharType="begin"/>
            </w:r>
            <w:r>
              <w:rPr>
                <w:noProof/>
                <w:webHidden/>
              </w:rPr>
              <w:instrText xml:space="preserve"> PAGEREF _Toc31283855 \h </w:instrText>
            </w:r>
            <w:r>
              <w:rPr>
                <w:noProof/>
                <w:webHidden/>
              </w:rPr>
            </w:r>
            <w:r>
              <w:rPr>
                <w:noProof/>
                <w:webHidden/>
              </w:rPr>
              <w:fldChar w:fldCharType="separate"/>
            </w:r>
            <w:r>
              <w:rPr>
                <w:noProof/>
                <w:webHidden/>
              </w:rPr>
              <w:t>131</w:t>
            </w:r>
            <w:r>
              <w:rPr>
                <w:noProof/>
                <w:webHidden/>
              </w:rPr>
              <w:fldChar w:fldCharType="end"/>
            </w:r>
          </w:hyperlink>
        </w:p>
        <w:p w14:paraId="453D5A07" w14:textId="14F6F95B" w:rsidR="00B65792" w:rsidRDefault="00B65792">
          <w:pPr>
            <w:pStyle w:val="TOC3"/>
            <w:tabs>
              <w:tab w:val="left" w:pos="1200"/>
              <w:tab w:val="right" w:leader="dot" w:pos="9350"/>
            </w:tabs>
            <w:rPr>
              <w:rFonts w:cstheme="minorBidi"/>
              <w:noProof/>
              <w:sz w:val="24"/>
              <w:lang w:val="en-CA" w:bidi="ar-SA"/>
            </w:rPr>
          </w:pPr>
          <w:hyperlink w:anchor="_Toc31283856" w:history="1">
            <w:r w:rsidRPr="00A639B0">
              <w:rPr>
                <w:rStyle w:val="Hyperlink"/>
                <w:noProof/>
              </w:rPr>
              <w:t>9.2.1</w:t>
            </w:r>
            <w:r>
              <w:rPr>
                <w:rFonts w:cstheme="minorBidi"/>
                <w:noProof/>
                <w:sz w:val="24"/>
                <w:lang w:val="en-CA" w:bidi="ar-SA"/>
              </w:rPr>
              <w:tab/>
            </w:r>
            <w:r w:rsidRPr="00A639B0">
              <w:rPr>
                <w:rStyle w:val="Hyperlink"/>
                <w:noProof/>
              </w:rPr>
              <w:t>Data mapping</w:t>
            </w:r>
            <w:r>
              <w:rPr>
                <w:noProof/>
                <w:webHidden/>
              </w:rPr>
              <w:tab/>
            </w:r>
            <w:r>
              <w:rPr>
                <w:noProof/>
                <w:webHidden/>
              </w:rPr>
              <w:fldChar w:fldCharType="begin"/>
            </w:r>
            <w:r>
              <w:rPr>
                <w:noProof/>
                <w:webHidden/>
              </w:rPr>
              <w:instrText xml:space="preserve"> PAGEREF _Toc31283856 \h </w:instrText>
            </w:r>
            <w:r>
              <w:rPr>
                <w:noProof/>
                <w:webHidden/>
              </w:rPr>
            </w:r>
            <w:r>
              <w:rPr>
                <w:noProof/>
                <w:webHidden/>
              </w:rPr>
              <w:fldChar w:fldCharType="separate"/>
            </w:r>
            <w:r>
              <w:rPr>
                <w:noProof/>
                <w:webHidden/>
              </w:rPr>
              <w:t>131</w:t>
            </w:r>
            <w:r>
              <w:rPr>
                <w:noProof/>
                <w:webHidden/>
              </w:rPr>
              <w:fldChar w:fldCharType="end"/>
            </w:r>
          </w:hyperlink>
        </w:p>
        <w:p w14:paraId="5DB3A51E" w14:textId="6D0EF653" w:rsidR="00B65792" w:rsidRDefault="00B65792">
          <w:pPr>
            <w:pStyle w:val="TOC3"/>
            <w:tabs>
              <w:tab w:val="left" w:pos="1200"/>
              <w:tab w:val="right" w:leader="dot" w:pos="9350"/>
            </w:tabs>
            <w:rPr>
              <w:rFonts w:cstheme="minorBidi"/>
              <w:noProof/>
              <w:sz w:val="24"/>
              <w:lang w:val="en-CA" w:bidi="ar-SA"/>
            </w:rPr>
          </w:pPr>
          <w:hyperlink w:anchor="_Toc31283857" w:history="1">
            <w:r w:rsidRPr="00A639B0">
              <w:rPr>
                <w:rStyle w:val="Hyperlink"/>
                <w:noProof/>
              </w:rPr>
              <w:t>9.2.2</w:t>
            </w:r>
            <w:r>
              <w:rPr>
                <w:rFonts w:cstheme="minorBidi"/>
                <w:noProof/>
                <w:sz w:val="24"/>
                <w:lang w:val="en-CA" w:bidi="ar-SA"/>
              </w:rPr>
              <w:tab/>
            </w:r>
            <w:r w:rsidRPr="00A639B0">
              <w:rPr>
                <w:rStyle w:val="Hyperlink"/>
                <w:noProof/>
              </w:rPr>
              <w:t>Queries</w:t>
            </w:r>
            <w:r>
              <w:rPr>
                <w:noProof/>
                <w:webHidden/>
              </w:rPr>
              <w:tab/>
            </w:r>
            <w:r>
              <w:rPr>
                <w:noProof/>
                <w:webHidden/>
              </w:rPr>
              <w:fldChar w:fldCharType="begin"/>
            </w:r>
            <w:r>
              <w:rPr>
                <w:noProof/>
                <w:webHidden/>
              </w:rPr>
              <w:instrText xml:space="preserve"> PAGEREF _Toc31283857 \h </w:instrText>
            </w:r>
            <w:r>
              <w:rPr>
                <w:noProof/>
                <w:webHidden/>
              </w:rPr>
            </w:r>
            <w:r>
              <w:rPr>
                <w:noProof/>
                <w:webHidden/>
              </w:rPr>
              <w:fldChar w:fldCharType="separate"/>
            </w:r>
            <w:r>
              <w:rPr>
                <w:noProof/>
                <w:webHidden/>
              </w:rPr>
              <w:t>132</w:t>
            </w:r>
            <w:r>
              <w:rPr>
                <w:noProof/>
                <w:webHidden/>
              </w:rPr>
              <w:fldChar w:fldCharType="end"/>
            </w:r>
          </w:hyperlink>
        </w:p>
        <w:p w14:paraId="4FD2634A" w14:textId="68178012" w:rsidR="00B65792" w:rsidRDefault="00B65792">
          <w:pPr>
            <w:pStyle w:val="TOC3"/>
            <w:tabs>
              <w:tab w:val="left" w:pos="1200"/>
              <w:tab w:val="right" w:leader="dot" w:pos="9350"/>
            </w:tabs>
            <w:rPr>
              <w:rFonts w:cstheme="minorBidi"/>
              <w:noProof/>
              <w:sz w:val="24"/>
              <w:lang w:val="en-CA" w:bidi="ar-SA"/>
            </w:rPr>
          </w:pPr>
          <w:hyperlink w:anchor="_Toc31283858" w:history="1">
            <w:r w:rsidRPr="00A639B0">
              <w:rPr>
                <w:rStyle w:val="Hyperlink"/>
                <w:noProof/>
              </w:rPr>
              <w:t>9.2.3</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_Toc31283858 \h </w:instrText>
            </w:r>
            <w:r>
              <w:rPr>
                <w:noProof/>
                <w:webHidden/>
              </w:rPr>
            </w:r>
            <w:r>
              <w:rPr>
                <w:noProof/>
                <w:webHidden/>
              </w:rPr>
              <w:fldChar w:fldCharType="separate"/>
            </w:r>
            <w:r>
              <w:rPr>
                <w:noProof/>
                <w:webHidden/>
              </w:rPr>
              <w:t>132</w:t>
            </w:r>
            <w:r>
              <w:rPr>
                <w:noProof/>
                <w:webHidden/>
              </w:rPr>
              <w:fldChar w:fldCharType="end"/>
            </w:r>
          </w:hyperlink>
        </w:p>
        <w:p w14:paraId="5537DD3B" w14:textId="51730471" w:rsidR="00B65792" w:rsidRDefault="00B65792">
          <w:pPr>
            <w:pStyle w:val="TOC2"/>
            <w:tabs>
              <w:tab w:val="left" w:pos="720"/>
              <w:tab w:val="right" w:leader="dot" w:pos="9350"/>
            </w:tabs>
            <w:rPr>
              <w:rFonts w:cstheme="minorBidi"/>
              <w:noProof/>
              <w:sz w:val="24"/>
              <w:lang w:val="en-CA" w:bidi="ar-SA"/>
            </w:rPr>
          </w:pPr>
          <w:hyperlink w:anchor="_Toc31283859" w:history="1">
            <w:r w:rsidRPr="00A639B0">
              <w:rPr>
                <w:rStyle w:val="Hyperlink"/>
                <w:rFonts w:ascii="Times New Roman" w:hAnsi="Times New Roman"/>
                <w:noProof/>
                <w:snapToGrid w:val="0"/>
                <w:w w:val="0"/>
              </w:rPr>
              <w:t>9.3</w:t>
            </w:r>
            <w:r>
              <w:rPr>
                <w:rFonts w:cstheme="minorBidi"/>
                <w:noProof/>
                <w:sz w:val="24"/>
                <w:lang w:val="en-CA" w:bidi="ar-SA"/>
              </w:rPr>
              <w:tab/>
            </w:r>
            <w:r w:rsidRPr="00A639B0">
              <w:rPr>
                <w:rStyle w:val="Hyperlink"/>
                <w:noProof/>
              </w:rPr>
              <w:t>Ontology for ATIS in the IT-SoS Architecture</w:t>
            </w:r>
            <w:r>
              <w:rPr>
                <w:noProof/>
                <w:webHidden/>
              </w:rPr>
              <w:tab/>
            </w:r>
            <w:r>
              <w:rPr>
                <w:noProof/>
                <w:webHidden/>
              </w:rPr>
              <w:fldChar w:fldCharType="begin"/>
            </w:r>
            <w:r>
              <w:rPr>
                <w:noProof/>
                <w:webHidden/>
              </w:rPr>
              <w:instrText xml:space="preserve"> PAGEREF _Toc31283859 \h </w:instrText>
            </w:r>
            <w:r>
              <w:rPr>
                <w:noProof/>
                <w:webHidden/>
              </w:rPr>
            </w:r>
            <w:r>
              <w:rPr>
                <w:noProof/>
                <w:webHidden/>
              </w:rPr>
              <w:fldChar w:fldCharType="separate"/>
            </w:r>
            <w:r>
              <w:rPr>
                <w:noProof/>
                <w:webHidden/>
              </w:rPr>
              <w:t>133</w:t>
            </w:r>
            <w:r>
              <w:rPr>
                <w:noProof/>
                <w:webHidden/>
              </w:rPr>
              <w:fldChar w:fldCharType="end"/>
            </w:r>
          </w:hyperlink>
        </w:p>
        <w:p w14:paraId="5B2F07FC" w14:textId="6C4CC212" w:rsidR="00B65792" w:rsidRDefault="00B65792">
          <w:pPr>
            <w:pStyle w:val="TOC3"/>
            <w:tabs>
              <w:tab w:val="left" w:pos="1200"/>
              <w:tab w:val="right" w:leader="dot" w:pos="9350"/>
            </w:tabs>
            <w:rPr>
              <w:rFonts w:cstheme="minorBidi"/>
              <w:noProof/>
              <w:sz w:val="24"/>
              <w:lang w:val="en-CA" w:bidi="ar-SA"/>
            </w:rPr>
          </w:pPr>
          <w:hyperlink w:anchor="_Toc31283860" w:history="1">
            <w:r w:rsidRPr="00A639B0">
              <w:rPr>
                <w:rStyle w:val="Hyperlink"/>
                <w:noProof/>
              </w:rPr>
              <w:t>9.3.1</w:t>
            </w:r>
            <w:r>
              <w:rPr>
                <w:rFonts w:cstheme="minorBidi"/>
                <w:noProof/>
                <w:sz w:val="24"/>
                <w:lang w:val="en-CA" w:bidi="ar-SA"/>
              </w:rPr>
              <w:tab/>
            </w:r>
            <w:r w:rsidRPr="00A639B0">
              <w:rPr>
                <w:rStyle w:val="Hyperlink"/>
                <w:noProof/>
              </w:rPr>
              <w:t>Project 1.2: IT-SoS Architecture</w:t>
            </w:r>
            <w:r>
              <w:rPr>
                <w:noProof/>
                <w:webHidden/>
              </w:rPr>
              <w:tab/>
            </w:r>
            <w:r>
              <w:rPr>
                <w:noProof/>
                <w:webHidden/>
              </w:rPr>
              <w:fldChar w:fldCharType="begin"/>
            </w:r>
            <w:r>
              <w:rPr>
                <w:noProof/>
                <w:webHidden/>
              </w:rPr>
              <w:instrText xml:space="preserve"> PAGEREF _Toc31283860 \h </w:instrText>
            </w:r>
            <w:r>
              <w:rPr>
                <w:noProof/>
                <w:webHidden/>
              </w:rPr>
            </w:r>
            <w:r>
              <w:rPr>
                <w:noProof/>
                <w:webHidden/>
              </w:rPr>
              <w:fldChar w:fldCharType="separate"/>
            </w:r>
            <w:r>
              <w:rPr>
                <w:noProof/>
                <w:webHidden/>
              </w:rPr>
              <w:t>133</w:t>
            </w:r>
            <w:r>
              <w:rPr>
                <w:noProof/>
                <w:webHidden/>
              </w:rPr>
              <w:fldChar w:fldCharType="end"/>
            </w:r>
          </w:hyperlink>
        </w:p>
        <w:p w14:paraId="36522970" w14:textId="437659F6" w:rsidR="00B65792" w:rsidRDefault="00B65792">
          <w:pPr>
            <w:pStyle w:val="TOC3"/>
            <w:tabs>
              <w:tab w:val="left" w:pos="1200"/>
              <w:tab w:val="right" w:leader="dot" w:pos="9350"/>
            </w:tabs>
            <w:rPr>
              <w:rFonts w:cstheme="minorBidi"/>
              <w:noProof/>
              <w:sz w:val="24"/>
              <w:lang w:val="en-CA" w:bidi="ar-SA"/>
            </w:rPr>
          </w:pPr>
          <w:hyperlink w:anchor="_Toc31283861" w:history="1">
            <w:r w:rsidRPr="00A639B0">
              <w:rPr>
                <w:rStyle w:val="Hyperlink"/>
                <w:noProof/>
              </w:rPr>
              <w:t>9.3.2</w:t>
            </w:r>
            <w:r>
              <w:rPr>
                <w:rFonts w:cstheme="minorBidi"/>
                <w:noProof/>
                <w:sz w:val="24"/>
                <w:lang w:val="en-CA" w:bidi="ar-SA"/>
              </w:rPr>
              <w:tab/>
            </w:r>
            <w:r w:rsidRPr="00A639B0">
              <w:rPr>
                <w:rStyle w:val="Hyperlink"/>
                <w:noProof/>
              </w:rPr>
              <w:t>ATIS Application</w:t>
            </w:r>
            <w:r>
              <w:rPr>
                <w:noProof/>
                <w:webHidden/>
              </w:rPr>
              <w:tab/>
            </w:r>
            <w:r>
              <w:rPr>
                <w:noProof/>
                <w:webHidden/>
              </w:rPr>
              <w:fldChar w:fldCharType="begin"/>
            </w:r>
            <w:r>
              <w:rPr>
                <w:noProof/>
                <w:webHidden/>
              </w:rPr>
              <w:instrText xml:space="preserve"> PAGEREF _Toc31283861 \h </w:instrText>
            </w:r>
            <w:r>
              <w:rPr>
                <w:noProof/>
                <w:webHidden/>
              </w:rPr>
            </w:r>
            <w:r>
              <w:rPr>
                <w:noProof/>
                <w:webHidden/>
              </w:rPr>
              <w:fldChar w:fldCharType="separate"/>
            </w:r>
            <w:r>
              <w:rPr>
                <w:noProof/>
                <w:webHidden/>
              </w:rPr>
              <w:t>135</w:t>
            </w:r>
            <w:r>
              <w:rPr>
                <w:noProof/>
                <w:webHidden/>
              </w:rPr>
              <w:fldChar w:fldCharType="end"/>
            </w:r>
          </w:hyperlink>
        </w:p>
        <w:p w14:paraId="090C6DD4" w14:textId="5172A52E" w:rsidR="00B65792" w:rsidRDefault="00B65792">
          <w:pPr>
            <w:pStyle w:val="TOC3"/>
            <w:tabs>
              <w:tab w:val="left" w:pos="1200"/>
              <w:tab w:val="right" w:leader="dot" w:pos="9350"/>
            </w:tabs>
            <w:rPr>
              <w:rFonts w:cstheme="minorBidi"/>
              <w:noProof/>
              <w:sz w:val="24"/>
              <w:lang w:val="en-CA" w:bidi="ar-SA"/>
            </w:rPr>
          </w:pPr>
          <w:hyperlink w:anchor="_Toc31283862" w:history="1">
            <w:r w:rsidRPr="00A639B0">
              <w:rPr>
                <w:rStyle w:val="Hyperlink"/>
                <w:rFonts w:ascii="Times New Roman" w:hAnsi="Times New Roman"/>
                <w:noProof/>
              </w:rPr>
              <w:t>9.3.3</w:t>
            </w:r>
            <w:r>
              <w:rPr>
                <w:rFonts w:cstheme="minorBidi"/>
                <w:noProof/>
                <w:sz w:val="24"/>
                <w:lang w:val="en-CA" w:bidi="ar-SA"/>
              </w:rPr>
              <w:tab/>
            </w:r>
            <w:r w:rsidRPr="00A639B0">
              <w:rPr>
                <w:rStyle w:val="Hyperlink"/>
                <w:noProof/>
              </w:rPr>
              <w:t>Data Mapping</w:t>
            </w:r>
            <w:r>
              <w:rPr>
                <w:noProof/>
                <w:webHidden/>
              </w:rPr>
              <w:tab/>
            </w:r>
            <w:r>
              <w:rPr>
                <w:noProof/>
                <w:webHidden/>
              </w:rPr>
              <w:fldChar w:fldCharType="begin"/>
            </w:r>
            <w:r>
              <w:rPr>
                <w:noProof/>
                <w:webHidden/>
              </w:rPr>
              <w:instrText xml:space="preserve"> PAGEREF _Toc31283862 \h </w:instrText>
            </w:r>
            <w:r>
              <w:rPr>
                <w:noProof/>
                <w:webHidden/>
              </w:rPr>
            </w:r>
            <w:r>
              <w:rPr>
                <w:noProof/>
                <w:webHidden/>
              </w:rPr>
              <w:fldChar w:fldCharType="separate"/>
            </w:r>
            <w:r>
              <w:rPr>
                <w:noProof/>
                <w:webHidden/>
              </w:rPr>
              <w:t>136</w:t>
            </w:r>
            <w:r>
              <w:rPr>
                <w:noProof/>
                <w:webHidden/>
              </w:rPr>
              <w:fldChar w:fldCharType="end"/>
            </w:r>
          </w:hyperlink>
        </w:p>
        <w:p w14:paraId="3CDE2413" w14:textId="3F5F8D7C" w:rsidR="00B65792" w:rsidRDefault="00B65792">
          <w:pPr>
            <w:pStyle w:val="TOC3"/>
            <w:tabs>
              <w:tab w:val="left" w:pos="1200"/>
              <w:tab w:val="right" w:leader="dot" w:pos="9350"/>
            </w:tabs>
            <w:rPr>
              <w:rFonts w:cstheme="minorBidi"/>
              <w:noProof/>
              <w:sz w:val="24"/>
              <w:lang w:val="en-CA" w:bidi="ar-SA"/>
            </w:rPr>
          </w:pPr>
          <w:hyperlink w:anchor="_Toc31283863" w:history="1">
            <w:r w:rsidRPr="00A639B0">
              <w:rPr>
                <w:rStyle w:val="Hyperlink"/>
                <w:noProof/>
              </w:rPr>
              <w:t>9.3.4</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_Toc31283863 \h </w:instrText>
            </w:r>
            <w:r>
              <w:rPr>
                <w:noProof/>
                <w:webHidden/>
              </w:rPr>
            </w:r>
            <w:r>
              <w:rPr>
                <w:noProof/>
                <w:webHidden/>
              </w:rPr>
              <w:fldChar w:fldCharType="separate"/>
            </w:r>
            <w:r>
              <w:rPr>
                <w:noProof/>
                <w:webHidden/>
              </w:rPr>
              <w:t>136</w:t>
            </w:r>
            <w:r>
              <w:rPr>
                <w:noProof/>
                <w:webHidden/>
              </w:rPr>
              <w:fldChar w:fldCharType="end"/>
            </w:r>
          </w:hyperlink>
        </w:p>
        <w:p w14:paraId="311AC060" w14:textId="7642000F" w:rsidR="00B65792" w:rsidRDefault="00B65792">
          <w:pPr>
            <w:pStyle w:val="TOC2"/>
            <w:tabs>
              <w:tab w:val="left" w:pos="720"/>
              <w:tab w:val="right" w:leader="dot" w:pos="9350"/>
            </w:tabs>
            <w:rPr>
              <w:rFonts w:cstheme="minorBidi"/>
              <w:noProof/>
              <w:sz w:val="24"/>
              <w:lang w:val="en-CA" w:bidi="ar-SA"/>
            </w:rPr>
          </w:pPr>
          <w:hyperlink w:anchor="_Toc31283864" w:history="1">
            <w:r w:rsidRPr="00A639B0">
              <w:rPr>
                <w:rStyle w:val="Hyperlink"/>
                <w:rFonts w:ascii="Times New Roman" w:hAnsi="Times New Roman"/>
                <w:noProof/>
                <w:snapToGrid w:val="0"/>
                <w:w w:val="0"/>
              </w:rPr>
              <w:t>9.4</w:t>
            </w:r>
            <w:r>
              <w:rPr>
                <w:rFonts w:cstheme="minorBidi"/>
                <w:noProof/>
                <w:sz w:val="24"/>
                <w:lang w:val="en-CA" w:bidi="ar-SA"/>
              </w:rPr>
              <w:tab/>
            </w:r>
            <w:r w:rsidRPr="00A639B0">
              <w:rPr>
                <w:rStyle w:val="Hyperlink"/>
                <w:noProof/>
              </w:rPr>
              <w:t>Integration with</w:t>
            </w:r>
            <w:r w:rsidRPr="00A639B0">
              <w:rPr>
                <w:rStyle w:val="Hyperlink"/>
                <w:noProof/>
              </w:rPr>
              <w:t xml:space="preserve"> </w:t>
            </w:r>
            <w:r w:rsidRPr="00A639B0">
              <w:rPr>
                <w:rStyle w:val="Hyperlink"/>
                <w:noProof/>
              </w:rPr>
              <w:t>ArcGIS</w:t>
            </w:r>
            <w:r>
              <w:rPr>
                <w:noProof/>
                <w:webHidden/>
              </w:rPr>
              <w:tab/>
            </w:r>
            <w:r>
              <w:rPr>
                <w:noProof/>
                <w:webHidden/>
              </w:rPr>
              <w:fldChar w:fldCharType="begin"/>
            </w:r>
            <w:r>
              <w:rPr>
                <w:noProof/>
                <w:webHidden/>
              </w:rPr>
              <w:instrText xml:space="preserve"> PAGEREF _Toc31283864 \h </w:instrText>
            </w:r>
            <w:r>
              <w:rPr>
                <w:noProof/>
                <w:webHidden/>
              </w:rPr>
            </w:r>
            <w:r>
              <w:rPr>
                <w:noProof/>
                <w:webHidden/>
              </w:rPr>
              <w:fldChar w:fldCharType="separate"/>
            </w:r>
            <w:r>
              <w:rPr>
                <w:noProof/>
                <w:webHidden/>
              </w:rPr>
              <w:t>137</w:t>
            </w:r>
            <w:r>
              <w:rPr>
                <w:noProof/>
                <w:webHidden/>
              </w:rPr>
              <w:fldChar w:fldCharType="end"/>
            </w:r>
          </w:hyperlink>
        </w:p>
        <w:p w14:paraId="6A52E3B0" w14:textId="4468386A" w:rsidR="00B65792" w:rsidRDefault="00B65792">
          <w:pPr>
            <w:pStyle w:val="TOC3"/>
            <w:tabs>
              <w:tab w:val="left" w:pos="1200"/>
              <w:tab w:val="right" w:leader="dot" w:pos="9350"/>
            </w:tabs>
            <w:rPr>
              <w:rFonts w:cstheme="minorBidi"/>
              <w:noProof/>
              <w:sz w:val="24"/>
              <w:lang w:val="en-CA" w:bidi="ar-SA"/>
            </w:rPr>
          </w:pPr>
          <w:hyperlink w:anchor="_Toc31283865" w:history="1">
            <w:r w:rsidRPr="00A639B0">
              <w:rPr>
                <w:rStyle w:val="Hyperlink"/>
                <w:noProof/>
              </w:rPr>
              <w:t>9.4.1</w:t>
            </w:r>
            <w:r>
              <w:rPr>
                <w:rFonts w:cstheme="minorBidi"/>
                <w:noProof/>
                <w:sz w:val="24"/>
                <w:lang w:val="en-CA" w:bidi="ar-SA"/>
              </w:rPr>
              <w:tab/>
            </w:r>
            <w:r w:rsidRPr="00A639B0">
              <w:rPr>
                <w:rStyle w:val="Hyperlink"/>
                <w:noProof/>
              </w:rPr>
              <w:t>Initial Implementation</w:t>
            </w:r>
            <w:r>
              <w:rPr>
                <w:noProof/>
                <w:webHidden/>
              </w:rPr>
              <w:tab/>
            </w:r>
            <w:r>
              <w:rPr>
                <w:noProof/>
                <w:webHidden/>
              </w:rPr>
              <w:fldChar w:fldCharType="begin"/>
            </w:r>
            <w:r>
              <w:rPr>
                <w:noProof/>
                <w:webHidden/>
              </w:rPr>
              <w:instrText xml:space="preserve"> PAGEREF _Toc31283865 \h </w:instrText>
            </w:r>
            <w:r>
              <w:rPr>
                <w:noProof/>
                <w:webHidden/>
              </w:rPr>
            </w:r>
            <w:r>
              <w:rPr>
                <w:noProof/>
                <w:webHidden/>
              </w:rPr>
              <w:fldChar w:fldCharType="separate"/>
            </w:r>
            <w:r>
              <w:rPr>
                <w:noProof/>
                <w:webHidden/>
              </w:rPr>
              <w:t>137</w:t>
            </w:r>
            <w:r>
              <w:rPr>
                <w:noProof/>
                <w:webHidden/>
              </w:rPr>
              <w:fldChar w:fldCharType="end"/>
            </w:r>
          </w:hyperlink>
        </w:p>
        <w:p w14:paraId="08F5B55A" w14:textId="47FE75CE" w:rsidR="00B65792" w:rsidRDefault="00B65792">
          <w:pPr>
            <w:pStyle w:val="TOC3"/>
            <w:tabs>
              <w:tab w:val="left" w:pos="1200"/>
              <w:tab w:val="right" w:leader="dot" w:pos="9350"/>
            </w:tabs>
            <w:rPr>
              <w:rFonts w:cstheme="minorBidi"/>
              <w:noProof/>
              <w:sz w:val="24"/>
              <w:lang w:val="en-CA" w:bidi="ar-SA"/>
            </w:rPr>
          </w:pPr>
          <w:hyperlink w:anchor="_Toc31283866" w:history="1">
            <w:r w:rsidRPr="00A639B0">
              <w:rPr>
                <w:rStyle w:val="Hyperlink"/>
                <w:noProof/>
              </w:rPr>
              <w:t>9.4.2</w:t>
            </w:r>
            <w:r>
              <w:rPr>
                <w:rFonts w:cstheme="minorBidi"/>
                <w:noProof/>
                <w:sz w:val="24"/>
                <w:lang w:val="en-CA" w:bidi="ar-SA"/>
              </w:rPr>
              <w:tab/>
            </w:r>
            <w:r w:rsidRPr="00A639B0">
              <w:rPr>
                <w:rStyle w:val="Hyperlink"/>
                <w:noProof/>
              </w:rPr>
              <w:t>Application Architecture</w:t>
            </w:r>
            <w:r>
              <w:rPr>
                <w:noProof/>
                <w:webHidden/>
              </w:rPr>
              <w:tab/>
            </w:r>
            <w:r>
              <w:rPr>
                <w:noProof/>
                <w:webHidden/>
              </w:rPr>
              <w:fldChar w:fldCharType="begin"/>
            </w:r>
            <w:r>
              <w:rPr>
                <w:noProof/>
                <w:webHidden/>
              </w:rPr>
              <w:instrText xml:space="preserve"> PAGEREF _Toc31283866 \h </w:instrText>
            </w:r>
            <w:r>
              <w:rPr>
                <w:noProof/>
                <w:webHidden/>
              </w:rPr>
            </w:r>
            <w:r>
              <w:rPr>
                <w:noProof/>
                <w:webHidden/>
              </w:rPr>
              <w:fldChar w:fldCharType="separate"/>
            </w:r>
            <w:r>
              <w:rPr>
                <w:noProof/>
                <w:webHidden/>
              </w:rPr>
              <w:t>137</w:t>
            </w:r>
            <w:r>
              <w:rPr>
                <w:noProof/>
                <w:webHidden/>
              </w:rPr>
              <w:fldChar w:fldCharType="end"/>
            </w:r>
          </w:hyperlink>
        </w:p>
        <w:p w14:paraId="553AEC13" w14:textId="278223D7" w:rsidR="00B65792" w:rsidRDefault="00B65792">
          <w:pPr>
            <w:pStyle w:val="TOC3"/>
            <w:tabs>
              <w:tab w:val="left" w:pos="1200"/>
              <w:tab w:val="right" w:leader="dot" w:pos="9350"/>
            </w:tabs>
            <w:rPr>
              <w:rFonts w:cstheme="minorBidi"/>
              <w:noProof/>
              <w:sz w:val="24"/>
              <w:lang w:val="en-CA" w:bidi="ar-SA"/>
            </w:rPr>
          </w:pPr>
          <w:hyperlink w:anchor="_Toc31283867" w:history="1">
            <w:r w:rsidRPr="00A639B0">
              <w:rPr>
                <w:rStyle w:val="Hyperlink"/>
                <w:noProof/>
              </w:rPr>
              <w:t>9.4.3</w:t>
            </w:r>
            <w:r>
              <w:rPr>
                <w:rFonts w:cstheme="minorBidi"/>
                <w:noProof/>
                <w:sz w:val="24"/>
                <w:lang w:val="en-CA" w:bidi="ar-SA"/>
              </w:rPr>
              <w:tab/>
            </w:r>
            <w:r w:rsidRPr="00A639B0">
              <w:rPr>
                <w:rStyle w:val="Hyperlink"/>
                <w:noProof/>
              </w:rPr>
              <w:t>Data Mapping</w:t>
            </w:r>
            <w:r>
              <w:rPr>
                <w:noProof/>
                <w:webHidden/>
              </w:rPr>
              <w:tab/>
            </w:r>
            <w:r>
              <w:rPr>
                <w:noProof/>
                <w:webHidden/>
              </w:rPr>
              <w:fldChar w:fldCharType="begin"/>
            </w:r>
            <w:r>
              <w:rPr>
                <w:noProof/>
                <w:webHidden/>
              </w:rPr>
              <w:instrText xml:space="preserve"> PAGEREF _Toc31283867 \h </w:instrText>
            </w:r>
            <w:r>
              <w:rPr>
                <w:noProof/>
                <w:webHidden/>
              </w:rPr>
            </w:r>
            <w:r>
              <w:rPr>
                <w:noProof/>
                <w:webHidden/>
              </w:rPr>
              <w:fldChar w:fldCharType="separate"/>
            </w:r>
            <w:r>
              <w:rPr>
                <w:noProof/>
                <w:webHidden/>
              </w:rPr>
              <w:t>138</w:t>
            </w:r>
            <w:r>
              <w:rPr>
                <w:noProof/>
                <w:webHidden/>
              </w:rPr>
              <w:fldChar w:fldCharType="end"/>
            </w:r>
          </w:hyperlink>
        </w:p>
        <w:p w14:paraId="507F7F73" w14:textId="72E8A0DA" w:rsidR="00B65792" w:rsidRDefault="00B65792">
          <w:pPr>
            <w:pStyle w:val="TOC3"/>
            <w:tabs>
              <w:tab w:val="left" w:pos="1200"/>
              <w:tab w:val="right" w:leader="dot" w:pos="9350"/>
            </w:tabs>
            <w:rPr>
              <w:rFonts w:cstheme="minorBidi"/>
              <w:noProof/>
              <w:sz w:val="24"/>
              <w:lang w:val="en-CA" w:bidi="ar-SA"/>
            </w:rPr>
          </w:pPr>
          <w:hyperlink w:anchor="_Toc31283868" w:history="1">
            <w:r w:rsidRPr="00A639B0">
              <w:rPr>
                <w:rStyle w:val="Hyperlink"/>
                <w:noProof/>
              </w:rPr>
              <w:t>9.4.4</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_Toc31283868 \h </w:instrText>
            </w:r>
            <w:r>
              <w:rPr>
                <w:noProof/>
                <w:webHidden/>
              </w:rPr>
            </w:r>
            <w:r>
              <w:rPr>
                <w:noProof/>
                <w:webHidden/>
              </w:rPr>
              <w:fldChar w:fldCharType="separate"/>
            </w:r>
            <w:r>
              <w:rPr>
                <w:noProof/>
                <w:webHidden/>
              </w:rPr>
              <w:t>139</w:t>
            </w:r>
            <w:r>
              <w:rPr>
                <w:noProof/>
                <w:webHidden/>
              </w:rPr>
              <w:fldChar w:fldCharType="end"/>
            </w:r>
          </w:hyperlink>
        </w:p>
        <w:p w14:paraId="464943DB" w14:textId="6234E5BC" w:rsidR="00B65792" w:rsidRDefault="00B65792">
          <w:pPr>
            <w:pStyle w:val="TOC1"/>
            <w:rPr>
              <w:rFonts w:cstheme="minorBidi"/>
              <w:noProof/>
              <w:sz w:val="24"/>
              <w:lang w:val="en-CA" w:bidi="ar-SA"/>
            </w:rPr>
          </w:pPr>
          <w:hyperlink w:anchor="_Toc31283869" w:history="1">
            <w:r w:rsidRPr="00A639B0">
              <w:rPr>
                <w:rStyle w:val="Hyperlink"/>
                <w:noProof/>
              </w:rPr>
              <w:t>10</w:t>
            </w:r>
            <w:r>
              <w:rPr>
                <w:rFonts w:cstheme="minorBidi"/>
                <w:noProof/>
                <w:sz w:val="24"/>
                <w:lang w:val="en-CA" w:bidi="ar-SA"/>
              </w:rPr>
              <w:tab/>
            </w:r>
            <w:r w:rsidRPr="00A639B0">
              <w:rPr>
                <w:rStyle w:val="Hyperlink"/>
                <w:noProof/>
              </w:rPr>
              <w:t>Workflows (in progress)</w:t>
            </w:r>
            <w:r>
              <w:rPr>
                <w:noProof/>
                <w:webHidden/>
              </w:rPr>
              <w:tab/>
            </w:r>
            <w:r>
              <w:rPr>
                <w:noProof/>
                <w:webHidden/>
              </w:rPr>
              <w:fldChar w:fldCharType="begin"/>
            </w:r>
            <w:r>
              <w:rPr>
                <w:noProof/>
                <w:webHidden/>
              </w:rPr>
              <w:instrText xml:space="preserve"> PAGEREF _Toc31283869 \h </w:instrText>
            </w:r>
            <w:r>
              <w:rPr>
                <w:noProof/>
                <w:webHidden/>
              </w:rPr>
            </w:r>
            <w:r>
              <w:rPr>
                <w:noProof/>
                <w:webHidden/>
              </w:rPr>
              <w:fldChar w:fldCharType="separate"/>
            </w:r>
            <w:r>
              <w:rPr>
                <w:noProof/>
                <w:webHidden/>
              </w:rPr>
              <w:t>139</w:t>
            </w:r>
            <w:r>
              <w:rPr>
                <w:noProof/>
                <w:webHidden/>
              </w:rPr>
              <w:fldChar w:fldCharType="end"/>
            </w:r>
          </w:hyperlink>
        </w:p>
        <w:p w14:paraId="03BD03AD" w14:textId="57F32BAE" w:rsidR="00B65792" w:rsidRDefault="00B65792">
          <w:pPr>
            <w:pStyle w:val="TOC2"/>
            <w:tabs>
              <w:tab w:val="left" w:pos="960"/>
              <w:tab w:val="right" w:leader="dot" w:pos="9350"/>
            </w:tabs>
            <w:rPr>
              <w:rFonts w:cstheme="minorBidi"/>
              <w:noProof/>
              <w:sz w:val="24"/>
              <w:lang w:val="en-CA" w:bidi="ar-SA"/>
            </w:rPr>
          </w:pPr>
          <w:hyperlink w:anchor="_Toc31283870" w:history="1">
            <w:r w:rsidRPr="00A639B0">
              <w:rPr>
                <w:rStyle w:val="Hyperlink"/>
                <w:rFonts w:ascii="Times New Roman" w:hAnsi="Times New Roman"/>
                <w:noProof/>
                <w:snapToGrid w:val="0"/>
                <w:w w:val="0"/>
              </w:rPr>
              <w:t>10.1</w:t>
            </w:r>
            <w:r>
              <w:rPr>
                <w:rFonts w:cstheme="minorBidi"/>
                <w:noProof/>
                <w:sz w:val="24"/>
                <w:lang w:val="en-CA" w:bidi="ar-SA"/>
              </w:rPr>
              <w:tab/>
            </w:r>
            <w:r w:rsidRPr="00A639B0">
              <w:rPr>
                <w:rStyle w:val="Hyperlink"/>
                <w:noProof/>
              </w:rPr>
              <w:t>Data Mapping</w:t>
            </w:r>
            <w:r>
              <w:rPr>
                <w:noProof/>
                <w:webHidden/>
              </w:rPr>
              <w:tab/>
            </w:r>
            <w:r>
              <w:rPr>
                <w:noProof/>
                <w:webHidden/>
              </w:rPr>
              <w:fldChar w:fldCharType="begin"/>
            </w:r>
            <w:r>
              <w:rPr>
                <w:noProof/>
                <w:webHidden/>
              </w:rPr>
              <w:instrText xml:space="preserve"> PAGEREF _Toc31283870 \h </w:instrText>
            </w:r>
            <w:r>
              <w:rPr>
                <w:noProof/>
                <w:webHidden/>
              </w:rPr>
            </w:r>
            <w:r>
              <w:rPr>
                <w:noProof/>
                <w:webHidden/>
              </w:rPr>
              <w:fldChar w:fldCharType="separate"/>
            </w:r>
            <w:r>
              <w:rPr>
                <w:noProof/>
                <w:webHidden/>
              </w:rPr>
              <w:t>139</w:t>
            </w:r>
            <w:r>
              <w:rPr>
                <w:noProof/>
                <w:webHidden/>
              </w:rPr>
              <w:fldChar w:fldCharType="end"/>
            </w:r>
          </w:hyperlink>
        </w:p>
        <w:p w14:paraId="0542B288" w14:textId="2966FE49" w:rsidR="00B65792" w:rsidRDefault="00B65792">
          <w:pPr>
            <w:pStyle w:val="TOC3"/>
            <w:tabs>
              <w:tab w:val="left" w:pos="1200"/>
              <w:tab w:val="right" w:leader="dot" w:pos="9350"/>
            </w:tabs>
            <w:rPr>
              <w:rFonts w:cstheme="minorBidi"/>
              <w:noProof/>
              <w:sz w:val="24"/>
              <w:lang w:val="en-CA" w:bidi="ar-SA"/>
            </w:rPr>
          </w:pPr>
          <w:hyperlink w:anchor="_Toc31283871" w:history="1">
            <w:r w:rsidRPr="00A639B0">
              <w:rPr>
                <w:rStyle w:val="Hyperlink"/>
                <w:noProof/>
              </w:rPr>
              <w:t>10.1.1</w:t>
            </w:r>
            <w:r>
              <w:rPr>
                <w:rFonts w:cstheme="minorBidi"/>
                <w:noProof/>
                <w:sz w:val="24"/>
                <w:lang w:val="en-CA" w:bidi="ar-SA"/>
              </w:rPr>
              <w:tab/>
            </w:r>
            <w:r w:rsidRPr="00A639B0">
              <w:rPr>
                <w:rStyle w:val="Hyperlink"/>
                <w:noProof/>
              </w:rPr>
              <w:t>Alternative approaches</w:t>
            </w:r>
            <w:r>
              <w:rPr>
                <w:noProof/>
                <w:webHidden/>
              </w:rPr>
              <w:tab/>
            </w:r>
            <w:r>
              <w:rPr>
                <w:noProof/>
                <w:webHidden/>
              </w:rPr>
              <w:fldChar w:fldCharType="begin"/>
            </w:r>
            <w:r>
              <w:rPr>
                <w:noProof/>
                <w:webHidden/>
              </w:rPr>
              <w:instrText xml:space="preserve"> PAGEREF _Toc31283871 \h </w:instrText>
            </w:r>
            <w:r>
              <w:rPr>
                <w:noProof/>
                <w:webHidden/>
              </w:rPr>
            </w:r>
            <w:r>
              <w:rPr>
                <w:noProof/>
                <w:webHidden/>
              </w:rPr>
              <w:fldChar w:fldCharType="separate"/>
            </w:r>
            <w:r>
              <w:rPr>
                <w:noProof/>
                <w:webHidden/>
              </w:rPr>
              <w:t>140</w:t>
            </w:r>
            <w:r>
              <w:rPr>
                <w:noProof/>
                <w:webHidden/>
              </w:rPr>
              <w:fldChar w:fldCharType="end"/>
            </w:r>
          </w:hyperlink>
        </w:p>
        <w:p w14:paraId="6AC7C519" w14:textId="05F27034" w:rsidR="00B65792" w:rsidRDefault="00B65792">
          <w:pPr>
            <w:pStyle w:val="TOC3"/>
            <w:tabs>
              <w:tab w:val="left" w:pos="1200"/>
              <w:tab w:val="right" w:leader="dot" w:pos="9350"/>
            </w:tabs>
            <w:rPr>
              <w:rFonts w:cstheme="minorBidi"/>
              <w:noProof/>
              <w:sz w:val="24"/>
              <w:lang w:val="en-CA" w:bidi="ar-SA"/>
            </w:rPr>
          </w:pPr>
          <w:hyperlink w:anchor="_Toc31283872" w:history="1">
            <w:r w:rsidRPr="00A639B0">
              <w:rPr>
                <w:rStyle w:val="Hyperlink"/>
                <w:noProof/>
              </w:rPr>
              <w:t>10.1.2</w:t>
            </w:r>
            <w:r>
              <w:rPr>
                <w:rFonts w:cstheme="minorBidi"/>
                <w:noProof/>
                <w:sz w:val="24"/>
                <w:lang w:val="en-CA" w:bidi="ar-SA"/>
              </w:rPr>
              <w:tab/>
            </w:r>
            <w:r w:rsidRPr="00A639B0">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_Toc31283872 \h </w:instrText>
            </w:r>
            <w:r>
              <w:rPr>
                <w:noProof/>
                <w:webHidden/>
              </w:rPr>
            </w:r>
            <w:r>
              <w:rPr>
                <w:noProof/>
                <w:webHidden/>
              </w:rPr>
              <w:fldChar w:fldCharType="separate"/>
            </w:r>
            <w:r>
              <w:rPr>
                <w:noProof/>
                <w:webHidden/>
              </w:rPr>
              <w:t>140</w:t>
            </w:r>
            <w:r>
              <w:rPr>
                <w:noProof/>
                <w:webHidden/>
              </w:rPr>
              <w:fldChar w:fldCharType="end"/>
            </w:r>
          </w:hyperlink>
        </w:p>
        <w:p w14:paraId="0CE14B0B" w14:textId="41A0B5A7" w:rsidR="00B65792" w:rsidRDefault="00B65792">
          <w:pPr>
            <w:pStyle w:val="TOC3"/>
            <w:tabs>
              <w:tab w:val="left" w:pos="1200"/>
              <w:tab w:val="right" w:leader="dot" w:pos="9350"/>
            </w:tabs>
            <w:rPr>
              <w:rFonts w:cstheme="minorBidi"/>
              <w:noProof/>
              <w:sz w:val="24"/>
              <w:lang w:val="en-CA" w:bidi="ar-SA"/>
            </w:rPr>
          </w:pPr>
          <w:hyperlink w:anchor="_Toc31283873" w:history="1">
            <w:r w:rsidRPr="00A639B0">
              <w:rPr>
                <w:rStyle w:val="Hyperlink"/>
                <w:noProof/>
              </w:rPr>
              <w:t>10.1.3</w:t>
            </w:r>
            <w:r>
              <w:rPr>
                <w:rFonts w:cstheme="minorBidi"/>
                <w:noProof/>
                <w:sz w:val="24"/>
                <w:lang w:val="en-CA" w:bidi="ar-SA"/>
              </w:rPr>
              <w:tab/>
            </w:r>
            <w:r w:rsidRPr="00A639B0">
              <w:rPr>
                <w:rStyle w:val="Hyperlink"/>
                <w:noProof/>
              </w:rPr>
              <w:t>Repeat Data Mappings</w:t>
            </w:r>
            <w:r>
              <w:rPr>
                <w:noProof/>
                <w:webHidden/>
              </w:rPr>
              <w:tab/>
            </w:r>
            <w:r>
              <w:rPr>
                <w:noProof/>
                <w:webHidden/>
              </w:rPr>
              <w:fldChar w:fldCharType="begin"/>
            </w:r>
            <w:r>
              <w:rPr>
                <w:noProof/>
                <w:webHidden/>
              </w:rPr>
              <w:instrText xml:space="preserve"> PAGEREF _Toc31283873 \h </w:instrText>
            </w:r>
            <w:r>
              <w:rPr>
                <w:noProof/>
                <w:webHidden/>
              </w:rPr>
            </w:r>
            <w:r>
              <w:rPr>
                <w:noProof/>
                <w:webHidden/>
              </w:rPr>
              <w:fldChar w:fldCharType="separate"/>
            </w:r>
            <w:r>
              <w:rPr>
                <w:noProof/>
                <w:webHidden/>
              </w:rPr>
              <w:t>141</w:t>
            </w:r>
            <w:r>
              <w:rPr>
                <w:noProof/>
                <w:webHidden/>
              </w:rPr>
              <w:fldChar w:fldCharType="end"/>
            </w:r>
          </w:hyperlink>
        </w:p>
        <w:p w14:paraId="3A089B52" w14:textId="63A6258C" w:rsidR="00B65792" w:rsidRDefault="00B65792">
          <w:pPr>
            <w:pStyle w:val="TOC3"/>
            <w:tabs>
              <w:tab w:val="left" w:pos="1200"/>
              <w:tab w:val="right" w:leader="dot" w:pos="9350"/>
            </w:tabs>
            <w:rPr>
              <w:rFonts w:cstheme="minorBidi"/>
              <w:noProof/>
              <w:sz w:val="24"/>
              <w:lang w:val="en-CA" w:bidi="ar-SA"/>
            </w:rPr>
          </w:pPr>
          <w:hyperlink w:anchor="_Toc31283874" w:history="1">
            <w:r w:rsidRPr="00A639B0">
              <w:rPr>
                <w:rStyle w:val="Hyperlink"/>
                <w:rFonts w:eastAsia="Times New Roman"/>
                <w:noProof/>
                <w:bdr w:val="none" w:sz="0" w:space="0" w:color="auto" w:frame="1"/>
                <w:lang w:eastAsia="en-CA"/>
              </w:rPr>
              <w:t>10.1.4</w:t>
            </w:r>
            <w:r>
              <w:rPr>
                <w:rFonts w:cstheme="minorBidi"/>
                <w:noProof/>
                <w:sz w:val="24"/>
                <w:lang w:val="en-CA" w:bidi="ar-SA"/>
              </w:rPr>
              <w:tab/>
            </w:r>
            <w:r w:rsidRPr="00A639B0">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_Toc31283874 \h </w:instrText>
            </w:r>
            <w:r>
              <w:rPr>
                <w:noProof/>
                <w:webHidden/>
              </w:rPr>
            </w:r>
            <w:r>
              <w:rPr>
                <w:noProof/>
                <w:webHidden/>
              </w:rPr>
              <w:fldChar w:fldCharType="separate"/>
            </w:r>
            <w:r>
              <w:rPr>
                <w:noProof/>
                <w:webHidden/>
              </w:rPr>
              <w:t>142</w:t>
            </w:r>
            <w:r>
              <w:rPr>
                <w:noProof/>
                <w:webHidden/>
              </w:rPr>
              <w:fldChar w:fldCharType="end"/>
            </w:r>
          </w:hyperlink>
        </w:p>
        <w:p w14:paraId="773B66B6" w14:textId="06B87CFD" w:rsidR="00B65792" w:rsidRDefault="00B65792">
          <w:pPr>
            <w:pStyle w:val="TOC2"/>
            <w:tabs>
              <w:tab w:val="left" w:pos="960"/>
              <w:tab w:val="right" w:leader="dot" w:pos="9350"/>
            </w:tabs>
            <w:rPr>
              <w:rFonts w:cstheme="minorBidi"/>
              <w:noProof/>
              <w:sz w:val="24"/>
              <w:lang w:val="en-CA" w:bidi="ar-SA"/>
            </w:rPr>
          </w:pPr>
          <w:hyperlink w:anchor="_Toc31283875" w:history="1">
            <w:r w:rsidRPr="00A639B0">
              <w:rPr>
                <w:rStyle w:val="Hyperlink"/>
                <w:rFonts w:ascii="Times New Roman" w:hAnsi="Times New Roman"/>
                <w:noProof/>
                <w:snapToGrid w:val="0"/>
                <w:w w:val="0"/>
              </w:rPr>
              <w:t>10.2</w:t>
            </w:r>
            <w:r>
              <w:rPr>
                <w:rFonts w:cstheme="minorBidi"/>
                <w:noProof/>
                <w:sz w:val="24"/>
                <w:lang w:val="en-CA" w:bidi="ar-SA"/>
              </w:rPr>
              <w:tab/>
            </w:r>
            <w:r w:rsidRPr="00A639B0">
              <w:rPr>
                <w:rStyle w:val="Hyperlink"/>
                <w:noProof/>
              </w:rPr>
              <w:t>Data Storage</w:t>
            </w:r>
            <w:r>
              <w:rPr>
                <w:noProof/>
                <w:webHidden/>
              </w:rPr>
              <w:tab/>
            </w:r>
            <w:r>
              <w:rPr>
                <w:noProof/>
                <w:webHidden/>
              </w:rPr>
              <w:fldChar w:fldCharType="begin"/>
            </w:r>
            <w:r>
              <w:rPr>
                <w:noProof/>
                <w:webHidden/>
              </w:rPr>
              <w:instrText xml:space="preserve"> PAGEREF _Toc31283875 \h </w:instrText>
            </w:r>
            <w:r>
              <w:rPr>
                <w:noProof/>
                <w:webHidden/>
              </w:rPr>
            </w:r>
            <w:r>
              <w:rPr>
                <w:noProof/>
                <w:webHidden/>
              </w:rPr>
              <w:fldChar w:fldCharType="separate"/>
            </w:r>
            <w:r>
              <w:rPr>
                <w:noProof/>
                <w:webHidden/>
              </w:rPr>
              <w:t>143</w:t>
            </w:r>
            <w:r>
              <w:rPr>
                <w:noProof/>
                <w:webHidden/>
              </w:rPr>
              <w:fldChar w:fldCharType="end"/>
            </w:r>
          </w:hyperlink>
        </w:p>
        <w:p w14:paraId="3CE050B9" w14:textId="264BECA0" w:rsidR="00B65792" w:rsidRDefault="00B65792">
          <w:pPr>
            <w:pStyle w:val="TOC3"/>
            <w:tabs>
              <w:tab w:val="left" w:pos="1200"/>
              <w:tab w:val="right" w:leader="dot" w:pos="9350"/>
            </w:tabs>
            <w:rPr>
              <w:rFonts w:cstheme="minorBidi"/>
              <w:noProof/>
              <w:sz w:val="24"/>
              <w:lang w:val="en-CA" w:bidi="ar-SA"/>
            </w:rPr>
          </w:pPr>
          <w:hyperlink w:anchor="_Toc31283876" w:history="1">
            <w:r w:rsidRPr="00A639B0">
              <w:rPr>
                <w:rStyle w:val="Hyperlink"/>
                <w:noProof/>
              </w:rPr>
              <w:t>10.2.1</w:t>
            </w:r>
            <w:r>
              <w:rPr>
                <w:rFonts w:cstheme="minorBidi"/>
                <w:noProof/>
                <w:sz w:val="24"/>
                <w:lang w:val="en-CA" w:bidi="ar-SA"/>
              </w:rPr>
              <w:tab/>
            </w:r>
            <w:r w:rsidRPr="00A639B0">
              <w:rPr>
                <w:rStyle w:val="Hyperlink"/>
                <w:noProof/>
              </w:rPr>
              <w:t>Upload to triplestore</w:t>
            </w:r>
            <w:r>
              <w:rPr>
                <w:noProof/>
                <w:webHidden/>
              </w:rPr>
              <w:tab/>
            </w:r>
            <w:r>
              <w:rPr>
                <w:noProof/>
                <w:webHidden/>
              </w:rPr>
              <w:fldChar w:fldCharType="begin"/>
            </w:r>
            <w:r>
              <w:rPr>
                <w:noProof/>
                <w:webHidden/>
              </w:rPr>
              <w:instrText xml:space="preserve"> PAGEREF _Toc31283876 \h </w:instrText>
            </w:r>
            <w:r>
              <w:rPr>
                <w:noProof/>
                <w:webHidden/>
              </w:rPr>
            </w:r>
            <w:r>
              <w:rPr>
                <w:noProof/>
                <w:webHidden/>
              </w:rPr>
              <w:fldChar w:fldCharType="separate"/>
            </w:r>
            <w:r>
              <w:rPr>
                <w:noProof/>
                <w:webHidden/>
              </w:rPr>
              <w:t>143</w:t>
            </w:r>
            <w:r>
              <w:rPr>
                <w:noProof/>
                <w:webHidden/>
              </w:rPr>
              <w:fldChar w:fldCharType="end"/>
            </w:r>
          </w:hyperlink>
        </w:p>
        <w:p w14:paraId="0485A5BF" w14:textId="7AC5E15E" w:rsidR="00B65792" w:rsidRDefault="00B65792">
          <w:pPr>
            <w:pStyle w:val="TOC1"/>
            <w:rPr>
              <w:rFonts w:cstheme="minorBidi"/>
              <w:noProof/>
              <w:sz w:val="24"/>
              <w:lang w:val="en-CA" w:bidi="ar-SA"/>
            </w:rPr>
          </w:pPr>
          <w:hyperlink w:anchor="_Toc31283877" w:history="1">
            <w:r w:rsidRPr="00A639B0">
              <w:rPr>
                <w:rStyle w:val="Hyperlink"/>
                <w:noProof/>
              </w:rPr>
              <w:t>11</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_Toc31283877 \h </w:instrText>
            </w:r>
            <w:r>
              <w:rPr>
                <w:noProof/>
                <w:webHidden/>
              </w:rPr>
            </w:r>
            <w:r>
              <w:rPr>
                <w:noProof/>
                <w:webHidden/>
              </w:rPr>
              <w:fldChar w:fldCharType="separate"/>
            </w:r>
            <w:r>
              <w:rPr>
                <w:noProof/>
                <w:webHidden/>
              </w:rPr>
              <w:t>144</w:t>
            </w:r>
            <w:r>
              <w:rPr>
                <w:noProof/>
                <w:webHidden/>
              </w:rPr>
              <w:fldChar w:fldCharType="end"/>
            </w:r>
          </w:hyperlink>
        </w:p>
        <w:p w14:paraId="16345061" w14:textId="78F67103" w:rsidR="00B65792" w:rsidRDefault="00B65792">
          <w:pPr>
            <w:pStyle w:val="TOC2"/>
            <w:tabs>
              <w:tab w:val="left" w:pos="960"/>
              <w:tab w:val="right" w:leader="dot" w:pos="9350"/>
            </w:tabs>
            <w:rPr>
              <w:rFonts w:cstheme="minorBidi"/>
              <w:noProof/>
              <w:sz w:val="24"/>
              <w:lang w:val="en-CA" w:bidi="ar-SA"/>
            </w:rPr>
          </w:pPr>
          <w:hyperlink w:anchor="_Toc31283878" w:history="1">
            <w:r w:rsidRPr="00A639B0">
              <w:rPr>
                <w:rStyle w:val="Hyperlink"/>
                <w:rFonts w:ascii="Times New Roman" w:hAnsi="Times New Roman"/>
                <w:noProof/>
                <w:snapToGrid w:val="0"/>
                <w:w w:val="0"/>
              </w:rPr>
              <w:t>11.1</w:t>
            </w:r>
            <w:r>
              <w:rPr>
                <w:rFonts w:cstheme="minorBidi"/>
                <w:noProof/>
                <w:sz w:val="24"/>
                <w:lang w:val="en-CA" w:bidi="ar-SA"/>
              </w:rPr>
              <w:tab/>
            </w:r>
            <w:r w:rsidRPr="00A639B0">
              <w:rPr>
                <w:rStyle w:val="Hyperlink"/>
                <w:noProof/>
              </w:rPr>
              <w:t>Research</w:t>
            </w:r>
            <w:r>
              <w:rPr>
                <w:noProof/>
                <w:webHidden/>
              </w:rPr>
              <w:tab/>
            </w:r>
            <w:r>
              <w:rPr>
                <w:noProof/>
                <w:webHidden/>
              </w:rPr>
              <w:fldChar w:fldCharType="begin"/>
            </w:r>
            <w:r>
              <w:rPr>
                <w:noProof/>
                <w:webHidden/>
              </w:rPr>
              <w:instrText xml:space="preserve"> PAGEREF _Toc31283878 \h </w:instrText>
            </w:r>
            <w:r>
              <w:rPr>
                <w:noProof/>
                <w:webHidden/>
              </w:rPr>
            </w:r>
            <w:r>
              <w:rPr>
                <w:noProof/>
                <w:webHidden/>
              </w:rPr>
              <w:fldChar w:fldCharType="separate"/>
            </w:r>
            <w:r>
              <w:rPr>
                <w:noProof/>
                <w:webHidden/>
              </w:rPr>
              <w:t>144</w:t>
            </w:r>
            <w:r>
              <w:rPr>
                <w:noProof/>
                <w:webHidden/>
              </w:rPr>
              <w:fldChar w:fldCharType="end"/>
            </w:r>
          </w:hyperlink>
        </w:p>
        <w:p w14:paraId="6FFC515B" w14:textId="5A7AEE17" w:rsidR="00B65792" w:rsidRDefault="00B65792">
          <w:pPr>
            <w:pStyle w:val="TOC2"/>
            <w:tabs>
              <w:tab w:val="left" w:pos="960"/>
              <w:tab w:val="right" w:leader="dot" w:pos="9350"/>
            </w:tabs>
            <w:rPr>
              <w:rFonts w:cstheme="minorBidi"/>
              <w:noProof/>
              <w:sz w:val="24"/>
              <w:lang w:val="en-CA" w:bidi="ar-SA"/>
            </w:rPr>
          </w:pPr>
          <w:hyperlink w:anchor="_Toc31283879" w:history="1">
            <w:r w:rsidRPr="00A639B0">
              <w:rPr>
                <w:rStyle w:val="Hyperlink"/>
                <w:rFonts w:ascii="Times New Roman" w:hAnsi="Times New Roman"/>
                <w:noProof/>
                <w:snapToGrid w:val="0"/>
                <w:w w:val="0"/>
              </w:rPr>
              <w:t>11.2</w:t>
            </w:r>
            <w:r>
              <w:rPr>
                <w:rFonts w:cstheme="minorBidi"/>
                <w:noProof/>
                <w:sz w:val="24"/>
                <w:lang w:val="en-CA" w:bidi="ar-SA"/>
              </w:rPr>
              <w:tab/>
            </w:r>
            <w:r w:rsidRPr="00A639B0">
              <w:rPr>
                <w:rStyle w:val="Hyperlink"/>
                <w:noProof/>
              </w:rPr>
              <w:t>Extensions for iCity Applications</w:t>
            </w:r>
            <w:r>
              <w:rPr>
                <w:noProof/>
                <w:webHidden/>
              </w:rPr>
              <w:tab/>
            </w:r>
            <w:r>
              <w:rPr>
                <w:noProof/>
                <w:webHidden/>
              </w:rPr>
              <w:fldChar w:fldCharType="begin"/>
            </w:r>
            <w:r>
              <w:rPr>
                <w:noProof/>
                <w:webHidden/>
              </w:rPr>
              <w:instrText xml:space="preserve"> PAGEREF _Toc31283879 \h </w:instrText>
            </w:r>
            <w:r>
              <w:rPr>
                <w:noProof/>
                <w:webHidden/>
              </w:rPr>
            </w:r>
            <w:r>
              <w:rPr>
                <w:noProof/>
                <w:webHidden/>
              </w:rPr>
              <w:fldChar w:fldCharType="separate"/>
            </w:r>
            <w:r>
              <w:rPr>
                <w:noProof/>
                <w:webHidden/>
              </w:rPr>
              <w:t>145</w:t>
            </w:r>
            <w:r>
              <w:rPr>
                <w:noProof/>
                <w:webHidden/>
              </w:rPr>
              <w:fldChar w:fldCharType="end"/>
            </w:r>
          </w:hyperlink>
        </w:p>
        <w:p w14:paraId="3DCA1222" w14:textId="50F19B07" w:rsidR="00B65792" w:rsidRDefault="00B65792">
          <w:pPr>
            <w:pStyle w:val="TOC3"/>
            <w:tabs>
              <w:tab w:val="left" w:pos="1200"/>
              <w:tab w:val="right" w:leader="dot" w:pos="9350"/>
            </w:tabs>
            <w:rPr>
              <w:rFonts w:cstheme="minorBidi"/>
              <w:noProof/>
              <w:sz w:val="24"/>
              <w:lang w:val="en-CA" w:bidi="ar-SA"/>
            </w:rPr>
          </w:pPr>
          <w:hyperlink w:anchor="_Toc31283880" w:history="1">
            <w:r w:rsidRPr="00A639B0">
              <w:rPr>
                <w:rStyle w:val="Hyperlink"/>
                <w:noProof/>
              </w:rPr>
              <w:t>11.2.1</w:t>
            </w:r>
            <w:r>
              <w:rPr>
                <w:rFonts w:cstheme="minorBidi"/>
                <w:noProof/>
                <w:sz w:val="24"/>
                <w:lang w:val="en-CA" w:bidi="ar-SA"/>
              </w:rPr>
              <w:tab/>
            </w:r>
            <w:r w:rsidRPr="00A639B0">
              <w:rPr>
                <w:rStyle w:val="Hyperlink"/>
                <w:noProof/>
              </w:rPr>
              <w:t>Data Collection</w:t>
            </w:r>
            <w:r>
              <w:rPr>
                <w:noProof/>
                <w:webHidden/>
              </w:rPr>
              <w:tab/>
            </w:r>
            <w:r>
              <w:rPr>
                <w:noProof/>
                <w:webHidden/>
              </w:rPr>
              <w:fldChar w:fldCharType="begin"/>
            </w:r>
            <w:r>
              <w:rPr>
                <w:noProof/>
                <w:webHidden/>
              </w:rPr>
              <w:instrText xml:space="preserve"> PAGEREF _Toc31283880 \h </w:instrText>
            </w:r>
            <w:r>
              <w:rPr>
                <w:noProof/>
                <w:webHidden/>
              </w:rPr>
            </w:r>
            <w:r>
              <w:rPr>
                <w:noProof/>
                <w:webHidden/>
              </w:rPr>
              <w:fldChar w:fldCharType="separate"/>
            </w:r>
            <w:r>
              <w:rPr>
                <w:noProof/>
                <w:webHidden/>
              </w:rPr>
              <w:t>147</w:t>
            </w:r>
            <w:r>
              <w:rPr>
                <w:noProof/>
                <w:webHidden/>
              </w:rPr>
              <w:fldChar w:fldCharType="end"/>
            </w:r>
          </w:hyperlink>
        </w:p>
        <w:p w14:paraId="0C2688C8" w14:textId="793AECFD" w:rsidR="00B65792" w:rsidRDefault="00B65792">
          <w:pPr>
            <w:pStyle w:val="TOC3"/>
            <w:tabs>
              <w:tab w:val="left" w:pos="1200"/>
              <w:tab w:val="right" w:leader="dot" w:pos="9350"/>
            </w:tabs>
            <w:rPr>
              <w:rFonts w:cstheme="minorBidi"/>
              <w:noProof/>
              <w:sz w:val="24"/>
              <w:lang w:val="en-CA" w:bidi="ar-SA"/>
            </w:rPr>
          </w:pPr>
          <w:hyperlink w:anchor="_Toc31283881" w:history="1">
            <w:r w:rsidRPr="00A639B0">
              <w:rPr>
                <w:rStyle w:val="Hyperlink"/>
                <w:noProof/>
              </w:rPr>
              <w:t>11.2.2</w:t>
            </w:r>
            <w:r>
              <w:rPr>
                <w:rFonts w:cstheme="minorBidi"/>
                <w:noProof/>
                <w:sz w:val="24"/>
                <w:lang w:val="en-CA" w:bidi="ar-SA"/>
              </w:rPr>
              <w:tab/>
            </w:r>
            <w:r w:rsidRPr="00A639B0">
              <w:rPr>
                <w:rStyle w:val="Hyperlink"/>
                <w:noProof/>
              </w:rPr>
              <w:t>Simulation of Urban Systems</w:t>
            </w:r>
            <w:r>
              <w:rPr>
                <w:noProof/>
                <w:webHidden/>
              </w:rPr>
              <w:tab/>
            </w:r>
            <w:r>
              <w:rPr>
                <w:noProof/>
                <w:webHidden/>
              </w:rPr>
              <w:fldChar w:fldCharType="begin"/>
            </w:r>
            <w:r>
              <w:rPr>
                <w:noProof/>
                <w:webHidden/>
              </w:rPr>
              <w:instrText xml:space="preserve"> PAGEREF _Toc31283881 \h </w:instrText>
            </w:r>
            <w:r>
              <w:rPr>
                <w:noProof/>
                <w:webHidden/>
              </w:rPr>
            </w:r>
            <w:r>
              <w:rPr>
                <w:noProof/>
                <w:webHidden/>
              </w:rPr>
              <w:fldChar w:fldCharType="separate"/>
            </w:r>
            <w:r>
              <w:rPr>
                <w:noProof/>
                <w:webHidden/>
              </w:rPr>
              <w:t>147</w:t>
            </w:r>
            <w:r>
              <w:rPr>
                <w:noProof/>
                <w:webHidden/>
              </w:rPr>
              <w:fldChar w:fldCharType="end"/>
            </w:r>
          </w:hyperlink>
        </w:p>
        <w:p w14:paraId="3D5A1FBF" w14:textId="776503BE" w:rsidR="00B65792" w:rsidRDefault="00B65792">
          <w:pPr>
            <w:pStyle w:val="TOC1"/>
            <w:rPr>
              <w:rFonts w:cstheme="minorBidi"/>
              <w:noProof/>
              <w:sz w:val="24"/>
              <w:lang w:val="en-CA" w:bidi="ar-SA"/>
            </w:rPr>
          </w:pPr>
          <w:hyperlink w:anchor="_Toc31283882" w:history="1">
            <w:r w:rsidRPr="00A639B0">
              <w:rPr>
                <w:rStyle w:val="Hyperlink"/>
                <w:noProof/>
              </w:rPr>
              <w:t>Acknowledgements</w:t>
            </w:r>
            <w:r>
              <w:rPr>
                <w:noProof/>
                <w:webHidden/>
              </w:rPr>
              <w:tab/>
            </w:r>
            <w:r>
              <w:rPr>
                <w:noProof/>
                <w:webHidden/>
              </w:rPr>
              <w:fldChar w:fldCharType="begin"/>
            </w:r>
            <w:r>
              <w:rPr>
                <w:noProof/>
                <w:webHidden/>
              </w:rPr>
              <w:instrText xml:space="preserve"> PAGEREF _Toc31283882 \h </w:instrText>
            </w:r>
            <w:r>
              <w:rPr>
                <w:noProof/>
                <w:webHidden/>
              </w:rPr>
            </w:r>
            <w:r>
              <w:rPr>
                <w:noProof/>
                <w:webHidden/>
              </w:rPr>
              <w:fldChar w:fldCharType="separate"/>
            </w:r>
            <w:r>
              <w:rPr>
                <w:noProof/>
                <w:webHidden/>
              </w:rPr>
              <w:t>149</w:t>
            </w:r>
            <w:r>
              <w:rPr>
                <w:noProof/>
                <w:webHidden/>
              </w:rPr>
              <w:fldChar w:fldCharType="end"/>
            </w:r>
          </w:hyperlink>
        </w:p>
        <w:p w14:paraId="4580B9FA" w14:textId="4DFF5F73" w:rsidR="00B65792" w:rsidRDefault="00B65792">
          <w:pPr>
            <w:pStyle w:val="TOC1"/>
            <w:rPr>
              <w:rFonts w:cstheme="minorBidi"/>
              <w:noProof/>
              <w:sz w:val="24"/>
              <w:lang w:val="en-CA" w:bidi="ar-SA"/>
            </w:rPr>
          </w:pPr>
          <w:hyperlink w:anchor="_Toc31283883" w:history="1">
            <w:r w:rsidRPr="00A639B0">
              <w:rPr>
                <w:rStyle w:val="Hyperlink"/>
                <w:noProof/>
              </w:rPr>
              <w:t>Bibliography</w:t>
            </w:r>
            <w:r>
              <w:rPr>
                <w:noProof/>
                <w:webHidden/>
              </w:rPr>
              <w:tab/>
            </w:r>
            <w:r>
              <w:rPr>
                <w:noProof/>
                <w:webHidden/>
              </w:rPr>
              <w:fldChar w:fldCharType="begin"/>
            </w:r>
            <w:r>
              <w:rPr>
                <w:noProof/>
                <w:webHidden/>
              </w:rPr>
              <w:instrText xml:space="preserve"> PAGEREF _Toc31283883 \h </w:instrText>
            </w:r>
            <w:r>
              <w:rPr>
                <w:noProof/>
                <w:webHidden/>
              </w:rPr>
            </w:r>
            <w:r>
              <w:rPr>
                <w:noProof/>
                <w:webHidden/>
              </w:rPr>
              <w:fldChar w:fldCharType="separate"/>
            </w:r>
            <w:r>
              <w:rPr>
                <w:noProof/>
                <w:webHidden/>
              </w:rPr>
              <w:t>150</w:t>
            </w:r>
            <w:r>
              <w:rPr>
                <w:noProof/>
                <w:webHidden/>
              </w:rPr>
              <w:fldChar w:fldCharType="end"/>
            </w:r>
          </w:hyperlink>
        </w:p>
        <w:p w14:paraId="766B929E" w14:textId="7F93DEE5" w:rsidR="00B65792" w:rsidRDefault="00B65792">
          <w:pPr>
            <w:pStyle w:val="TOC1"/>
            <w:tabs>
              <w:tab w:val="left" w:pos="1440"/>
            </w:tabs>
            <w:rPr>
              <w:rFonts w:cstheme="minorBidi"/>
              <w:noProof/>
              <w:sz w:val="24"/>
              <w:lang w:val="en-CA" w:bidi="ar-SA"/>
            </w:rPr>
          </w:pPr>
          <w:hyperlink w:anchor="_Toc31283884" w:history="1">
            <w:r w:rsidRPr="00A639B0">
              <w:rPr>
                <w:rStyle w:val="Hyperlink"/>
                <w:noProof/>
              </w:rPr>
              <w:t>Appendix A.</w:t>
            </w:r>
            <w:r>
              <w:rPr>
                <w:rFonts w:cstheme="minorBidi"/>
                <w:noProof/>
                <w:sz w:val="24"/>
                <w:lang w:val="en-CA" w:bidi="ar-SA"/>
              </w:rPr>
              <w:tab/>
            </w:r>
            <w:r w:rsidRPr="00A639B0">
              <w:rPr>
                <w:rStyle w:val="Hyperlink"/>
                <w:noProof/>
              </w:rPr>
              <w:t>TASHA Data Mapping:</w:t>
            </w:r>
            <w:r>
              <w:rPr>
                <w:noProof/>
                <w:webHidden/>
              </w:rPr>
              <w:tab/>
            </w:r>
            <w:r>
              <w:rPr>
                <w:noProof/>
                <w:webHidden/>
              </w:rPr>
              <w:fldChar w:fldCharType="begin"/>
            </w:r>
            <w:r>
              <w:rPr>
                <w:noProof/>
                <w:webHidden/>
              </w:rPr>
              <w:instrText xml:space="preserve"> PAGEREF _Toc31283884 \h </w:instrText>
            </w:r>
            <w:r>
              <w:rPr>
                <w:noProof/>
                <w:webHidden/>
              </w:rPr>
            </w:r>
            <w:r>
              <w:rPr>
                <w:noProof/>
                <w:webHidden/>
              </w:rPr>
              <w:fldChar w:fldCharType="separate"/>
            </w:r>
            <w:r>
              <w:rPr>
                <w:noProof/>
                <w:webHidden/>
              </w:rPr>
              <w:t>152</w:t>
            </w:r>
            <w:r>
              <w:rPr>
                <w:noProof/>
                <w:webHidden/>
              </w:rPr>
              <w:fldChar w:fldCharType="end"/>
            </w:r>
          </w:hyperlink>
        </w:p>
        <w:p w14:paraId="17E4BFB2" w14:textId="54DD7FE9" w:rsidR="00B65792" w:rsidRDefault="00B65792">
          <w:pPr>
            <w:pStyle w:val="TOC2"/>
            <w:tabs>
              <w:tab w:val="right" w:leader="dot" w:pos="9350"/>
            </w:tabs>
            <w:rPr>
              <w:rFonts w:cstheme="minorBidi"/>
              <w:noProof/>
              <w:sz w:val="24"/>
              <w:lang w:val="en-CA" w:bidi="ar-SA"/>
            </w:rPr>
          </w:pPr>
          <w:hyperlink w:anchor="_Toc31283885" w:history="1">
            <w:r w:rsidRPr="00A639B0">
              <w:rPr>
                <w:rStyle w:val="Hyperlink"/>
                <w:noProof/>
              </w:rPr>
              <w:t>Mapping</w:t>
            </w:r>
            <w:r>
              <w:rPr>
                <w:noProof/>
                <w:webHidden/>
              </w:rPr>
              <w:tab/>
            </w:r>
            <w:r>
              <w:rPr>
                <w:noProof/>
                <w:webHidden/>
              </w:rPr>
              <w:fldChar w:fldCharType="begin"/>
            </w:r>
            <w:r>
              <w:rPr>
                <w:noProof/>
                <w:webHidden/>
              </w:rPr>
              <w:instrText xml:space="preserve"> PAGEREF _Toc31283885 \h </w:instrText>
            </w:r>
            <w:r>
              <w:rPr>
                <w:noProof/>
                <w:webHidden/>
              </w:rPr>
            </w:r>
            <w:r>
              <w:rPr>
                <w:noProof/>
                <w:webHidden/>
              </w:rPr>
              <w:fldChar w:fldCharType="separate"/>
            </w:r>
            <w:r>
              <w:rPr>
                <w:noProof/>
                <w:webHidden/>
              </w:rPr>
              <w:t>152</w:t>
            </w:r>
            <w:r>
              <w:rPr>
                <w:noProof/>
                <w:webHidden/>
              </w:rPr>
              <w:fldChar w:fldCharType="end"/>
            </w:r>
          </w:hyperlink>
        </w:p>
        <w:p w14:paraId="3D9AD2BA" w14:textId="6756D707" w:rsidR="00B65792" w:rsidRDefault="00B65792">
          <w:pPr>
            <w:pStyle w:val="TOC3"/>
            <w:tabs>
              <w:tab w:val="right" w:leader="dot" w:pos="9350"/>
            </w:tabs>
            <w:rPr>
              <w:rFonts w:cstheme="minorBidi"/>
              <w:noProof/>
              <w:sz w:val="24"/>
              <w:lang w:val="en-CA" w:bidi="ar-SA"/>
            </w:rPr>
          </w:pPr>
          <w:hyperlink w:anchor="_Toc31283886" w:history="1">
            <w:r w:rsidRPr="00A639B0">
              <w:rPr>
                <w:rStyle w:val="Hyperlink"/>
                <w:noProof/>
              </w:rPr>
              <w:t>Simulation Metadata</w:t>
            </w:r>
            <w:r>
              <w:rPr>
                <w:noProof/>
                <w:webHidden/>
              </w:rPr>
              <w:tab/>
            </w:r>
            <w:r>
              <w:rPr>
                <w:noProof/>
                <w:webHidden/>
              </w:rPr>
              <w:fldChar w:fldCharType="begin"/>
            </w:r>
            <w:r>
              <w:rPr>
                <w:noProof/>
                <w:webHidden/>
              </w:rPr>
              <w:instrText xml:space="preserve"> PAGEREF _Toc31283886 \h </w:instrText>
            </w:r>
            <w:r>
              <w:rPr>
                <w:noProof/>
                <w:webHidden/>
              </w:rPr>
            </w:r>
            <w:r>
              <w:rPr>
                <w:noProof/>
                <w:webHidden/>
              </w:rPr>
              <w:fldChar w:fldCharType="separate"/>
            </w:r>
            <w:r>
              <w:rPr>
                <w:noProof/>
                <w:webHidden/>
              </w:rPr>
              <w:t>153</w:t>
            </w:r>
            <w:r>
              <w:rPr>
                <w:noProof/>
                <w:webHidden/>
              </w:rPr>
              <w:fldChar w:fldCharType="end"/>
            </w:r>
          </w:hyperlink>
        </w:p>
        <w:p w14:paraId="7792F2D9" w14:textId="37B275BE" w:rsidR="00B65792" w:rsidRDefault="00B65792">
          <w:pPr>
            <w:pStyle w:val="TOC3"/>
            <w:tabs>
              <w:tab w:val="right" w:leader="dot" w:pos="9350"/>
            </w:tabs>
            <w:rPr>
              <w:rFonts w:cstheme="minorBidi"/>
              <w:noProof/>
              <w:sz w:val="24"/>
              <w:lang w:val="en-CA" w:bidi="ar-SA"/>
            </w:rPr>
          </w:pPr>
          <w:hyperlink w:anchor="_Toc31283887" w:history="1">
            <w:r w:rsidRPr="00A639B0">
              <w:rPr>
                <w:rStyle w:val="Hyperlink"/>
                <w:noProof/>
              </w:rPr>
              <w:t>Mississauga Zones</w:t>
            </w:r>
            <w:r>
              <w:rPr>
                <w:noProof/>
                <w:webHidden/>
              </w:rPr>
              <w:tab/>
            </w:r>
            <w:r>
              <w:rPr>
                <w:noProof/>
                <w:webHidden/>
              </w:rPr>
              <w:fldChar w:fldCharType="begin"/>
            </w:r>
            <w:r>
              <w:rPr>
                <w:noProof/>
                <w:webHidden/>
              </w:rPr>
              <w:instrText xml:space="preserve"> PAGEREF _Toc31283887 \h </w:instrText>
            </w:r>
            <w:r>
              <w:rPr>
                <w:noProof/>
                <w:webHidden/>
              </w:rPr>
            </w:r>
            <w:r>
              <w:rPr>
                <w:noProof/>
                <w:webHidden/>
              </w:rPr>
              <w:fldChar w:fldCharType="separate"/>
            </w:r>
            <w:r>
              <w:rPr>
                <w:noProof/>
                <w:webHidden/>
              </w:rPr>
              <w:t>153</w:t>
            </w:r>
            <w:r>
              <w:rPr>
                <w:noProof/>
                <w:webHidden/>
              </w:rPr>
              <w:fldChar w:fldCharType="end"/>
            </w:r>
          </w:hyperlink>
        </w:p>
        <w:p w14:paraId="5B7B6165" w14:textId="0B6A212C" w:rsidR="00B65792" w:rsidRDefault="00B65792">
          <w:pPr>
            <w:pStyle w:val="TOC3"/>
            <w:tabs>
              <w:tab w:val="right" w:leader="dot" w:pos="9350"/>
            </w:tabs>
            <w:rPr>
              <w:rFonts w:cstheme="minorBidi"/>
              <w:noProof/>
              <w:sz w:val="24"/>
              <w:lang w:val="en-CA" w:bidi="ar-SA"/>
            </w:rPr>
          </w:pPr>
          <w:hyperlink w:anchor="_Toc31283888" w:history="1">
            <w:r w:rsidRPr="00A639B0">
              <w:rPr>
                <w:rStyle w:val="Hyperlink"/>
                <w:noProof/>
              </w:rPr>
              <w:t>persons.csv</w:t>
            </w:r>
            <w:r>
              <w:rPr>
                <w:noProof/>
                <w:webHidden/>
              </w:rPr>
              <w:tab/>
            </w:r>
            <w:r>
              <w:rPr>
                <w:noProof/>
                <w:webHidden/>
              </w:rPr>
              <w:fldChar w:fldCharType="begin"/>
            </w:r>
            <w:r>
              <w:rPr>
                <w:noProof/>
                <w:webHidden/>
              </w:rPr>
              <w:instrText xml:space="preserve"> PAGEREF _Toc31283888 \h </w:instrText>
            </w:r>
            <w:r>
              <w:rPr>
                <w:noProof/>
                <w:webHidden/>
              </w:rPr>
            </w:r>
            <w:r>
              <w:rPr>
                <w:noProof/>
                <w:webHidden/>
              </w:rPr>
              <w:fldChar w:fldCharType="separate"/>
            </w:r>
            <w:r>
              <w:rPr>
                <w:noProof/>
                <w:webHidden/>
              </w:rPr>
              <w:t>154</w:t>
            </w:r>
            <w:r>
              <w:rPr>
                <w:noProof/>
                <w:webHidden/>
              </w:rPr>
              <w:fldChar w:fldCharType="end"/>
            </w:r>
          </w:hyperlink>
        </w:p>
        <w:p w14:paraId="2754558E" w14:textId="40F77FEE" w:rsidR="00B65792" w:rsidRDefault="00B65792">
          <w:pPr>
            <w:pStyle w:val="TOC3"/>
            <w:tabs>
              <w:tab w:val="right" w:leader="dot" w:pos="9350"/>
            </w:tabs>
            <w:rPr>
              <w:rFonts w:cstheme="minorBidi"/>
              <w:noProof/>
              <w:sz w:val="24"/>
              <w:lang w:val="en-CA" w:bidi="ar-SA"/>
            </w:rPr>
          </w:pPr>
          <w:hyperlink w:anchor="_Toc31283889" w:history="1">
            <w:r w:rsidRPr="00A639B0">
              <w:rPr>
                <w:rStyle w:val="Hyperlink"/>
                <w:noProof/>
              </w:rPr>
              <w:t>trips.csv</w:t>
            </w:r>
            <w:r>
              <w:rPr>
                <w:noProof/>
                <w:webHidden/>
              </w:rPr>
              <w:tab/>
            </w:r>
            <w:r>
              <w:rPr>
                <w:noProof/>
                <w:webHidden/>
              </w:rPr>
              <w:fldChar w:fldCharType="begin"/>
            </w:r>
            <w:r>
              <w:rPr>
                <w:noProof/>
                <w:webHidden/>
              </w:rPr>
              <w:instrText xml:space="preserve"> PAGEREF _Toc31283889 \h </w:instrText>
            </w:r>
            <w:r>
              <w:rPr>
                <w:noProof/>
                <w:webHidden/>
              </w:rPr>
            </w:r>
            <w:r>
              <w:rPr>
                <w:noProof/>
                <w:webHidden/>
              </w:rPr>
              <w:fldChar w:fldCharType="separate"/>
            </w:r>
            <w:r>
              <w:rPr>
                <w:noProof/>
                <w:webHidden/>
              </w:rPr>
              <w:t>158</w:t>
            </w:r>
            <w:r>
              <w:rPr>
                <w:noProof/>
                <w:webHidden/>
              </w:rPr>
              <w:fldChar w:fldCharType="end"/>
            </w:r>
          </w:hyperlink>
        </w:p>
        <w:p w14:paraId="6962F7B5" w14:textId="7298BF9A" w:rsidR="00B65792" w:rsidRDefault="00B65792">
          <w:pPr>
            <w:pStyle w:val="TOC3"/>
            <w:tabs>
              <w:tab w:val="right" w:leader="dot" w:pos="9350"/>
            </w:tabs>
            <w:rPr>
              <w:rFonts w:cstheme="minorBidi"/>
              <w:noProof/>
              <w:sz w:val="24"/>
              <w:lang w:val="en-CA" w:bidi="ar-SA"/>
            </w:rPr>
          </w:pPr>
          <w:hyperlink w:anchor="_Toc31283890" w:history="1">
            <w:r w:rsidRPr="00A639B0">
              <w:rPr>
                <w:rStyle w:val="Hyperlink"/>
                <w:noProof/>
              </w:rPr>
              <w:t>trip_modes.csv</w:t>
            </w:r>
            <w:r>
              <w:rPr>
                <w:noProof/>
                <w:webHidden/>
              </w:rPr>
              <w:tab/>
            </w:r>
            <w:r>
              <w:rPr>
                <w:noProof/>
                <w:webHidden/>
              </w:rPr>
              <w:fldChar w:fldCharType="begin"/>
            </w:r>
            <w:r>
              <w:rPr>
                <w:noProof/>
                <w:webHidden/>
              </w:rPr>
              <w:instrText xml:space="preserve"> PAGEREF _Toc31283890 \h </w:instrText>
            </w:r>
            <w:r>
              <w:rPr>
                <w:noProof/>
                <w:webHidden/>
              </w:rPr>
            </w:r>
            <w:r>
              <w:rPr>
                <w:noProof/>
                <w:webHidden/>
              </w:rPr>
              <w:fldChar w:fldCharType="separate"/>
            </w:r>
            <w:r>
              <w:rPr>
                <w:noProof/>
                <w:webHidden/>
              </w:rPr>
              <w:t>161</w:t>
            </w:r>
            <w:r>
              <w:rPr>
                <w:noProof/>
                <w:webHidden/>
              </w:rPr>
              <w:fldChar w:fldCharType="end"/>
            </w:r>
          </w:hyperlink>
        </w:p>
        <w:p w14:paraId="14C5D3C4" w14:textId="324CAB54" w:rsidR="00B65792" w:rsidRDefault="00B65792">
          <w:pPr>
            <w:pStyle w:val="TOC3"/>
            <w:tabs>
              <w:tab w:val="right" w:leader="dot" w:pos="9350"/>
            </w:tabs>
            <w:rPr>
              <w:rFonts w:cstheme="minorBidi"/>
              <w:noProof/>
              <w:sz w:val="24"/>
              <w:lang w:val="en-CA" w:bidi="ar-SA"/>
            </w:rPr>
          </w:pPr>
          <w:hyperlink w:anchor="_Toc31283891" w:history="1">
            <w:r w:rsidRPr="00A639B0">
              <w:rPr>
                <w:rStyle w:val="Hyperlink"/>
                <w:noProof/>
              </w:rPr>
              <w:t>trip_stations.csv</w:t>
            </w:r>
            <w:r>
              <w:rPr>
                <w:noProof/>
                <w:webHidden/>
              </w:rPr>
              <w:tab/>
            </w:r>
            <w:r>
              <w:rPr>
                <w:noProof/>
                <w:webHidden/>
              </w:rPr>
              <w:fldChar w:fldCharType="begin"/>
            </w:r>
            <w:r>
              <w:rPr>
                <w:noProof/>
                <w:webHidden/>
              </w:rPr>
              <w:instrText xml:space="preserve"> PAGEREF _Toc31283891 \h </w:instrText>
            </w:r>
            <w:r>
              <w:rPr>
                <w:noProof/>
                <w:webHidden/>
              </w:rPr>
            </w:r>
            <w:r>
              <w:rPr>
                <w:noProof/>
                <w:webHidden/>
              </w:rPr>
              <w:fldChar w:fldCharType="separate"/>
            </w:r>
            <w:r>
              <w:rPr>
                <w:noProof/>
                <w:webHidden/>
              </w:rPr>
              <w:t>163</w:t>
            </w:r>
            <w:r>
              <w:rPr>
                <w:noProof/>
                <w:webHidden/>
              </w:rPr>
              <w:fldChar w:fldCharType="end"/>
            </w:r>
          </w:hyperlink>
        </w:p>
        <w:p w14:paraId="0459C718" w14:textId="41B579DD" w:rsidR="00B65792" w:rsidRDefault="00B65792">
          <w:pPr>
            <w:pStyle w:val="TOC3"/>
            <w:tabs>
              <w:tab w:val="right" w:leader="dot" w:pos="9350"/>
            </w:tabs>
            <w:rPr>
              <w:rFonts w:cstheme="minorBidi"/>
              <w:noProof/>
              <w:sz w:val="24"/>
              <w:lang w:val="en-CA" w:bidi="ar-SA"/>
            </w:rPr>
          </w:pPr>
          <w:hyperlink w:anchor="_Toc31283892" w:history="1">
            <w:r w:rsidRPr="00A639B0">
              <w:rPr>
                <w:rStyle w:val="Hyperlink"/>
                <w:noProof/>
              </w:rPr>
              <w:t>facilitate_passenger.csv</w:t>
            </w:r>
            <w:r>
              <w:rPr>
                <w:noProof/>
                <w:webHidden/>
              </w:rPr>
              <w:tab/>
            </w:r>
            <w:r>
              <w:rPr>
                <w:noProof/>
                <w:webHidden/>
              </w:rPr>
              <w:fldChar w:fldCharType="begin"/>
            </w:r>
            <w:r>
              <w:rPr>
                <w:noProof/>
                <w:webHidden/>
              </w:rPr>
              <w:instrText xml:space="preserve"> PAGEREF _Toc31283892 \h </w:instrText>
            </w:r>
            <w:r>
              <w:rPr>
                <w:noProof/>
                <w:webHidden/>
              </w:rPr>
            </w:r>
            <w:r>
              <w:rPr>
                <w:noProof/>
                <w:webHidden/>
              </w:rPr>
              <w:fldChar w:fldCharType="separate"/>
            </w:r>
            <w:r>
              <w:rPr>
                <w:noProof/>
                <w:webHidden/>
              </w:rPr>
              <w:t>164</w:t>
            </w:r>
            <w:r>
              <w:rPr>
                <w:noProof/>
                <w:webHidden/>
              </w:rPr>
              <w:fldChar w:fldCharType="end"/>
            </w:r>
          </w:hyperlink>
        </w:p>
        <w:p w14:paraId="0337A2BD" w14:textId="1B4B27DC" w:rsidR="00B65792" w:rsidRDefault="00B65792">
          <w:pPr>
            <w:pStyle w:val="TOC2"/>
            <w:tabs>
              <w:tab w:val="left" w:pos="960"/>
              <w:tab w:val="right" w:leader="dot" w:pos="9350"/>
            </w:tabs>
            <w:rPr>
              <w:rFonts w:cstheme="minorBidi"/>
              <w:noProof/>
              <w:sz w:val="24"/>
              <w:lang w:val="en-CA" w:bidi="ar-SA"/>
            </w:rPr>
          </w:pPr>
          <w:hyperlink w:anchor="_Toc31283893" w:history="1">
            <w:r w:rsidRPr="00A639B0">
              <w:rPr>
                <w:rStyle w:val="Hyperlink"/>
                <w:rFonts w:ascii="Times New Roman" w:hAnsi="Times New Roman"/>
                <w:noProof/>
                <w:snapToGrid w:val="0"/>
                <w:w w:val="0"/>
              </w:rPr>
              <w:t>11.3</w:t>
            </w:r>
            <w:r>
              <w:rPr>
                <w:rFonts w:cstheme="minorBidi"/>
                <w:noProof/>
                <w:sz w:val="24"/>
                <w:lang w:val="en-CA" w:bidi="ar-SA"/>
              </w:rPr>
              <w:tab/>
            </w:r>
            <w:r w:rsidRPr="00A639B0">
              <w:rPr>
                <w:rStyle w:val="Hyperlink"/>
                <w:noProof/>
              </w:rPr>
              <w:t>Future Work</w:t>
            </w:r>
            <w:r>
              <w:rPr>
                <w:noProof/>
                <w:webHidden/>
              </w:rPr>
              <w:tab/>
            </w:r>
            <w:r>
              <w:rPr>
                <w:noProof/>
                <w:webHidden/>
              </w:rPr>
              <w:fldChar w:fldCharType="begin"/>
            </w:r>
            <w:r>
              <w:rPr>
                <w:noProof/>
                <w:webHidden/>
              </w:rPr>
              <w:instrText xml:space="preserve"> PAGEREF _Toc31283893 \h </w:instrText>
            </w:r>
            <w:r>
              <w:rPr>
                <w:noProof/>
                <w:webHidden/>
              </w:rPr>
            </w:r>
            <w:r>
              <w:rPr>
                <w:noProof/>
                <w:webHidden/>
              </w:rPr>
              <w:fldChar w:fldCharType="separate"/>
            </w:r>
            <w:r>
              <w:rPr>
                <w:noProof/>
                <w:webHidden/>
              </w:rPr>
              <w:t>165</w:t>
            </w:r>
            <w:r>
              <w:rPr>
                <w:noProof/>
                <w:webHidden/>
              </w:rPr>
              <w:fldChar w:fldCharType="end"/>
            </w:r>
          </w:hyperlink>
        </w:p>
        <w:p w14:paraId="086AD6EC" w14:textId="3C81B02B" w:rsidR="00B65792" w:rsidRDefault="00B65792">
          <w:pPr>
            <w:pStyle w:val="TOC1"/>
            <w:tabs>
              <w:tab w:val="left" w:pos="1440"/>
            </w:tabs>
            <w:rPr>
              <w:rFonts w:cstheme="minorBidi"/>
              <w:noProof/>
              <w:sz w:val="24"/>
              <w:lang w:val="en-CA" w:bidi="ar-SA"/>
            </w:rPr>
          </w:pPr>
          <w:hyperlink w:anchor="_Toc31283894" w:history="1">
            <w:r w:rsidRPr="00A639B0">
              <w:rPr>
                <w:rStyle w:val="Hyperlink"/>
                <w:noProof/>
              </w:rPr>
              <w:t>Appendix B.</w:t>
            </w:r>
            <w:r>
              <w:rPr>
                <w:rFonts w:cstheme="minorBidi"/>
                <w:noProof/>
                <w:sz w:val="24"/>
                <w:lang w:val="en-CA" w:bidi="ar-SA"/>
              </w:rPr>
              <w:tab/>
            </w:r>
            <w:r w:rsidRPr="00A639B0">
              <w:rPr>
                <w:rStyle w:val="Hyperlink"/>
                <w:noProof/>
              </w:rPr>
              <w:t>Transit Data Mapping</w:t>
            </w:r>
            <w:r>
              <w:rPr>
                <w:noProof/>
                <w:webHidden/>
              </w:rPr>
              <w:tab/>
            </w:r>
            <w:r>
              <w:rPr>
                <w:noProof/>
                <w:webHidden/>
              </w:rPr>
              <w:fldChar w:fldCharType="begin"/>
            </w:r>
            <w:r>
              <w:rPr>
                <w:noProof/>
                <w:webHidden/>
              </w:rPr>
              <w:instrText xml:space="preserve"> PAGEREF _Toc31283894 \h </w:instrText>
            </w:r>
            <w:r>
              <w:rPr>
                <w:noProof/>
                <w:webHidden/>
              </w:rPr>
            </w:r>
            <w:r>
              <w:rPr>
                <w:noProof/>
                <w:webHidden/>
              </w:rPr>
              <w:fldChar w:fldCharType="separate"/>
            </w:r>
            <w:r>
              <w:rPr>
                <w:noProof/>
                <w:webHidden/>
              </w:rPr>
              <w:t>167</w:t>
            </w:r>
            <w:r>
              <w:rPr>
                <w:noProof/>
                <w:webHidden/>
              </w:rPr>
              <w:fldChar w:fldCharType="end"/>
            </w:r>
          </w:hyperlink>
        </w:p>
        <w:p w14:paraId="05C3E04D" w14:textId="33231AB5" w:rsidR="00B65792" w:rsidRDefault="00B65792">
          <w:pPr>
            <w:pStyle w:val="TOC2"/>
            <w:tabs>
              <w:tab w:val="right" w:leader="dot" w:pos="9350"/>
            </w:tabs>
            <w:rPr>
              <w:rFonts w:cstheme="minorBidi"/>
              <w:noProof/>
              <w:sz w:val="24"/>
              <w:lang w:val="en-CA" w:bidi="ar-SA"/>
            </w:rPr>
          </w:pPr>
          <w:hyperlink w:anchor="_Toc31283895" w:history="1">
            <w:r w:rsidRPr="00A639B0">
              <w:rPr>
                <w:rStyle w:val="Hyperlink"/>
                <w:noProof/>
              </w:rPr>
              <w:t>Subway &amp; SRT Logs (December 2018)</w:t>
            </w:r>
            <w:r>
              <w:rPr>
                <w:noProof/>
                <w:webHidden/>
              </w:rPr>
              <w:tab/>
            </w:r>
            <w:r>
              <w:rPr>
                <w:noProof/>
                <w:webHidden/>
              </w:rPr>
              <w:fldChar w:fldCharType="begin"/>
            </w:r>
            <w:r>
              <w:rPr>
                <w:noProof/>
                <w:webHidden/>
              </w:rPr>
              <w:instrText xml:space="preserve"> PAGEREF _Toc31283895 \h </w:instrText>
            </w:r>
            <w:r>
              <w:rPr>
                <w:noProof/>
                <w:webHidden/>
              </w:rPr>
            </w:r>
            <w:r>
              <w:rPr>
                <w:noProof/>
                <w:webHidden/>
              </w:rPr>
              <w:fldChar w:fldCharType="separate"/>
            </w:r>
            <w:r>
              <w:rPr>
                <w:noProof/>
                <w:webHidden/>
              </w:rPr>
              <w:t>167</w:t>
            </w:r>
            <w:r>
              <w:rPr>
                <w:noProof/>
                <w:webHidden/>
              </w:rPr>
              <w:fldChar w:fldCharType="end"/>
            </w:r>
          </w:hyperlink>
        </w:p>
        <w:p w14:paraId="468095CC" w14:textId="3301F820" w:rsidR="00B65792" w:rsidRDefault="00B65792">
          <w:pPr>
            <w:pStyle w:val="TOC2"/>
            <w:tabs>
              <w:tab w:val="right" w:leader="dot" w:pos="9350"/>
            </w:tabs>
            <w:rPr>
              <w:rFonts w:cstheme="minorBidi"/>
              <w:noProof/>
              <w:sz w:val="24"/>
              <w:lang w:val="en-CA" w:bidi="ar-SA"/>
            </w:rPr>
          </w:pPr>
          <w:hyperlink w:anchor="_Toc31283896" w:history="1">
            <w:r w:rsidRPr="00A639B0">
              <w:rPr>
                <w:rStyle w:val="Hyperlink"/>
                <w:noProof/>
              </w:rPr>
              <w:t>AVL Data (TTC NVAS XML Feed)</w:t>
            </w:r>
            <w:r>
              <w:rPr>
                <w:noProof/>
                <w:webHidden/>
              </w:rPr>
              <w:tab/>
            </w:r>
            <w:r>
              <w:rPr>
                <w:noProof/>
                <w:webHidden/>
              </w:rPr>
              <w:fldChar w:fldCharType="begin"/>
            </w:r>
            <w:r>
              <w:rPr>
                <w:noProof/>
                <w:webHidden/>
              </w:rPr>
              <w:instrText xml:space="preserve"> PAGEREF _Toc31283896 \h </w:instrText>
            </w:r>
            <w:r>
              <w:rPr>
                <w:noProof/>
                <w:webHidden/>
              </w:rPr>
            </w:r>
            <w:r>
              <w:rPr>
                <w:noProof/>
                <w:webHidden/>
              </w:rPr>
              <w:fldChar w:fldCharType="separate"/>
            </w:r>
            <w:r>
              <w:rPr>
                <w:noProof/>
                <w:webHidden/>
              </w:rPr>
              <w:t>169</w:t>
            </w:r>
            <w:r>
              <w:rPr>
                <w:noProof/>
                <w:webHidden/>
              </w:rPr>
              <w:fldChar w:fldCharType="end"/>
            </w:r>
          </w:hyperlink>
        </w:p>
        <w:p w14:paraId="4DFF87A8" w14:textId="2CF6ECC6" w:rsidR="00B65792" w:rsidRDefault="00B65792">
          <w:pPr>
            <w:pStyle w:val="TOC2"/>
            <w:tabs>
              <w:tab w:val="right" w:leader="dot" w:pos="9350"/>
            </w:tabs>
            <w:rPr>
              <w:rFonts w:cstheme="minorBidi"/>
              <w:noProof/>
              <w:sz w:val="24"/>
              <w:lang w:val="en-CA" w:bidi="ar-SA"/>
            </w:rPr>
          </w:pPr>
          <w:hyperlink w:anchor="_Toc31283897" w:history="1">
            <w:r w:rsidRPr="00A639B0">
              <w:rPr>
                <w:rStyle w:val="Hyperlink"/>
                <w:noProof/>
              </w:rPr>
              <w:t>TTC Routes &amp; Schedules (gtfs)</w:t>
            </w:r>
            <w:r>
              <w:rPr>
                <w:noProof/>
                <w:webHidden/>
              </w:rPr>
              <w:tab/>
            </w:r>
            <w:r>
              <w:rPr>
                <w:noProof/>
                <w:webHidden/>
              </w:rPr>
              <w:fldChar w:fldCharType="begin"/>
            </w:r>
            <w:r>
              <w:rPr>
                <w:noProof/>
                <w:webHidden/>
              </w:rPr>
              <w:instrText xml:space="preserve"> PAGEREF _Toc31283897 \h </w:instrText>
            </w:r>
            <w:r>
              <w:rPr>
                <w:noProof/>
                <w:webHidden/>
              </w:rPr>
            </w:r>
            <w:r>
              <w:rPr>
                <w:noProof/>
                <w:webHidden/>
              </w:rPr>
              <w:fldChar w:fldCharType="separate"/>
            </w:r>
            <w:r>
              <w:rPr>
                <w:noProof/>
                <w:webHidden/>
              </w:rPr>
              <w:t>171</w:t>
            </w:r>
            <w:r>
              <w:rPr>
                <w:noProof/>
                <w:webHidden/>
              </w:rPr>
              <w:fldChar w:fldCharType="end"/>
            </w:r>
          </w:hyperlink>
        </w:p>
        <w:p w14:paraId="5F041517" w14:textId="3E52E224" w:rsidR="00B65792" w:rsidRDefault="00B65792">
          <w:pPr>
            <w:pStyle w:val="TOC3"/>
            <w:tabs>
              <w:tab w:val="right" w:leader="dot" w:pos="9350"/>
            </w:tabs>
            <w:rPr>
              <w:rFonts w:cstheme="minorBidi"/>
              <w:noProof/>
              <w:sz w:val="24"/>
              <w:lang w:val="en-CA" w:bidi="ar-SA"/>
            </w:rPr>
          </w:pPr>
          <w:hyperlink w:anchor="_Toc31283898" w:history="1">
            <w:r w:rsidRPr="00A639B0">
              <w:rPr>
                <w:rStyle w:val="Hyperlink"/>
                <w:noProof/>
                <w:lang w:val="en-CA"/>
              </w:rPr>
              <w:t>agency.txt</w:t>
            </w:r>
            <w:r>
              <w:rPr>
                <w:noProof/>
                <w:webHidden/>
              </w:rPr>
              <w:tab/>
            </w:r>
            <w:r>
              <w:rPr>
                <w:noProof/>
                <w:webHidden/>
              </w:rPr>
              <w:fldChar w:fldCharType="begin"/>
            </w:r>
            <w:r>
              <w:rPr>
                <w:noProof/>
                <w:webHidden/>
              </w:rPr>
              <w:instrText xml:space="preserve"> PAGEREF _Toc31283898 \h </w:instrText>
            </w:r>
            <w:r>
              <w:rPr>
                <w:noProof/>
                <w:webHidden/>
              </w:rPr>
            </w:r>
            <w:r>
              <w:rPr>
                <w:noProof/>
                <w:webHidden/>
              </w:rPr>
              <w:fldChar w:fldCharType="separate"/>
            </w:r>
            <w:r>
              <w:rPr>
                <w:noProof/>
                <w:webHidden/>
              </w:rPr>
              <w:t>172</w:t>
            </w:r>
            <w:r>
              <w:rPr>
                <w:noProof/>
                <w:webHidden/>
              </w:rPr>
              <w:fldChar w:fldCharType="end"/>
            </w:r>
          </w:hyperlink>
        </w:p>
        <w:p w14:paraId="3AAA0420" w14:textId="7717A7E7" w:rsidR="00B65792" w:rsidRDefault="00B65792">
          <w:pPr>
            <w:pStyle w:val="TOC3"/>
            <w:tabs>
              <w:tab w:val="right" w:leader="dot" w:pos="9350"/>
            </w:tabs>
            <w:rPr>
              <w:rFonts w:cstheme="minorBidi"/>
              <w:noProof/>
              <w:sz w:val="24"/>
              <w:lang w:val="en-CA" w:bidi="ar-SA"/>
            </w:rPr>
          </w:pPr>
          <w:hyperlink w:anchor="_Toc31283899" w:history="1">
            <w:r w:rsidRPr="00A639B0">
              <w:rPr>
                <w:rStyle w:val="Hyperlink"/>
                <w:noProof/>
                <w:lang w:val="en-CA"/>
              </w:rPr>
              <w:t>calendar_dates.txt</w:t>
            </w:r>
            <w:r>
              <w:rPr>
                <w:noProof/>
                <w:webHidden/>
              </w:rPr>
              <w:tab/>
            </w:r>
            <w:r>
              <w:rPr>
                <w:noProof/>
                <w:webHidden/>
              </w:rPr>
              <w:fldChar w:fldCharType="begin"/>
            </w:r>
            <w:r>
              <w:rPr>
                <w:noProof/>
                <w:webHidden/>
              </w:rPr>
              <w:instrText xml:space="preserve"> PAGEREF _Toc31283899 \h </w:instrText>
            </w:r>
            <w:r>
              <w:rPr>
                <w:noProof/>
                <w:webHidden/>
              </w:rPr>
            </w:r>
            <w:r>
              <w:rPr>
                <w:noProof/>
                <w:webHidden/>
              </w:rPr>
              <w:fldChar w:fldCharType="separate"/>
            </w:r>
            <w:r>
              <w:rPr>
                <w:noProof/>
                <w:webHidden/>
              </w:rPr>
              <w:t>173</w:t>
            </w:r>
            <w:r>
              <w:rPr>
                <w:noProof/>
                <w:webHidden/>
              </w:rPr>
              <w:fldChar w:fldCharType="end"/>
            </w:r>
          </w:hyperlink>
        </w:p>
        <w:p w14:paraId="276D0144" w14:textId="6FA8F219" w:rsidR="00B65792" w:rsidRDefault="00B65792">
          <w:pPr>
            <w:pStyle w:val="TOC3"/>
            <w:tabs>
              <w:tab w:val="right" w:leader="dot" w:pos="9350"/>
            </w:tabs>
            <w:rPr>
              <w:rFonts w:cstheme="minorBidi"/>
              <w:noProof/>
              <w:sz w:val="24"/>
              <w:lang w:val="en-CA" w:bidi="ar-SA"/>
            </w:rPr>
          </w:pPr>
          <w:hyperlink w:anchor="_Toc31283900" w:history="1">
            <w:r w:rsidRPr="00A639B0">
              <w:rPr>
                <w:rStyle w:val="Hyperlink"/>
                <w:noProof/>
                <w:lang w:val="en-CA"/>
              </w:rPr>
              <w:t>calendar.txt</w:t>
            </w:r>
            <w:r>
              <w:rPr>
                <w:noProof/>
                <w:webHidden/>
              </w:rPr>
              <w:tab/>
            </w:r>
            <w:r>
              <w:rPr>
                <w:noProof/>
                <w:webHidden/>
              </w:rPr>
              <w:fldChar w:fldCharType="begin"/>
            </w:r>
            <w:r>
              <w:rPr>
                <w:noProof/>
                <w:webHidden/>
              </w:rPr>
              <w:instrText xml:space="preserve"> PAGEREF _Toc31283900 \h </w:instrText>
            </w:r>
            <w:r>
              <w:rPr>
                <w:noProof/>
                <w:webHidden/>
              </w:rPr>
            </w:r>
            <w:r>
              <w:rPr>
                <w:noProof/>
                <w:webHidden/>
              </w:rPr>
              <w:fldChar w:fldCharType="separate"/>
            </w:r>
            <w:r>
              <w:rPr>
                <w:noProof/>
                <w:webHidden/>
              </w:rPr>
              <w:t>174</w:t>
            </w:r>
            <w:r>
              <w:rPr>
                <w:noProof/>
                <w:webHidden/>
              </w:rPr>
              <w:fldChar w:fldCharType="end"/>
            </w:r>
          </w:hyperlink>
        </w:p>
        <w:p w14:paraId="1BD645AD" w14:textId="03D7933A" w:rsidR="00B65792" w:rsidRDefault="00B65792">
          <w:pPr>
            <w:pStyle w:val="TOC3"/>
            <w:tabs>
              <w:tab w:val="right" w:leader="dot" w:pos="9350"/>
            </w:tabs>
            <w:rPr>
              <w:rFonts w:cstheme="minorBidi"/>
              <w:noProof/>
              <w:sz w:val="24"/>
              <w:lang w:val="en-CA" w:bidi="ar-SA"/>
            </w:rPr>
          </w:pPr>
          <w:hyperlink w:anchor="_Toc31283901" w:history="1">
            <w:r w:rsidRPr="00A639B0">
              <w:rPr>
                <w:rStyle w:val="Hyperlink"/>
                <w:noProof/>
                <w:lang w:val="en-CA"/>
              </w:rPr>
              <w:t>routes.txt</w:t>
            </w:r>
            <w:r>
              <w:rPr>
                <w:noProof/>
                <w:webHidden/>
              </w:rPr>
              <w:tab/>
            </w:r>
            <w:r>
              <w:rPr>
                <w:noProof/>
                <w:webHidden/>
              </w:rPr>
              <w:fldChar w:fldCharType="begin"/>
            </w:r>
            <w:r>
              <w:rPr>
                <w:noProof/>
                <w:webHidden/>
              </w:rPr>
              <w:instrText xml:space="preserve"> PAGEREF _Toc31283901 \h </w:instrText>
            </w:r>
            <w:r>
              <w:rPr>
                <w:noProof/>
                <w:webHidden/>
              </w:rPr>
            </w:r>
            <w:r>
              <w:rPr>
                <w:noProof/>
                <w:webHidden/>
              </w:rPr>
              <w:fldChar w:fldCharType="separate"/>
            </w:r>
            <w:r>
              <w:rPr>
                <w:noProof/>
                <w:webHidden/>
              </w:rPr>
              <w:t>174</w:t>
            </w:r>
            <w:r>
              <w:rPr>
                <w:noProof/>
                <w:webHidden/>
              </w:rPr>
              <w:fldChar w:fldCharType="end"/>
            </w:r>
          </w:hyperlink>
        </w:p>
        <w:p w14:paraId="063BCBA1" w14:textId="2824112D" w:rsidR="00B65792" w:rsidRDefault="00B65792">
          <w:pPr>
            <w:pStyle w:val="TOC3"/>
            <w:tabs>
              <w:tab w:val="right" w:leader="dot" w:pos="9350"/>
            </w:tabs>
            <w:rPr>
              <w:rFonts w:cstheme="minorBidi"/>
              <w:noProof/>
              <w:sz w:val="24"/>
              <w:lang w:val="en-CA" w:bidi="ar-SA"/>
            </w:rPr>
          </w:pPr>
          <w:hyperlink w:anchor="_Toc31283902" w:history="1">
            <w:r w:rsidRPr="00A639B0">
              <w:rPr>
                <w:rStyle w:val="Hyperlink"/>
                <w:noProof/>
                <w:lang w:val="en-CA"/>
              </w:rPr>
              <w:t>shapes.txt</w:t>
            </w:r>
            <w:r>
              <w:rPr>
                <w:noProof/>
                <w:webHidden/>
              </w:rPr>
              <w:tab/>
            </w:r>
            <w:r>
              <w:rPr>
                <w:noProof/>
                <w:webHidden/>
              </w:rPr>
              <w:fldChar w:fldCharType="begin"/>
            </w:r>
            <w:r>
              <w:rPr>
                <w:noProof/>
                <w:webHidden/>
              </w:rPr>
              <w:instrText xml:space="preserve"> PAGEREF _Toc31283902 \h </w:instrText>
            </w:r>
            <w:r>
              <w:rPr>
                <w:noProof/>
                <w:webHidden/>
              </w:rPr>
            </w:r>
            <w:r>
              <w:rPr>
                <w:noProof/>
                <w:webHidden/>
              </w:rPr>
              <w:fldChar w:fldCharType="separate"/>
            </w:r>
            <w:r>
              <w:rPr>
                <w:noProof/>
                <w:webHidden/>
              </w:rPr>
              <w:t>175</w:t>
            </w:r>
            <w:r>
              <w:rPr>
                <w:noProof/>
                <w:webHidden/>
              </w:rPr>
              <w:fldChar w:fldCharType="end"/>
            </w:r>
          </w:hyperlink>
        </w:p>
        <w:p w14:paraId="3EFF816E" w14:textId="3064A25F" w:rsidR="00B65792" w:rsidRDefault="00B65792">
          <w:pPr>
            <w:pStyle w:val="TOC3"/>
            <w:tabs>
              <w:tab w:val="right" w:leader="dot" w:pos="9350"/>
            </w:tabs>
            <w:rPr>
              <w:rFonts w:cstheme="minorBidi"/>
              <w:noProof/>
              <w:sz w:val="24"/>
              <w:lang w:val="en-CA" w:bidi="ar-SA"/>
            </w:rPr>
          </w:pPr>
          <w:hyperlink w:anchor="_Toc31283903" w:history="1">
            <w:r w:rsidRPr="00A639B0">
              <w:rPr>
                <w:rStyle w:val="Hyperlink"/>
                <w:noProof/>
                <w:lang w:val="en-CA"/>
              </w:rPr>
              <w:t>stop_times.txt</w:t>
            </w:r>
            <w:r>
              <w:rPr>
                <w:noProof/>
                <w:webHidden/>
              </w:rPr>
              <w:tab/>
            </w:r>
            <w:r>
              <w:rPr>
                <w:noProof/>
                <w:webHidden/>
              </w:rPr>
              <w:fldChar w:fldCharType="begin"/>
            </w:r>
            <w:r>
              <w:rPr>
                <w:noProof/>
                <w:webHidden/>
              </w:rPr>
              <w:instrText xml:space="preserve"> PAGEREF _Toc31283903 \h </w:instrText>
            </w:r>
            <w:r>
              <w:rPr>
                <w:noProof/>
                <w:webHidden/>
              </w:rPr>
            </w:r>
            <w:r>
              <w:rPr>
                <w:noProof/>
                <w:webHidden/>
              </w:rPr>
              <w:fldChar w:fldCharType="separate"/>
            </w:r>
            <w:r>
              <w:rPr>
                <w:noProof/>
                <w:webHidden/>
              </w:rPr>
              <w:t>178</w:t>
            </w:r>
            <w:r>
              <w:rPr>
                <w:noProof/>
                <w:webHidden/>
              </w:rPr>
              <w:fldChar w:fldCharType="end"/>
            </w:r>
          </w:hyperlink>
        </w:p>
        <w:p w14:paraId="6B153DAA" w14:textId="393B1F26" w:rsidR="00B65792" w:rsidRDefault="00B65792">
          <w:pPr>
            <w:pStyle w:val="TOC3"/>
            <w:tabs>
              <w:tab w:val="right" w:leader="dot" w:pos="9350"/>
            </w:tabs>
            <w:rPr>
              <w:rFonts w:cstheme="minorBidi"/>
              <w:noProof/>
              <w:sz w:val="24"/>
              <w:lang w:val="en-CA" w:bidi="ar-SA"/>
            </w:rPr>
          </w:pPr>
          <w:hyperlink w:anchor="_Toc31283904" w:history="1">
            <w:r w:rsidRPr="00A639B0">
              <w:rPr>
                <w:rStyle w:val="Hyperlink"/>
                <w:noProof/>
                <w:lang w:val="en-CA"/>
              </w:rPr>
              <w:t>stops.txt</w:t>
            </w:r>
            <w:r>
              <w:rPr>
                <w:noProof/>
                <w:webHidden/>
              </w:rPr>
              <w:tab/>
            </w:r>
            <w:r>
              <w:rPr>
                <w:noProof/>
                <w:webHidden/>
              </w:rPr>
              <w:fldChar w:fldCharType="begin"/>
            </w:r>
            <w:r>
              <w:rPr>
                <w:noProof/>
                <w:webHidden/>
              </w:rPr>
              <w:instrText xml:space="preserve"> PAGEREF _Toc31283904 \h </w:instrText>
            </w:r>
            <w:r>
              <w:rPr>
                <w:noProof/>
                <w:webHidden/>
              </w:rPr>
            </w:r>
            <w:r>
              <w:rPr>
                <w:noProof/>
                <w:webHidden/>
              </w:rPr>
              <w:fldChar w:fldCharType="separate"/>
            </w:r>
            <w:r>
              <w:rPr>
                <w:noProof/>
                <w:webHidden/>
              </w:rPr>
              <w:t>180</w:t>
            </w:r>
            <w:r>
              <w:rPr>
                <w:noProof/>
                <w:webHidden/>
              </w:rPr>
              <w:fldChar w:fldCharType="end"/>
            </w:r>
          </w:hyperlink>
        </w:p>
        <w:p w14:paraId="28EB8165" w14:textId="11F88197" w:rsidR="00B65792" w:rsidRDefault="00B65792">
          <w:pPr>
            <w:pStyle w:val="TOC3"/>
            <w:tabs>
              <w:tab w:val="right" w:leader="dot" w:pos="9350"/>
            </w:tabs>
            <w:rPr>
              <w:rFonts w:cstheme="minorBidi"/>
              <w:noProof/>
              <w:sz w:val="24"/>
              <w:lang w:val="en-CA" w:bidi="ar-SA"/>
            </w:rPr>
          </w:pPr>
          <w:hyperlink w:anchor="_Toc31283905" w:history="1">
            <w:r w:rsidRPr="00A639B0">
              <w:rPr>
                <w:rStyle w:val="Hyperlink"/>
                <w:noProof/>
                <w:lang w:val="en-CA"/>
              </w:rPr>
              <w:t>trips.txt</w:t>
            </w:r>
            <w:r>
              <w:rPr>
                <w:noProof/>
                <w:webHidden/>
              </w:rPr>
              <w:tab/>
            </w:r>
            <w:r>
              <w:rPr>
                <w:noProof/>
                <w:webHidden/>
              </w:rPr>
              <w:fldChar w:fldCharType="begin"/>
            </w:r>
            <w:r>
              <w:rPr>
                <w:noProof/>
                <w:webHidden/>
              </w:rPr>
              <w:instrText xml:space="preserve"> PAGEREF _Toc31283905 \h </w:instrText>
            </w:r>
            <w:r>
              <w:rPr>
                <w:noProof/>
                <w:webHidden/>
              </w:rPr>
            </w:r>
            <w:r>
              <w:rPr>
                <w:noProof/>
                <w:webHidden/>
              </w:rPr>
              <w:fldChar w:fldCharType="separate"/>
            </w:r>
            <w:r>
              <w:rPr>
                <w:noProof/>
                <w:webHidden/>
              </w:rPr>
              <w:t>181</w:t>
            </w:r>
            <w:r>
              <w:rPr>
                <w:noProof/>
                <w:webHidden/>
              </w:rPr>
              <w:fldChar w:fldCharType="end"/>
            </w:r>
          </w:hyperlink>
        </w:p>
        <w:p w14:paraId="6DCFC30D" w14:textId="4DC3D987" w:rsidR="00B65792" w:rsidRDefault="00B65792">
          <w:pPr>
            <w:pStyle w:val="TOC1"/>
            <w:tabs>
              <w:tab w:val="left" w:pos="1440"/>
            </w:tabs>
            <w:rPr>
              <w:rFonts w:cstheme="minorBidi"/>
              <w:noProof/>
              <w:sz w:val="24"/>
              <w:lang w:val="en-CA" w:bidi="ar-SA"/>
            </w:rPr>
          </w:pPr>
          <w:hyperlink w:anchor="_Toc31283906" w:history="1">
            <w:r w:rsidRPr="00A639B0">
              <w:rPr>
                <w:rStyle w:val="Hyperlink"/>
                <w:noProof/>
              </w:rPr>
              <w:t>Appendix C.</w:t>
            </w:r>
            <w:r>
              <w:rPr>
                <w:rFonts w:cstheme="minorBidi"/>
                <w:noProof/>
                <w:sz w:val="24"/>
                <w:lang w:val="en-CA" w:bidi="ar-SA"/>
              </w:rPr>
              <w:tab/>
            </w:r>
            <w:r w:rsidRPr="00A639B0">
              <w:rPr>
                <w:rStyle w:val="Hyperlink"/>
                <w:noProof/>
              </w:rPr>
              <w:t>Loop Detector Data Mapping</w:t>
            </w:r>
            <w:r>
              <w:rPr>
                <w:noProof/>
                <w:webHidden/>
              </w:rPr>
              <w:tab/>
            </w:r>
            <w:r>
              <w:rPr>
                <w:noProof/>
                <w:webHidden/>
              </w:rPr>
              <w:fldChar w:fldCharType="begin"/>
            </w:r>
            <w:r>
              <w:rPr>
                <w:noProof/>
                <w:webHidden/>
              </w:rPr>
              <w:instrText xml:space="preserve"> PAGEREF _Toc31283906 \h </w:instrText>
            </w:r>
            <w:r>
              <w:rPr>
                <w:noProof/>
                <w:webHidden/>
              </w:rPr>
            </w:r>
            <w:r>
              <w:rPr>
                <w:noProof/>
                <w:webHidden/>
              </w:rPr>
              <w:fldChar w:fldCharType="separate"/>
            </w:r>
            <w:r>
              <w:rPr>
                <w:noProof/>
                <w:webHidden/>
              </w:rPr>
              <w:t>184</w:t>
            </w:r>
            <w:r>
              <w:rPr>
                <w:noProof/>
                <w:webHidden/>
              </w:rPr>
              <w:fldChar w:fldCharType="end"/>
            </w:r>
          </w:hyperlink>
        </w:p>
        <w:p w14:paraId="567AAEE0" w14:textId="49CC6484" w:rsidR="00B65792" w:rsidRDefault="00B65792">
          <w:pPr>
            <w:pStyle w:val="TOC1"/>
            <w:tabs>
              <w:tab w:val="left" w:pos="1440"/>
            </w:tabs>
            <w:rPr>
              <w:rFonts w:cstheme="minorBidi"/>
              <w:noProof/>
              <w:sz w:val="24"/>
              <w:lang w:val="en-CA" w:bidi="ar-SA"/>
            </w:rPr>
          </w:pPr>
          <w:hyperlink w:anchor="_Toc31283907" w:history="1">
            <w:r w:rsidRPr="00A639B0">
              <w:rPr>
                <w:rStyle w:val="Hyperlink"/>
                <w:noProof/>
              </w:rPr>
              <w:t>Appendix D.</w:t>
            </w:r>
            <w:r>
              <w:rPr>
                <w:rFonts w:cstheme="minorBidi"/>
                <w:noProof/>
                <w:sz w:val="24"/>
                <w:lang w:val="en-CA" w:bidi="ar-SA"/>
              </w:rPr>
              <w:tab/>
            </w:r>
            <w:r w:rsidRPr="00A639B0">
              <w:rPr>
                <w:rStyle w:val="Hyperlink"/>
                <w:noProof/>
              </w:rPr>
              <w:t>Esri GFX Data Mapping</w:t>
            </w:r>
            <w:r>
              <w:rPr>
                <w:noProof/>
                <w:webHidden/>
              </w:rPr>
              <w:tab/>
            </w:r>
            <w:r>
              <w:rPr>
                <w:noProof/>
                <w:webHidden/>
              </w:rPr>
              <w:fldChar w:fldCharType="begin"/>
            </w:r>
            <w:r>
              <w:rPr>
                <w:noProof/>
                <w:webHidden/>
              </w:rPr>
              <w:instrText xml:space="preserve"> PAGEREF _Toc31283907 \h </w:instrText>
            </w:r>
            <w:r>
              <w:rPr>
                <w:noProof/>
                <w:webHidden/>
              </w:rPr>
            </w:r>
            <w:r>
              <w:rPr>
                <w:noProof/>
                <w:webHidden/>
              </w:rPr>
              <w:fldChar w:fldCharType="separate"/>
            </w:r>
            <w:r>
              <w:rPr>
                <w:noProof/>
                <w:webHidden/>
              </w:rPr>
              <w:t>187</w:t>
            </w:r>
            <w:r>
              <w:rPr>
                <w:noProof/>
                <w:webHidden/>
              </w:rPr>
              <w:fldChar w:fldCharType="end"/>
            </w:r>
          </w:hyperlink>
        </w:p>
        <w:p w14:paraId="3B93A99B" w14:textId="5214AA2B" w:rsidR="00B65792" w:rsidRDefault="00B65792">
          <w:pPr>
            <w:pStyle w:val="TOC1"/>
            <w:rPr>
              <w:rFonts w:cstheme="minorBidi"/>
              <w:noProof/>
              <w:sz w:val="24"/>
              <w:lang w:val="en-CA" w:bidi="ar-SA"/>
            </w:rPr>
          </w:pPr>
          <w:hyperlink w:anchor="_Toc31283908" w:history="1">
            <w:r w:rsidRPr="00A639B0">
              <w:rPr>
                <w:rStyle w:val="Hyperlink"/>
                <w:noProof/>
                <w:lang w:val="en-CA"/>
              </w:rPr>
              <w:t>GFX tables used:</w:t>
            </w:r>
            <w:r>
              <w:rPr>
                <w:noProof/>
                <w:webHidden/>
              </w:rPr>
              <w:tab/>
            </w:r>
            <w:r>
              <w:rPr>
                <w:noProof/>
                <w:webHidden/>
              </w:rPr>
              <w:fldChar w:fldCharType="begin"/>
            </w:r>
            <w:r>
              <w:rPr>
                <w:noProof/>
                <w:webHidden/>
              </w:rPr>
              <w:instrText xml:space="preserve"> PAGEREF _Toc31283908 \h </w:instrText>
            </w:r>
            <w:r>
              <w:rPr>
                <w:noProof/>
                <w:webHidden/>
              </w:rPr>
            </w:r>
            <w:r>
              <w:rPr>
                <w:noProof/>
                <w:webHidden/>
              </w:rPr>
              <w:fldChar w:fldCharType="separate"/>
            </w:r>
            <w:r>
              <w:rPr>
                <w:noProof/>
                <w:webHidden/>
              </w:rPr>
              <w:t>187</w:t>
            </w:r>
            <w:r>
              <w:rPr>
                <w:noProof/>
                <w:webHidden/>
              </w:rPr>
              <w:fldChar w:fldCharType="end"/>
            </w:r>
          </w:hyperlink>
        </w:p>
        <w:p w14:paraId="2ADE7E2B" w14:textId="65B6CBB4" w:rsidR="00B65792" w:rsidRDefault="00B65792">
          <w:pPr>
            <w:pStyle w:val="TOC1"/>
            <w:rPr>
              <w:rFonts w:cstheme="minorBidi"/>
              <w:noProof/>
              <w:sz w:val="24"/>
              <w:lang w:val="en-CA" w:bidi="ar-SA"/>
            </w:rPr>
          </w:pPr>
          <w:hyperlink w:anchor="_Toc31283909" w:history="1">
            <w:r w:rsidRPr="00A639B0">
              <w:rPr>
                <w:rStyle w:val="Hyperlink"/>
                <w:noProof/>
                <w:lang w:val="en-CA"/>
              </w:rPr>
              <w:t>Esri Extension of TPSO</w:t>
            </w:r>
            <w:r>
              <w:rPr>
                <w:noProof/>
                <w:webHidden/>
              </w:rPr>
              <w:tab/>
            </w:r>
            <w:r>
              <w:rPr>
                <w:noProof/>
                <w:webHidden/>
              </w:rPr>
              <w:fldChar w:fldCharType="begin"/>
            </w:r>
            <w:r>
              <w:rPr>
                <w:noProof/>
                <w:webHidden/>
              </w:rPr>
              <w:instrText xml:space="preserve"> PAGEREF _Toc31283909 \h </w:instrText>
            </w:r>
            <w:r>
              <w:rPr>
                <w:noProof/>
                <w:webHidden/>
              </w:rPr>
            </w:r>
            <w:r>
              <w:rPr>
                <w:noProof/>
                <w:webHidden/>
              </w:rPr>
              <w:fldChar w:fldCharType="separate"/>
            </w:r>
            <w:r>
              <w:rPr>
                <w:noProof/>
                <w:webHidden/>
              </w:rPr>
              <w:t>187</w:t>
            </w:r>
            <w:r>
              <w:rPr>
                <w:noProof/>
                <w:webHidden/>
              </w:rPr>
              <w:fldChar w:fldCharType="end"/>
            </w:r>
          </w:hyperlink>
        </w:p>
        <w:p w14:paraId="349B0FD0" w14:textId="5D776635" w:rsidR="00B65792" w:rsidRDefault="00B65792">
          <w:pPr>
            <w:pStyle w:val="TOC1"/>
            <w:rPr>
              <w:rFonts w:cstheme="minorBidi"/>
              <w:noProof/>
              <w:sz w:val="24"/>
              <w:lang w:val="en-CA" w:bidi="ar-SA"/>
            </w:rPr>
          </w:pPr>
          <w:hyperlink w:anchor="_Toc31283910" w:history="1">
            <w:r w:rsidRPr="00A639B0">
              <w:rPr>
                <w:rStyle w:val="Hyperlink"/>
                <w:noProof/>
                <w:lang w:val="en-CA"/>
              </w:rPr>
              <w:t>12</w:t>
            </w:r>
            <w:r>
              <w:rPr>
                <w:rFonts w:cstheme="minorBidi"/>
                <w:noProof/>
                <w:sz w:val="24"/>
                <w:lang w:val="en-CA" w:bidi="ar-SA"/>
              </w:rPr>
              <w:tab/>
            </w:r>
            <w:r w:rsidRPr="00A639B0">
              <w:rPr>
                <w:rStyle w:val="Hyperlink"/>
                <w:noProof/>
                <w:lang w:val="en-CA"/>
              </w:rPr>
              <w:t>Mappings from tables to iCity TPSO Esri Extension</w:t>
            </w:r>
            <w:r>
              <w:rPr>
                <w:noProof/>
                <w:webHidden/>
              </w:rPr>
              <w:tab/>
            </w:r>
            <w:r>
              <w:rPr>
                <w:noProof/>
                <w:webHidden/>
              </w:rPr>
              <w:fldChar w:fldCharType="begin"/>
            </w:r>
            <w:r>
              <w:rPr>
                <w:noProof/>
                <w:webHidden/>
              </w:rPr>
              <w:instrText xml:space="preserve"> PAGEREF _Toc31283910 \h </w:instrText>
            </w:r>
            <w:r>
              <w:rPr>
                <w:noProof/>
                <w:webHidden/>
              </w:rPr>
            </w:r>
            <w:r>
              <w:rPr>
                <w:noProof/>
                <w:webHidden/>
              </w:rPr>
              <w:fldChar w:fldCharType="separate"/>
            </w:r>
            <w:r>
              <w:rPr>
                <w:noProof/>
                <w:webHidden/>
              </w:rPr>
              <w:t>190</w:t>
            </w:r>
            <w:r>
              <w:rPr>
                <w:noProof/>
                <w:webHidden/>
              </w:rPr>
              <w:fldChar w:fldCharType="end"/>
            </w:r>
          </w:hyperlink>
        </w:p>
        <w:p w14:paraId="3BBA7063" w14:textId="698CB268" w:rsidR="00B65792" w:rsidRDefault="00B65792">
          <w:pPr>
            <w:pStyle w:val="TOC2"/>
            <w:tabs>
              <w:tab w:val="right" w:leader="dot" w:pos="9350"/>
            </w:tabs>
            <w:rPr>
              <w:rFonts w:cstheme="minorBidi"/>
              <w:noProof/>
              <w:sz w:val="24"/>
              <w:lang w:val="en-CA" w:bidi="ar-SA"/>
            </w:rPr>
          </w:pPr>
          <w:hyperlink w:anchor="_Toc31283911" w:history="1">
            <w:r w:rsidRPr="00A639B0">
              <w:rPr>
                <w:rStyle w:val="Hyperlink"/>
                <w:noProof/>
                <w:lang w:val="en-CA"/>
              </w:rPr>
              <w:t>Neighbourhood (neighbourhood_mun)</w:t>
            </w:r>
            <w:r>
              <w:rPr>
                <w:noProof/>
                <w:webHidden/>
              </w:rPr>
              <w:tab/>
            </w:r>
            <w:r>
              <w:rPr>
                <w:noProof/>
                <w:webHidden/>
              </w:rPr>
              <w:fldChar w:fldCharType="begin"/>
            </w:r>
            <w:r>
              <w:rPr>
                <w:noProof/>
                <w:webHidden/>
              </w:rPr>
              <w:instrText xml:space="preserve"> PAGEREF _Toc31283911 \h </w:instrText>
            </w:r>
            <w:r>
              <w:rPr>
                <w:noProof/>
                <w:webHidden/>
              </w:rPr>
            </w:r>
            <w:r>
              <w:rPr>
                <w:noProof/>
                <w:webHidden/>
              </w:rPr>
              <w:fldChar w:fldCharType="separate"/>
            </w:r>
            <w:r>
              <w:rPr>
                <w:noProof/>
                <w:webHidden/>
              </w:rPr>
              <w:t>190</w:t>
            </w:r>
            <w:r>
              <w:rPr>
                <w:noProof/>
                <w:webHidden/>
              </w:rPr>
              <w:fldChar w:fldCharType="end"/>
            </w:r>
          </w:hyperlink>
        </w:p>
        <w:p w14:paraId="7A7646ED" w14:textId="6A3F9CB0" w:rsidR="00B65792" w:rsidRDefault="00B65792">
          <w:pPr>
            <w:pStyle w:val="TOC2"/>
            <w:tabs>
              <w:tab w:val="right" w:leader="dot" w:pos="9350"/>
            </w:tabs>
            <w:rPr>
              <w:rFonts w:cstheme="minorBidi"/>
              <w:noProof/>
              <w:sz w:val="24"/>
              <w:lang w:val="en-CA" w:bidi="ar-SA"/>
            </w:rPr>
          </w:pPr>
          <w:hyperlink w:anchor="_Toc31283912" w:history="1">
            <w:r w:rsidRPr="00A639B0">
              <w:rPr>
                <w:rStyle w:val="Hyperlink"/>
                <w:noProof/>
                <w:lang w:val="en-CA"/>
              </w:rPr>
              <w:t>Land Use (landuse_mun)</w:t>
            </w:r>
            <w:r>
              <w:rPr>
                <w:noProof/>
                <w:webHidden/>
              </w:rPr>
              <w:tab/>
            </w:r>
            <w:r>
              <w:rPr>
                <w:noProof/>
                <w:webHidden/>
              </w:rPr>
              <w:fldChar w:fldCharType="begin"/>
            </w:r>
            <w:r>
              <w:rPr>
                <w:noProof/>
                <w:webHidden/>
              </w:rPr>
              <w:instrText xml:space="preserve"> PAGEREF _Toc31283912 \h </w:instrText>
            </w:r>
            <w:r>
              <w:rPr>
                <w:noProof/>
                <w:webHidden/>
              </w:rPr>
            </w:r>
            <w:r>
              <w:rPr>
                <w:noProof/>
                <w:webHidden/>
              </w:rPr>
              <w:fldChar w:fldCharType="separate"/>
            </w:r>
            <w:r>
              <w:rPr>
                <w:noProof/>
                <w:webHidden/>
              </w:rPr>
              <w:t>190</w:t>
            </w:r>
            <w:r>
              <w:rPr>
                <w:noProof/>
                <w:webHidden/>
              </w:rPr>
              <w:fldChar w:fldCharType="end"/>
            </w:r>
          </w:hyperlink>
        </w:p>
        <w:p w14:paraId="268BDE72" w14:textId="4BCBE00B" w:rsidR="00B65792" w:rsidRDefault="00B65792">
          <w:pPr>
            <w:pStyle w:val="TOC2"/>
            <w:tabs>
              <w:tab w:val="right" w:leader="dot" w:pos="9350"/>
            </w:tabs>
            <w:rPr>
              <w:rFonts w:cstheme="minorBidi"/>
              <w:noProof/>
              <w:sz w:val="24"/>
              <w:lang w:val="en-CA" w:bidi="ar-SA"/>
            </w:rPr>
          </w:pPr>
          <w:hyperlink w:anchor="_Toc31283913" w:history="1">
            <w:r w:rsidRPr="00A639B0">
              <w:rPr>
                <w:rStyle w:val="Hyperlink"/>
                <w:noProof/>
                <w:lang w:val="en-CA"/>
              </w:rPr>
              <w:t>Land Cover (landcover_mun)</w:t>
            </w:r>
            <w:r>
              <w:rPr>
                <w:noProof/>
                <w:webHidden/>
              </w:rPr>
              <w:tab/>
            </w:r>
            <w:r>
              <w:rPr>
                <w:noProof/>
                <w:webHidden/>
              </w:rPr>
              <w:fldChar w:fldCharType="begin"/>
            </w:r>
            <w:r>
              <w:rPr>
                <w:noProof/>
                <w:webHidden/>
              </w:rPr>
              <w:instrText xml:space="preserve"> PAGEREF _Toc31283913 \h </w:instrText>
            </w:r>
            <w:r>
              <w:rPr>
                <w:noProof/>
                <w:webHidden/>
              </w:rPr>
            </w:r>
            <w:r>
              <w:rPr>
                <w:noProof/>
                <w:webHidden/>
              </w:rPr>
              <w:fldChar w:fldCharType="separate"/>
            </w:r>
            <w:r>
              <w:rPr>
                <w:noProof/>
                <w:webHidden/>
              </w:rPr>
              <w:t>191</w:t>
            </w:r>
            <w:r>
              <w:rPr>
                <w:noProof/>
                <w:webHidden/>
              </w:rPr>
              <w:fldChar w:fldCharType="end"/>
            </w:r>
          </w:hyperlink>
        </w:p>
        <w:p w14:paraId="5EE18810" w14:textId="2918F5CD" w:rsidR="00B65792" w:rsidRDefault="00B65792">
          <w:pPr>
            <w:pStyle w:val="TOC2"/>
            <w:tabs>
              <w:tab w:val="right" w:leader="dot" w:pos="9350"/>
            </w:tabs>
            <w:rPr>
              <w:rFonts w:cstheme="minorBidi"/>
              <w:noProof/>
              <w:sz w:val="24"/>
              <w:lang w:val="en-CA" w:bidi="ar-SA"/>
            </w:rPr>
          </w:pPr>
          <w:hyperlink w:anchor="_Toc31283914" w:history="1">
            <w:r w:rsidRPr="00A639B0">
              <w:rPr>
                <w:rStyle w:val="Hyperlink"/>
                <w:noProof/>
                <w:lang w:val="en-CA"/>
              </w:rPr>
              <w:t>Point of Interest (pointofinterest_mun)</w:t>
            </w:r>
            <w:r>
              <w:rPr>
                <w:noProof/>
                <w:webHidden/>
              </w:rPr>
              <w:tab/>
            </w:r>
            <w:r>
              <w:rPr>
                <w:noProof/>
                <w:webHidden/>
              </w:rPr>
              <w:fldChar w:fldCharType="begin"/>
            </w:r>
            <w:r>
              <w:rPr>
                <w:noProof/>
                <w:webHidden/>
              </w:rPr>
              <w:instrText xml:space="preserve"> PAGEREF _Toc31283914 \h </w:instrText>
            </w:r>
            <w:r>
              <w:rPr>
                <w:noProof/>
                <w:webHidden/>
              </w:rPr>
            </w:r>
            <w:r>
              <w:rPr>
                <w:noProof/>
                <w:webHidden/>
              </w:rPr>
              <w:fldChar w:fldCharType="separate"/>
            </w:r>
            <w:r>
              <w:rPr>
                <w:noProof/>
                <w:webHidden/>
              </w:rPr>
              <w:t>191</w:t>
            </w:r>
            <w:r>
              <w:rPr>
                <w:noProof/>
                <w:webHidden/>
              </w:rPr>
              <w:fldChar w:fldCharType="end"/>
            </w:r>
          </w:hyperlink>
        </w:p>
        <w:p w14:paraId="0D2DC70D" w14:textId="24CB6552" w:rsidR="00B65792" w:rsidRDefault="00B65792">
          <w:pPr>
            <w:pStyle w:val="TOC2"/>
            <w:tabs>
              <w:tab w:val="right" w:leader="dot" w:pos="9350"/>
            </w:tabs>
            <w:rPr>
              <w:rFonts w:cstheme="minorBidi"/>
              <w:noProof/>
              <w:sz w:val="24"/>
              <w:lang w:val="en-CA" w:bidi="ar-SA"/>
            </w:rPr>
          </w:pPr>
          <w:hyperlink w:anchor="_Toc31283915" w:history="1">
            <w:r w:rsidRPr="00A639B0">
              <w:rPr>
                <w:rStyle w:val="Hyperlink"/>
                <w:noProof/>
                <w:lang w:val="en-CA"/>
              </w:rPr>
              <w:t>Road Segment (roadsegment_mun)</w:t>
            </w:r>
            <w:r>
              <w:rPr>
                <w:noProof/>
                <w:webHidden/>
              </w:rPr>
              <w:tab/>
            </w:r>
            <w:r>
              <w:rPr>
                <w:noProof/>
                <w:webHidden/>
              </w:rPr>
              <w:fldChar w:fldCharType="begin"/>
            </w:r>
            <w:r>
              <w:rPr>
                <w:noProof/>
                <w:webHidden/>
              </w:rPr>
              <w:instrText xml:space="preserve"> PAGEREF _Toc31283915 \h </w:instrText>
            </w:r>
            <w:r>
              <w:rPr>
                <w:noProof/>
                <w:webHidden/>
              </w:rPr>
            </w:r>
            <w:r>
              <w:rPr>
                <w:noProof/>
                <w:webHidden/>
              </w:rPr>
              <w:fldChar w:fldCharType="separate"/>
            </w:r>
            <w:r>
              <w:rPr>
                <w:noProof/>
                <w:webHidden/>
              </w:rPr>
              <w:t>191</w:t>
            </w:r>
            <w:r>
              <w:rPr>
                <w:noProof/>
                <w:webHidden/>
              </w:rPr>
              <w:fldChar w:fldCharType="end"/>
            </w:r>
          </w:hyperlink>
        </w:p>
        <w:p w14:paraId="3039ED27" w14:textId="4BA3E8BA" w:rsidR="00B65792" w:rsidRDefault="00B65792">
          <w:pPr>
            <w:pStyle w:val="TOC2"/>
            <w:tabs>
              <w:tab w:val="right" w:leader="dot" w:pos="9350"/>
            </w:tabs>
            <w:rPr>
              <w:rFonts w:cstheme="minorBidi"/>
              <w:noProof/>
              <w:sz w:val="24"/>
              <w:lang w:val="en-CA" w:bidi="ar-SA"/>
            </w:rPr>
          </w:pPr>
          <w:hyperlink w:anchor="_Toc31283916" w:history="1">
            <w:r w:rsidRPr="00A639B0">
              <w:rPr>
                <w:rStyle w:val="Hyperlink"/>
                <w:noProof/>
                <w:lang w:val="en-CA"/>
              </w:rPr>
              <w:t>Intersect Neighbourhood (generated via ArcGIS process)</w:t>
            </w:r>
            <w:r>
              <w:rPr>
                <w:noProof/>
                <w:webHidden/>
              </w:rPr>
              <w:tab/>
            </w:r>
            <w:r>
              <w:rPr>
                <w:noProof/>
                <w:webHidden/>
              </w:rPr>
              <w:fldChar w:fldCharType="begin"/>
            </w:r>
            <w:r>
              <w:rPr>
                <w:noProof/>
                <w:webHidden/>
              </w:rPr>
              <w:instrText xml:space="preserve"> PAGEREF _Toc31283916 \h </w:instrText>
            </w:r>
            <w:r>
              <w:rPr>
                <w:noProof/>
                <w:webHidden/>
              </w:rPr>
            </w:r>
            <w:r>
              <w:rPr>
                <w:noProof/>
                <w:webHidden/>
              </w:rPr>
              <w:fldChar w:fldCharType="separate"/>
            </w:r>
            <w:r>
              <w:rPr>
                <w:noProof/>
                <w:webHidden/>
              </w:rPr>
              <w:t>191</w:t>
            </w:r>
            <w:r>
              <w:rPr>
                <w:noProof/>
                <w:webHidden/>
              </w:rPr>
              <w:fldChar w:fldCharType="end"/>
            </w:r>
          </w:hyperlink>
        </w:p>
        <w:p w14:paraId="394BCA2F" w14:textId="5859A137" w:rsidR="00B65792" w:rsidRDefault="00B65792">
          <w:pPr>
            <w:pStyle w:val="TOC2"/>
            <w:tabs>
              <w:tab w:val="right" w:leader="dot" w:pos="9350"/>
            </w:tabs>
            <w:rPr>
              <w:rFonts w:cstheme="minorBidi"/>
              <w:noProof/>
              <w:sz w:val="24"/>
              <w:lang w:val="en-CA" w:bidi="ar-SA"/>
            </w:rPr>
          </w:pPr>
          <w:hyperlink w:anchor="_Toc31283917" w:history="1">
            <w:r w:rsidRPr="00A639B0">
              <w:rPr>
                <w:rStyle w:val="Hyperlink"/>
                <w:noProof/>
                <w:lang w:val="en-CA"/>
              </w:rPr>
              <w:t>Near Land Use (generated via ArcGIS process)</w:t>
            </w:r>
            <w:r>
              <w:rPr>
                <w:noProof/>
                <w:webHidden/>
              </w:rPr>
              <w:tab/>
            </w:r>
            <w:r>
              <w:rPr>
                <w:noProof/>
                <w:webHidden/>
              </w:rPr>
              <w:fldChar w:fldCharType="begin"/>
            </w:r>
            <w:r>
              <w:rPr>
                <w:noProof/>
                <w:webHidden/>
              </w:rPr>
              <w:instrText xml:space="preserve"> PAGEREF _Toc31283917 \h </w:instrText>
            </w:r>
            <w:r>
              <w:rPr>
                <w:noProof/>
                <w:webHidden/>
              </w:rPr>
            </w:r>
            <w:r>
              <w:rPr>
                <w:noProof/>
                <w:webHidden/>
              </w:rPr>
              <w:fldChar w:fldCharType="separate"/>
            </w:r>
            <w:r>
              <w:rPr>
                <w:noProof/>
                <w:webHidden/>
              </w:rPr>
              <w:t>192</w:t>
            </w:r>
            <w:r>
              <w:rPr>
                <w:noProof/>
                <w:webHidden/>
              </w:rPr>
              <w:fldChar w:fldCharType="end"/>
            </w:r>
          </w:hyperlink>
        </w:p>
        <w:p w14:paraId="2B983ED3" w14:textId="2B5B002D" w:rsidR="00B65792" w:rsidRDefault="00B65792">
          <w:pPr>
            <w:pStyle w:val="TOC2"/>
            <w:tabs>
              <w:tab w:val="right" w:leader="dot" w:pos="9350"/>
            </w:tabs>
            <w:rPr>
              <w:rFonts w:cstheme="minorBidi"/>
              <w:noProof/>
              <w:sz w:val="24"/>
              <w:lang w:val="en-CA" w:bidi="ar-SA"/>
            </w:rPr>
          </w:pPr>
          <w:hyperlink w:anchor="_Toc31283918" w:history="1">
            <w:r w:rsidRPr="00A639B0">
              <w:rPr>
                <w:rStyle w:val="Hyperlink"/>
                <w:noProof/>
                <w:lang w:val="en-CA"/>
              </w:rPr>
              <w:t>Near Land Cover (generated via ArcGIS process)</w:t>
            </w:r>
            <w:r>
              <w:rPr>
                <w:noProof/>
                <w:webHidden/>
              </w:rPr>
              <w:tab/>
            </w:r>
            <w:r>
              <w:rPr>
                <w:noProof/>
                <w:webHidden/>
              </w:rPr>
              <w:fldChar w:fldCharType="begin"/>
            </w:r>
            <w:r>
              <w:rPr>
                <w:noProof/>
                <w:webHidden/>
              </w:rPr>
              <w:instrText xml:space="preserve"> PAGEREF _Toc31283918 \h </w:instrText>
            </w:r>
            <w:r>
              <w:rPr>
                <w:noProof/>
                <w:webHidden/>
              </w:rPr>
            </w:r>
            <w:r>
              <w:rPr>
                <w:noProof/>
                <w:webHidden/>
              </w:rPr>
              <w:fldChar w:fldCharType="separate"/>
            </w:r>
            <w:r>
              <w:rPr>
                <w:noProof/>
                <w:webHidden/>
              </w:rPr>
              <w:t>192</w:t>
            </w:r>
            <w:r>
              <w:rPr>
                <w:noProof/>
                <w:webHidden/>
              </w:rPr>
              <w:fldChar w:fldCharType="end"/>
            </w:r>
          </w:hyperlink>
        </w:p>
        <w:p w14:paraId="0AAEDEA7" w14:textId="2FDC4318" w:rsidR="00B65792" w:rsidRDefault="00B65792">
          <w:pPr>
            <w:pStyle w:val="TOC2"/>
            <w:tabs>
              <w:tab w:val="right" w:leader="dot" w:pos="9350"/>
            </w:tabs>
            <w:rPr>
              <w:rFonts w:cstheme="minorBidi"/>
              <w:noProof/>
              <w:sz w:val="24"/>
              <w:lang w:val="en-CA" w:bidi="ar-SA"/>
            </w:rPr>
          </w:pPr>
          <w:hyperlink w:anchor="_Toc31283919" w:history="1">
            <w:r w:rsidRPr="00A639B0">
              <w:rPr>
                <w:rStyle w:val="Hyperlink"/>
                <w:noProof/>
                <w:lang w:val="en-CA"/>
              </w:rPr>
              <w:t>Near POI (generated via ArcGIS process)</w:t>
            </w:r>
            <w:r>
              <w:rPr>
                <w:noProof/>
                <w:webHidden/>
              </w:rPr>
              <w:tab/>
            </w:r>
            <w:r>
              <w:rPr>
                <w:noProof/>
                <w:webHidden/>
              </w:rPr>
              <w:fldChar w:fldCharType="begin"/>
            </w:r>
            <w:r>
              <w:rPr>
                <w:noProof/>
                <w:webHidden/>
              </w:rPr>
              <w:instrText xml:space="preserve"> PAGEREF _Toc31283919 \h </w:instrText>
            </w:r>
            <w:r>
              <w:rPr>
                <w:noProof/>
                <w:webHidden/>
              </w:rPr>
            </w:r>
            <w:r>
              <w:rPr>
                <w:noProof/>
                <w:webHidden/>
              </w:rPr>
              <w:fldChar w:fldCharType="separate"/>
            </w:r>
            <w:r>
              <w:rPr>
                <w:noProof/>
                <w:webHidden/>
              </w:rPr>
              <w:t>192</w:t>
            </w:r>
            <w:r>
              <w:rPr>
                <w:noProof/>
                <w:webHidden/>
              </w:rPr>
              <w:fldChar w:fldCharType="end"/>
            </w:r>
          </w:hyperlink>
        </w:p>
        <w:p w14:paraId="6D1DC623" w14:textId="6A2188C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128380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1283807"/>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1283808"/>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w:t>
      </w:r>
      <w:r w:rsidR="00FD590F">
        <w:lastRenderedPageBreak/>
        <w:t xml:space="preserve">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364D31B2"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8" w:name="_Ref462673081"/>
      <w:bookmarkStart w:id="39" w:name="_Toc31283809"/>
      <w:r>
        <w:t xml:space="preserve">Development </w:t>
      </w:r>
      <w:r w:rsidR="00A0372F">
        <w:t>Approach</w:t>
      </w:r>
      <w:bookmarkEnd w:id="39"/>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1283810"/>
      <w:r>
        <w:t>Requirements</w:t>
      </w:r>
      <w:bookmarkEnd w:id="40"/>
      <w:bookmarkEnd w:id="41"/>
      <w:bookmarkEnd w:id="42"/>
      <w:bookmarkEnd w:id="43"/>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4" w:name="_Ref19780482"/>
      <w:r>
        <w:t xml:space="preserve">Table </w:t>
      </w:r>
      <w:r w:rsidR="005A6FFD">
        <w:fldChar w:fldCharType="begin"/>
      </w:r>
      <w:r w:rsidR="005A6FFD">
        <w:instrText xml:space="preserve"> SEQ Table \* ARABIC </w:instrText>
      </w:r>
      <w:r w:rsidR="005A6FFD">
        <w:fldChar w:fldCharType="separate"/>
      </w:r>
      <w:r w:rsidR="00C65CEA">
        <w:rPr>
          <w:noProof/>
        </w:rPr>
        <w:t>1</w:t>
      </w:r>
      <w:r w:rsidR="005A6FFD">
        <w:rPr>
          <w:noProof/>
        </w:rPr>
        <w:fldChar w:fldCharType="end"/>
      </w:r>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Ref31179355"/>
      <w:bookmarkStart w:id="46" w:name="_Ref31179364"/>
      <w:bookmarkStart w:id="47" w:name="_Toc31283811"/>
      <w:r>
        <w:t>Motivating Scenario</w:t>
      </w:r>
      <w:r w:rsidR="006B41BB">
        <w:t>: Land Use and Transportation Simulation</w:t>
      </w:r>
      <w:bookmarkEnd w:id="45"/>
      <w:bookmarkEnd w:id="46"/>
      <w:bookmarkEnd w:id="47"/>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8" w:name="_Ref31180594"/>
      <w:bookmarkStart w:id="49" w:name="_Toc31283812"/>
      <w:r>
        <w:t>Motivating Scenario: Transit Research</w:t>
      </w:r>
      <w:bookmarkEnd w:id="48"/>
      <w:bookmarkEnd w:id="49"/>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0" w:name="_Toc31283813"/>
      <w:r>
        <w:t>Motivating Scenario: Smart Parking Applications</w:t>
      </w:r>
      <w:bookmarkEnd w:id="50"/>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1" w:name="_Ref31185680"/>
      <w:bookmarkStart w:id="52" w:name="_Toc31283814"/>
      <w:r>
        <w:t xml:space="preserve">Motivating Scenario: </w:t>
      </w:r>
      <w:r w:rsidR="002358F6">
        <w:t xml:space="preserve">ATIS via </w:t>
      </w:r>
      <w:r>
        <w:t>IT-SoS</w:t>
      </w:r>
      <w:bookmarkEnd w:id="51"/>
      <w:bookmarkEnd w:id="52"/>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6EEB3720"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by </w:t>
      </w:r>
      <w:r w:rsidR="002358F6" w:rsidRPr="009D1641">
        <w:rPr>
          <w:highlight w:val="yellow"/>
          <w:lang w:val="en-US" w:bidi="en-US"/>
        </w:rPr>
        <w:t>[ref Elshenawy]</w:t>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50AEC27B"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xml:space="preserve">; TTI_Mx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3" w:name="_Ref31271825"/>
      <w:bookmarkStart w:id="54" w:name="_Toc31283815"/>
      <w:r>
        <w:t>Motivating Scenario: ArcGIS Query Support</w:t>
      </w:r>
      <w:bookmarkEnd w:id="53"/>
      <w:bookmarkEnd w:id="54"/>
    </w:p>
    <w:p w14:paraId="12C2A1E2" w14:textId="1867200A"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5" w:name="_Toc31283816"/>
      <w:r>
        <w:t>Urban System Characteristics and Behaviour</w:t>
      </w:r>
      <w:bookmarkEnd w:id="38"/>
      <w:bookmarkEnd w:id="55"/>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lastRenderedPageBreak/>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6" w:name="_Toc31283817"/>
      <w:r>
        <w:t>Foundational Ontolog</w:t>
      </w:r>
      <w:r w:rsidR="0073758C">
        <w:t>ies</w:t>
      </w:r>
      <w:bookmarkEnd w:id="56"/>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7" w:name="_Toc31283818"/>
      <w:r>
        <w:t xml:space="preserve">Location </w:t>
      </w:r>
      <w:r w:rsidR="00520123">
        <w:t>Ontology</w:t>
      </w:r>
      <w:bookmarkEnd w:id="57"/>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13FDA494" w:rsidR="0081005F" w:rsidRDefault="0081005F" w:rsidP="0081005F">
      <w:pPr>
        <w:spacing w:after="120"/>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8" w:name="_Ref11759283"/>
      <w:r>
        <w:t xml:space="preserve">Table </w:t>
      </w:r>
      <w:r w:rsidR="005A6FFD">
        <w:fldChar w:fldCharType="begin"/>
      </w:r>
      <w:r w:rsidR="005A6FFD">
        <w:instrText xml:space="preserve"> SEQ Table \* ARABIC </w:instrText>
      </w:r>
      <w:r w:rsidR="005A6FFD">
        <w:fldChar w:fldCharType="separate"/>
      </w:r>
      <w:r w:rsidR="00C65CEA">
        <w:rPr>
          <w:noProof/>
        </w:rPr>
        <w:t>2</w:t>
      </w:r>
      <w:r w:rsidR="005A6FFD">
        <w:rPr>
          <w:noProof/>
        </w:rPr>
        <w:fldChar w:fldCharType="end"/>
      </w:r>
      <w:bookmarkEnd w:id="58"/>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484782CC" w:rsidR="0081005F" w:rsidRDefault="0081005F" w:rsidP="0081005F">
      <w:pPr>
        <w:pStyle w:val="Caption"/>
        <w:keepNext/>
        <w:spacing w:after="120"/>
      </w:pPr>
      <w:bookmarkStart w:id="59" w:name="_Ref11762225"/>
      <w:r>
        <w:lastRenderedPageBreak/>
        <w:t xml:space="preserve">Table </w:t>
      </w:r>
      <w:r w:rsidR="005A6FFD">
        <w:fldChar w:fldCharType="begin"/>
      </w:r>
      <w:r w:rsidR="005A6FFD">
        <w:instrText xml:space="preserve"> SEQ Table \* ARABIC </w:instrText>
      </w:r>
      <w:r w:rsidR="005A6FFD">
        <w:fldChar w:fldCharType="separate"/>
      </w:r>
      <w:r w:rsidR="00C65CEA">
        <w:rPr>
          <w:noProof/>
        </w:rPr>
        <w:t>3</w:t>
      </w:r>
      <w:r w:rsidR="005A6FFD">
        <w:rPr>
          <w:noProof/>
        </w:rPr>
        <w:fldChar w:fldCharType="end"/>
      </w:r>
      <w:bookmarkEnd w:id="59"/>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5A6FFD"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508A04A" w:rsidR="0081005F" w:rsidRDefault="0081005F" w:rsidP="0081005F">
      <w:pPr>
        <w:pStyle w:val="Caption"/>
      </w:pPr>
      <w:bookmarkStart w:id="60" w:name="_Ref23939652"/>
      <w:r>
        <w:t xml:space="preserve">Figure </w:t>
      </w:r>
      <w:r w:rsidR="005A6FFD">
        <w:fldChar w:fldCharType="begin"/>
      </w:r>
      <w:r w:rsidR="005A6FFD">
        <w:instrText xml:space="preserve"> SEQ Figure \* ARABIC </w:instrText>
      </w:r>
      <w:r w:rsidR="005A6FFD">
        <w:fldChar w:fldCharType="separate"/>
      </w:r>
      <w:r w:rsidR="00915792">
        <w:rPr>
          <w:noProof/>
        </w:rPr>
        <w:t>2</w:t>
      </w:r>
      <w:r w:rsidR="005A6FFD">
        <w:rPr>
          <w:noProof/>
        </w:rPr>
        <w:fldChar w:fldCharType="end"/>
      </w:r>
      <w:bookmarkEnd w:id="60"/>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1" w:name="_Toc519507734"/>
      <w:bookmarkStart w:id="62" w:name="_Toc520703198"/>
      <w:bookmarkStart w:id="63" w:name="_Toc520725402"/>
      <w:bookmarkStart w:id="64" w:name="_Toc519507735"/>
      <w:bookmarkStart w:id="65" w:name="_Toc520703199"/>
      <w:bookmarkStart w:id="66" w:name="_Toc520725403"/>
      <w:bookmarkStart w:id="67" w:name="_Toc519507736"/>
      <w:bookmarkStart w:id="68" w:name="_Toc520703200"/>
      <w:bookmarkStart w:id="69" w:name="_Toc520725404"/>
      <w:bookmarkStart w:id="70" w:name="_Toc519507737"/>
      <w:bookmarkStart w:id="71" w:name="_Toc520703201"/>
      <w:bookmarkStart w:id="72" w:name="_Toc520725405"/>
      <w:bookmarkStart w:id="73" w:name="_Toc519507738"/>
      <w:bookmarkStart w:id="74" w:name="_Toc520703202"/>
      <w:bookmarkStart w:id="75" w:name="_Toc520725406"/>
      <w:bookmarkStart w:id="76" w:name="_Toc3128381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Time Ontology</w:t>
      </w:r>
      <w:bookmarkEnd w:id="76"/>
    </w:p>
    <w:p w14:paraId="2AAB4AC9" w14:textId="0F70FC9B" w:rsidR="007978A3" w:rsidRDefault="005A6FFD"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7" w:name="_Ref11827256"/>
      <w:r>
        <w:t xml:space="preserve">Table </w:t>
      </w:r>
      <w:r w:rsidR="005A6FFD">
        <w:fldChar w:fldCharType="begin"/>
      </w:r>
      <w:r w:rsidR="005A6FFD">
        <w:instrText xml:space="preserve"> SEQ Table \* ARABIC </w:instrText>
      </w:r>
      <w:r w:rsidR="005A6FFD">
        <w:fldChar w:fldCharType="separate"/>
      </w:r>
      <w:r w:rsidR="00C65CEA">
        <w:rPr>
          <w:noProof/>
        </w:rPr>
        <w:t>4</w:t>
      </w:r>
      <w:r w:rsidR="005A6FFD">
        <w:rPr>
          <w:noProof/>
        </w:rPr>
        <w:fldChar w:fldCharType="end"/>
      </w:r>
      <w:bookmarkEnd w:id="7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4B4859AF" w:rsidR="00D22EE2" w:rsidRDefault="00D22EE2" w:rsidP="00D22EE2">
      <w:pPr>
        <w:pStyle w:val="Caption"/>
        <w:spacing w:after="120"/>
        <w:rPr>
          <w:lang w:val="en-CA"/>
        </w:rPr>
      </w:pPr>
      <w:bookmarkStart w:id="78" w:name="_Ref11831393"/>
      <w:r>
        <w:t xml:space="preserve">Figure </w:t>
      </w:r>
      <w:r w:rsidR="005A6FFD">
        <w:fldChar w:fldCharType="begin"/>
      </w:r>
      <w:r w:rsidR="005A6FFD">
        <w:instrText xml:space="preserve"> SEQ Figure \* ARABIC </w:instrText>
      </w:r>
      <w:r w:rsidR="005A6FFD">
        <w:fldChar w:fldCharType="separate"/>
      </w:r>
      <w:r w:rsidR="00915792">
        <w:rPr>
          <w:noProof/>
        </w:rPr>
        <w:t>3</w:t>
      </w:r>
      <w:r w:rsidR="005A6FFD">
        <w:rPr>
          <w:noProof/>
        </w:rPr>
        <w:fldChar w:fldCharType="end"/>
      </w:r>
      <w:r>
        <w:t>: Example use of the Time Ontology</w:t>
      </w:r>
      <w:bookmarkEnd w:id="7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9" w:name="_Toc31283820"/>
      <w:r>
        <w:t>Change Ontology</w:t>
      </w:r>
      <w:bookmarkEnd w:id="7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pPr>
      <w:r>
        <w:t xml:space="preserve">Change over time plays a role in many domains, and is by no means a new research topic. In fact, several approaches for capturing change in OWL have been proposed </w:t>
      </w:r>
      <w:r>
        <w:rPr>
          <w:noProof/>
        </w:rPr>
        <w:t>[10]</w:t>
      </w:r>
      <w:r>
        <w:t>,</w:t>
      </w:r>
      <w:r>
        <w:rPr>
          <w:noProof/>
        </w:rPr>
        <w:t>[11]</w:t>
      </w:r>
      <w:r>
        <w:t xml:space="preserve">.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w:t>
      </w:r>
      <w:r>
        <w:lastRenderedPageBreak/>
        <w:t>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pPr>
    </w:p>
    <w:p w14:paraId="6ABF2A0D" w14:textId="130EDFDC" w:rsidR="001D2538" w:rsidRDefault="00A62F41" w:rsidP="001D2538">
      <w:pPr>
        <w:pStyle w:val="Caption"/>
        <w:keepNext/>
        <w:spacing w:after="120"/>
      </w:pPr>
      <w:r>
        <w:lastRenderedPageBreak/>
        <w:fldChar w:fldCharType="end"/>
      </w:r>
      <w:bookmarkStart w:id="80" w:name="_Ref11834761"/>
      <w:bookmarkStart w:id="8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0"/>
    <w:bookmarkEnd w:id="81"/>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2"/>
      <w:r>
        <w:t>PD</w:t>
      </w:r>
      <w:commentRangeEnd w:id="82"/>
      <w:r w:rsidR="00FF06FB">
        <w:rPr>
          <w:rStyle w:val="CommentReference"/>
          <w:rFonts w:asciiTheme="minorHAnsi" w:eastAsiaTheme="minorEastAsia" w:hAnsiTheme="minorHAnsi"/>
          <w:lang w:val="en-US" w:bidi="en-US"/>
        </w:rPr>
        <w:commentReference w:id="8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D857882" w:rsidR="00A62F41" w:rsidRDefault="00A62F41" w:rsidP="00A62F41">
      <w:pPr>
        <w:pStyle w:val="Caption"/>
        <w:spacing w:after="120"/>
      </w:pPr>
      <w:bookmarkStart w:id="83" w:name="_Ref11834852"/>
      <w:bookmarkStart w:id="84" w:name="_Ref11834838"/>
      <w:r>
        <w:t xml:space="preserve">Figure </w:t>
      </w:r>
      <w:r w:rsidR="005A6FFD">
        <w:fldChar w:fldCharType="begin"/>
      </w:r>
      <w:r w:rsidR="005A6FFD">
        <w:instrText xml:space="preserve"> SEQ Figure \* ARABIC </w:instrText>
      </w:r>
      <w:r w:rsidR="005A6FFD">
        <w:fldChar w:fldCharType="separate"/>
      </w:r>
      <w:r w:rsidR="00915792">
        <w:rPr>
          <w:noProof/>
        </w:rPr>
        <w:t>4</w:t>
      </w:r>
      <w:r w:rsidR="005A6FFD">
        <w:rPr>
          <w:noProof/>
        </w:rPr>
        <w:fldChar w:fldCharType="end"/>
      </w:r>
      <w:bookmarkEnd w:id="83"/>
      <w:r>
        <w:t>: Example use of the Change Ontology</w:t>
      </w:r>
      <w:bookmarkEnd w:id="8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404331D1"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w:t>
      </w:r>
      <w:r w:rsidR="00600FE3">
        <w:t xml:space="preserve">[ref] </w:t>
      </w:r>
      <w:r>
        <w:t xml:space="preserve">or BFO </w:t>
      </w:r>
      <w:r w:rsidR="00600FE3">
        <w:t xml:space="preserve">[ref] </w:t>
      </w:r>
      <w:r>
        <w:t xml:space="preserve">in order to make these commitments explicit. </w:t>
      </w:r>
    </w:p>
    <w:p w14:paraId="4586A384" w14:textId="77777777" w:rsidR="00471164" w:rsidRDefault="00471164" w:rsidP="00471164">
      <w:pPr>
        <w:pStyle w:val="Heading3"/>
      </w:pPr>
      <w:bookmarkStart w:id="85" w:name="_Toc31283821"/>
      <w:r>
        <w:t>Activity Ontology</w:t>
      </w:r>
      <w:bookmarkEnd w:id="8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482E896E" w:rsidR="00882108" w:rsidRPr="00CD7C65" w:rsidRDefault="00882108" w:rsidP="00882108">
      <w:pPr>
        <w:pStyle w:val="Caption"/>
        <w:spacing w:after="120"/>
        <w:jc w:val="center"/>
        <w:rPr>
          <w:lang w:val="en-CA"/>
        </w:rPr>
      </w:pPr>
      <w:bookmarkStart w:id="86" w:name="_Ref2239297"/>
      <w:r>
        <w:t xml:space="preserve">Figure </w:t>
      </w:r>
      <w:r>
        <w:rPr>
          <w:noProof/>
        </w:rPr>
        <w:fldChar w:fldCharType="begin"/>
      </w:r>
      <w:r>
        <w:rPr>
          <w:noProof/>
        </w:rPr>
        <w:instrText xml:space="preserve"> SEQ Figure \* ARABIC </w:instrText>
      </w:r>
      <w:r>
        <w:rPr>
          <w:noProof/>
        </w:rPr>
        <w:fldChar w:fldCharType="separate"/>
      </w:r>
      <w:r w:rsidR="00915792">
        <w:rPr>
          <w:noProof/>
        </w:rPr>
        <w:t>5</w:t>
      </w:r>
      <w:r>
        <w:rPr>
          <w:noProof/>
        </w:rPr>
        <w:fldChar w:fldCharType="end"/>
      </w:r>
      <w:bookmarkEnd w:id="86"/>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7" w:name="_Ref12516765"/>
      <w:r>
        <w:t xml:space="preserve">Table </w:t>
      </w:r>
      <w:r w:rsidR="005A6FFD">
        <w:fldChar w:fldCharType="begin"/>
      </w:r>
      <w:r w:rsidR="005A6FFD">
        <w:instrText xml:space="preserve"> SEQ Table \* ARABIC </w:instrText>
      </w:r>
      <w:r w:rsidR="005A6FFD">
        <w:fldChar w:fldCharType="separate"/>
      </w:r>
      <w:r w:rsidR="00C65CEA">
        <w:rPr>
          <w:noProof/>
        </w:rPr>
        <w:t>7</w:t>
      </w:r>
      <w:r w:rsidR="005A6FFD">
        <w:rPr>
          <w:noProof/>
        </w:rPr>
        <w:fldChar w:fldCharType="end"/>
      </w:r>
      <w:bookmarkEnd w:id="8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1C8D74F6" w:rsidR="00882108" w:rsidRPr="007F7E71" w:rsidRDefault="00882108" w:rsidP="00882108">
      <w:pPr>
        <w:pStyle w:val="Caption"/>
        <w:spacing w:after="120"/>
        <w:rPr>
          <w:lang w:val="en-CA"/>
        </w:rPr>
      </w:pPr>
      <w:bookmarkStart w:id="88" w:name="_Ref15389805"/>
      <w:r>
        <w:t xml:space="preserve">Figure </w:t>
      </w:r>
      <w:r w:rsidR="005A6FFD">
        <w:fldChar w:fldCharType="begin"/>
      </w:r>
      <w:r w:rsidR="005A6FFD">
        <w:instrText xml:space="preserve"> SEQ Figure \* ARABIC </w:instrText>
      </w:r>
      <w:r w:rsidR="005A6FFD">
        <w:fldChar w:fldCharType="separate"/>
      </w:r>
      <w:r w:rsidR="00915792">
        <w:rPr>
          <w:noProof/>
        </w:rPr>
        <w:t>6</w:t>
      </w:r>
      <w:r w:rsidR="005A6FFD">
        <w:rPr>
          <w:noProof/>
        </w:rPr>
        <w:fldChar w:fldCharType="end"/>
      </w:r>
      <w:bookmarkEnd w:id="88"/>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11A236A9" w:rsidR="00882108" w:rsidRDefault="00882108" w:rsidP="00882108">
      <w:pPr>
        <w:pStyle w:val="Caption"/>
        <w:spacing w:after="120"/>
        <w:rPr>
          <w:lang w:val="en-CA"/>
        </w:rPr>
      </w:pPr>
      <w:bookmarkStart w:id="89" w:name="_Ref15390281"/>
      <w:r>
        <w:t xml:space="preserve">Figure </w:t>
      </w:r>
      <w:r w:rsidR="005A6FFD">
        <w:fldChar w:fldCharType="begin"/>
      </w:r>
      <w:r w:rsidR="005A6FFD">
        <w:instrText xml:space="preserve"> SEQ Figure \* ARABIC </w:instrText>
      </w:r>
      <w:r w:rsidR="005A6FFD">
        <w:fldChar w:fldCharType="separate"/>
      </w:r>
      <w:r w:rsidR="00915792">
        <w:rPr>
          <w:noProof/>
        </w:rPr>
        <w:t>7</w:t>
      </w:r>
      <w:r w:rsidR="005A6FFD">
        <w:rPr>
          <w:noProof/>
        </w:rPr>
        <w:fldChar w:fldCharType="end"/>
      </w:r>
      <w:bookmarkEnd w:id="89"/>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BC4698F" w:rsidR="00882108" w:rsidRPr="00A3354E" w:rsidRDefault="00882108" w:rsidP="00882108">
      <w:pPr>
        <w:pStyle w:val="Caption"/>
        <w:spacing w:after="120"/>
        <w:rPr>
          <w:lang w:val="en-CA"/>
        </w:rPr>
      </w:pPr>
      <w:bookmarkStart w:id="90" w:name="_Ref12516943"/>
      <w:r>
        <w:t xml:space="preserve">Figure </w:t>
      </w:r>
      <w:r w:rsidR="005A6FFD">
        <w:fldChar w:fldCharType="begin"/>
      </w:r>
      <w:r w:rsidR="005A6FFD">
        <w:instrText xml:space="preserve"> SEQ Figure \* ARABIC </w:instrText>
      </w:r>
      <w:r w:rsidR="005A6FFD">
        <w:fldChar w:fldCharType="separate"/>
      </w:r>
      <w:r w:rsidR="00915792">
        <w:rPr>
          <w:noProof/>
        </w:rPr>
        <w:t>8</w:t>
      </w:r>
      <w:r w:rsidR="005A6FFD">
        <w:rPr>
          <w:noProof/>
        </w:rPr>
        <w:fldChar w:fldCharType="end"/>
      </w:r>
      <w:bookmarkEnd w:id="9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1" w:name="_Toc31283822"/>
      <w:r w:rsidRPr="00733EB6">
        <w:t xml:space="preserve">Recurring </w:t>
      </w:r>
      <w:r>
        <w:t>E</w:t>
      </w:r>
      <w:r w:rsidRPr="00733EB6">
        <w:t>vent ontology</w:t>
      </w:r>
      <w:bookmarkEnd w:id="9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92" w:name="_Ref12533493"/>
      <w:r>
        <w:t xml:space="preserve">Table </w:t>
      </w:r>
      <w:r w:rsidR="005A6FFD">
        <w:fldChar w:fldCharType="begin"/>
      </w:r>
      <w:r w:rsidR="005A6FFD">
        <w:instrText xml:space="preserve"> SEQ Table \* ARABIC </w:instrText>
      </w:r>
      <w:r w:rsidR="005A6FFD">
        <w:fldChar w:fldCharType="separate"/>
      </w:r>
      <w:r w:rsidR="00C65CEA">
        <w:rPr>
          <w:noProof/>
        </w:rPr>
        <w:t>8</w:t>
      </w:r>
      <w:r w:rsidR="005A6FFD">
        <w:rPr>
          <w:noProof/>
        </w:rPr>
        <w:fldChar w:fldCharType="end"/>
      </w:r>
      <w:bookmarkEnd w:id="9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4B651B8" w:rsidR="00E8128A" w:rsidRPr="00E1766E" w:rsidRDefault="00E8128A" w:rsidP="00E8128A">
      <w:pPr>
        <w:pStyle w:val="Caption"/>
        <w:spacing w:after="120"/>
        <w:jc w:val="center"/>
        <w:rPr>
          <w:lang w:val="en-CA"/>
        </w:rPr>
      </w:pPr>
      <w:bookmarkStart w:id="93" w:name="_Ref12533514"/>
      <w:r>
        <w:t xml:space="preserve">Figure </w:t>
      </w:r>
      <w:r w:rsidR="005A6FFD">
        <w:fldChar w:fldCharType="begin"/>
      </w:r>
      <w:r w:rsidR="005A6FFD">
        <w:instrText xml:space="preserve"> SEQ Figure \* ARABIC </w:instrText>
      </w:r>
      <w:r w:rsidR="005A6FFD">
        <w:fldChar w:fldCharType="separate"/>
      </w:r>
      <w:r w:rsidR="00915792">
        <w:rPr>
          <w:noProof/>
        </w:rPr>
        <w:t>9</w:t>
      </w:r>
      <w:r w:rsidR="005A6FFD">
        <w:rPr>
          <w:noProof/>
        </w:rPr>
        <w:fldChar w:fldCharType="end"/>
      </w:r>
      <w:bookmarkEnd w:id="93"/>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059E3E64" w:rsidR="00E8128A" w:rsidRPr="00A86E8E" w:rsidRDefault="00E8128A" w:rsidP="00E8128A">
      <w:pPr>
        <w:pStyle w:val="Caption"/>
        <w:spacing w:after="120"/>
        <w:rPr>
          <w:lang w:val="en-CA"/>
        </w:rPr>
      </w:pPr>
      <w:bookmarkStart w:id="94" w:name="_Ref12536225"/>
      <w:r>
        <w:t xml:space="preserve">Figure </w:t>
      </w:r>
      <w:r w:rsidR="005A6FFD">
        <w:fldChar w:fldCharType="begin"/>
      </w:r>
      <w:r w:rsidR="005A6FFD">
        <w:instrText xml:space="preserve"> SEQ Figure \* ARABIC </w:instrText>
      </w:r>
      <w:r w:rsidR="005A6FFD">
        <w:fldChar w:fldCharType="separate"/>
      </w:r>
      <w:r w:rsidR="00915792">
        <w:rPr>
          <w:noProof/>
        </w:rPr>
        <w:t>10</w:t>
      </w:r>
      <w:r w:rsidR="005A6FFD">
        <w:rPr>
          <w:noProof/>
        </w:rPr>
        <w:fldChar w:fldCharType="end"/>
      </w:r>
      <w:bookmarkEnd w:id="9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5" w:name="_Toc31283823"/>
      <w:r>
        <w:t>Resource</w:t>
      </w:r>
      <w:r w:rsidR="00BD7FA8">
        <w:t xml:space="preserve"> </w:t>
      </w:r>
      <w:r w:rsidR="00520123">
        <w:t>Ontology</w:t>
      </w:r>
      <w:bookmarkEnd w:id="9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6" w:name="_Ref13049166"/>
      <w:r>
        <w:t xml:space="preserve">Table </w:t>
      </w:r>
      <w:r w:rsidR="005A6FFD">
        <w:fldChar w:fldCharType="begin"/>
      </w:r>
      <w:r w:rsidR="005A6FFD">
        <w:instrText xml:space="preserve"> SEQ Table \* ARABIC </w:instrText>
      </w:r>
      <w:r w:rsidR="005A6FFD">
        <w:fldChar w:fldCharType="separate"/>
      </w:r>
      <w:r w:rsidR="00C65CEA">
        <w:rPr>
          <w:noProof/>
        </w:rPr>
        <w:t>9</w:t>
      </w:r>
      <w:r w:rsidR="005A6FFD">
        <w:rPr>
          <w:noProof/>
        </w:rPr>
        <w:fldChar w:fldCharType="end"/>
      </w:r>
      <w:bookmarkEnd w:id="96"/>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0C25E7AB" w:rsidR="005F0F5A" w:rsidRPr="004B447F" w:rsidRDefault="005F0F5A" w:rsidP="005F0F5A">
      <w:pPr>
        <w:pStyle w:val="Caption"/>
        <w:spacing w:after="120"/>
      </w:pPr>
      <w:bookmarkStart w:id="97" w:name="_Ref13048704"/>
      <w:r>
        <w:t xml:space="preserve">Figure </w:t>
      </w:r>
      <w:r w:rsidR="005A6FFD">
        <w:fldChar w:fldCharType="begin"/>
      </w:r>
      <w:r w:rsidR="005A6FFD">
        <w:instrText xml:space="preserve"> SEQ Figure \* ARABIC </w:instrText>
      </w:r>
      <w:r w:rsidR="005A6FFD">
        <w:fldChar w:fldCharType="separate"/>
      </w:r>
      <w:r w:rsidR="00915792">
        <w:rPr>
          <w:noProof/>
        </w:rPr>
        <w:t>11</w:t>
      </w:r>
      <w:r w:rsidR="005A6FFD">
        <w:rPr>
          <w:noProof/>
        </w:rPr>
        <w:fldChar w:fldCharType="end"/>
      </w:r>
      <w:bookmarkEnd w:id="97"/>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8" w:name="_Toc31283824"/>
      <w:r>
        <w:t>Part</w:t>
      </w:r>
      <w:r w:rsidR="00034B8F">
        <w:t>hood</w:t>
      </w:r>
      <w:r w:rsidR="00896202" w:rsidRPr="00BB05EE">
        <w:t xml:space="preserve"> Ontology</w:t>
      </w:r>
      <w:bookmarkEnd w:id="98"/>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12E04D1"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09010C96"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181D56B2" w:rsidR="008A7BC9" w:rsidRDefault="008A7BC9" w:rsidP="008A7BC9">
      <w:pPr>
        <w:pStyle w:val="Caption"/>
        <w:keepNext/>
        <w:spacing w:after="120"/>
      </w:pPr>
      <w:bookmarkStart w:id="99" w:name="_Ref13049603"/>
      <w:r>
        <w:t xml:space="preserve">Table </w:t>
      </w:r>
      <w:r w:rsidR="005A6FFD">
        <w:fldChar w:fldCharType="begin"/>
      </w:r>
      <w:r w:rsidR="005A6FFD">
        <w:instrText xml:space="preserve"> SEQ Table \* ARABIC </w:instrText>
      </w:r>
      <w:r w:rsidR="005A6FFD">
        <w:fldChar w:fldCharType="separate"/>
      </w:r>
      <w:r w:rsidR="00C65CEA">
        <w:rPr>
          <w:noProof/>
        </w:rPr>
        <w:t>10</w:t>
      </w:r>
      <w:r w:rsidR="005A6FFD">
        <w:rPr>
          <w:noProof/>
        </w:rPr>
        <w:fldChar w:fldCharType="end"/>
      </w:r>
      <w:bookmarkEnd w:id="99"/>
      <w:r>
        <w:t>: Key properties in the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247FDF77" w:rsidR="008A7BC9" w:rsidRPr="00DB1ED8" w:rsidRDefault="008A7BC9" w:rsidP="008A7BC9">
      <w:pPr>
        <w:pStyle w:val="Caption"/>
        <w:spacing w:after="120"/>
        <w:rPr>
          <w:lang w:val="en-CA"/>
        </w:rPr>
      </w:pPr>
      <w:bookmarkStart w:id="100" w:name="_Ref13053357"/>
      <w:r>
        <w:t xml:space="preserve">Figure </w:t>
      </w:r>
      <w:r w:rsidR="005A6FFD">
        <w:fldChar w:fldCharType="begin"/>
      </w:r>
      <w:r w:rsidR="005A6FFD">
        <w:instrText xml:space="preserve"> SEQ Figure \* ARABIC </w:instrText>
      </w:r>
      <w:r w:rsidR="005A6FFD">
        <w:fldChar w:fldCharType="separate"/>
      </w:r>
      <w:r w:rsidR="00915792">
        <w:rPr>
          <w:noProof/>
        </w:rPr>
        <w:t>12</w:t>
      </w:r>
      <w:r w:rsidR="005A6FFD">
        <w:rPr>
          <w:noProof/>
        </w:rPr>
        <w:fldChar w:fldCharType="end"/>
      </w:r>
      <w:bookmarkEnd w:id="100"/>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5ED4F406" w:rsidR="00EA41E0" w:rsidRDefault="00EA41E0" w:rsidP="0051476C">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 w14:paraId="5860CC8B" w14:textId="7DEE4C3B" w:rsidR="00C355FA" w:rsidRPr="007736F9" w:rsidRDefault="00C355FA" w:rsidP="008C7F3C">
      <w:pPr>
        <w:pStyle w:val="ListParagraph"/>
        <w:numPr>
          <w:ilvl w:val="0"/>
          <w:numId w:val="3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8C7F3C">
      <w:pPr>
        <w:pStyle w:val="ListParagraph"/>
        <w:numPr>
          <w:ilvl w:val="0"/>
          <w:numId w:val="33"/>
        </w:numPr>
      </w:pPr>
      <w:r w:rsidRPr="007736F9">
        <w:t>Map the relations to GeoSPARQL properties</w:t>
      </w:r>
    </w:p>
    <w:p w14:paraId="3B8434EF" w14:textId="59EF7B7B" w:rsidR="00810AC1" w:rsidRPr="007736F9" w:rsidRDefault="00810AC1" w:rsidP="008C7F3C">
      <w:pPr>
        <w:pStyle w:val="ListParagraph"/>
        <w:numPr>
          <w:ilvl w:val="0"/>
          <w:numId w:val="33"/>
        </w:numPr>
      </w:pPr>
      <w:r w:rsidRPr="007736F9">
        <w:t>Extend with a first-order formalization or mereology</w:t>
      </w:r>
    </w:p>
    <w:p w14:paraId="213C1208" w14:textId="2222977F" w:rsidR="004053E0" w:rsidRDefault="004053E0" w:rsidP="004053E0">
      <w:pPr>
        <w:pStyle w:val="Heading3"/>
      </w:pPr>
      <w:bookmarkStart w:id="101" w:name="_Toc31283825"/>
      <w:r w:rsidRPr="00216E9F">
        <w:t>Units of Measure</w:t>
      </w:r>
      <w:r w:rsidR="00253AFA">
        <w:t xml:space="preserve"> Ontology</w:t>
      </w:r>
      <w:bookmarkEnd w:id="101"/>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w:t>
      </w:r>
      <w:r w:rsidR="00253AFA" w:rsidRPr="00253AFA">
        <w:rPr>
          <w:lang w:val="en-US"/>
        </w:rPr>
        <w:lastRenderedPageBreak/>
        <w:t>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102" w:name="_Ref13130816"/>
      <w:r>
        <w:t xml:space="preserve">Table </w:t>
      </w:r>
      <w:r w:rsidR="005A6FFD">
        <w:fldChar w:fldCharType="begin"/>
      </w:r>
      <w:r w:rsidR="005A6FFD">
        <w:instrText xml:space="preserve"> SEQ Table \* ARABIC </w:instrText>
      </w:r>
      <w:r w:rsidR="005A6FFD">
        <w:fldChar w:fldCharType="separate"/>
      </w:r>
      <w:r w:rsidR="00C65CEA">
        <w:rPr>
          <w:noProof/>
        </w:rPr>
        <w:t>11</w:t>
      </w:r>
      <w:r w:rsidR="005A6FFD">
        <w:rPr>
          <w:noProof/>
        </w:rPr>
        <w:fldChar w:fldCharType="end"/>
      </w:r>
      <w:bookmarkEnd w:id="102"/>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w:t>
      </w:r>
      <w:r>
        <w:lastRenderedPageBreak/>
        <w:t xml:space="preserve">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11A7B5CF" w:rsidR="0017750F" w:rsidRDefault="0017750F" w:rsidP="0017750F">
      <w:pPr>
        <w:pStyle w:val="Caption"/>
        <w:spacing w:after="120"/>
        <w:rPr>
          <w:lang w:val="en-CA"/>
        </w:rPr>
      </w:pPr>
      <w:bookmarkStart w:id="103" w:name="_Ref13130894"/>
      <w:r>
        <w:t xml:space="preserve">Figure </w:t>
      </w:r>
      <w:r w:rsidR="005A6FFD">
        <w:fldChar w:fldCharType="begin"/>
      </w:r>
      <w:r w:rsidR="005A6FFD">
        <w:instrText xml:space="preserve"> SEQ Figure \* ARABIC </w:instrText>
      </w:r>
      <w:r w:rsidR="005A6FFD">
        <w:fldChar w:fldCharType="separate"/>
      </w:r>
      <w:r w:rsidR="00915792">
        <w:rPr>
          <w:noProof/>
        </w:rPr>
        <w:t>13</w:t>
      </w:r>
      <w:r w:rsidR="005A6FFD">
        <w:rPr>
          <w:noProof/>
        </w:rPr>
        <w:fldChar w:fldCharType="end"/>
      </w:r>
      <w:bookmarkEnd w:id="103"/>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w:t>
      </w:r>
      <w:r>
        <w:lastRenderedPageBreak/>
        <w:t xml:space="preserve">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C92467" w:rsidR="00C87610" w:rsidRDefault="00AA1FBD" w:rsidP="00E80D3C">
      <w:pPr>
        <w:pStyle w:val="Caption"/>
      </w:pPr>
      <w:bookmarkStart w:id="10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14</w:t>
      </w:r>
      <w:r w:rsidR="00FA06BD">
        <w:rPr>
          <w:noProof/>
        </w:rPr>
        <w:fldChar w:fldCharType="end"/>
      </w:r>
      <w:bookmarkEnd w:id="104"/>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lastRenderedPageBreak/>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lastRenderedPageBreak/>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lastRenderedPageBreak/>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5" w:name="_Toc31283826"/>
      <w:r>
        <w:t>Observations</w:t>
      </w:r>
      <w:r w:rsidR="00E72AD2" w:rsidRPr="00E72AD2">
        <w:t xml:space="preserve"> </w:t>
      </w:r>
      <w:r w:rsidR="004F1D87" w:rsidRPr="00E72AD2">
        <w:t>Ontology</w:t>
      </w:r>
      <w:bookmarkEnd w:id="105"/>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6" w:name="_Ref13136457"/>
      <w:r>
        <w:t xml:space="preserve">Table </w:t>
      </w:r>
      <w:r w:rsidR="005A6FFD">
        <w:fldChar w:fldCharType="begin"/>
      </w:r>
      <w:r w:rsidR="005A6FFD">
        <w:instrText xml:space="preserve"> SEQ Table \* ARABIC </w:instrText>
      </w:r>
      <w:r w:rsidR="005A6FFD">
        <w:fldChar w:fldCharType="separate"/>
      </w:r>
      <w:r w:rsidR="00C65CEA">
        <w:rPr>
          <w:noProof/>
        </w:rPr>
        <w:t>12</w:t>
      </w:r>
      <w:r w:rsidR="005A6FFD">
        <w:rPr>
          <w:noProof/>
        </w:rPr>
        <w:fldChar w:fldCharType="end"/>
      </w:r>
      <w:bookmarkEnd w:id="106"/>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62A425E" w:rsidR="008A4F0D" w:rsidRPr="004B447F" w:rsidRDefault="008A4F0D" w:rsidP="008A4F0D">
      <w:pPr>
        <w:pStyle w:val="Caption"/>
        <w:spacing w:after="120"/>
        <w:rPr>
          <w:b w:val="0"/>
        </w:rPr>
      </w:pPr>
      <w:bookmarkStart w:id="107" w:name="_Ref14174696"/>
      <w:r>
        <w:t xml:space="preserve">Figure </w:t>
      </w:r>
      <w:r>
        <w:rPr>
          <w:noProof/>
        </w:rPr>
        <w:fldChar w:fldCharType="begin"/>
      </w:r>
      <w:r>
        <w:rPr>
          <w:noProof/>
        </w:rPr>
        <w:instrText xml:space="preserve"> SEQ Figure \* ARABIC </w:instrText>
      </w:r>
      <w:r>
        <w:rPr>
          <w:noProof/>
        </w:rPr>
        <w:fldChar w:fldCharType="separate"/>
      </w:r>
      <w:r w:rsidR="00915792">
        <w:rPr>
          <w:noProof/>
        </w:rPr>
        <w:t>15</w:t>
      </w:r>
      <w:r>
        <w:rPr>
          <w:noProof/>
        </w:rPr>
        <w:fldChar w:fldCharType="end"/>
      </w:r>
      <w:bookmarkEnd w:id="107"/>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lastRenderedPageBreak/>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8" w:name="_Toc31283827"/>
      <w:r>
        <w:t>Contact Ontology</w:t>
      </w:r>
      <w:bookmarkEnd w:id="10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 xml:space="preserve">The iContact ontology also introduces an object property: has Geo Coordinates. Future work should consider how the relationship between the coordinates of an address and the location it </w:t>
      </w:r>
      <w:r>
        <w:rPr>
          <w:lang w:val="en-US" w:bidi="en-US"/>
        </w:rPr>
        <w:lastRenderedPageBreak/>
        <w:t>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9" w:name="_Toc31283828"/>
      <w:r w:rsidRPr="00EC4B04">
        <w:t>Person</w:t>
      </w:r>
      <w:r w:rsidRPr="00956273">
        <w:t xml:space="preserve"> Ontology</w:t>
      </w:r>
      <w:bookmarkEnd w:id="10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0" w:name="_Toc31283829"/>
      <w:r>
        <w:t>Household Ontology</w:t>
      </w:r>
      <w:bookmarkEnd w:id="11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lastRenderedPageBreak/>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1" w:name="_Toc31283830"/>
      <w:r>
        <w:t>Organization Ontology</w:t>
      </w:r>
      <w:bookmarkEnd w:id="11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lastRenderedPageBreak/>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w:t>
            </w:r>
            <w:r>
              <w:lastRenderedPageBreak/>
              <w:t>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2" w:name="_Toc31283831"/>
      <w:r>
        <w:t>Building Ontology</w:t>
      </w:r>
      <w:bookmarkEnd w:id="11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3" w:name="_Toc31283832"/>
      <w:r>
        <w:t>Vehicle Ontology</w:t>
      </w:r>
      <w:bookmarkEnd w:id="11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4" w:name="_Toc31283833"/>
      <w:r>
        <w:t>Transportation System Ontology</w:t>
      </w:r>
      <w:bookmarkEnd w:id="11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6885A14"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5" w:author="Megan Katsumi [2]" w:date="2018-11-14T08:39:00Z">
              <w:r>
                <w:t>LoopDetector</w:t>
              </w:r>
            </w:ins>
          </w:p>
        </w:tc>
        <w:tc>
          <w:tcPr>
            <w:tcW w:w="2310" w:type="dxa"/>
          </w:tcPr>
          <w:p w14:paraId="39B665CE" w14:textId="768C97D5" w:rsidR="00F92DE6" w:rsidRDefault="00F92DE6" w:rsidP="00F92DE6">
            <w:ins w:id="116" w:author="Megan Katsumi [2]" w:date="2018-11-14T09:12:00Z">
              <w:r>
                <w:t>sosa:</w:t>
              </w:r>
            </w:ins>
            <w:ins w:id="117" w:author="Megan Katsumi [2]" w:date="2018-11-14T10:30:00Z">
              <w:r>
                <w:t>detects</w:t>
              </w:r>
            </w:ins>
          </w:p>
        </w:tc>
        <w:tc>
          <w:tcPr>
            <w:tcW w:w="4293" w:type="dxa"/>
          </w:tcPr>
          <w:p w14:paraId="256C6CC0" w14:textId="2E4DF2A3" w:rsidR="00F92DE6" w:rsidRDefault="00F92DE6" w:rsidP="00F92DE6">
            <w:pPr>
              <w:tabs>
                <w:tab w:val="center" w:pos="2335"/>
              </w:tabs>
            </w:pPr>
            <w:ins w:id="118"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9" w:author="Megan Katsumi [2]" w:date="2018-11-14T10:30:00Z">
              <w:r>
                <w:t>sosa:observes</w:t>
              </w:r>
            </w:ins>
          </w:p>
        </w:tc>
        <w:tc>
          <w:tcPr>
            <w:tcW w:w="4293" w:type="dxa"/>
          </w:tcPr>
          <w:p w14:paraId="34D9286A" w14:textId="443F730D" w:rsidR="00F92DE6" w:rsidRDefault="00F92DE6" w:rsidP="00F92DE6">
            <w:pPr>
              <w:tabs>
                <w:tab w:val="center" w:pos="2335"/>
              </w:tabs>
            </w:pPr>
            <w:ins w:id="120"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1" w:author="Megan Katsumi [2]" w:date="2018-11-14T10:32:00Z">
              <w:r>
                <w:t>sosa:observes</w:t>
              </w:r>
            </w:ins>
          </w:p>
        </w:tc>
        <w:tc>
          <w:tcPr>
            <w:tcW w:w="4293" w:type="dxa"/>
          </w:tcPr>
          <w:p w14:paraId="45D6BFE2" w14:textId="6B215E2F" w:rsidR="00F92DE6" w:rsidRDefault="00F92DE6" w:rsidP="00F92DE6">
            <w:pPr>
              <w:tabs>
                <w:tab w:val="center" w:pos="2335"/>
              </w:tabs>
            </w:pPr>
            <w:ins w:id="122"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3" w:author="Megan Katsumi [2]" w:date="2018-11-14T10:32:00Z">
              <w:r>
                <w:t>sosa:observes</w:t>
              </w:r>
            </w:ins>
          </w:p>
        </w:tc>
        <w:tc>
          <w:tcPr>
            <w:tcW w:w="4293" w:type="dxa"/>
          </w:tcPr>
          <w:p w14:paraId="6B904044" w14:textId="4B4711CD" w:rsidR="00F92DE6" w:rsidRDefault="00F92DE6" w:rsidP="00F92DE6">
            <w:pPr>
              <w:tabs>
                <w:tab w:val="center" w:pos="2335"/>
              </w:tabs>
            </w:pPr>
            <w:ins w:id="124" w:author="Megan Katsumi [2]" w:date="2018-11-14T10:32:00Z">
              <w:r>
                <w:t>{</w:t>
              </w:r>
            </w:ins>
            <w:ins w:id="125" w:author="Megan Katsumi [2]" w:date="2018-11-14T10:33:00Z">
              <w:r>
                <w:t>mean_</w:t>
              </w:r>
            </w:ins>
            <w:ins w:id="126" w:author="Megan Katsumi [2]" w:date="2018-11-14T11:14:00Z">
              <w:r>
                <w:t>travel_</w:t>
              </w:r>
            </w:ins>
            <w:ins w:id="127"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8" w:author="Megan Katsumi [2]" w:date="2018-11-14T09:25:00Z">
              <w:r>
                <w:t>sosa:madeObservation</w:t>
              </w:r>
            </w:ins>
          </w:p>
        </w:tc>
        <w:tc>
          <w:tcPr>
            <w:tcW w:w="4293" w:type="dxa"/>
          </w:tcPr>
          <w:p w14:paraId="0EBFD551" w14:textId="3211FBD3" w:rsidR="00F92DE6" w:rsidRDefault="00F92DE6" w:rsidP="00F92DE6">
            <w:pPr>
              <w:tabs>
                <w:tab w:val="center" w:pos="2335"/>
              </w:tabs>
            </w:pPr>
            <w:ins w:id="129" w:author="Megan Katsumi [2]" w:date="2018-11-14T09:25:00Z">
              <w:r>
                <w:t>only (sosa:Observation and sosa:hasFeatureOfInterest</w:t>
              </w:r>
            </w:ins>
            <w:ins w:id="130" w:author="Megan Katsumi [2]" w:date="2018-11-14T09:26:00Z">
              <w:r>
                <w:t xml:space="preserve"> only transport:</w:t>
              </w:r>
            </w:ins>
            <w:ins w:id="131" w:author="Megan Katsumi [2]" w:date="2018-11-14T10:27:00Z">
              <w:r>
                <w:t>Arc</w:t>
              </w:r>
            </w:ins>
            <w:ins w:id="132" w:author="Megan Katsumi [2]" w:date="2018-11-14T10:35:00Z">
              <w:r>
                <w:t xml:space="preserve"> and sosa:</w:t>
              </w:r>
            </w:ins>
            <w:ins w:id="133" w:author="Megan Katsumi [2]" w:date="2018-11-14T12:23:00Z">
              <w:r>
                <w:t>wasO</w:t>
              </w:r>
            </w:ins>
            <w:ins w:id="134" w:author="Megan Katsumi [2]" w:date="2018-11-14T10:35:00Z">
              <w:r>
                <w:t>riginatedBy {vehicle</w:t>
              </w:r>
            </w:ins>
            <w:ins w:id="135" w:author="Megan Katsumi [2]" w:date="2018-11-14T10:36:00Z">
              <w:r>
                <w:t>_presence}</w:t>
              </w:r>
            </w:ins>
            <w:r>
              <w:t xml:space="preserve"> and </w:t>
            </w:r>
            <w:r w:rsidRPr="009C34EF">
              <w:rPr>
                <w:highlight w:val="yellow"/>
              </w:rPr>
              <w:t>sosa:hasResult RoadOccupancy or VehicleVolume or MeanTravelSpeed</w:t>
            </w:r>
            <w:ins w:id="136"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7"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8"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9"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0" w:author="Megan Katsumi [2]" w:date="2018-11-14T10:32:00Z">
              <w:r w:rsidRPr="009C34EF">
                <w:t>{</w:t>
              </w:r>
            </w:ins>
            <w:ins w:id="141" w:author="Megan Katsumi [2]" w:date="2018-11-14T10:33:00Z">
              <w:r w:rsidRPr="009C34EF">
                <w:t>mean_</w:t>
              </w:r>
            </w:ins>
            <w:ins w:id="142" w:author="Megan Katsumi [2]" w:date="2018-11-14T11:14:00Z">
              <w:r w:rsidRPr="009C34EF">
                <w:t>travel_</w:t>
              </w:r>
            </w:ins>
            <w:ins w:id="143"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4" w:name="_Toc31283834"/>
      <w:r>
        <w:t xml:space="preserve">Travel </w:t>
      </w:r>
      <w:r w:rsidR="00E91E39">
        <w:t>Costs</w:t>
      </w:r>
      <w:bookmarkEnd w:id="14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5" w:name="_Toc31283835"/>
      <w:r>
        <w:t>Parking Ontology</w:t>
      </w:r>
      <w:bookmarkEnd w:id="14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6" w:name="_Toc31283836"/>
      <w:r>
        <w:t>Public</w:t>
      </w:r>
      <w:r w:rsidR="00BD7C89">
        <w:t xml:space="preserve"> Transit Ontology</w:t>
      </w:r>
      <w:bookmarkEnd w:id="146"/>
    </w:p>
    <w:p w14:paraId="6A7EE14B" w14:textId="07F0684A" w:rsidR="00D479C9" w:rsidRDefault="005A6FFD"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7" w:name="_Toc31283837"/>
      <w:r>
        <w:t>Land Use</w:t>
      </w:r>
      <w:r w:rsidR="00BA1ACD">
        <w:t xml:space="preserve"> Ontology</w:t>
      </w:r>
      <w:bookmarkEnd w:id="147"/>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8" w:name="_Toc31283838"/>
      <w:r>
        <w:t>Trip</w:t>
      </w:r>
      <w:r w:rsidR="00BA1ACD">
        <w:t xml:space="preserve"> Ontology</w:t>
      </w:r>
      <w:bookmarkEnd w:id="14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r>
      <w:r w:rsidR="00B524F8">
        <w:lastRenderedPageBreak/>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9" w:name="_Toc31283839"/>
      <w:r>
        <w:t>Trip Costs</w:t>
      </w:r>
      <w:bookmarkEnd w:id="14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0" w:name="_Toc31283840"/>
      <w:r>
        <w:t>Urban System Ontology</w:t>
      </w:r>
      <w:bookmarkEnd w:id="15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lastRenderedPageBreak/>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2"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3" w:name="_Toc31283841"/>
      <w:r>
        <w:t>Extra-logical Design Practices</w:t>
      </w:r>
      <w:bookmarkEnd w:id="153"/>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 xml:space="preserve">e.g. owl-time. In order to create the required groupings under organizational subclasses, it is easiest to merge the imported ontology into the iCity container (e.g. icity/Time/). This allows for the addition of organizational subclass assertions (e.g. TemporalEntity subclassOf </w:t>
      </w:r>
      <w:r w:rsidRPr="00E80D3C">
        <w:lastRenderedPageBreak/>
        <w:t>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4" w:name="_Toc31283842"/>
      <w:r>
        <w:t>Evaluation</w:t>
      </w:r>
      <w:bookmarkEnd w:id="154"/>
      <w:r>
        <w:t xml:space="preserve"> </w:t>
      </w:r>
    </w:p>
    <w:p w14:paraId="22F7ADC0" w14:textId="4BAFD47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5" w:name="_Toc31283843"/>
      <w:r>
        <w:t>Consistency</w:t>
      </w:r>
      <w:bookmarkEnd w:id="155"/>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6" w:name="_Toc31283844"/>
      <w:r>
        <w:t>Competency</w:t>
      </w:r>
      <w:bookmarkEnd w:id="156"/>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7"/>
      <w:r w:rsidR="00315993">
        <w:rPr>
          <w:lang w:val="en-US" w:bidi="en-US"/>
        </w:rPr>
        <w:t>section</w:t>
      </w:r>
      <w:commentRangeEnd w:id="157"/>
      <w:r w:rsidR="00535EDF">
        <w:rPr>
          <w:rStyle w:val="CommentReference"/>
          <w:rFonts w:asciiTheme="minorHAnsi" w:eastAsiaTheme="minorEastAsia" w:hAnsiTheme="minorHAnsi"/>
          <w:lang w:val="en-US" w:bidi="en-US"/>
        </w:rPr>
        <w:commentReference w:id="157"/>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lastRenderedPageBreak/>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8" w:name="_Toc31283845"/>
      <w:r>
        <w:t>CQs for Land Use and Transportation Simulation</w:t>
      </w:r>
      <w:bookmarkEnd w:id="158"/>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lastRenderedPageBreak/>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lastRenderedPageBreak/>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9" w:name="_Toc31283846"/>
      <w:r>
        <w:t xml:space="preserve">CQs for </w:t>
      </w:r>
      <w:r w:rsidR="00FE1FC4">
        <w:t>Transit Research</w:t>
      </w:r>
      <w:bookmarkEnd w:id="159"/>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lastRenderedPageBreak/>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lastRenderedPageBreak/>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0" w:name="_Toc31283847"/>
      <w:r>
        <w:t xml:space="preserve">CQs for </w:t>
      </w:r>
      <w:r w:rsidR="00FE1FC4">
        <w:t>Smart Parking Applications</w:t>
      </w:r>
      <w:bookmarkEnd w:id="160"/>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lastRenderedPageBreak/>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lastRenderedPageBreak/>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1" w:name="_Toc31283848"/>
      <w:r>
        <w:t xml:space="preserve">CQs for </w:t>
      </w:r>
      <w:r w:rsidR="00FE1FC4">
        <w:t>ATIS via IT-SoS</w:t>
      </w:r>
      <w:bookmarkEnd w:id="161"/>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lastRenderedPageBreak/>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lastRenderedPageBreak/>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2" w:name="_Toc31283849"/>
      <w:r>
        <w:t xml:space="preserve">CQs for </w:t>
      </w:r>
      <w:r w:rsidR="00FE1FC4">
        <w:t>ArcGIS Query Support</w:t>
      </w:r>
      <w:bookmarkEnd w:id="162"/>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3" w:name="_Ref20730202"/>
      <w:bookmarkStart w:id="164" w:name="_Toc31283850"/>
      <w:r>
        <w:t>Application</w:t>
      </w:r>
      <w:bookmarkEnd w:id="152"/>
      <w:bookmarkEnd w:id="163"/>
      <w:bookmarkEnd w:id="164"/>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lastRenderedPageBreak/>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5" w:name="_Toc31283851"/>
      <w:r>
        <w:t>Exploration of Travel Model Data</w:t>
      </w:r>
      <w:bookmarkEnd w:id="165"/>
    </w:p>
    <w:p w14:paraId="35432770" w14:textId="02798999"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AE3406B" w:rsidR="00E640E5" w:rsidRDefault="00E640E5" w:rsidP="00E640E5">
      <w:pPr>
        <w:pStyle w:val="Caption"/>
      </w:pPr>
      <w:bookmarkStart w:id="166" w:name="_Ref23932608"/>
      <w:r>
        <w:t xml:space="preserve">Figure </w:t>
      </w:r>
      <w:r w:rsidR="005A6FFD">
        <w:fldChar w:fldCharType="begin"/>
      </w:r>
      <w:r w:rsidR="005A6FFD">
        <w:instrText xml:space="preserve"> SEQ Figure \* ARABIC </w:instrText>
      </w:r>
      <w:r w:rsidR="005A6FFD">
        <w:fldChar w:fldCharType="separate"/>
      </w:r>
      <w:r w:rsidR="00915792">
        <w:rPr>
          <w:noProof/>
        </w:rPr>
        <w:t>17</w:t>
      </w:r>
      <w:r w:rsidR="005A6FFD">
        <w:rPr>
          <w:noProof/>
        </w:rPr>
        <w:fldChar w:fldCharType="end"/>
      </w:r>
      <w:bookmarkEnd w:id="166"/>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5C99664F" w:rsidR="00270A44" w:rsidRDefault="00CD0594" w:rsidP="00992672">
      <w:pPr>
        <w:pStyle w:val="Caption"/>
      </w:pPr>
      <w:bookmarkStart w:id="167" w:name="_Ref23927063"/>
      <w:r>
        <w:t xml:space="preserve">Figure </w:t>
      </w:r>
      <w:r w:rsidR="005A6FFD">
        <w:fldChar w:fldCharType="begin"/>
      </w:r>
      <w:r w:rsidR="005A6FFD">
        <w:instrText xml:space="preserve"> SEQ Figure \* ARABIC </w:instrText>
      </w:r>
      <w:r w:rsidR="005A6FFD">
        <w:fldChar w:fldCharType="separate"/>
      </w:r>
      <w:r w:rsidR="00915792">
        <w:rPr>
          <w:noProof/>
        </w:rPr>
        <w:t>18</w:t>
      </w:r>
      <w:r w:rsidR="005A6FFD">
        <w:rPr>
          <w:noProof/>
        </w:rPr>
        <w:fldChar w:fldCharType="end"/>
      </w:r>
      <w:bookmarkEnd w:id="167"/>
      <w:r>
        <w:t>: Architecture with LD-R supported data access.</w:t>
      </w:r>
    </w:p>
    <w:p w14:paraId="7B289DFD" w14:textId="77777777" w:rsidR="007B4B5D" w:rsidRDefault="007B4B5D" w:rsidP="007B4B5D">
      <w:pPr>
        <w:pStyle w:val="Heading3"/>
      </w:pPr>
      <w:bookmarkStart w:id="168" w:name="_Toc31283852"/>
      <w:r>
        <w:t>Summary of Facets</w:t>
      </w:r>
      <w:bookmarkEnd w:id="168"/>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69" w:name="_Toc31283853"/>
      <w:r>
        <w:t>Data Mappings</w:t>
      </w:r>
      <w:bookmarkEnd w:id="169"/>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7E470980"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in terms of the iCity Ontology are described in detail in Appendix [</w:t>
      </w:r>
      <w:r w:rsidRPr="00A05716">
        <w:rPr>
          <w:highlight w:val="yellow"/>
          <w:lang w:val="en-US" w:bidi="en-US"/>
        </w:rPr>
        <w:t>ref</w:t>
      </w:r>
      <w:r>
        <w:rPr>
          <w:lang w:val="en-US" w:bidi="en-US"/>
        </w:rPr>
        <w:t xml:space="preserve">]. 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The data was transformed into RDF (i.e., through OBDA </w:t>
      </w:r>
      <w:r>
        <w:rPr>
          <w:i/>
          <w:lang w:val="en-US" w:bidi="en-US"/>
        </w:rPr>
        <w:t>materialization</w:t>
      </w:r>
      <w:r>
        <w:rPr>
          <w:lang w:val="en-US" w:bidi="en-US"/>
        </w:rPr>
        <w:t xml:space="preserve"> [</w:t>
      </w:r>
      <w:r w:rsidRPr="00A5276C">
        <w:rPr>
          <w:highlight w:val="yellow"/>
          <w:lang w:val="en-US" w:bidi="en-US"/>
        </w:rPr>
        <w:t>ref</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0" w:name="_Toc31283854"/>
      <w:r>
        <w:lastRenderedPageBreak/>
        <w:t>Future Work</w:t>
      </w:r>
      <w:bookmarkEnd w:id="170"/>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1" w:name="_Toc31283855"/>
      <w:r>
        <w:t>Analysis of TTC Data for Bus Bridging Study</w:t>
      </w:r>
      <w:bookmarkEnd w:id="171"/>
    </w:p>
    <w:p w14:paraId="413250D1" w14:textId="7D08724D"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2" w:name="_Toc31283856"/>
      <w:r>
        <w:t>Data mapping</w:t>
      </w:r>
      <w:bookmarkEnd w:id="172"/>
    </w:p>
    <w:p w14:paraId="695DC2E8" w14:textId="67107A8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D379A5">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3" w:name="_Toc31283857"/>
      <w:r>
        <w:t>Queries</w:t>
      </w:r>
      <w:bookmarkEnd w:id="173"/>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4" w:name="_Toc31283858"/>
      <w:r>
        <w:t>Future Work</w:t>
      </w:r>
      <w:bookmarkEnd w:id="174"/>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5" w:name="_Toc31283859"/>
      <w:r w:rsidRPr="007D25F0">
        <w:t>Ontology for</w:t>
      </w:r>
      <w:r w:rsidR="00763A5C" w:rsidRPr="007D25F0">
        <w:t xml:space="preserve"> ATIS in</w:t>
      </w:r>
      <w:r w:rsidRPr="007D25F0">
        <w:t xml:space="preserve"> the IT-SoS </w:t>
      </w:r>
      <w:r w:rsidR="00220D83">
        <w:t>Architecture</w:t>
      </w:r>
      <w:bookmarkEnd w:id="175"/>
    </w:p>
    <w:p w14:paraId="5023E072" w14:textId="17BCEA5D" w:rsidR="007D25F0" w:rsidRDefault="008617A6" w:rsidP="009961A8">
      <w:pPr>
        <w:rPr>
          <w:rFonts w:asciiTheme="majorBidi" w:hAnsiTheme="majorBidi" w:cstheme="majorBidi"/>
        </w:rPr>
      </w:pPr>
      <w:r>
        <w:rPr>
          <w:rFonts w:asciiTheme="majorBidi" w:hAnsiTheme="majorBidi" w:cstheme="majorBidi"/>
        </w:rPr>
        <w:t xml:space="preserve">As described in Section </w:t>
      </w:r>
      <w:r>
        <w:rPr>
          <w:rFonts w:asciiTheme="majorBidi" w:hAnsiTheme="majorBidi" w:cstheme="majorBidi"/>
        </w:rPr>
        <w:fldChar w:fldCharType="begin"/>
      </w:r>
      <w:r>
        <w:rPr>
          <w:rFonts w:asciiTheme="majorBidi" w:hAnsiTheme="majorBidi" w:cstheme="majorBidi"/>
        </w:rPr>
        <w:instrText xml:space="preserve"> REF _Ref31185680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5.4</w:t>
      </w:r>
      <w:r>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sidR="00763A5C">
        <w:rPr>
          <w:rFonts w:asciiTheme="majorBidi" w:hAnsiTheme="majorBidi" w:cstheme="majorBidi"/>
        </w:rPr>
        <w:t>support the creation of</w:t>
      </w:r>
      <w:r w:rsidR="00763A5C" w:rsidRPr="009A7486">
        <w:rPr>
          <w:rFonts w:asciiTheme="majorBidi" w:hAnsiTheme="majorBidi" w:cstheme="majorBidi"/>
        </w:rPr>
        <w:t xml:space="preserve"> tool</w:t>
      </w:r>
      <w:r w:rsidR="00763A5C">
        <w:rPr>
          <w:rFonts w:asciiTheme="majorBidi" w:hAnsiTheme="majorBidi" w:cstheme="majorBidi"/>
        </w:rPr>
        <w:t>s</w:t>
      </w:r>
      <w:r w:rsidR="00763A5C" w:rsidRPr="009A7486">
        <w:rPr>
          <w:rFonts w:asciiTheme="majorBidi" w:hAnsiTheme="majorBidi" w:cstheme="majorBidi"/>
        </w:rPr>
        <w:t xml:space="preserve"> </w:t>
      </w:r>
      <w:r w:rsidR="00763A5C">
        <w:rPr>
          <w:rFonts w:asciiTheme="majorBidi" w:hAnsiTheme="majorBidi" w:cstheme="majorBidi"/>
        </w:rPr>
        <w:t>capable of</w:t>
      </w:r>
      <w:r w:rsidR="00763A5C"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00763A5C" w:rsidRPr="009A7486">
        <w:rPr>
          <w:rFonts w:asciiTheme="majorBidi" w:hAnsiTheme="majorBidi" w:cstheme="majorBidi"/>
        </w:rPr>
        <w:t>and services</w:t>
      </w:r>
      <w:r w:rsidR="00945EA2">
        <w:rPr>
          <w:rFonts w:asciiTheme="majorBidi" w:hAnsiTheme="majorBidi" w:cstheme="majorBidi"/>
        </w:rPr>
        <w:t>.</w:t>
      </w:r>
      <w:r w:rsidR="00763A5C" w:rsidRPr="009A7486">
        <w:rPr>
          <w:rFonts w:asciiTheme="majorBidi" w:hAnsiTheme="majorBidi" w:cstheme="majorBidi"/>
        </w:rPr>
        <w:t xml:space="preserve"> </w:t>
      </w:r>
      <w:r w:rsidR="00763A5C">
        <w:rPr>
          <w:rFonts w:asciiTheme="majorBidi" w:hAnsiTheme="majorBidi" w:cstheme="majorBidi"/>
        </w:rPr>
        <w:t xml:space="preserve">The architecture </w:t>
      </w:r>
      <w:r w:rsidR="00763A5C" w:rsidRPr="009A7486">
        <w:rPr>
          <w:rFonts w:asciiTheme="majorBidi" w:hAnsiTheme="majorBidi" w:cstheme="majorBidi"/>
        </w:rPr>
        <w:t>focuse</w:t>
      </w:r>
      <w:r w:rsidR="00763A5C">
        <w:rPr>
          <w:rFonts w:asciiTheme="majorBidi" w:hAnsiTheme="majorBidi" w:cstheme="majorBidi"/>
        </w:rPr>
        <w:t>s</w:t>
      </w:r>
      <w:r w:rsidR="00763A5C" w:rsidRPr="009A7486">
        <w:rPr>
          <w:rFonts w:asciiTheme="majorBidi" w:hAnsiTheme="majorBidi" w:cstheme="majorBidi"/>
        </w:rPr>
        <w:t xml:space="preserve"> on three areas: the storage of the data in a data lake, the semantic representation of the data, and the services layer. </w:t>
      </w:r>
    </w:p>
    <w:p w14:paraId="6C5654F7" w14:textId="45656993" w:rsidR="001A6211" w:rsidRDefault="001A6211" w:rsidP="006009F8">
      <w:pPr>
        <w:pStyle w:val="Heading3"/>
        <w:spacing w:line="276" w:lineRule="auto"/>
      </w:pPr>
      <w:bookmarkStart w:id="176" w:name="_Toc31283860"/>
      <w:r>
        <w:t>Project 1.2: IT-SoS Architecture</w:t>
      </w:r>
      <w:bookmarkEnd w:id="176"/>
    </w:p>
    <w:p w14:paraId="0F39DEC6" w14:textId="683532AA"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0EF189FA" w:rsidR="001A6211" w:rsidRPr="005C054E" w:rsidRDefault="001A6211" w:rsidP="005C054E">
      <w:pPr>
        <w:pStyle w:val="Caption"/>
        <w:spacing w:line="276" w:lineRule="auto"/>
        <w:rPr>
          <w:rFonts w:asciiTheme="majorBidi" w:hAnsiTheme="majorBidi" w:cstheme="majorBidi"/>
          <w:sz w:val="24"/>
          <w:szCs w:val="24"/>
        </w:rPr>
      </w:pPr>
      <w:bookmarkStart w:id="177" w:name="_Ref20547299"/>
      <w:r>
        <w:t xml:space="preserve">Figure </w:t>
      </w:r>
      <w:r w:rsidR="005A6FFD">
        <w:fldChar w:fldCharType="begin"/>
      </w:r>
      <w:r w:rsidR="005A6FFD">
        <w:instrText xml:space="preserve"> SEQ Figure \* ARABIC </w:instrText>
      </w:r>
      <w:r w:rsidR="005A6FFD">
        <w:fldChar w:fldCharType="separate"/>
      </w:r>
      <w:r w:rsidR="00915792">
        <w:rPr>
          <w:noProof/>
        </w:rPr>
        <w:t>19</w:t>
      </w:r>
      <w:r w:rsidR="005A6FFD">
        <w:rPr>
          <w:noProof/>
        </w:rPr>
        <w:fldChar w:fldCharType="end"/>
      </w:r>
      <w:bookmarkEnd w:id="177"/>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162EC34F"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w:t>
      </w:r>
      <w:r w:rsidRPr="001E707F">
        <w:rPr>
          <w:rFonts w:asciiTheme="majorBidi" w:hAnsiTheme="majorBidi" w:cstheme="majorBidi"/>
        </w:rPr>
        <w:lastRenderedPageBreak/>
        <w:t xml:space="preserve">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992672">
        <w:t xml:space="preserve">Figure </w:t>
      </w:r>
      <w:r w:rsidR="00992672">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66B14E92" w:rsidR="009961A8" w:rsidRPr="001E707F" w:rsidRDefault="00992672" w:rsidP="00992672">
      <w:pPr>
        <w:pStyle w:val="Caption"/>
        <w:rPr>
          <w:rFonts w:asciiTheme="majorBidi" w:hAnsiTheme="majorBidi" w:cstheme="majorBidi"/>
        </w:rPr>
      </w:pPr>
      <w:bookmarkStart w:id="178" w:name="_Ref31010994"/>
      <w:r>
        <w:t xml:space="preserve">Figure </w:t>
      </w:r>
      <w:r w:rsidR="005A6FFD">
        <w:fldChar w:fldCharType="begin"/>
      </w:r>
      <w:r w:rsidR="005A6FFD">
        <w:instrText xml:space="preserve"> SEQ Figure \* ARABIC </w:instrText>
      </w:r>
      <w:r w:rsidR="005A6FFD">
        <w:fldChar w:fldCharType="separate"/>
      </w:r>
      <w:r w:rsidR="00915792">
        <w:rPr>
          <w:noProof/>
        </w:rPr>
        <w:t>20</w:t>
      </w:r>
      <w:r w:rsidR="005A6FFD">
        <w:rPr>
          <w:noProof/>
        </w:rPr>
        <w:fldChar w:fldCharType="end"/>
      </w:r>
      <w:bookmarkEnd w:id="178"/>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79" w:name="_Toc31283861"/>
      <w:r>
        <w:t xml:space="preserve">ATIS </w:t>
      </w:r>
      <w:r w:rsidR="00220D83">
        <w:t>Application</w:t>
      </w:r>
      <w:bookmarkEnd w:id="179"/>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remove server.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1285B62D" w:rsidR="00EB3CDC" w:rsidRPr="00A92D48" w:rsidRDefault="00992672" w:rsidP="00992672">
      <w:pPr>
        <w:rPr>
          <w:lang w:val="en-US" w:bidi="en-US"/>
        </w:rPr>
      </w:pPr>
      <w:r>
        <w:rPr>
          <w:lang w:val="en-US" w:bidi="en-US"/>
        </w:rPr>
        <w:lastRenderedPageBreak/>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query the ontology to retrieve TTI data for the route that can be used to advise the user of potential delays. </w:t>
      </w:r>
    </w:p>
    <w:p w14:paraId="5CA7F275" w14:textId="3AB05CFF" w:rsidR="009961A8" w:rsidRPr="009961A8" w:rsidRDefault="009961A8" w:rsidP="00EB3CDC">
      <w:pPr>
        <w:pStyle w:val="Heading3"/>
        <w:rPr>
          <w:rFonts w:ascii="Times New Roman" w:hAnsi="Times New Roman"/>
        </w:rPr>
      </w:pPr>
      <w:bookmarkStart w:id="180" w:name="_Ref31188977"/>
      <w:bookmarkStart w:id="181" w:name="_Toc31283862"/>
      <w:r>
        <w:t>Data Mapping</w:t>
      </w:r>
      <w:bookmarkEnd w:id="180"/>
      <w:bookmarkEnd w:id="181"/>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1D947D78" w:rsidR="0024077A" w:rsidRDefault="0024077A" w:rsidP="009961A8">
      <w:pPr>
        <w:rPr>
          <w:rFonts w:asciiTheme="majorBidi" w:hAnsiTheme="majorBidi" w:cstheme="majorBidi"/>
        </w:rPr>
      </w:pPr>
      <w:commentRangeStart w:id="182"/>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6B06D3" w:rsidRPr="009961A8">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6B06D3" w:rsidRPr="009961A8">
        <w:rPr>
          <w:rFonts w:asciiTheme="majorBidi" w:hAnsiTheme="majorBidi" w:cstheme="majorBidi"/>
          <w:noProof/>
        </w:rPr>
        <w:t>[22]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2"/>
      <w:r w:rsidR="00806253">
        <w:rPr>
          <w:rStyle w:val="CommentReference"/>
          <w:rFonts w:asciiTheme="minorHAnsi" w:eastAsiaTheme="minorEastAsia" w:hAnsiTheme="minorHAnsi"/>
          <w:lang w:val="en-US" w:bidi="en-US"/>
        </w:rPr>
        <w:commentReference w:id="182"/>
      </w:r>
    </w:p>
    <w:p w14:paraId="649E3584" w14:textId="57D792EA"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3" w:name="_Toc31283863"/>
      <w:r>
        <w:t>Future Work</w:t>
      </w:r>
      <w:bookmarkEnd w:id="183"/>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lastRenderedPageBreak/>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4" w:name="_Toc31283864"/>
      <w:r>
        <w:t>Integration with ArcGIS</w:t>
      </w:r>
      <w:bookmarkEnd w:id="184"/>
    </w:p>
    <w:p w14:paraId="1E3CCE6D" w14:textId="79E3C1A7" w:rsidR="000B4A16" w:rsidRDefault="002439B1" w:rsidP="00382AA3">
      <w:pPr>
        <w:rPr>
          <w:lang w:val="en-US" w:bidi="en-US"/>
        </w:rPr>
      </w:pPr>
      <w:r>
        <w:rPr>
          <w:lang w:val="en-US" w:bidi="en-US"/>
        </w:rPr>
        <w:t xml:space="preserve">Based on the motivating scenario describe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5" w:name="_Toc31283865"/>
      <w:r>
        <w:t>Initial Implementation</w:t>
      </w:r>
      <w:bookmarkEnd w:id="185"/>
    </w:p>
    <w:p w14:paraId="78CA2034" w14:textId="77777777" w:rsidR="007255D2" w:rsidRDefault="007255D2" w:rsidP="007255D2">
      <w:pPr>
        <w:rPr>
          <w:lang w:val="en-US" w:bidi="en-US"/>
        </w:rPr>
      </w:pPr>
      <w:r>
        <w:rPr>
          <w:lang w:val="en-US" w:bidi="en-US"/>
        </w:rPr>
        <w:t>At the time of this report, the first stage of prototype implementation has been completed and development is ongoing.</w:t>
      </w:r>
    </w:p>
    <w:p w14:paraId="7D426E3D" w14:textId="77777777" w:rsidR="007255D2" w:rsidRDefault="007255D2" w:rsidP="007255D2">
      <w:pPr>
        <w:rPr>
          <w:lang w:val="en-US" w:bidi="en-US"/>
        </w:rPr>
      </w:pPr>
      <w:r>
        <w:rPr>
          <w:lang w:val="en-US" w:bidi="en-US"/>
        </w:rPr>
        <w:t>Screenshots</w:t>
      </w:r>
    </w:p>
    <w:p w14:paraId="788C0408" w14:textId="77777777" w:rsidR="007255D2" w:rsidRDefault="007255D2" w:rsidP="007255D2">
      <w:pPr>
        <w:rPr>
          <w:lang w:val="en-US" w:bidi="en-US"/>
        </w:rPr>
      </w:pPr>
      <w:r>
        <w:rPr>
          <w:lang w:val="en-US" w:bidi="en-US"/>
        </w:rPr>
        <w:t>Process overview</w:t>
      </w:r>
    </w:p>
    <w:p w14:paraId="2E839A13" w14:textId="77777777" w:rsidR="007255D2" w:rsidRDefault="007255D2" w:rsidP="007255D2">
      <w:pPr>
        <w:rPr>
          <w:lang w:val="en-US" w:bidi="en-US"/>
        </w:rPr>
      </w:pPr>
    </w:p>
    <w:p w14:paraId="09BA856D" w14:textId="77777777" w:rsidR="007255D2" w:rsidRDefault="007255D2" w:rsidP="007255D2">
      <w:pPr>
        <w:rPr>
          <w:lang w:val="en-US" w:bidi="en-US"/>
        </w:rPr>
      </w:pPr>
      <w:r>
        <w:rPr>
          <w:lang w:val="en-US" w:bidi="en-US"/>
        </w:rPr>
        <w:t>Look at initial set of CQs and expand for different perspective on results</w:t>
      </w:r>
    </w:p>
    <w:p w14:paraId="31891975" w14:textId="77777777" w:rsidR="007255D2" w:rsidRDefault="007255D2" w:rsidP="00382AA3">
      <w:pPr>
        <w:rPr>
          <w:lang w:val="en-US" w:bidi="en-US"/>
        </w:rPr>
      </w:pPr>
    </w:p>
    <w:p w14:paraId="73B16F1F" w14:textId="75AF4BD3" w:rsidR="008D51F5" w:rsidRDefault="008D51F5" w:rsidP="008D51F5">
      <w:pPr>
        <w:pStyle w:val="Heading3"/>
      </w:pPr>
      <w:bookmarkStart w:id="186" w:name="_Toc31283866"/>
      <w:r>
        <w:t>Application Architecture</w:t>
      </w:r>
      <w:bookmarkEnd w:id="186"/>
    </w:p>
    <w:p w14:paraId="60FCCD25" w14:textId="7FBB9E84" w:rsidR="002439B1" w:rsidRDefault="00915792" w:rsidP="002439B1">
      <w:pPr>
        <w:rPr>
          <w:lang w:val="en-US" w:bidi="en-US"/>
        </w:rPr>
      </w:pPr>
      <w:r>
        <w:rPr>
          <w:lang w:val="en-US" w:bidi="en-US"/>
        </w:rPr>
        <w:t xml:space="preserve">The design adopted for the initial prototype is illustrated in </w:t>
      </w:r>
      <w:r>
        <w:rPr>
          <w:lang w:val="en-US" w:bidi="en-US"/>
        </w:rPr>
        <w:fldChar w:fldCharType="begin"/>
      </w:r>
      <w:r>
        <w:rPr>
          <w:lang w:val="en-US" w:bidi="en-US"/>
        </w:rPr>
        <w:instrText xml:space="preserve"> REF _Ref31279945 \h </w:instrText>
      </w:r>
      <w:r>
        <w:rPr>
          <w:lang w:val="en-US" w:bidi="en-US"/>
        </w:rPr>
      </w:r>
      <w:r>
        <w:rPr>
          <w:lang w:val="en-US" w:bidi="en-US"/>
        </w:rPr>
        <w:fldChar w:fldCharType="separate"/>
      </w:r>
      <w:r>
        <w:t xml:space="preserve">Figure </w:t>
      </w:r>
      <w:r>
        <w:rPr>
          <w:noProof/>
        </w:rPr>
        <w:t>21</w:t>
      </w:r>
      <w:r>
        <w:rPr>
          <w:lang w:val="en-US" w:bidi="en-US"/>
        </w:rPr>
        <w:fldChar w:fldCharType="end"/>
      </w:r>
      <w:r>
        <w:rPr>
          <w:lang w:val="en-US" w:bidi="en-US"/>
        </w:rPr>
        <w:t xml:space="preserve">. </w:t>
      </w:r>
      <w:r w:rsidR="002439B1">
        <w:rPr>
          <w:lang w:val="en-US" w:bidi="en-US"/>
        </w:rPr>
        <w:t xml:space="preserve">RDF data </w:t>
      </w:r>
      <w:r>
        <w:rPr>
          <w:lang w:val="en-US" w:bidi="en-US"/>
        </w:rPr>
        <w:t>was generated by ontop and then</w:t>
      </w:r>
      <w:r w:rsidR="002439B1">
        <w:rPr>
          <w:lang w:val="en-US" w:bidi="en-US"/>
        </w:rPr>
        <w:t xml:space="preserve"> stored </w:t>
      </w:r>
      <w:r>
        <w:rPr>
          <w:lang w:val="en-US" w:bidi="en-US"/>
        </w:rPr>
        <w:t xml:space="preserve">in an SQLite database. This data was then </w:t>
      </w:r>
      <w:r w:rsidR="002439B1">
        <w:rPr>
          <w:lang w:val="en-US" w:bidi="en-US"/>
        </w:rPr>
        <w:t xml:space="preserve">accessed </w:t>
      </w:r>
      <w:r>
        <w:rPr>
          <w:lang w:val="en-US" w:bidi="en-US"/>
        </w:rPr>
        <w:t xml:space="preserve">as required </w:t>
      </w:r>
      <w:r w:rsidR="002439B1">
        <w:rPr>
          <w:lang w:val="en-US" w:bidi="en-US"/>
        </w:rPr>
        <w:t>using</w:t>
      </w:r>
      <w:r>
        <w:rPr>
          <w:lang w:val="en-US" w:bidi="en-US"/>
        </w:rPr>
        <w:t xml:space="preserve"> Python, in particular the</w:t>
      </w:r>
      <w:r w:rsidR="002439B1">
        <w:rPr>
          <w:lang w:val="en-US" w:bidi="en-US"/>
        </w:rPr>
        <w:t xml:space="preserve"> Owlready2</w:t>
      </w:r>
      <w:r w:rsidR="002439B1">
        <w:rPr>
          <w:rStyle w:val="FootnoteReference"/>
          <w:lang w:val="en-US" w:bidi="en-US"/>
        </w:rPr>
        <w:footnoteReference w:id="24"/>
      </w:r>
      <w:r>
        <w:rPr>
          <w:lang w:val="en-US" w:bidi="en-US"/>
        </w:rPr>
        <w:t xml:space="preserve"> and</w:t>
      </w:r>
      <w:r w:rsidR="002439B1">
        <w:rPr>
          <w:lang w:val="en-US" w:bidi="en-US"/>
        </w:rPr>
        <w:t xml:space="preserve"> rdflib</w:t>
      </w:r>
      <w:r>
        <w:rPr>
          <w:rStyle w:val="FootnoteReference"/>
          <w:lang w:val="en-US" w:bidi="en-US"/>
        </w:rPr>
        <w:footnoteReference w:id="25"/>
      </w:r>
      <w:r>
        <w:rPr>
          <w:lang w:val="en-US" w:bidi="en-US"/>
        </w:rPr>
        <w:t xml:space="preserve"> libraries</w:t>
      </w:r>
      <w:r w:rsidR="002439B1">
        <w:rPr>
          <w:lang w:val="en-US" w:bidi="en-US"/>
        </w:rPr>
        <w:t>.</w:t>
      </w:r>
    </w:p>
    <w:p w14:paraId="42F30E73" w14:textId="77777777" w:rsidR="00915792" w:rsidRDefault="002439B1" w:rsidP="00915792">
      <w:pPr>
        <w:keepNext/>
      </w:pPr>
      <w:r w:rsidRPr="002439B1">
        <w:rPr>
          <w:lang w:val="en-US" w:bidi="en-US"/>
        </w:rPr>
        <w:lastRenderedPageBreak/>
        <w:drawing>
          <wp:inline distT="0" distB="0" distL="0" distR="0" wp14:anchorId="7239B21A" wp14:editId="745EFB79">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6E95D1FB" w14:textId="168FE02F" w:rsidR="002439B1" w:rsidRPr="002439B1" w:rsidRDefault="00915792" w:rsidP="00915792">
      <w:pPr>
        <w:pStyle w:val="Caption"/>
      </w:pPr>
      <w:bookmarkStart w:id="187" w:name="_Ref31279945"/>
      <w:r>
        <w:t xml:space="preserve">Figure </w:t>
      </w:r>
      <w:r>
        <w:fldChar w:fldCharType="begin"/>
      </w:r>
      <w:r>
        <w:instrText xml:space="preserve"> SEQ Figure \* ARABIC </w:instrText>
      </w:r>
      <w:r>
        <w:fldChar w:fldCharType="separate"/>
      </w:r>
      <w:r>
        <w:rPr>
          <w:noProof/>
        </w:rPr>
        <w:t>21</w:t>
      </w:r>
      <w:r>
        <w:fldChar w:fldCharType="end"/>
      </w:r>
      <w:bookmarkEnd w:id="187"/>
      <w:r>
        <w:t>: Esri prototype design</w:t>
      </w:r>
    </w:p>
    <w:p w14:paraId="0FFDAF52" w14:textId="77777777" w:rsidR="007255D2" w:rsidRDefault="007255D2" w:rsidP="007255D2">
      <w:pPr>
        <w:pStyle w:val="Heading3"/>
      </w:pPr>
      <w:bookmarkStart w:id="188" w:name="_Toc31283867"/>
      <w:r>
        <w:t>Data Mapping</w:t>
      </w:r>
      <w:bookmarkEnd w:id="188"/>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49488D61" w14:textId="31FA7332" w:rsidR="007255D2" w:rsidRPr="00B2311C" w:rsidRDefault="007255D2" w:rsidP="00053538">
      <w:r>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B2311C">
        <w:t>Appendix D</w:t>
      </w:r>
      <w:r w:rsidR="00B2311C">
        <w:fldChar w:fldCharType="end"/>
      </w:r>
      <w:r>
        <w:t xml:space="preserve">; the Ontop files are available online at </w:t>
      </w:r>
      <w:hyperlink r:id="rId44" w:history="1">
        <w:r w:rsidR="00B2311C" w:rsidRPr="006F527E">
          <w:rPr>
            <w:rStyle w:val="Hyperlink"/>
          </w:rPr>
          <w:t>https://github.com/EnterpriseIntegrationLab/icity/tree/master/mappings/Esri_GSX</w:t>
        </w:r>
      </w:hyperlink>
      <w:r w:rsidR="00B2311C">
        <w:t>.</w:t>
      </w:r>
      <w:bookmarkStart w:id="189" w:name="_GoBack"/>
      <w:bookmarkEnd w:id="189"/>
    </w:p>
    <w:p w14:paraId="07229BD0" w14:textId="7058AE91" w:rsidR="00CD6741" w:rsidRDefault="002439B1" w:rsidP="002439B1">
      <w:pPr>
        <w:pStyle w:val="Heading3"/>
      </w:pPr>
      <w:bookmarkStart w:id="190" w:name="_Toc31283868"/>
      <w:r>
        <w:t>Future Work</w:t>
      </w:r>
      <w:bookmarkEnd w:id="190"/>
    </w:p>
    <w:p w14:paraId="152DDF7F" w14:textId="40B92E6B" w:rsidR="002439B1" w:rsidRDefault="002439B1" w:rsidP="002439B1">
      <w:r>
        <w:t xml:space="preserve">Future work on this project shall explore the inclusion of additional fields as well as datasets that are external to the GFX. </w:t>
      </w:r>
    </w:p>
    <w:p w14:paraId="1B368754" w14:textId="30D7625A" w:rsidR="002439B1" w:rsidRDefault="002439B1" w:rsidP="002439B1">
      <w:pPr>
        <w:rPr>
          <w:lang w:val="en-US" w:bidi="en-US"/>
        </w:rPr>
      </w:pPr>
      <w:r>
        <w:rPr>
          <w:lang w:val="en-US" w:bidi="en-US"/>
        </w:rPr>
        <w:lastRenderedPageBreak/>
        <w:t>We will also incorporate the ability to automatically update the knowledge base to incorporate updates to the GFX.</w:t>
      </w:r>
    </w:p>
    <w:p w14:paraId="51E4E30C" w14:textId="05962285" w:rsidR="002439B1" w:rsidRDefault="002439B1" w:rsidP="002439B1">
      <w:pPr>
        <w:rPr>
          <w:lang w:val="en-US" w:bidi="en-US"/>
        </w:rPr>
      </w:pPr>
      <w:r>
        <w:rPr>
          <w:lang w:val="en-US" w:bidi="en-US"/>
        </w:rPr>
        <w:t>Beyond this, there will also be a focus on improving the user interface, looking both at visualization of information as well as how best to support user interaction for decision-making.</w:t>
      </w:r>
    </w:p>
    <w:p w14:paraId="67A3F85F" w14:textId="77777777" w:rsidR="00C73696" w:rsidRPr="00C73696" w:rsidRDefault="00C73696" w:rsidP="00C73696">
      <w:pPr>
        <w:rPr>
          <w:b/>
        </w:rPr>
      </w:pPr>
      <w:r w:rsidRPr="00C73696">
        <w:rPr>
          <w:b/>
        </w:rPr>
        <w:t>Future work:</w:t>
      </w:r>
    </w:p>
    <w:p w14:paraId="187C3B64" w14:textId="77777777" w:rsidR="00C73696" w:rsidRPr="005D25F4" w:rsidRDefault="00C73696" w:rsidP="008C7F3C">
      <w:pPr>
        <w:pStyle w:val="ListParagraph"/>
        <w:numPr>
          <w:ilvl w:val="0"/>
          <w:numId w:val="75"/>
        </w:numPr>
        <w:spacing w:line="240" w:lineRule="auto"/>
        <w:rPr>
          <w:lang w:val="en-CA"/>
        </w:rPr>
      </w:pPr>
      <w:r>
        <w:t xml:space="preserve">Consider the </w:t>
      </w:r>
      <w:r w:rsidRPr="00863116">
        <w:t xml:space="preserve">possible </w:t>
      </w:r>
      <w:r>
        <w:t xml:space="preserve">definition of detailed </w:t>
      </w:r>
      <w:r w:rsidRPr="00863116">
        <w:t>taxonom</w:t>
      </w:r>
      <w:r>
        <w:t>ies, e.g.</w:t>
      </w:r>
      <w:r w:rsidRPr="00863116">
        <w:t xml:space="preserve"> land cover classes</w:t>
      </w:r>
      <w:r>
        <w:t>, road classes</w:t>
      </w:r>
    </w:p>
    <w:p w14:paraId="70FF2DDD" w14:textId="77777777" w:rsidR="00C73696" w:rsidRPr="002847B1" w:rsidRDefault="00C73696" w:rsidP="008C7F3C">
      <w:pPr>
        <w:pStyle w:val="ListParagraph"/>
        <w:numPr>
          <w:ilvl w:val="0"/>
          <w:numId w:val="75"/>
        </w:numPr>
        <w:spacing w:line="240" w:lineRule="auto"/>
        <w:rPr>
          <w:lang w:val="en-CA"/>
        </w:rPr>
      </w:pPr>
      <w:r>
        <w:t>Consider whether this Land Cover would be better defined as a separate class: LandCoverClassification. Need to review and consider the implication of this on other classification systems.</w:t>
      </w:r>
    </w:p>
    <w:p w14:paraId="088F5C84" w14:textId="77777777" w:rsidR="00C73696" w:rsidRPr="00863116" w:rsidRDefault="00C73696" w:rsidP="008C7F3C">
      <w:pPr>
        <w:pStyle w:val="ListParagraph"/>
        <w:numPr>
          <w:ilvl w:val="0"/>
          <w:numId w:val="75"/>
        </w:numPr>
        <w:spacing w:line="240" w:lineRule="auto"/>
        <w:rPr>
          <w:lang w:val="en-CA"/>
        </w:rPr>
      </w:pPr>
      <w:r>
        <w:rPr>
          <w:lang w:val="en-CA"/>
        </w:rPr>
        <w:t>Consider the potential relationship between land use classes &amp; POI classes</w:t>
      </w:r>
    </w:p>
    <w:p w14:paraId="7EDCF6B6" w14:textId="77777777" w:rsidR="00C73696" w:rsidRDefault="00C73696" w:rsidP="008C7F3C">
      <w:pPr>
        <w:pStyle w:val="ListParagraph"/>
        <w:numPr>
          <w:ilvl w:val="0"/>
          <w:numId w:val="75"/>
        </w:numPr>
        <w:spacing w:line="240" w:lineRule="auto"/>
        <w:rPr>
          <w:lang w:val="en-CA"/>
        </w:rPr>
      </w:pPr>
      <w:r>
        <w:rPr>
          <w:lang w:val="en-CA"/>
        </w:rPr>
        <w:t>Expand on attributes captured</w:t>
      </w:r>
    </w:p>
    <w:p w14:paraId="7DF19E3F" w14:textId="77777777" w:rsidR="00C73696" w:rsidRDefault="00C73696" w:rsidP="008C7F3C">
      <w:pPr>
        <w:pStyle w:val="ListParagraph"/>
        <w:numPr>
          <w:ilvl w:val="0"/>
          <w:numId w:val="75"/>
        </w:numPr>
        <w:spacing w:line="240" w:lineRule="auto"/>
        <w:rPr>
          <w:lang w:val="en-CA"/>
        </w:rPr>
      </w:pPr>
      <w:r>
        <w:rPr>
          <w:lang w:val="en-CA"/>
        </w:rPr>
        <w:t>Expand on axioms (disjointness etc)</w:t>
      </w:r>
    </w:p>
    <w:p w14:paraId="3950DA16" w14:textId="77777777" w:rsidR="00C73696" w:rsidRPr="0072167F" w:rsidRDefault="00C73696" w:rsidP="008C7F3C">
      <w:pPr>
        <w:pStyle w:val="ListParagraph"/>
        <w:numPr>
          <w:ilvl w:val="0"/>
          <w:numId w:val="75"/>
        </w:numPr>
        <w:spacing w:line="240" w:lineRule="auto"/>
      </w:pPr>
      <w:r>
        <w:rPr>
          <w:lang w:val="en-CA"/>
        </w:rPr>
        <w:t xml:space="preserve">Relate locatedOnParcel </w:t>
      </w:r>
      <w:r w:rsidRPr="0072167F">
        <w:t>Future</w:t>
      </w:r>
      <w:r>
        <w:t xml:space="preserve"> </w:t>
      </w:r>
      <w:r w:rsidRPr="0072167F">
        <w:t>to foundational part-whole properties</w:t>
      </w:r>
    </w:p>
    <w:p w14:paraId="6BB70767" w14:textId="77777777" w:rsidR="00C73696" w:rsidRPr="002439B1" w:rsidRDefault="00C73696" w:rsidP="002439B1">
      <w:pPr>
        <w:rPr>
          <w:lang w:val="en-US" w:bidi="en-US"/>
        </w:rPr>
      </w:pPr>
    </w:p>
    <w:p w14:paraId="765F49F6" w14:textId="17F7DF12" w:rsidR="000050A4" w:rsidRDefault="00A33FE2" w:rsidP="002016ED">
      <w:pPr>
        <w:pStyle w:val="Heading1"/>
      </w:pPr>
      <w:bookmarkStart w:id="191" w:name="_Toc31283869"/>
      <w:r>
        <w:t>Workflows</w:t>
      </w:r>
      <w:r w:rsidR="00414E85">
        <w:t xml:space="preserve"> (in </w:t>
      </w:r>
      <w:commentRangeStart w:id="192"/>
      <w:r w:rsidR="00414E85">
        <w:t>progress</w:t>
      </w:r>
      <w:commentRangeEnd w:id="192"/>
      <w:r w:rsidR="00BC33DD">
        <w:rPr>
          <w:rStyle w:val="CommentReference"/>
          <w:rFonts w:asciiTheme="minorHAnsi" w:eastAsiaTheme="minorEastAsia" w:hAnsiTheme="minorHAnsi"/>
          <w:b w:val="0"/>
          <w:bCs w:val="0"/>
          <w:kern w:val="0"/>
        </w:rPr>
        <w:commentReference w:id="192"/>
      </w:r>
      <w:r w:rsidR="00414E85">
        <w:t>)</w:t>
      </w:r>
      <w:bookmarkEnd w:id="191"/>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3" w:name="_Toc31283870"/>
      <w:r>
        <w:t>Data Mapping</w:t>
      </w:r>
      <w:bookmarkEnd w:id="193"/>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into, or accessed with Semantic Web technologies through an approach referred to as Ontology Based Data Access (OBDA) [ref].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4" w:name="_Toc31283871"/>
      <w:r>
        <w:lastRenderedPageBreak/>
        <w:t>Alternative approaches</w:t>
      </w:r>
      <w:bookmarkEnd w:id="194"/>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2CE1E147" w14:textId="12E1DBA6"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DC0B563" w14:textId="4AEF5A14" w:rsidR="0015597C" w:rsidRDefault="0015597C" w:rsidP="0015597C">
      <w:pPr>
        <w:pStyle w:val="Heading3"/>
      </w:pPr>
      <w:bookmarkStart w:id="195" w:name="_Toc31283872"/>
      <w:r>
        <w:t>Basic data mapping/import workflow with Karma and Virtuoso:</w:t>
      </w:r>
      <w:bookmarkEnd w:id="195"/>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lastRenderedPageBreak/>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96" w:name="_Toc31283873"/>
      <w:r>
        <w:t>Repeat Data Mappings</w:t>
      </w:r>
      <w:bookmarkEnd w:id="196"/>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8"/>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7" w:name="_Toc31283874"/>
      <w:r>
        <w:rPr>
          <w:rFonts w:eastAsia="Times New Roman"/>
          <w:bdr w:val="none" w:sz="0" w:space="0" w:color="auto" w:frame="1"/>
          <w:lang w:eastAsia="en-CA"/>
        </w:rPr>
        <w:t>Offline Batch Mapping</w:t>
      </w:r>
      <w:bookmarkEnd w:id="197"/>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lastRenderedPageBreak/>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29FA805B"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98" w:name="_Toc31283875"/>
      <w:r w:rsidR="00BC5E3C">
        <w:t>Data Storage</w:t>
      </w:r>
      <w:bookmarkEnd w:id="198"/>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99" w:name="_Toc31283876"/>
      <w:r>
        <w:t>Upload to triplestore</w:t>
      </w:r>
      <w:bookmarkEnd w:id="199"/>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lastRenderedPageBreak/>
        <w:t xml:space="preserve">scp -r -i katsumi-key.pem &lt;local location of files to upload&gt; </w:t>
      </w:r>
      <w:hyperlink r:id="rId45"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200" w:name="_Toc31283877"/>
      <w:r>
        <w:t>Future Work</w:t>
      </w:r>
      <w:bookmarkEnd w:id="151"/>
      <w:bookmarkEnd w:id="200"/>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32CA449C" w:rsidR="007010DA" w:rsidRPr="00CA13A3" w:rsidRDefault="007010DA" w:rsidP="007517AF">
      <w:pPr>
        <w:pStyle w:val="ListParagraph"/>
        <w:numPr>
          <w:ilvl w:val="0"/>
          <w:numId w:val="32"/>
        </w:numPr>
      </w:pPr>
      <w:r>
        <w:t>Improve design by generalizing more concepts as possible (e.g. parking rates – define rate representation in general for reuse in other areas)</w:t>
      </w:r>
    </w:p>
    <w:p w14:paraId="29758A84" w14:textId="77777777" w:rsidR="00CA13A3" w:rsidRDefault="00CA13A3" w:rsidP="00CA13A3">
      <w:pPr>
        <w:pStyle w:val="Heading2"/>
      </w:pPr>
      <w:bookmarkStart w:id="201" w:name="_Toc31283878"/>
      <w:r>
        <w:t>Research</w:t>
      </w:r>
      <w:bookmarkEnd w:id="201"/>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lastRenderedPageBreak/>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202" w:name="_Ref468171904"/>
      <w:bookmarkStart w:id="203" w:name="_Toc31283879"/>
      <w:r>
        <w:t>Extensions for iCity Applications</w:t>
      </w:r>
      <w:bookmarkEnd w:id="202"/>
      <w:bookmarkEnd w:id="203"/>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w:t>
      </w:r>
      <w:r>
        <w:lastRenderedPageBreak/>
        <w:t xml:space="preserve">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3713" cy="3625200"/>
                    </a:xfrm>
                    <a:prstGeom prst="rect">
                      <a:avLst/>
                    </a:prstGeom>
                  </pic:spPr>
                </pic:pic>
              </a:graphicData>
            </a:graphic>
          </wp:inline>
        </w:drawing>
      </w:r>
    </w:p>
    <w:p w14:paraId="2E375581" w14:textId="7413778F" w:rsidR="00540B7F" w:rsidRDefault="00540B7F" w:rsidP="00540B7F">
      <w:pPr>
        <w:pStyle w:val="Caption"/>
      </w:pPr>
      <w:bookmarkStart w:id="204"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22</w:t>
      </w:r>
      <w:r w:rsidR="00FB5BA5">
        <w:rPr>
          <w:noProof/>
        </w:rPr>
        <w:fldChar w:fldCharType="end"/>
      </w:r>
      <w:bookmarkEnd w:id="204"/>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205" w:name="_Ref462673109"/>
      <w:bookmarkStart w:id="206" w:name="_Toc31283880"/>
      <w:r w:rsidRPr="006E670F">
        <w:t>Data</w:t>
      </w:r>
      <w:r>
        <w:t xml:space="preserve"> Collection</w:t>
      </w:r>
      <w:bookmarkEnd w:id="205"/>
      <w:bookmarkEnd w:id="206"/>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w:t>
      </w:r>
      <w:r>
        <w:lastRenderedPageBreak/>
        <w:t xml:space="preserve">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207" w:name="_Ref462673142"/>
      <w:bookmarkStart w:id="208" w:name="_Toc31283881"/>
      <w:r w:rsidRPr="00DB0856">
        <w:t>Simulation of Urban Systems</w:t>
      </w:r>
      <w:bookmarkEnd w:id="207"/>
      <w:bookmarkEnd w:id="208"/>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r>
      <w:r w:rsidRPr="00E80D3C">
        <w:lastRenderedPageBreak/>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9" w:name="_Toc31283882"/>
      <w:r w:rsidRPr="00045329">
        <w:t>Acknowledgements</w:t>
      </w:r>
      <w:bookmarkEnd w:id="209"/>
    </w:p>
    <w:p w14:paraId="064DFC14" w14:textId="35345A01" w:rsidR="00B61932" w:rsidRPr="00045329" w:rsidRDefault="00045329" w:rsidP="00045329">
      <w:r>
        <w:rPr>
          <w:lang w:val="en-GB"/>
        </w:rPr>
        <w:t xml:space="preserve">This project </w:t>
      </w:r>
      <w:r w:rsidR="00DE70F1">
        <w:rPr>
          <w:lang w:val="en-GB"/>
        </w:rPr>
        <w:t>was</w:t>
      </w:r>
      <w:r>
        <w:rPr>
          <w:lang w:val="en-GB"/>
        </w:rPr>
        <w:t xml:space="preserve"> supported by the Ontario Ministry of Research and Innovation through the ORF-RE program. </w:t>
      </w:r>
      <w:r w:rsidR="00B61932" w:rsidRPr="00045329">
        <w:br w:type="page"/>
      </w:r>
    </w:p>
    <w:bookmarkStart w:id="210" w:name="_Toc3128388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21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7"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8"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9"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8C7F3C">
      <w:pPr>
        <w:pStyle w:val="Heading1"/>
        <w:numPr>
          <w:ilvl w:val="0"/>
          <w:numId w:val="63"/>
        </w:numPr>
      </w:pPr>
      <w:r>
        <w:lastRenderedPageBreak/>
        <w:fldChar w:fldCharType="end"/>
      </w:r>
      <w:bookmarkStart w:id="211" w:name="_Toc31283884"/>
      <w:r w:rsidR="00DE663F">
        <w:t>TASHA Data Mapping:</w:t>
      </w:r>
      <w:bookmarkEnd w:id="211"/>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2" w:name="_Toc31283885"/>
      <w:r>
        <w:t>Mapping</w:t>
      </w:r>
      <w:bookmarkEnd w:id="212"/>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3" w:name="_Toc31283886"/>
      <w:r>
        <w:t>Simulation Metadata</w:t>
      </w:r>
      <w:bookmarkEnd w:id="213"/>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4" w:name="_Toc31283887"/>
      <w:r>
        <w:t>Mississauga Zones</w:t>
      </w:r>
      <w:bookmarkEnd w:id="214"/>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5" w:name="_Toc31283888"/>
      <w:r>
        <w:lastRenderedPageBreak/>
        <w:t>persons.csv</w:t>
      </w:r>
      <w:bookmarkEnd w:id="215"/>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0" w:history="1">
        <w:r w:rsidRPr="00E079EA">
          <w:rPr>
            <w:rStyle w:val="Hyperlink"/>
          </w:rPr>
          <w:t>http://ontology.eil.utoronto.ca/icity/Organization/FullTimeRegEmployee</w:t>
        </w:r>
      </w:hyperlink>
      <w:r>
        <w:br/>
      </w:r>
      <w:hyperlink r:id="rId51" w:history="1">
        <w:r w:rsidRPr="00E079EA">
          <w:rPr>
            <w:rStyle w:val="Hyperlink"/>
          </w:rPr>
          <w:t>http://ontology.eil.utoronto.ca/icity/Organization/FullTimeHomeEmployee</w:t>
        </w:r>
      </w:hyperlink>
      <w:r>
        <w:br/>
      </w:r>
      <w:hyperlink r:id="rId52" w:history="1">
        <w:r w:rsidRPr="00E079EA">
          <w:rPr>
            <w:rStyle w:val="Hyperlink"/>
          </w:rPr>
          <w:t>http://ontology.eil.utoronto.ca/icity/Organization/PartTimeRegEmployee</w:t>
        </w:r>
      </w:hyperlink>
      <w:r>
        <w:br/>
      </w:r>
      <w:hyperlink r:id="rId53"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29"/>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4"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6" w:name="_Toc31283889"/>
      <w:r>
        <w:t>trips.csv</w:t>
      </w:r>
      <w:bookmarkEnd w:id="216"/>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7" w:name="_Toc31283890"/>
      <w:r>
        <w:lastRenderedPageBreak/>
        <w:t>trip_modes.csv</w:t>
      </w:r>
      <w:bookmarkEnd w:id="217"/>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0"/>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8" w:name="_Toc31283891"/>
      <w:r>
        <w:lastRenderedPageBreak/>
        <w:t>trip_stations.csv</w:t>
      </w:r>
      <w:bookmarkEnd w:id="218"/>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5"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9" w:name="_Toc31283892"/>
      <w:r>
        <w:t>facilitate_passenger.csv</w:t>
      </w:r>
      <w:bookmarkEnd w:id="219"/>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20" w:name="_Toc31283893"/>
      <w:r>
        <w:t>Futur</w:t>
      </w:r>
      <w:r w:rsidR="004E3418">
        <w:t>e Work</w:t>
      </w:r>
      <w:bookmarkEnd w:id="220"/>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21" w:name="_Ref31182931"/>
      <w:bookmarkStart w:id="222" w:name="_Toc31283894"/>
      <w:commentRangeStart w:id="223"/>
      <w:r>
        <w:lastRenderedPageBreak/>
        <w:t>Transit</w:t>
      </w:r>
      <w:commentRangeEnd w:id="223"/>
      <w:r w:rsidR="00663AFE">
        <w:rPr>
          <w:rStyle w:val="CommentReference"/>
          <w:rFonts w:asciiTheme="minorHAnsi" w:eastAsiaTheme="minorEastAsia" w:hAnsiTheme="minorHAnsi"/>
          <w:b w:val="0"/>
          <w:bCs w:val="0"/>
          <w:kern w:val="0"/>
        </w:rPr>
        <w:commentReference w:id="223"/>
      </w:r>
      <w:r>
        <w:t xml:space="preserve"> Data Mapping</w:t>
      </w:r>
      <w:bookmarkEnd w:id="221"/>
      <w:bookmarkEnd w:id="222"/>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4" w:name="_Toc31283895"/>
      <w:r>
        <w:t>Subway &amp; SRT Logs (December 2018)</w:t>
      </w:r>
      <w:bookmarkEnd w:id="224"/>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5"/>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5"/>
      <w:r>
        <w:rPr>
          <w:rStyle w:val="CommentReference"/>
          <w:rFonts w:ascii="Times New Roman" w:eastAsia="Times New Roman" w:hAnsi="Times New Roman"/>
          <w:lang w:val="en-CA"/>
        </w:rPr>
        <w:commentReference w:id="225"/>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6" w:name="_Toc31283896"/>
      <w:r w:rsidRPr="00EC2F24">
        <w:t>AVL Data (TTC NVAS XML Feed)</w:t>
      </w:r>
      <w:bookmarkEnd w:id="226"/>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5A6FFD" w:rsidP="002660E6">
      <w:pPr>
        <w:ind w:left="360"/>
      </w:pPr>
      <w:hyperlink r:id="rId56"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7"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7" w:name="_Toc31283897"/>
      <w:r w:rsidRPr="00EC2F24">
        <w:t>TTC Routes &amp; Schedules (gtfs)</w:t>
      </w:r>
      <w:bookmarkEnd w:id="227"/>
    </w:p>
    <w:p w14:paraId="153A6387" w14:textId="77777777" w:rsidR="002660E6" w:rsidRDefault="002660E6" w:rsidP="002660E6">
      <w:r>
        <w:t xml:space="preserve">Note: see </w:t>
      </w:r>
      <w:hyperlink r:id="rId58"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1"/>
      </w:r>
      <w:r>
        <w:t xml:space="preserve"> to accommodate AllegroGraph’s geospatial reasoning properties</w:t>
      </w:r>
      <w:r>
        <w:rPr>
          <w:rStyle w:val="FootnoteReference"/>
        </w:rPr>
        <w:footnoteReference w:id="32"/>
      </w:r>
      <w:r>
        <w:t>.</w:t>
      </w:r>
    </w:p>
    <w:p w14:paraId="5980CA00" w14:textId="77777777" w:rsidR="002660E6" w:rsidRDefault="002660E6" w:rsidP="002660E6">
      <w:pPr>
        <w:ind w:left="720"/>
      </w:pPr>
      <w:r>
        <w:t xml:space="preserve">Datatype generated from AGraph’s N-Dimensional Geospatial Datatype Designer: </w:t>
      </w:r>
      <w:hyperlink r:id="rId59"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8" w:name="_Toc31283898"/>
      <w:r>
        <w:rPr>
          <w:lang w:val="en-CA"/>
        </w:rPr>
        <w:t>agency.txt</w:t>
      </w:r>
      <w:bookmarkEnd w:id="228"/>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9" w:name="_Toc31283899"/>
      <w:r>
        <w:rPr>
          <w:lang w:val="en-CA"/>
        </w:rPr>
        <w:t>calendar_dates.txt</w:t>
      </w:r>
      <w:bookmarkEnd w:id="229"/>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30" w:name="_Toc31283900"/>
      <w:r>
        <w:rPr>
          <w:lang w:val="en-CA"/>
        </w:rPr>
        <w:t>calendar.txt</w:t>
      </w:r>
      <w:bookmarkEnd w:id="230"/>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31" w:name="_Toc31283901"/>
      <w:r>
        <w:rPr>
          <w:lang w:val="en-CA"/>
        </w:rPr>
        <w:t>routes.txt</w:t>
      </w:r>
      <w:bookmarkEnd w:id="231"/>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2" w:name="_Toc31283902"/>
      <w:r>
        <w:rPr>
          <w:lang w:val="en-CA"/>
        </w:rPr>
        <w:t>shapes.txt</w:t>
      </w:r>
      <w:bookmarkEnd w:id="232"/>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3"/>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0"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3" w:name="_Toc31283903"/>
      <w:r>
        <w:rPr>
          <w:lang w:val="en-CA"/>
        </w:rPr>
        <w:t>stop_times.txt</w:t>
      </w:r>
      <w:bookmarkEnd w:id="233"/>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4" w:name="_Toc31283904"/>
      <w:r>
        <w:rPr>
          <w:lang w:val="en-CA"/>
        </w:rPr>
        <w:lastRenderedPageBreak/>
        <w:t>stops.txt</w:t>
      </w:r>
      <w:bookmarkEnd w:id="234"/>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5" w:name="_Toc31283905"/>
      <w:r>
        <w:rPr>
          <w:lang w:val="en-CA"/>
        </w:rPr>
        <w:t>trips.txt</w:t>
      </w:r>
      <w:bookmarkEnd w:id="235"/>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6" w:name="_Ref31189297"/>
      <w:bookmarkStart w:id="237" w:name="_Toc31283906"/>
      <w:r>
        <w:lastRenderedPageBreak/>
        <w:t>Loop Detector Data Mapping</w:t>
      </w:r>
      <w:bookmarkEnd w:id="236"/>
      <w:bookmarkEnd w:id="237"/>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77777777"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34"/>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35"/>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9.3.4</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Pr="009961A8">
        <w:rPr>
          <w:rFonts w:asciiTheme="majorBidi" w:hAnsiTheme="majorBidi" w:cstheme="majorBidi"/>
        </w:rPr>
        <w:t>Figure 1</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1"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7560" cy="4438868"/>
                    </a:xfrm>
                    <a:prstGeom prst="rect">
                      <a:avLst/>
                    </a:prstGeom>
                  </pic:spPr>
                </pic:pic>
              </a:graphicData>
            </a:graphic>
          </wp:inline>
        </w:drawing>
      </w:r>
    </w:p>
    <w:p w14:paraId="4C56DB94" w14:textId="4069A10D" w:rsidR="00C73696" w:rsidRDefault="00797143" w:rsidP="00C73696">
      <w:pPr>
        <w:pStyle w:val="Caption"/>
      </w:pPr>
      <w:bookmarkStart w:id="238" w:name="_Ref13653957"/>
      <w:r>
        <w:t xml:space="preserve">Figure </w:t>
      </w:r>
      <w:r w:rsidR="005A6FFD">
        <w:fldChar w:fldCharType="begin"/>
      </w:r>
      <w:r w:rsidR="005A6FFD">
        <w:instrText xml:space="preserve"> SEQ Figure \* ARABIC </w:instrText>
      </w:r>
      <w:r w:rsidR="005A6FFD">
        <w:fldChar w:fldCharType="separate"/>
      </w:r>
      <w:r w:rsidR="00915792">
        <w:rPr>
          <w:noProof/>
        </w:rPr>
        <w:t>23</w:t>
      </w:r>
      <w:r w:rsidR="005A6FFD">
        <w:rPr>
          <w:noProof/>
        </w:rPr>
        <w:fldChar w:fldCharType="end"/>
      </w:r>
      <w:bookmarkEnd w:id="238"/>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9" w:name="_Toc31283907"/>
      <w:bookmarkStart w:id="240" w:name="_Ref31283921"/>
      <w:r>
        <w:lastRenderedPageBreak/>
        <w:t>Esri GFX Data Mapping</w:t>
      </w:r>
      <w:bookmarkEnd w:id="239"/>
      <w:bookmarkEnd w:id="240"/>
    </w:p>
    <w:p w14:paraId="10865D50" w14:textId="03409034" w:rsidR="00C73696" w:rsidRDefault="00C73696" w:rsidP="00C73696">
      <w:pPr>
        <w:pStyle w:val="Heading1"/>
        <w:numPr>
          <w:ilvl w:val="0"/>
          <w:numId w:val="0"/>
        </w:numPr>
        <w:ind w:left="432" w:hanging="432"/>
        <w:rPr>
          <w:lang w:val="en-CA"/>
        </w:rPr>
      </w:pPr>
      <w:bookmarkStart w:id="241" w:name="_Toc31283908"/>
      <w:r>
        <w:rPr>
          <w:lang w:val="en-CA"/>
        </w:rPr>
        <w:t xml:space="preserve">GFX </w:t>
      </w:r>
      <w:r w:rsidR="005F02A6">
        <w:rPr>
          <w:lang w:val="en-CA"/>
        </w:rPr>
        <w:t>tables</w:t>
      </w:r>
      <w:r>
        <w:rPr>
          <w:lang w:val="en-CA"/>
        </w:rPr>
        <w:t xml:space="preserve"> used:</w:t>
      </w:r>
      <w:bookmarkEnd w:id="241"/>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2" w:name="_Toc31283909"/>
      <w:r>
        <w:rPr>
          <w:lang w:val="en-CA"/>
        </w:rPr>
        <w:t>Esri Extension of TPSO</w:t>
      </w:r>
      <w:bookmarkEnd w:id="242"/>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 xml:space="preserve">subclasses of RoadSegment may be defined according to the value of </w:t>
      </w:r>
      <w:commentRangeStart w:id="243"/>
      <w:r>
        <w:rPr>
          <w:lang w:val="en-CA"/>
        </w:rPr>
        <w:t>hasGFXRoadClassCode</w:t>
      </w:r>
      <w:commentRangeEnd w:id="243"/>
      <w:r>
        <w:rPr>
          <w:rStyle w:val="CommentReference"/>
        </w:rPr>
        <w:commentReference w:id="243"/>
      </w:r>
      <w:r>
        <w:rPr>
          <w:lang w:val="en-CA"/>
        </w:rPr>
        <w:t>:</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2CB57E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3ADA657" w14:textId="77777777" w:rsidR="005F02A6" w:rsidRDefault="005F02A6" w:rsidP="00B65792">
            <w:pPr>
              <w:jc w:val="right"/>
              <w:rPr>
                <w:rFonts w:ascii="Arial" w:hAnsi="Arial" w:cs="Arial"/>
                <w:b w:val="0"/>
                <w:sz w:val="20"/>
                <w:szCs w:val="20"/>
              </w:rPr>
            </w:pPr>
            <w:r>
              <w:rPr>
                <w:rFonts w:ascii="Arial" w:hAnsi="Arial" w:cs="Arial"/>
                <w:b w:val="0"/>
                <w:sz w:val="20"/>
                <w:szCs w:val="20"/>
              </w:rPr>
              <w:t>1014</w:t>
            </w:r>
          </w:p>
        </w:tc>
        <w:tc>
          <w:tcPr>
            <w:tcW w:w="2049" w:type="pct"/>
            <w:noWrap/>
            <w:vAlign w:val="center"/>
          </w:tcPr>
          <w:p w14:paraId="47D32D6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Numbered</w:t>
            </w:r>
          </w:p>
        </w:tc>
        <w:tc>
          <w:tcPr>
            <w:tcW w:w="467" w:type="pct"/>
            <w:vAlign w:val="center"/>
          </w:tcPr>
          <w:p w14:paraId="0B817B13"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1015</w:t>
            </w:r>
          </w:p>
        </w:tc>
        <w:tc>
          <w:tcPr>
            <w:tcW w:w="1937" w:type="pct"/>
            <w:vAlign w:val="center"/>
          </w:tcPr>
          <w:p w14:paraId="015B33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Named</w:t>
            </w:r>
          </w:p>
        </w:tc>
      </w:tr>
      <w:tr w:rsidR="005F02A6" w:rsidRPr="008640A6" w14:paraId="1803E01C"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DF71CD7" w14:textId="77777777" w:rsidR="005F02A6" w:rsidRDefault="005F02A6" w:rsidP="00B65792">
            <w:pPr>
              <w:jc w:val="right"/>
              <w:rPr>
                <w:rFonts w:ascii="Arial" w:hAnsi="Arial" w:cs="Arial"/>
                <w:b w:val="0"/>
                <w:sz w:val="20"/>
                <w:szCs w:val="20"/>
              </w:rPr>
            </w:pPr>
            <w:r>
              <w:rPr>
                <w:rFonts w:ascii="Arial" w:hAnsi="Arial" w:cs="Arial"/>
                <w:b w:val="0"/>
                <w:sz w:val="20"/>
                <w:szCs w:val="20"/>
              </w:rPr>
              <w:t>1016</w:t>
            </w:r>
          </w:p>
        </w:tc>
        <w:tc>
          <w:tcPr>
            <w:tcW w:w="2049" w:type="pct"/>
            <w:noWrap/>
            <w:vAlign w:val="center"/>
          </w:tcPr>
          <w:p w14:paraId="3C1A621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Under Construction</w:t>
            </w:r>
          </w:p>
        </w:tc>
        <w:tc>
          <w:tcPr>
            <w:tcW w:w="467" w:type="pct"/>
            <w:vAlign w:val="center"/>
          </w:tcPr>
          <w:p w14:paraId="5B32303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1017</w:t>
            </w:r>
          </w:p>
        </w:tc>
        <w:tc>
          <w:tcPr>
            <w:tcW w:w="1937" w:type="pct"/>
            <w:vAlign w:val="center"/>
          </w:tcPr>
          <w:p w14:paraId="2F70DE1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Public Access</w:t>
            </w:r>
          </w:p>
        </w:tc>
      </w:tr>
      <w:tr w:rsidR="005F02A6" w:rsidRPr="008640A6" w14:paraId="0690DD8A"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7B952E8" w14:textId="77777777" w:rsidR="005F02A6" w:rsidRDefault="005F02A6" w:rsidP="00B65792">
            <w:pPr>
              <w:jc w:val="right"/>
              <w:rPr>
                <w:rFonts w:ascii="Arial" w:hAnsi="Arial" w:cs="Arial"/>
                <w:b w:val="0"/>
                <w:sz w:val="20"/>
                <w:szCs w:val="20"/>
              </w:rPr>
            </w:pPr>
            <w:r>
              <w:rPr>
                <w:rFonts w:ascii="Arial" w:hAnsi="Arial" w:cs="Arial"/>
                <w:b w:val="0"/>
                <w:sz w:val="20"/>
                <w:szCs w:val="20"/>
              </w:rPr>
              <w:t>1018</w:t>
            </w:r>
          </w:p>
        </w:tc>
        <w:tc>
          <w:tcPr>
            <w:tcW w:w="2049" w:type="pct"/>
            <w:noWrap/>
            <w:vAlign w:val="center"/>
          </w:tcPr>
          <w:p w14:paraId="4BAE8C1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Primary Forest</w:t>
            </w:r>
          </w:p>
        </w:tc>
        <w:tc>
          <w:tcPr>
            <w:tcW w:w="467" w:type="pct"/>
            <w:vAlign w:val="center"/>
          </w:tcPr>
          <w:p w14:paraId="024100D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1019</w:t>
            </w:r>
          </w:p>
        </w:tc>
        <w:tc>
          <w:tcPr>
            <w:tcW w:w="1937" w:type="pct"/>
            <w:vAlign w:val="center"/>
          </w:tcPr>
          <w:p w14:paraId="12CABBB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Secondary Forest</w:t>
            </w:r>
          </w:p>
        </w:tc>
      </w:tr>
      <w:tr w:rsidR="005F02A6" w:rsidRPr="008640A6" w14:paraId="31B2F70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8FB120" w14:textId="77777777" w:rsidR="005F02A6" w:rsidRDefault="005F02A6" w:rsidP="00B65792">
            <w:pPr>
              <w:jc w:val="right"/>
              <w:rPr>
                <w:rFonts w:ascii="Arial" w:hAnsi="Arial" w:cs="Arial"/>
                <w:b w:val="0"/>
                <w:sz w:val="20"/>
                <w:szCs w:val="20"/>
              </w:rPr>
            </w:pPr>
            <w:r>
              <w:rPr>
                <w:rFonts w:ascii="Arial" w:hAnsi="Arial" w:cs="Arial"/>
                <w:b w:val="0"/>
                <w:sz w:val="20"/>
                <w:szCs w:val="20"/>
              </w:rPr>
              <w:t>1020</w:t>
            </w:r>
          </w:p>
        </w:tc>
        <w:tc>
          <w:tcPr>
            <w:tcW w:w="2049" w:type="pct"/>
            <w:noWrap/>
            <w:vAlign w:val="center"/>
          </w:tcPr>
          <w:p w14:paraId="698B091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Tertiary Forest</w:t>
            </w:r>
          </w:p>
        </w:tc>
        <w:tc>
          <w:tcPr>
            <w:tcW w:w="467" w:type="pct"/>
            <w:vAlign w:val="center"/>
          </w:tcPr>
          <w:p w14:paraId="15E8A9E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1021</w:t>
            </w:r>
          </w:p>
        </w:tc>
        <w:tc>
          <w:tcPr>
            <w:tcW w:w="1937" w:type="pct"/>
            <w:vAlign w:val="center"/>
          </w:tcPr>
          <w:p w14:paraId="19CB922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Logging</w:t>
            </w:r>
          </w:p>
        </w:tc>
      </w:tr>
      <w:tr w:rsidR="005F02A6" w:rsidRPr="008640A6" w14:paraId="48076D2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9BC847E" w14:textId="77777777" w:rsidR="005F02A6" w:rsidRDefault="005F02A6" w:rsidP="00B65792">
            <w:pPr>
              <w:jc w:val="right"/>
              <w:rPr>
                <w:rFonts w:ascii="Arial" w:hAnsi="Arial" w:cs="Arial"/>
                <w:b w:val="0"/>
                <w:sz w:val="20"/>
                <w:szCs w:val="20"/>
              </w:rPr>
            </w:pPr>
            <w:r>
              <w:rPr>
                <w:rFonts w:ascii="Arial" w:hAnsi="Arial" w:cs="Arial"/>
                <w:b w:val="0"/>
                <w:sz w:val="20"/>
                <w:szCs w:val="20"/>
              </w:rPr>
              <w:t>1023</w:t>
            </w:r>
          </w:p>
        </w:tc>
        <w:tc>
          <w:tcPr>
            <w:tcW w:w="2049" w:type="pct"/>
            <w:noWrap/>
            <w:vAlign w:val="center"/>
          </w:tcPr>
          <w:p w14:paraId="103396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Discontinued</w:t>
            </w:r>
          </w:p>
        </w:tc>
        <w:tc>
          <w:tcPr>
            <w:tcW w:w="467" w:type="pct"/>
            <w:vAlign w:val="center"/>
          </w:tcPr>
          <w:p w14:paraId="2619576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1024</w:t>
            </w:r>
          </w:p>
        </w:tc>
        <w:tc>
          <w:tcPr>
            <w:tcW w:w="1937" w:type="pct"/>
            <w:vAlign w:val="center"/>
          </w:tcPr>
          <w:p w14:paraId="353B891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Weigh Station</w:t>
            </w:r>
          </w:p>
        </w:tc>
      </w:tr>
      <w:tr w:rsidR="005F02A6" w:rsidRPr="008640A6" w14:paraId="20A9265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FF27E27" w14:textId="77777777" w:rsidR="005F02A6" w:rsidRDefault="005F02A6" w:rsidP="00B65792">
            <w:pPr>
              <w:jc w:val="right"/>
              <w:rPr>
                <w:rFonts w:ascii="Arial" w:hAnsi="Arial" w:cs="Arial"/>
                <w:b w:val="0"/>
                <w:sz w:val="20"/>
                <w:szCs w:val="20"/>
              </w:rPr>
            </w:pPr>
            <w:commentRangeStart w:id="244"/>
            <w:r>
              <w:rPr>
                <w:rFonts w:ascii="Arial" w:hAnsi="Arial" w:cs="Arial"/>
                <w:b w:val="0"/>
                <w:sz w:val="20"/>
                <w:szCs w:val="20"/>
              </w:rPr>
              <w:lastRenderedPageBreak/>
              <w:t>1027</w:t>
            </w:r>
          </w:p>
        </w:tc>
        <w:tc>
          <w:tcPr>
            <w:tcW w:w="2049" w:type="pct"/>
            <w:noWrap/>
            <w:vAlign w:val="center"/>
          </w:tcPr>
          <w:p w14:paraId="74DE7EF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Abandoned</w:t>
            </w:r>
          </w:p>
        </w:tc>
        <w:tc>
          <w:tcPr>
            <w:tcW w:w="467" w:type="pct"/>
            <w:vAlign w:val="center"/>
          </w:tcPr>
          <w:p w14:paraId="16BA0A6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-1 </w:t>
            </w:r>
          </w:p>
        </w:tc>
        <w:tc>
          <w:tcPr>
            <w:tcW w:w="1937" w:type="pct"/>
            <w:vAlign w:val="center"/>
          </w:tcPr>
          <w:p w14:paraId="7A2CB85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Unknown</w:t>
            </w:r>
            <w:commentRangeEnd w:id="244"/>
            <w:r>
              <w:rPr>
                <w:rStyle w:val="CommentReference"/>
              </w:rPr>
              <w:commentReference w:id="244"/>
            </w:r>
          </w:p>
        </w:tc>
      </w:tr>
    </w:tbl>
    <w:p w14:paraId="1431BDB1" w14:textId="77777777" w:rsidR="005F02A6" w:rsidRDefault="005F02A6" w:rsidP="005F02A6">
      <w:pPr>
        <w:pStyle w:val="ListParagraph"/>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5" w:name="_Toc31283910"/>
      <w:r>
        <w:rPr>
          <w:lang w:val="en-CA"/>
        </w:rPr>
        <w:t>Mappings from tables to iCity TPSO Esri Extension</w:t>
      </w:r>
      <w:bookmarkEnd w:id="245"/>
    </w:p>
    <w:p w14:paraId="706D4AAE" w14:textId="77777777" w:rsidR="00C73696" w:rsidRDefault="00C73696" w:rsidP="00C73696">
      <w:pPr>
        <w:pStyle w:val="Heading2"/>
        <w:numPr>
          <w:ilvl w:val="0"/>
          <w:numId w:val="0"/>
        </w:numPr>
        <w:ind w:left="576" w:hanging="576"/>
        <w:rPr>
          <w:lang w:val="en-CA"/>
        </w:rPr>
      </w:pPr>
      <w:bookmarkStart w:id="246" w:name="_Toc31283911"/>
      <w:r>
        <w:rPr>
          <w:lang w:val="en-CA"/>
        </w:rPr>
        <w:t>Neighbourhood (neighbourhood_mun)</w:t>
      </w:r>
      <w:bookmarkEnd w:id="246"/>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7" w:name="_Toc31283912"/>
      <w:r>
        <w:rPr>
          <w:lang w:val="en-CA"/>
        </w:rPr>
        <w:t>Land Use (landuse_mun)</w:t>
      </w:r>
      <w:bookmarkEnd w:id="247"/>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lastRenderedPageBreak/>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8" w:name="_Toc31283913"/>
      <w:r>
        <w:rPr>
          <w:lang w:val="en-CA"/>
        </w:rPr>
        <w:t>Land Cover (landcover_mun)</w:t>
      </w:r>
      <w:bookmarkEnd w:id="248"/>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9" w:name="_Toc31283914"/>
      <w:r>
        <w:rPr>
          <w:lang w:val="en-CA"/>
        </w:rPr>
        <w:t>Point of Interest (pointofinterest_mun)</w:t>
      </w:r>
      <w:bookmarkEnd w:id="249"/>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50"/>
      <w:r>
        <w:rPr>
          <w:lang w:val="en-CA"/>
        </w:rPr>
        <w:t>Contains / locatedOn-</w:t>
      </w:r>
      <w:commentRangeEnd w:id="250"/>
      <w:r>
        <w:rPr>
          <w:rStyle w:val="CommentReference"/>
        </w:rPr>
        <w:commentReference w:id="250"/>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51"/>
      <w:r w:rsidRPr="00E61D77">
        <w:rPr>
          <w:i/>
          <w:color w:val="C4BC96" w:themeColor="background2" w:themeShade="BF"/>
          <w:lang w:val="en-CA"/>
        </w:rPr>
        <w:t>POI type</w:t>
      </w:r>
      <w:commentRangeEnd w:id="251"/>
      <w:r w:rsidRPr="00E61D77">
        <w:rPr>
          <w:rStyle w:val="CommentReference"/>
          <w:color w:val="C4BC96" w:themeColor="background2" w:themeShade="BF"/>
        </w:rPr>
        <w:commentReference w:id="251"/>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52" w:name="_Toc31283915"/>
      <w:r>
        <w:rPr>
          <w:lang w:val="en-CA"/>
        </w:rPr>
        <w:t>Road Segment (roadsegment_mun)</w:t>
      </w:r>
      <w:bookmarkEnd w:id="252"/>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3" w:name="_Toc31283916"/>
      <w:r>
        <w:rPr>
          <w:lang w:val="en-CA"/>
        </w:rPr>
        <w:t>Intersect Neighbourhood (generated via ArcGIS process)</w:t>
      </w:r>
      <w:bookmarkEnd w:id="253"/>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4" w:name="_Toc31283917"/>
      <w:r>
        <w:rPr>
          <w:lang w:val="en-CA"/>
        </w:rPr>
        <w:lastRenderedPageBreak/>
        <w:t>Near Land Use (generated via ArcGIS process)</w:t>
      </w:r>
      <w:bookmarkEnd w:id="254"/>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5" w:name="_Toc31283918"/>
      <w:r>
        <w:rPr>
          <w:lang w:val="en-CA"/>
        </w:rPr>
        <w:t>Near Land Cover (generated via ArcGIS process)</w:t>
      </w:r>
      <w:bookmarkEnd w:id="255"/>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6" w:name="_Toc31283919"/>
      <w:r>
        <w:rPr>
          <w:lang w:val="en-CA"/>
        </w:rPr>
        <w:t>Near POI (generated via ArcGIS process)</w:t>
      </w:r>
      <w:bookmarkEnd w:id="256"/>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77777777" w:rsidR="0040754B" w:rsidRPr="00E17349" w:rsidRDefault="0040754B" w:rsidP="002660E6">
      <w:pPr>
        <w:spacing w:after="200" w:line="276" w:lineRule="auto"/>
      </w:pPr>
    </w:p>
    <w:sectPr w:rsidR="0040754B" w:rsidRPr="00E17349" w:rsidSect="002C59C9">
      <w:footerReference w:type="default" r:id="rId63"/>
      <w:footerReference w:type="first" r:id="rId6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B65792" w:rsidRDefault="00B65792" w:rsidP="003E24B8">
      <w:pPr>
        <w:pStyle w:val="CommentText"/>
      </w:pPr>
      <w:r>
        <w:rPr>
          <w:rStyle w:val="CommentReference"/>
        </w:rPr>
        <w:annotationRef/>
      </w:r>
      <w:r>
        <w:t>TO DO</w:t>
      </w:r>
    </w:p>
    <w:p w14:paraId="2616FFBC" w14:textId="0A3500B3" w:rsidR="00B65792" w:rsidRDefault="00B65792" w:rsidP="008C7F3C">
      <w:pPr>
        <w:pStyle w:val="CommentText"/>
        <w:numPr>
          <w:ilvl w:val="0"/>
          <w:numId w:val="65"/>
        </w:numPr>
      </w:pPr>
      <w:r>
        <w:t>IT-SoS description</w:t>
      </w:r>
    </w:p>
    <w:p w14:paraId="2E688A67" w14:textId="7E2CE16C" w:rsidR="00B65792" w:rsidRDefault="00B65792" w:rsidP="008C7F3C">
      <w:pPr>
        <w:pStyle w:val="CommentText"/>
        <w:numPr>
          <w:ilvl w:val="0"/>
          <w:numId w:val="65"/>
        </w:numPr>
      </w:pPr>
      <w:r>
        <w:t>Parthood description + formalization; use for OPO (future work?); physical objects but what about “abstract parthood”?</w:t>
      </w:r>
    </w:p>
    <w:p w14:paraId="178E595D" w14:textId="12638882" w:rsidR="00B65792" w:rsidRDefault="00B65792" w:rsidP="008C7F3C">
      <w:pPr>
        <w:pStyle w:val="CommentText"/>
        <w:numPr>
          <w:ilvl w:val="0"/>
          <w:numId w:val="65"/>
        </w:numPr>
      </w:pPr>
      <w:r>
        <w:t>Esri description + mappings</w:t>
      </w:r>
    </w:p>
    <w:p w14:paraId="21795AB6" w14:textId="5C7F8884" w:rsidR="00B65792" w:rsidRDefault="00B65792" w:rsidP="008C7F3C">
      <w:pPr>
        <w:pStyle w:val="CommentText"/>
        <w:numPr>
          <w:ilvl w:val="0"/>
          <w:numId w:val="65"/>
        </w:numPr>
      </w:pPr>
      <w:r>
        <w:t>Clean up appendices</w:t>
      </w:r>
    </w:p>
    <w:p w14:paraId="5EC59DFB" w14:textId="77777777" w:rsidR="00B65792" w:rsidRDefault="00B65792" w:rsidP="008C7F3C">
      <w:pPr>
        <w:pStyle w:val="CommentText"/>
        <w:numPr>
          <w:ilvl w:val="0"/>
          <w:numId w:val="65"/>
        </w:numPr>
      </w:pPr>
      <w:r>
        <w:t>Review &amp; revise entire document</w:t>
      </w:r>
    </w:p>
    <w:p w14:paraId="37C5C718" w14:textId="5BC32BAB" w:rsidR="00B65792" w:rsidRDefault="00B65792" w:rsidP="008C7F3C">
      <w:pPr>
        <w:pStyle w:val="CommentText"/>
        <w:numPr>
          <w:ilvl w:val="0"/>
          <w:numId w:val="65"/>
        </w:numPr>
      </w:pPr>
      <w:r>
        <w:t>References (add + consolidate)</w:t>
      </w:r>
    </w:p>
  </w:comment>
  <w:comment w:id="34" w:author="Megan Katsumi" w:date="2019-11-26T17:06:00Z" w:initials="MK">
    <w:p w14:paraId="3F962004" w14:textId="0813E663" w:rsidR="00B65792" w:rsidRDefault="00B65792">
      <w:pPr>
        <w:pStyle w:val="CommentText"/>
      </w:pPr>
      <w:r>
        <w:rPr>
          <w:rStyle w:val="CommentReference"/>
        </w:rPr>
        <w:annotationRef/>
      </w:r>
      <w:r>
        <w:t>TPSO</w:t>
      </w:r>
    </w:p>
  </w:comment>
  <w:comment w:id="82" w:author="Megan Katsumi [2]" w:date="2019-09-27T13:03:00Z" w:initials="MK">
    <w:p w14:paraId="166ED15F" w14:textId="7D34C0C4" w:rsidR="00B65792" w:rsidRDefault="00B65792">
      <w:pPr>
        <w:pStyle w:val="CommentText"/>
      </w:pPr>
      <w:r>
        <w:rPr>
          <w:rStyle w:val="CommentReference"/>
        </w:rPr>
        <w:annotationRef/>
      </w:r>
      <w:r>
        <w:t>Revise to “-S” for static</w:t>
      </w:r>
    </w:p>
  </w:comment>
  <w:comment w:id="157" w:author="Megan Katsumi [2]" w:date="2019-10-28T14:17:00Z" w:initials="MK">
    <w:p w14:paraId="60A28637" w14:textId="5FDB5FB4" w:rsidR="00B65792" w:rsidRDefault="00B65792">
      <w:pPr>
        <w:pStyle w:val="CommentText"/>
      </w:pPr>
      <w:r>
        <w:rPr>
          <w:rStyle w:val="CommentReference"/>
        </w:rPr>
        <w:annotationRef/>
      </w:r>
      <w:r>
        <w:t>Review &amp; confirm namespaces defined for ontologies</w:t>
      </w:r>
    </w:p>
  </w:comment>
  <w:comment w:id="182" w:author="Megan Katsumi" w:date="2020-01-29T11:22:00Z" w:initials="MK">
    <w:p w14:paraId="497B75F5" w14:textId="1E50E5E2" w:rsidR="00B65792" w:rsidRDefault="00B65792">
      <w:pPr>
        <w:pStyle w:val="CommentText"/>
      </w:pPr>
      <w:r>
        <w:rPr>
          <w:rStyle w:val="CommentReference"/>
        </w:rPr>
        <w:annotationRef/>
      </w:r>
      <w:r>
        <w:t>Move this discussion elsewhere?</w:t>
      </w:r>
    </w:p>
  </w:comment>
  <w:comment w:id="192" w:author="Megan Katsumi [2]" w:date="2019-10-25T14:04:00Z" w:initials="MK">
    <w:p w14:paraId="1B357E72" w14:textId="41F241BF" w:rsidR="00B65792" w:rsidRDefault="00B65792">
      <w:pPr>
        <w:pStyle w:val="CommentText"/>
      </w:pPr>
      <w:r>
        <w:rPr>
          <w:rStyle w:val="CommentReference"/>
        </w:rPr>
        <w:annotationRef/>
      </w:r>
      <w:r>
        <w:t>Maybe put this in an appendix</w:t>
      </w:r>
    </w:p>
  </w:comment>
  <w:comment w:id="223" w:author="Megan Katsumi" w:date="2019-11-26T14:33:00Z" w:initials="MK">
    <w:p w14:paraId="5ECF906D" w14:textId="1F011E41" w:rsidR="00B65792" w:rsidRDefault="00B65792">
      <w:pPr>
        <w:pStyle w:val="CommentText"/>
      </w:pPr>
      <w:r>
        <w:rPr>
          <w:rStyle w:val="CommentReference"/>
        </w:rPr>
        <w:annotationRef/>
      </w:r>
      <w:r>
        <w:t>Update to include both Allegrograph &amp; Virtuoso mappings</w:t>
      </w:r>
    </w:p>
  </w:comment>
  <w:comment w:id="225" w:author="Megan Katsumi" w:date="2019-03-15T08:25:00Z" w:initials="MK">
    <w:p w14:paraId="49F03101" w14:textId="77777777" w:rsidR="00B65792" w:rsidRDefault="00B65792" w:rsidP="002660E6">
      <w:pPr>
        <w:pStyle w:val="CommentText"/>
      </w:pPr>
      <w:r>
        <w:rPr>
          <w:rStyle w:val="CommentReference"/>
        </w:rPr>
        <w:annotationRef/>
      </w:r>
      <w:r>
        <w:t>Q: do gtfs routes distinguish between input and outbound?</w:t>
      </w:r>
    </w:p>
  </w:comment>
  <w:comment w:id="243" w:author="Megan Katsumi" w:date="2019-12-04T10:07:00Z" w:initials="MK">
    <w:p w14:paraId="54103768" w14:textId="77777777" w:rsidR="00B65792" w:rsidRDefault="00B65792" w:rsidP="005F02A6">
      <w:pPr>
        <w:pStyle w:val="CommentText"/>
      </w:pPr>
      <w:r>
        <w:rPr>
          <w:rStyle w:val="CommentReference"/>
        </w:rPr>
        <w:annotationRef/>
      </w:r>
      <w:r>
        <w:t>To do: add labels for readability</w:t>
      </w:r>
    </w:p>
  </w:comment>
  <w:comment w:id="244" w:author="Megan Katsumi" w:date="2019-12-04T10:00:00Z" w:initials="MK">
    <w:p w14:paraId="0D2A77D0" w14:textId="77777777" w:rsidR="00B65792" w:rsidRDefault="00B65792" w:rsidP="005F02A6">
      <w:pPr>
        <w:pStyle w:val="CommentText"/>
      </w:pPr>
      <w:r>
        <w:rPr>
          <w:rStyle w:val="CommentReference"/>
        </w:rPr>
        <w:annotationRef/>
      </w:r>
      <w:r>
        <w:t>Confirm: 1014 onwards included by accident?</w:t>
      </w:r>
    </w:p>
  </w:comment>
  <w:comment w:id="250" w:author="Megan Katsumi" w:date="2019-11-27T14:19:00Z" w:initials="MK">
    <w:p w14:paraId="6AA6740E" w14:textId="77777777" w:rsidR="00B65792" w:rsidRDefault="00B65792" w:rsidP="00C73696">
      <w:pPr>
        <w:pStyle w:val="CommentText"/>
      </w:pPr>
      <w:r>
        <w:rPr>
          <w:rStyle w:val="CommentReference"/>
        </w:rPr>
        <w:annotationRef/>
      </w:r>
      <w:r>
        <w:t>TBD: relationship between a Parcel and some Building / Facility / etc. Define POI class?</w:t>
      </w:r>
    </w:p>
  </w:comment>
  <w:comment w:id="251" w:author="Megan Katsumi" w:date="2019-11-29T14:23:00Z" w:initials="MK">
    <w:p w14:paraId="0EBF3832" w14:textId="77777777" w:rsidR="00B65792" w:rsidRDefault="00B65792"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1B357E72" w15:done="0"/>
  <w15:commentEx w15:paraId="5ECF906D" w15:done="0"/>
  <w15:commentEx w15:paraId="49F03101" w15:done="0"/>
  <w15:commentEx w15:paraId="54103768" w15:done="0"/>
  <w15:commentEx w15:paraId="0D2A77D0"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1B357E72" w16cid:durableId="215D7F54"/>
  <w16cid:commentId w16cid:paraId="5ECF906D" w16cid:durableId="2187B621"/>
  <w16cid:commentId w16cid:paraId="49F03101" w16cid:durableId="2035E007"/>
  <w16cid:commentId w16cid:paraId="54103768" w16cid:durableId="219203ED"/>
  <w16cid:commentId w16cid:paraId="0D2A77D0" w16cid:durableId="2192023E"/>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30E7D" w14:textId="77777777" w:rsidR="008C7F3C" w:rsidRDefault="008C7F3C" w:rsidP="00EA354A">
      <w:r>
        <w:separator/>
      </w:r>
    </w:p>
  </w:endnote>
  <w:endnote w:type="continuationSeparator" w:id="0">
    <w:p w14:paraId="5B6ED16F" w14:textId="77777777" w:rsidR="008C7F3C" w:rsidRDefault="008C7F3C"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B65792" w:rsidRDefault="00B6579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B65792" w:rsidRPr="0032583C" w:rsidRDefault="00B65792">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B65792" w14:paraId="2B76F3B3" w14:textId="77777777" w:rsidTr="00967D94">
      <w:tc>
        <w:tcPr>
          <w:tcW w:w="6947" w:type="dxa"/>
        </w:tcPr>
        <w:p w14:paraId="07DEE8C9" w14:textId="77777777" w:rsidR="00B65792" w:rsidRDefault="00B65792"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B65792" w:rsidRDefault="00B65792"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B65792" w:rsidRDefault="00B65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0CD29" w14:textId="77777777" w:rsidR="008C7F3C" w:rsidRDefault="008C7F3C" w:rsidP="00EA354A">
      <w:r>
        <w:separator/>
      </w:r>
    </w:p>
  </w:footnote>
  <w:footnote w:type="continuationSeparator" w:id="0">
    <w:p w14:paraId="057C448B" w14:textId="77777777" w:rsidR="008C7F3C" w:rsidRDefault="008C7F3C" w:rsidP="00EA354A">
      <w:r>
        <w:continuationSeparator/>
      </w:r>
    </w:p>
  </w:footnote>
  <w:footnote w:id="1">
    <w:p w14:paraId="005D8B98" w14:textId="5699BB61" w:rsidR="00B65792" w:rsidRPr="00FF4EA6" w:rsidRDefault="00B65792">
      <w:pPr>
        <w:pStyle w:val="FootnoteText"/>
        <w:rPr>
          <w:lang w:val="en-CA"/>
        </w:rPr>
      </w:pPr>
      <w:r>
        <w:rPr>
          <w:rStyle w:val="FootnoteReference"/>
        </w:rPr>
        <w:footnoteRef/>
      </w:r>
      <w:r>
        <w:t xml:space="preserve"> </w:t>
      </w:r>
      <w:r w:rsidRPr="00FF4EA6">
        <w:t>https://github.com/dgarijo/Widoco</w:t>
      </w:r>
    </w:p>
  </w:footnote>
  <w:footnote w:id="2">
    <w:p w14:paraId="2A27582E" w14:textId="72F030AB" w:rsidR="00B65792" w:rsidRPr="008C1769" w:rsidRDefault="00B65792"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B65792" w:rsidRDefault="00B65792">
      <w:pPr>
        <w:pStyle w:val="FootnoteText"/>
      </w:pPr>
      <w:r>
        <w:rPr>
          <w:rStyle w:val="FootnoteReference"/>
        </w:rPr>
        <w:footnoteRef/>
      </w:r>
      <w:r>
        <w:t xml:space="preserve"> </w:t>
      </w:r>
      <w:r w:rsidRPr="009A36FB">
        <w:t>https://www.w3.org/TR/owl-time/</w:t>
      </w:r>
    </w:p>
  </w:footnote>
  <w:footnote w:id="4">
    <w:p w14:paraId="2926F4D4" w14:textId="77777777" w:rsidR="00B65792" w:rsidRDefault="00B65792"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B65792" w:rsidRPr="00FE13B1" w:rsidRDefault="00B65792">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B65792" w:rsidRPr="008E7C02" w:rsidRDefault="00B65792"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B65792" w:rsidRPr="00BD4EF4" w:rsidRDefault="00B65792" w:rsidP="00E80D3C">
      <w:r>
        <w:rPr>
          <w:rStyle w:val="FootnoteReference"/>
        </w:rPr>
        <w:footnoteRef/>
      </w:r>
      <w:r>
        <w:t xml:space="preserve"> </w:t>
      </w:r>
      <w:r w:rsidRPr="00B74DA0">
        <w:rPr>
          <w:sz w:val="20"/>
        </w:rPr>
        <w:t>http://ontology.eil.utoronto.ca/GCI/Foundation/GCI-Foundation-v2.owl#</w:t>
      </w:r>
    </w:p>
    <w:p w14:paraId="4AE1EB08" w14:textId="6D90AB37" w:rsidR="00B65792" w:rsidRPr="00E80D3C" w:rsidRDefault="00B65792">
      <w:pPr>
        <w:pStyle w:val="FootnoteText"/>
        <w:rPr>
          <w:lang w:val="en-CA"/>
        </w:rPr>
      </w:pPr>
    </w:p>
  </w:footnote>
  <w:footnote w:id="8">
    <w:p w14:paraId="717C987B" w14:textId="77777777" w:rsidR="00B65792" w:rsidRPr="008B5808" w:rsidRDefault="00B65792"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B65792" w:rsidRPr="00046E73" w:rsidRDefault="00B65792">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B65792" w:rsidRDefault="00B65792">
      <w:pPr>
        <w:pStyle w:val="FootnoteText"/>
      </w:pPr>
      <w:r>
        <w:rPr>
          <w:rStyle w:val="FootnoteReference"/>
        </w:rPr>
        <w:footnoteRef/>
      </w:r>
      <w:r>
        <w:t xml:space="preserve"> </w:t>
      </w:r>
      <w:r w:rsidRPr="00827DD8">
        <w:t>http://schema.org/</w:t>
      </w:r>
    </w:p>
  </w:footnote>
  <w:footnote w:id="11">
    <w:p w14:paraId="4E061129" w14:textId="77777777" w:rsidR="00B65792" w:rsidRDefault="00B65792">
      <w:pPr>
        <w:pStyle w:val="FootnoteText"/>
      </w:pPr>
      <w:r>
        <w:rPr>
          <w:rStyle w:val="FootnoteReference"/>
        </w:rPr>
        <w:footnoteRef/>
      </w:r>
      <w:r>
        <w:t xml:space="preserve"> </w:t>
      </w:r>
      <w:r w:rsidRPr="00827DD8">
        <w:t>http://ontology.eil.utoronto.ca/GCI/Shelters/GCI-Shelters.html</w:t>
      </w:r>
    </w:p>
  </w:footnote>
  <w:footnote w:id="12">
    <w:p w14:paraId="59CD3014" w14:textId="77777777" w:rsidR="00B65792" w:rsidRDefault="00B65792">
      <w:pPr>
        <w:pStyle w:val="FootnoteText"/>
      </w:pPr>
      <w:r>
        <w:rPr>
          <w:rStyle w:val="FootnoteReference"/>
        </w:rPr>
        <w:footnoteRef/>
      </w:r>
      <w:r>
        <w:t xml:space="preserve"> </w:t>
      </w:r>
      <w:r w:rsidRPr="005B2B4C">
        <w:t>http://ontology.eil.utoronto.ca/tove/organization.html</w:t>
      </w:r>
    </w:p>
  </w:footnote>
  <w:footnote w:id="13">
    <w:p w14:paraId="2EAE6E34" w14:textId="77777777" w:rsidR="00B65792" w:rsidRDefault="00B65792"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B65792" w:rsidRPr="001A792D" w:rsidRDefault="00B65792">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B65792" w:rsidRDefault="00B65792">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B65792" w:rsidRPr="00461993" w:rsidRDefault="00B65792" w:rsidP="00461993">
      <w:r>
        <w:rPr>
          <w:rStyle w:val="FootnoteReference"/>
        </w:rPr>
        <w:footnoteRef/>
      </w:r>
      <w:r>
        <w:t xml:space="preserve"> </w:t>
      </w:r>
      <w:r w:rsidRPr="00461993">
        <w:t>http://www.w3.org/2006/time#January</w:t>
      </w:r>
    </w:p>
  </w:footnote>
  <w:footnote w:id="17">
    <w:p w14:paraId="511019FB" w14:textId="31BE8285" w:rsidR="00B65792" w:rsidRPr="00A84A0A" w:rsidRDefault="00B65792">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B65792" w:rsidRPr="00FE42D1" w:rsidRDefault="00B65792">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B65792" w:rsidRPr="005A5BC5" w:rsidRDefault="00B65792">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B65792" w:rsidRPr="00020C6E" w:rsidRDefault="00B65792">
      <w:pPr>
        <w:pStyle w:val="FootnoteText"/>
        <w:rPr>
          <w:lang w:val="en-CA"/>
        </w:rPr>
      </w:pPr>
      <w:r>
        <w:rPr>
          <w:rStyle w:val="FootnoteReference"/>
        </w:rPr>
        <w:footnoteRef/>
      </w:r>
      <w:r>
        <w:t xml:space="preserve"> </w:t>
      </w:r>
      <w:r w:rsidRPr="00020C6E">
        <w:t>http://ld-r.org</w:t>
      </w:r>
    </w:p>
  </w:footnote>
  <w:footnote w:id="21">
    <w:p w14:paraId="33DA1B45" w14:textId="77777777" w:rsidR="00B65792" w:rsidRPr="00FB098B" w:rsidRDefault="00B65792"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B65792" w:rsidRPr="00D379A5" w:rsidRDefault="00B65792">
      <w:pPr>
        <w:pStyle w:val="FootnoteText"/>
        <w:rPr>
          <w:lang w:val="en-CA"/>
        </w:rPr>
      </w:pPr>
      <w:r>
        <w:rPr>
          <w:rStyle w:val="FootnoteReference"/>
        </w:rPr>
        <w:footnoteRef/>
      </w:r>
      <w:r>
        <w:t xml:space="preserve"> </w:t>
      </w:r>
      <w:r w:rsidRPr="00D379A5">
        <w:t>https://virtuoso.openlinksw.com</w:t>
      </w:r>
    </w:p>
  </w:footnote>
  <w:footnote w:id="23">
    <w:p w14:paraId="0F29DEC6" w14:textId="77777777" w:rsidR="00B65792" w:rsidRPr="00FE081C" w:rsidRDefault="00B65792" w:rsidP="0024077A">
      <w:pPr>
        <w:pStyle w:val="FootnoteText"/>
        <w:rPr>
          <w:lang w:val="en-CA"/>
        </w:rPr>
      </w:pPr>
      <w:r>
        <w:rPr>
          <w:rStyle w:val="FootnoteReference"/>
        </w:rPr>
        <w:footnoteRef/>
      </w:r>
      <w:r>
        <w:t xml:space="preserve"> </w:t>
      </w:r>
      <w:r w:rsidRPr="00FE081C">
        <w:t>http://usc-isi-i2.github.io/karma/</w:t>
      </w:r>
    </w:p>
  </w:footnote>
  <w:footnote w:id="24">
    <w:p w14:paraId="6A382F34" w14:textId="77777777" w:rsidR="00B65792" w:rsidRPr="001517C5" w:rsidRDefault="00B65792" w:rsidP="002439B1">
      <w:pPr>
        <w:pStyle w:val="FootnoteText"/>
        <w:rPr>
          <w:lang w:val="en-CA"/>
        </w:rPr>
      </w:pPr>
      <w:r>
        <w:rPr>
          <w:rStyle w:val="FootnoteReference"/>
        </w:rPr>
        <w:footnoteRef/>
      </w:r>
      <w:r>
        <w:t xml:space="preserve"> </w:t>
      </w:r>
      <w:r w:rsidRPr="001517C5">
        <w:t>https://owlready2.readthedocs.io/en/latest/</w:t>
      </w:r>
    </w:p>
  </w:footnote>
  <w:footnote w:id="25">
    <w:p w14:paraId="5BBD24CA" w14:textId="775A8BC3" w:rsidR="00B65792" w:rsidRPr="00915792" w:rsidRDefault="00B65792">
      <w:pPr>
        <w:pStyle w:val="FootnoteText"/>
        <w:rPr>
          <w:lang w:val="en-CA"/>
        </w:rPr>
      </w:pPr>
      <w:r>
        <w:rPr>
          <w:rStyle w:val="FootnoteReference"/>
        </w:rPr>
        <w:footnoteRef/>
      </w:r>
      <w:r>
        <w:t xml:space="preserve"> </w:t>
      </w:r>
      <w:r w:rsidRPr="00915792">
        <w:t>http://rdflib.readthedocs.io</w:t>
      </w:r>
    </w:p>
  </w:footnote>
  <w:footnote w:id="26">
    <w:p w14:paraId="22C94C61" w14:textId="120EAD93" w:rsidR="00B65792" w:rsidRPr="00053538" w:rsidRDefault="00B65792">
      <w:pPr>
        <w:pStyle w:val="FootnoteText"/>
        <w:rPr>
          <w:lang w:val="en-CA"/>
        </w:rPr>
      </w:pPr>
      <w:r>
        <w:rPr>
          <w:rStyle w:val="FootnoteReference"/>
        </w:rPr>
        <w:footnoteRef/>
      </w:r>
      <w:r>
        <w:t xml:space="preserve"> </w:t>
      </w:r>
      <w:r w:rsidRPr="00053538">
        <w:t>https://www.w3.org/TR/r2rml/</w:t>
      </w:r>
    </w:p>
  </w:footnote>
  <w:footnote w:id="27">
    <w:p w14:paraId="5F58FA41" w14:textId="77777777" w:rsidR="00B65792" w:rsidRPr="00846739" w:rsidRDefault="00B65792" w:rsidP="0015597C">
      <w:pPr>
        <w:pStyle w:val="FootnoteText"/>
        <w:rPr>
          <w:lang w:val="en-CA"/>
        </w:rPr>
      </w:pPr>
      <w:r>
        <w:rPr>
          <w:rStyle w:val="FootnoteReference"/>
        </w:rPr>
        <w:footnoteRef/>
      </w:r>
      <w:r>
        <w:t xml:space="preserve"> </w:t>
      </w:r>
      <w:r w:rsidRPr="00846739">
        <w:t>http://usc-isi-i2.github.io/karma/</w:t>
      </w:r>
    </w:p>
  </w:footnote>
  <w:footnote w:id="28">
    <w:p w14:paraId="73856734" w14:textId="77777777" w:rsidR="00B65792" w:rsidRPr="00E9694B" w:rsidRDefault="00B65792" w:rsidP="0015597C">
      <w:r>
        <w:rPr>
          <w:rStyle w:val="FootnoteReference"/>
        </w:rPr>
        <w:footnoteRef/>
      </w:r>
      <w:r>
        <w:t xml:space="preserve"> </w:t>
      </w:r>
      <w:r w:rsidRPr="00E9694B">
        <w:t>https://github.com/usc-isi-i2/Web-Karma/wiki/Batch-Mode-for-RDF-Generation</w:t>
      </w:r>
    </w:p>
    <w:p w14:paraId="5FD51CB1" w14:textId="77777777" w:rsidR="00B65792" w:rsidRPr="00E9694B" w:rsidRDefault="00B65792" w:rsidP="0015597C">
      <w:pPr>
        <w:pStyle w:val="FootnoteText"/>
        <w:rPr>
          <w:lang w:val="en-CA"/>
        </w:rPr>
      </w:pPr>
    </w:p>
  </w:footnote>
  <w:footnote w:id="29">
    <w:p w14:paraId="34B59A19" w14:textId="77777777" w:rsidR="00B65792" w:rsidRPr="009B3C10" w:rsidRDefault="00B65792" w:rsidP="00DE663F">
      <w:pPr>
        <w:pStyle w:val="FootnoteText"/>
        <w:rPr>
          <w:lang w:val="en-CA"/>
        </w:rPr>
      </w:pPr>
      <w:r>
        <w:rPr>
          <w:rStyle w:val="FootnoteReference"/>
        </w:rPr>
        <w:footnoteRef/>
      </w:r>
      <w:r>
        <w:t xml:space="preserve"> </w:t>
      </w:r>
    </w:p>
  </w:footnote>
  <w:footnote w:id="30">
    <w:p w14:paraId="728995B4" w14:textId="32478919" w:rsidR="00B65792" w:rsidRPr="0046391E" w:rsidRDefault="00B65792">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1">
    <w:p w14:paraId="1E94CA35" w14:textId="77777777" w:rsidR="00B65792" w:rsidRPr="002569AE" w:rsidRDefault="00B65792"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2">
    <w:p w14:paraId="4D1E1ABC" w14:textId="77777777" w:rsidR="00B65792" w:rsidRPr="00747A61" w:rsidRDefault="00B65792" w:rsidP="002660E6">
      <w:pPr>
        <w:pStyle w:val="FootnoteText"/>
        <w:rPr>
          <w:lang w:val="en-CA"/>
        </w:rPr>
      </w:pPr>
      <w:r>
        <w:rPr>
          <w:rStyle w:val="FootnoteReference"/>
        </w:rPr>
        <w:footnoteRef/>
      </w:r>
      <w:r>
        <w:t xml:space="preserve"> </w:t>
      </w:r>
      <w:r w:rsidRPr="00747A61">
        <w:t>http://gruff.allegrograph.com:10035/doc/magic-properties.html</w:t>
      </w:r>
    </w:p>
  </w:footnote>
  <w:footnote w:id="33">
    <w:p w14:paraId="16F48314" w14:textId="77777777" w:rsidR="00B65792" w:rsidRPr="00CC6A63" w:rsidRDefault="00B65792"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34">
    <w:p w14:paraId="762E049E" w14:textId="77777777" w:rsidR="00B65792" w:rsidRPr="00115140" w:rsidRDefault="00B65792"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35">
    <w:p w14:paraId="5E741D67" w14:textId="77777777" w:rsidR="00B65792" w:rsidRPr="00115140" w:rsidRDefault="00B65792"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9"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7"/>
  </w:num>
  <w:num w:numId="3">
    <w:abstractNumId w:val="4"/>
  </w:num>
  <w:num w:numId="4">
    <w:abstractNumId w:val="23"/>
  </w:num>
  <w:num w:numId="5">
    <w:abstractNumId w:val="60"/>
  </w:num>
  <w:num w:numId="6">
    <w:abstractNumId w:val="74"/>
  </w:num>
  <w:num w:numId="7">
    <w:abstractNumId w:val="46"/>
  </w:num>
  <w:num w:numId="8">
    <w:abstractNumId w:val="71"/>
  </w:num>
  <w:num w:numId="9">
    <w:abstractNumId w:val="73"/>
  </w:num>
  <w:num w:numId="10">
    <w:abstractNumId w:val="16"/>
  </w:num>
  <w:num w:numId="11">
    <w:abstractNumId w:val="29"/>
  </w:num>
  <w:num w:numId="12">
    <w:abstractNumId w:val="27"/>
  </w:num>
  <w:num w:numId="13">
    <w:abstractNumId w:val="54"/>
  </w:num>
  <w:num w:numId="14">
    <w:abstractNumId w:val="69"/>
  </w:num>
  <w:num w:numId="15">
    <w:abstractNumId w:val="53"/>
  </w:num>
  <w:num w:numId="16">
    <w:abstractNumId w:val="0"/>
  </w:num>
  <w:num w:numId="17">
    <w:abstractNumId w:val="21"/>
  </w:num>
  <w:num w:numId="18">
    <w:abstractNumId w:val="5"/>
  </w:num>
  <w:num w:numId="19">
    <w:abstractNumId w:val="32"/>
  </w:num>
  <w:num w:numId="20">
    <w:abstractNumId w:val="59"/>
  </w:num>
  <w:num w:numId="21">
    <w:abstractNumId w:val="49"/>
  </w:num>
  <w:num w:numId="22">
    <w:abstractNumId w:val="57"/>
  </w:num>
  <w:num w:numId="23">
    <w:abstractNumId w:val="19"/>
  </w:num>
  <w:num w:numId="24">
    <w:abstractNumId w:val="22"/>
  </w:num>
  <w:num w:numId="25">
    <w:abstractNumId w:val="42"/>
  </w:num>
  <w:num w:numId="26">
    <w:abstractNumId w:val="24"/>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8"/>
  </w:num>
  <w:num w:numId="29">
    <w:abstractNumId w:val="65"/>
  </w:num>
  <w:num w:numId="30">
    <w:abstractNumId w:val="48"/>
  </w:num>
  <w:num w:numId="31">
    <w:abstractNumId w:val="25"/>
  </w:num>
  <w:num w:numId="32">
    <w:abstractNumId w:val="66"/>
  </w:num>
  <w:num w:numId="33">
    <w:abstractNumId w:val="3"/>
  </w:num>
  <w:num w:numId="34">
    <w:abstractNumId w:val="15"/>
  </w:num>
  <w:num w:numId="35">
    <w:abstractNumId w:val="41"/>
  </w:num>
  <w:num w:numId="36">
    <w:abstractNumId w:val="39"/>
  </w:num>
  <w:num w:numId="37">
    <w:abstractNumId w:val="9"/>
  </w:num>
  <w:num w:numId="38">
    <w:abstractNumId w:val="56"/>
  </w:num>
  <w:num w:numId="39">
    <w:abstractNumId w:val="26"/>
  </w:num>
  <w:num w:numId="40">
    <w:abstractNumId w:val="13"/>
  </w:num>
  <w:num w:numId="41">
    <w:abstractNumId w:val="12"/>
  </w:num>
  <w:num w:numId="42">
    <w:abstractNumId w:val="1"/>
  </w:num>
  <w:num w:numId="43">
    <w:abstractNumId w:val="58"/>
  </w:num>
  <w:num w:numId="44">
    <w:abstractNumId w:val="31"/>
  </w:num>
  <w:num w:numId="45">
    <w:abstractNumId w:val="14"/>
  </w:num>
  <w:num w:numId="46">
    <w:abstractNumId w:val="62"/>
  </w:num>
  <w:num w:numId="47">
    <w:abstractNumId w:val="47"/>
  </w:num>
  <w:num w:numId="48">
    <w:abstractNumId w:val="2"/>
  </w:num>
  <w:num w:numId="49">
    <w:abstractNumId w:val="70"/>
  </w:num>
  <w:num w:numId="50">
    <w:abstractNumId w:val="34"/>
  </w:num>
  <w:num w:numId="51">
    <w:abstractNumId w:val="38"/>
  </w:num>
  <w:num w:numId="52">
    <w:abstractNumId w:val="52"/>
  </w:num>
  <w:num w:numId="53">
    <w:abstractNumId w:val="63"/>
  </w:num>
  <w:num w:numId="54">
    <w:abstractNumId w:val="36"/>
  </w:num>
  <w:num w:numId="55">
    <w:abstractNumId w:val="51"/>
  </w:num>
  <w:num w:numId="56">
    <w:abstractNumId w:val="64"/>
  </w:num>
  <w:num w:numId="57">
    <w:abstractNumId w:val="72"/>
  </w:num>
  <w:num w:numId="58">
    <w:abstractNumId w:val="50"/>
  </w:num>
  <w:num w:numId="59">
    <w:abstractNumId w:val="6"/>
  </w:num>
  <w:num w:numId="60">
    <w:abstractNumId w:val="40"/>
  </w:num>
  <w:num w:numId="61">
    <w:abstractNumId w:val="11"/>
  </w:num>
  <w:num w:numId="62">
    <w:abstractNumId w:val="18"/>
  </w:num>
  <w:num w:numId="63">
    <w:abstractNumId w:val="43"/>
  </w:num>
  <w:num w:numId="64">
    <w:abstractNumId w:val="61"/>
  </w:num>
  <w:num w:numId="65">
    <w:abstractNumId w:val="55"/>
  </w:num>
  <w:num w:numId="66">
    <w:abstractNumId w:val="7"/>
  </w:num>
  <w:num w:numId="67">
    <w:abstractNumId w:val="20"/>
  </w:num>
  <w:num w:numId="68">
    <w:abstractNumId w:val="33"/>
  </w:num>
  <w:num w:numId="69">
    <w:abstractNumId w:val="28"/>
  </w:num>
  <w:num w:numId="70">
    <w:abstractNumId w:val="37"/>
  </w:num>
  <w:num w:numId="71">
    <w:abstractNumId w:val="10"/>
  </w:num>
  <w:num w:numId="72">
    <w:abstractNumId w:val="17"/>
  </w:num>
  <w:num w:numId="73">
    <w:abstractNumId w:val="35"/>
  </w:num>
  <w:num w:numId="74">
    <w:abstractNumId w:val="45"/>
  </w:num>
  <w:num w:numId="75">
    <w:abstractNumId w:val="30"/>
  </w:num>
  <w:num w:numId="76">
    <w:abstractNumId w:val="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327F"/>
    <w:rsid w:val="000A41BB"/>
    <w:rsid w:val="000A4E28"/>
    <w:rsid w:val="000A4FC4"/>
    <w:rsid w:val="000A62D9"/>
    <w:rsid w:val="000A6D60"/>
    <w:rsid w:val="000A7307"/>
    <w:rsid w:val="000B03FD"/>
    <w:rsid w:val="000B0762"/>
    <w:rsid w:val="000B0E5F"/>
    <w:rsid w:val="000B1161"/>
    <w:rsid w:val="000B1AE7"/>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54A"/>
    <w:rsid w:val="0028082E"/>
    <w:rsid w:val="00281C77"/>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4FD3"/>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0D1"/>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3C16"/>
    <w:rsid w:val="005F5656"/>
    <w:rsid w:val="005F57B5"/>
    <w:rsid w:val="005F6193"/>
    <w:rsid w:val="005F6263"/>
    <w:rsid w:val="005F67F8"/>
    <w:rsid w:val="005F681C"/>
    <w:rsid w:val="005F7459"/>
    <w:rsid w:val="005F7625"/>
    <w:rsid w:val="005F7DA5"/>
    <w:rsid w:val="006009F8"/>
    <w:rsid w:val="00600FE3"/>
    <w:rsid w:val="00601167"/>
    <w:rsid w:val="00601DCA"/>
    <w:rsid w:val="00602F42"/>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501"/>
    <w:rsid w:val="00C77BFB"/>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3CB7"/>
    <w:rsid w:val="00CB4925"/>
    <w:rsid w:val="00CB5051"/>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031"/>
    <w:rsid w:val="00DE70F1"/>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5444"/>
    <w:rsid w:val="00F255EA"/>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s://www.w3.org/TR/owl-time/" TargetMode="External"/><Relationship Id="rId50" Type="http://schemas.openxmlformats.org/officeDocument/2006/relationships/hyperlink" Target="http://ontology.eil.utoronto.ca/icity/Organization/FullTimeRegEmployee" TargetMode="External"/><Relationship Id="rId55" Type="http://schemas.openxmlformats.org/officeDocument/2006/relationships/hyperlink" Target="http://ontology.eil.utoronto.ca/icity/TASHA/Auto"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mailto:ec2-user@ec2-35-183-119-164.ca-central-1.compute.amazonaws.com" TargetMode="External"/><Relationship Id="rId53" Type="http://schemas.openxmlformats.org/officeDocument/2006/relationships/hyperlink" Target="http://ontology.eil.utoronto.ca/icity/Organization/PartTimeHomeEmployee" TargetMode="External"/><Relationship Id="rId58" Type="http://schemas.openxmlformats.org/officeDocument/2006/relationships/hyperlink" Target="https://www.nature.com/articles/sdata201889"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github.com/EnterpriseIntegrationLab/icity/tree/master/mappings/ITSoS"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s://www.iso.org/standard/72325.html" TargetMode="External"/><Relationship Id="rId56" Type="http://schemas.openxmlformats.org/officeDocument/2006/relationships/hyperlink" Target="http://webservices.nextbus.com/service/publicXMLFeed?command=vehicleLocations&amp;a=ttc&amp;r=501&amp;t=1525184100000" TargetMode="External"/><Relationship Id="rId64"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hyperlink" Target="http://ontology.eil.utoronto.ca/icity/Organization/Full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image" Target="media/image24.emf"/><Relationship Id="rId59" Type="http://schemas.openxmlformats.org/officeDocument/2006/relationships/hyperlink" Target="http://franz.com/ns/allegrograph/5.0/geo/nd" TargetMode="External"/><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PartTimeStudent" TargetMode="External"/><Relationship Id="rId62"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www" TargetMode="External"/><Relationship Id="rId57" Type="http://schemas.openxmlformats.org/officeDocument/2006/relationships/hyperlink" Target="http://www.nextbus.com/xmlFeedDocs/NextBusXMLFeed.pdf"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https://github.com/EnterpriseIntegrationLab/icity/tree/master/mappings/Esri_GSX" TargetMode="External"/><Relationship Id="rId52" Type="http://schemas.openxmlformats.org/officeDocument/2006/relationships/hyperlink" Target="http://ontology.eil.utoronto.ca/icity/Organization/PartTimeRegEmployee" TargetMode="External"/><Relationship Id="rId60" Type="http://schemas.openxmlformats.org/officeDocument/2006/relationships/hyperlink" Target="http://franz.com/ns/allegrograph/5.0/geo/nd"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15EE51B-5DBE-4E47-B24C-F26CF345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192</Pages>
  <Words>45066</Words>
  <Characters>256882</Characters>
  <Application>Microsoft Office Word</Application>
  <DocSecurity>0</DocSecurity>
  <Lines>2140</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197</cp:revision>
  <cp:lastPrinted>2019-09-27T21:05:00Z</cp:lastPrinted>
  <dcterms:created xsi:type="dcterms:W3CDTF">2019-10-24T14:37:00Z</dcterms:created>
  <dcterms:modified xsi:type="dcterms:W3CDTF">2020-01-30T18:39:00Z</dcterms:modified>
</cp:coreProperties>
</file>