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5F5B84E" w14:textId="569E2A2E" w:rsidR="00574D9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1701957" w:history="1">
            <w:r w:rsidR="00574D94" w:rsidRPr="0096437E">
              <w:rPr>
                <w:rStyle w:val="Hyperlink"/>
                <w:noProof/>
              </w:rPr>
              <w:t>1</w:t>
            </w:r>
            <w:r w:rsidR="00574D94">
              <w:rPr>
                <w:rFonts w:cstheme="minorBidi"/>
                <w:noProof/>
                <w:sz w:val="24"/>
                <w:lang w:val="en-CA" w:bidi="ar-SA"/>
              </w:rPr>
              <w:tab/>
            </w:r>
            <w:r w:rsidR="00574D94" w:rsidRPr="0096437E">
              <w:rPr>
                <w:rStyle w:val="Hyperlink"/>
                <w:noProof/>
              </w:rPr>
              <w:t>Purpose</w:t>
            </w:r>
            <w:r w:rsidR="00574D94">
              <w:rPr>
                <w:noProof/>
                <w:webHidden/>
              </w:rPr>
              <w:tab/>
            </w:r>
            <w:r w:rsidR="00574D94">
              <w:rPr>
                <w:noProof/>
                <w:webHidden/>
              </w:rPr>
              <w:fldChar w:fldCharType="begin"/>
            </w:r>
            <w:r w:rsidR="00574D94">
              <w:rPr>
                <w:noProof/>
                <w:webHidden/>
              </w:rPr>
              <w:instrText xml:space="preserve"> PAGEREF _Toc21701957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5EAC5A62" w14:textId="6936380A" w:rsidR="00574D94" w:rsidRDefault="00574D94">
          <w:pPr>
            <w:pStyle w:val="TOC1"/>
            <w:tabs>
              <w:tab w:val="left" w:pos="400"/>
              <w:tab w:val="right" w:leader="dot" w:pos="9350"/>
            </w:tabs>
            <w:rPr>
              <w:rFonts w:cstheme="minorBidi"/>
              <w:noProof/>
              <w:sz w:val="24"/>
              <w:lang w:val="en-CA" w:bidi="ar-SA"/>
            </w:rPr>
          </w:pPr>
          <w:hyperlink w:anchor="_Toc21701958" w:history="1">
            <w:r w:rsidRPr="0096437E">
              <w:rPr>
                <w:rStyle w:val="Hyperlink"/>
                <w:noProof/>
              </w:rPr>
              <w:t>2</w:t>
            </w:r>
            <w:r>
              <w:rPr>
                <w:rFonts w:cstheme="minorBidi"/>
                <w:noProof/>
                <w:sz w:val="24"/>
                <w:lang w:val="en-CA" w:bidi="ar-SA"/>
              </w:rPr>
              <w:tab/>
            </w:r>
            <w:r w:rsidRPr="0096437E">
              <w:rPr>
                <w:rStyle w:val="Hyperlink"/>
                <w:noProof/>
              </w:rPr>
              <w:t>Scope</w:t>
            </w:r>
            <w:r>
              <w:rPr>
                <w:noProof/>
                <w:webHidden/>
              </w:rPr>
              <w:tab/>
            </w:r>
            <w:r>
              <w:rPr>
                <w:noProof/>
                <w:webHidden/>
              </w:rPr>
              <w:fldChar w:fldCharType="begin"/>
            </w:r>
            <w:r>
              <w:rPr>
                <w:noProof/>
                <w:webHidden/>
              </w:rPr>
              <w:instrText xml:space="preserve"> PAGEREF _Toc21701958 \h </w:instrText>
            </w:r>
            <w:r>
              <w:rPr>
                <w:noProof/>
                <w:webHidden/>
              </w:rPr>
            </w:r>
            <w:r>
              <w:rPr>
                <w:noProof/>
                <w:webHidden/>
              </w:rPr>
              <w:fldChar w:fldCharType="separate"/>
            </w:r>
            <w:r>
              <w:rPr>
                <w:noProof/>
                <w:webHidden/>
              </w:rPr>
              <w:t>4</w:t>
            </w:r>
            <w:r>
              <w:rPr>
                <w:noProof/>
                <w:webHidden/>
              </w:rPr>
              <w:fldChar w:fldCharType="end"/>
            </w:r>
          </w:hyperlink>
        </w:p>
        <w:p w14:paraId="15143779" w14:textId="2D1590FE" w:rsidR="00574D94" w:rsidRDefault="00574D94">
          <w:pPr>
            <w:pStyle w:val="TOC1"/>
            <w:tabs>
              <w:tab w:val="left" w:pos="400"/>
              <w:tab w:val="right" w:leader="dot" w:pos="9350"/>
            </w:tabs>
            <w:rPr>
              <w:rFonts w:cstheme="minorBidi"/>
              <w:noProof/>
              <w:sz w:val="24"/>
              <w:lang w:val="en-CA" w:bidi="ar-SA"/>
            </w:rPr>
          </w:pPr>
          <w:hyperlink w:anchor="_Toc21701959" w:history="1">
            <w:r w:rsidRPr="0096437E">
              <w:rPr>
                <w:rStyle w:val="Hyperlink"/>
                <w:noProof/>
              </w:rPr>
              <w:t>3</w:t>
            </w:r>
            <w:r>
              <w:rPr>
                <w:rFonts w:cstheme="minorBidi"/>
                <w:noProof/>
                <w:sz w:val="24"/>
                <w:lang w:val="en-CA" w:bidi="ar-SA"/>
              </w:rPr>
              <w:tab/>
            </w:r>
            <w:r w:rsidRPr="0096437E">
              <w:rPr>
                <w:rStyle w:val="Hyperlink"/>
                <w:noProof/>
              </w:rPr>
              <w:t>Role of the Ontology</w:t>
            </w:r>
            <w:r>
              <w:rPr>
                <w:noProof/>
                <w:webHidden/>
              </w:rPr>
              <w:tab/>
            </w:r>
            <w:r>
              <w:rPr>
                <w:noProof/>
                <w:webHidden/>
              </w:rPr>
              <w:fldChar w:fldCharType="begin"/>
            </w:r>
            <w:r>
              <w:rPr>
                <w:noProof/>
                <w:webHidden/>
              </w:rPr>
              <w:instrText xml:space="preserve"> PAGEREF _Toc21701959 \h </w:instrText>
            </w:r>
            <w:r>
              <w:rPr>
                <w:noProof/>
                <w:webHidden/>
              </w:rPr>
            </w:r>
            <w:r>
              <w:rPr>
                <w:noProof/>
                <w:webHidden/>
              </w:rPr>
              <w:fldChar w:fldCharType="separate"/>
            </w:r>
            <w:r>
              <w:rPr>
                <w:noProof/>
                <w:webHidden/>
              </w:rPr>
              <w:t>4</w:t>
            </w:r>
            <w:r>
              <w:rPr>
                <w:noProof/>
                <w:webHidden/>
              </w:rPr>
              <w:fldChar w:fldCharType="end"/>
            </w:r>
          </w:hyperlink>
        </w:p>
        <w:p w14:paraId="43A0D694" w14:textId="70400D8D" w:rsidR="00574D94" w:rsidRDefault="00574D94">
          <w:pPr>
            <w:pStyle w:val="TOC1"/>
            <w:tabs>
              <w:tab w:val="left" w:pos="400"/>
              <w:tab w:val="right" w:leader="dot" w:pos="9350"/>
            </w:tabs>
            <w:rPr>
              <w:rFonts w:cstheme="minorBidi"/>
              <w:noProof/>
              <w:sz w:val="24"/>
              <w:lang w:val="en-CA" w:bidi="ar-SA"/>
            </w:rPr>
          </w:pPr>
          <w:hyperlink w:anchor="_Toc21701960" w:history="1">
            <w:r w:rsidRPr="0096437E">
              <w:rPr>
                <w:rStyle w:val="Hyperlink"/>
                <w:noProof/>
              </w:rPr>
              <w:t>4</w:t>
            </w:r>
            <w:r>
              <w:rPr>
                <w:rFonts w:cstheme="minorBidi"/>
                <w:noProof/>
                <w:sz w:val="24"/>
                <w:lang w:val="en-CA" w:bidi="ar-SA"/>
              </w:rPr>
              <w:tab/>
            </w:r>
            <w:r w:rsidRPr="0096437E">
              <w:rPr>
                <w:rStyle w:val="Hyperlink"/>
                <w:noProof/>
              </w:rPr>
              <w:t>Development Approach</w:t>
            </w:r>
            <w:r>
              <w:rPr>
                <w:noProof/>
                <w:webHidden/>
              </w:rPr>
              <w:tab/>
            </w:r>
            <w:r>
              <w:rPr>
                <w:noProof/>
                <w:webHidden/>
              </w:rPr>
              <w:fldChar w:fldCharType="begin"/>
            </w:r>
            <w:r>
              <w:rPr>
                <w:noProof/>
                <w:webHidden/>
              </w:rPr>
              <w:instrText xml:space="preserve"> PAGEREF _Toc21701960 \h </w:instrText>
            </w:r>
            <w:r>
              <w:rPr>
                <w:noProof/>
                <w:webHidden/>
              </w:rPr>
            </w:r>
            <w:r>
              <w:rPr>
                <w:noProof/>
                <w:webHidden/>
              </w:rPr>
              <w:fldChar w:fldCharType="separate"/>
            </w:r>
            <w:r>
              <w:rPr>
                <w:noProof/>
                <w:webHidden/>
              </w:rPr>
              <w:t>5</w:t>
            </w:r>
            <w:r>
              <w:rPr>
                <w:noProof/>
                <w:webHidden/>
              </w:rPr>
              <w:fldChar w:fldCharType="end"/>
            </w:r>
          </w:hyperlink>
        </w:p>
        <w:p w14:paraId="0C54B965" w14:textId="224A3D41" w:rsidR="00574D94" w:rsidRDefault="00574D94">
          <w:pPr>
            <w:pStyle w:val="TOC1"/>
            <w:tabs>
              <w:tab w:val="left" w:pos="400"/>
              <w:tab w:val="right" w:leader="dot" w:pos="9350"/>
            </w:tabs>
            <w:rPr>
              <w:rFonts w:cstheme="minorBidi"/>
              <w:noProof/>
              <w:sz w:val="24"/>
              <w:lang w:val="en-CA" w:bidi="ar-SA"/>
            </w:rPr>
          </w:pPr>
          <w:hyperlink w:anchor="_Toc21701961" w:history="1">
            <w:r w:rsidRPr="0096437E">
              <w:rPr>
                <w:rStyle w:val="Hyperlink"/>
                <w:noProof/>
              </w:rPr>
              <w:t>5</w:t>
            </w:r>
            <w:r>
              <w:rPr>
                <w:rFonts w:cstheme="minorBidi"/>
                <w:noProof/>
                <w:sz w:val="24"/>
                <w:lang w:val="en-CA" w:bidi="ar-SA"/>
              </w:rPr>
              <w:tab/>
            </w:r>
            <w:r w:rsidRPr="0096437E">
              <w:rPr>
                <w:rStyle w:val="Hyperlink"/>
                <w:noProof/>
              </w:rPr>
              <w:t>Requirements</w:t>
            </w:r>
            <w:r>
              <w:rPr>
                <w:noProof/>
                <w:webHidden/>
              </w:rPr>
              <w:tab/>
            </w:r>
            <w:r>
              <w:rPr>
                <w:noProof/>
                <w:webHidden/>
              </w:rPr>
              <w:fldChar w:fldCharType="begin"/>
            </w:r>
            <w:r>
              <w:rPr>
                <w:noProof/>
                <w:webHidden/>
              </w:rPr>
              <w:instrText xml:space="preserve"> PAGEREF _Toc21701961 \h </w:instrText>
            </w:r>
            <w:r>
              <w:rPr>
                <w:noProof/>
                <w:webHidden/>
              </w:rPr>
            </w:r>
            <w:r>
              <w:rPr>
                <w:noProof/>
                <w:webHidden/>
              </w:rPr>
              <w:fldChar w:fldCharType="separate"/>
            </w:r>
            <w:r>
              <w:rPr>
                <w:noProof/>
                <w:webHidden/>
              </w:rPr>
              <w:t>6</w:t>
            </w:r>
            <w:r>
              <w:rPr>
                <w:noProof/>
                <w:webHidden/>
              </w:rPr>
              <w:fldChar w:fldCharType="end"/>
            </w:r>
          </w:hyperlink>
        </w:p>
        <w:p w14:paraId="29591210" w14:textId="3FFC692F" w:rsidR="00574D94" w:rsidRDefault="00574D94">
          <w:pPr>
            <w:pStyle w:val="TOC2"/>
            <w:tabs>
              <w:tab w:val="left" w:pos="720"/>
              <w:tab w:val="right" w:leader="dot" w:pos="9350"/>
            </w:tabs>
            <w:rPr>
              <w:rFonts w:cstheme="minorBidi"/>
              <w:noProof/>
              <w:sz w:val="24"/>
              <w:lang w:val="en-CA" w:bidi="ar-SA"/>
            </w:rPr>
          </w:pPr>
          <w:hyperlink w:anchor="_Toc21701962" w:history="1">
            <w:r w:rsidRPr="0096437E">
              <w:rPr>
                <w:rStyle w:val="Hyperlink"/>
                <w:rFonts w:ascii="Times New Roman" w:hAnsi="Times New Roman"/>
                <w:noProof/>
                <w:snapToGrid w:val="0"/>
                <w:w w:val="0"/>
              </w:rPr>
              <w:t>5.1</w:t>
            </w:r>
            <w:r>
              <w:rPr>
                <w:rFonts w:cstheme="minorBidi"/>
                <w:noProof/>
                <w:sz w:val="24"/>
                <w:lang w:val="en-CA" w:bidi="ar-SA"/>
              </w:rPr>
              <w:tab/>
            </w:r>
            <w:r w:rsidRPr="0096437E">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_Toc21701962 \h </w:instrText>
            </w:r>
            <w:r>
              <w:rPr>
                <w:noProof/>
                <w:webHidden/>
              </w:rPr>
            </w:r>
            <w:r>
              <w:rPr>
                <w:noProof/>
                <w:webHidden/>
              </w:rPr>
              <w:fldChar w:fldCharType="separate"/>
            </w:r>
            <w:r>
              <w:rPr>
                <w:noProof/>
                <w:webHidden/>
              </w:rPr>
              <w:t>7</w:t>
            </w:r>
            <w:r>
              <w:rPr>
                <w:noProof/>
                <w:webHidden/>
              </w:rPr>
              <w:fldChar w:fldCharType="end"/>
            </w:r>
          </w:hyperlink>
        </w:p>
        <w:p w14:paraId="5916B665" w14:textId="4525A8A9" w:rsidR="00574D94" w:rsidRDefault="00574D94">
          <w:pPr>
            <w:pStyle w:val="TOC2"/>
            <w:tabs>
              <w:tab w:val="left" w:pos="720"/>
              <w:tab w:val="right" w:leader="dot" w:pos="9350"/>
            </w:tabs>
            <w:rPr>
              <w:rFonts w:cstheme="minorBidi"/>
              <w:noProof/>
              <w:sz w:val="24"/>
              <w:lang w:val="en-CA" w:bidi="ar-SA"/>
            </w:rPr>
          </w:pPr>
          <w:hyperlink w:anchor="_Toc21701963" w:history="1">
            <w:r w:rsidRPr="0096437E">
              <w:rPr>
                <w:rStyle w:val="Hyperlink"/>
                <w:rFonts w:ascii="Times New Roman" w:hAnsi="Times New Roman"/>
                <w:noProof/>
                <w:snapToGrid w:val="0"/>
                <w:w w:val="0"/>
              </w:rPr>
              <w:t>5.2</w:t>
            </w:r>
            <w:r>
              <w:rPr>
                <w:rFonts w:cstheme="minorBidi"/>
                <w:noProof/>
                <w:sz w:val="24"/>
                <w:lang w:val="en-CA" w:bidi="ar-SA"/>
              </w:rPr>
              <w:tab/>
            </w:r>
            <w:r w:rsidRPr="0096437E">
              <w:rPr>
                <w:rStyle w:val="Hyperlink"/>
                <w:noProof/>
              </w:rPr>
              <w:t>Motivating Scenario: Transit Research</w:t>
            </w:r>
            <w:r>
              <w:rPr>
                <w:noProof/>
                <w:webHidden/>
              </w:rPr>
              <w:tab/>
            </w:r>
            <w:r>
              <w:rPr>
                <w:noProof/>
                <w:webHidden/>
              </w:rPr>
              <w:fldChar w:fldCharType="begin"/>
            </w:r>
            <w:r>
              <w:rPr>
                <w:noProof/>
                <w:webHidden/>
              </w:rPr>
              <w:instrText xml:space="preserve"> PAGEREF _Toc21701963 \h </w:instrText>
            </w:r>
            <w:r>
              <w:rPr>
                <w:noProof/>
                <w:webHidden/>
              </w:rPr>
            </w:r>
            <w:r>
              <w:rPr>
                <w:noProof/>
                <w:webHidden/>
              </w:rPr>
              <w:fldChar w:fldCharType="separate"/>
            </w:r>
            <w:r>
              <w:rPr>
                <w:noProof/>
                <w:webHidden/>
              </w:rPr>
              <w:t>8</w:t>
            </w:r>
            <w:r>
              <w:rPr>
                <w:noProof/>
                <w:webHidden/>
              </w:rPr>
              <w:fldChar w:fldCharType="end"/>
            </w:r>
          </w:hyperlink>
        </w:p>
        <w:p w14:paraId="57601E93" w14:textId="634EE0B4" w:rsidR="00574D94" w:rsidRDefault="00574D94">
          <w:pPr>
            <w:pStyle w:val="TOC2"/>
            <w:tabs>
              <w:tab w:val="left" w:pos="720"/>
              <w:tab w:val="right" w:leader="dot" w:pos="9350"/>
            </w:tabs>
            <w:rPr>
              <w:rFonts w:cstheme="minorBidi"/>
              <w:noProof/>
              <w:sz w:val="24"/>
              <w:lang w:val="en-CA" w:bidi="ar-SA"/>
            </w:rPr>
          </w:pPr>
          <w:hyperlink w:anchor="_Toc21701964" w:history="1">
            <w:r w:rsidRPr="0096437E">
              <w:rPr>
                <w:rStyle w:val="Hyperlink"/>
                <w:rFonts w:ascii="Times New Roman" w:hAnsi="Times New Roman"/>
                <w:noProof/>
                <w:snapToGrid w:val="0"/>
                <w:w w:val="0"/>
              </w:rPr>
              <w:t>5.3</w:t>
            </w:r>
            <w:r>
              <w:rPr>
                <w:rFonts w:cstheme="minorBidi"/>
                <w:noProof/>
                <w:sz w:val="24"/>
                <w:lang w:val="en-CA" w:bidi="ar-SA"/>
              </w:rPr>
              <w:tab/>
            </w:r>
            <w:r w:rsidRPr="0096437E">
              <w:rPr>
                <w:rStyle w:val="Hyperlink"/>
                <w:noProof/>
              </w:rPr>
              <w:t>Motivating Scenario: Smart Parking Applications</w:t>
            </w:r>
            <w:r>
              <w:rPr>
                <w:noProof/>
                <w:webHidden/>
              </w:rPr>
              <w:tab/>
            </w:r>
            <w:r>
              <w:rPr>
                <w:noProof/>
                <w:webHidden/>
              </w:rPr>
              <w:fldChar w:fldCharType="begin"/>
            </w:r>
            <w:r>
              <w:rPr>
                <w:noProof/>
                <w:webHidden/>
              </w:rPr>
              <w:instrText xml:space="preserve"> PAGEREF _Toc21701964 \h </w:instrText>
            </w:r>
            <w:r>
              <w:rPr>
                <w:noProof/>
                <w:webHidden/>
              </w:rPr>
            </w:r>
            <w:r>
              <w:rPr>
                <w:noProof/>
                <w:webHidden/>
              </w:rPr>
              <w:fldChar w:fldCharType="separate"/>
            </w:r>
            <w:r>
              <w:rPr>
                <w:noProof/>
                <w:webHidden/>
              </w:rPr>
              <w:t>8</w:t>
            </w:r>
            <w:r>
              <w:rPr>
                <w:noProof/>
                <w:webHidden/>
              </w:rPr>
              <w:fldChar w:fldCharType="end"/>
            </w:r>
          </w:hyperlink>
        </w:p>
        <w:p w14:paraId="1D81DE19" w14:textId="02BC4D0B" w:rsidR="00574D94" w:rsidRDefault="00574D94">
          <w:pPr>
            <w:pStyle w:val="TOC2"/>
            <w:tabs>
              <w:tab w:val="left" w:pos="720"/>
              <w:tab w:val="right" w:leader="dot" w:pos="9350"/>
            </w:tabs>
            <w:rPr>
              <w:rFonts w:cstheme="minorBidi"/>
              <w:noProof/>
              <w:sz w:val="24"/>
              <w:lang w:val="en-CA" w:bidi="ar-SA"/>
            </w:rPr>
          </w:pPr>
          <w:hyperlink w:anchor="_Toc21701965" w:history="1">
            <w:r w:rsidRPr="0096437E">
              <w:rPr>
                <w:rStyle w:val="Hyperlink"/>
                <w:rFonts w:ascii="Times New Roman" w:hAnsi="Times New Roman"/>
                <w:noProof/>
                <w:snapToGrid w:val="0"/>
                <w:w w:val="0"/>
              </w:rPr>
              <w:t>5.4</w:t>
            </w:r>
            <w:r>
              <w:rPr>
                <w:rFonts w:cstheme="minorBidi"/>
                <w:noProof/>
                <w:sz w:val="24"/>
                <w:lang w:val="en-CA" w:bidi="ar-SA"/>
              </w:rPr>
              <w:tab/>
            </w:r>
            <w:r w:rsidRPr="0096437E">
              <w:rPr>
                <w:rStyle w:val="Hyperlink"/>
                <w:noProof/>
              </w:rPr>
              <w:t>Motivating Scenario: ATIS via IT-SoS</w:t>
            </w:r>
            <w:r>
              <w:rPr>
                <w:noProof/>
                <w:webHidden/>
              </w:rPr>
              <w:tab/>
            </w:r>
            <w:r>
              <w:rPr>
                <w:noProof/>
                <w:webHidden/>
              </w:rPr>
              <w:fldChar w:fldCharType="begin"/>
            </w:r>
            <w:r>
              <w:rPr>
                <w:noProof/>
                <w:webHidden/>
              </w:rPr>
              <w:instrText xml:space="preserve"> PAGEREF _Toc21701965 \h </w:instrText>
            </w:r>
            <w:r>
              <w:rPr>
                <w:noProof/>
                <w:webHidden/>
              </w:rPr>
            </w:r>
            <w:r>
              <w:rPr>
                <w:noProof/>
                <w:webHidden/>
              </w:rPr>
              <w:fldChar w:fldCharType="separate"/>
            </w:r>
            <w:r>
              <w:rPr>
                <w:noProof/>
                <w:webHidden/>
              </w:rPr>
              <w:t>9</w:t>
            </w:r>
            <w:r>
              <w:rPr>
                <w:noProof/>
                <w:webHidden/>
              </w:rPr>
              <w:fldChar w:fldCharType="end"/>
            </w:r>
          </w:hyperlink>
        </w:p>
        <w:p w14:paraId="1A321FC1" w14:textId="66DB5F49" w:rsidR="00574D94" w:rsidRDefault="00574D94">
          <w:pPr>
            <w:pStyle w:val="TOC2"/>
            <w:tabs>
              <w:tab w:val="left" w:pos="720"/>
              <w:tab w:val="right" w:leader="dot" w:pos="9350"/>
            </w:tabs>
            <w:rPr>
              <w:rFonts w:cstheme="minorBidi"/>
              <w:noProof/>
              <w:sz w:val="24"/>
              <w:lang w:val="en-CA" w:bidi="ar-SA"/>
            </w:rPr>
          </w:pPr>
          <w:hyperlink w:anchor="_Toc21701966" w:history="1">
            <w:r w:rsidRPr="0096437E">
              <w:rPr>
                <w:rStyle w:val="Hyperlink"/>
                <w:rFonts w:ascii="Times New Roman" w:hAnsi="Times New Roman"/>
                <w:noProof/>
                <w:snapToGrid w:val="0"/>
                <w:w w:val="0"/>
              </w:rPr>
              <w:t>5.5</w:t>
            </w:r>
            <w:r>
              <w:rPr>
                <w:rFonts w:cstheme="minorBidi"/>
                <w:noProof/>
                <w:sz w:val="24"/>
                <w:lang w:val="en-CA" w:bidi="ar-SA"/>
              </w:rPr>
              <w:tab/>
            </w:r>
            <w:r w:rsidRPr="0096437E">
              <w:rPr>
                <w:rStyle w:val="Hyperlink"/>
                <w:noProof/>
              </w:rPr>
              <w:t>Motivating Scenario: ArcGIS Quer</w:t>
            </w:r>
            <w:r w:rsidRPr="0096437E">
              <w:rPr>
                <w:rStyle w:val="Hyperlink"/>
                <w:noProof/>
              </w:rPr>
              <w:t>y</w:t>
            </w:r>
            <w:r w:rsidRPr="0096437E">
              <w:rPr>
                <w:rStyle w:val="Hyperlink"/>
                <w:noProof/>
              </w:rPr>
              <w:t xml:space="preserve"> Support</w:t>
            </w:r>
            <w:r>
              <w:rPr>
                <w:noProof/>
                <w:webHidden/>
              </w:rPr>
              <w:tab/>
            </w:r>
            <w:r>
              <w:rPr>
                <w:noProof/>
                <w:webHidden/>
              </w:rPr>
              <w:fldChar w:fldCharType="begin"/>
            </w:r>
            <w:r>
              <w:rPr>
                <w:noProof/>
                <w:webHidden/>
              </w:rPr>
              <w:instrText xml:space="preserve"> PAGEREF _Toc21701966 \h </w:instrText>
            </w:r>
            <w:r>
              <w:rPr>
                <w:noProof/>
                <w:webHidden/>
              </w:rPr>
            </w:r>
            <w:r>
              <w:rPr>
                <w:noProof/>
                <w:webHidden/>
              </w:rPr>
              <w:fldChar w:fldCharType="separate"/>
            </w:r>
            <w:r>
              <w:rPr>
                <w:noProof/>
                <w:webHidden/>
              </w:rPr>
              <w:t>9</w:t>
            </w:r>
            <w:r>
              <w:rPr>
                <w:noProof/>
                <w:webHidden/>
              </w:rPr>
              <w:fldChar w:fldCharType="end"/>
            </w:r>
          </w:hyperlink>
        </w:p>
        <w:p w14:paraId="0FF8EB36" w14:textId="2D57CDCC" w:rsidR="00574D94" w:rsidRDefault="00574D94">
          <w:pPr>
            <w:pStyle w:val="TOC1"/>
            <w:tabs>
              <w:tab w:val="left" w:pos="400"/>
              <w:tab w:val="right" w:leader="dot" w:pos="9350"/>
            </w:tabs>
            <w:rPr>
              <w:rFonts w:cstheme="minorBidi"/>
              <w:noProof/>
              <w:sz w:val="24"/>
              <w:lang w:val="en-CA" w:bidi="ar-SA"/>
            </w:rPr>
          </w:pPr>
          <w:hyperlink w:anchor="_Toc21701967" w:history="1">
            <w:r w:rsidRPr="0096437E">
              <w:rPr>
                <w:rStyle w:val="Hyperlink"/>
                <w:noProof/>
              </w:rPr>
              <w:t>6</w:t>
            </w:r>
            <w:r>
              <w:rPr>
                <w:rFonts w:cstheme="minorBidi"/>
                <w:noProof/>
                <w:sz w:val="24"/>
                <w:lang w:val="en-CA" w:bidi="ar-SA"/>
              </w:rPr>
              <w:tab/>
            </w:r>
            <w:r w:rsidRPr="0096437E">
              <w:rPr>
                <w:rStyle w:val="Hyperlink"/>
                <w:noProof/>
              </w:rPr>
              <w:t>Urban System Characteristics and Behaviour</w:t>
            </w:r>
            <w:r>
              <w:rPr>
                <w:noProof/>
                <w:webHidden/>
              </w:rPr>
              <w:tab/>
            </w:r>
            <w:r>
              <w:rPr>
                <w:noProof/>
                <w:webHidden/>
              </w:rPr>
              <w:fldChar w:fldCharType="begin"/>
            </w:r>
            <w:r>
              <w:rPr>
                <w:noProof/>
                <w:webHidden/>
              </w:rPr>
              <w:instrText xml:space="preserve"> PAGEREF _Toc21701967 \h </w:instrText>
            </w:r>
            <w:r>
              <w:rPr>
                <w:noProof/>
                <w:webHidden/>
              </w:rPr>
            </w:r>
            <w:r>
              <w:rPr>
                <w:noProof/>
                <w:webHidden/>
              </w:rPr>
              <w:fldChar w:fldCharType="separate"/>
            </w:r>
            <w:r>
              <w:rPr>
                <w:noProof/>
                <w:webHidden/>
              </w:rPr>
              <w:t>9</w:t>
            </w:r>
            <w:r>
              <w:rPr>
                <w:noProof/>
                <w:webHidden/>
              </w:rPr>
              <w:fldChar w:fldCharType="end"/>
            </w:r>
          </w:hyperlink>
        </w:p>
        <w:p w14:paraId="5B641DA7" w14:textId="4CE95F4D" w:rsidR="00574D94" w:rsidRDefault="00574D94">
          <w:pPr>
            <w:pStyle w:val="TOC2"/>
            <w:tabs>
              <w:tab w:val="left" w:pos="720"/>
              <w:tab w:val="right" w:leader="dot" w:pos="9350"/>
            </w:tabs>
            <w:rPr>
              <w:rFonts w:cstheme="minorBidi"/>
              <w:noProof/>
              <w:sz w:val="24"/>
              <w:lang w:val="en-CA" w:bidi="ar-SA"/>
            </w:rPr>
          </w:pPr>
          <w:hyperlink w:anchor="_Toc21701968" w:history="1">
            <w:r w:rsidRPr="0096437E">
              <w:rPr>
                <w:rStyle w:val="Hyperlink"/>
                <w:rFonts w:ascii="Times New Roman" w:hAnsi="Times New Roman"/>
                <w:noProof/>
                <w:snapToGrid w:val="0"/>
                <w:w w:val="0"/>
              </w:rPr>
              <w:t>6.1</w:t>
            </w:r>
            <w:r>
              <w:rPr>
                <w:rFonts w:cstheme="minorBidi"/>
                <w:noProof/>
                <w:sz w:val="24"/>
                <w:lang w:val="en-CA" w:bidi="ar-SA"/>
              </w:rPr>
              <w:tab/>
            </w:r>
            <w:r w:rsidRPr="0096437E">
              <w:rPr>
                <w:rStyle w:val="Hyperlink"/>
                <w:noProof/>
              </w:rPr>
              <w:t>Foundational Ontologies</w:t>
            </w:r>
            <w:r>
              <w:rPr>
                <w:noProof/>
                <w:webHidden/>
              </w:rPr>
              <w:tab/>
            </w:r>
            <w:r>
              <w:rPr>
                <w:noProof/>
                <w:webHidden/>
              </w:rPr>
              <w:fldChar w:fldCharType="begin"/>
            </w:r>
            <w:r>
              <w:rPr>
                <w:noProof/>
                <w:webHidden/>
              </w:rPr>
              <w:instrText xml:space="preserve"> PAGEREF _Toc21701968 \h </w:instrText>
            </w:r>
            <w:r>
              <w:rPr>
                <w:noProof/>
                <w:webHidden/>
              </w:rPr>
            </w:r>
            <w:r>
              <w:rPr>
                <w:noProof/>
                <w:webHidden/>
              </w:rPr>
              <w:fldChar w:fldCharType="separate"/>
            </w:r>
            <w:r>
              <w:rPr>
                <w:noProof/>
                <w:webHidden/>
              </w:rPr>
              <w:t>10</w:t>
            </w:r>
            <w:r>
              <w:rPr>
                <w:noProof/>
                <w:webHidden/>
              </w:rPr>
              <w:fldChar w:fldCharType="end"/>
            </w:r>
          </w:hyperlink>
        </w:p>
        <w:p w14:paraId="2AD281DC" w14:textId="2ABD1A3F" w:rsidR="00574D94" w:rsidRDefault="00574D94">
          <w:pPr>
            <w:pStyle w:val="TOC3"/>
            <w:tabs>
              <w:tab w:val="left" w:pos="1200"/>
              <w:tab w:val="right" w:leader="dot" w:pos="9350"/>
            </w:tabs>
            <w:rPr>
              <w:rFonts w:cstheme="minorBidi"/>
              <w:noProof/>
              <w:sz w:val="24"/>
              <w:lang w:val="en-CA" w:bidi="ar-SA"/>
            </w:rPr>
          </w:pPr>
          <w:hyperlink w:anchor="_Toc21701969" w:history="1">
            <w:r w:rsidRPr="0096437E">
              <w:rPr>
                <w:rStyle w:val="Hyperlink"/>
                <w:noProof/>
              </w:rPr>
              <w:t>6.1.1</w:t>
            </w:r>
            <w:r>
              <w:rPr>
                <w:rFonts w:cstheme="minorBidi"/>
                <w:noProof/>
                <w:sz w:val="24"/>
                <w:lang w:val="en-CA" w:bidi="ar-SA"/>
              </w:rPr>
              <w:tab/>
            </w:r>
            <w:r w:rsidRPr="0096437E">
              <w:rPr>
                <w:rStyle w:val="Hyperlink"/>
                <w:noProof/>
              </w:rPr>
              <w:t>Location Ontology</w:t>
            </w:r>
            <w:r>
              <w:rPr>
                <w:noProof/>
                <w:webHidden/>
              </w:rPr>
              <w:tab/>
            </w:r>
            <w:r>
              <w:rPr>
                <w:noProof/>
                <w:webHidden/>
              </w:rPr>
              <w:fldChar w:fldCharType="begin"/>
            </w:r>
            <w:r>
              <w:rPr>
                <w:noProof/>
                <w:webHidden/>
              </w:rPr>
              <w:instrText xml:space="preserve"> PAGEREF _Toc21701969 \h </w:instrText>
            </w:r>
            <w:r>
              <w:rPr>
                <w:noProof/>
                <w:webHidden/>
              </w:rPr>
            </w:r>
            <w:r>
              <w:rPr>
                <w:noProof/>
                <w:webHidden/>
              </w:rPr>
              <w:fldChar w:fldCharType="separate"/>
            </w:r>
            <w:r>
              <w:rPr>
                <w:noProof/>
                <w:webHidden/>
              </w:rPr>
              <w:t>10</w:t>
            </w:r>
            <w:r>
              <w:rPr>
                <w:noProof/>
                <w:webHidden/>
              </w:rPr>
              <w:fldChar w:fldCharType="end"/>
            </w:r>
          </w:hyperlink>
        </w:p>
        <w:p w14:paraId="68CCA7DE" w14:textId="10849607" w:rsidR="00574D94" w:rsidRDefault="00574D94">
          <w:pPr>
            <w:pStyle w:val="TOC3"/>
            <w:tabs>
              <w:tab w:val="left" w:pos="1200"/>
              <w:tab w:val="right" w:leader="dot" w:pos="9350"/>
            </w:tabs>
            <w:rPr>
              <w:rFonts w:cstheme="minorBidi"/>
              <w:noProof/>
              <w:sz w:val="24"/>
              <w:lang w:val="en-CA" w:bidi="ar-SA"/>
            </w:rPr>
          </w:pPr>
          <w:hyperlink w:anchor="_Toc21701970" w:history="1">
            <w:r w:rsidRPr="0096437E">
              <w:rPr>
                <w:rStyle w:val="Hyperlink"/>
                <w:noProof/>
              </w:rPr>
              <w:t>6.1.2</w:t>
            </w:r>
            <w:r>
              <w:rPr>
                <w:rFonts w:cstheme="minorBidi"/>
                <w:noProof/>
                <w:sz w:val="24"/>
                <w:lang w:val="en-CA" w:bidi="ar-SA"/>
              </w:rPr>
              <w:tab/>
            </w:r>
            <w:r w:rsidRPr="0096437E">
              <w:rPr>
                <w:rStyle w:val="Hyperlink"/>
                <w:noProof/>
              </w:rPr>
              <w:t>Time Ontology</w:t>
            </w:r>
            <w:r>
              <w:rPr>
                <w:noProof/>
                <w:webHidden/>
              </w:rPr>
              <w:tab/>
            </w:r>
            <w:r>
              <w:rPr>
                <w:noProof/>
                <w:webHidden/>
              </w:rPr>
              <w:fldChar w:fldCharType="begin"/>
            </w:r>
            <w:r>
              <w:rPr>
                <w:noProof/>
                <w:webHidden/>
              </w:rPr>
              <w:instrText xml:space="preserve"> PAGEREF _Toc21701970 \h </w:instrText>
            </w:r>
            <w:r>
              <w:rPr>
                <w:noProof/>
                <w:webHidden/>
              </w:rPr>
            </w:r>
            <w:r>
              <w:rPr>
                <w:noProof/>
                <w:webHidden/>
              </w:rPr>
              <w:fldChar w:fldCharType="separate"/>
            </w:r>
            <w:r>
              <w:rPr>
                <w:noProof/>
                <w:webHidden/>
              </w:rPr>
              <w:t>13</w:t>
            </w:r>
            <w:r>
              <w:rPr>
                <w:noProof/>
                <w:webHidden/>
              </w:rPr>
              <w:fldChar w:fldCharType="end"/>
            </w:r>
          </w:hyperlink>
        </w:p>
        <w:p w14:paraId="0E50CC6A" w14:textId="568A1D66" w:rsidR="00574D94" w:rsidRDefault="00574D94">
          <w:pPr>
            <w:pStyle w:val="TOC3"/>
            <w:tabs>
              <w:tab w:val="left" w:pos="1200"/>
              <w:tab w:val="right" w:leader="dot" w:pos="9350"/>
            </w:tabs>
            <w:rPr>
              <w:rFonts w:cstheme="minorBidi"/>
              <w:noProof/>
              <w:sz w:val="24"/>
              <w:lang w:val="en-CA" w:bidi="ar-SA"/>
            </w:rPr>
          </w:pPr>
          <w:hyperlink w:anchor="_Toc21701971" w:history="1">
            <w:r w:rsidRPr="0096437E">
              <w:rPr>
                <w:rStyle w:val="Hyperlink"/>
                <w:noProof/>
              </w:rPr>
              <w:t>6.1.3</w:t>
            </w:r>
            <w:r>
              <w:rPr>
                <w:rFonts w:cstheme="minorBidi"/>
                <w:noProof/>
                <w:sz w:val="24"/>
                <w:lang w:val="en-CA" w:bidi="ar-SA"/>
              </w:rPr>
              <w:tab/>
            </w:r>
            <w:r w:rsidRPr="0096437E">
              <w:rPr>
                <w:rStyle w:val="Hyperlink"/>
                <w:noProof/>
              </w:rPr>
              <w:t>Change Ontology</w:t>
            </w:r>
            <w:r>
              <w:rPr>
                <w:noProof/>
                <w:webHidden/>
              </w:rPr>
              <w:tab/>
            </w:r>
            <w:r>
              <w:rPr>
                <w:noProof/>
                <w:webHidden/>
              </w:rPr>
              <w:fldChar w:fldCharType="begin"/>
            </w:r>
            <w:r>
              <w:rPr>
                <w:noProof/>
                <w:webHidden/>
              </w:rPr>
              <w:instrText xml:space="preserve"> PAGEREF _Toc21701971 \h </w:instrText>
            </w:r>
            <w:r>
              <w:rPr>
                <w:noProof/>
                <w:webHidden/>
              </w:rPr>
            </w:r>
            <w:r>
              <w:rPr>
                <w:noProof/>
                <w:webHidden/>
              </w:rPr>
              <w:fldChar w:fldCharType="separate"/>
            </w:r>
            <w:r>
              <w:rPr>
                <w:noProof/>
                <w:webHidden/>
              </w:rPr>
              <w:t>16</w:t>
            </w:r>
            <w:r>
              <w:rPr>
                <w:noProof/>
                <w:webHidden/>
              </w:rPr>
              <w:fldChar w:fldCharType="end"/>
            </w:r>
          </w:hyperlink>
        </w:p>
        <w:p w14:paraId="4CBEAD0A" w14:textId="5555BF2F" w:rsidR="00574D94" w:rsidRDefault="00574D94">
          <w:pPr>
            <w:pStyle w:val="TOC3"/>
            <w:tabs>
              <w:tab w:val="left" w:pos="1200"/>
              <w:tab w:val="right" w:leader="dot" w:pos="9350"/>
            </w:tabs>
            <w:rPr>
              <w:rFonts w:cstheme="minorBidi"/>
              <w:noProof/>
              <w:sz w:val="24"/>
              <w:lang w:val="en-CA" w:bidi="ar-SA"/>
            </w:rPr>
          </w:pPr>
          <w:hyperlink w:anchor="_Toc21701972" w:history="1">
            <w:r w:rsidRPr="0096437E">
              <w:rPr>
                <w:rStyle w:val="Hyperlink"/>
                <w:noProof/>
              </w:rPr>
              <w:t>6.1.4</w:t>
            </w:r>
            <w:r>
              <w:rPr>
                <w:rFonts w:cstheme="minorBidi"/>
                <w:noProof/>
                <w:sz w:val="24"/>
                <w:lang w:val="en-CA" w:bidi="ar-SA"/>
              </w:rPr>
              <w:tab/>
            </w:r>
            <w:r w:rsidRPr="0096437E">
              <w:rPr>
                <w:rStyle w:val="Hyperlink"/>
                <w:noProof/>
              </w:rPr>
              <w:t>Activity Ontology</w:t>
            </w:r>
            <w:r>
              <w:rPr>
                <w:noProof/>
                <w:webHidden/>
              </w:rPr>
              <w:tab/>
            </w:r>
            <w:r>
              <w:rPr>
                <w:noProof/>
                <w:webHidden/>
              </w:rPr>
              <w:fldChar w:fldCharType="begin"/>
            </w:r>
            <w:r>
              <w:rPr>
                <w:noProof/>
                <w:webHidden/>
              </w:rPr>
              <w:instrText xml:space="preserve"> PAGEREF _Toc21701972 \h </w:instrText>
            </w:r>
            <w:r>
              <w:rPr>
                <w:noProof/>
                <w:webHidden/>
              </w:rPr>
            </w:r>
            <w:r>
              <w:rPr>
                <w:noProof/>
                <w:webHidden/>
              </w:rPr>
              <w:fldChar w:fldCharType="separate"/>
            </w:r>
            <w:r>
              <w:rPr>
                <w:noProof/>
                <w:webHidden/>
              </w:rPr>
              <w:t>19</w:t>
            </w:r>
            <w:r>
              <w:rPr>
                <w:noProof/>
                <w:webHidden/>
              </w:rPr>
              <w:fldChar w:fldCharType="end"/>
            </w:r>
          </w:hyperlink>
        </w:p>
        <w:p w14:paraId="4A012AC1" w14:textId="44C8F1A8" w:rsidR="00574D94" w:rsidRDefault="00574D94">
          <w:pPr>
            <w:pStyle w:val="TOC3"/>
            <w:tabs>
              <w:tab w:val="left" w:pos="1200"/>
              <w:tab w:val="right" w:leader="dot" w:pos="9350"/>
            </w:tabs>
            <w:rPr>
              <w:rFonts w:cstheme="minorBidi"/>
              <w:noProof/>
              <w:sz w:val="24"/>
              <w:lang w:val="en-CA" w:bidi="ar-SA"/>
            </w:rPr>
          </w:pPr>
          <w:hyperlink w:anchor="_Toc21701973" w:history="1">
            <w:r w:rsidRPr="0096437E">
              <w:rPr>
                <w:rStyle w:val="Hyperlink"/>
                <w:noProof/>
              </w:rPr>
              <w:t>6.1.5</w:t>
            </w:r>
            <w:r>
              <w:rPr>
                <w:rFonts w:cstheme="minorBidi"/>
                <w:noProof/>
                <w:sz w:val="24"/>
                <w:lang w:val="en-CA" w:bidi="ar-SA"/>
              </w:rPr>
              <w:tab/>
            </w:r>
            <w:r w:rsidRPr="0096437E">
              <w:rPr>
                <w:rStyle w:val="Hyperlink"/>
                <w:noProof/>
              </w:rPr>
              <w:t>Recurring Event ontology</w:t>
            </w:r>
            <w:r>
              <w:rPr>
                <w:noProof/>
                <w:webHidden/>
              </w:rPr>
              <w:tab/>
            </w:r>
            <w:r>
              <w:rPr>
                <w:noProof/>
                <w:webHidden/>
              </w:rPr>
              <w:fldChar w:fldCharType="begin"/>
            </w:r>
            <w:r>
              <w:rPr>
                <w:noProof/>
                <w:webHidden/>
              </w:rPr>
              <w:instrText xml:space="preserve"> PAGEREF _Toc21701973 \h </w:instrText>
            </w:r>
            <w:r>
              <w:rPr>
                <w:noProof/>
                <w:webHidden/>
              </w:rPr>
            </w:r>
            <w:r>
              <w:rPr>
                <w:noProof/>
                <w:webHidden/>
              </w:rPr>
              <w:fldChar w:fldCharType="separate"/>
            </w:r>
            <w:r>
              <w:rPr>
                <w:noProof/>
                <w:webHidden/>
              </w:rPr>
              <w:t>26</w:t>
            </w:r>
            <w:r>
              <w:rPr>
                <w:noProof/>
                <w:webHidden/>
              </w:rPr>
              <w:fldChar w:fldCharType="end"/>
            </w:r>
          </w:hyperlink>
        </w:p>
        <w:p w14:paraId="29D20AF3" w14:textId="2F82C129" w:rsidR="00574D94" w:rsidRDefault="00574D94">
          <w:pPr>
            <w:pStyle w:val="TOC3"/>
            <w:tabs>
              <w:tab w:val="left" w:pos="1200"/>
              <w:tab w:val="right" w:leader="dot" w:pos="9350"/>
            </w:tabs>
            <w:rPr>
              <w:rFonts w:cstheme="minorBidi"/>
              <w:noProof/>
              <w:sz w:val="24"/>
              <w:lang w:val="en-CA" w:bidi="ar-SA"/>
            </w:rPr>
          </w:pPr>
          <w:hyperlink w:anchor="_Toc21701974" w:history="1">
            <w:r w:rsidRPr="0096437E">
              <w:rPr>
                <w:rStyle w:val="Hyperlink"/>
                <w:noProof/>
              </w:rPr>
              <w:t>6.1.6</w:t>
            </w:r>
            <w:r>
              <w:rPr>
                <w:rFonts w:cstheme="minorBidi"/>
                <w:noProof/>
                <w:sz w:val="24"/>
                <w:lang w:val="en-CA" w:bidi="ar-SA"/>
              </w:rPr>
              <w:tab/>
            </w:r>
            <w:r w:rsidRPr="0096437E">
              <w:rPr>
                <w:rStyle w:val="Hyperlink"/>
                <w:noProof/>
              </w:rPr>
              <w:t>Resource Ontology</w:t>
            </w:r>
            <w:r>
              <w:rPr>
                <w:noProof/>
                <w:webHidden/>
              </w:rPr>
              <w:tab/>
            </w:r>
            <w:r>
              <w:rPr>
                <w:noProof/>
                <w:webHidden/>
              </w:rPr>
              <w:fldChar w:fldCharType="begin"/>
            </w:r>
            <w:r>
              <w:rPr>
                <w:noProof/>
                <w:webHidden/>
              </w:rPr>
              <w:instrText xml:space="preserve"> PAGEREF _Toc21701974 \h </w:instrText>
            </w:r>
            <w:r>
              <w:rPr>
                <w:noProof/>
                <w:webHidden/>
              </w:rPr>
            </w:r>
            <w:r>
              <w:rPr>
                <w:noProof/>
                <w:webHidden/>
              </w:rPr>
              <w:fldChar w:fldCharType="separate"/>
            </w:r>
            <w:r>
              <w:rPr>
                <w:noProof/>
                <w:webHidden/>
              </w:rPr>
              <w:t>31</w:t>
            </w:r>
            <w:r>
              <w:rPr>
                <w:noProof/>
                <w:webHidden/>
              </w:rPr>
              <w:fldChar w:fldCharType="end"/>
            </w:r>
          </w:hyperlink>
        </w:p>
        <w:p w14:paraId="79FAE823" w14:textId="71BA50E6" w:rsidR="00574D94" w:rsidRDefault="00574D94">
          <w:pPr>
            <w:pStyle w:val="TOC3"/>
            <w:tabs>
              <w:tab w:val="left" w:pos="1200"/>
              <w:tab w:val="right" w:leader="dot" w:pos="9350"/>
            </w:tabs>
            <w:rPr>
              <w:rFonts w:cstheme="minorBidi"/>
              <w:noProof/>
              <w:sz w:val="24"/>
              <w:lang w:val="en-CA" w:bidi="ar-SA"/>
            </w:rPr>
          </w:pPr>
          <w:hyperlink w:anchor="_Toc21701975" w:history="1">
            <w:r w:rsidRPr="0096437E">
              <w:rPr>
                <w:rStyle w:val="Hyperlink"/>
                <w:noProof/>
                <w:lang w:val="en-CA"/>
              </w:rPr>
              <w:t>6.1.1</w:t>
            </w:r>
            <w:r>
              <w:rPr>
                <w:rFonts w:cstheme="minorBidi"/>
                <w:noProof/>
                <w:sz w:val="24"/>
                <w:lang w:val="en-CA" w:bidi="ar-SA"/>
              </w:rPr>
              <w:tab/>
            </w:r>
            <w:r w:rsidRPr="0096437E">
              <w:rPr>
                <w:rStyle w:val="Hyperlink"/>
                <w:noProof/>
                <w:lang w:val="en-CA"/>
              </w:rPr>
              <w:t>The Ontology</w:t>
            </w:r>
            <w:r>
              <w:rPr>
                <w:noProof/>
                <w:webHidden/>
              </w:rPr>
              <w:tab/>
            </w:r>
            <w:r>
              <w:rPr>
                <w:noProof/>
                <w:webHidden/>
              </w:rPr>
              <w:fldChar w:fldCharType="begin"/>
            </w:r>
            <w:r>
              <w:rPr>
                <w:noProof/>
                <w:webHidden/>
              </w:rPr>
              <w:instrText xml:space="preserve"> PAGEREF _Toc21701975 \h </w:instrText>
            </w:r>
            <w:r>
              <w:rPr>
                <w:noProof/>
                <w:webHidden/>
              </w:rPr>
            </w:r>
            <w:r>
              <w:rPr>
                <w:noProof/>
                <w:webHidden/>
              </w:rPr>
              <w:fldChar w:fldCharType="separate"/>
            </w:r>
            <w:r>
              <w:rPr>
                <w:noProof/>
                <w:webHidden/>
              </w:rPr>
              <w:t>32</w:t>
            </w:r>
            <w:r>
              <w:rPr>
                <w:noProof/>
                <w:webHidden/>
              </w:rPr>
              <w:fldChar w:fldCharType="end"/>
            </w:r>
          </w:hyperlink>
        </w:p>
        <w:p w14:paraId="29A87B15" w14:textId="3D4299BA" w:rsidR="00574D94" w:rsidRDefault="00574D94">
          <w:pPr>
            <w:pStyle w:val="TOC3"/>
            <w:tabs>
              <w:tab w:val="left" w:pos="1200"/>
              <w:tab w:val="right" w:leader="dot" w:pos="9350"/>
            </w:tabs>
            <w:rPr>
              <w:rFonts w:cstheme="minorBidi"/>
              <w:noProof/>
              <w:sz w:val="24"/>
              <w:lang w:val="en-CA" w:bidi="ar-SA"/>
            </w:rPr>
          </w:pPr>
          <w:hyperlink w:anchor="_Toc21701976" w:history="1">
            <w:r w:rsidRPr="0096437E">
              <w:rPr>
                <w:rStyle w:val="Hyperlink"/>
                <w:noProof/>
                <w:lang w:val="en-CA"/>
              </w:rPr>
              <w:t>6.1.2</w:t>
            </w:r>
            <w:r>
              <w:rPr>
                <w:rFonts w:cstheme="minorBidi"/>
                <w:noProof/>
                <w:sz w:val="24"/>
                <w:lang w:val="en-CA" w:bidi="ar-SA"/>
              </w:rPr>
              <w:tab/>
            </w:r>
            <w:r w:rsidRPr="0096437E">
              <w:rPr>
                <w:rStyle w:val="Hyperlink"/>
                <w:noProof/>
                <w:lang w:val="en-CA"/>
              </w:rPr>
              <w:t>An Example</w:t>
            </w:r>
            <w:r>
              <w:rPr>
                <w:noProof/>
                <w:webHidden/>
              </w:rPr>
              <w:tab/>
            </w:r>
            <w:r>
              <w:rPr>
                <w:noProof/>
                <w:webHidden/>
              </w:rPr>
              <w:fldChar w:fldCharType="begin"/>
            </w:r>
            <w:r>
              <w:rPr>
                <w:noProof/>
                <w:webHidden/>
              </w:rPr>
              <w:instrText xml:space="preserve"> PAGEREF _Toc21701976 \h </w:instrText>
            </w:r>
            <w:r>
              <w:rPr>
                <w:noProof/>
                <w:webHidden/>
              </w:rPr>
            </w:r>
            <w:r>
              <w:rPr>
                <w:noProof/>
                <w:webHidden/>
              </w:rPr>
              <w:fldChar w:fldCharType="separate"/>
            </w:r>
            <w:r>
              <w:rPr>
                <w:noProof/>
                <w:webHidden/>
              </w:rPr>
              <w:t>33</w:t>
            </w:r>
            <w:r>
              <w:rPr>
                <w:noProof/>
                <w:webHidden/>
              </w:rPr>
              <w:fldChar w:fldCharType="end"/>
            </w:r>
          </w:hyperlink>
        </w:p>
        <w:p w14:paraId="3F868B8D" w14:textId="45E7E1F9" w:rsidR="00574D94" w:rsidRDefault="00574D94">
          <w:pPr>
            <w:pStyle w:val="TOC3"/>
            <w:tabs>
              <w:tab w:val="left" w:pos="1200"/>
              <w:tab w:val="right" w:leader="dot" w:pos="9350"/>
            </w:tabs>
            <w:rPr>
              <w:rFonts w:cstheme="minorBidi"/>
              <w:noProof/>
              <w:sz w:val="24"/>
              <w:lang w:val="en-CA" w:bidi="ar-SA"/>
            </w:rPr>
          </w:pPr>
          <w:hyperlink w:anchor="_Toc21701977" w:history="1">
            <w:r w:rsidRPr="0096437E">
              <w:rPr>
                <w:rStyle w:val="Hyperlink"/>
                <w:noProof/>
              </w:rPr>
              <w:t>6.1.3</w:t>
            </w:r>
            <w:r>
              <w:rPr>
                <w:rFonts w:cstheme="minorBidi"/>
                <w:noProof/>
                <w:sz w:val="24"/>
                <w:lang w:val="en-CA" w:bidi="ar-SA"/>
              </w:rPr>
              <w:tab/>
            </w:r>
            <w:r w:rsidRPr="0096437E">
              <w:rPr>
                <w:rStyle w:val="Hyperlink"/>
                <w:noProof/>
              </w:rPr>
              <w:t>Mereology Ontology</w:t>
            </w:r>
            <w:r>
              <w:rPr>
                <w:noProof/>
                <w:webHidden/>
              </w:rPr>
              <w:tab/>
            </w:r>
            <w:r>
              <w:rPr>
                <w:noProof/>
                <w:webHidden/>
              </w:rPr>
              <w:fldChar w:fldCharType="begin"/>
            </w:r>
            <w:r>
              <w:rPr>
                <w:noProof/>
                <w:webHidden/>
              </w:rPr>
              <w:instrText xml:space="preserve"> PAGEREF _Toc21701977 \h </w:instrText>
            </w:r>
            <w:r>
              <w:rPr>
                <w:noProof/>
                <w:webHidden/>
              </w:rPr>
            </w:r>
            <w:r>
              <w:rPr>
                <w:noProof/>
                <w:webHidden/>
              </w:rPr>
              <w:fldChar w:fldCharType="separate"/>
            </w:r>
            <w:r>
              <w:rPr>
                <w:noProof/>
                <w:webHidden/>
              </w:rPr>
              <w:t>34</w:t>
            </w:r>
            <w:r>
              <w:rPr>
                <w:noProof/>
                <w:webHidden/>
              </w:rPr>
              <w:fldChar w:fldCharType="end"/>
            </w:r>
          </w:hyperlink>
        </w:p>
        <w:p w14:paraId="27A47F89" w14:textId="551FE4C4" w:rsidR="00574D94" w:rsidRDefault="00574D94">
          <w:pPr>
            <w:pStyle w:val="TOC3"/>
            <w:tabs>
              <w:tab w:val="left" w:pos="1200"/>
              <w:tab w:val="right" w:leader="dot" w:pos="9350"/>
            </w:tabs>
            <w:rPr>
              <w:rFonts w:cstheme="minorBidi"/>
              <w:noProof/>
              <w:sz w:val="24"/>
              <w:lang w:val="en-CA" w:bidi="ar-SA"/>
            </w:rPr>
          </w:pPr>
          <w:hyperlink w:anchor="_Toc21701978" w:history="1">
            <w:r w:rsidRPr="0096437E">
              <w:rPr>
                <w:rStyle w:val="Hyperlink"/>
                <w:noProof/>
              </w:rPr>
              <w:t>6.1.4</w:t>
            </w:r>
            <w:r>
              <w:rPr>
                <w:rFonts w:cstheme="minorBidi"/>
                <w:noProof/>
                <w:sz w:val="24"/>
                <w:lang w:val="en-CA" w:bidi="ar-SA"/>
              </w:rPr>
              <w:tab/>
            </w:r>
            <w:r w:rsidRPr="0096437E">
              <w:rPr>
                <w:rStyle w:val="Hyperlink"/>
                <w:noProof/>
              </w:rPr>
              <w:t>Ontology of Units of Measure</w:t>
            </w:r>
            <w:r>
              <w:rPr>
                <w:noProof/>
                <w:webHidden/>
              </w:rPr>
              <w:tab/>
            </w:r>
            <w:r>
              <w:rPr>
                <w:noProof/>
                <w:webHidden/>
              </w:rPr>
              <w:fldChar w:fldCharType="begin"/>
            </w:r>
            <w:r>
              <w:rPr>
                <w:noProof/>
                <w:webHidden/>
              </w:rPr>
              <w:instrText xml:space="preserve"> PAGEREF _Toc21701978 \h </w:instrText>
            </w:r>
            <w:r>
              <w:rPr>
                <w:noProof/>
                <w:webHidden/>
              </w:rPr>
            </w:r>
            <w:r>
              <w:rPr>
                <w:noProof/>
                <w:webHidden/>
              </w:rPr>
              <w:fldChar w:fldCharType="separate"/>
            </w:r>
            <w:r>
              <w:rPr>
                <w:noProof/>
                <w:webHidden/>
              </w:rPr>
              <w:t>37</w:t>
            </w:r>
            <w:r>
              <w:rPr>
                <w:noProof/>
                <w:webHidden/>
              </w:rPr>
              <w:fldChar w:fldCharType="end"/>
            </w:r>
          </w:hyperlink>
        </w:p>
        <w:p w14:paraId="6CBD600B" w14:textId="12D631D0" w:rsidR="00574D94" w:rsidRDefault="00574D94">
          <w:pPr>
            <w:pStyle w:val="TOC3"/>
            <w:tabs>
              <w:tab w:val="left" w:pos="1200"/>
              <w:tab w:val="right" w:leader="dot" w:pos="9350"/>
            </w:tabs>
            <w:rPr>
              <w:rFonts w:cstheme="minorBidi"/>
              <w:noProof/>
              <w:sz w:val="24"/>
              <w:lang w:val="en-CA" w:bidi="ar-SA"/>
            </w:rPr>
          </w:pPr>
          <w:hyperlink w:anchor="_Toc21701979" w:history="1">
            <w:r w:rsidRPr="0096437E">
              <w:rPr>
                <w:rStyle w:val="Hyperlink"/>
                <w:noProof/>
              </w:rPr>
              <w:t>6.1.5</w:t>
            </w:r>
            <w:r>
              <w:rPr>
                <w:rFonts w:cstheme="minorBidi"/>
                <w:noProof/>
                <w:sz w:val="24"/>
                <w:lang w:val="en-CA" w:bidi="ar-SA"/>
              </w:rPr>
              <w:tab/>
            </w:r>
            <w:r w:rsidRPr="0096437E">
              <w:rPr>
                <w:rStyle w:val="Hyperlink"/>
                <w:noProof/>
              </w:rPr>
              <w:t>Observations Ontology</w:t>
            </w:r>
            <w:r>
              <w:rPr>
                <w:noProof/>
                <w:webHidden/>
              </w:rPr>
              <w:tab/>
            </w:r>
            <w:r>
              <w:rPr>
                <w:noProof/>
                <w:webHidden/>
              </w:rPr>
              <w:fldChar w:fldCharType="begin"/>
            </w:r>
            <w:r>
              <w:rPr>
                <w:noProof/>
                <w:webHidden/>
              </w:rPr>
              <w:instrText xml:space="preserve"> PAGEREF _Toc21701979 \h </w:instrText>
            </w:r>
            <w:r>
              <w:rPr>
                <w:noProof/>
                <w:webHidden/>
              </w:rPr>
            </w:r>
            <w:r>
              <w:rPr>
                <w:noProof/>
                <w:webHidden/>
              </w:rPr>
              <w:fldChar w:fldCharType="separate"/>
            </w:r>
            <w:r>
              <w:rPr>
                <w:noProof/>
                <w:webHidden/>
              </w:rPr>
              <w:t>42</w:t>
            </w:r>
            <w:r>
              <w:rPr>
                <w:noProof/>
                <w:webHidden/>
              </w:rPr>
              <w:fldChar w:fldCharType="end"/>
            </w:r>
          </w:hyperlink>
        </w:p>
        <w:p w14:paraId="381A6575" w14:textId="31965784" w:rsidR="00574D94" w:rsidRDefault="00574D94">
          <w:pPr>
            <w:pStyle w:val="TOC2"/>
            <w:tabs>
              <w:tab w:val="left" w:pos="720"/>
              <w:tab w:val="right" w:leader="dot" w:pos="9350"/>
            </w:tabs>
            <w:rPr>
              <w:rFonts w:cstheme="minorBidi"/>
              <w:noProof/>
              <w:sz w:val="24"/>
              <w:lang w:val="en-CA" w:bidi="ar-SA"/>
            </w:rPr>
          </w:pPr>
          <w:hyperlink w:anchor="_Toc21701980" w:history="1">
            <w:r w:rsidRPr="0096437E">
              <w:rPr>
                <w:rStyle w:val="Hyperlink"/>
                <w:rFonts w:ascii="Times New Roman" w:hAnsi="Times New Roman"/>
                <w:noProof/>
                <w:snapToGrid w:val="0"/>
                <w:w w:val="0"/>
              </w:rPr>
              <w:t>6.2</w:t>
            </w:r>
            <w:r>
              <w:rPr>
                <w:rFonts w:cstheme="minorBidi"/>
                <w:noProof/>
                <w:sz w:val="24"/>
                <w:lang w:val="en-CA" w:bidi="ar-SA"/>
              </w:rPr>
              <w:tab/>
            </w:r>
            <w:r w:rsidRPr="0096437E">
              <w:rPr>
                <w:rStyle w:val="Hyperlink"/>
                <w:noProof/>
              </w:rPr>
              <w:t>Contact Ontology</w:t>
            </w:r>
            <w:r>
              <w:rPr>
                <w:noProof/>
                <w:webHidden/>
              </w:rPr>
              <w:tab/>
            </w:r>
            <w:r>
              <w:rPr>
                <w:noProof/>
                <w:webHidden/>
              </w:rPr>
              <w:fldChar w:fldCharType="begin"/>
            </w:r>
            <w:r>
              <w:rPr>
                <w:noProof/>
                <w:webHidden/>
              </w:rPr>
              <w:instrText xml:space="preserve"> PAGEREF _Toc21701980 \h </w:instrText>
            </w:r>
            <w:r>
              <w:rPr>
                <w:noProof/>
                <w:webHidden/>
              </w:rPr>
            </w:r>
            <w:r>
              <w:rPr>
                <w:noProof/>
                <w:webHidden/>
              </w:rPr>
              <w:fldChar w:fldCharType="separate"/>
            </w:r>
            <w:r>
              <w:rPr>
                <w:noProof/>
                <w:webHidden/>
              </w:rPr>
              <w:t>45</w:t>
            </w:r>
            <w:r>
              <w:rPr>
                <w:noProof/>
                <w:webHidden/>
              </w:rPr>
              <w:fldChar w:fldCharType="end"/>
            </w:r>
          </w:hyperlink>
        </w:p>
        <w:p w14:paraId="67B2FCDD" w14:textId="2E11A19F" w:rsidR="00574D94" w:rsidRDefault="00574D94">
          <w:pPr>
            <w:pStyle w:val="TOC2"/>
            <w:tabs>
              <w:tab w:val="left" w:pos="720"/>
              <w:tab w:val="right" w:leader="dot" w:pos="9350"/>
            </w:tabs>
            <w:rPr>
              <w:rFonts w:cstheme="minorBidi"/>
              <w:noProof/>
              <w:sz w:val="24"/>
              <w:lang w:val="en-CA" w:bidi="ar-SA"/>
            </w:rPr>
          </w:pPr>
          <w:hyperlink w:anchor="_Toc21701981" w:history="1">
            <w:r w:rsidRPr="0096437E">
              <w:rPr>
                <w:rStyle w:val="Hyperlink"/>
                <w:rFonts w:ascii="Times New Roman" w:hAnsi="Times New Roman"/>
                <w:noProof/>
                <w:snapToGrid w:val="0"/>
                <w:w w:val="0"/>
              </w:rPr>
              <w:t>6.3</w:t>
            </w:r>
            <w:r>
              <w:rPr>
                <w:rFonts w:cstheme="minorBidi"/>
                <w:noProof/>
                <w:sz w:val="24"/>
                <w:lang w:val="en-CA" w:bidi="ar-SA"/>
              </w:rPr>
              <w:tab/>
            </w:r>
            <w:r w:rsidRPr="0096437E">
              <w:rPr>
                <w:rStyle w:val="Hyperlink"/>
                <w:noProof/>
              </w:rPr>
              <w:t>Person Ontology</w:t>
            </w:r>
            <w:r>
              <w:rPr>
                <w:noProof/>
                <w:webHidden/>
              </w:rPr>
              <w:tab/>
            </w:r>
            <w:r>
              <w:rPr>
                <w:noProof/>
                <w:webHidden/>
              </w:rPr>
              <w:fldChar w:fldCharType="begin"/>
            </w:r>
            <w:r>
              <w:rPr>
                <w:noProof/>
                <w:webHidden/>
              </w:rPr>
              <w:instrText xml:space="preserve"> PAGEREF _Toc21701981 \h </w:instrText>
            </w:r>
            <w:r>
              <w:rPr>
                <w:noProof/>
                <w:webHidden/>
              </w:rPr>
            </w:r>
            <w:r>
              <w:rPr>
                <w:noProof/>
                <w:webHidden/>
              </w:rPr>
              <w:fldChar w:fldCharType="separate"/>
            </w:r>
            <w:r>
              <w:rPr>
                <w:noProof/>
                <w:webHidden/>
              </w:rPr>
              <w:t>46</w:t>
            </w:r>
            <w:r>
              <w:rPr>
                <w:noProof/>
                <w:webHidden/>
              </w:rPr>
              <w:fldChar w:fldCharType="end"/>
            </w:r>
          </w:hyperlink>
        </w:p>
        <w:p w14:paraId="589B8F70" w14:textId="28C578D3" w:rsidR="00574D94" w:rsidRDefault="00574D94">
          <w:pPr>
            <w:pStyle w:val="TOC2"/>
            <w:tabs>
              <w:tab w:val="left" w:pos="720"/>
              <w:tab w:val="right" w:leader="dot" w:pos="9350"/>
            </w:tabs>
            <w:rPr>
              <w:rFonts w:cstheme="minorBidi"/>
              <w:noProof/>
              <w:sz w:val="24"/>
              <w:lang w:val="en-CA" w:bidi="ar-SA"/>
            </w:rPr>
          </w:pPr>
          <w:hyperlink w:anchor="_Toc21701982" w:history="1">
            <w:r w:rsidRPr="0096437E">
              <w:rPr>
                <w:rStyle w:val="Hyperlink"/>
                <w:rFonts w:ascii="Times New Roman" w:hAnsi="Times New Roman"/>
                <w:noProof/>
                <w:snapToGrid w:val="0"/>
                <w:w w:val="0"/>
              </w:rPr>
              <w:t>6.4</w:t>
            </w:r>
            <w:r>
              <w:rPr>
                <w:rFonts w:cstheme="minorBidi"/>
                <w:noProof/>
                <w:sz w:val="24"/>
                <w:lang w:val="en-CA" w:bidi="ar-SA"/>
              </w:rPr>
              <w:tab/>
            </w:r>
            <w:r w:rsidRPr="0096437E">
              <w:rPr>
                <w:rStyle w:val="Hyperlink"/>
                <w:noProof/>
              </w:rPr>
              <w:t>Household Ontology</w:t>
            </w:r>
            <w:r>
              <w:rPr>
                <w:noProof/>
                <w:webHidden/>
              </w:rPr>
              <w:tab/>
            </w:r>
            <w:r>
              <w:rPr>
                <w:noProof/>
                <w:webHidden/>
              </w:rPr>
              <w:fldChar w:fldCharType="begin"/>
            </w:r>
            <w:r>
              <w:rPr>
                <w:noProof/>
                <w:webHidden/>
              </w:rPr>
              <w:instrText xml:space="preserve"> PAGEREF _Toc21701982 \h </w:instrText>
            </w:r>
            <w:r>
              <w:rPr>
                <w:noProof/>
                <w:webHidden/>
              </w:rPr>
            </w:r>
            <w:r>
              <w:rPr>
                <w:noProof/>
                <w:webHidden/>
              </w:rPr>
              <w:fldChar w:fldCharType="separate"/>
            </w:r>
            <w:r>
              <w:rPr>
                <w:noProof/>
                <w:webHidden/>
              </w:rPr>
              <w:t>47</w:t>
            </w:r>
            <w:r>
              <w:rPr>
                <w:noProof/>
                <w:webHidden/>
              </w:rPr>
              <w:fldChar w:fldCharType="end"/>
            </w:r>
          </w:hyperlink>
        </w:p>
        <w:p w14:paraId="62DA9DC4" w14:textId="117A260F" w:rsidR="00574D94" w:rsidRDefault="00574D94">
          <w:pPr>
            <w:pStyle w:val="TOC2"/>
            <w:tabs>
              <w:tab w:val="left" w:pos="720"/>
              <w:tab w:val="right" w:leader="dot" w:pos="9350"/>
            </w:tabs>
            <w:rPr>
              <w:rFonts w:cstheme="minorBidi"/>
              <w:noProof/>
              <w:sz w:val="24"/>
              <w:lang w:val="en-CA" w:bidi="ar-SA"/>
            </w:rPr>
          </w:pPr>
          <w:hyperlink w:anchor="_Toc21701983" w:history="1">
            <w:r w:rsidRPr="0096437E">
              <w:rPr>
                <w:rStyle w:val="Hyperlink"/>
                <w:rFonts w:ascii="Times New Roman" w:hAnsi="Times New Roman"/>
                <w:noProof/>
                <w:snapToGrid w:val="0"/>
                <w:w w:val="0"/>
              </w:rPr>
              <w:t>6.5</w:t>
            </w:r>
            <w:r>
              <w:rPr>
                <w:rFonts w:cstheme="minorBidi"/>
                <w:noProof/>
                <w:sz w:val="24"/>
                <w:lang w:val="en-CA" w:bidi="ar-SA"/>
              </w:rPr>
              <w:tab/>
            </w:r>
            <w:r w:rsidRPr="0096437E">
              <w:rPr>
                <w:rStyle w:val="Hyperlink"/>
                <w:noProof/>
              </w:rPr>
              <w:t>Organization Ontology</w:t>
            </w:r>
            <w:r>
              <w:rPr>
                <w:noProof/>
                <w:webHidden/>
              </w:rPr>
              <w:tab/>
            </w:r>
            <w:r>
              <w:rPr>
                <w:noProof/>
                <w:webHidden/>
              </w:rPr>
              <w:fldChar w:fldCharType="begin"/>
            </w:r>
            <w:r>
              <w:rPr>
                <w:noProof/>
                <w:webHidden/>
              </w:rPr>
              <w:instrText xml:space="preserve"> PAGEREF _Toc21701983 \h </w:instrText>
            </w:r>
            <w:r>
              <w:rPr>
                <w:noProof/>
                <w:webHidden/>
              </w:rPr>
            </w:r>
            <w:r>
              <w:rPr>
                <w:noProof/>
                <w:webHidden/>
              </w:rPr>
              <w:fldChar w:fldCharType="separate"/>
            </w:r>
            <w:r>
              <w:rPr>
                <w:noProof/>
                <w:webHidden/>
              </w:rPr>
              <w:t>49</w:t>
            </w:r>
            <w:r>
              <w:rPr>
                <w:noProof/>
                <w:webHidden/>
              </w:rPr>
              <w:fldChar w:fldCharType="end"/>
            </w:r>
          </w:hyperlink>
        </w:p>
        <w:p w14:paraId="77E35F7C" w14:textId="52D35912" w:rsidR="00574D94" w:rsidRDefault="00574D94">
          <w:pPr>
            <w:pStyle w:val="TOC2"/>
            <w:tabs>
              <w:tab w:val="left" w:pos="720"/>
              <w:tab w:val="right" w:leader="dot" w:pos="9350"/>
            </w:tabs>
            <w:rPr>
              <w:rFonts w:cstheme="minorBidi"/>
              <w:noProof/>
              <w:sz w:val="24"/>
              <w:lang w:val="en-CA" w:bidi="ar-SA"/>
            </w:rPr>
          </w:pPr>
          <w:hyperlink w:anchor="_Toc21701984" w:history="1">
            <w:r w:rsidRPr="0096437E">
              <w:rPr>
                <w:rStyle w:val="Hyperlink"/>
                <w:rFonts w:ascii="Times New Roman" w:hAnsi="Times New Roman"/>
                <w:noProof/>
                <w:snapToGrid w:val="0"/>
                <w:w w:val="0"/>
              </w:rPr>
              <w:t>6.6</w:t>
            </w:r>
            <w:r>
              <w:rPr>
                <w:rFonts w:cstheme="minorBidi"/>
                <w:noProof/>
                <w:sz w:val="24"/>
                <w:lang w:val="en-CA" w:bidi="ar-SA"/>
              </w:rPr>
              <w:tab/>
            </w:r>
            <w:r w:rsidRPr="0096437E">
              <w:rPr>
                <w:rStyle w:val="Hyperlink"/>
                <w:noProof/>
              </w:rPr>
              <w:t>Building Ontology</w:t>
            </w:r>
            <w:r>
              <w:rPr>
                <w:noProof/>
                <w:webHidden/>
              </w:rPr>
              <w:tab/>
            </w:r>
            <w:r>
              <w:rPr>
                <w:noProof/>
                <w:webHidden/>
              </w:rPr>
              <w:fldChar w:fldCharType="begin"/>
            </w:r>
            <w:r>
              <w:rPr>
                <w:noProof/>
                <w:webHidden/>
              </w:rPr>
              <w:instrText xml:space="preserve"> PAGEREF _Toc21701984 \h </w:instrText>
            </w:r>
            <w:r>
              <w:rPr>
                <w:noProof/>
                <w:webHidden/>
              </w:rPr>
            </w:r>
            <w:r>
              <w:rPr>
                <w:noProof/>
                <w:webHidden/>
              </w:rPr>
              <w:fldChar w:fldCharType="separate"/>
            </w:r>
            <w:r>
              <w:rPr>
                <w:noProof/>
                <w:webHidden/>
              </w:rPr>
              <w:t>53</w:t>
            </w:r>
            <w:r>
              <w:rPr>
                <w:noProof/>
                <w:webHidden/>
              </w:rPr>
              <w:fldChar w:fldCharType="end"/>
            </w:r>
          </w:hyperlink>
        </w:p>
        <w:p w14:paraId="68D31ED7" w14:textId="2EB58A7D" w:rsidR="00574D94" w:rsidRDefault="00574D94">
          <w:pPr>
            <w:pStyle w:val="TOC2"/>
            <w:tabs>
              <w:tab w:val="left" w:pos="720"/>
              <w:tab w:val="right" w:leader="dot" w:pos="9350"/>
            </w:tabs>
            <w:rPr>
              <w:rFonts w:cstheme="minorBidi"/>
              <w:noProof/>
              <w:sz w:val="24"/>
              <w:lang w:val="en-CA" w:bidi="ar-SA"/>
            </w:rPr>
          </w:pPr>
          <w:hyperlink w:anchor="_Toc21701985" w:history="1">
            <w:r w:rsidRPr="0096437E">
              <w:rPr>
                <w:rStyle w:val="Hyperlink"/>
                <w:rFonts w:ascii="Times New Roman" w:hAnsi="Times New Roman"/>
                <w:noProof/>
                <w:snapToGrid w:val="0"/>
                <w:w w:val="0"/>
              </w:rPr>
              <w:t>6.7</w:t>
            </w:r>
            <w:r>
              <w:rPr>
                <w:rFonts w:cstheme="minorBidi"/>
                <w:noProof/>
                <w:sz w:val="24"/>
                <w:lang w:val="en-CA" w:bidi="ar-SA"/>
              </w:rPr>
              <w:tab/>
            </w:r>
            <w:r w:rsidRPr="0096437E">
              <w:rPr>
                <w:rStyle w:val="Hyperlink"/>
                <w:noProof/>
              </w:rPr>
              <w:t>Vehicle Ontology</w:t>
            </w:r>
            <w:r>
              <w:rPr>
                <w:noProof/>
                <w:webHidden/>
              </w:rPr>
              <w:tab/>
            </w:r>
            <w:r>
              <w:rPr>
                <w:noProof/>
                <w:webHidden/>
              </w:rPr>
              <w:fldChar w:fldCharType="begin"/>
            </w:r>
            <w:r>
              <w:rPr>
                <w:noProof/>
                <w:webHidden/>
              </w:rPr>
              <w:instrText xml:space="preserve"> PAGEREF _Toc21701985 \h </w:instrText>
            </w:r>
            <w:r>
              <w:rPr>
                <w:noProof/>
                <w:webHidden/>
              </w:rPr>
            </w:r>
            <w:r>
              <w:rPr>
                <w:noProof/>
                <w:webHidden/>
              </w:rPr>
              <w:fldChar w:fldCharType="separate"/>
            </w:r>
            <w:r>
              <w:rPr>
                <w:noProof/>
                <w:webHidden/>
              </w:rPr>
              <w:t>55</w:t>
            </w:r>
            <w:r>
              <w:rPr>
                <w:noProof/>
                <w:webHidden/>
              </w:rPr>
              <w:fldChar w:fldCharType="end"/>
            </w:r>
          </w:hyperlink>
        </w:p>
        <w:p w14:paraId="0653159F" w14:textId="5858A58A" w:rsidR="00574D94" w:rsidRDefault="00574D94">
          <w:pPr>
            <w:pStyle w:val="TOC2"/>
            <w:tabs>
              <w:tab w:val="left" w:pos="720"/>
              <w:tab w:val="right" w:leader="dot" w:pos="9350"/>
            </w:tabs>
            <w:rPr>
              <w:rFonts w:cstheme="minorBidi"/>
              <w:noProof/>
              <w:sz w:val="24"/>
              <w:lang w:val="en-CA" w:bidi="ar-SA"/>
            </w:rPr>
          </w:pPr>
          <w:hyperlink w:anchor="_Toc21701986" w:history="1">
            <w:r w:rsidRPr="0096437E">
              <w:rPr>
                <w:rStyle w:val="Hyperlink"/>
                <w:rFonts w:ascii="Times New Roman" w:hAnsi="Times New Roman"/>
                <w:noProof/>
                <w:snapToGrid w:val="0"/>
                <w:w w:val="0"/>
              </w:rPr>
              <w:t>6.8</w:t>
            </w:r>
            <w:r>
              <w:rPr>
                <w:rFonts w:cstheme="minorBidi"/>
                <w:noProof/>
                <w:sz w:val="24"/>
                <w:lang w:val="en-CA" w:bidi="ar-SA"/>
              </w:rPr>
              <w:tab/>
            </w:r>
            <w:r w:rsidRPr="0096437E">
              <w:rPr>
                <w:rStyle w:val="Hyperlink"/>
                <w:noProof/>
              </w:rPr>
              <w:t>Transportation System Ontology</w:t>
            </w:r>
            <w:r>
              <w:rPr>
                <w:noProof/>
                <w:webHidden/>
              </w:rPr>
              <w:tab/>
            </w:r>
            <w:r>
              <w:rPr>
                <w:noProof/>
                <w:webHidden/>
              </w:rPr>
              <w:fldChar w:fldCharType="begin"/>
            </w:r>
            <w:r>
              <w:rPr>
                <w:noProof/>
                <w:webHidden/>
              </w:rPr>
              <w:instrText xml:space="preserve"> PAGEREF _Toc21701986 \h </w:instrText>
            </w:r>
            <w:r>
              <w:rPr>
                <w:noProof/>
                <w:webHidden/>
              </w:rPr>
            </w:r>
            <w:r>
              <w:rPr>
                <w:noProof/>
                <w:webHidden/>
              </w:rPr>
              <w:fldChar w:fldCharType="separate"/>
            </w:r>
            <w:r>
              <w:rPr>
                <w:noProof/>
                <w:webHidden/>
              </w:rPr>
              <w:t>57</w:t>
            </w:r>
            <w:r>
              <w:rPr>
                <w:noProof/>
                <w:webHidden/>
              </w:rPr>
              <w:fldChar w:fldCharType="end"/>
            </w:r>
          </w:hyperlink>
        </w:p>
        <w:p w14:paraId="3C711D60" w14:textId="7CE39AF6" w:rsidR="00574D94" w:rsidRDefault="00574D94">
          <w:pPr>
            <w:pStyle w:val="TOC3"/>
            <w:tabs>
              <w:tab w:val="left" w:pos="1200"/>
              <w:tab w:val="right" w:leader="dot" w:pos="9350"/>
            </w:tabs>
            <w:rPr>
              <w:rFonts w:cstheme="minorBidi"/>
              <w:noProof/>
              <w:sz w:val="24"/>
              <w:lang w:val="en-CA" w:bidi="ar-SA"/>
            </w:rPr>
          </w:pPr>
          <w:hyperlink w:anchor="_Toc21701987" w:history="1">
            <w:r w:rsidRPr="0096437E">
              <w:rPr>
                <w:rStyle w:val="Hyperlink"/>
                <w:noProof/>
              </w:rPr>
              <w:t>6.8.1</w:t>
            </w:r>
            <w:r>
              <w:rPr>
                <w:rFonts w:cstheme="minorBidi"/>
                <w:noProof/>
                <w:sz w:val="24"/>
                <w:lang w:val="en-CA" w:bidi="ar-SA"/>
              </w:rPr>
              <w:tab/>
            </w:r>
            <w:r w:rsidRPr="0096437E">
              <w:rPr>
                <w:rStyle w:val="Hyperlink"/>
                <w:noProof/>
              </w:rPr>
              <w:t>Travel Costs</w:t>
            </w:r>
            <w:r>
              <w:rPr>
                <w:noProof/>
                <w:webHidden/>
              </w:rPr>
              <w:tab/>
            </w:r>
            <w:r>
              <w:rPr>
                <w:noProof/>
                <w:webHidden/>
              </w:rPr>
              <w:fldChar w:fldCharType="begin"/>
            </w:r>
            <w:r>
              <w:rPr>
                <w:noProof/>
                <w:webHidden/>
              </w:rPr>
              <w:instrText xml:space="preserve"> PAGEREF _Toc21701987 \h </w:instrText>
            </w:r>
            <w:r>
              <w:rPr>
                <w:noProof/>
                <w:webHidden/>
              </w:rPr>
            </w:r>
            <w:r>
              <w:rPr>
                <w:noProof/>
                <w:webHidden/>
              </w:rPr>
              <w:fldChar w:fldCharType="separate"/>
            </w:r>
            <w:r>
              <w:rPr>
                <w:noProof/>
                <w:webHidden/>
              </w:rPr>
              <w:t>65</w:t>
            </w:r>
            <w:r>
              <w:rPr>
                <w:noProof/>
                <w:webHidden/>
              </w:rPr>
              <w:fldChar w:fldCharType="end"/>
            </w:r>
          </w:hyperlink>
        </w:p>
        <w:p w14:paraId="5A80B095" w14:textId="54E1914C" w:rsidR="00574D94" w:rsidRDefault="00574D94">
          <w:pPr>
            <w:pStyle w:val="TOC2"/>
            <w:tabs>
              <w:tab w:val="left" w:pos="720"/>
              <w:tab w:val="right" w:leader="dot" w:pos="9350"/>
            </w:tabs>
            <w:rPr>
              <w:rFonts w:cstheme="minorBidi"/>
              <w:noProof/>
              <w:sz w:val="24"/>
              <w:lang w:val="en-CA" w:bidi="ar-SA"/>
            </w:rPr>
          </w:pPr>
          <w:hyperlink w:anchor="_Toc21701988" w:history="1">
            <w:r w:rsidRPr="0096437E">
              <w:rPr>
                <w:rStyle w:val="Hyperlink"/>
                <w:rFonts w:ascii="Times New Roman" w:hAnsi="Times New Roman"/>
                <w:noProof/>
                <w:snapToGrid w:val="0"/>
                <w:w w:val="0"/>
              </w:rPr>
              <w:t>6.9</w:t>
            </w:r>
            <w:r>
              <w:rPr>
                <w:rFonts w:cstheme="minorBidi"/>
                <w:noProof/>
                <w:sz w:val="24"/>
                <w:lang w:val="en-CA" w:bidi="ar-SA"/>
              </w:rPr>
              <w:tab/>
            </w:r>
            <w:r w:rsidRPr="0096437E">
              <w:rPr>
                <w:rStyle w:val="Hyperlink"/>
                <w:noProof/>
              </w:rPr>
              <w:t>Parking Ontology</w:t>
            </w:r>
            <w:r>
              <w:rPr>
                <w:noProof/>
                <w:webHidden/>
              </w:rPr>
              <w:tab/>
            </w:r>
            <w:r>
              <w:rPr>
                <w:noProof/>
                <w:webHidden/>
              </w:rPr>
              <w:fldChar w:fldCharType="begin"/>
            </w:r>
            <w:r>
              <w:rPr>
                <w:noProof/>
                <w:webHidden/>
              </w:rPr>
              <w:instrText xml:space="preserve"> PAGEREF _Toc21701988 \h </w:instrText>
            </w:r>
            <w:r>
              <w:rPr>
                <w:noProof/>
                <w:webHidden/>
              </w:rPr>
            </w:r>
            <w:r>
              <w:rPr>
                <w:noProof/>
                <w:webHidden/>
              </w:rPr>
              <w:fldChar w:fldCharType="separate"/>
            </w:r>
            <w:r>
              <w:rPr>
                <w:noProof/>
                <w:webHidden/>
              </w:rPr>
              <w:t>66</w:t>
            </w:r>
            <w:r>
              <w:rPr>
                <w:noProof/>
                <w:webHidden/>
              </w:rPr>
              <w:fldChar w:fldCharType="end"/>
            </w:r>
          </w:hyperlink>
        </w:p>
        <w:p w14:paraId="160333A0" w14:textId="6B865976" w:rsidR="00574D94" w:rsidRDefault="00574D94">
          <w:pPr>
            <w:pStyle w:val="TOC2"/>
            <w:tabs>
              <w:tab w:val="left" w:pos="960"/>
              <w:tab w:val="right" w:leader="dot" w:pos="9350"/>
            </w:tabs>
            <w:rPr>
              <w:rFonts w:cstheme="minorBidi"/>
              <w:noProof/>
              <w:sz w:val="24"/>
              <w:lang w:val="en-CA" w:bidi="ar-SA"/>
            </w:rPr>
          </w:pPr>
          <w:hyperlink w:anchor="_Toc21701989" w:history="1">
            <w:r w:rsidRPr="0096437E">
              <w:rPr>
                <w:rStyle w:val="Hyperlink"/>
                <w:rFonts w:ascii="Times New Roman" w:hAnsi="Times New Roman"/>
                <w:noProof/>
                <w:snapToGrid w:val="0"/>
                <w:w w:val="0"/>
              </w:rPr>
              <w:t>6.10</w:t>
            </w:r>
            <w:r>
              <w:rPr>
                <w:rFonts w:cstheme="minorBidi"/>
                <w:noProof/>
                <w:sz w:val="24"/>
                <w:lang w:val="en-CA" w:bidi="ar-SA"/>
              </w:rPr>
              <w:tab/>
            </w:r>
            <w:r w:rsidRPr="0096437E">
              <w:rPr>
                <w:rStyle w:val="Hyperlink"/>
                <w:noProof/>
              </w:rPr>
              <w:t>Public Transit Ontology</w:t>
            </w:r>
            <w:r>
              <w:rPr>
                <w:noProof/>
                <w:webHidden/>
              </w:rPr>
              <w:tab/>
            </w:r>
            <w:r>
              <w:rPr>
                <w:noProof/>
                <w:webHidden/>
              </w:rPr>
              <w:fldChar w:fldCharType="begin"/>
            </w:r>
            <w:r>
              <w:rPr>
                <w:noProof/>
                <w:webHidden/>
              </w:rPr>
              <w:instrText xml:space="preserve"> PAGEREF _Toc21701989 \h </w:instrText>
            </w:r>
            <w:r>
              <w:rPr>
                <w:noProof/>
                <w:webHidden/>
              </w:rPr>
            </w:r>
            <w:r>
              <w:rPr>
                <w:noProof/>
                <w:webHidden/>
              </w:rPr>
              <w:fldChar w:fldCharType="separate"/>
            </w:r>
            <w:r>
              <w:rPr>
                <w:noProof/>
                <w:webHidden/>
              </w:rPr>
              <w:t>70</w:t>
            </w:r>
            <w:r>
              <w:rPr>
                <w:noProof/>
                <w:webHidden/>
              </w:rPr>
              <w:fldChar w:fldCharType="end"/>
            </w:r>
          </w:hyperlink>
        </w:p>
        <w:p w14:paraId="13E03F65" w14:textId="002BC013" w:rsidR="00574D94" w:rsidRDefault="00574D94">
          <w:pPr>
            <w:pStyle w:val="TOC2"/>
            <w:tabs>
              <w:tab w:val="left" w:pos="960"/>
              <w:tab w:val="right" w:leader="dot" w:pos="9350"/>
            </w:tabs>
            <w:rPr>
              <w:rFonts w:cstheme="minorBidi"/>
              <w:noProof/>
              <w:sz w:val="24"/>
              <w:lang w:val="en-CA" w:bidi="ar-SA"/>
            </w:rPr>
          </w:pPr>
          <w:hyperlink w:anchor="_Toc21701990" w:history="1">
            <w:r w:rsidRPr="0096437E">
              <w:rPr>
                <w:rStyle w:val="Hyperlink"/>
                <w:rFonts w:ascii="Times New Roman" w:hAnsi="Times New Roman"/>
                <w:noProof/>
                <w:snapToGrid w:val="0"/>
                <w:w w:val="0"/>
              </w:rPr>
              <w:t>6.11</w:t>
            </w:r>
            <w:r>
              <w:rPr>
                <w:rFonts w:cstheme="minorBidi"/>
                <w:noProof/>
                <w:sz w:val="24"/>
                <w:lang w:val="en-CA" w:bidi="ar-SA"/>
              </w:rPr>
              <w:tab/>
            </w:r>
            <w:r w:rsidRPr="0096437E">
              <w:rPr>
                <w:rStyle w:val="Hyperlink"/>
                <w:noProof/>
              </w:rPr>
              <w:t>Land Use Ontology</w:t>
            </w:r>
            <w:r>
              <w:rPr>
                <w:noProof/>
                <w:webHidden/>
              </w:rPr>
              <w:tab/>
            </w:r>
            <w:r>
              <w:rPr>
                <w:noProof/>
                <w:webHidden/>
              </w:rPr>
              <w:fldChar w:fldCharType="begin"/>
            </w:r>
            <w:r>
              <w:rPr>
                <w:noProof/>
                <w:webHidden/>
              </w:rPr>
              <w:instrText xml:space="preserve"> PAGEREF _Toc21701990 \h </w:instrText>
            </w:r>
            <w:r>
              <w:rPr>
                <w:noProof/>
                <w:webHidden/>
              </w:rPr>
            </w:r>
            <w:r>
              <w:rPr>
                <w:noProof/>
                <w:webHidden/>
              </w:rPr>
              <w:fldChar w:fldCharType="separate"/>
            </w:r>
            <w:r>
              <w:rPr>
                <w:noProof/>
                <w:webHidden/>
              </w:rPr>
              <w:t>74</w:t>
            </w:r>
            <w:r>
              <w:rPr>
                <w:noProof/>
                <w:webHidden/>
              </w:rPr>
              <w:fldChar w:fldCharType="end"/>
            </w:r>
          </w:hyperlink>
        </w:p>
        <w:p w14:paraId="1CECB6FF" w14:textId="0CB9B75C" w:rsidR="00574D94" w:rsidRDefault="00574D94">
          <w:pPr>
            <w:pStyle w:val="TOC2"/>
            <w:tabs>
              <w:tab w:val="left" w:pos="960"/>
              <w:tab w:val="right" w:leader="dot" w:pos="9350"/>
            </w:tabs>
            <w:rPr>
              <w:rFonts w:cstheme="minorBidi"/>
              <w:noProof/>
              <w:sz w:val="24"/>
              <w:lang w:val="en-CA" w:bidi="ar-SA"/>
            </w:rPr>
          </w:pPr>
          <w:hyperlink w:anchor="_Toc21701991" w:history="1">
            <w:r w:rsidRPr="0096437E">
              <w:rPr>
                <w:rStyle w:val="Hyperlink"/>
                <w:rFonts w:ascii="Times New Roman" w:hAnsi="Times New Roman"/>
                <w:noProof/>
                <w:snapToGrid w:val="0"/>
                <w:w w:val="0"/>
              </w:rPr>
              <w:t>6.12</w:t>
            </w:r>
            <w:r>
              <w:rPr>
                <w:rFonts w:cstheme="minorBidi"/>
                <w:noProof/>
                <w:sz w:val="24"/>
                <w:lang w:val="en-CA" w:bidi="ar-SA"/>
              </w:rPr>
              <w:tab/>
            </w:r>
            <w:r w:rsidRPr="0096437E">
              <w:rPr>
                <w:rStyle w:val="Hyperlink"/>
                <w:noProof/>
              </w:rPr>
              <w:t>Trip Ontology</w:t>
            </w:r>
            <w:r>
              <w:rPr>
                <w:noProof/>
                <w:webHidden/>
              </w:rPr>
              <w:tab/>
            </w:r>
            <w:r>
              <w:rPr>
                <w:noProof/>
                <w:webHidden/>
              </w:rPr>
              <w:fldChar w:fldCharType="begin"/>
            </w:r>
            <w:r>
              <w:rPr>
                <w:noProof/>
                <w:webHidden/>
              </w:rPr>
              <w:instrText xml:space="preserve"> PAGEREF _Toc21701991 \h </w:instrText>
            </w:r>
            <w:r>
              <w:rPr>
                <w:noProof/>
                <w:webHidden/>
              </w:rPr>
            </w:r>
            <w:r>
              <w:rPr>
                <w:noProof/>
                <w:webHidden/>
              </w:rPr>
              <w:fldChar w:fldCharType="separate"/>
            </w:r>
            <w:r>
              <w:rPr>
                <w:noProof/>
                <w:webHidden/>
              </w:rPr>
              <w:t>78</w:t>
            </w:r>
            <w:r>
              <w:rPr>
                <w:noProof/>
                <w:webHidden/>
              </w:rPr>
              <w:fldChar w:fldCharType="end"/>
            </w:r>
          </w:hyperlink>
        </w:p>
        <w:p w14:paraId="40351C0B" w14:textId="6203AE20" w:rsidR="00574D94" w:rsidRDefault="00574D94">
          <w:pPr>
            <w:pStyle w:val="TOC3"/>
            <w:tabs>
              <w:tab w:val="left" w:pos="1200"/>
              <w:tab w:val="right" w:leader="dot" w:pos="9350"/>
            </w:tabs>
            <w:rPr>
              <w:rFonts w:cstheme="minorBidi"/>
              <w:noProof/>
              <w:sz w:val="24"/>
              <w:lang w:val="en-CA" w:bidi="ar-SA"/>
            </w:rPr>
          </w:pPr>
          <w:hyperlink w:anchor="_Toc21701992" w:history="1">
            <w:r w:rsidRPr="0096437E">
              <w:rPr>
                <w:rStyle w:val="Hyperlink"/>
                <w:noProof/>
              </w:rPr>
              <w:t>6.12.1</w:t>
            </w:r>
            <w:r>
              <w:rPr>
                <w:rFonts w:cstheme="minorBidi"/>
                <w:noProof/>
                <w:sz w:val="24"/>
                <w:lang w:val="en-CA" w:bidi="ar-SA"/>
              </w:rPr>
              <w:tab/>
            </w:r>
            <w:r w:rsidRPr="0096437E">
              <w:rPr>
                <w:rStyle w:val="Hyperlink"/>
                <w:noProof/>
              </w:rPr>
              <w:t>Trip Costs</w:t>
            </w:r>
            <w:r>
              <w:rPr>
                <w:noProof/>
                <w:webHidden/>
              </w:rPr>
              <w:tab/>
            </w:r>
            <w:r>
              <w:rPr>
                <w:noProof/>
                <w:webHidden/>
              </w:rPr>
              <w:fldChar w:fldCharType="begin"/>
            </w:r>
            <w:r>
              <w:rPr>
                <w:noProof/>
                <w:webHidden/>
              </w:rPr>
              <w:instrText xml:space="preserve"> PAGEREF _Toc21701992 \h </w:instrText>
            </w:r>
            <w:r>
              <w:rPr>
                <w:noProof/>
                <w:webHidden/>
              </w:rPr>
            </w:r>
            <w:r>
              <w:rPr>
                <w:noProof/>
                <w:webHidden/>
              </w:rPr>
              <w:fldChar w:fldCharType="separate"/>
            </w:r>
            <w:r>
              <w:rPr>
                <w:noProof/>
                <w:webHidden/>
              </w:rPr>
              <w:t>79</w:t>
            </w:r>
            <w:r>
              <w:rPr>
                <w:noProof/>
                <w:webHidden/>
              </w:rPr>
              <w:fldChar w:fldCharType="end"/>
            </w:r>
          </w:hyperlink>
        </w:p>
        <w:p w14:paraId="5081AFCE" w14:textId="60AE20C1" w:rsidR="00574D94" w:rsidRDefault="00574D94">
          <w:pPr>
            <w:pStyle w:val="TOC2"/>
            <w:tabs>
              <w:tab w:val="left" w:pos="960"/>
              <w:tab w:val="right" w:leader="dot" w:pos="9350"/>
            </w:tabs>
            <w:rPr>
              <w:rFonts w:cstheme="minorBidi"/>
              <w:noProof/>
              <w:sz w:val="24"/>
              <w:lang w:val="en-CA" w:bidi="ar-SA"/>
            </w:rPr>
          </w:pPr>
          <w:hyperlink w:anchor="_Toc21701993" w:history="1">
            <w:r w:rsidRPr="0096437E">
              <w:rPr>
                <w:rStyle w:val="Hyperlink"/>
                <w:rFonts w:ascii="Times New Roman" w:hAnsi="Times New Roman"/>
                <w:noProof/>
                <w:snapToGrid w:val="0"/>
                <w:w w:val="0"/>
              </w:rPr>
              <w:t>6.13</w:t>
            </w:r>
            <w:r>
              <w:rPr>
                <w:rFonts w:cstheme="minorBidi"/>
                <w:noProof/>
                <w:sz w:val="24"/>
                <w:lang w:val="en-CA" w:bidi="ar-SA"/>
              </w:rPr>
              <w:tab/>
            </w:r>
            <w:r w:rsidRPr="0096437E">
              <w:rPr>
                <w:rStyle w:val="Hyperlink"/>
                <w:noProof/>
              </w:rPr>
              <w:t>Urban System Ontology</w:t>
            </w:r>
            <w:r>
              <w:rPr>
                <w:noProof/>
                <w:webHidden/>
              </w:rPr>
              <w:tab/>
            </w:r>
            <w:r>
              <w:rPr>
                <w:noProof/>
                <w:webHidden/>
              </w:rPr>
              <w:fldChar w:fldCharType="begin"/>
            </w:r>
            <w:r>
              <w:rPr>
                <w:noProof/>
                <w:webHidden/>
              </w:rPr>
              <w:instrText xml:space="preserve"> PAGEREF _Toc21701993 \h </w:instrText>
            </w:r>
            <w:r>
              <w:rPr>
                <w:noProof/>
                <w:webHidden/>
              </w:rPr>
            </w:r>
            <w:r>
              <w:rPr>
                <w:noProof/>
                <w:webHidden/>
              </w:rPr>
              <w:fldChar w:fldCharType="separate"/>
            </w:r>
            <w:r>
              <w:rPr>
                <w:noProof/>
                <w:webHidden/>
              </w:rPr>
              <w:t>80</w:t>
            </w:r>
            <w:r>
              <w:rPr>
                <w:noProof/>
                <w:webHidden/>
              </w:rPr>
              <w:fldChar w:fldCharType="end"/>
            </w:r>
          </w:hyperlink>
        </w:p>
        <w:p w14:paraId="1A425B90" w14:textId="019DAD94" w:rsidR="00574D94" w:rsidRDefault="00574D94">
          <w:pPr>
            <w:pStyle w:val="TOC1"/>
            <w:tabs>
              <w:tab w:val="left" w:pos="400"/>
              <w:tab w:val="right" w:leader="dot" w:pos="9350"/>
            </w:tabs>
            <w:rPr>
              <w:rFonts w:cstheme="minorBidi"/>
              <w:noProof/>
              <w:sz w:val="24"/>
              <w:lang w:val="en-CA" w:bidi="ar-SA"/>
            </w:rPr>
          </w:pPr>
          <w:hyperlink w:anchor="_Toc21701994" w:history="1">
            <w:r w:rsidRPr="0096437E">
              <w:rPr>
                <w:rStyle w:val="Hyperlink"/>
                <w:noProof/>
              </w:rPr>
              <w:t>7</w:t>
            </w:r>
            <w:r>
              <w:rPr>
                <w:rFonts w:cstheme="minorBidi"/>
                <w:noProof/>
                <w:sz w:val="24"/>
                <w:lang w:val="en-CA" w:bidi="ar-SA"/>
              </w:rPr>
              <w:tab/>
            </w:r>
            <w:r w:rsidRPr="0096437E">
              <w:rPr>
                <w:rStyle w:val="Hyperlink"/>
                <w:noProof/>
              </w:rPr>
              <w:t>Extra-logical Design Practices</w:t>
            </w:r>
            <w:r>
              <w:rPr>
                <w:noProof/>
                <w:webHidden/>
              </w:rPr>
              <w:tab/>
            </w:r>
            <w:r>
              <w:rPr>
                <w:noProof/>
                <w:webHidden/>
              </w:rPr>
              <w:fldChar w:fldCharType="begin"/>
            </w:r>
            <w:r>
              <w:rPr>
                <w:noProof/>
                <w:webHidden/>
              </w:rPr>
              <w:instrText xml:space="preserve"> PAGEREF _Toc21701994 \h </w:instrText>
            </w:r>
            <w:r>
              <w:rPr>
                <w:noProof/>
                <w:webHidden/>
              </w:rPr>
            </w:r>
            <w:r>
              <w:rPr>
                <w:noProof/>
                <w:webHidden/>
              </w:rPr>
              <w:fldChar w:fldCharType="separate"/>
            </w:r>
            <w:r>
              <w:rPr>
                <w:noProof/>
                <w:webHidden/>
              </w:rPr>
              <w:t>82</w:t>
            </w:r>
            <w:r>
              <w:rPr>
                <w:noProof/>
                <w:webHidden/>
              </w:rPr>
              <w:fldChar w:fldCharType="end"/>
            </w:r>
          </w:hyperlink>
        </w:p>
        <w:p w14:paraId="7EBF6219" w14:textId="608A05E1" w:rsidR="00574D94" w:rsidRDefault="00574D94">
          <w:pPr>
            <w:pStyle w:val="TOC1"/>
            <w:tabs>
              <w:tab w:val="left" w:pos="400"/>
              <w:tab w:val="right" w:leader="dot" w:pos="9350"/>
            </w:tabs>
            <w:rPr>
              <w:rFonts w:cstheme="minorBidi"/>
              <w:noProof/>
              <w:sz w:val="24"/>
              <w:lang w:val="en-CA" w:bidi="ar-SA"/>
            </w:rPr>
          </w:pPr>
          <w:hyperlink w:anchor="_Toc21701995" w:history="1">
            <w:r w:rsidRPr="0096437E">
              <w:rPr>
                <w:rStyle w:val="Hyperlink"/>
                <w:noProof/>
              </w:rPr>
              <w:t>8</w:t>
            </w:r>
            <w:r>
              <w:rPr>
                <w:rFonts w:cstheme="minorBidi"/>
                <w:noProof/>
                <w:sz w:val="24"/>
                <w:lang w:val="en-CA" w:bidi="ar-SA"/>
              </w:rPr>
              <w:tab/>
            </w:r>
            <w:r w:rsidRPr="0096437E">
              <w:rPr>
                <w:rStyle w:val="Hyperlink"/>
                <w:noProof/>
              </w:rPr>
              <w:t>Evaluation</w:t>
            </w:r>
            <w:r>
              <w:rPr>
                <w:noProof/>
                <w:webHidden/>
              </w:rPr>
              <w:tab/>
            </w:r>
            <w:r>
              <w:rPr>
                <w:noProof/>
                <w:webHidden/>
              </w:rPr>
              <w:fldChar w:fldCharType="begin"/>
            </w:r>
            <w:r>
              <w:rPr>
                <w:noProof/>
                <w:webHidden/>
              </w:rPr>
              <w:instrText xml:space="preserve"> PAGEREF _Toc21701995 \h </w:instrText>
            </w:r>
            <w:r>
              <w:rPr>
                <w:noProof/>
                <w:webHidden/>
              </w:rPr>
            </w:r>
            <w:r>
              <w:rPr>
                <w:noProof/>
                <w:webHidden/>
              </w:rPr>
              <w:fldChar w:fldCharType="separate"/>
            </w:r>
            <w:r>
              <w:rPr>
                <w:noProof/>
                <w:webHidden/>
              </w:rPr>
              <w:t>83</w:t>
            </w:r>
            <w:r>
              <w:rPr>
                <w:noProof/>
                <w:webHidden/>
              </w:rPr>
              <w:fldChar w:fldCharType="end"/>
            </w:r>
          </w:hyperlink>
        </w:p>
        <w:p w14:paraId="0F236188" w14:textId="6DCFB07E" w:rsidR="00574D94" w:rsidRDefault="00574D94">
          <w:pPr>
            <w:pStyle w:val="TOC1"/>
            <w:tabs>
              <w:tab w:val="left" w:pos="400"/>
              <w:tab w:val="right" w:leader="dot" w:pos="9350"/>
            </w:tabs>
            <w:rPr>
              <w:rFonts w:cstheme="minorBidi"/>
              <w:noProof/>
              <w:sz w:val="24"/>
              <w:lang w:val="en-CA" w:bidi="ar-SA"/>
            </w:rPr>
          </w:pPr>
          <w:hyperlink w:anchor="_Toc21701996" w:history="1">
            <w:r w:rsidRPr="0096437E">
              <w:rPr>
                <w:rStyle w:val="Hyperlink"/>
                <w:noProof/>
              </w:rPr>
              <w:t>9</w:t>
            </w:r>
            <w:r>
              <w:rPr>
                <w:rFonts w:cstheme="minorBidi"/>
                <w:noProof/>
                <w:sz w:val="24"/>
                <w:lang w:val="en-CA" w:bidi="ar-SA"/>
              </w:rPr>
              <w:tab/>
            </w:r>
            <w:r w:rsidRPr="0096437E">
              <w:rPr>
                <w:rStyle w:val="Hyperlink"/>
                <w:noProof/>
              </w:rPr>
              <w:t>Applications</w:t>
            </w:r>
            <w:r>
              <w:rPr>
                <w:noProof/>
                <w:webHidden/>
              </w:rPr>
              <w:tab/>
            </w:r>
            <w:r>
              <w:rPr>
                <w:noProof/>
                <w:webHidden/>
              </w:rPr>
              <w:fldChar w:fldCharType="begin"/>
            </w:r>
            <w:r>
              <w:rPr>
                <w:noProof/>
                <w:webHidden/>
              </w:rPr>
              <w:instrText xml:space="preserve"> PAGEREF _Toc21701996 \h </w:instrText>
            </w:r>
            <w:r>
              <w:rPr>
                <w:noProof/>
                <w:webHidden/>
              </w:rPr>
            </w:r>
            <w:r>
              <w:rPr>
                <w:noProof/>
                <w:webHidden/>
              </w:rPr>
              <w:fldChar w:fldCharType="separate"/>
            </w:r>
            <w:r>
              <w:rPr>
                <w:noProof/>
                <w:webHidden/>
              </w:rPr>
              <w:t>83</w:t>
            </w:r>
            <w:r>
              <w:rPr>
                <w:noProof/>
                <w:webHidden/>
              </w:rPr>
              <w:fldChar w:fldCharType="end"/>
            </w:r>
          </w:hyperlink>
        </w:p>
        <w:p w14:paraId="5B61490A" w14:textId="4099F1DC" w:rsidR="00574D94" w:rsidRDefault="00574D94">
          <w:pPr>
            <w:pStyle w:val="TOC2"/>
            <w:tabs>
              <w:tab w:val="left" w:pos="720"/>
              <w:tab w:val="right" w:leader="dot" w:pos="9350"/>
            </w:tabs>
            <w:rPr>
              <w:rFonts w:cstheme="minorBidi"/>
              <w:noProof/>
              <w:sz w:val="24"/>
              <w:lang w:val="en-CA" w:bidi="ar-SA"/>
            </w:rPr>
          </w:pPr>
          <w:hyperlink w:anchor="_Toc21701997" w:history="1">
            <w:r w:rsidRPr="0096437E">
              <w:rPr>
                <w:rStyle w:val="Hyperlink"/>
                <w:rFonts w:ascii="Times New Roman" w:hAnsi="Times New Roman"/>
                <w:noProof/>
                <w:snapToGrid w:val="0"/>
                <w:w w:val="0"/>
                <w:highlight w:val="yellow"/>
              </w:rPr>
              <w:t>9.1</w:t>
            </w:r>
            <w:r>
              <w:rPr>
                <w:rFonts w:cstheme="minorBidi"/>
                <w:noProof/>
                <w:sz w:val="24"/>
                <w:lang w:val="en-CA" w:bidi="ar-SA"/>
              </w:rPr>
              <w:tab/>
            </w:r>
            <w:r w:rsidRPr="0096437E">
              <w:rPr>
                <w:rStyle w:val="Hyperlink"/>
                <w:noProof/>
              </w:rPr>
              <w:t xml:space="preserve">iCity Ontology for ATIS in the IT-SoS Framework </w:t>
            </w:r>
            <w:r w:rsidRPr="0096437E">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_Toc21701997 \h </w:instrText>
            </w:r>
            <w:r>
              <w:rPr>
                <w:noProof/>
                <w:webHidden/>
              </w:rPr>
            </w:r>
            <w:r>
              <w:rPr>
                <w:noProof/>
                <w:webHidden/>
              </w:rPr>
              <w:fldChar w:fldCharType="separate"/>
            </w:r>
            <w:r>
              <w:rPr>
                <w:noProof/>
                <w:webHidden/>
              </w:rPr>
              <w:t>83</w:t>
            </w:r>
            <w:r>
              <w:rPr>
                <w:noProof/>
                <w:webHidden/>
              </w:rPr>
              <w:fldChar w:fldCharType="end"/>
            </w:r>
          </w:hyperlink>
        </w:p>
        <w:p w14:paraId="3E3BEC09" w14:textId="117CA71D" w:rsidR="00574D94" w:rsidRDefault="00574D94">
          <w:pPr>
            <w:pStyle w:val="TOC3"/>
            <w:tabs>
              <w:tab w:val="left" w:pos="1200"/>
              <w:tab w:val="right" w:leader="dot" w:pos="9350"/>
            </w:tabs>
            <w:rPr>
              <w:rFonts w:cstheme="minorBidi"/>
              <w:noProof/>
              <w:sz w:val="24"/>
              <w:lang w:val="en-CA" w:bidi="ar-SA"/>
            </w:rPr>
          </w:pPr>
          <w:hyperlink w:anchor="_Toc21701998" w:history="1">
            <w:r w:rsidRPr="0096437E">
              <w:rPr>
                <w:rStyle w:val="Hyperlink"/>
                <w:noProof/>
              </w:rPr>
              <w:t>9.1.1</w:t>
            </w:r>
            <w:r>
              <w:rPr>
                <w:rFonts w:cstheme="minorBidi"/>
                <w:noProof/>
                <w:sz w:val="24"/>
                <w:lang w:val="en-CA" w:bidi="ar-SA"/>
              </w:rPr>
              <w:tab/>
            </w:r>
            <w:r w:rsidRPr="0096437E">
              <w:rPr>
                <w:rStyle w:val="Hyperlink"/>
                <w:noProof/>
              </w:rPr>
              <w:t>Project 1.2: IT-SoS Architecture</w:t>
            </w:r>
            <w:r>
              <w:rPr>
                <w:noProof/>
                <w:webHidden/>
              </w:rPr>
              <w:tab/>
            </w:r>
            <w:r>
              <w:rPr>
                <w:noProof/>
                <w:webHidden/>
              </w:rPr>
              <w:fldChar w:fldCharType="begin"/>
            </w:r>
            <w:r>
              <w:rPr>
                <w:noProof/>
                <w:webHidden/>
              </w:rPr>
              <w:instrText xml:space="preserve"> PAGEREF _Toc21701998 \h </w:instrText>
            </w:r>
            <w:r>
              <w:rPr>
                <w:noProof/>
                <w:webHidden/>
              </w:rPr>
            </w:r>
            <w:r>
              <w:rPr>
                <w:noProof/>
                <w:webHidden/>
              </w:rPr>
              <w:fldChar w:fldCharType="separate"/>
            </w:r>
            <w:r>
              <w:rPr>
                <w:noProof/>
                <w:webHidden/>
              </w:rPr>
              <w:t>84</w:t>
            </w:r>
            <w:r>
              <w:rPr>
                <w:noProof/>
                <w:webHidden/>
              </w:rPr>
              <w:fldChar w:fldCharType="end"/>
            </w:r>
          </w:hyperlink>
        </w:p>
        <w:p w14:paraId="1BDAE239" w14:textId="457C1DF5" w:rsidR="00574D94" w:rsidRDefault="00574D94">
          <w:pPr>
            <w:pStyle w:val="TOC3"/>
            <w:tabs>
              <w:tab w:val="left" w:pos="1200"/>
              <w:tab w:val="right" w:leader="dot" w:pos="9350"/>
            </w:tabs>
            <w:rPr>
              <w:rFonts w:cstheme="minorBidi"/>
              <w:noProof/>
              <w:sz w:val="24"/>
              <w:lang w:val="en-CA" w:bidi="ar-SA"/>
            </w:rPr>
          </w:pPr>
          <w:hyperlink w:anchor="_Toc21701999" w:history="1">
            <w:r w:rsidRPr="0096437E">
              <w:rPr>
                <w:rStyle w:val="Hyperlink"/>
                <w:noProof/>
              </w:rPr>
              <w:t>9.1.2</w:t>
            </w:r>
            <w:r>
              <w:rPr>
                <w:rFonts w:cstheme="minorBidi"/>
                <w:noProof/>
                <w:sz w:val="24"/>
                <w:lang w:val="en-CA" w:bidi="ar-SA"/>
              </w:rPr>
              <w:tab/>
            </w:r>
            <w:r w:rsidRPr="0096437E">
              <w:rPr>
                <w:rStyle w:val="Hyperlink"/>
                <w:noProof/>
              </w:rPr>
              <w:t>ATIS Case Study</w:t>
            </w:r>
            <w:r>
              <w:rPr>
                <w:noProof/>
                <w:webHidden/>
              </w:rPr>
              <w:tab/>
            </w:r>
            <w:r>
              <w:rPr>
                <w:noProof/>
                <w:webHidden/>
              </w:rPr>
              <w:fldChar w:fldCharType="begin"/>
            </w:r>
            <w:r>
              <w:rPr>
                <w:noProof/>
                <w:webHidden/>
              </w:rPr>
              <w:instrText xml:space="preserve"> PAGEREF _Toc21701999 \h </w:instrText>
            </w:r>
            <w:r>
              <w:rPr>
                <w:noProof/>
                <w:webHidden/>
              </w:rPr>
            </w:r>
            <w:r>
              <w:rPr>
                <w:noProof/>
                <w:webHidden/>
              </w:rPr>
              <w:fldChar w:fldCharType="separate"/>
            </w:r>
            <w:r>
              <w:rPr>
                <w:noProof/>
                <w:webHidden/>
              </w:rPr>
              <w:t>87</w:t>
            </w:r>
            <w:r>
              <w:rPr>
                <w:noProof/>
                <w:webHidden/>
              </w:rPr>
              <w:fldChar w:fldCharType="end"/>
            </w:r>
          </w:hyperlink>
        </w:p>
        <w:p w14:paraId="37256D17" w14:textId="4A9702D8" w:rsidR="00574D94" w:rsidRDefault="00574D94">
          <w:pPr>
            <w:pStyle w:val="TOC2"/>
            <w:tabs>
              <w:tab w:val="left" w:pos="720"/>
              <w:tab w:val="right" w:leader="dot" w:pos="9350"/>
            </w:tabs>
            <w:rPr>
              <w:rFonts w:cstheme="minorBidi"/>
              <w:noProof/>
              <w:sz w:val="24"/>
              <w:lang w:val="en-CA" w:bidi="ar-SA"/>
            </w:rPr>
          </w:pPr>
          <w:hyperlink w:anchor="_Toc21702000" w:history="1">
            <w:r w:rsidRPr="0096437E">
              <w:rPr>
                <w:rStyle w:val="Hyperlink"/>
                <w:rFonts w:ascii="Times New Roman" w:hAnsi="Times New Roman"/>
                <w:noProof/>
                <w:snapToGrid w:val="0"/>
                <w:w w:val="0"/>
              </w:rPr>
              <w:t>9.2</w:t>
            </w:r>
            <w:r>
              <w:rPr>
                <w:rFonts w:cstheme="minorBidi"/>
                <w:noProof/>
                <w:sz w:val="24"/>
                <w:lang w:val="en-CA" w:bidi="ar-SA"/>
              </w:rPr>
              <w:tab/>
            </w:r>
            <w:r w:rsidRPr="0096437E">
              <w:rPr>
                <w:rStyle w:val="Hyperlink"/>
                <w:noProof/>
              </w:rPr>
              <w:t>Analysis of TTC Data for Bus Bridging Study</w:t>
            </w:r>
            <w:r>
              <w:rPr>
                <w:noProof/>
                <w:webHidden/>
              </w:rPr>
              <w:tab/>
            </w:r>
            <w:r>
              <w:rPr>
                <w:noProof/>
                <w:webHidden/>
              </w:rPr>
              <w:fldChar w:fldCharType="begin"/>
            </w:r>
            <w:r>
              <w:rPr>
                <w:noProof/>
                <w:webHidden/>
              </w:rPr>
              <w:instrText xml:space="preserve"> PAGEREF _Toc21702000 \h </w:instrText>
            </w:r>
            <w:r>
              <w:rPr>
                <w:noProof/>
                <w:webHidden/>
              </w:rPr>
            </w:r>
            <w:r>
              <w:rPr>
                <w:noProof/>
                <w:webHidden/>
              </w:rPr>
              <w:fldChar w:fldCharType="separate"/>
            </w:r>
            <w:r>
              <w:rPr>
                <w:noProof/>
                <w:webHidden/>
              </w:rPr>
              <w:t>91</w:t>
            </w:r>
            <w:r>
              <w:rPr>
                <w:noProof/>
                <w:webHidden/>
              </w:rPr>
              <w:fldChar w:fldCharType="end"/>
            </w:r>
          </w:hyperlink>
        </w:p>
        <w:p w14:paraId="31D6D0AA" w14:textId="44D6E20B" w:rsidR="00574D94" w:rsidRDefault="00574D94">
          <w:pPr>
            <w:pStyle w:val="TOC2"/>
            <w:tabs>
              <w:tab w:val="left" w:pos="720"/>
              <w:tab w:val="right" w:leader="dot" w:pos="9350"/>
            </w:tabs>
            <w:rPr>
              <w:rFonts w:cstheme="minorBidi"/>
              <w:noProof/>
              <w:sz w:val="24"/>
              <w:lang w:val="en-CA" w:bidi="ar-SA"/>
            </w:rPr>
          </w:pPr>
          <w:hyperlink w:anchor="_Toc21702001" w:history="1">
            <w:r w:rsidRPr="0096437E">
              <w:rPr>
                <w:rStyle w:val="Hyperlink"/>
                <w:rFonts w:ascii="Times New Roman" w:hAnsi="Times New Roman"/>
                <w:noProof/>
                <w:snapToGrid w:val="0"/>
                <w:w w:val="0"/>
              </w:rPr>
              <w:t>9.3</w:t>
            </w:r>
            <w:r>
              <w:rPr>
                <w:rFonts w:cstheme="minorBidi"/>
                <w:noProof/>
                <w:sz w:val="24"/>
                <w:lang w:val="en-CA" w:bidi="ar-SA"/>
              </w:rPr>
              <w:tab/>
            </w:r>
            <w:r w:rsidRPr="0096437E">
              <w:rPr>
                <w:rStyle w:val="Hyperlink"/>
                <w:noProof/>
              </w:rPr>
              <w:t>Organization of Travel Model Data</w:t>
            </w:r>
            <w:r>
              <w:rPr>
                <w:noProof/>
                <w:webHidden/>
              </w:rPr>
              <w:tab/>
            </w:r>
            <w:r>
              <w:rPr>
                <w:noProof/>
                <w:webHidden/>
              </w:rPr>
              <w:fldChar w:fldCharType="begin"/>
            </w:r>
            <w:r>
              <w:rPr>
                <w:noProof/>
                <w:webHidden/>
              </w:rPr>
              <w:instrText xml:space="preserve"> PAGEREF _Toc21702001 \h </w:instrText>
            </w:r>
            <w:r>
              <w:rPr>
                <w:noProof/>
                <w:webHidden/>
              </w:rPr>
            </w:r>
            <w:r>
              <w:rPr>
                <w:noProof/>
                <w:webHidden/>
              </w:rPr>
              <w:fldChar w:fldCharType="separate"/>
            </w:r>
            <w:r>
              <w:rPr>
                <w:noProof/>
                <w:webHidden/>
              </w:rPr>
              <w:t>91</w:t>
            </w:r>
            <w:r>
              <w:rPr>
                <w:noProof/>
                <w:webHidden/>
              </w:rPr>
              <w:fldChar w:fldCharType="end"/>
            </w:r>
          </w:hyperlink>
        </w:p>
        <w:p w14:paraId="190FE446" w14:textId="747E5091" w:rsidR="00574D94" w:rsidRDefault="00574D94">
          <w:pPr>
            <w:pStyle w:val="TOC2"/>
            <w:tabs>
              <w:tab w:val="left" w:pos="720"/>
              <w:tab w:val="right" w:leader="dot" w:pos="9350"/>
            </w:tabs>
            <w:rPr>
              <w:rFonts w:cstheme="minorBidi"/>
              <w:noProof/>
              <w:sz w:val="24"/>
              <w:lang w:val="en-CA" w:bidi="ar-SA"/>
            </w:rPr>
          </w:pPr>
          <w:hyperlink w:anchor="_Toc21702002" w:history="1">
            <w:r w:rsidRPr="0096437E">
              <w:rPr>
                <w:rStyle w:val="Hyperlink"/>
                <w:rFonts w:ascii="Times New Roman" w:hAnsi="Times New Roman"/>
                <w:noProof/>
                <w:snapToGrid w:val="0"/>
                <w:w w:val="0"/>
              </w:rPr>
              <w:t>9.4</w:t>
            </w:r>
            <w:r>
              <w:rPr>
                <w:rFonts w:cstheme="minorBidi"/>
                <w:noProof/>
                <w:sz w:val="24"/>
                <w:lang w:val="en-CA" w:bidi="ar-SA"/>
              </w:rPr>
              <w:tab/>
            </w:r>
            <w:r w:rsidRPr="0096437E">
              <w:rPr>
                <w:rStyle w:val="Hyperlink"/>
                <w:noProof/>
              </w:rPr>
              <w:t>iCity Ontology for Urban Simulation Results</w:t>
            </w:r>
            <w:r>
              <w:rPr>
                <w:noProof/>
                <w:webHidden/>
              </w:rPr>
              <w:tab/>
            </w:r>
            <w:r>
              <w:rPr>
                <w:noProof/>
                <w:webHidden/>
              </w:rPr>
              <w:fldChar w:fldCharType="begin"/>
            </w:r>
            <w:r>
              <w:rPr>
                <w:noProof/>
                <w:webHidden/>
              </w:rPr>
              <w:instrText xml:space="preserve"> PAGEREF _Toc21702002 \h </w:instrText>
            </w:r>
            <w:r>
              <w:rPr>
                <w:noProof/>
                <w:webHidden/>
              </w:rPr>
            </w:r>
            <w:r>
              <w:rPr>
                <w:noProof/>
                <w:webHidden/>
              </w:rPr>
              <w:fldChar w:fldCharType="separate"/>
            </w:r>
            <w:r>
              <w:rPr>
                <w:noProof/>
                <w:webHidden/>
              </w:rPr>
              <w:t>91</w:t>
            </w:r>
            <w:r>
              <w:rPr>
                <w:noProof/>
                <w:webHidden/>
              </w:rPr>
              <w:fldChar w:fldCharType="end"/>
            </w:r>
          </w:hyperlink>
        </w:p>
        <w:p w14:paraId="11B51518" w14:textId="4D6161F7" w:rsidR="00574D94" w:rsidRDefault="00574D94">
          <w:pPr>
            <w:pStyle w:val="TOC1"/>
            <w:tabs>
              <w:tab w:val="left" w:pos="720"/>
              <w:tab w:val="right" w:leader="dot" w:pos="9350"/>
            </w:tabs>
            <w:rPr>
              <w:rFonts w:cstheme="minorBidi"/>
              <w:noProof/>
              <w:sz w:val="24"/>
              <w:lang w:val="en-CA" w:bidi="ar-SA"/>
            </w:rPr>
          </w:pPr>
          <w:hyperlink w:anchor="_Toc21702003" w:history="1">
            <w:r w:rsidRPr="0096437E">
              <w:rPr>
                <w:rStyle w:val="Hyperlink"/>
                <w:noProof/>
              </w:rPr>
              <w:t>10</w:t>
            </w:r>
            <w:r>
              <w:rPr>
                <w:rFonts w:cstheme="minorBidi"/>
                <w:noProof/>
                <w:sz w:val="24"/>
                <w:lang w:val="en-CA" w:bidi="ar-SA"/>
              </w:rPr>
              <w:tab/>
            </w:r>
            <w:r w:rsidRPr="0096437E">
              <w:rPr>
                <w:rStyle w:val="Hyperlink"/>
                <w:noProof/>
              </w:rPr>
              <w:t>Integration with ArcGIS</w:t>
            </w:r>
            <w:r>
              <w:rPr>
                <w:noProof/>
                <w:webHidden/>
              </w:rPr>
              <w:tab/>
            </w:r>
            <w:r>
              <w:rPr>
                <w:noProof/>
                <w:webHidden/>
              </w:rPr>
              <w:fldChar w:fldCharType="begin"/>
            </w:r>
            <w:r>
              <w:rPr>
                <w:noProof/>
                <w:webHidden/>
              </w:rPr>
              <w:instrText xml:space="preserve"> PAGEREF _Toc21702003 \h </w:instrText>
            </w:r>
            <w:r>
              <w:rPr>
                <w:noProof/>
                <w:webHidden/>
              </w:rPr>
            </w:r>
            <w:r>
              <w:rPr>
                <w:noProof/>
                <w:webHidden/>
              </w:rPr>
              <w:fldChar w:fldCharType="separate"/>
            </w:r>
            <w:r>
              <w:rPr>
                <w:noProof/>
                <w:webHidden/>
              </w:rPr>
              <w:t>92</w:t>
            </w:r>
            <w:r>
              <w:rPr>
                <w:noProof/>
                <w:webHidden/>
              </w:rPr>
              <w:fldChar w:fldCharType="end"/>
            </w:r>
          </w:hyperlink>
        </w:p>
        <w:p w14:paraId="6AF6EE04" w14:textId="6037F1FF" w:rsidR="00574D94" w:rsidRDefault="00574D94">
          <w:pPr>
            <w:pStyle w:val="TOC1"/>
            <w:tabs>
              <w:tab w:val="left" w:pos="720"/>
              <w:tab w:val="right" w:leader="dot" w:pos="9350"/>
            </w:tabs>
            <w:rPr>
              <w:rFonts w:cstheme="minorBidi"/>
              <w:noProof/>
              <w:sz w:val="24"/>
              <w:lang w:val="en-CA" w:bidi="ar-SA"/>
            </w:rPr>
          </w:pPr>
          <w:hyperlink w:anchor="_Toc21702004" w:history="1">
            <w:r w:rsidRPr="0096437E">
              <w:rPr>
                <w:rStyle w:val="Hyperlink"/>
                <w:noProof/>
              </w:rPr>
              <w:t>11</w:t>
            </w:r>
            <w:r>
              <w:rPr>
                <w:rFonts w:cstheme="minorBidi"/>
                <w:noProof/>
                <w:sz w:val="24"/>
                <w:lang w:val="en-CA" w:bidi="ar-SA"/>
              </w:rPr>
              <w:tab/>
            </w:r>
            <w:r w:rsidRPr="0096437E">
              <w:rPr>
                <w:rStyle w:val="Hyperlink"/>
                <w:noProof/>
              </w:rPr>
              <w:t>Workflows (in progress)</w:t>
            </w:r>
            <w:r>
              <w:rPr>
                <w:noProof/>
                <w:webHidden/>
              </w:rPr>
              <w:tab/>
            </w:r>
            <w:r>
              <w:rPr>
                <w:noProof/>
                <w:webHidden/>
              </w:rPr>
              <w:fldChar w:fldCharType="begin"/>
            </w:r>
            <w:r>
              <w:rPr>
                <w:noProof/>
                <w:webHidden/>
              </w:rPr>
              <w:instrText xml:space="preserve"> PAGEREF _Toc21702004 \h </w:instrText>
            </w:r>
            <w:r>
              <w:rPr>
                <w:noProof/>
                <w:webHidden/>
              </w:rPr>
            </w:r>
            <w:r>
              <w:rPr>
                <w:noProof/>
                <w:webHidden/>
              </w:rPr>
              <w:fldChar w:fldCharType="separate"/>
            </w:r>
            <w:r>
              <w:rPr>
                <w:noProof/>
                <w:webHidden/>
              </w:rPr>
              <w:t>92</w:t>
            </w:r>
            <w:r>
              <w:rPr>
                <w:noProof/>
                <w:webHidden/>
              </w:rPr>
              <w:fldChar w:fldCharType="end"/>
            </w:r>
          </w:hyperlink>
        </w:p>
        <w:p w14:paraId="1E16076A" w14:textId="43D5067D" w:rsidR="00574D94" w:rsidRDefault="00574D94">
          <w:pPr>
            <w:pStyle w:val="TOC2"/>
            <w:tabs>
              <w:tab w:val="left" w:pos="960"/>
              <w:tab w:val="right" w:leader="dot" w:pos="9350"/>
            </w:tabs>
            <w:rPr>
              <w:rFonts w:cstheme="minorBidi"/>
              <w:noProof/>
              <w:sz w:val="24"/>
              <w:lang w:val="en-CA" w:bidi="ar-SA"/>
            </w:rPr>
          </w:pPr>
          <w:hyperlink w:anchor="_Toc21702005" w:history="1">
            <w:r w:rsidRPr="0096437E">
              <w:rPr>
                <w:rStyle w:val="Hyperlink"/>
                <w:rFonts w:ascii="Times New Roman" w:hAnsi="Times New Roman"/>
                <w:noProof/>
                <w:snapToGrid w:val="0"/>
                <w:w w:val="0"/>
              </w:rPr>
              <w:t>11.1</w:t>
            </w:r>
            <w:r>
              <w:rPr>
                <w:rFonts w:cstheme="minorBidi"/>
                <w:noProof/>
                <w:sz w:val="24"/>
                <w:lang w:val="en-CA" w:bidi="ar-SA"/>
              </w:rPr>
              <w:tab/>
            </w:r>
            <w:r w:rsidRPr="0096437E">
              <w:rPr>
                <w:rStyle w:val="Hyperlink"/>
                <w:noProof/>
              </w:rPr>
              <w:t>Data Mapping</w:t>
            </w:r>
            <w:r>
              <w:rPr>
                <w:noProof/>
                <w:webHidden/>
              </w:rPr>
              <w:tab/>
            </w:r>
            <w:r>
              <w:rPr>
                <w:noProof/>
                <w:webHidden/>
              </w:rPr>
              <w:fldChar w:fldCharType="begin"/>
            </w:r>
            <w:r>
              <w:rPr>
                <w:noProof/>
                <w:webHidden/>
              </w:rPr>
              <w:instrText xml:space="preserve"> PAGEREF _Toc21702005 \h </w:instrText>
            </w:r>
            <w:r>
              <w:rPr>
                <w:noProof/>
                <w:webHidden/>
              </w:rPr>
            </w:r>
            <w:r>
              <w:rPr>
                <w:noProof/>
                <w:webHidden/>
              </w:rPr>
              <w:fldChar w:fldCharType="separate"/>
            </w:r>
            <w:r>
              <w:rPr>
                <w:noProof/>
                <w:webHidden/>
              </w:rPr>
              <w:t>92</w:t>
            </w:r>
            <w:r>
              <w:rPr>
                <w:noProof/>
                <w:webHidden/>
              </w:rPr>
              <w:fldChar w:fldCharType="end"/>
            </w:r>
          </w:hyperlink>
        </w:p>
        <w:p w14:paraId="4E274001" w14:textId="257C8EDF" w:rsidR="00574D94" w:rsidRDefault="00574D94">
          <w:pPr>
            <w:pStyle w:val="TOC3"/>
            <w:tabs>
              <w:tab w:val="left" w:pos="1200"/>
              <w:tab w:val="right" w:leader="dot" w:pos="9350"/>
            </w:tabs>
            <w:rPr>
              <w:rFonts w:cstheme="minorBidi"/>
              <w:noProof/>
              <w:sz w:val="24"/>
              <w:lang w:val="en-CA" w:bidi="ar-SA"/>
            </w:rPr>
          </w:pPr>
          <w:hyperlink w:anchor="_Toc21702006" w:history="1">
            <w:r w:rsidRPr="0096437E">
              <w:rPr>
                <w:rStyle w:val="Hyperlink"/>
                <w:noProof/>
              </w:rPr>
              <w:t>11.1.1</w:t>
            </w:r>
            <w:r>
              <w:rPr>
                <w:rFonts w:cstheme="minorBidi"/>
                <w:noProof/>
                <w:sz w:val="24"/>
                <w:lang w:val="en-CA" w:bidi="ar-SA"/>
              </w:rPr>
              <w:tab/>
            </w:r>
            <w:r w:rsidRPr="0096437E">
              <w:rPr>
                <w:rStyle w:val="Hyperlink"/>
                <w:noProof/>
              </w:rPr>
              <w:t>Alternative approaches</w:t>
            </w:r>
            <w:r>
              <w:rPr>
                <w:noProof/>
                <w:webHidden/>
              </w:rPr>
              <w:tab/>
            </w:r>
            <w:r>
              <w:rPr>
                <w:noProof/>
                <w:webHidden/>
              </w:rPr>
              <w:fldChar w:fldCharType="begin"/>
            </w:r>
            <w:r>
              <w:rPr>
                <w:noProof/>
                <w:webHidden/>
              </w:rPr>
              <w:instrText xml:space="preserve"> PAGEREF _Toc21702006 \h </w:instrText>
            </w:r>
            <w:r>
              <w:rPr>
                <w:noProof/>
                <w:webHidden/>
              </w:rPr>
            </w:r>
            <w:r>
              <w:rPr>
                <w:noProof/>
                <w:webHidden/>
              </w:rPr>
              <w:fldChar w:fldCharType="separate"/>
            </w:r>
            <w:r>
              <w:rPr>
                <w:noProof/>
                <w:webHidden/>
              </w:rPr>
              <w:t>92</w:t>
            </w:r>
            <w:r>
              <w:rPr>
                <w:noProof/>
                <w:webHidden/>
              </w:rPr>
              <w:fldChar w:fldCharType="end"/>
            </w:r>
          </w:hyperlink>
        </w:p>
        <w:p w14:paraId="52CF3FAD" w14:textId="3275E489" w:rsidR="00574D94" w:rsidRDefault="00574D94">
          <w:pPr>
            <w:pStyle w:val="TOC3"/>
            <w:tabs>
              <w:tab w:val="left" w:pos="1200"/>
              <w:tab w:val="right" w:leader="dot" w:pos="9350"/>
            </w:tabs>
            <w:rPr>
              <w:rFonts w:cstheme="minorBidi"/>
              <w:noProof/>
              <w:sz w:val="24"/>
              <w:lang w:val="en-CA" w:bidi="ar-SA"/>
            </w:rPr>
          </w:pPr>
          <w:hyperlink w:anchor="_Toc21702007" w:history="1">
            <w:r w:rsidRPr="0096437E">
              <w:rPr>
                <w:rStyle w:val="Hyperlink"/>
                <w:noProof/>
              </w:rPr>
              <w:t>11.1.2</w:t>
            </w:r>
            <w:r>
              <w:rPr>
                <w:rFonts w:cstheme="minorBidi"/>
                <w:noProof/>
                <w:sz w:val="24"/>
                <w:lang w:val="en-CA" w:bidi="ar-SA"/>
              </w:rPr>
              <w:tab/>
            </w:r>
            <w:r w:rsidRPr="0096437E">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_Toc21702007 \h </w:instrText>
            </w:r>
            <w:r>
              <w:rPr>
                <w:noProof/>
                <w:webHidden/>
              </w:rPr>
            </w:r>
            <w:r>
              <w:rPr>
                <w:noProof/>
                <w:webHidden/>
              </w:rPr>
              <w:fldChar w:fldCharType="separate"/>
            </w:r>
            <w:r>
              <w:rPr>
                <w:noProof/>
                <w:webHidden/>
              </w:rPr>
              <w:t>93</w:t>
            </w:r>
            <w:r>
              <w:rPr>
                <w:noProof/>
                <w:webHidden/>
              </w:rPr>
              <w:fldChar w:fldCharType="end"/>
            </w:r>
          </w:hyperlink>
        </w:p>
        <w:p w14:paraId="73CABD77" w14:textId="3DD02B7A" w:rsidR="00574D94" w:rsidRDefault="00574D94">
          <w:pPr>
            <w:pStyle w:val="TOC3"/>
            <w:tabs>
              <w:tab w:val="left" w:pos="1200"/>
              <w:tab w:val="right" w:leader="dot" w:pos="9350"/>
            </w:tabs>
            <w:rPr>
              <w:rFonts w:cstheme="minorBidi"/>
              <w:noProof/>
              <w:sz w:val="24"/>
              <w:lang w:val="en-CA" w:bidi="ar-SA"/>
            </w:rPr>
          </w:pPr>
          <w:hyperlink w:anchor="_Toc21702008" w:history="1">
            <w:r w:rsidRPr="0096437E">
              <w:rPr>
                <w:rStyle w:val="Hyperlink"/>
                <w:noProof/>
              </w:rPr>
              <w:t>11.1.3</w:t>
            </w:r>
            <w:r>
              <w:rPr>
                <w:rFonts w:cstheme="minorBidi"/>
                <w:noProof/>
                <w:sz w:val="24"/>
                <w:lang w:val="en-CA" w:bidi="ar-SA"/>
              </w:rPr>
              <w:tab/>
            </w:r>
            <w:r w:rsidRPr="0096437E">
              <w:rPr>
                <w:rStyle w:val="Hyperlink"/>
                <w:noProof/>
              </w:rPr>
              <w:t>Repeat Data Mappings</w:t>
            </w:r>
            <w:r>
              <w:rPr>
                <w:noProof/>
                <w:webHidden/>
              </w:rPr>
              <w:tab/>
            </w:r>
            <w:r>
              <w:rPr>
                <w:noProof/>
                <w:webHidden/>
              </w:rPr>
              <w:fldChar w:fldCharType="begin"/>
            </w:r>
            <w:r>
              <w:rPr>
                <w:noProof/>
                <w:webHidden/>
              </w:rPr>
              <w:instrText xml:space="preserve"> PAGEREF _Toc21702008 \h </w:instrText>
            </w:r>
            <w:r>
              <w:rPr>
                <w:noProof/>
                <w:webHidden/>
              </w:rPr>
            </w:r>
            <w:r>
              <w:rPr>
                <w:noProof/>
                <w:webHidden/>
              </w:rPr>
              <w:fldChar w:fldCharType="separate"/>
            </w:r>
            <w:r>
              <w:rPr>
                <w:noProof/>
                <w:webHidden/>
              </w:rPr>
              <w:t>93</w:t>
            </w:r>
            <w:r>
              <w:rPr>
                <w:noProof/>
                <w:webHidden/>
              </w:rPr>
              <w:fldChar w:fldCharType="end"/>
            </w:r>
          </w:hyperlink>
        </w:p>
        <w:p w14:paraId="43D37478" w14:textId="02978C58" w:rsidR="00574D94" w:rsidRDefault="00574D94">
          <w:pPr>
            <w:pStyle w:val="TOC3"/>
            <w:tabs>
              <w:tab w:val="left" w:pos="1200"/>
              <w:tab w:val="right" w:leader="dot" w:pos="9350"/>
            </w:tabs>
            <w:rPr>
              <w:rFonts w:cstheme="minorBidi"/>
              <w:noProof/>
              <w:sz w:val="24"/>
              <w:lang w:val="en-CA" w:bidi="ar-SA"/>
            </w:rPr>
          </w:pPr>
          <w:hyperlink w:anchor="_Toc21702009" w:history="1">
            <w:r w:rsidRPr="0096437E">
              <w:rPr>
                <w:rStyle w:val="Hyperlink"/>
                <w:rFonts w:eastAsia="Times New Roman"/>
                <w:noProof/>
                <w:bdr w:val="none" w:sz="0" w:space="0" w:color="auto" w:frame="1"/>
                <w:lang w:eastAsia="en-CA"/>
              </w:rPr>
              <w:t>11.1.4</w:t>
            </w:r>
            <w:r>
              <w:rPr>
                <w:rFonts w:cstheme="minorBidi"/>
                <w:noProof/>
                <w:sz w:val="24"/>
                <w:lang w:val="en-CA" w:bidi="ar-SA"/>
              </w:rPr>
              <w:tab/>
            </w:r>
            <w:r w:rsidRPr="0096437E">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_Toc21702009 \h </w:instrText>
            </w:r>
            <w:r>
              <w:rPr>
                <w:noProof/>
                <w:webHidden/>
              </w:rPr>
            </w:r>
            <w:r>
              <w:rPr>
                <w:noProof/>
                <w:webHidden/>
              </w:rPr>
              <w:fldChar w:fldCharType="separate"/>
            </w:r>
            <w:r>
              <w:rPr>
                <w:noProof/>
                <w:webHidden/>
              </w:rPr>
              <w:t>94</w:t>
            </w:r>
            <w:r>
              <w:rPr>
                <w:noProof/>
                <w:webHidden/>
              </w:rPr>
              <w:fldChar w:fldCharType="end"/>
            </w:r>
          </w:hyperlink>
        </w:p>
        <w:p w14:paraId="2227EB59" w14:textId="3B228947" w:rsidR="00574D94" w:rsidRDefault="00574D94">
          <w:pPr>
            <w:pStyle w:val="TOC2"/>
            <w:tabs>
              <w:tab w:val="left" w:pos="960"/>
              <w:tab w:val="right" w:leader="dot" w:pos="9350"/>
            </w:tabs>
            <w:rPr>
              <w:rFonts w:cstheme="minorBidi"/>
              <w:noProof/>
              <w:sz w:val="24"/>
              <w:lang w:val="en-CA" w:bidi="ar-SA"/>
            </w:rPr>
          </w:pPr>
          <w:hyperlink w:anchor="_Toc21702010" w:history="1">
            <w:r w:rsidRPr="0096437E">
              <w:rPr>
                <w:rStyle w:val="Hyperlink"/>
                <w:rFonts w:ascii="Times New Roman" w:hAnsi="Times New Roman"/>
                <w:noProof/>
                <w:snapToGrid w:val="0"/>
                <w:w w:val="0"/>
              </w:rPr>
              <w:t>11.2</w:t>
            </w:r>
            <w:r>
              <w:rPr>
                <w:rFonts w:cstheme="minorBidi"/>
                <w:noProof/>
                <w:sz w:val="24"/>
                <w:lang w:val="en-CA" w:bidi="ar-SA"/>
              </w:rPr>
              <w:tab/>
            </w:r>
            <w:r w:rsidRPr="0096437E">
              <w:rPr>
                <w:rStyle w:val="Hyperlink"/>
                <w:noProof/>
              </w:rPr>
              <w:t>Data Storage</w:t>
            </w:r>
            <w:r>
              <w:rPr>
                <w:noProof/>
                <w:webHidden/>
              </w:rPr>
              <w:tab/>
            </w:r>
            <w:r>
              <w:rPr>
                <w:noProof/>
                <w:webHidden/>
              </w:rPr>
              <w:fldChar w:fldCharType="begin"/>
            </w:r>
            <w:r>
              <w:rPr>
                <w:noProof/>
                <w:webHidden/>
              </w:rPr>
              <w:instrText xml:space="preserve"> PAGEREF _Toc21702010 \h </w:instrText>
            </w:r>
            <w:r>
              <w:rPr>
                <w:noProof/>
                <w:webHidden/>
              </w:rPr>
            </w:r>
            <w:r>
              <w:rPr>
                <w:noProof/>
                <w:webHidden/>
              </w:rPr>
              <w:fldChar w:fldCharType="separate"/>
            </w:r>
            <w:r>
              <w:rPr>
                <w:noProof/>
                <w:webHidden/>
              </w:rPr>
              <w:t>95</w:t>
            </w:r>
            <w:r>
              <w:rPr>
                <w:noProof/>
                <w:webHidden/>
              </w:rPr>
              <w:fldChar w:fldCharType="end"/>
            </w:r>
          </w:hyperlink>
        </w:p>
        <w:p w14:paraId="707C814F" w14:textId="3827CF68" w:rsidR="00574D94" w:rsidRDefault="00574D94">
          <w:pPr>
            <w:pStyle w:val="TOC3"/>
            <w:tabs>
              <w:tab w:val="left" w:pos="1200"/>
              <w:tab w:val="right" w:leader="dot" w:pos="9350"/>
            </w:tabs>
            <w:rPr>
              <w:rFonts w:cstheme="minorBidi"/>
              <w:noProof/>
              <w:sz w:val="24"/>
              <w:lang w:val="en-CA" w:bidi="ar-SA"/>
            </w:rPr>
          </w:pPr>
          <w:hyperlink w:anchor="_Toc21702011" w:history="1">
            <w:r w:rsidRPr="0096437E">
              <w:rPr>
                <w:rStyle w:val="Hyperlink"/>
                <w:noProof/>
              </w:rPr>
              <w:t>11.2.1</w:t>
            </w:r>
            <w:r>
              <w:rPr>
                <w:rFonts w:cstheme="minorBidi"/>
                <w:noProof/>
                <w:sz w:val="24"/>
                <w:lang w:val="en-CA" w:bidi="ar-SA"/>
              </w:rPr>
              <w:tab/>
            </w:r>
            <w:r w:rsidRPr="0096437E">
              <w:rPr>
                <w:rStyle w:val="Hyperlink"/>
                <w:noProof/>
              </w:rPr>
              <w:t>Upload to triplestore</w:t>
            </w:r>
            <w:r>
              <w:rPr>
                <w:noProof/>
                <w:webHidden/>
              </w:rPr>
              <w:tab/>
            </w:r>
            <w:r>
              <w:rPr>
                <w:noProof/>
                <w:webHidden/>
              </w:rPr>
              <w:fldChar w:fldCharType="begin"/>
            </w:r>
            <w:r>
              <w:rPr>
                <w:noProof/>
                <w:webHidden/>
              </w:rPr>
              <w:instrText xml:space="preserve"> PAGEREF _Toc21702011 \h </w:instrText>
            </w:r>
            <w:r>
              <w:rPr>
                <w:noProof/>
                <w:webHidden/>
              </w:rPr>
            </w:r>
            <w:r>
              <w:rPr>
                <w:noProof/>
                <w:webHidden/>
              </w:rPr>
              <w:fldChar w:fldCharType="separate"/>
            </w:r>
            <w:r>
              <w:rPr>
                <w:noProof/>
                <w:webHidden/>
              </w:rPr>
              <w:t>95</w:t>
            </w:r>
            <w:r>
              <w:rPr>
                <w:noProof/>
                <w:webHidden/>
              </w:rPr>
              <w:fldChar w:fldCharType="end"/>
            </w:r>
          </w:hyperlink>
        </w:p>
        <w:p w14:paraId="73799494" w14:textId="204EC6B5" w:rsidR="00574D94" w:rsidRDefault="00574D94">
          <w:pPr>
            <w:pStyle w:val="TOC1"/>
            <w:tabs>
              <w:tab w:val="left" w:pos="720"/>
              <w:tab w:val="right" w:leader="dot" w:pos="9350"/>
            </w:tabs>
            <w:rPr>
              <w:rFonts w:cstheme="minorBidi"/>
              <w:noProof/>
              <w:sz w:val="24"/>
              <w:lang w:val="en-CA" w:bidi="ar-SA"/>
            </w:rPr>
          </w:pPr>
          <w:hyperlink w:anchor="_Toc21702012" w:history="1">
            <w:r w:rsidRPr="0096437E">
              <w:rPr>
                <w:rStyle w:val="Hyperlink"/>
                <w:noProof/>
              </w:rPr>
              <w:t>12</w:t>
            </w:r>
            <w:r>
              <w:rPr>
                <w:rFonts w:cstheme="minorBidi"/>
                <w:noProof/>
                <w:sz w:val="24"/>
                <w:lang w:val="en-CA" w:bidi="ar-SA"/>
              </w:rPr>
              <w:tab/>
            </w:r>
            <w:r w:rsidRPr="0096437E">
              <w:rPr>
                <w:rStyle w:val="Hyperlink"/>
                <w:noProof/>
              </w:rPr>
              <w:t>Future Work</w:t>
            </w:r>
            <w:r>
              <w:rPr>
                <w:noProof/>
                <w:webHidden/>
              </w:rPr>
              <w:tab/>
            </w:r>
            <w:r>
              <w:rPr>
                <w:noProof/>
                <w:webHidden/>
              </w:rPr>
              <w:fldChar w:fldCharType="begin"/>
            </w:r>
            <w:r>
              <w:rPr>
                <w:noProof/>
                <w:webHidden/>
              </w:rPr>
              <w:instrText xml:space="preserve"> PAGEREF _Toc21702012 \h </w:instrText>
            </w:r>
            <w:r>
              <w:rPr>
                <w:noProof/>
                <w:webHidden/>
              </w:rPr>
            </w:r>
            <w:r>
              <w:rPr>
                <w:noProof/>
                <w:webHidden/>
              </w:rPr>
              <w:fldChar w:fldCharType="separate"/>
            </w:r>
            <w:r>
              <w:rPr>
                <w:noProof/>
                <w:webHidden/>
              </w:rPr>
              <w:t>95</w:t>
            </w:r>
            <w:r>
              <w:rPr>
                <w:noProof/>
                <w:webHidden/>
              </w:rPr>
              <w:fldChar w:fldCharType="end"/>
            </w:r>
          </w:hyperlink>
        </w:p>
        <w:p w14:paraId="1A45ECBA" w14:textId="6322DA11" w:rsidR="00574D94" w:rsidRDefault="00574D94">
          <w:pPr>
            <w:pStyle w:val="TOC2"/>
            <w:tabs>
              <w:tab w:val="left" w:pos="960"/>
              <w:tab w:val="right" w:leader="dot" w:pos="9350"/>
            </w:tabs>
            <w:rPr>
              <w:rFonts w:cstheme="minorBidi"/>
              <w:noProof/>
              <w:sz w:val="24"/>
              <w:lang w:val="en-CA" w:bidi="ar-SA"/>
            </w:rPr>
          </w:pPr>
          <w:hyperlink w:anchor="_Toc21702013" w:history="1">
            <w:r w:rsidRPr="0096437E">
              <w:rPr>
                <w:rStyle w:val="Hyperlink"/>
                <w:rFonts w:ascii="Times New Roman" w:hAnsi="Times New Roman"/>
                <w:noProof/>
                <w:snapToGrid w:val="0"/>
                <w:w w:val="0"/>
              </w:rPr>
              <w:t>12.1</w:t>
            </w:r>
            <w:r>
              <w:rPr>
                <w:rFonts w:cstheme="minorBidi"/>
                <w:noProof/>
                <w:sz w:val="24"/>
                <w:lang w:val="en-CA" w:bidi="ar-SA"/>
              </w:rPr>
              <w:tab/>
            </w:r>
            <w:r w:rsidRPr="0096437E">
              <w:rPr>
                <w:rStyle w:val="Hyperlink"/>
                <w:noProof/>
              </w:rPr>
              <w:t>Extensions to the Urban System Ontology</w:t>
            </w:r>
            <w:r>
              <w:rPr>
                <w:noProof/>
                <w:webHidden/>
              </w:rPr>
              <w:tab/>
            </w:r>
            <w:r>
              <w:rPr>
                <w:noProof/>
                <w:webHidden/>
              </w:rPr>
              <w:fldChar w:fldCharType="begin"/>
            </w:r>
            <w:r>
              <w:rPr>
                <w:noProof/>
                <w:webHidden/>
              </w:rPr>
              <w:instrText xml:space="preserve"> PAGEREF _Toc21702013 \h </w:instrText>
            </w:r>
            <w:r>
              <w:rPr>
                <w:noProof/>
                <w:webHidden/>
              </w:rPr>
            </w:r>
            <w:r>
              <w:rPr>
                <w:noProof/>
                <w:webHidden/>
              </w:rPr>
              <w:fldChar w:fldCharType="separate"/>
            </w:r>
            <w:r>
              <w:rPr>
                <w:noProof/>
                <w:webHidden/>
              </w:rPr>
              <w:t>96</w:t>
            </w:r>
            <w:r>
              <w:rPr>
                <w:noProof/>
                <w:webHidden/>
              </w:rPr>
              <w:fldChar w:fldCharType="end"/>
            </w:r>
          </w:hyperlink>
        </w:p>
        <w:p w14:paraId="079751E6" w14:textId="792D8060" w:rsidR="00574D94" w:rsidRDefault="00574D94">
          <w:pPr>
            <w:pStyle w:val="TOC2"/>
            <w:tabs>
              <w:tab w:val="left" w:pos="960"/>
              <w:tab w:val="right" w:leader="dot" w:pos="9350"/>
            </w:tabs>
            <w:rPr>
              <w:rFonts w:cstheme="minorBidi"/>
              <w:noProof/>
              <w:sz w:val="24"/>
              <w:lang w:val="en-CA" w:bidi="ar-SA"/>
            </w:rPr>
          </w:pPr>
          <w:hyperlink w:anchor="_Toc21702014" w:history="1">
            <w:r w:rsidRPr="0096437E">
              <w:rPr>
                <w:rStyle w:val="Hyperlink"/>
                <w:rFonts w:ascii="Times New Roman" w:hAnsi="Times New Roman"/>
                <w:noProof/>
                <w:snapToGrid w:val="0"/>
                <w:w w:val="0"/>
              </w:rPr>
              <w:t>12.2</w:t>
            </w:r>
            <w:r>
              <w:rPr>
                <w:rFonts w:cstheme="minorBidi"/>
                <w:noProof/>
                <w:sz w:val="24"/>
                <w:lang w:val="en-CA" w:bidi="ar-SA"/>
              </w:rPr>
              <w:tab/>
            </w:r>
            <w:r w:rsidRPr="0096437E">
              <w:rPr>
                <w:rStyle w:val="Hyperlink"/>
                <w:noProof/>
              </w:rPr>
              <w:t>Extensions for iCity Applications</w:t>
            </w:r>
            <w:r>
              <w:rPr>
                <w:noProof/>
                <w:webHidden/>
              </w:rPr>
              <w:tab/>
            </w:r>
            <w:r>
              <w:rPr>
                <w:noProof/>
                <w:webHidden/>
              </w:rPr>
              <w:fldChar w:fldCharType="begin"/>
            </w:r>
            <w:r>
              <w:rPr>
                <w:noProof/>
                <w:webHidden/>
              </w:rPr>
              <w:instrText xml:space="preserve"> PAGEREF _Toc21702014 \h </w:instrText>
            </w:r>
            <w:r>
              <w:rPr>
                <w:noProof/>
                <w:webHidden/>
              </w:rPr>
            </w:r>
            <w:r>
              <w:rPr>
                <w:noProof/>
                <w:webHidden/>
              </w:rPr>
              <w:fldChar w:fldCharType="separate"/>
            </w:r>
            <w:r>
              <w:rPr>
                <w:noProof/>
                <w:webHidden/>
              </w:rPr>
              <w:t>96</w:t>
            </w:r>
            <w:r>
              <w:rPr>
                <w:noProof/>
                <w:webHidden/>
              </w:rPr>
              <w:fldChar w:fldCharType="end"/>
            </w:r>
          </w:hyperlink>
        </w:p>
        <w:p w14:paraId="532D8C1E" w14:textId="422D2727" w:rsidR="00574D94" w:rsidRDefault="00574D94">
          <w:pPr>
            <w:pStyle w:val="TOC3"/>
            <w:tabs>
              <w:tab w:val="left" w:pos="1200"/>
              <w:tab w:val="right" w:leader="dot" w:pos="9350"/>
            </w:tabs>
            <w:rPr>
              <w:rFonts w:cstheme="minorBidi"/>
              <w:noProof/>
              <w:sz w:val="24"/>
              <w:lang w:val="en-CA" w:bidi="ar-SA"/>
            </w:rPr>
          </w:pPr>
          <w:hyperlink w:anchor="_Toc21702015" w:history="1">
            <w:r w:rsidRPr="0096437E">
              <w:rPr>
                <w:rStyle w:val="Hyperlink"/>
                <w:noProof/>
              </w:rPr>
              <w:t>12.2.1</w:t>
            </w:r>
            <w:r>
              <w:rPr>
                <w:rFonts w:cstheme="minorBidi"/>
                <w:noProof/>
                <w:sz w:val="24"/>
                <w:lang w:val="en-CA" w:bidi="ar-SA"/>
              </w:rPr>
              <w:tab/>
            </w:r>
            <w:r w:rsidRPr="0096437E">
              <w:rPr>
                <w:rStyle w:val="Hyperlink"/>
                <w:noProof/>
              </w:rPr>
              <w:t>Data Collection</w:t>
            </w:r>
            <w:r>
              <w:rPr>
                <w:noProof/>
                <w:webHidden/>
              </w:rPr>
              <w:tab/>
            </w:r>
            <w:r>
              <w:rPr>
                <w:noProof/>
                <w:webHidden/>
              </w:rPr>
              <w:fldChar w:fldCharType="begin"/>
            </w:r>
            <w:r>
              <w:rPr>
                <w:noProof/>
                <w:webHidden/>
              </w:rPr>
              <w:instrText xml:space="preserve"> PAGEREF _Toc21702015 \h </w:instrText>
            </w:r>
            <w:r>
              <w:rPr>
                <w:noProof/>
                <w:webHidden/>
              </w:rPr>
            </w:r>
            <w:r>
              <w:rPr>
                <w:noProof/>
                <w:webHidden/>
              </w:rPr>
              <w:fldChar w:fldCharType="separate"/>
            </w:r>
            <w:r>
              <w:rPr>
                <w:noProof/>
                <w:webHidden/>
              </w:rPr>
              <w:t>97</w:t>
            </w:r>
            <w:r>
              <w:rPr>
                <w:noProof/>
                <w:webHidden/>
              </w:rPr>
              <w:fldChar w:fldCharType="end"/>
            </w:r>
          </w:hyperlink>
        </w:p>
        <w:p w14:paraId="15653125" w14:textId="76127B20" w:rsidR="00574D94" w:rsidRDefault="00574D94">
          <w:pPr>
            <w:pStyle w:val="TOC3"/>
            <w:tabs>
              <w:tab w:val="left" w:pos="1200"/>
              <w:tab w:val="right" w:leader="dot" w:pos="9350"/>
            </w:tabs>
            <w:rPr>
              <w:rFonts w:cstheme="minorBidi"/>
              <w:noProof/>
              <w:sz w:val="24"/>
              <w:lang w:val="en-CA" w:bidi="ar-SA"/>
            </w:rPr>
          </w:pPr>
          <w:hyperlink w:anchor="_Toc21702016" w:history="1">
            <w:r w:rsidRPr="0096437E">
              <w:rPr>
                <w:rStyle w:val="Hyperlink"/>
                <w:noProof/>
              </w:rPr>
              <w:t>12.2.2</w:t>
            </w:r>
            <w:r>
              <w:rPr>
                <w:rFonts w:cstheme="minorBidi"/>
                <w:noProof/>
                <w:sz w:val="24"/>
                <w:lang w:val="en-CA" w:bidi="ar-SA"/>
              </w:rPr>
              <w:tab/>
            </w:r>
            <w:r w:rsidRPr="0096437E">
              <w:rPr>
                <w:rStyle w:val="Hyperlink"/>
                <w:noProof/>
              </w:rPr>
              <w:t>Simulation of Urban Systems</w:t>
            </w:r>
            <w:r>
              <w:rPr>
                <w:noProof/>
                <w:webHidden/>
              </w:rPr>
              <w:tab/>
            </w:r>
            <w:r>
              <w:rPr>
                <w:noProof/>
                <w:webHidden/>
              </w:rPr>
              <w:fldChar w:fldCharType="begin"/>
            </w:r>
            <w:r>
              <w:rPr>
                <w:noProof/>
                <w:webHidden/>
              </w:rPr>
              <w:instrText xml:space="preserve"> PAGEREF _Toc21702016 \h </w:instrText>
            </w:r>
            <w:r>
              <w:rPr>
                <w:noProof/>
                <w:webHidden/>
              </w:rPr>
            </w:r>
            <w:r>
              <w:rPr>
                <w:noProof/>
                <w:webHidden/>
              </w:rPr>
              <w:fldChar w:fldCharType="separate"/>
            </w:r>
            <w:r>
              <w:rPr>
                <w:noProof/>
                <w:webHidden/>
              </w:rPr>
              <w:t>98</w:t>
            </w:r>
            <w:r>
              <w:rPr>
                <w:noProof/>
                <w:webHidden/>
              </w:rPr>
              <w:fldChar w:fldCharType="end"/>
            </w:r>
          </w:hyperlink>
        </w:p>
        <w:p w14:paraId="661B0E8A" w14:textId="1786210A" w:rsidR="00574D94" w:rsidRDefault="00574D94">
          <w:pPr>
            <w:pStyle w:val="TOC2"/>
            <w:tabs>
              <w:tab w:val="left" w:pos="960"/>
              <w:tab w:val="right" w:leader="dot" w:pos="9350"/>
            </w:tabs>
            <w:rPr>
              <w:rFonts w:cstheme="minorBidi"/>
              <w:noProof/>
              <w:sz w:val="24"/>
              <w:lang w:val="en-CA" w:bidi="ar-SA"/>
            </w:rPr>
          </w:pPr>
          <w:hyperlink w:anchor="_Toc21702017" w:history="1">
            <w:r w:rsidRPr="0096437E">
              <w:rPr>
                <w:rStyle w:val="Hyperlink"/>
                <w:rFonts w:ascii="Times New Roman" w:hAnsi="Times New Roman"/>
                <w:noProof/>
                <w:snapToGrid w:val="0"/>
                <w:w w:val="0"/>
              </w:rPr>
              <w:t>12.3</w:t>
            </w:r>
            <w:r>
              <w:rPr>
                <w:rFonts w:cstheme="minorBidi"/>
                <w:noProof/>
                <w:sz w:val="24"/>
                <w:lang w:val="en-CA" w:bidi="ar-SA"/>
              </w:rPr>
              <w:tab/>
            </w:r>
            <w:r w:rsidRPr="0096437E">
              <w:rPr>
                <w:rStyle w:val="Hyperlink"/>
                <w:noProof/>
              </w:rPr>
              <w:t>Evaluation</w:t>
            </w:r>
            <w:r>
              <w:rPr>
                <w:noProof/>
                <w:webHidden/>
              </w:rPr>
              <w:tab/>
            </w:r>
            <w:r>
              <w:rPr>
                <w:noProof/>
                <w:webHidden/>
              </w:rPr>
              <w:fldChar w:fldCharType="begin"/>
            </w:r>
            <w:r>
              <w:rPr>
                <w:noProof/>
                <w:webHidden/>
              </w:rPr>
              <w:instrText xml:space="preserve"> PAGEREF _Toc21702017 \h </w:instrText>
            </w:r>
            <w:r>
              <w:rPr>
                <w:noProof/>
                <w:webHidden/>
              </w:rPr>
            </w:r>
            <w:r>
              <w:rPr>
                <w:noProof/>
                <w:webHidden/>
              </w:rPr>
              <w:fldChar w:fldCharType="separate"/>
            </w:r>
            <w:r>
              <w:rPr>
                <w:noProof/>
                <w:webHidden/>
              </w:rPr>
              <w:t>99</w:t>
            </w:r>
            <w:r>
              <w:rPr>
                <w:noProof/>
                <w:webHidden/>
              </w:rPr>
              <w:fldChar w:fldCharType="end"/>
            </w:r>
          </w:hyperlink>
        </w:p>
        <w:p w14:paraId="3709A384" w14:textId="3D868051" w:rsidR="00574D94" w:rsidRDefault="00574D94">
          <w:pPr>
            <w:pStyle w:val="TOC2"/>
            <w:tabs>
              <w:tab w:val="left" w:pos="960"/>
              <w:tab w:val="right" w:leader="dot" w:pos="9350"/>
            </w:tabs>
            <w:rPr>
              <w:rFonts w:cstheme="minorBidi"/>
              <w:noProof/>
              <w:sz w:val="24"/>
              <w:lang w:val="en-CA" w:bidi="ar-SA"/>
            </w:rPr>
          </w:pPr>
          <w:hyperlink w:anchor="_Toc21702018" w:history="1">
            <w:r w:rsidRPr="0096437E">
              <w:rPr>
                <w:rStyle w:val="Hyperlink"/>
                <w:rFonts w:ascii="Times New Roman" w:hAnsi="Times New Roman"/>
                <w:noProof/>
                <w:snapToGrid w:val="0"/>
                <w:w w:val="0"/>
              </w:rPr>
              <w:t>12.4</w:t>
            </w:r>
            <w:r>
              <w:rPr>
                <w:rFonts w:cstheme="minorBidi"/>
                <w:noProof/>
                <w:sz w:val="24"/>
                <w:lang w:val="en-CA" w:bidi="ar-SA"/>
              </w:rPr>
              <w:tab/>
            </w:r>
            <w:r w:rsidRPr="0096437E">
              <w:rPr>
                <w:rStyle w:val="Hyperlink"/>
                <w:noProof/>
              </w:rPr>
              <w:t>Implementation</w:t>
            </w:r>
            <w:r>
              <w:rPr>
                <w:noProof/>
                <w:webHidden/>
              </w:rPr>
              <w:tab/>
            </w:r>
            <w:r>
              <w:rPr>
                <w:noProof/>
                <w:webHidden/>
              </w:rPr>
              <w:fldChar w:fldCharType="begin"/>
            </w:r>
            <w:r>
              <w:rPr>
                <w:noProof/>
                <w:webHidden/>
              </w:rPr>
              <w:instrText xml:space="preserve"> PAGEREF _Toc21702018 \h </w:instrText>
            </w:r>
            <w:r>
              <w:rPr>
                <w:noProof/>
                <w:webHidden/>
              </w:rPr>
            </w:r>
            <w:r>
              <w:rPr>
                <w:noProof/>
                <w:webHidden/>
              </w:rPr>
              <w:fldChar w:fldCharType="separate"/>
            </w:r>
            <w:r>
              <w:rPr>
                <w:noProof/>
                <w:webHidden/>
              </w:rPr>
              <w:t>99</w:t>
            </w:r>
            <w:r>
              <w:rPr>
                <w:noProof/>
                <w:webHidden/>
              </w:rPr>
              <w:fldChar w:fldCharType="end"/>
            </w:r>
          </w:hyperlink>
        </w:p>
        <w:p w14:paraId="07D2E190" w14:textId="2D8ECF42" w:rsidR="00574D94" w:rsidRDefault="00574D94">
          <w:pPr>
            <w:pStyle w:val="TOC2"/>
            <w:tabs>
              <w:tab w:val="left" w:pos="960"/>
              <w:tab w:val="right" w:leader="dot" w:pos="9350"/>
            </w:tabs>
            <w:rPr>
              <w:rFonts w:cstheme="minorBidi"/>
              <w:noProof/>
              <w:sz w:val="24"/>
              <w:lang w:val="en-CA" w:bidi="ar-SA"/>
            </w:rPr>
          </w:pPr>
          <w:hyperlink w:anchor="_Toc21702019" w:history="1">
            <w:r w:rsidRPr="0096437E">
              <w:rPr>
                <w:rStyle w:val="Hyperlink"/>
                <w:rFonts w:ascii="Times New Roman" w:hAnsi="Times New Roman"/>
                <w:noProof/>
                <w:snapToGrid w:val="0"/>
                <w:w w:val="0"/>
              </w:rPr>
              <w:t>12.5</w:t>
            </w:r>
            <w:r>
              <w:rPr>
                <w:rFonts w:cstheme="minorBidi"/>
                <w:noProof/>
                <w:sz w:val="24"/>
                <w:lang w:val="en-CA" w:bidi="ar-SA"/>
              </w:rPr>
              <w:tab/>
            </w:r>
            <w:r w:rsidRPr="0096437E">
              <w:rPr>
                <w:rStyle w:val="Hyperlink"/>
                <w:noProof/>
              </w:rPr>
              <w:t>Research</w:t>
            </w:r>
            <w:r>
              <w:rPr>
                <w:noProof/>
                <w:webHidden/>
              </w:rPr>
              <w:tab/>
            </w:r>
            <w:r>
              <w:rPr>
                <w:noProof/>
                <w:webHidden/>
              </w:rPr>
              <w:fldChar w:fldCharType="begin"/>
            </w:r>
            <w:r>
              <w:rPr>
                <w:noProof/>
                <w:webHidden/>
              </w:rPr>
              <w:instrText xml:space="preserve"> PAGEREF _Toc21702019 \h </w:instrText>
            </w:r>
            <w:r>
              <w:rPr>
                <w:noProof/>
                <w:webHidden/>
              </w:rPr>
            </w:r>
            <w:r>
              <w:rPr>
                <w:noProof/>
                <w:webHidden/>
              </w:rPr>
              <w:fldChar w:fldCharType="separate"/>
            </w:r>
            <w:r>
              <w:rPr>
                <w:noProof/>
                <w:webHidden/>
              </w:rPr>
              <w:t>99</w:t>
            </w:r>
            <w:r>
              <w:rPr>
                <w:noProof/>
                <w:webHidden/>
              </w:rPr>
              <w:fldChar w:fldCharType="end"/>
            </w:r>
          </w:hyperlink>
        </w:p>
        <w:p w14:paraId="4024064A" w14:textId="7C2CA56E" w:rsidR="00574D94" w:rsidRDefault="00574D94">
          <w:pPr>
            <w:pStyle w:val="TOC1"/>
            <w:tabs>
              <w:tab w:val="left" w:pos="720"/>
              <w:tab w:val="right" w:leader="dot" w:pos="9350"/>
            </w:tabs>
            <w:rPr>
              <w:rFonts w:cstheme="minorBidi"/>
              <w:noProof/>
              <w:sz w:val="24"/>
              <w:lang w:val="en-CA" w:bidi="ar-SA"/>
            </w:rPr>
          </w:pPr>
          <w:hyperlink w:anchor="_Toc21702020" w:history="1">
            <w:r w:rsidRPr="0096437E">
              <w:rPr>
                <w:rStyle w:val="Hyperlink"/>
                <w:noProof/>
              </w:rPr>
              <w:t>13</w:t>
            </w:r>
            <w:r>
              <w:rPr>
                <w:rFonts w:cstheme="minorBidi"/>
                <w:noProof/>
                <w:sz w:val="24"/>
                <w:lang w:val="en-CA" w:bidi="ar-SA"/>
              </w:rPr>
              <w:tab/>
            </w:r>
            <w:r w:rsidRPr="0096437E">
              <w:rPr>
                <w:rStyle w:val="Hyperlink"/>
                <w:noProof/>
              </w:rPr>
              <w:t>Summary of Changes from Previous Version</w:t>
            </w:r>
            <w:r>
              <w:rPr>
                <w:noProof/>
                <w:webHidden/>
              </w:rPr>
              <w:tab/>
            </w:r>
            <w:r>
              <w:rPr>
                <w:noProof/>
                <w:webHidden/>
              </w:rPr>
              <w:fldChar w:fldCharType="begin"/>
            </w:r>
            <w:r>
              <w:rPr>
                <w:noProof/>
                <w:webHidden/>
              </w:rPr>
              <w:instrText xml:space="preserve"> PAGEREF _Toc21702020 \h </w:instrText>
            </w:r>
            <w:r>
              <w:rPr>
                <w:noProof/>
                <w:webHidden/>
              </w:rPr>
            </w:r>
            <w:r>
              <w:rPr>
                <w:noProof/>
                <w:webHidden/>
              </w:rPr>
              <w:fldChar w:fldCharType="separate"/>
            </w:r>
            <w:r>
              <w:rPr>
                <w:noProof/>
                <w:webHidden/>
              </w:rPr>
              <w:t>99</w:t>
            </w:r>
            <w:r>
              <w:rPr>
                <w:noProof/>
                <w:webHidden/>
              </w:rPr>
              <w:fldChar w:fldCharType="end"/>
            </w:r>
          </w:hyperlink>
        </w:p>
        <w:p w14:paraId="41120878" w14:textId="406B9B66" w:rsidR="00574D94" w:rsidRDefault="00574D94">
          <w:pPr>
            <w:pStyle w:val="TOC1"/>
            <w:tabs>
              <w:tab w:val="right" w:leader="dot" w:pos="9350"/>
            </w:tabs>
            <w:rPr>
              <w:rFonts w:cstheme="minorBidi"/>
              <w:noProof/>
              <w:sz w:val="24"/>
              <w:lang w:val="en-CA" w:bidi="ar-SA"/>
            </w:rPr>
          </w:pPr>
          <w:hyperlink w:anchor="_Toc21702021" w:history="1">
            <w:r w:rsidRPr="0096437E">
              <w:rPr>
                <w:rStyle w:val="Hyperlink"/>
                <w:noProof/>
              </w:rPr>
              <w:t>Acknowledgements</w:t>
            </w:r>
            <w:r>
              <w:rPr>
                <w:noProof/>
                <w:webHidden/>
              </w:rPr>
              <w:tab/>
            </w:r>
            <w:r>
              <w:rPr>
                <w:noProof/>
                <w:webHidden/>
              </w:rPr>
              <w:fldChar w:fldCharType="begin"/>
            </w:r>
            <w:r>
              <w:rPr>
                <w:noProof/>
                <w:webHidden/>
              </w:rPr>
              <w:instrText xml:space="preserve"> PAGEREF _Toc21702021 \h </w:instrText>
            </w:r>
            <w:r>
              <w:rPr>
                <w:noProof/>
                <w:webHidden/>
              </w:rPr>
            </w:r>
            <w:r>
              <w:rPr>
                <w:noProof/>
                <w:webHidden/>
              </w:rPr>
              <w:fldChar w:fldCharType="separate"/>
            </w:r>
            <w:r>
              <w:rPr>
                <w:noProof/>
                <w:webHidden/>
              </w:rPr>
              <w:t>101</w:t>
            </w:r>
            <w:r>
              <w:rPr>
                <w:noProof/>
                <w:webHidden/>
              </w:rPr>
              <w:fldChar w:fldCharType="end"/>
            </w:r>
          </w:hyperlink>
        </w:p>
        <w:p w14:paraId="6BDBB749" w14:textId="7E2F7686" w:rsidR="00574D94" w:rsidRDefault="00574D94">
          <w:pPr>
            <w:pStyle w:val="TOC1"/>
            <w:tabs>
              <w:tab w:val="right" w:leader="dot" w:pos="9350"/>
            </w:tabs>
            <w:rPr>
              <w:rFonts w:cstheme="minorBidi"/>
              <w:noProof/>
              <w:sz w:val="24"/>
              <w:lang w:val="en-CA" w:bidi="ar-SA"/>
            </w:rPr>
          </w:pPr>
          <w:hyperlink w:anchor="_Toc21702022" w:history="1">
            <w:r w:rsidRPr="0096437E">
              <w:rPr>
                <w:rStyle w:val="Hyperlink"/>
                <w:noProof/>
              </w:rPr>
              <w:t>Bibliography</w:t>
            </w:r>
            <w:r>
              <w:rPr>
                <w:noProof/>
                <w:webHidden/>
              </w:rPr>
              <w:tab/>
            </w:r>
            <w:r>
              <w:rPr>
                <w:noProof/>
                <w:webHidden/>
              </w:rPr>
              <w:fldChar w:fldCharType="begin"/>
            </w:r>
            <w:r>
              <w:rPr>
                <w:noProof/>
                <w:webHidden/>
              </w:rPr>
              <w:instrText xml:space="preserve"> PAGEREF _Toc21702022 \h </w:instrText>
            </w:r>
            <w:r>
              <w:rPr>
                <w:noProof/>
                <w:webHidden/>
              </w:rPr>
            </w:r>
            <w:r>
              <w:rPr>
                <w:noProof/>
                <w:webHidden/>
              </w:rPr>
              <w:fldChar w:fldCharType="separate"/>
            </w:r>
            <w:r>
              <w:rPr>
                <w:noProof/>
                <w:webHidden/>
              </w:rPr>
              <w:t>102</w:t>
            </w:r>
            <w:r>
              <w:rPr>
                <w:noProof/>
                <w:webHidden/>
              </w:rPr>
              <w:fldChar w:fldCharType="end"/>
            </w:r>
          </w:hyperlink>
        </w:p>
        <w:p w14:paraId="6D1DC623" w14:textId="4452578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170195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1701958"/>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End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1701959"/>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1701960"/>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559E5FE9" w14:textId="5D705CAC" w:rsidR="00091950" w:rsidRDefault="00C51464" w:rsidP="00EF3A11">
      <w:pPr>
        <w:pStyle w:val="ListParagraph"/>
        <w:numPr>
          <w:ilvl w:val="0"/>
          <w:numId w:val="49"/>
        </w:numPr>
      </w:pPr>
      <w:r>
        <w:t>Evaluation: While the task of evaluation is an important step that was addressed in several ways in this project</w:t>
      </w:r>
      <w:r w:rsidR="00091950">
        <w:t>:</w:t>
      </w:r>
    </w:p>
    <w:p w14:paraId="5D9CD004" w14:textId="0E4EA6B0" w:rsidR="00091950" w:rsidRDefault="00091950" w:rsidP="00EF3A11">
      <w:pPr>
        <w:pStyle w:val="ListParagraph"/>
        <w:numPr>
          <w:ilvl w:val="1"/>
          <w:numId w:val="49"/>
        </w:numPr>
      </w:pPr>
      <w:r w:rsidRPr="00091950">
        <w:rPr>
          <w:i/>
        </w:rPr>
        <w:t>Consistency</w:t>
      </w:r>
      <w:r>
        <w:t>: Using (automated reasoner X) the ontologies were classified to demonstrate consistency of the definitions and absence of unsatisfiable classes.</w:t>
      </w:r>
      <w:r w:rsidR="00C51464">
        <w:t xml:space="preserve"> </w:t>
      </w:r>
    </w:p>
    <w:p w14:paraId="461E10D4" w14:textId="460518E0" w:rsidR="00C51464" w:rsidRDefault="00091950" w:rsidP="00EF3A11">
      <w:pPr>
        <w:pStyle w:val="ListParagraph"/>
        <w:numPr>
          <w:ilvl w:val="1"/>
          <w:numId w:val="49"/>
        </w:numPr>
      </w:pPr>
      <w:r>
        <w:rPr>
          <w:i/>
        </w:rPr>
        <w:t xml:space="preserve">Adequacy: </w:t>
      </w:r>
      <w:r w:rsidR="00C51464">
        <w:t>The mapping of data sources (described previously) served as a</w:t>
      </w:r>
      <w:r>
        <w:t xml:space="preserve"> means of evaluating the adequacy of the terms to capture the</w:t>
      </w:r>
      <w:r w:rsidR="00402C7E">
        <w:t xml:space="preserve"> required</w:t>
      </w:r>
      <w:r>
        <w:t xml:space="preserve"> data sources.</w:t>
      </w:r>
    </w:p>
    <w:p w14:paraId="4C982C6E" w14:textId="21D1E77C" w:rsidR="00402C7E" w:rsidRPr="005F7DA5" w:rsidRDefault="00402C7E" w:rsidP="00EF3A11">
      <w:pPr>
        <w:pStyle w:val="ListParagraph"/>
        <w:numPr>
          <w:ilvl w:val="1"/>
          <w:numId w:val="49"/>
        </w:numPr>
      </w:pPr>
      <w:r>
        <w:rPr>
          <w:i/>
        </w:rPr>
        <w:t>Competency</w:t>
      </w:r>
      <w:r w:rsidR="0004677B">
        <w:rPr>
          <w:i/>
        </w:rPr>
        <w:t>/completeness</w:t>
      </w:r>
      <w:r>
        <w:rPr>
          <w:i/>
        </w:rPr>
        <w:t>:</w:t>
      </w:r>
      <w:r>
        <w:t xml:space="preserve"> finally, </w:t>
      </w:r>
      <w:r w:rsidR="0004677B">
        <w:t xml:space="preserve">the ontologies were assessed for completeness relative </w:t>
      </w:r>
      <w:r>
        <w:t xml:space="preserve">to the </w:t>
      </w:r>
      <w:r w:rsidR="0004677B">
        <w:t xml:space="preserve">identified </w:t>
      </w:r>
      <w:r>
        <w:t>Competency Question</w:t>
      </w:r>
      <w:r w:rsidR="0004677B">
        <w:t>s</w:t>
      </w:r>
      <w:r w:rsidR="006B06D3">
        <w:t>.</w:t>
      </w:r>
    </w:p>
    <w:p w14:paraId="157488CD" w14:textId="77B10EE0" w:rsidR="00EF379A" w:rsidRDefault="00EF379A" w:rsidP="00DE747E">
      <w:pPr>
        <w:pStyle w:val="Heading1"/>
      </w:pPr>
      <w:bookmarkStart w:id="38" w:name="_Toc21701961"/>
      <w:r>
        <w:t>Requirements</w:t>
      </w:r>
      <w:bookmarkEnd w:id="38"/>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39" w:name="_Ref19780482"/>
      <w:r>
        <w:t xml:space="preserve">Table </w:t>
      </w:r>
      <w:r w:rsidR="009B790F">
        <w:fldChar w:fldCharType="begin"/>
      </w:r>
      <w:r w:rsidR="009B790F">
        <w:instrText xml:space="preserve"> SEQ Table \* ARABIC </w:instrText>
      </w:r>
      <w:r w:rsidR="009B790F">
        <w:fldChar w:fldCharType="separate"/>
      </w:r>
      <w:r w:rsidR="00C65CEA">
        <w:rPr>
          <w:noProof/>
        </w:rPr>
        <w:t>1</w:t>
      </w:r>
      <w:r w:rsidR="009B790F">
        <w:rPr>
          <w:noProof/>
        </w:rPr>
        <w:fldChar w:fldCharType="end"/>
      </w:r>
      <w:bookmarkEnd w:id="39"/>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t>Transit networks</w:t>
            </w:r>
          </w:p>
          <w:p w14:paraId="6328B277" w14:textId="77777777" w:rsidR="00B94D2C" w:rsidRDefault="00B94D2C" w:rsidP="00BC16B7">
            <w:pPr>
              <w:pStyle w:val="ListParagraph"/>
              <w:numPr>
                <w:ilvl w:val="1"/>
                <w:numId w:val="34"/>
              </w:numPr>
              <w:ind w:left="742"/>
            </w:pPr>
            <w:r>
              <w:lastRenderedPageBreak/>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0" w:name="_Toc21701962"/>
      <w:r>
        <w:t>Motivating Scenario</w:t>
      </w:r>
      <w:r w:rsidR="006B41BB">
        <w:t>: Land Use and Transportation Simulation</w:t>
      </w:r>
      <w:bookmarkEnd w:id="40"/>
    </w:p>
    <w:p w14:paraId="50B5241F" w14:textId="566D8147" w:rsidR="0040617A" w:rsidRDefault="00EA4B3F" w:rsidP="00EA4B3F">
      <w:pPr>
        <w:rPr>
          <w:lang w:val="en-US" w:bidi="en-US"/>
        </w:rPr>
      </w:pPr>
      <w:r>
        <w:rPr>
          <w:lang w:val="en-US" w:bidi="en-US"/>
        </w:rPr>
        <w:t>Reviewing the results of large-scale simulations, such as those generated by the ILUTE and TASHA [reference]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1" w:name="_Toc21701963"/>
      <w:r>
        <w:lastRenderedPageBreak/>
        <w:t>Motivating Scenario: Transit Research</w:t>
      </w:r>
      <w:bookmarkEnd w:id="41"/>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2" w:name="_Toc21701964"/>
      <w:r>
        <w:t>Motivating Scenario: Smart Parking Applications</w:t>
      </w:r>
      <w:bookmarkEnd w:id="42"/>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lastRenderedPageBreak/>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3" w:name="_Toc21701965"/>
      <w:r>
        <w:t xml:space="preserve">Motivating Scenario: </w:t>
      </w:r>
      <w:r w:rsidR="002358F6">
        <w:t xml:space="preserve">ATIS via </w:t>
      </w:r>
      <w:r>
        <w:t>IT-SoS</w:t>
      </w:r>
      <w:bookmarkEnd w:id="43"/>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4" w:name="_Toc21701966"/>
      <w:r>
        <w:t>Motivating Scenario: ArcGIS Query Support</w:t>
      </w:r>
      <w:bookmarkEnd w:id="44"/>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bookmarkStart w:id="45" w:name="_GoBack"/>
      <w:bookmarkEnd w:id="45"/>
      <w:r>
        <w:rPr>
          <w:lang w:val="en-US" w:bidi="en-US"/>
        </w:rPr>
        <w:t>CQ5-1:</w:t>
      </w:r>
      <w:r w:rsidR="00574D94">
        <w:rPr>
          <w:lang w:val="en-US" w:bidi="en-US"/>
        </w:rPr>
        <w:t xml:space="preserve"> TBD</w:t>
      </w:r>
    </w:p>
    <w:p w14:paraId="7A55DEC6" w14:textId="58CC99C4" w:rsidR="00196B6E" w:rsidRDefault="00196B6E" w:rsidP="00EA354A">
      <w:pPr>
        <w:pStyle w:val="Heading1"/>
      </w:pPr>
      <w:bookmarkStart w:id="46" w:name="_Toc21701967"/>
      <w:r>
        <w:t>Urban System Characteristics and Behaviour</w:t>
      </w:r>
      <w:bookmarkEnd w:id="36"/>
      <w:bookmarkEnd w:id="46"/>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3F5D9D08" w14:textId="6967C9C9" w:rsidR="00B849EF" w:rsidRDefault="00654012" w:rsidP="00EA354A">
      <w:r>
        <w:lastRenderedPageBreak/>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055E0A49" w14:textId="37833FFD" w:rsidR="00520123" w:rsidRDefault="00520123" w:rsidP="00EA354A">
      <w:pPr>
        <w:pStyle w:val="Heading2"/>
      </w:pPr>
      <w:bookmarkStart w:id="47" w:name="_Toc21701968"/>
      <w:r>
        <w:t>Foundational Ontolog</w:t>
      </w:r>
      <w:r w:rsidR="0073758C">
        <w:t>ies</w:t>
      </w:r>
      <w:bookmarkEnd w:id="47"/>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8" w:name="_Toc21701969"/>
      <w:r>
        <w:t xml:space="preserve">Location </w:t>
      </w:r>
      <w:r w:rsidR="00520123">
        <w:t>Ontology</w:t>
      </w:r>
      <w:bookmarkEnd w:id="48"/>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lastRenderedPageBreak/>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49" w:name="_Ref11759283"/>
      <w:r>
        <w:t xml:space="preserve">Table </w:t>
      </w:r>
      <w:r w:rsidR="009B790F">
        <w:fldChar w:fldCharType="begin"/>
      </w:r>
      <w:r w:rsidR="009B790F">
        <w:instrText xml:space="preserve"> SEQ Table \* ARABIC </w:instrText>
      </w:r>
      <w:r w:rsidR="009B790F">
        <w:fldChar w:fldCharType="separate"/>
      </w:r>
      <w:r w:rsidR="00C65CEA">
        <w:rPr>
          <w:noProof/>
        </w:rPr>
        <w:t>2</w:t>
      </w:r>
      <w:r w:rsidR="009B790F">
        <w:rPr>
          <w:noProof/>
        </w:rPr>
        <w:fldChar w:fldCharType="end"/>
      </w:r>
      <w:bookmarkEnd w:id="49"/>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0" w:name="_Ref11762225"/>
      <w:r>
        <w:t xml:space="preserve">Table </w:t>
      </w:r>
      <w:r w:rsidR="009B790F">
        <w:fldChar w:fldCharType="begin"/>
      </w:r>
      <w:r w:rsidR="009B790F">
        <w:instrText xml:space="preserve"> SEQ Table \* ARABIC </w:instrText>
      </w:r>
      <w:r w:rsidR="009B790F">
        <w:fldChar w:fldCharType="separate"/>
      </w:r>
      <w:r w:rsidR="00C65CEA">
        <w:rPr>
          <w:noProof/>
        </w:rPr>
        <w:t>3</w:t>
      </w:r>
      <w:r w:rsidR="009B790F">
        <w:rPr>
          <w:noProof/>
        </w:rPr>
        <w:fldChar w:fldCharType="end"/>
      </w:r>
      <w:bookmarkEnd w:id="50"/>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lastRenderedPageBreak/>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9B790F"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r w:rsidR="009B790F">
        <w:fldChar w:fldCharType="begin"/>
      </w:r>
      <w:r w:rsidR="009B790F">
        <w:instrText xml:space="preserve"> SEQ Figure \* ARABIC </w:instrText>
      </w:r>
      <w:r w:rsidR="009B790F">
        <w:fldChar w:fldCharType="separate"/>
      </w:r>
      <w:r w:rsidR="001A6211">
        <w:rPr>
          <w:noProof/>
        </w:rPr>
        <w:t>2</w:t>
      </w:r>
      <w:r w:rsidR="009B790F">
        <w:rPr>
          <w:noProof/>
        </w:rPr>
        <w:fldChar w:fldCharType="end"/>
      </w:r>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1" w:name="_Toc519507734"/>
      <w:bookmarkStart w:id="52" w:name="_Toc520703198"/>
      <w:bookmarkStart w:id="53" w:name="_Toc520725402"/>
      <w:bookmarkStart w:id="54" w:name="_Toc519507735"/>
      <w:bookmarkStart w:id="55" w:name="_Toc520703199"/>
      <w:bookmarkStart w:id="56" w:name="_Toc520725403"/>
      <w:bookmarkStart w:id="57" w:name="_Toc519507736"/>
      <w:bookmarkStart w:id="58" w:name="_Toc520703200"/>
      <w:bookmarkStart w:id="59" w:name="_Toc520725404"/>
      <w:bookmarkStart w:id="60" w:name="_Toc519507737"/>
      <w:bookmarkStart w:id="61" w:name="_Toc520703201"/>
      <w:bookmarkStart w:id="62" w:name="_Toc520725405"/>
      <w:bookmarkStart w:id="63" w:name="_Toc519507738"/>
      <w:bookmarkStart w:id="64" w:name="_Toc520703202"/>
      <w:bookmarkStart w:id="65" w:name="_Toc520725406"/>
      <w:bookmarkStart w:id="66" w:name="_Toc2170197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t>Time Ontology</w:t>
      </w:r>
      <w:bookmarkEnd w:id="66"/>
    </w:p>
    <w:p w14:paraId="2AAB4AC9" w14:textId="0F70FC9B" w:rsidR="007978A3" w:rsidRDefault="009B790F"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7" w:name="_Ref11827256"/>
      <w:r>
        <w:t xml:space="preserve">Table </w:t>
      </w:r>
      <w:r w:rsidR="009B790F">
        <w:fldChar w:fldCharType="begin"/>
      </w:r>
      <w:r w:rsidR="009B790F">
        <w:instrText xml:space="preserve"> SEQ Table \* ARABIC </w:instrText>
      </w:r>
      <w:r w:rsidR="009B790F">
        <w:fldChar w:fldCharType="separate"/>
      </w:r>
      <w:r w:rsidR="00C65CEA">
        <w:rPr>
          <w:noProof/>
        </w:rPr>
        <w:t>4</w:t>
      </w:r>
      <w:r w:rsidR="009B790F">
        <w:rPr>
          <w:noProof/>
        </w:rPr>
        <w:fldChar w:fldCharType="end"/>
      </w:r>
      <w:bookmarkEnd w:id="67"/>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68" w:name="_Ref11831393"/>
      <w:r>
        <w:t xml:space="preserve">Figure </w:t>
      </w:r>
      <w:r w:rsidR="009B790F">
        <w:fldChar w:fldCharType="begin"/>
      </w:r>
      <w:r w:rsidR="009B790F">
        <w:instrText xml:space="preserve"> SEQ Figure \* ARABIC </w:instrText>
      </w:r>
      <w:r w:rsidR="009B790F">
        <w:fldChar w:fldCharType="separate"/>
      </w:r>
      <w:r w:rsidR="001A6211">
        <w:rPr>
          <w:noProof/>
        </w:rPr>
        <w:t>3</w:t>
      </w:r>
      <w:r w:rsidR="009B790F">
        <w:rPr>
          <w:noProof/>
        </w:rPr>
        <w:fldChar w:fldCharType="end"/>
      </w:r>
      <w:r>
        <w:t>: Example use of the Time Ontology</w:t>
      </w:r>
      <w:bookmarkEnd w:id="68"/>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69" w:name="_Toc21701971"/>
      <w:r>
        <w:t>Change Ontology</w:t>
      </w:r>
      <w:bookmarkEnd w:id="69"/>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0" w:name="_Ref11834761"/>
      <w:bookmarkStart w:id="71"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0"/>
    <w:bookmarkEnd w:id="71"/>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2"/>
      <w:r>
        <w:t>PD</w:t>
      </w:r>
      <w:commentRangeEnd w:id="72"/>
      <w:r w:rsidR="00FF06FB">
        <w:rPr>
          <w:rStyle w:val="CommentReference"/>
          <w:rFonts w:asciiTheme="minorHAnsi" w:eastAsiaTheme="minorEastAsia" w:hAnsiTheme="minorHAnsi"/>
          <w:lang w:val="en-US" w:bidi="en-US"/>
        </w:rPr>
        <w:commentReference w:id="72"/>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3" w:name="_Ref11834852"/>
      <w:bookmarkStart w:id="74" w:name="_Ref11834838"/>
      <w:r>
        <w:t xml:space="preserve">Figure </w:t>
      </w:r>
      <w:r w:rsidR="009B790F">
        <w:fldChar w:fldCharType="begin"/>
      </w:r>
      <w:r w:rsidR="009B790F">
        <w:instrText xml:space="preserve"> SEQ Figure \* ARABIC </w:instrText>
      </w:r>
      <w:r w:rsidR="009B790F">
        <w:fldChar w:fldCharType="separate"/>
      </w:r>
      <w:r w:rsidR="001A6211">
        <w:rPr>
          <w:noProof/>
        </w:rPr>
        <w:t>4</w:t>
      </w:r>
      <w:r w:rsidR="009B790F">
        <w:rPr>
          <w:noProof/>
        </w:rPr>
        <w:fldChar w:fldCharType="end"/>
      </w:r>
      <w:bookmarkEnd w:id="73"/>
      <w:r>
        <w:t>: Example use of the Change Ontology</w:t>
      </w:r>
      <w:bookmarkEnd w:id="74"/>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5" w:name="_Toc21701972"/>
      <w:r>
        <w:t>Activity Ontology</w:t>
      </w:r>
      <w:bookmarkEnd w:id="75"/>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6"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6"/>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7" w:name="_Ref12516765"/>
      <w:r>
        <w:t xml:space="preserve">Table </w:t>
      </w:r>
      <w:r w:rsidR="009B790F">
        <w:fldChar w:fldCharType="begin"/>
      </w:r>
      <w:r w:rsidR="009B790F">
        <w:instrText xml:space="preserve"> SEQ Table \* ARABIC </w:instrText>
      </w:r>
      <w:r w:rsidR="009B790F">
        <w:fldChar w:fldCharType="separate"/>
      </w:r>
      <w:r w:rsidR="00C65CEA">
        <w:rPr>
          <w:noProof/>
        </w:rPr>
        <w:t>7</w:t>
      </w:r>
      <w:r w:rsidR="009B790F">
        <w:rPr>
          <w:noProof/>
        </w:rPr>
        <w:fldChar w:fldCharType="end"/>
      </w:r>
      <w:bookmarkEnd w:id="77"/>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78" w:name="_Ref15389805"/>
      <w:r>
        <w:t xml:space="preserve">Figure </w:t>
      </w:r>
      <w:r w:rsidR="009B790F">
        <w:fldChar w:fldCharType="begin"/>
      </w:r>
      <w:r w:rsidR="009B790F">
        <w:instrText xml:space="preserve"> SEQ Figure \* ARABIC </w:instrText>
      </w:r>
      <w:r w:rsidR="009B790F">
        <w:fldChar w:fldCharType="separate"/>
      </w:r>
      <w:r w:rsidR="001A6211">
        <w:rPr>
          <w:noProof/>
        </w:rPr>
        <w:t>6</w:t>
      </w:r>
      <w:r w:rsidR="009B790F">
        <w:rPr>
          <w:noProof/>
        </w:rPr>
        <w:fldChar w:fldCharType="end"/>
      </w:r>
      <w:bookmarkEnd w:id="78"/>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79" w:name="_Ref15390281"/>
      <w:r>
        <w:t xml:space="preserve">Figure </w:t>
      </w:r>
      <w:r w:rsidR="009B790F">
        <w:fldChar w:fldCharType="begin"/>
      </w:r>
      <w:r w:rsidR="009B790F">
        <w:instrText xml:space="preserve"> SEQ Figure \* ARABIC </w:instrText>
      </w:r>
      <w:r w:rsidR="009B790F">
        <w:fldChar w:fldCharType="separate"/>
      </w:r>
      <w:r w:rsidR="001A6211">
        <w:rPr>
          <w:noProof/>
        </w:rPr>
        <w:t>7</w:t>
      </w:r>
      <w:r w:rsidR="009B790F">
        <w:rPr>
          <w:noProof/>
        </w:rPr>
        <w:fldChar w:fldCharType="end"/>
      </w:r>
      <w:bookmarkEnd w:id="79"/>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0" w:name="_Ref12516943"/>
      <w:r>
        <w:t xml:space="preserve">Figure </w:t>
      </w:r>
      <w:r w:rsidR="009B790F">
        <w:fldChar w:fldCharType="begin"/>
      </w:r>
      <w:r w:rsidR="009B790F">
        <w:instrText xml:space="preserve"> SEQ Figure \* ARABIC </w:instrText>
      </w:r>
      <w:r w:rsidR="009B790F">
        <w:fldChar w:fldCharType="separate"/>
      </w:r>
      <w:r w:rsidR="001A6211">
        <w:rPr>
          <w:noProof/>
        </w:rPr>
        <w:t>8</w:t>
      </w:r>
      <w:r w:rsidR="009B790F">
        <w:rPr>
          <w:noProof/>
        </w:rPr>
        <w:fldChar w:fldCharType="end"/>
      </w:r>
      <w:bookmarkEnd w:id="80"/>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1" w:name="_Toc21701973"/>
      <w:r w:rsidRPr="00733EB6">
        <w:t xml:space="preserve">Recurring </w:t>
      </w:r>
      <w:r>
        <w:t>E</w:t>
      </w:r>
      <w:r w:rsidRPr="00733EB6">
        <w:t>vent ontology</w:t>
      </w:r>
      <w:bookmarkEnd w:id="81"/>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2" w:name="_Ref12533493"/>
      <w:r>
        <w:t xml:space="preserve">Table </w:t>
      </w:r>
      <w:r w:rsidR="009B790F">
        <w:fldChar w:fldCharType="begin"/>
      </w:r>
      <w:r w:rsidR="009B790F">
        <w:instrText xml:space="preserve"> SEQ Table \* ARABIC </w:instrText>
      </w:r>
      <w:r w:rsidR="009B790F">
        <w:fldChar w:fldCharType="separate"/>
      </w:r>
      <w:r w:rsidR="00C65CEA">
        <w:rPr>
          <w:noProof/>
        </w:rPr>
        <w:t>8</w:t>
      </w:r>
      <w:r w:rsidR="009B790F">
        <w:rPr>
          <w:noProof/>
        </w:rPr>
        <w:fldChar w:fldCharType="end"/>
      </w:r>
      <w:bookmarkEnd w:id="82"/>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3" w:name="_Ref12533514"/>
      <w:r>
        <w:t xml:space="preserve">Figure </w:t>
      </w:r>
      <w:r w:rsidR="009B790F">
        <w:fldChar w:fldCharType="begin"/>
      </w:r>
      <w:r w:rsidR="009B790F">
        <w:instrText xml:space="preserve"> SEQ Figure \* ARABIC </w:instrText>
      </w:r>
      <w:r w:rsidR="009B790F">
        <w:fldChar w:fldCharType="separate"/>
      </w:r>
      <w:r w:rsidR="001A6211">
        <w:rPr>
          <w:noProof/>
        </w:rPr>
        <w:t>9</w:t>
      </w:r>
      <w:r w:rsidR="009B790F">
        <w:rPr>
          <w:noProof/>
        </w:rPr>
        <w:fldChar w:fldCharType="end"/>
      </w:r>
      <w:bookmarkEnd w:id="83"/>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4" w:name="_Ref12536225"/>
      <w:r>
        <w:t xml:space="preserve">Figure </w:t>
      </w:r>
      <w:r w:rsidR="009B790F">
        <w:fldChar w:fldCharType="begin"/>
      </w:r>
      <w:r w:rsidR="009B790F">
        <w:instrText xml:space="preserve"> SEQ Figure \* ARABIC </w:instrText>
      </w:r>
      <w:r w:rsidR="009B790F">
        <w:fldChar w:fldCharType="separate"/>
      </w:r>
      <w:r w:rsidR="001A6211">
        <w:rPr>
          <w:noProof/>
        </w:rPr>
        <w:t>10</w:t>
      </w:r>
      <w:r w:rsidR="009B790F">
        <w:rPr>
          <w:noProof/>
        </w:rPr>
        <w:fldChar w:fldCharType="end"/>
      </w:r>
      <w:bookmarkEnd w:id="84"/>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5" w:name="_Toc21701974"/>
      <w:r>
        <w:t>Resource</w:t>
      </w:r>
      <w:r w:rsidR="00BD7FA8">
        <w:t xml:space="preserve"> </w:t>
      </w:r>
      <w:r w:rsidR="00520123">
        <w:t>Ontology</w:t>
      </w:r>
      <w:bookmarkEnd w:id="85"/>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6" w:name="_Toc21701975"/>
      <w:r w:rsidRPr="005F0F5A">
        <w:rPr>
          <w:lang w:val="en-CA"/>
        </w:rPr>
        <w:t>The Ontology</w:t>
      </w:r>
      <w:bookmarkEnd w:id="86"/>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7" w:name="_Ref13049166"/>
      <w:r>
        <w:t xml:space="preserve">Table </w:t>
      </w:r>
      <w:r w:rsidR="009B790F">
        <w:fldChar w:fldCharType="begin"/>
      </w:r>
      <w:r w:rsidR="009B790F">
        <w:instrText xml:space="preserve"> SEQ Table \* ARABIC </w:instrText>
      </w:r>
      <w:r w:rsidR="009B790F">
        <w:fldChar w:fldCharType="separate"/>
      </w:r>
      <w:r w:rsidR="00C65CEA">
        <w:rPr>
          <w:noProof/>
        </w:rPr>
        <w:t>9</w:t>
      </w:r>
      <w:r w:rsidR="009B790F">
        <w:rPr>
          <w:noProof/>
        </w:rPr>
        <w:fldChar w:fldCharType="end"/>
      </w:r>
      <w:bookmarkEnd w:id="87"/>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5F0F5A">
      <w:pPr>
        <w:pStyle w:val="Heading3"/>
        <w:spacing w:after="120"/>
        <w:ind w:firstLine="0"/>
        <w:rPr>
          <w:lang w:val="en-CA"/>
        </w:rPr>
      </w:pPr>
      <w:bookmarkStart w:id="88" w:name="_Toc21701976"/>
      <w:r>
        <w:rPr>
          <w:lang w:val="en-CA"/>
        </w:rPr>
        <w:t>An Example</w:t>
      </w:r>
      <w:bookmarkEnd w:id="88"/>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89" w:name="_Ref13048704"/>
      <w:r>
        <w:t xml:space="preserve">Figure </w:t>
      </w:r>
      <w:r w:rsidR="009B790F">
        <w:fldChar w:fldCharType="begin"/>
      </w:r>
      <w:r w:rsidR="009B790F">
        <w:instrText xml:space="preserve"> SEQ Figure \* ARABIC </w:instrText>
      </w:r>
      <w:r w:rsidR="009B790F">
        <w:fldChar w:fldCharType="separate"/>
      </w:r>
      <w:r w:rsidR="001A6211">
        <w:rPr>
          <w:noProof/>
        </w:rPr>
        <w:t>11</w:t>
      </w:r>
      <w:r w:rsidR="009B790F">
        <w:rPr>
          <w:noProof/>
        </w:rPr>
        <w:fldChar w:fldCharType="end"/>
      </w:r>
      <w:bookmarkEnd w:id="89"/>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0" w:name="_Toc21701977"/>
      <w:r w:rsidRPr="00BB05EE">
        <w:t>Mereology Ontology</w:t>
      </w:r>
      <w:bookmarkEnd w:id="90"/>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1" w:name="_Ref13049603"/>
      <w:r>
        <w:t xml:space="preserve">Table </w:t>
      </w:r>
      <w:r w:rsidR="009B790F">
        <w:fldChar w:fldCharType="begin"/>
      </w:r>
      <w:r w:rsidR="009B790F">
        <w:instrText xml:space="preserve"> SEQ Table \* ARABIC </w:instrText>
      </w:r>
      <w:r w:rsidR="009B790F">
        <w:fldChar w:fldCharType="separate"/>
      </w:r>
      <w:r w:rsidR="00C65CEA">
        <w:rPr>
          <w:noProof/>
        </w:rPr>
        <w:t>10</w:t>
      </w:r>
      <w:r w:rsidR="009B790F">
        <w:rPr>
          <w:noProof/>
        </w:rPr>
        <w:fldChar w:fldCharType="end"/>
      </w:r>
      <w:bookmarkEnd w:id="91"/>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2" w:name="_Ref13053357"/>
      <w:r>
        <w:t xml:space="preserve">Figure </w:t>
      </w:r>
      <w:r w:rsidR="009B790F">
        <w:fldChar w:fldCharType="begin"/>
      </w:r>
      <w:r w:rsidR="009B790F">
        <w:instrText xml:space="preserve"> SEQ Figure \* ARABIC </w:instrText>
      </w:r>
      <w:r w:rsidR="009B790F">
        <w:fldChar w:fldCharType="separate"/>
      </w:r>
      <w:r w:rsidR="001A6211">
        <w:rPr>
          <w:noProof/>
        </w:rPr>
        <w:t>12</w:t>
      </w:r>
      <w:r w:rsidR="009B790F">
        <w:rPr>
          <w:noProof/>
        </w:rPr>
        <w:fldChar w:fldCharType="end"/>
      </w:r>
      <w:bookmarkEnd w:id="92"/>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3" w:name="_Toc21701978"/>
      <w:r w:rsidRPr="00216E9F">
        <w:t>Ontology of Units of Measure</w:t>
      </w:r>
      <w:bookmarkEnd w:id="9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4" w:name="_Ref13130816"/>
      <w:r>
        <w:t xml:space="preserve">Table </w:t>
      </w:r>
      <w:r w:rsidR="009B790F">
        <w:fldChar w:fldCharType="begin"/>
      </w:r>
      <w:r w:rsidR="009B790F">
        <w:instrText xml:space="preserve"> SEQ Table \* ARABIC </w:instrText>
      </w:r>
      <w:r w:rsidR="009B790F">
        <w:fldChar w:fldCharType="separate"/>
      </w:r>
      <w:r w:rsidR="00C65CEA">
        <w:rPr>
          <w:noProof/>
        </w:rPr>
        <w:t>11</w:t>
      </w:r>
      <w:r w:rsidR="009B790F">
        <w:rPr>
          <w:noProof/>
        </w:rPr>
        <w:fldChar w:fldCharType="end"/>
      </w:r>
      <w:bookmarkEnd w:id="94"/>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om-2:Quantity</w:t>
            </w:r>
          </w:p>
        </w:tc>
        <w:tc>
          <w:tcPr>
            <w:tcW w:w="3577" w:type="dxa"/>
          </w:tcPr>
          <w:p w14:paraId="7362AE60" w14:textId="77777777" w:rsidR="0017750F" w:rsidRDefault="0017750F" w:rsidP="00763A5C">
            <w:pPr>
              <w:spacing w:after="120"/>
            </w:pPr>
            <w:r>
              <w:t>om-2:</w:t>
            </w:r>
            <w:r w:rsidRPr="00E80D3C">
              <w:t>hasV</w:t>
            </w:r>
            <w:r w:rsidRPr="00AA4F4A">
              <w:t>alue</w:t>
            </w:r>
          </w:p>
        </w:tc>
        <w:tc>
          <w:tcPr>
            <w:tcW w:w="2817" w:type="dxa"/>
          </w:tcPr>
          <w:p w14:paraId="2BC8921C" w14:textId="77777777" w:rsidR="0017750F" w:rsidRDefault="0017750F" w:rsidP="00763A5C">
            <w:pPr>
              <w:spacing w:after="120"/>
            </w:pPr>
            <w:r>
              <w:t>only om-2:Measure</w:t>
            </w:r>
          </w:p>
        </w:tc>
      </w:tr>
      <w:tr w:rsidR="0017750F" w14:paraId="162FBCF6" w14:textId="77777777" w:rsidTr="00763A5C">
        <w:trPr>
          <w:cantSplit/>
        </w:trPr>
        <w:tc>
          <w:tcPr>
            <w:tcW w:w="2956" w:type="dxa"/>
          </w:tcPr>
          <w:p w14:paraId="59B5C97C" w14:textId="77777777" w:rsidR="0017750F" w:rsidRDefault="0017750F" w:rsidP="00763A5C">
            <w:pPr>
              <w:spacing w:after="120"/>
            </w:pPr>
            <w:r>
              <w:t>om-2:Measure</w:t>
            </w:r>
          </w:p>
        </w:tc>
        <w:tc>
          <w:tcPr>
            <w:tcW w:w="3577" w:type="dxa"/>
          </w:tcPr>
          <w:p w14:paraId="2DFF89EB" w14:textId="77777777" w:rsidR="0017750F" w:rsidRDefault="0017750F" w:rsidP="00763A5C">
            <w:pPr>
              <w:spacing w:after="120"/>
            </w:pPr>
            <w:r>
              <w:t>om-2:hasUnit</w:t>
            </w:r>
          </w:p>
        </w:tc>
        <w:tc>
          <w:tcPr>
            <w:tcW w:w="2817" w:type="dxa"/>
          </w:tcPr>
          <w:p w14:paraId="3F5AB71E" w14:textId="77777777" w:rsidR="0017750F" w:rsidRDefault="0017750F" w:rsidP="00763A5C">
            <w:pPr>
              <w:spacing w:after="120"/>
            </w:pPr>
            <w:r>
              <w:t>only om-2:Unit</w:t>
            </w:r>
          </w:p>
        </w:tc>
      </w:tr>
      <w:tr w:rsidR="0017750F" w14:paraId="2AB176D3" w14:textId="77777777" w:rsidTr="00763A5C">
        <w:trPr>
          <w:cantSplit/>
        </w:trPr>
        <w:tc>
          <w:tcPr>
            <w:tcW w:w="2956" w:type="dxa"/>
          </w:tcPr>
          <w:p w14:paraId="4070F2A6" w14:textId="77777777" w:rsidR="0017750F" w:rsidRDefault="0017750F" w:rsidP="00763A5C">
            <w:pPr>
              <w:spacing w:after="120"/>
            </w:pPr>
            <w:r>
              <w:t>om-2:Speed_unit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om-2:Unit</w:t>
            </w:r>
          </w:p>
        </w:tc>
      </w:tr>
      <w:tr w:rsidR="0017750F" w14:paraId="4E2D639E" w14:textId="77777777" w:rsidTr="00763A5C">
        <w:trPr>
          <w:cantSplit/>
        </w:trPr>
        <w:tc>
          <w:tcPr>
            <w:tcW w:w="2956" w:type="dxa"/>
          </w:tcPr>
          <w:p w14:paraId="7528536B" w14:textId="77777777" w:rsidR="0017750F" w:rsidRDefault="0017750F" w:rsidP="00763A5C">
            <w:pPr>
              <w:spacing w:after="120"/>
            </w:pPr>
            <w:r>
              <w:t>om-2:Amount_of_money_unit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om-2:Unit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om-2:Unit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om-2:Measure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om-2:hasUnit</w:t>
            </w:r>
          </w:p>
        </w:tc>
        <w:tc>
          <w:tcPr>
            <w:tcW w:w="2817" w:type="dxa"/>
          </w:tcPr>
          <w:p w14:paraId="14F94B73" w14:textId="77777777" w:rsidR="0017750F" w:rsidRDefault="0017750F" w:rsidP="00763A5C">
            <w:pPr>
              <w:spacing w:after="120"/>
            </w:pPr>
            <w:r>
              <w:t>only om-2:Amount_of_money_unit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om-2:Quantity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om-2:AmountOfMoney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om-2:hasValue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5" w:name="_Ref13130894"/>
      <w:r>
        <w:t xml:space="preserve">Figure </w:t>
      </w:r>
      <w:r w:rsidR="009B790F">
        <w:fldChar w:fldCharType="begin"/>
      </w:r>
      <w:r w:rsidR="009B790F">
        <w:instrText xml:space="preserve"> SEQ Figure \* ARABIC </w:instrText>
      </w:r>
      <w:r w:rsidR="009B790F">
        <w:fldChar w:fldCharType="separate"/>
      </w:r>
      <w:r w:rsidR="001A6211">
        <w:rPr>
          <w:noProof/>
        </w:rPr>
        <w:t>13</w:t>
      </w:r>
      <w:r w:rsidR="009B790F">
        <w:rPr>
          <w:noProof/>
        </w:rPr>
        <w:fldChar w:fldCharType="end"/>
      </w:r>
      <w:bookmarkEnd w:id="95"/>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6"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6"/>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om-2:Quantity</w:t>
            </w:r>
          </w:p>
        </w:tc>
        <w:tc>
          <w:tcPr>
            <w:tcW w:w="3615" w:type="dxa"/>
          </w:tcPr>
          <w:p w14:paraId="4569A200" w14:textId="77777777" w:rsidR="0017750F" w:rsidRDefault="0017750F" w:rsidP="00763A5C">
            <w:r>
              <w:t>om-2:</w:t>
            </w:r>
            <w:r w:rsidRPr="00E80D3C">
              <w:t>hasV</w:t>
            </w:r>
            <w:r w:rsidRPr="00AA4F4A">
              <w:t>alue</w:t>
            </w:r>
          </w:p>
        </w:tc>
        <w:tc>
          <w:tcPr>
            <w:tcW w:w="2776" w:type="dxa"/>
          </w:tcPr>
          <w:p w14:paraId="0078AE26" w14:textId="77777777" w:rsidR="0017750F" w:rsidRDefault="0017750F" w:rsidP="00763A5C">
            <w:r>
              <w:t>only om-2:Measure</w:t>
            </w:r>
          </w:p>
        </w:tc>
      </w:tr>
      <w:tr w:rsidR="0017750F" w14:paraId="652C6862" w14:textId="77777777" w:rsidTr="00763A5C">
        <w:trPr>
          <w:cantSplit/>
        </w:trPr>
        <w:tc>
          <w:tcPr>
            <w:tcW w:w="2959" w:type="dxa"/>
          </w:tcPr>
          <w:p w14:paraId="74E10BFE" w14:textId="77777777" w:rsidR="0017750F" w:rsidRDefault="0017750F" w:rsidP="00763A5C">
            <w:r>
              <w:t>om-2:Measure</w:t>
            </w:r>
          </w:p>
        </w:tc>
        <w:tc>
          <w:tcPr>
            <w:tcW w:w="3615" w:type="dxa"/>
          </w:tcPr>
          <w:p w14:paraId="7895F2E3" w14:textId="77777777" w:rsidR="0017750F" w:rsidRDefault="0017750F" w:rsidP="00763A5C">
            <w:r>
              <w:t>om-2:hasUnit</w:t>
            </w:r>
          </w:p>
        </w:tc>
        <w:tc>
          <w:tcPr>
            <w:tcW w:w="2776" w:type="dxa"/>
          </w:tcPr>
          <w:p w14:paraId="2B93EE5E" w14:textId="77777777" w:rsidR="0017750F" w:rsidRDefault="0017750F" w:rsidP="00763A5C">
            <w:r>
              <w:t>only om-2:Unit</w:t>
            </w:r>
          </w:p>
        </w:tc>
      </w:tr>
      <w:tr w:rsidR="0017750F" w14:paraId="60DA28ED" w14:textId="77777777" w:rsidTr="00763A5C">
        <w:trPr>
          <w:cantSplit/>
        </w:trPr>
        <w:tc>
          <w:tcPr>
            <w:tcW w:w="2959" w:type="dxa"/>
          </w:tcPr>
          <w:p w14:paraId="73AD6871" w14:textId="77777777" w:rsidR="0017750F" w:rsidRDefault="0017750F" w:rsidP="00763A5C">
            <w:r>
              <w:t>om-2:Length_unit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om-2:Unit</w:t>
            </w:r>
          </w:p>
        </w:tc>
      </w:tr>
      <w:tr w:rsidR="0017750F" w14:paraId="70FC5CF9" w14:textId="77777777" w:rsidTr="00763A5C">
        <w:trPr>
          <w:cantSplit/>
        </w:trPr>
        <w:tc>
          <w:tcPr>
            <w:tcW w:w="2959" w:type="dxa"/>
          </w:tcPr>
          <w:p w14:paraId="2C60F320" w14:textId="77777777" w:rsidR="0017750F" w:rsidRDefault="0017750F" w:rsidP="00763A5C">
            <w:r>
              <w:t>om-2:Mass_unit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om-2:Unit</w:t>
            </w:r>
          </w:p>
        </w:tc>
      </w:tr>
      <w:tr w:rsidR="0017750F" w14:paraId="55E56673" w14:textId="77777777" w:rsidTr="00763A5C">
        <w:trPr>
          <w:cantSplit/>
        </w:trPr>
        <w:tc>
          <w:tcPr>
            <w:tcW w:w="2959" w:type="dxa"/>
          </w:tcPr>
          <w:p w14:paraId="1C87A895" w14:textId="77777777" w:rsidR="0017750F" w:rsidRDefault="0017750F" w:rsidP="00763A5C">
            <w:r>
              <w:t>om-2:Area_unit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om-2:Unit</w:t>
            </w:r>
          </w:p>
        </w:tc>
      </w:tr>
      <w:tr w:rsidR="0017750F" w14:paraId="60768708" w14:textId="77777777" w:rsidTr="00763A5C">
        <w:trPr>
          <w:cantSplit/>
        </w:trPr>
        <w:tc>
          <w:tcPr>
            <w:tcW w:w="2959" w:type="dxa"/>
          </w:tcPr>
          <w:p w14:paraId="5C982CFB" w14:textId="77777777" w:rsidR="0017750F" w:rsidRDefault="0017750F" w:rsidP="00763A5C">
            <w:r>
              <w:t>om-2:Acceleration_unit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om-2:Unit</w:t>
            </w:r>
          </w:p>
        </w:tc>
      </w:tr>
      <w:tr w:rsidR="0017750F" w14:paraId="29104AE8" w14:textId="77777777" w:rsidTr="00763A5C">
        <w:trPr>
          <w:cantSplit/>
        </w:trPr>
        <w:tc>
          <w:tcPr>
            <w:tcW w:w="2959" w:type="dxa"/>
          </w:tcPr>
          <w:p w14:paraId="3E271DD1" w14:textId="77777777" w:rsidR="0017750F" w:rsidDel="009F6993" w:rsidRDefault="0017750F" w:rsidP="00763A5C">
            <w:r>
              <w:t>om-2:Volume_unit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om-2:Unit</w:t>
            </w:r>
          </w:p>
        </w:tc>
      </w:tr>
      <w:tr w:rsidR="0017750F" w14:paraId="47335674" w14:textId="77777777" w:rsidTr="00763A5C">
        <w:trPr>
          <w:cantSplit/>
        </w:trPr>
        <w:tc>
          <w:tcPr>
            <w:tcW w:w="2959" w:type="dxa"/>
          </w:tcPr>
          <w:p w14:paraId="71166F42" w14:textId="77777777" w:rsidR="0017750F" w:rsidRDefault="0017750F" w:rsidP="00763A5C">
            <w:r>
              <w:t>om-2:Speed_unit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om-2:Unit</w:t>
            </w:r>
          </w:p>
        </w:tc>
      </w:tr>
      <w:tr w:rsidR="0017750F" w14:paraId="26E28498" w14:textId="77777777" w:rsidTr="00763A5C">
        <w:trPr>
          <w:cantSplit/>
        </w:trPr>
        <w:tc>
          <w:tcPr>
            <w:tcW w:w="2959" w:type="dxa"/>
          </w:tcPr>
          <w:p w14:paraId="178880E1" w14:textId="77777777" w:rsidR="0017750F" w:rsidRDefault="0017750F" w:rsidP="00763A5C">
            <w:r>
              <w:lastRenderedPageBreak/>
              <w:t>om-2:Amount_of_money_unit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om-2:Unit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om-2:Unit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om-2:Unit</w:t>
            </w:r>
          </w:p>
        </w:tc>
      </w:tr>
      <w:tr w:rsidR="0017750F" w14:paraId="7FCDDEA5" w14:textId="77777777" w:rsidTr="00763A5C">
        <w:trPr>
          <w:cantSplit/>
        </w:trPr>
        <w:tc>
          <w:tcPr>
            <w:tcW w:w="2959" w:type="dxa"/>
          </w:tcPr>
          <w:p w14:paraId="448022ED" w14:textId="77777777" w:rsidR="0017750F" w:rsidRPr="00E80D3C" w:rsidRDefault="0017750F" w:rsidP="00763A5C">
            <w:r>
              <w:t>om-2:UnitD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om-2:Unit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om-2:UnitDivision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om-2:hasNumerator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om-2:hasDenominator</w:t>
            </w:r>
          </w:p>
        </w:tc>
        <w:tc>
          <w:tcPr>
            <w:tcW w:w="2776" w:type="dxa"/>
          </w:tcPr>
          <w:p w14:paraId="3005A301" w14:textId="77777777" w:rsidR="0017750F" w:rsidRPr="00E80D3C" w:rsidRDefault="0017750F" w:rsidP="00763A5C">
            <w:r w:rsidRPr="00E80D3C">
              <w:t>only om-2:TimeUnit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om-2:Unit_of_measure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om-2:Measure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om-2:hasUnit</w:t>
            </w:r>
          </w:p>
        </w:tc>
        <w:tc>
          <w:tcPr>
            <w:tcW w:w="2776" w:type="dxa"/>
          </w:tcPr>
          <w:p w14:paraId="03366034" w14:textId="77777777" w:rsidR="0017750F" w:rsidRDefault="0017750F" w:rsidP="00763A5C">
            <w:r>
              <w:t>only om-2:Amount_of_money_unit</w:t>
            </w:r>
          </w:p>
        </w:tc>
      </w:tr>
      <w:tr w:rsidR="0017750F" w14:paraId="513DDAB7" w14:textId="77777777" w:rsidTr="00763A5C">
        <w:trPr>
          <w:cantSplit/>
        </w:trPr>
        <w:tc>
          <w:tcPr>
            <w:tcW w:w="2959" w:type="dxa"/>
            <w:vMerge w:val="restart"/>
          </w:tcPr>
          <w:p w14:paraId="46C98535" w14:textId="77777777" w:rsidR="0017750F" w:rsidRDefault="0017750F" w:rsidP="00763A5C">
            <w:r>
              <w:t>gci:Population_measure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om-2:Measure</w:t>
            </w:r>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om-2:Measure</w:t>
            </w:r>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om-2:Quantity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om-2:AmountOfMoney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om-2:hasValue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om-2:Length</w:t>
            </w:r>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om-2:Quantity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om-2:hasValue</w:t>
            </w:r>
          </w:p>
        </w:tc>
        <w:tc>
          <w:tcPr>
            <w:tcW w:w="2776" w:type="dxa"/>
          </w:tcPr>
          <w:p w14:paraId="4993F942" w14:textId="77777777" w:rsidR="0017750F" w:rsidRDefault="0017750F" w:rsidP="00763A5C">
            <w:r>
              <w:t>only (om-2:Measure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om-2:Quantity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om-2:hasValue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om-2:Quantity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om-2:hasValue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om-2:Quantity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om-2:hasValue</w:t>
            </w:r>
          </w:p>
        </w:tc>
        <w:tc>
          <w:tcPr>
            <w:tcW w:w="2776" w:type="dxa"/>
          </w:tcPr>
          <w:p w14:paraId="53109DC6" w14:textId="77777777" w:rsidR="0017750F" w:rsidRDefault="0017750F" w:rsidP="00763A5C">
            <w:r>
              <w:t>only (om-2:hasU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om-2:Mass</w:t>
            </w:r>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om-2:Quantity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om-2:hasValue</w:t>
            </w:r>
          </w:p>
        </w:tc>
        <w:tc>
          <w:tcPr>
            <w:tcW w:w="2776" w:type="dxa"/>
          </w:tcPr>
          <w:p w14:paraId="524822DD" w14:textId="77777777" w:rsidR="0017750F" w:rsidRDefault="0017750F" w:rsidP="00763A5C">
            <w:r w:rsidRPr="00365930">
              <w:t>only (</w:t>
            </w:r>
            <w:r>
              <w:t>om-2:hasUnit</w:t>
            </w:r>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om-2:Area</w:t>
            </w:r>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om-2:Quantity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om-2:hasValue</w:t>
            </w:r>
          </w:p>
        </w:tc>
        <w:tc>
          <w:tcPr>
            <w:tcW w:w="2776" w:type="dxa"/>
          </w:tcPr>
          <w:p w14:paraId="05E1DE58" w14:textId="77777777" w:rsidR="0017750F" w:rsidRDefault="0017750F" w:rsidP="00763A5C">
            <w:r w:rsidRPr="00365930">
              <w:t>only (</w:t>
            </w:r>
            <w:r>
              <w:t>om-2:hasUnit</w:t>
            </w:r>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om-2:Volume</w:t>
            </w:r>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om-2:Quantity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om-2:hasValue</w:t>
            </w:r>
          </w:p>
        </w:tc>
        <w:tc>
          <w:tcPr>
            <w:tcW w:w="2776" w:type="dxa"/>
          </w:tcPr>
          <w:p w14:paraId="4B312091" w14:textId="77777777" w:rsidR="0017750F" w:rsidRPr="00365930" w:rsidRDefault="0017750F" w:rsidP="00763A5C">
            <w:r w:rsidRPr="00365930">
              <w:t>only (</w:t>
            </w:r>
            <w:r>
              <w:t>om-2:hasUnit</w:t>
            </w:r>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om-2:Acceleration</w:t>
            </w:r>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om-2:Quantity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om-2:hasValue</w:t>
            </w:r>
          </w:p>
        </w:tc>
        <w:tc>
          <w:tcPr>
            <w:tcW w:w="2776" w:type="dxa"/>
          </w:tcPr>
          <w:p w14:paraId="429351AC" w14:textId="77777777" w:rsidR="0017750F" w:rsidRDefault="0017750F" w:rsidP="00763A5C">
            <w:r w:rsidRPr="00365930">
              <w:t>only (</w:t>
            </w:r>
            <w:r>
              <w:t>om-2:hasUnit</w:t>
            </w:r>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om-2:Speed</w:t>
            </w:r>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om-2:Quantity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om-2:hasValue</w:t>
            </w:r>
          </w:p>
        </w:tc>
        <w:tc>
          <w:tcPr>
            <w:tcW w:w="2776" w:type="dxa"/>
          </w:tcPr>
          <w:p w14:paraId="67BF04AC" w14:textId="77777777" w:rsidR="0017750F" w:rsidRDefault="0017750F" w:rsidP="00763A5C">
            <w:r w:rsidRPr="00365930">
              <w:t>only (</w:t>
            </w:r>
            <w:r>
              <w:t>om-2:hasUnit</w:t>
            </w:r>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om-2:hasBaseUnit</w:t>
            </w:r>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om-2:System_of_units</w:t>
            </w:r>
          </w:p>
        </w:tc>
      </w:tr>
      <w:tr w:rsidR="0017750F" w14:paraId="1BBE46C4" w14:textId="77777777" w:rsidTr="00763A5C">
        <w:tc>
          <w:tcPr>
            <w:tcW w:w="2576" w:type="dxa"/>
          </w:tcPr>
          <w:p w14:paraId="3BC75354" w14:textId="77777777" w:rsidR="0017750F" w:rsidRDefault="0017750F" w:rsidP="00763A5C">
            <w:r>
              <w:t>om-2:hasBaseUnit</w:t>
            </w:r>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om-2:Unit</w:t>
            </w:r>
          </w:p>
        </w:tc>
      </w:tr>
      <w:tr w:rsidR="0017750F" w14:paraId="574E4F7A" w14:textId="77777777" w:rsidTr="00763A5C">
        <w:tc>
          <w:tcPr>
            <w:tcW w:w="2576" w:type="dxa"/>
          </w:tcPr>
          <w:p w14:paraId="6DAD9881" w14:textId="77777777" w:rsidR="0017750F" w:rsidRDefault="0017750F" w:rsidP="00763A5C">
            <w:r>
              <w:t>om-2:hasDenominator</w:t>
            </w:r>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om-2:UnitDivision</w:t>
            </w:r>
          </w:p>
        </w:tc>
      </w:tr>
      <w:tr w:rsidR="0017750F" w14:paraId="5CF89B5F" w14:textId="77777777" w:rsidTr="00763A5C">
        <w:tc>
          <w:tcPr>
            <w:tcW w:w="2576" w:type="dxa"/>
          </w:tcPr>
          <w:p w14:paraId="724BE63E" w14:textId="77777777" w:rsidR="0017750F" w:rsidRDefault="0017750F" w:rsidP="00763A5C">
            <w:r>
              <w:t>om-2:hasDenominator</w:t>
            </w:r>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om-2:Unit</w:t>
            </w:r>
          </w:p>
        </w:tc>
      </w:tr>
      <w:tr w:rsidR="0017750F" w14:paraId="3132D90D" w14:textId="77777777" w:rsidTr="00763A5C">
        <w:tc>
          <w:tcPr>
            <w:tcW w:w="2576" w:type="dxa"/>
          </w:tcPr>
          <w:p w14:paraId="486D7815" w14:textId="77777777" w:rsidR="0017750F" w:rsidRDefault="0017750F" w:rsidP="00763A5C">
            <w:r>
              <w:t>om-2:hasNumerator</w:t>
            </w:r>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om-2:UnitDivision</w:t>
            </w:r>
          </w:p>
        </w:tc>
      </w:tr>
      <w:tr w:rsidR="0017750F" w14:paraId="717F2290" w14:textId="77777777" w:rsidTr="00763A5C">
        <w:tc>
          <w:tcPr>
            <w:tcW w:w="2576" w:type="dxa"/>
          </w:tcPr>
          <w:p w14:paraId="06BD956D" w14:textId="77777777" w:rsidR="0017750F" w:rsidRDefault="0017750F" w:rsidP="00763A5C">
            <w:r>
              <w:t>om-2:hasNumerator</w:t>
            </w:r>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om-2:Unit</w:t>
            </w:r>
          </w:p>
        </w:tc>
      </w:tr>
      <w:tr w:rsidR="0017750F" w14:paraId="32B4DA91" w14:textId="77777777" w:rsidTr="00763A5C">
        <w:tc>
          <w:tcPr>
            <w:tcW w:w="2576" w:type="dxa"/>
            <w:vMerge w:val="restart"/>
          </w:tcPr>
          <w:p w14:paraId="355DDB7C" w14:textId="77777777" w:rsidR="0017750F" w:rsidRDefault="0017750F" w:rsidP="00763A5C">
            <w:r>
              <w:t>om-2:hasAggregateFunction</w:t>
            </w:r>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om-2:Quantity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om-2:function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om-2:Quantity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om-2:Quantity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7" w:name="_Toc21701979"/>
      <w:r>
        <w:t>Observations</w:t>
      </w:r>
      <w:r w:rsidR="00E72AD2" w:rsidRPr="00E72AD2">
        <w:t xml:space="preserve"> </w:t>
      </w:r>
      <w:r w:rsidR="004F1D87" w:rsidRPr="00E72AD2">
        <w:t>Ontology</w:t>
      </w:r>
      <w:bookmarkEnd w:id="97"/>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8" w:name="_Ref13136457"/>
      <w:r>
        <w:t xml:space="preserve">Table </w:t>
      </w:r>
      <w:r w:rsidR="009B790F">
        <w:fldChar w:fldCharType="begin"/>
      </w:r>
      <w:r w:rsidR="009B790F">
        <w:instrText xml:space="preserve"> SEQ Table \* ARABIC </w:instrText>
      </w:r>
      <w:r w:rsidR="009B790F">
        <w:fldChar w:fldCharType="separate"/>
      </w:r>
      <w:r w:rsidR="00C65CEA">
        <w:rPr>
          <w:noProof/>
        </w:rPr>
        <w:t>12</w:t>
      </w:r>
      <w:r w:rsidR="009B790F">
        <w:rPr>
          <w:noProof/>
        </w:rPr>
        <w:fldChar w:fldCharType="end"/>
      </w:r>
      <w:bookmarkEnd w:id="98"/>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99"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99"/>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0" w:name="_Toc21701980"/>
      <w:r>
        <w:t>Contact Ontology</w:t>
      </w:r>
      <w:bookmarkEnd w:id="10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lastRenderedPageBreak/>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1" w:name="_Toc21701981"/>
      <w:r w:rsidRPr="00EC4B04">
        <w:t>Person</w:t>
      </w:r>
      <w:r w:rsidRPr="00956273">
        <w:t xml:space="preserve"> Ontology</w:t>
      </w:r>
      <w:bookmarkEnd w:id="10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2" w:name="_Toc21701982"/>
      <w:r>
        <w:t>Household Ontology</w:t>
      </w:r>
      <w:bookmarkEnd w:id="102"/>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3" w:name="_Toc21701983"/>
      <w:r>
        <w:t>Organization Ontology</w:t>
      </w:r>
      <w:bookmarkEnd w:id="103"/>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hasOrgMember subPropertyOf tove:hasMember</w:t>
      </w:r>
    </w:p>
    <w:p w14:paraId="2C68E780" w14:textId="75ED862D" w:rsidR="00706FA9" w:rsidRPr="00706FA9" w:rsidRDefault="00706FA9" w:rsidP="00BC16B7">
      <w:pPr>
        <w:pStyle w:val="ListParagraph"/>
        <w:numPr>
          <w:ilvl w:val="0"/>
          <w:numId w:val="24"/>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4" w:name="_Toc21701984"/>
      <w:r>
        <w:t>Building Ontology</w:t>
      </w:r>
      <w:bookmarkEnd w:id="104"/>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5" w:name="_Toc21701985"/>
      <w:r>
        <w:t>Vehicle Ontology</w:t>
      </w:r>
      <w:bookmarkEnd w:id="105"/>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6" w:name="_Toc21701986"/>
      <w:r>
        <w:lastRenderedPageBreak/>
        <w:t>Transportation System Ontology</w:t>
      </w:r>
      <w:bookmarkEnd w:id="106"/>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7" w:author="Megan Katsumi" w:date="2018-11-14T08:39:00Z">
              <w:r>
                <w:t>LoopDetector</w:t>
              </w:r>
            </w:ins>
          </w:p>
        </w:tc>
        <w:tc>
          <w:tcPr>
            <w:tcW w:w="2310" w:type="dxa"/>
          </w:tcPr>
          <w:p w14:paraId="39B665CE" w14:textId="768C97D5" w:rsidR="00F92DE6" w:rsidRDefault="00F92DE6" w:rsidP="00F92DE6">
            <w:ins w:id="108" w:author="Megan Katsumi" w:date="2018-11-14T09:12:00Z">
              <w:r>
                <w:t>sosa:</w:t>
              </w:r>
            </w:ins>
            <w:ins w:id="109" w:author="Megan Katsumi" w:date="2018-11-14T10:30:00Z">
              <w:r>
                <w:t>detects</w:t>
              </w:r>
            </w:ins>
          </w:p>
        </w:tc>
        <w:tc>
          <w:tcPr>
            <w:tcW w:w="4293" w:type="dxa"/>
          </w:tcPr>
          <w:p w14:paraId="256C6CC0" w14:textId="2E4DF2A3" w:rsidR="00F92DE6" w:rsidRDefault="00F92DE6" w:rsidP="00F92DE6">
            <w:pPr>
              <w:tabs>
                <w:tab w:val="center" w:pos="2335"/>
              </w:tabs>
            </w:pPr>
            <w:ins w:id="110"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1" w:author="Megan Katsumi" w:date="2018-11-14T10:30:00Z">
              <w:r>
                <w:t>sosa:observes</w:t>
              </w:r>
            </w:ins>
          </w:p>
        </w:tc>
        <w:tc>
          <w:tcPr>
            <w:tcW w:w="4293" w:type="dxa"/>
          </w:tcPr>
          <w:p w14:paraId="34D9286A" w14:textId="443F730D" w:rsidR="00F92DE6" w:rsidRDefault="00F92DE6" w:rsidP="00F92DE6">
            <w:pPr>
              <w:tabs>
                <w:tab w:val="center" w:pos="2335"/>
              </w:tabs>
            </w:pPr>
            <w:ins w:id="112"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3" w:author="Megan Katsumi" w:date="2018-11-14T10:32:00Z">
              <w:r>
                <w:t>sosa:observes</w:t>
              </w:r>
            </w:ins>
          </w:p>
        </w:tc>
        <w:tc>
          <w:tcPr>
            <w:tcW w:w="4293" w:type="dxa"/>
          </w:tcPr>
          <w:p w14:paraId="45D6BFE2" w14:textId="6B215E2F" w:rsidR="00F92DE6" w:rsidRDefault="00F92DE6" w:rsidP="00F92DE6">
            <w:pPr>
              <w:tabs>
                <w:tab w:val="center" w:pos="2335"/>
              </w:tabs>
            </w:pPr>
            <w:ins w:id="114"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5" w:author="Megan Katsumi" w:date="2018-11-14T10:32:00Z">
              <w:r>
                <w:t>sosa:observes</w:t>
              </w:r>
            </w:ins>
          </w:p>
        </w:tc>
        <w:tc>
          <w:tcPr>
            <w:tcW w:w="4293" w:type="dxa"/>
          </w:tcPr>
          <w:p w14:paraId="6B904044" w14:textId="4B4711CD" w:rsidR="00F92DE6" w:rsidRDefault="00F92DE6" w:rsidP="00F92DE6">
            <w:pPr>
              <w:tabs>
                <w:tab w:val="center" w:pos="2335"/>
              </w:tabs>
            </w:pPr>
            <w:ins w:id="116" w:author="Megan Katsumi" w:date="2018-11-14T10:32:00Z">
              <w:r>
                <w:t>{</w:t>
              </w:r>
            </w:ins>
            <w:ins w:id="117" w:author="Megan Katsumi" w:date="2018-11-14T10:33:00Z">
              <w:r>
                <w:t>mean_</w:t>
              </w:r>
            </w:ins>
            <w:ins w:id="118" w:author="Megan Katsumi" w:date="2018-11-14T11:14:00Z">
              <w:r>
                <w:t>travel_</w:t>
              </w:r>
            </w:ins>
            <w:ins w:id="119"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0" w:author="Megan Katsumi" w:date="2018-11-14T09:25:00Z">
              <w:r>
                <w:t>sosa:madeObservation</w:t>
              </w:r>
            </w:ins>
          </w:p>
        </w:tc>
        <w:tc>
          <w:tcPr>
            <w:tcW w:w="4293" w:type="dxa"/>
          </w:tcPr>
          <w:p w14:paraId="0EBFD551" w14:textId="3211FBD3" w:rsidR="00F92DE6" w:rsidRDefault="00F92DE6" w:rsidP="00F92DE6">
            <w:pPr>
              <w:tabs>
                <w:tab w:val="center" w:pos="2335"/>
              </w:tabs>
            </w:pPr>
            <w:ins w:id="121" w:author="Megan Katsumi" w:date="2018-11-14T09:25:00Z">
              <w:r>
                <w:t>only (sosa:Observation and sosa:hasFeatureOfInterest</w:t>
              </w:r>
            </w:ins>
            <w:ins w:id="122" w:author="Megan Katsumi" w:date="2018-11-14T09:26:00Z">
              <w:r>
                <w:t xml:space="preserve"> only transport:</w:t>
              </w:r>
            </w:ins>
            <w:ins w:id="123" w:author="Megan Katsumi" w:date="2018-11-14T10:27:00Z">
              <w:r>
                <w:t>Arc</w:t>
              </w:r>
            </w:ins>
            <w:ins w:id="124" w:author="Megan Katsumi" w:date="2018-11-14T10:35:00Z">
              <w:r>
                <w:t xml:space="preserve"> and sosa:</w:t>
              </w:r>
            </w:ins>
            <w:ins w:id="125" w:author="Megan Katsumi" w:date="2018-11-14T12:23:00Z">
              <w:r>
                <w:t>wasO</w:t>
              </w:r>
            </w:ins>
            <w:ins w:id="126" w:author="Megan Katsumi" w:date="2018-11-14T10:35:00Z">
              <w:r>
                <w:t>riginatedBy {vehicle</w:t>
              </w:r>
            </w:ins>
            <w:ins w:id="127" w:author="Megan Katsumi" w:date="2018-11-14T10:36:00Z">
              <w:r>
                <w:t>_presence}</w:t>
              </w:r>
            </w:ins>
            <w:r>
              <w:t xml:space="preserve"> and </w:t>
            </w:r>
            <w:r w:rsidRPr="009C34EF">
              <w:rPr>
                <w:highlight w:val="yellow"/>
              </w:rPr>
              <w:t>sosa:hasResult RoadOccupancy or VehicleVolume or MeanTravelSpeed</w:t>
            </w:r>
            <w:ins w:id="128"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29"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0"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1"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2" w:author="Megan Katsumi" w:date="2018-11-14T10:32:00Z">
              <w:r w:rsidRPr="009C34EF">
                <w:t>{</w:t>
              </w:r>
            </w:ins>
            <w:ins w:id="133" w:author="Megan Katsumi" w:date="2018-11-14T10:33:00Z">
              <w:r w:rsidRPr="009C34EF">
                <w:t>mean_</w:t>
              </w:r>
            </w:ins>
            <w:ins w:id="134" w:author="Megan Katsumi" w:date="2018-11-14T11:14:00Z">
              <w:r w:rsidRPr="009C34EF">
                <w:t>travel_</w:t>
              </w:r>
            </w:ins>
            <w:ins w:id="135"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36" w:name="_Toc21701987"/>
      <w:r>
        <w:t xml:space="preserve">Travel </w:t>
      </w:r>
      <w:r w:rsidR="00E91E39">
        <w:t>Costs</w:t>
      </w:r>
      <w:bookmarkEnd w:id="136"/>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r>
      <w:r w:rsidR="0071652C">
        <w:lastRenderedPageBreak/>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7" w:name="_Toc21701988"/>
      <w:r>
        <w:t>Parking Ontology</w:t>
      </w:r>
      <w:bookmarkEnd w:id="137"/>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lastRenderedPageBreak/>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lastRenderedPageBreak/>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lastRenderedPageBreak/>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38" w:name="_Toc21701989"/>
      <w:r>
        <w:t>Public</w:t>
      </w:r>
      <w:r w:rsidR="00BD7C89">
        <w:t xml:space="preserve"> Transit Ontology</w:t>
      </w:r>
      <w:bookmarkEnd w:id="138"/>
    </w:p>
    <w:p w14:paraId="6A7EE14B" w14:textId="07F0684A" w:rsidR="00D479C9" w:rsidRDefault="009B790F"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 xml:space="preserve">TransitTrip is scheduled on some Route, RouteLink, or </w:t>
      </w:r>
      <w:r w:rsidR="000566DF">
        <w:lastRenderedPageBreak/>
        <w:t>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39" w:name="_Toc21701990"/>
      <w:r>
        <w:t>Land Use</w:t>
      </w:r>
      <w:r w:rsidR="00BA1ACD">
        <w:t xml:space="preserve"> Ontology</w:t>
      </w:r>
      <w:bookmarkEnd w:id="139"/>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lastRenderedPageBreak/>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0" w:name="_Toc21701991"/>
      <w:r>
        <w:t>Trip</w:t>
      </w:r>
      <w:r w:rsidR="00BA1ACD">
        <w:t xml:space="preserve"> Ontology</w:t>
      </w:r>
      <w:bookmarkEnd w:id="140"/>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r>
      <w:r w:rsidR="006A0AAC">
        <w:lastRenderedPageBreak/>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1" w:name="_Toc21701992"/>
      <w:r>
        <w:t>Trip Costs</w:t>
      </w:r>
      <w:bookmarkEnd w:id="141"/>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lastRenderedPageBreak/>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2" w:name="_Toc21701993"/>
      <w:r>
        <w:t>Urban System Ontology</w:t>
      </w:r>
      <w:bookmarkEnd w:id="142"/>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43"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r>
      <w:r>
        <w:lastRenderedPageBreak/>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4" w:name="_Ref520703666"/>
      <w:r w:rsidRPr="00311611">
        <w:rPr>
          <w:b/>
        </w:rPr>
        <w:t>Future work</w:t>
      </w:r>
      <w:r>
        <w:rPr>
          <w:b/>
        </w:rPr>
        <w:t>:</w:t>
      </w:r>
    </w:p>
    <w:p w14:paraId="061528C5" w14:textId="16DDB795" w:rsidR="00311611" w:rsidRPr="00311611" w:rsidRDefault="00311611" w:rsidP="00BC16B7">
      <w:pPr>
        <w:pStyle w:val="ListParagraph"/>
        <w:numPr>
          <w:ilvl w:val="0"/>
          <w:numId w:val="22"/>
        </w:numPr>
      </w:pPr>
      <w:r>
        <w:t>May be useful to add a generalized ‘hasPass’ relationship to capture various possible passes a person may have (transit and otherwise)</w:t>
      </w:r>
    </w:p>
    <w:p w14:paraId="1618EEE5" w14:textId="77777777" w:rsidR="006C20C9" w:rsidRDefault="006C20C9" w:rsidP="006C20C9">
      <w:pPr>
        <w:pStyle w:val="Heading1"/>
      </w:pPr>
      <w:bookmarkStart w:id="145" w:name="_Toc21701994"/>
      <w:r>
        <w:t>Extra-logical Design Practices</w:t>
      </w:r>
      <w:bookmarkEnd w:id="145"/>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4B690948" w14:textId="77777777" w:rsidR="006C20C9" w:rsidRPr="00E80D3C" w:rsidRDefault="006C20C9" w:rsidP="006C20C9">
      <w:pPr>
        <w:pStyle w:val="ListParagraph"/>
        <w:numPr>
          <w:ilvl w:val="0"/>
          <w:numId w:val="14"/>
        </w:numPr>
      </w:pPr>
      <w:r w:rsidRPr="00E80D3C">
        <w:t>Organizational terms</w:t>
      </w:r>
    </w:p>
    <w:p w14:paraId="1795E7B9" w14:textId="77777777" w:rsidR="006C20C9" w:rsidRPr="00E80D3C" w:rsidRDefault="006C20C9" w:rsidP="006C20C9">
      <w:pPr>
        <w:pStyle w:val="ListParagraph"/>
        <w:numPr>
          <w:ilvl w:val="0"/>
          <w:numId w:val="14"/>
        </w:numPr>
      </w:pPr>
      <w:r w:rsidRPr="00E80D3C">
        <w:lastRenderedPageBreak/>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4CC5D477" w14:textId="4714F229" w:rsidR="007A2834" w:rsidRDefault="007A2834" w:rsidP="002016ED">
      <w:pPr>
        <w:pStyle w:val="Heading1"/>
      </w:pPr>
      <w:bookmarkStart w:id="146" w:name="_Toc21701995"/>
      <w:r>
        <w:t>Evaluation</w:t>
      </w:r>
      <w:bookmarkEnd w:id="146"/>
      <w:r>
        <w:t xml:space="preserve"> </w:t>
      </w:r>
    </w:p>
    <w:p w14:paraId="22C3A8D2" w14:textId="5B08E0BB" w:rsidR="00077EEA" w:rsidRDefault="00077EEA" w:rsidP="000306CA">
      <w:pPr>
        <w:pStyle w:val="ListParagraph"/>
        <w:numPr>
          <w:ilvl w:val="0"/>
          <w:numId w:val="6"/>
        </w:numPr>
      </w:pPr>
      <w:r>
        <w:t>Consistency</w:t>
      </w:r>
    </w:p>
    <w:p w14:paraId="5FC7C02E" w14:textId="77777777" w:rsidR="009064F7" w:rsidRPr="000306CA" w:rsidRDefault="009064F7" w:rsidP="009064F7">
      <w:pPr>
        <w:pStyle w:val="ListParagraph"/>
        <w:numPr>
          <w:ilvl w:val="0"/>
          <w:numId w:val="6"/>
        </w:numPr>
      </w:pPr>
      <w:r>
        <w:t>SME review</w:t>
      </w:r>
    </w:p>
    <w:p w14:paraId="3F52F139" w14:textId="1A720201" w:rsidR="007A2834" w:rsidRDefault="000306CA" w:rsidP="000306CA">
      <w:pPr>
        <w:pStyle w:val="ListParagraph"/>
        <w:numPr>
          <w:ilvl w:val="0"/>
          <w:numId w:val="6"/>
        </w:numPr>
      </w:pPr>
      <w:r>
        <w:t>Requirements</w:t>
      </w:r>
    </w:p>
    <w:p w14:paraId="58367B16" w14:textId="1B69FB9D" w:rsidR="000306CA" w:rsidRDefault="000306CA" w:rsidP="009064F7">
      <w:pPr>
        <w:pStyle w:val="ListParagraph"/>
        <w:numPr>
          <w:ilvl w:val="1"/>
          <w:numId w:val="6"/>
        </w:numPr>
      </w:pPr>
      <w:r>
        <w:t>CQs</w:t>
      </w:r>
      <w:r w:rsidR="009064F7">
        <w:t>: can they be formalized, (given the necessary data) can they return the answer</w:t>
      </w:r>
    </w:p>
    <w:p w14:paraId="4C31F9C2" w14:textId="1D7078EE" w:rsidR="000306CA" w:rsidRDefault="000306CA" w:rsidP="009064F7">
      <w:pPr>
        <w:pStyle w:val="ListParagraph"/>
        <w:numPr>
          <w:ilvl w:val="1"/>
          <w:numId w:val="6"/>
        </w:numPr>
      </w:pPr>
      <w:r>
        <w:t>Data capture</w:t>
      </w:r>
    </w:p>
    <w:p w14:paraId="585F1AD1" w14:textId="1CD5AFCC" w:rsidR="00044769" w:rsidRDefault="00044769" w:rsidP="002016ED">
      <w:pPr>
        <w:pStyle w:val="Heading1"/>
      </w:pPr>
      <w:bookmarkStart w:id="147" w:name="_Ref20730202"/>
      <w:bookmarkStart w:id="148" w:name="_Toc21701996"/>
      <w:r>
        <w:t>Applications</w:t>
      </w:r>
      <w:bookmarkEnd w:id="144"/>
      <w:bookmarkEnd w:id="147"/>
      <w:bookmarkEnd w:id="148"/>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E80D3C">
      <w:pPr>
        <w:pStyle w:val="Heading2"/>
        <w:rPr>
          <w:highlight w:val="yellow"/>
        </w:rPr>
      </w:pPr>
      <w:bookmarkStart w:id="149" w:name="_Toc21701997"/>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49"/>
    </w:p>
    <w:p w14:paraId="4862094C" w14:textId="77777777" w:rsidR="00763A5C" w:rsidRPr="009A7486" w:rsidRDefault="00763A5C" w:rsidP="00763A5C">
      <w:pPr>
        <w:spacing w:line="480"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763A5C">
      <w:pPr>
        <w:spacing w:line="480"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w:t>
      </w:r>
      <w:r w:rsidRPr="009A7486">
        <w:rPr>
          <w:rFonts w:asciiTheme="majorBidi" w:hAnsiTheme="majorBidi" w:cstheme="majorBidi"/>
        </w:rPr>
        <w:lastRenderedPageBreak/>
        <w:t xml:space="preserve">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763A5C">
      <w:pPr>
        <w:spacing w:line="480"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1A6211">
      <w:pPr>
        <w:pStyle w:val="Heading3"/>
      </w:pPr>
      <w:bookmarkStart w:id="150" w:name="_Toc21701998"/>
      <w:r>
        <w:t>Project 1.2: IT-SoS Architecture</w:t>
      </w:r>
      <w:bookmarkEnd w:id="150"/>
    </w:p>
    <w:p w14:paraId="0F39DEC6" w14:textId="1E4025AB" w:rsidR="001A6211" w:rsidRPr="00094B9E" w:rsidRDefault="001A6211" w:rsidP="001A6211">
      <w:pPr>
        <w:spacing w:line="480"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fldChar w:fldCharType="separate"/>
      </w:r>
      <w:r>
        <w:t xml:space="preserve">Figure </w:t>
      </w:r>
      <w:r>
        <w:rPr>
          <w:noProof/>
        </w:rPr>
        <w:t>17</w:t>
      </w:r>
      <w:r>
        <w:fldChar w:fldCharType="end"/>
      </w:r>
      <w:r>
        <w:t>.</w:t>
      </w:r>
    </w:p>
    <w:p w14:paraId="3A23FD3D" w14:textId="77777777" w:rsidR="001A6211" w:rsidRPr="00094B9E" w:rsidRDefault="001A6211" w:rsidP="00BC16B7">
      <w:pPr>
        <w:pStyle w:val="ListParagraph"/>
        <w:numPr>
          <w:ilvl w:val="0"/>
          <w:numId w:val="46"/>
        </w:numPr>
        <w:spacing w:line="480"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BC16B7">
      <w:pPr>
        <w:pStyle w:val="ListParagraph"/>
        <w:numPr>
          <w:ilvl w:val="0"/>
          <w:numId w:val="46"/>
        </w:numPr>
        <w:spacing w:line="480"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BC16B7">
      <w:pPr>
        <w:pStyle w:val="ListParagraph"/>
        <w:numPr>
          <w:ilvl w:val="0"/>
          <w:numId w:val="46"/>
        </w:numPr>
        <w:spacing w:line="480"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BC16B7">
      <w:pPr>
        <w:pStyle w:val="ListParagraph"/>
        <w:numPr>
          <w:ilvl w:val="0"/>
          <w:numId w:val="46"/>
        </w:numPr>
        <w:spacing w:line="480"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BC16B7">
      <w:pPr>
        <w:pStyle w:val="ListParagraph"/>
        <w:numPr>
          <w:ilvl w:val="0"/>
          <w:numId w:val="46"/>
        </w:numPr>
        <w:spacing w:line="480" w:lineRule="auto"/>
      </w:pPr>
      <w:r w:rsidRPr="000637C9">
        <w:rPr>
          <w:b/>
          <w:bCs/>
        </w:rPr>
        <w:lastRenderedPageBreak/>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1A6211">
      <w:pPr>
        <w:keepNext/>
        <w:spacing w:line="480"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1A6211">
      <w:pPr>
        <w:pStyle w:val="Caption"/>
        <w:rPr>
          <w:rFonts w:asciiTheme="majorBidi" w:hAnsiTheme="majorBidi" w:cstheme="majorBidi"/>
          <w:sz w:val="24"/>
          <w:szCs w:val="24"/>
        </w:rPr>
      </w:pPr>
      <w:bookmarkStart w:id="151" w:name="_Ref20547299"/>
      <w:r>
        <w:t xml:space="preserve">Figure </w:t>
      </w:r>
      <w:r w:rsidR="009B790F">
        <w:fldChar w:fldCharType="begin"/>
      </w:r>
      <w:r w:rsidR="009B790F">
        <w:instrText xml:space="preserve"> SEQ Figure \* ARABIC </w:instrText>
      </w:r>
      <w:r w:rsidR="009B790F">
        <w:fldChar w:fldCharType="separate"/>
      </w:r>
      <w:r>
        <w:rPr>
          <w:noProof/>
        </w:rPr>
        <w:t>17</w:t>
      </w:r>
      <w:r w:rsidR="009B790F">
        <w:rPr>
          <w:noProof/>
        </w:rPr>
        <w:fldChar w:fldCharType="end"/>
      </w:r>
      <w:bookmarkEnd w:id="151"/>
      <w:r>
        <w:t>: IT-SoS Architecture</w:t>
      </w:r>
    </w:p>
    <w:p w14:paraId="64EE3E90" w14:textId="77777777" w:rsidR="001A6211" w:rsidRPr="00984B1F" w:rsidRDefault="001A6211" w:rsidP="001A6211">
      <w:pPr>
        <w:ind w:firstLine="720"/>
        <w:rPr>
          <w:rFonts w:asciiTheme="majorBidi" w:hAnsiTheme="majorBidi" w:cstheme="majorBidi"/>
          <w:highlight w:val="yellow"/>
        </w:rPr>
      </w:pPr>
    </w:p>
    <w:p w14:paraId="22E31652" w14:textId="77777777" w:rsidR="001A6211" w:rsidRPr="00984B1F" w:rsidRDefault="001A6211" w:rsidP="001A6211">
      <w:pPr>
        <w:ind w:firstLine="720"/>
        <w:rPr>
          <w:rFonts w:asciiTheme="majorBidi" w:hAnsiTheme="majorBidi" w:cstheme="majorBidi"/>
        </w:rPr>
      </w:pPr>
    </w:p>
    <w:p w14:paraId="7CDC12DD" w14:textId="2529E722" w:rsidR="001A6211" w:rsidRDefault="001A6211" w:rsidP="001A6211">
      <w:pPr>
        <w:spacing w:line="480"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1A6211">
      <w:pPr>
        <w:spacing w:line="480" w:lineRule="auto"/>
        <w:ind w:firstLine="720"/>
        <w:rPr>
          <w:rFonts w:asciiTheme="majorBidi" w:hAnsiTheme="majorBidi" w:cstheme="majorBidi"/>
        </w:rPr>
      </w:pPr>
    </w:p>
    <w:p w14:paraId="436E54E6" w14:textId="77777777" w:rsidR="001A6211" w:rsidRDefault="001A6211" w:rsidP="001A6211">
      <w:pPr>
        <w:keepNext/>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1A6211">
      <w:pPr>
        <w:pStyle w:val="Caption"/>
        <w:rPr>
          <w:rFonts w:asciiTheme="majorBidi" w:hAnsiTheme="majorBidi" w:cstheme="majorBidi"/>
          <w:sz w:val="24"/>
          <w:szCs w:val="24"/>
          <w:highlight w:val="green"/>
        </w:rPr>
      </w:pPr>
      <w:bookmarkStart w:id="152" w:name="_Ref13129582"/>
      <w:r>
        <w:t>Figure 3</w:t>
      </w:r>
      <w:bookmarkEnd w:id="152"/>
      <w:r>
        <w:t>: Architecture of the iCity Ontology Engine</w:t>
      </w:r>
    </w:p>
    <w:p w14:paraId="12B43857" w14:textId="77777777" w:rsidR="001A6211" w:rsidRPr="001E707F" w:rsidRDefault="001A6211" w:rsidP="001A6211">
      <w:pPr>
        <w:spacing w:line="480" w:lineRule="auto"/>
        <w:ind w:firstLine="720"/>
        <w:rPr>
          <w:rFonts w:asciiTheme="majorBidi" w:hAnsiTheme="majorBidi" w:cstheme="majorBidi"/>
        </w:rPr>
      </w:pPr>
    </w:p>
    <w:p w14:paraId="26E226C4"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w:t>
      </w:r>
      <w:r w:rsidRPr="002D4792">
        <w:rPr>
          <w:rFonts w:asciiTheme="majorBidi" w:hAnsiTheme="majorBidi" w:cstheme="majorBidi"/>
          <w:vertAlign w:val="superscript"/>
        </w:rPr>
        <w:footnoteReference w:id="17"/>
      </w:r>
      <w:r w:rsidRPr="001E707F">
        <w:rPr>
          <w:rFonts w:asciiTheme="majorBidi" w:hAnsiTheme="majorBidi" w:cstheme="majorBidi"/>
        </w:rPr>
        <w:t xml:space="preserve"> queries: these are queries that are specified using the </w:t>
      </w:r>
      <w:r w:rsidRPr="001E707F">
        <w:rPr>
          <w:rFonts w:asciiTheme="majorBidi" w:hAnsiTheme="majorBidi" w:cstheme="majorBidi"/>
        </w:rPr>
        <w:lastRenderedPageBreak/>
        <w:t xml:space="preserve">terminology defined by the ontology. In particular, the data store provides APIs that may be called by a variety of applications to access the data of interest via these queries. </w:t>
      </w:r>
    </w:p>
    <w:p w14:paraId="1FB8FCDE" w14:textId="77777777" w:rsidR="001A6211" w:rsidRDefault="001A6211" w:rsidP="001A6211">
      <w:pPr>
        <w:spacing w:line="480"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1A6211">
      <w:pPr>
        <w:pStyle w:val="Heading3"/>
      </w:pPr>
      <w:bookmarkStart w:id="153" w:name="_Toc21701999"/>
      <w:r>
        <w:t>ATIS Case Study</w:t>
      </w:r>
      <w:bookmarkEnd w:id="153"/>
    </w:p>
    <w:p w14:paraId="16784437"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8"/>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w:t>
      </w:r>
      <w:r w:rsidRPr="007513E9">
        <w:rPr>
          <w:rFonts w:asciiTheme="majorBidi" w:hAnsiTheme="majorBidi" w:cstheme="majorBidi"/>
        </w:rPr>
        <w:lastRenderedPageBreak/>
        <w:t>Observations</w:t>
      </w:r>
      <w:r w:rsidRPr="00FE081C">
        <w:rPr>
          <w:rFonts w:asciiTheme="majorBidi" w:hAnsiTheme="majorBidi" w:cstheme="majorBidi"/>
          <w:vertAlign w:val="superscript"/>
        </w:rPr>
        <w:footnoteReference w:id="19"/>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0"/>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24077A">
      <w:pPr>
        <w:spacing w:line="480"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24077A">
      <w:pPr>
        <w:spacing w:line="480" w:lineRule="auto"/>
        <w:ind w:firstLine="720"/>
        <w:rPr>
          <w:rFonts w:asciiTheme="majorBidi" w:hAnsiTheme="majorBidi" w:cstheme="majorBidi"/>
        </w:rPr>
      </w:pPr>
    </w:p>
    <w:p w14:paraId="7B194B58"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1"/>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24077A"/>
    <w:p w14:paraId="1BF7FF1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lastRenderedPageBreak/>
        <w:t>The WayID value was defined as an individual member of the RoadSegment class, as defined in the Transportation System Ontology</w:t>
      </w:r>
      <w:r w:rsidRPr="007513E9">
        <w:rPr>
          <w:rFonts w:asciiTheme="majorBidi" w:hAnsiTheme="majorBidi" w:cstheme="majorBidi"/>
        </w:rPr>
        <w:footnoteReference w:id="22"/>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3"/>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4"/>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lastRenderedPageBreak/>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54" w:name="_Ref13653957"/>
      <w:r>
        <w:t xml:space="preserve">Figure </w:t>
      </w:r>
      <w:r w:rsidR="009B790F">
        <w:fldChar w:fldCharType="begin"/>
      </w:r>
      <w:r w:rsidR="009B790F">
        <w:instrText xml:space="preserve"> SEQ Figure \* ARABIC </w:instrText>
      </w:r>
      <w:r w:rsidR="009B790F">
        <w:fldChar w:fldCharType="separate"/>
      </w:r>
      <w:r>
        <w:rPr>
          <w:noProof/>
        </w:rPr>
        <w:t>1</w:t>
      </w:r>
      <w:r w:rsidR="009B790F">
        <w:rPr>
          <w:noProof/>
        </w:rPr>
        <w:fldChar w:fldCharType="end"/>
      </w:r>
      <w:bookmarkEnd w:id="154"/>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55" w:name="_Toc21702000"/>
      <w:r>
        <w:t>Analysis of TTC Data for Bus Bridging Study</w:t>
      </w:r>
      <w:bookmarkEnd w:id="155"/>
    </w:p>
    <w:p w14:paraId="0D05C720" w14:textId="70A16DB6" w:rsidR="00A00EF7" w:rsidRDefault="00A00EF7" w:rsidP="00D72AC0">
      <w:pPr>
        <w:pStyle w:val="Heading2"/>
      </w:pPr>
      <w:bookmarkStart w:id="156" w:name="_Toc21702001"/>
      <w:r>
        <w:t>Organization of Travel Model Data</w:t>
      </w:r>
      <w:bookmarkEnd w:id="156"/>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57" w:name="_Toc21702002"/>
      <w:r>
        <w:t>iCity Ontology for Urban Simulation Results</w:t>
      </w:r>
      <w:bookmarkEnd w:id="15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58" w:name="_Toc21702003"/>
      <w:r>
        <w:t>Integration with ArcGIS</w:t>
      </w:r>
      <w:bookmarkEnd w:id="158"/>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59" w:name="_Toc21702004"/>
      <w:r>
        <w:t>Workflows</w:t>
      </w:r>
      <w:r w:rsidR="00414E85">
        <w:t xml:space="preserve"> (in progress)</w:t>
      </w:r>
      <w:bookmarkEnd w:id="159"/>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0" w:name="_Toc21702005"/>
      <w:r>
        <w:t>Data Mapping</w:t>
      </w:r>
      <w:bookmarkEnd w:id="160"/>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1" w:name="_Toc21702006"/>
      <w:r>
        <w:t>Alternative approaches</w:t>
      </w:r>
      <w:bookmarkEnd w:id="161"/>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5"/>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2" w:name="_Toc21702007"/>
      <w:r>
        <w:t>Basic data mapping/import workflow with Karma and Virtuoso:</w:t>
      </w:r>
      <w:bookmarkEnd w:id="162"/>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3" w:name="_Toc21702008"/>
      <w:r>
        <w:t>Repeat Data Mappings</w:t>
      </w:r>
      <w:bookmarkEnd w:id="163"/>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6"/>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64" w:name="_Toc21702009"/>
      <w:r>
        <w:rPr>
          <w:rFonts w:eastAsia="Times New Roman"/>
          <w:bdr w:val="none" w:sz="0" w:space="0" w:color="auto" w:frame="1"/>
          <w:lang w:eastAsia="en-CA"/>
        </w:rPr>
        <w:t>Offline Batch Mapping</w:t>
      </w:r>
      <w:bookmarkEnd w:id="164"/>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java -cp karma-offline-0.0.1-SNAPSHOT-shaded.jar edu.isi.karma.rdf.OfflineRdfGenerator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lastRenderedPageBreak/>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65" w:name="_Toc21702010"/>
      <w:r w:rsidR="00BC5E3C">
        <w:t>Data Storage</w:t>
      </w:r>
      <w:bookmarkEnd w:id="165"/>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66" w:name="_Toc21702011"/>
      <w:r>
        <w:t>Upload to triplestore</w:t>
      </w:r>
      <w:bookmarkEnd w:id="166"/>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67" w:name="_Toc21702012"/>
      <w:r>
        <w:t>Future Work</w:t>
      </w:r>
      <w:bookmarkEnd w:id="143"/>
      <w:bookmarkEnd w:id="167"/>
    </w:p>
    <w:p w14:paraId="66269CFE" w14:textId="124A5921" w:rsidR="006B41BB" w:rsidRDefault="006B41BB" w:rsidP="006B41BB">
      <w:pPr>
        <w:pStyle w:val="ListParagraph"/>
        <w:numPr>
          <w:ilvl w:val="0"/>
          <w:numId w:val="51"/>
        </w:numPr>
      </w:pPr>
      <w:r>
        <w:t>Standardization</w:t>
      </w:r>
    </w:p>
    <w:p w14:paraId="52F711DF" w14:textId="48D3E13F" w:rsidR="006B41BB" w:rsidRDefault="006B41BB" w:rsidP="006B41BB">
      <w:pPr>
        <w:pStyle w:val="ListParagraph"/>
        <w:numPr>
          <w:ilvl w:val="0"/>
          <w:numId w:val="51"/>
        </w:numPr>
      </w:pPr>
      <w:r>
        <w:t>Complete streets &amp; parking</w:t>
      </w:r>
    </w:p>
    <w:p w14:paraId="037516EE" w14:textId="16412CC7" w:rsidR="006B41BB" w:rsidRDefault="006B41BB" w:rsidP="006B41BB">
      <w:pPr>
        <w:pStyle w:val="ListParagraph"/>
        <w:numPr>
          <w:ilvl w:val="0"/>
          <w:numId w:val="51"/>
        </w:numPr>
      </w:pPr>
      <w:r>
        <w:t>Expand on use cases</w:t>
      </w:r>
    </w:p>
    <w:p w14:paraId="00DD08A1" w14:textId="7F2C6B8B"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7"/>
      </w:r>
      <w:r>
        <w:t xml:space="preserve"> and shown to be consistent. An initial, informal evaluation has been </w:t>
      </w:r>
      <w:r>
        <w:lastRenderedPageBreak/>
        <w:t>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326BAEA3" w14:textId="77777777" w:rsidR="00B61932" w:rsidRDefault="00B61932" w:rsidP="00B61932">
      <w:pPr>
        <w:pStyle w:val="Heading2"/>
      </w:pPr>
      <w:bookmarkStart w:id="168" w:name="_Toc21702013"/>
      <w:r>
        <w:t>Extensions to the Urban System Ontology</w:t>
      </w:r>
      <w:bookmarkEnd w:id="168"/>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8"/>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69" w:name="_Ref468171904"/>
      <w:bookmarkStart w:id="170" w:name="_Toc21702014"/>
      <w:r>
        <w:t>Extensions for iCity Applications</w:t>
      </w:r>
      <w:bookmarkEnd w:id="169"/>
      <w:bookmarkEnd w:id="170"/>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1"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1"/>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2" w:name="_Ref462673109"/>
      <w:bookmarkStart w:id="173" w:name="_Toc21702015"/>
      <w:r w:rsidRPr="006E670F">
        <w:t>Data</w:t>
      </w:r>
      <w:r>
        <w:t xml:space="preserve"> Collection</w:t>
      </w:r>
      <w:bookmarkEnd w:id="172"/>
      <w:bookmarkEnd w:id="173"/>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74" w:name="_Ref462673142"/>
      <w:bookmarkStart w:id="175" w:name="_Toc21702016"/>
      <w:r w:rsidRPr="00DB0856">
        <w:t>Simulation of Urban Systems</w:t>
      </w:r>
      <w:bookmarkEnd w:id="174"/>
      <w:bookmarkEnd w:id="175"/>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14FC251A" w14:textId="66B54961" w:rsidR="007B683E" w:rsidRDefault="007B683E" w:rsidP="007B683E">
      <w:pPr>
        <w:pStyle w:val="Heading2"/>
      </w:pPr>
      <w:bookmarkStart w:id="176" w:name="_Toc21702017"/>
      <w:r>
        <w:t>Evaluation</w:t>
      </w:r>
      <w:bookmarkEnd w:id="176"/>
    </w:p>
    <w:p w14:paraId="53CCF20B" w14:textId="1586A8FC" w:rsidR="007B683E" w:rsidRDefault="007B683E" w:rsidP="007B683E">
      <w:pPr>
        <w:rPr>
          <w:lang w:val="en-US" w:bidi="en-US"/>
        </w:rPr>
      </w:pPr>
      <w:r>
        <w:rPr>
          <w:lang w:val="en-US" w:bidi="en-US"/>
        </w:rPr>
        <w:t>The ontology has been evaluated with respect to its consistency and ability to satisfied the identified competency questions.</w:t>
      </w:r>
    </w:p>
    <w:p w14:paraId="6A0D914E" w14:textId="6DF60BD1" w:rsidR="007B683E" w:rsidRDefault="007B683E" w:rsidP="007B683E">
      <w:pPr>
        <w:rPr>
          <w:lang w:val="en-US" w:bidi="en-US"/>
        </w:rPr>
      </w:pPr>
      <w:r>
        <w:rPr>
          <w:lang w:val="en-US" w:bidi="en-US"/>
        </w:rPr>
        <w:t>Future work should proceed with this form of evaluation, but would also benefit from the pursuit of more rigorous assessments, such as the application of the OntoClean methodology and/or mapping to a foundational ontology.</w:t>
      </w:r>
    </w:p>
    <w:p w14:paraId="677CBDA5" w14:textId="66015A66" w:rsidR="00504720" w:rsidRDefault="00504720" w:rsidP="00B9713C">
      <w:pPr>
        <w:pStyle w:val="Heading2"/>
      </w:pPr>
      <w:bookmarkStart w:id="177" w:name="_Toc21702018"/>
      <w:r>
        <w:t>Implementation</w:t>
      </w:r>
      <w:bookmarkEnd w:id="177"/>
    </w:p>
    <w:p w14:paraId="295677D6" w14:textId="23A3091D" w:rsidR="00504720" w:rsidRDefault="00504720" w:rsidP="00504720">
      <w:pPr>
        <w:pStyle w:val="ListParagraph"/>
        <w:numPr>
          <w:ilvl w:val="0"/>
          <w:numId w:val="50"/>
        </w:numPr>
      </w:pPr>
      <w:r w:rsidRPr="00B9713C">
        <w:t>Implementation with GUDR (data maintenance strategy implementation)</w:t>
      </w:r>
    </w:p>
    <w:p w14:paraId="40A160D2" w14:textId="1F3300DB" w:rsidR="004D4654" w:rsidRDefault="004D4654" w:rsidP="00504720">
      <w:pPr>
        <w:pStyle w:val="ListParagraph"/>
        <w:numPr>
          <w:ilvl w:val="0"/>
          <w:numId w:val="50"/>
        </w:numPr>
      </w:pPr>
      <w:r>
        <w:t>Naming conventions for individuals (</w:t>
      </w:r>
      <w:r w:rsidR="001C5A01">
        <w:t>to be incorporated into mappings)</w:t>
      </w:r>
    </w:p>
    <w:p w14:paraId="5CF5D93D" w14:textId="77777777" w:rsidR="00504720" w:rsidRPr="00504720" w:rsidRDefault="00504720" w:rsidP="00504720">
      <w:pPr>
        <w:rPr>
          <w:lang w:val="en-US" w:bidi="en-US"/>
        </w:rPr>
      </w:pPr>
    </w:p>
    <w:p w14:paraId="133043F2" w14:textId="4EB74271" w:rsidR="00B9713C" w:rsidRDefault="00B9713C" w:rsidP="00B9713C">
      <w:pPr>
        <w:pStyle w:val="Heading2"/>
      </w:pPr>
      <w:bookmarkStart w:id="178" w:name="_Toc21702019"/>
      <w:r>
        <w:t>Research</w:t>
      </w:r>
      <w:bookmarkEnd w:id="178"/>
    </w:p>
    <w:p w14:paraId="0CAE845A" w14:textId="7FE63D94" w:rsidR="00B9713C" w:rsidRPr="00B9713C" w:rsidRDefault="00B9713C" w:rsidP="00B9713C">
      <w:pPr>
        <w:pStyle w:val="ListParagraph"/>
        <w:numPr>
          <w:ilvl w:val="0"/>
          <w:numId w:val="50"/>
        </w:numPr>
      </w:pPr>
      <w:r w:rsidRPr="00B9713C">
        <w:t>Ontology versioning</w:t>
      </w:r>
    </w:p>
    <w:p w14:paraId="3ED54237" w14:textId="400AF420" w:rsidR="00B9713C" w:rsidRPr="00B9713C" w:rsidRDefault="00B9713C" w:rsidP="00B9713C">
      <w:pPr>
        <w:pStyle w:val="ListParagraph"/>
        <w:numPr>
          <w:ilvl w:val="0"/>
          <w:numId w:val="50"/>
        </w:numPr>
      </w:pPr>
      <w:r w:rsidRPr="00B9713C">
        <w:t>Ontology visualization (navigation of terms, understanding / querying data)</w:t>
      </w:r>
    </w:p>
    <w:p w14:paraId="526A2D2E" w14:textId="4FAD8C21" w:rsidR="00B9713C" w:rsidRDefault="00B9713C" w:rsidP="00B9713C">
      <w:pPr>
        <w:pStyle w:val="ListParagraph"/>
        <w:numPr>
          <w:ilvl w:val="0"/>
          <w:numId w:val="50"/>
        </w:numPr>
      </w:pPr>
      <w:r w:rsidRPr="00B9713C">
        <w:t>Ontologies for simulation</w:t>
      </w:r>
    </w:p>
    <w:p w14:paraId="4FE5A4E8" w14:textId="4465A365" w:rsidR="005402C8" w:rsidRPr="007B4F18" w:rsidRDefault="005402C8" w:rsidP="00B9713C">
      <w:pPr>
        <w:pStyle w:val="ListParagraph"/>
        <w:numPr>
          <w:ilvl w:val="0"/>
          <w:numId w:val="50"/>
        </w:numPr>
        <w:rPr>
          <w:i/>
          <w:highlight w:val="yellow"/>
        </w:rPr>
      </w:pPr>
      <w:r w:rsidRPr="007B4F18">
        <w:rPr>
          <w:i/>
          <w:highlight w:val="yellow"/>
        </w:rPr>
        <w:t xml:space="preserve">Complex mappings and the need for </w:t>
      </w:r>
      <w:r w:rsidR="005D28F4" w:rsidRPr="007B4F18">
        <w:rPr>
          <w:i/>
          <w:highlight w:val="yellow"/>
        </w:rPr>
        <w:t xml:space="preserve">(and definition of) </w:t>
      </w:r>
      <w:r w:rsidRPr="007B4F18">
        <w:rPr>
          <w:i/>
          <w:highlight w:val="yellow"/>
        </w:rPr>
        <w:t>shortcut properties</w:t>
      </w:r>
    </w:p>
    <w:p w14:paraId="7A5CEEF8" w14:textId="77777777" w:rsidR="00563609" w:rsidRDefault="00563609" w:rsidP="00563609">
      <w:pPr>
        <w:pStyle w:val="Heading1"/>
      </w:pPr>
      <w:bookmarkStart w:id="179" w:name="_Toc21702020"/>
      <w:r>
        <w:t>Summary of Changes from Previous Version</w:t>
      </w:r>
      <w:bookmarkEnd w:id="179"/>
    </w:p>
    <w:p w14:paraId="5A48A816" w14:textId="77777777" w:rsidR="00563609" w:rsidRPr="00E80D3C" w:rsidRDefault="00563609" w:rsidP="00563609">
      <w:r>
        <w:t>The</w:t>
      </w:r>
      <w:r w:rsidRPr="00E80D3C">
        <w:t xml:space="preserve"> </w:t>
      </w:r>
      <w:r>
        <w:t>“iCity-“</w:t>
      </w:r>
      <w:r w:rsidRPr="00E80D3C">
        <w:t xml:space="preserve"> prefix</w:t>
      </w:r>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nodes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lastRenderedPageBreak/>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 xml:space="preserve">Features have geometry (geo:hasGeometry);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The representation of the reference system is not ideal as in the current implementation of geoSPARQL it is appended within the same IRI as the coordinate data, (it is also not clear what code is to be used for NAD83). Future revisions should investigate a possible 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Extended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lastRenderedPageBreak/>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This was originally done for convenience,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BC16B7">
      <w:pPr>
        <w:pStyle w:val="ListParagraph"/>
        <w:numPr>
          <w:ilvl w:val="0"/>
          <w:numId w:val="16"/>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BC16B7">
      <w:pPr>
        <w:pStyle w:val="ListParagraph"/>
        <w:numPr>
          <w:ilvl w:val="0"/>
          <w:numId w:val="16"/>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TrafficZone subclass of Parcel</w:t>
      </w:r>
    </w:p>
    <w:p w14:paraId="75B10532"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BC16B7">
      <w:pPr>
        <w:pStyle w:val="ListParagraph"/>
        <w:numPr>
          <w:ilvl w:val="0"/>
          <w:numId w:val="17"/>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BC16B7">
      <w:pPr>
        <w:pStyle w:val="ListParagraph"/>
        <w:numPr>
          <w:ilvl w:val="0"/>
          <w:numId w:val="17"/>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Transportation System ontology</w:t>
      </w:r>
    </w:p>
    <w:p w14:paraId="0D07D128"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BC16B7">
      <w:pPr>
        <w:pStyle w:val="ListParagraph"/>
        <w:numPr>
          <w:ilvl w:val="0"/>
          <w:numId w:val="18"/>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BC16B7">
      <w:pPr>
        <w:pStyle w:val="ListParagraph"/>
        <w:numPr>
          <w:ilvl w:val="0"/>
          <w:numId w:val="19"/>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0" w:name="_Toc21702021"/>
      <w:r w:rsidRPr="00045329">
        <w:t>Acknowledgements</w:t>
      </w:r>
      <w:bookmarkEnd w:id="180"/>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1" w:name="_Toc2170202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1"/>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Megan Katsumi" w:date="2019-09-27T13:03:00Z" w:initials="MK">
    <w:p w14:paraId="166ED15F" w14:textId="7D34C0C4" w:rsidR="005119C6" w:rsidRDefault="005119C6">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7F80D" w14:textId="77777777" w:rsidR="009B790F" w:rsidRDefault="009B790F" w:rsidP="00EA354A">
      <w:r>
        <w:separator/>
      </w:r>
    </w:p>
  </w:endnote>
  <w:endnote w:type="continuationSeparator" w:id="0">
    <w:p w14:paraId="6188E603" w14:textId="77777777" w:rsidR="009B790F" w:rsidRDefault="009B790F"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5119C6" w:rsidRDefault="005119C6">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5119C6" w:rsidRPr="0032583C" w:rsidRDefault="005119C6">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5119C6" w14:paraId="2B76F3B3" w14:textId="77777777" w:rsidTr="00967D94">
      <w:tc>
        <w:tcPr>
          <w:tcW w:w="6947" w:type="dxa"/>
        </w:tcPr>
        <w:p w14:paraId="07DEE8C9" w14:textId="77777777" w:rsidR="005119C6" w:rsidRDefault="005119C6"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5119C6" w:rsidRDefault="005119C6"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5119C6" w:rsidRDefault="00511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B8BE1" w14:textId="77777777" w:rsidR="009B790F" w:rsidRDefault="009B790F" w:rsidP="00EA354A">
      <w:r>
        <w:separator/>
      </w:r>
    </w:p>
  </w:footnote>
  <w:footnote w:type="continuationSeparator" w:id="0">
    <w:p w14:paraId="743966E7" w14:textId="77777777" w:rsidR="009B790F" w:rsidRDefault="009B790F" w:rsidP="00EA354A">
      <w:r>
        <w:continuationSeparator/>
      </w:r>
    </w:p>
  </w:footnote>
  <w:footnote w:id="1">
    <w:p w14:paraId="005D8B98" w14:textId="5699BB61" w:rsidR="005119C6" w:rsidRPr="00FF4EA6" w:rsidRDefault="005119C6">
      <w:pPr>
        <w:pStyle w:val="FootnoteText"/>
        <w:rPr>
          <w:lang w:val="en-CA"/>
        </w:rPr>
      </w:pPr>
      <w:r>
        <w:rPr>
          <w:rStyle w:val="FootnoteReference"/>
        </w:rPr>
        <w:footnoteRef/>
      </w:r>
      <w:r>
        <w:t xml:space="preserve"> </w:t>
      </w:r>
      <w:r w:rsidRPr="00FF4EA6">
        <w:t>https://github.com/dgarijo/Widoco</w:t>
      </w:r>
    </w:p>
  </w:footnote>
  <w:footnote w:id="2">
    <w:p w14:paraId="2A27582E" w14:textId="72F030AB" w:rsidR="005119C6" w:rsidRPr="008C1769" w:rsidRDefault="005119C6"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5119C6" w:rsidRDefault="005119C6">
      <w:pPr>
        <w:pStyle w:val="FootnoteText"/>
      </w:pPr>
      <w:r>
        <w:rPr>
          <w:rStyle w:val="FootnoteReference"/>
        </w:rPr>
        <w:footnoteRef/>
      </w:r>
      <w:r>
        <w:t xml:space="preserve"> </w:t>
      </w:r>
      <w:r w:rsidRPr="009A36FB">
        <w:t>https://www.w3.org/TR/owl-time/</w:t>
      </w:r>
    </w:p>
  </w:footnote>
  <w:footnote w:id="4">
    <w:p w14:paraId="2926F4D4" w14:textId="77777777" w:rsidR="005119C6" w:rsidRDefault="005119C6"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5119C6" w:rsidRPr="00FE13B1" w:rsidRDefault="005119C6">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5119C6" w:rsidRPr="008E7C02" w:rsidRDefault="005119C6"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5119C6" w:rsidRPr="00E80D3C" w:rsidRDefault="005119C6">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5119C6" w:rsidRPr="00BD4EF4" w:rsidRDefault="005119C6" w:rsidP="00E80D3C">
      <w:r>
        <w:rPr>
          <w:rStyle w:val="FootnoteReference"/>
        </w:rPr>
        <w:footnoteRef/>
      </w:r>
      <w:r>
        <w:t xml:space="preserve"> </w:t>
      </w:r>
      <w:r w:rsidRPr="00B74DA0">
        <w:rPr>
          <w:sz w:val="20"/>
        </w:rPr>
        <w:t>http://ontology.eil.utoronto.ca/GCI/Foundation/GCI-Foundation-v2.owl#</w:t>
      </w:r>
    </w:p>
    <w:p w14:paraId="4AE1EB08" w14:textId="6D90AB37" w:rsidR="005119C6" w:rsidRPr="00E80D3C" w:rsidRDefault="005119C6">
      <w:pPr>
        <w:pStyle w:val="FootnoteText"/>
        <w:rPr>
          <w:lang w:val="en-CA"/>
        </w:rPr>
      </w:pPr>
    </w:p>
  </w:footnote>
  <w:footnote w:id="9">
    <w:p w14:paraId="717C987B" w14:textId="77777777" w:rsidR="005119C6" w:rsidRPr="008B5808" w:rsidRDefault="005119C6"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5119C6" w:rsidRPr="00046E73" w:rsidRDefault="005119C6">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5119C6" w:rsidRDefault="005119C6">
      <w:pPr>
        <w:pStyle w:val="FootnoteText"/>
      </w:pPr>
      <w:r>
        <w:rPr>
          <w:rStyle w:val="FootnoteReference"/>
        </w:rPr>
        <w:footnoteRef/>
      </w:r>
      <w:r>
        <w:t xml:space="preserve"> </w:t>
      </w:r>
      <w:r w:rsidRPr="00827DD8">
        <w:t>http://schema.org/</w:t>
      </w:r>
    </w:p>
  </w:footnote>
  <w:footnote w:id="12">
    <w:p w14:paraId="4E061129" w14:textId="77777777" w:rsidR="005119C6" w:rsidRDefault="005119C6">
      <w:pPr>
        <w:pStyle w:val="FootnoteText"/>
      </w:pPr>
      <w:r>
        <w:rPr>
          <w:rStyle w:val="FootnoteReference"/>
        </w:rPr>
        <w:footnoteRef/>
      </w:r>
      <w:r>
        <w:t xml:space="preserve"> </w:t>
      </w:r>
      <w:r w:rsidRPr="00827DD8">
        <w:t>http://ontology.eil.utoronto.ca/GCI/Shelters/GCI-Shelters.html</w:t>
      </w:r>
    </w:p>
  </w:footnote>
  <w:footnote w:id="13">
    <w:p w14:paraId="59CD3014" w14:textId="77777777" w:rsidR="005119C6" w:rsidRDefault="005119C6">
      <w:pPr>
        <w:pStyle w:val="FootnoteText"/>
      </w:pPr>
      <w:r>
        <w:rPr>
          <w:rStyle w:val="FootnoteReference"/>
        </w:rPr>
        <w:footnoteRef/>
      </w:r>
      <w:r>
        <w:t xml:space="preserve"> </w:t>
      </w:r>
      <w:r w:rsidRPr="005B2B4C">
        <w:t>http://ontology.eil.utoronto.ca/tove/organization.html</w:t>
      </w:r>
    </w:p>
  </w:footnote>
  <w:footnote w:id="14">
    <w:p w14:paraId="2EAE6E34" w14:textId="77777777" w:rsidR="005119C6" w:rsidRDefault="005119C6"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5119C6" w:rsidRPr="001A792D" w:rsidRDefault="005119C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5119C6" w:rsidRDefault="005119C6">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A4E9820" w14:textId="77777777" w:rsidR="005119C6" w:rsidRPr="00457661" w:rsidRDefault="005119C6" w:rsidP="001A6211">
      <w:pPr>
        <w:pStyle w:val="FootnoteText"/>
        <w:rPr>
          <w:lang w:val="en-CA"/>
        </w:rPr>
      </w:pPr>
      <w:r>
        <w:rPr>
          <w:rStyle w:val="FootnoteReference"/>
        </w:rPr>
        <w:footnoteRef/>
      </w:r>
      <w:r>
        <w:t xml:space="preserve"> </w:t>
      </w:r>
      <w:r w:rsidRPr="00457661">
        <w:t>https://www.w3.org/TR/sparql11-overview/</w:t>
      </w:r>
    </w:p>
  </w:footnote>
  <w:footnote w:id="18">
    <w:p w14:paraId="0F29DEC6" w14:textId="77777777" w:rsidR="005119C6" w:rsidRPr="00FE081C" w:rsidRDefault="005119C6" w:rsidP="0024077A">
      <w:pPr>
        <w:pStyle w:val="FootnoteText"/>
        <w:rPr>
          <w:lang w:val="en-CA"/>
        </w:rPr>
      </w:pPr>
      <w:r>
        <w:rPr>
          <w:rStyle w:val="FootnoteReference"/>
        </w:rPr>
        <w:footnoteRef/>
      </w:r>
      <w:r>
        <w:t xml:space="preserve"> </w:t>
      </w:r>
      <w:r w:rsidRPr="00FE081C">
        <w:t>http://usc-isi-i2.github.io/karma/</w:t>
      </w:r>
    </w:p>
  </w:footnote>
  <w:footnote w:id="19">
    <w:p w14:paraId="54541E35" w14:textId="77777777" w:rsidR="005119C6" w:rsidRPr="00115140" w:rsidRDefault="005119C6"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0">
    <w:p w14:paraId="3A17ADA6" w14:textId="77777777" w:rsidR="005119C6" w:rsidRPr="00115140" w:rsidRDefault="005119C6"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1">
    <w:p w14:paraId="396D7D57" w14:textId="77777777" w:rsidR="005119C6" w:rsidRPr="00714E46" w:rsidRDefault="005119C6"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2">
    <w:p w14:paraId="386E49BF" w14:textId="77777777" w:rsidR="005119C6" w:rsidRPr="006860B9" w:rsidRDefault="005119C6"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3">
    <w:p w14:paraId="7A1007BD" w14:textId="77777777" w:rsidR="005119C6" w:rsidRPr="008D50E3" w:rsidRDefault="005119C6" w:rsidP="0024077A">
      <w:pPr>
        <w:pStyle w:val="FootnoteText"/>
        <w:rPr>
          <w:lang w:val="en-CA"/>
        </w:rPr>
      </w:pPr>
      <w:r>
        <w:rPr>
          <w:rStyle w:val="FootnoteReference"/>
        </w:rPr>
        <w:footnoteRef/>
      </w:r>
      <w:r>
        <w:t xml:space="preserve"> </w:t>
      </w:r>
      <w:r w:rsidRPr="006860B9">
        <w:t>http://ontology.eil.utoronto.ca/icity/</w:t>
      </w:r>
      <w:r>
        <w:t>OM</w:t>
      </w:r>
    </w:p>
  </w:footnote>
  <w:footnote w:id="24">
    <w:p w14:paraId="5405D851" w14:textId="77777777" w:rsidR="005119C6" w:rsidRPr="00C25E66" w:rsidRDefault="005119C6" w:rsidP="0024077A">
      <w:pPr>
        <w:pStyle w:val="FootnoteText"/>
        <w:rPr>
          <w:lang w:val="en-CA"/>
        </w:rPr>
      </w:pPr>
      <w:r>
        <w:rPr>
          <w:rStyle w:val="FootnoteReference"/>
        </w:rPr>
        <w:footnoteRef/>
      </w:r>
      <w:r>
        <w:t xml:space="preserve"> </w:t>
      </w:r>
      <w:r w:rsidRPr="006860B9">
        <w:t>http://ontology.eil.utoronto.ca/icity/</w:t>
      </w:r>
      <w:r>
        <w:t>Time</w:t>
      </w:r>
    </w:p>
  </w:footnote>
  <w:footnote w:id="25">
    <w:p w14:paraId="5F58FA41" w14:textId="77777777" w:rsidR="005119C6" w:rsidRPr="00846739" w:rsidRDefault="005119C6" w:rsidP="0015597C">
      <w:pPr>
        <w:pStyle w:val="FootnoteText"/>
        <w:rPr>
          <w:lang w:val="en-CA"/>
        </w:rPr>
      </w:pPr>
      <w:r>
        <w:rPr>
          <w:rStyle w:val="FootnoteReference"/>
        </w:rPr>
        <w:footnoteRef/>
      </w:r>
      <w:r>
        <w:t xml:space="preserve"> </w:t>
      </w:r>
      <w:r w:rsidRPr="00846739">
        <w:t>http://usc-isi-i2.github.io/karma/</w:t>
      </w:r>
    </w:p>
  </w:footnote>
  <w:footnote w:id="26">
    <w:p w14:paraId="73856734" w14:textId="77777777" w:rsidR="005119C6" w:rsidRPr="00E9694B" w:rsidRDefault="005119C6" w:rsidP="0015597C">
      <w:r>
        <w:rPr>
          <w:rStyle w:val="FootnoteReference"/>
        </w:rPr>
        <w:footnoteRef/>
      </w:r>
      <w:r>
        <w:t xml:space="preserve"> </w:t>
      </w:r>
      <w:r w:rsidRPr="00E9694B">
        <w:t>https://github.com/usc-isi-i2/Web-Karma/wiki/Batch-Mode-for-RDF-Generation</w:t>
      </w:r>
    </w:p>
    <w:p w14:paraId="5FD51CB1" w14:textId="77777777" w:rsidR="005119C6" w:rsidRPr="00E9694B" w:rsidRDefault="005119C6" w:rsidP="0015597C">
      <w:pPr>
        <w:pStyle w:val="FootnoteText"/>
        <w:rPr>
          <w:lang w:val="en-CA"/>
        </w:rPr>
      </w:pPr>
    </w:p>
  </w:footnote>
  <w:footnote w:id="27">
    <w:p w14:paraId="7C982207" w14:textId="77777777" w:rsidR="005119C6" w:rsidRPr="006539A1" w:rsidRDefault="005119C6" w:rsidP="006539A1">
      <w:pPr>
        <w:pStyle w:val="FootnoteText"/>
        <w:rPr>
          <w:lang w:val="en-CA"/>
        </w:rPr>
      </w:pPr>
      <w:r>
        <w:rPr>
          <w:rStyle w:val="FootnoteReference"/>
        </w:rPr>
        <w:footnoteRef/>
      </w:r>
      <w:r>
        <w:t xml:space="preserve"> </w:t>
      </w:r>
      <w:r w:rsidRPr="006539A1">
        <w:t>http://protege.stanford.edu/</w:t>
      </w:r>
    </w:p>
  </w:footnote>
  <w:footnote w:id="28">
    <w:p w14:paraId="735E7295" w14:textId="77777777" w:rsidR="005119C6" w:rsidRPr="005B0E28" w:rsidRDefault="005119C6">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3B9E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49"/>
  </w:num>
  <w:num w:numId="7">
    <w:abstractNumId w:val="27"/>
  </w:num>
  <w:num w:numId="8">
    <w:abstractNumId w:val="46"/>
  </w:num>
  <w:num w:numId="9">
    <w:abstractNumId w:val="4"/>
  </w:num>
  <w:num w:numId="10">
    <w:abstractNumId w:val="47"/>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8"/>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7E3B"/>
    <w:rsid w:val="006C01D0"/>
    <w:rsid w:val="006C0740"/>
    <w:rsid w:val="006C131F"/>
    <w:rsid w:val="006C20C9"/>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90F"/>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52FF"/>
    <w:rsid w:val="00BC5636"/>
    <w:rsid w:val="00BC56F1"/>
    <w:rsid w:val="00BC5E3C"/>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C785C8F-302E-B144-B1A1-75926D0D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104</Pages>
  <Words>32861</Words>
  <Characters>187312</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53</cp:revision>
  <cp:lastPrinted>2019-09-27T21:05:00Z</cp:lastPrinted>
  <dcterms:created xsi:type="dcterms:W3CDTF">2019-09-27T21:06:00Z</dcterms:created>
  <dcterms:modified xsi:type="dcterms:W3CDTF">2019-10-11T19:59:00Z</dcterms:modified>
</cp:coreProperties>
</file>