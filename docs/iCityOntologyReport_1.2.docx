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EA1F01">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EA1F01">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EA1F01">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EA1F01">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EA1F01">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EA1F01">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EA1F01">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EA1F01">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EA1F01">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EA1F01">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EA1F01">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EA1F01">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EA1F01">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EA1F01">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EA1F01">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EA1F01">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EA1F01">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EA1F01">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EA1F01">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EA1F01">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EA1F01">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EA1F01">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EA1F01">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EA1F01">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EA1F01">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EA1F01">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EA1F01">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EA1F01">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EA1F01">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EA1F01">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EA1F01">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EA1F01">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EA1F01">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EA1F01">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EA1F01">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EA1F01">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EA1F01">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EA1F01">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EA1F01">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EA1F01">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EA1F01">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EA1F01">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EA1F01">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EA1F01">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EA1F01">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EA1F01">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EA1F01">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EA1F01" w:rsidRPr="00870DF4" w:rsidRDefault="00EA1F01" w:rsidP="00DA460B">
                            <w:pPr>
                              <w:rPr>
                                <w:rFonts w:ascii="Courier New" w:hAnsi="Courier New"/>
                              </w:rPr>
                            </w:pPr>
                            <w:r w:rsidRPr="00870DF4">
                              <w:rPr>
                                <w:rFonts w:ascii="Courier New" w:hAnsi="Courier New"/>
                              </w:rPr>
                              <w:t>ex:Monument1 a ex:Monument;</w:t>
                            </w:r>
                          </w:p>
                          <w:p w14:paraId="10094341" w14:textId="77777777" w:rsidR="00EA1F01" w:rsidRPr="00870DF4" w:rsidRDefault="00EA1F01" w:rsidP="00DA460B">
                            <w:pPr>
                              <w:rPr>
                                <w:rFonts w:ascii="Courier New" w:hAnsi="Courier New"/>
                              </w:rPr>
                            </w:pPr>
                            <w:r w:rsidRPr="00870DF4">
                              <w:rPr>
                                <w:rFonts w:ascii="Courier New" w:hAnsi="Courier New"/>
                              </w:rPr>
                              <w:t xml:space="preserve">   rdfs:label "Washington Monument";</w:t>
                            </w:r>
                          </w:p>
                          <w:p w14:paraId="4E65DB1F" w14:textId="77777777" w:rsidR="00EA1F01" w:rsidRPr="00870DF4" w:rsidRDefault="00EA1F01" w:rsidP="00DA460B">
                            <w:pPr>
                              <w:rPr>
                                <w:rFonts w:ascii="Courier New" w:hAnsi="Courier New"/>
                              </w:rPr>
                            </w:pPr>
                            <w:r w:rsidRPr="00870DF4">
                              <w:rPr>
                                <w:rFonts w:ascii="Courier New" w:hAnsi="Courier New"/>
                              </w:rPr>
                              <w:t xml:space="preserve">   geo:hasGeometry ex:Point1 .</w:t>
                            </w:r>
                          </w:p>
                          <w:p w14:paraId="34940B2E" w14:textId="77777777" w:rsidR="00EA1F01" w:rsidRPr="00870DF4" w:rsidRDefault="00EA1F01" w:rsidP="00DA460B">
                            <w:pPr>
                              <w:rPr>
                                <w:rFonts w:ascii="Courier New" w:hAnsi="Courier New"/>
                              </w:rPr>
                            </w:pPr>
                            <w:r w:rsidRPr="00870DF4">
                              <w:rPr>
                                <w:rFonts w:ascii="Courier New" w:hAnsi="Courier New"/>
                              </w:rPr>
                              <w:t>ex:Point1 a geo:Point;</w:t>
                            </w:r>
                          </w:p>
                          <w:p w14:paraId="2E7DB22A" w14:textId="77777777" w:rsidR="00EA1F01" w:rsidRPr="00870DF4" w:rsidRDefault="00EA1F01"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A1F01" w:rsidRPr="00870DF4" w:rsidRDefault="00EA1F01" w:rsidP="00DA460B">
                            <w:pPr>
                              <w:rPr>
                                <w:rFonts w:ascii="Courier New" w:hAnsi="Courier New"/>
                              </w:rPr>
                            </w:pPr>
                            <w:r w:rsidRPr="00870DF4">
                              <w:rPr>
                                <w:rFonts w:ascii="Courier New" w:hAnsi="Courier New"/>
                              </w:rPr>
                              <w:t>Ex:Park1 a ex:Park;</w:t>
                            </w:r>
                          </w:p>
                          <w:p w14:paraId="5EE39A33" w14:textId="77777777" w:rsidR="00EA1F01" w:rsidRPr="00870DF4" w:rsidRDefault="00EA1F01" w:rsidP="00DA460B">
                            <w:pPr>
                              <w:rPr>
                                <w:rFonts w:ascii="Courier New" w:hAnsi="Courier New"/>
                              </w:rPr>
                            </w:pPr>
                            <w:r w:rsidRPr="00870DF4">
                              <w:rPr>
                                <w:rFonts w:ascii="Courier New" w:hAnsi="Courier New"/>
                              </w:rPr>
                              <w:tab/>
                              <w:t>rdfs:label "Example Park";</w:t>
                            </w:r>
                          </w:p>
                          <w:p w14:paraId="5C9F7888" w14:textId="77777777" w:rsidR="00EA1F01" w:rsidRPr="00870DF4" w:rsidRDefault="00EA1F01" w:rsidP="00DA460B">
                            <w:pPr>
                              <w:rPr>
                                <w:rFonts w:ascii="Courier New" w:hAnsi="Courier New"/>
                              </w:rPr>
                            </w:pPr>
                            <w:r w:rsidRPr="00870DF4">
                              <w:rPr>
                                <w:rFonts w:ascii="Courier New" w:hAnsi="Courier New"/>
                              </w:rPr>
                              <w:tab/>
                              <w:t>geo:hasGeometry ex:Polygon1 .</w:t>
                            </w:r>
                          </w:p>
                          <w:p w14:paraId="6CDFE9B9" w14:textId="77777777" w:rsidR="00EA1F01" w:rsidRPr="00870DF4" w:rsidRDefault="00EA1F01" w:rsidP="00DA460B">
                            <w:pPr>
                              <w:rPr>
                                <w:rFonts w:ascii="Courier New" w:hAnsi="Courier New"/>
                              </w:rPr>
                            </w:pPr>
                            <w:r w:rsidRPr="00870DF4">
                              <w:rPr>
                                <w:rFonts w:ascii="Courier New" w:hAnsi="Courier New"/>
                              </w:rPr>
                              <w:t>ex:Polygon1 a geo:Polygon;</w:t>
                            </w:r>
                          </w:p>
                          <w:p w14:paraId="651642C2" w14:textId="77777777" w:rsidR="00EA1F01" w:rsidRPr="00870DF4" w:rsidRDefault="00EA1F01"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EA1F01" w:rsidRPr="00870DF4" w:rsidRDefault="00EA1F01" w:rsidP="00DA460B">
                      <w:pPr>
                        <w:rPr>
                          <w:rFonts w:ascii="Courier New" w:hAnsi="Courier New"/>
                        </w:rPr>
                      </w:pPr>
                      <w:r w:rsidRPr="00870DF4">
                        <w:rPr>
                          <w:rFonts w:ascii="Courier New" w:hAnsi="Courier New"/>
                        </w:rPr>
                        <w:t>ex:Monument1 a ex:Monument;</w:t>
                      </w:r>
                    </w:p>
                    <w:p w14:paraId="10094341" w14:textId="77777777" w:rsidR="00EA1F01" w:rsidRPr="00870DF4" w:rsidRDefault="00EA1F01" w:rsidP="00DA460B">
                      <w:pPr>
                        <w:rPr>
                          <w:rFonts w:ascii="Courier New" w:hAnsi="Courier New"/>
                        </w:rPr>
                      </w:pPr>
                      <w:r w:rsidRPr="00870DF4">
                        <w:rPr>
                          <w:rFonts w:ascii="Courier New" w:hAnsi="Courier New"/>
                        </w:rPr>
                        <w:t xml:space="preserve">   rdfs:label "Washington Monument";</w:t>
                      </w:r>
                    </w:p>
                    <w:p w14:paraId="4E65DB1F" w14:textId="77777777" w:rsidR="00EA1F01" w:rsidRPr="00870DF4" w:rsidRDefault="00EA1F01" w:rsidP="00DA460B">
                      <w:pPr>
                        <w:rPr>
                          <w:rFonts w:ascii="Courier New" w:hAnsi="Courier New"/>
                        </w:rPr>
                      </w:pPr>
                      <w:r w:rsidRPr="00870DF4">
                        <w:rPr>
                          <w:rFonts w:ascii="Courier New" w:hAnsi="Courier New"/>
                        </w:rPr>
                        <w:t xml:space="preserve">   geo:hasGeometry ex:Point1 .</w:t>
                      </w:r>
                    </w:p>
                    <w:p w14:paraId="34940B2E" w14:textId="77777777" w:rsidR="00EA1F01" w:rsidRPr="00870DF4" w:rsidRDefault="00EA1F01" w:rsidP="00DA460B">
                      <w:pPr>
                        <w:rPr>
                          <w:rFonts w:ascii="Courier New" w:hAnsi="Courier New"/>
                        </w:rPr>
                      </w:pPr>
                      <w:r w:rsidRPr="00870DF4">
                        <w:rPr>
                          <w:rFonts w:ascii="Courier New" w:hAnsi="Courier New"/>
                        </w:rPr>
                        <w:t>ex:Point1 a geo:Point;</w:t>
                      </w:r>
                    </w:p>
                    <w:p w14:paraId="2E7DB22A" w14:textId="77777777" w:rsidR="00EA1F01" w:rsidRPr="00870DF4" w:rsidRDefault="00EA1F01"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A1F01" w:rsidRPr="00870DF4" w:rsidRDefault="00EA1F01" w:rsidP="00DA460B">
                      <w:pPr>
                        <w:rPr>
                          <w:rFonts w:ascii="Courier New" w:hAnsi="Courier New"/>
                        </w:rPr>
                      </w:pPr>
                      <w:r w:rsidRPr="00870DF4">
                        <w:rPr>
                          <w:rFonts w:ascii="Courier New" w:hAnsi="Courier New"/>
                        </w:rPr>
                        <w:t>Ex:Park1 a ex:Park;</w:t>
                      </w:r>
                    </w:p>
                    <w:p w14:paraId="5EE39A33" w14:textId="77777777" w:rsidR="00EA1F01" w:rsidRPr="00870DF4" w:rsidRDefault="00EA1F01" w:rsidP="00DA460B">
                      <w:pPr>
                        <w:rPr>
                          <w:rFonts w:ascii="Courier New" w:hAnsi="Courier New"/>
                        </w:rPr>
                      </w:pPr>
                      <w:r w:rsidRPr="00870DF4">
                        <w:rPr>
                          <w:rFonts w:ascii="Courier New" w:hAnsi="Courier New"/>
                        </w:rPr>
                        <w:tab/>
                        <w:t>rdfs:label "Example Park";</w:t>
                      </w:r>
                    </w:p>
                    <w:p w14:paraId="5C9F7888" w14:textId="77777777" w:rsidR="00EA1F01" w:rsidRPr="00870DF4" w:rsidRDefault="00EA1F01" w:rsidP="00DA460B">
                      <w:pPr>
                        <w:rPr>
                          <w:rFonts w:ascii="Courier New" w:hAnsi="Courier New"/>
                        </w:rPr>
                      </w:pPr>
                      <w:r w:rsidRPr="00870DF4">
                        <w:rPr>
                          <w:rFonts w:ascii="Courier New" w:hAnsi="Courier New"/>
                        </w:rPr>
                        <w:tab/>
                        <w:t>geo:hasGeometry ex:Polygon1 .</w:t>
                      </w:r>
                    </w:p>
                    <w:p w14:paraId="6CDFE9B9" w14:textId="77777777" w:rsidR="00EA1F01" w:rsidRPr="00870DF4" w:rsidRDefault="00EA1F01" w:rsidP="00DA460B">
                      <w:pPr>
                        <w:rPr>
                          <w:rFonts w:ascii="Courier New" w:hAnsi="Courier New"/>
                        </w:rPr>
                      </w:pPr>
                      <w:r w:rsidRPr="00870DF4">
                        <w:rPr>
                          <w:rFonts w:ascii="Courier New" w:hAnsi="Courier New"/>
                        </w:rPr>
                        <w:t>ex:Polygon1 a geo:Polygon;</w:t>
                      </w:r>
                    </w:p>
                    <w:p w14:paraId="651642C2" w14:textId="77777777" w:rsidR="00EA1F01" w:rsidRPr="00870DF4" w:rsidRDefault="00EA1F01"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proofErr w:type="gramStart"/>
      <w:r w:rsidRPr="00D37ADB">
        <w:rPr>
          <w:sz w:val="24"/>
        </w:rPr>
        <w:t>precondition(</w:t>
      </w:r>
      <w:proofErr w:type="gramEnd"/>
      <w:r w:rsidRPr="00D37ADB">
        <w:rPr>
          <w:sz w:val="24"/>
        </w:rPr>
        <w:t xml:space="preserve">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proofErr w:type="gramStart"/>
      <w:r w:rsidRPr="00D37ADB">
        <w:rPr>
          <w:sz w:val="24"/>
        </w:rPr>
        <w:t>preconditio</w:t>
      </w:r>
      <w:r w:rsidR="00F31201" w:rsidRPr="00D37ADB">
        <w:rPr>
          <w:sz w:val="24"/>
        </w:rPr>
        <w:t>n(</w:t>
      </w:r>
      <w:proofErr w:type="gramEnd"/>
      <w:r w:rsidR="00F31201" w:rsidRPr="00D37ADB">
        <w:rPr>
          <w:sz w:val="24"/>
        </w:rPr>
        <w:t>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w:t>
      </w:r>
      <w:proofErr w:type="gramStart"/>
      <w:r w:rsidRPr="00D37ADB">
        <w:rPr>
          <w:sz w:val="24"/>
          <w:lang w:val="en-CA"/>
        </w:rPr>
        <w:t>x,y</w:t>
      </w:r>
      <w:proofErr w:type="gramEnd"/>
      <w:r w:rsidRPr="00D37ADB">
        <w:rPr>
          <w:sz w:val="24"/>
          <w:lang w:val="en-CA"/>
        </w:rPr>
        <w:t>)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EA1F01" w:rsidRPr="00680A88" w:rsidRDefault="00EA1F01"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EA1F01" w:rsidRPr="00680A88" w:rsidRDefault="00EA1F01"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EA1F01" w:rsidRPr="00680A88" w:rsidRDefault="00EA1F01"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EA1F01" w:rsidRPr="00680A88" w:rsidRDefault="00EA1F01"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EA1F01" w:rsidRPr="00680A88" w:rsidRDefault="00EA1F01"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EA1F01" w:rsidRPr="00680A88" w:rsidRDefault="00EA1F01"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EA1F01" w:rsidRPr="00680A88" w:rsidRDefault="00EA1F01"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EA1F01" w:rsidRPr="00680A88" w:rsidRDefault="00EA1F01"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EA1F01" w:rsidRPr="00680A88" w:rsidRDefault="00EA1F01"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EA1F01" w:rsidRPr="00680A88" w:rsidRDefault="00EA1F01"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EA1F01" w:rsidRPr="00680A88" w:rsidRDefault="00EA1F01"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EA1F01" w:rsidRPr="00680A88" w:rsidRDefault="00EA1F01"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 xml:space="preserve">A WeeklyRecurringEvent recurs regularly on the same day of the week, as specified by the </w:t>
      </w:r>
      <w:proofErr w:type="gramStart"/>
      <w:r w:rsidRPr="0029246E">
        <w:t>schema:dayOfWeek</w:t>
      </w:r>
      <w:proofErr w:type="gramEnd"/>
      <w:r w:rsidRPr="0029246E">
        <w:t xml:space="preserve">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w:t>
      </w:r>
      <w:proofErr w:type="gramStart"/>
      <w:r w:rsidR="00E03268">
        <w:t>sosa:Observation</w:t>
      </w:r>
      <w:proofErr w:type="gramEnd"/>
      <w:r w:rsidR="00E03268">
        <w:t xml:space="preserve"> is a subclass; </w:t>
      </w:r>
      <w:r w:rsidR="00FD6465">
        <w:t xml:space="preserve">a general Observer class, of which sosa:Sensor is a subclass; </w:t>
      </w:r>
      <w:r w:rsidR="00E03268">
        <w:t xml:space="preserve">and a general observedBy property, or which sosa:madeBySensor is a property. An Observation may be made by a </w:t>
      </w:r>
      <w:proofErr w:type="gramStart"/>
      <w:r w:rsidR="00E03268">
        <w:t>Sensor,</w:t>
      </w:r>
      <w:proofErr w:type="gramEnd"/>
      <w:r w:rsidR="00E03268">
        <w:t xml:space="preserve">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1F01">
        <w:tc>
          <w:tcPr>
            <w:tcW w:w="2805" w:type="dxa"/>
            <w:shd w:val="clear" w:color="auto" w:fill="00FFFF"/>
          </w:tcPr>
          <w:p w14:paraId="0C687C37" w14:textId="77777777" w:rsidR="004B0399" w:rsidRDefault="004B0399" w:rsidP="00EA1F01">
            <w:r>
              <w:t>Object</w:t>
            </w:r>
          </w:p>
        </w:tc>
        <w:tc>
          <w:tcPr>
            <w:tcW w:w="2917" w:type="dxa"/>
            <w:shd w:val="clear" w:color="auto" w:fill="00FFFF"/>
          </w:tcPr>
          <w:p w14:paraId="1F71FDC2" w14:textId="77777777" w:rsidR="004B0399" w:rsidRDefault="004B0399" w:rsidP="00EA1F01">
            <w:r>
              <w:t>Property</w:t>
            </w:r>
          </w:p>
        </w:tc>
        <w:tc>
          <w:tcPr>
            <w:tcW w:w="3628" w:type="dxa"/>
            <w:shd w:val="clear" w:color="auto" w:fill="00FFFF"/>
          </w:tcPr>
          <w:p w14:paraId="7320C2A8" w14:textId="77777777" w:rsidR="004B0399" w:rsidRDefault="004B0399" w:rsidP="00EA1F01">
            <w:r>
              <w:t>Value</w:t>
            </w:r>
          </w:p>
        </w:tc>
      </w:tr>
      <w:tr w:rsidR="004B0399" w14:paraId="354C297E" w14:textId="77777777" w:rsidTr="00EA1F01">
        <w:tc>
          <w:tcPr>
            <w:tcW w:w="2805" w:type="dxa"/>
          </w:tcPr>
          <w:p w14:paraId="720AD7C5" w14:textId="77777777" w:rsidR="004B0399" w:rsidRDefault="004B0399" w:rsidP="00EA1F01">
            <w:r>
              <w:t>Observation</w:t>
            </w:r>
          </w:p>
        </w:tc>
        <w:tc>
          <w:tcPr>
            <w:tcW w:w="2917" w:type="dxa"/>
          </w:tcPr>
          <w:p w14:paraId="25048B91" w14:textId="77777777" w:rsidR="004B0399" w:rsidRDefault="004B0399" w:rsidP="00EA1F01">
            <w:r>
              <w:t>observedBy</w:t>
            </w:r>
          </w:p>
        </w:tc>
        <w:tc>
          <w:tcPr>
            <w:tcW w:w="3628" w:type="dxa"/>
          </w:tcPr>
          <w:p w14:paraId="3A6AFBD7" w14:textId="77777777" w:rsidR="004B0399" w:rsidRDefault="004B0399" w:rsidP="00EA1F01">
            <w:r>
              <w:t>only Observer</w:t>
            </w:r>
          </w:p>
        </w:tc>
      </w:tr>
      <w:tr w:rsidR="004B0399" w14:paraId="7E4F5FC5" w14:textId="77777777" w:rsidTr="00EA1F01">
        <w:tc>
          <w:tcPr>
            <w:tcW w:w="2805" w:type="dxa"/>
          </w:tcPr>
          <w:p w14:paraId="45E09E11" w14:textId="77777777" w:rsidR="004B0399" w:rsidRDefault="004B0399" w:rsidP="00EA1F01">
            <w:r>
              <w:t>Observer</w:t>
            </w:r>
          </w:p>
        </w:tc>
        <w:tc>
          <w:tcPr>
            <w:tcW w:w="2917" w:type="dxa"/>
          </w:tcPr>
          <w:p w14:paraId="551CBD1A" w14:textId="77777777" w:rsidR="004B0399" w:rsidRDefault="004B0399" w:rsidP="00EA1F01">
            <w:r>
              <w:t>inverse(observedBy)</w:t>
            </w:r>
          </w:p>
        </w:tc>
        <w:tc>
          <w:tcPr>
            <w:tcW w:w="3628" w:type="dxa"/>
          </w:tcPr>
          <w:p w14:paraId="4A8F80DC" w14:textId="77777777" w:rsidR="004B0399" w:rsidRDefault="004B0399" w:rsidP="00EA1F01">
            <w:r>
              <w:t>only Observation</w:t>
            </w:r>
          </w:p>
        </w:tc>
      </w:tr>
      <w:tr w:rsidR="004B0399" w14:paraId="509F3FCA" w14:textId="77777777" w:rsidTr="00EA1F01">
        <w:tc>
          <w:tcPr>
            <w:tcW w:w="2805" w:type="dxa"/>
            <w:vMerge w:val="restart"/>
          </w:tcPr>
          <w:p w14:paraId="4619FF54" w14:textId="77777777" w:rsidR="004B0399" w:rsidRDefault="004B0399" w:rsidP="00EA1F01">
            <w:proofErr w:type="gramStart"/>
            <w:r>
              <w:t>sosa:Sensor</w:t>
            </w:r>
            <w:proofErr w:type="gramEnd"/>
          </w:p>
        </w:tc>
        <w:tc>
          <w:tcPr>
            <w:tcW w:w="2917" w:type="dxa"/>
          </w:tcPr>
          <w:p w14:paraId="6E650F9B" w14:textId="77777777" w:rsidR="004B0399" w:rsidRDefault="004B0399" w:rsidP="00EA1F01">
            <w:r>
              <w:t>subclassOf</w:t>
            </w:r>
          </w:p>
        </w:tc>
        <w:tc>
          <w:tcPr>
            <w:tcW w:w="3628" w:type="dxa"/>
          </w:tcPr>
          <w:p w14:paraId="3614A233" w14:textId="77777777" w:rsidR="004B0399" w:rsidRDefault="004B0399" w:rsidP="00EA1F01">
            <w:r>
              <w:t>Observer</w:t>
            </w:r>
          </w:p>
        </w:tc>
      </w:tr>
      <w:tr w:rsidR="004B0399" w14:paraId="1BA55469" w14:textId="77777777" w:rsidTr="00EA1F01">
        <w:tc>
          <w:tcPr>
            <w:tcW w:w="2805" w:type="dxa"/>
            <w:vMerge/>
          </w:tcPr>
          <w:p w14:paraId="085F0A3E" w14:textId="77777777" w:rsidR="004B0399" w:rsidRDefault="004B0399" w:rsidP="00EA1F01"/>
        </w:tc>
        <w:tc>
          <w:tcPr>
            <w:tcW w:w="2917" w:type="dxa"/>
          </w:tcPr>
          <w:p w14:paraId="4118A88B" w14:textId="77777777" w:rsidR="004B0399" w:rsidRDefault="004B0399" w:rsidP="00EA1F01">
            <w:proofErr w:type="gramStart"/>
            <w:r>
              <w:t>sosa:madeObservation</w:t>
            </w:r>
            <w:proofErr w:type="gramEnd"/>
          </w:p>
        </w:tc>
        <w:tc>
          <w:tcPr>
            <w:tcW w:w="3628" w:type="dxa"/>
          </w:tcPr>
          <w:p w14:paraId="6A06A2ED" w14:textId="77777777" w:rsidR="004B0399" w:rsidRDefault="004B0399" w:rsidP="00EA1F01">
            <w:r>
              <w:t xml:space="preserve">only </w:t>
            </w:r>
            <w:proofErr w:type="gramStart"/>
            <w:r>
              <w:t>sosa:Observation</w:t>
            </w:r>
            <w:proofErr w:type="gramEnd"/>
          </w:p>
        </w:tc>
      </w:tr>
      <w:tr w:rsidR="004B0399" w14:paraId="787839DA" w14:textId="77777777" w:rsidTr="00EA1F01">
        <w:tc>
          <w:tcPr>
            <w:tcW w:w="2805" w:type="dxa"/>
            <w:vMerge/>
          </w:tcPr>
          <w:p w14:paraId="30A412B7" w14:textId="77777777" w:rsidR="004B0399" w:rsidRDefault="004B0399" w:rsidP="00EA1F01"/>
        </w:tc>
        <w:tc>
          <w:tcPr>
            <w:tcW w:w="2917" w:type="dxa"/>
          </w:tcPr>
          <w:p w14:paraId="216ED6C4" w14:textId="77777777" w:rsidR="004B0399" w:rsidRDefault="004B0399" w:rsidP="00EA1F01">
            <w:proofErr w:type="gramStart"/>
            <w:r>
              <w:t>sosa:observes</w:t>
            </w:r>
            <w:proofErr w:type="gramEnd"/>
          </w:p>
        </w:tc>
        <w:tc>
          <w:tcPr>
            <w:tcW w:w="3628" w:type="dxa"/>
          </w:tcPr>
          <w:p w14:paraId="3431E057" w14:textId="77777777" w:rsidR="004B0399" w:rsidRDefault="004B0399" w:rsidP="00EA1F01">
            <w:r>
              <w:t xml:space="preserve">only </w:t>
            </w:r>
            <w:proofErr w:type="gramStart"/>
            <w:r>
              <w:t>sosa:ObservableProperty</w:t>
            </w:r>
            <w:proofErr w:type="gramEnd"/>
          </w:p>
        </w:tc>
      </w:tr>
      <w:tr w:rsidR="004B0399" w14:paraId="41076151" w14:textId="77777777" w:rsidTr="00EA1F01">
        <w:tc>
          <w:tcPr>
            <w:tcW w:w="2805" w:type="dxa"/>
            <w:vMerge/>
          </w:tcPr>
          <w:p w14:paraId="37504EA4" w14:textId="77777777" w:rsidR="004B0399" w:rsidRDefault="004B0399" w:rsidP="00EA1F01"/>
        </w:tc>
        <w:tc>
          <w:tcPr>
            <w:tcW w:w="2917" w:type="dxa"/>
          </w:tcPr>
          <w:p w14:paraId="1EE5B987" w14:textId="77777777" w:rsidR="004B0399" w:rsidRDefault="004B0399" w:rsidP="00EA1F01">
            <w:proofErr w:type="gramStart"/>
            <w:r>
              <w:t>ssn:detects</w:t>
            </w:r>
            <w:proofErr w:type="gramEnd"/>
          </w:p>
        </w:tc>
        <w:tc>
          <w:tcPr>
            <w:tcW w:w="3628" w:type="dxa"/>
          </w:tcPr>
          <w:p w14:paraId="6E0B429D" w14:textId="77777777" w:rsidR="004B0399" w:rsidRDefault="004B0399" w:rsidP="00EA1F01">
            <w:r>
              <w:t xml:space="preserve">only </w:t>
            </w:r>
            <w:proofErr w:type="gramStart"/>
            <w:r>
              <w:t>ssn:Stimulus</w:t>
            </w:r>
            <w:proofErr w:type="gramEnd"/>
          </w:p>
        </w:tc>
      </w:tr>
      <w:tr w:rsidR="004B0399" w14:paraId="363A4983" w14:textId="77777777" w:rsidTr="00EA1F01">
        <w:trPr>
          <w:trHeight w:val="63"/>
        </w:trPr>
        <w:tc>
          <w:tcPr>
            <w:tcW w:w="2805" w:type="dxa"/>
            <w:vMerge w:val="restart"/>
          </w:tcPr>
          <w:p w14:paraId="532D4A00" w14:textId="77777777" w:rsidR="004B0399" w:rsidRDefault="004B0399" w:rsidP="00EA1F01">
            <w:proofErr w:type="gramStart"/>
            <w:r>
              <w:t>sosa:Observation</w:t>
            </w:r>
            <w:proofErr w:type="gramEnd"/>
          </w:p>
        </w:tc>
        <w:tc>
          <w:tcPr>
            <w:tcW w:w="2917" w:type="dxa"/>
          </w:tcPr>
          <w:p w14:paraId="0B7CB938" w14:textId="77777777" w:rsidR="004B0399" w:rsidRDefault="004B0399" w:rsidP="00EA1F01">
            <w:r>
              <w:t>subclassOf</w:t>
            </w:r>
          </w:p>
        </w:tc>
        <w:tc>
          <w:tcPr>
            <w:tcW w:w="3628" w:type="dxa"/>
          </w:tcPr>
          <w:p w14:paraId="4ADA5D4E" w14:textId="77777777" w:rsidR="004B0399" w:rsidRDefault="004B0399" w:rsidP="00EA1F01">
            <w:r>
              <w:t>Observation</w:t>
            </w:r>
          </w:p>
        </w:tc>
      </w:tr>
      <w:tr w:rsidR="004B0399" w14:paraId="3A7CCAD6" w14:textId="77777777" w:rsidTr="00EA1F01">
        <w:trPr>
          <w:trHeight w:val="63"/>
        </w:trPr>
        <w:tc>
          <w:tcPr>
            <w:tcW w:w="2805" w:type="dxa"/>
            <w:vMerge/>
          </w:tcPr>
          <w:p w14:paraId="7522E7B3" w14:textId="77777777" w:rsidR="004B0399" w:rsidRDefault="004B0399" w:rsidP="00EA1F01"/>
        </w:tc>
        <w:tc>
          <w:tcPr>
            <w:tcW w:w="2917" w:type="dxa"/>
          </w:tcPr>
          <w:p w14:paraId="571FB84F" w14:textId="77777777" w:rsidR="004B0399" w:rsidRDefault="004B0399" w:rsidP="00EA1F01">
            <w:proofErr w:type="gramStart"/>
            <w:r>
              <w:t>sosa:madeBySensor</w:t>
            </w:r>
            <w:proofErr w:type="gramEnd"/>
          </w:p>
        </w:tc>
        <w:tc>
          <w:tcPr>
            <w:tcW w:w="3628" w:type="dxa"/>
          </w:tcPr>
          <w:p w14:paraId="76EE9952" w14:textId="77777777" w:rsidR="004B0399" w:rsidRDefault="004B0399" w:rsidP="00EA1F01">
            <w:r>
              <w:t xml:space="preserve">exactly 1 </w:t>
            </w:r>
            <w:proofErr w:type="gramStart"/>
            <w:r>
              <w:t>sosa:Sensor</w:t>
            </w:r>
            <w:proofErr w:type="gramEnd"/>
          </w:p>
        </w:tc>
      </w:tr>
      <w:tr w:rsidR="004B0399" w14:paraId="5C54E036" w14:textId="77777777" w:rsidTr="00EA1F01">
        <w:trPr>
          <w:trHeight w:val="63"/>
        </w:trPr>
        <w:tc>
          <w:tcPr>
            <w:tcW w:w="2805" w:type="dxa"/>
            <w:vMerge/>
          </w:tcPr>
          <w:p w14:paraId="607E4AE2" w14:textId="77777777" w:rsidR="004B0399" w:rsidRDefault="004B0399" w:rsidP="00EA1F01"/>
        </w:tc>
        <w:tc>
          <w:tcPr>
            <w:tcW w:w="2917" w:type="dxa"/>
          </w:tcPr>
          <w:p w14:paraId="680BA374" w14:textId="77777777" w:rsidR="004B0399" w:rsidRDefault="004B0399" w:rsidP="00EA1F01">
            <w:proofErr w:type="gramStart"/>
            <w:r>
              <w:t>sosa:hasFeatureOfInterest</w:t>
            </w:r>
            <w:proofErr w:type="gramEnd"/>
          </w:p>
        </w:tc>
        <w:tc>
          <w:tcPr>
            <w:tcW w:w="3628" w:type="dxa"/>
          </w:tcPr>
          <w:p w14:paraId="218A93CD" w14:textId="77777777" w:rsidR="004B0399" w:rsidRDefault="004B0399" w:rsidP="00EA1F01">
            <w:r>
              <w:t xml:space="preserve">exactly 1 </w:t>
            </w:r>
            <w:proofErr w:type="gramStart"/>
            <w:r>
              <w:t>owl:Thing</w:t>
            </w:r>
            <w:proofErr w:type="gramEnd"/>
            <w:r>
              <w:t xml:space="preserve"> and only sosa:FeatureOfInterest</w:t>
            </w:r>
          </w:p>
        </w:tc>
      </w:tr>
      <w:tr w:rsidR="004B0399" w14:paraId="57893465" w14:textId="77777777" w:rsidTr="00EA1F01">
        <w:trPr>
          <w:trHeight w:val="63"/>
        </w:trPr>
        <w:tc>
          <w:tcPr>
            <w:tcW w:w="2805" w:type="dxa"/>
            <w:vMerge/>
          </w:tcPr>
          <w:p w14:paraId="3F2A4F0F" w14:textId="77777777" w:rsidR="004B0399" w:rsidRDefault="004B0399" w:rsidP="00EA1F01"/>
        </w:tc>
        <w:tc>
          <w:tcPr>
            <w:tcW w:w="2917" w:type="dxa"/>
          </w:tcPr>
          <w:p w14:paraId="5527CB50" w14:textId="77777777" w:rsidR="004B0399" w:rsidRDefault="004B0399" w:rsidP="00EA1F01">
            <w:proofErr w:type="gramStart"/>
            <w:r>
              <w:t>sosa:hasResult</w:t>
            </w:r>
            <w:proofErr w:type="gramEnd"/>
          </w:p>
        </w:tc>
        <w:tc>
          <w:tcPr>
            <w:tcW w:w="3628" w:type="dxa"/>
          </w:tcPr>
          <w:p w14:paraId="72AFA63C" w14:textId="77777777" w:rsidR="004B0399" w:rsidRDefault="004B0399" w:rsidP="00EA1F01">
            <w:r>
              <w:t xml:space="preserve">exactly 1 </w:t>
            </w:r>
            <w:proofErr w:type="gramStart"/>
            <w:r>
              <w:t>owl:Thing</w:t>
            </w:r>
            <w:proofErr w:type="gramEnd"/>
            <w:r>
              <w:t xml:space="preserve"> and only sosa:Result</w:t>
            </w:r>
          </w:p>
        </w:tc>
      </w:tr>
      <w:tr w:rsidR="004B0399" w14:paraId="2D16598A" w14:textId="77777777" w:rsidTr="00EA1F01">
        <w:trPr>
          <w:trHeight w:val="63"/>
        </w:trPr>
        <w:tc>
          <w:tcPr>
            <w:tcW w:w="2805" w:type="dxa"/>
            <w:vMerge/>
          </w:tcPr>
          <w:p w14:paraId="45ABF669" w14:textId="77777777" w:rsidR="004B0399" w:rsidRDefault="004B0399" w:rsidP="00EA1F01"/>
        </w:tc>
        <w:tc>
          <w:tcPr>
            <w:tcW w:w="2917" w:type="dxa"/>
          </w:tcPr>
          <w:p w14:paraId="7118ED50" w14:textId="77777777" w:rsidR="004B0399" w:rsidRDefault="004B0399" w:rsidP="00EA1F01">
            <w:proofErr w:type="gramStart"/>
            <w:r>
              <w:t>sosa:observedProperty</w:t>
            </w:r>
            <w:proofErr w:type="gramEnd"/>
          </w:p>
        </w:tc>
        <w:tc>
          <w:tcPr>
            <w:tcW w:w="3628" w:type="dxa"/>
          </w:tcPr>
          <w:p w14:paraId="645507BA" w14:textId="77777777" w:rsidR="004B0399" w:rsidRDefault="004B0399" w:rsidP="00EA1F01">
            <w:r>
              <w:t xml:space="preserve">exactly 1 </w:t>
            </w:r>
            <w:proofErr w:type="gramStart"/>
            <w:r>
              <w:t>owl:Thing</w:t>
            </w:r>
            <w:proofErr w:type="gramEnd"/>
            <w:r>
              <w:t xml:space="preserve"> and only sosa:ObservableProperty</w:t>
            </w:r>
          </w:p>
        </w:tc>
      </w:tr>
      <w:tr w:rsidR="004B0399" w14:paraId="4BD5A57A" w14:textId="77777777" w:rsidTr="00EA1F01">
        <w:trPr>
          <w:trHeight w:val="63"/>
        </w:trPr>
        <w:tc>
          <w:tcPr>
            <w:tcW w:w="2805" w:type="dxa"/>
            <w:vMerge/>
          </w:tcPr>
          <w:p w14:paraId="4D75DD59" w14:textId="77777777" w:rsidR="004B0399" w:rsidRDefault="004B0399" w:rsidP="00EA1F01"/>
        </w:tc>
        <w:tc>
          <w:tcPr>
            <w:tcW w:w="2917" w:type="dxa"/>
          </w:tcPr>
          <w:p w14:paraId="3DB96D7C" w14:textId="77777777" w:rsidR="004B0399" w:rsidRDefault="004B0399" w:rsidP="00EA1F01">
            <w:proofErr w:type="gramStart"/>
            <w:r>
              <w:t>sosa:phenomenonTime</w:t>
            </w:r>
            <w:proofErr w:type="gramEnd"/>
          </w:p>
        </w:tc>
        <w:tc>
          <w:tcPr>
            <w:tcW w:w="3628" w:type="dxa"/>
          </w:tcPr>
          <w:p w14:paraId="0DA9F2D6" w14:textId="77777777" w:rsidR="004B0399" w:rsidRDefault="004B0399" w:rsidP="00EA1F01">
            <w:r>
              <w:t xml:space="preserve">exactly 1 </w:t>
            </w:r>
            <w:proofErr w:type="gramStart"/>
            <w:r>
              <w:t>owl:Thing</w:t>
            </w:r>
            <w:proofErr w:type="gramEnd"/>
          </w:p>
        </w:tc>
      </w:tr>
      <w:tr w:rsidR="004B0399" w14:paraId="689A8598" w14:textId="77777777" w:rsidTr="00EA1F01">
        <w:trPr>
          <w:trHeight w:val="63"/>
        </w:trPr>
        <w:tc>
          <w:tcPr>
            <w:tcW w:w="2805" w:type="dxa"/>
            <w:vMerge/>
          </w:tcPr>
          <w:p w14:paraId="5E3A19D4" w14:textId="77777777" w:rsidR="004B0399" w:rsidRDefault="004B0399" w:rsidP="00EA1F01"/>
        </w:tc>
        <w:tc>
          <w:tcPr>
            <w:tcW w:w="2917" w:type="dxa"/>
          </w:tcPr>
          <w:p w14:paraId="75FDB20E" w14:textId="77777777" w:rsidR="004B0399" w:rsidRDefault="004B0399" w:rsidP="00EA1F01">
            <w:proofErr w:type="gramStart"/>
            <w:r>
              <w:t>sosa:resultTime</w:t>
            </w:r>
            <w:proofErr w:type="gramEnd"/>
          </w:p>
        </w:tc>
        <w:tc>
          <w:tcPr>
            <w:tcW w:w="3628" w:type="dxa"/>
          </w:tcPr>
          <w:p w14:paraId="20A4AD56" w14:textId="77777777" w:rsidR="004B0399" w:rsidRDefault="004B0399" w:rsidP="00EA1F01">
            <w:r>
              <w:t xml:space="preserve">exactly 1 </w:t>
            </w:r>
            <w:proofErr w:type="gramStart"/>
            <w:r>
              <w:t>rdfs:Literal</w:t>
            </w:r>
            <w:proofErr w:type="gramEnd"/>
          </w:p>
        </w:tc>
      </w:tr>
      <w:tr w:rsidR="004B0399" w14:paraId="4BD233AA" w14:textId="77777777" w:rsidTr="00EA1F01">
        <w:trPr>
          <w:trHeight w:val="63"/>
        </w:trPr>
        <w:tc>
          <w:tcPr>
            <w:tcW w:w="2805" w:type="dxa"/>
            <w:vMerge/>
          </w:tcPr>
          <w:p w14:paraId="0B0411C2" w14:textId="77777777" w:rsidR="004B0399" w:rsidRDefault="004B0399" w:rsidP="00EA1F01"/>
        </w:tc>
        <w:tc>
          <w:tcPr>
            <w:tcW w:w="2917" w:type="dxa"/>
          </w:tcPr>
          <w:p w14:paraId="3629E46B" w14:textId="77777777" w:rsidR="004B0399" w:rsidRDefault="004B0399" w:rsidP="00EA1F01">
            <w:proofErr w:type="gramStart"/>
            <w:r>
              <w:t>ssn:wasOriginatedBy</w:t>
            </w:r>
            <w:proofErr w:type="gramEnd"/>
          </w:p>
        </w:tc>
        <w:tc>
          <w:tcPr>
            <w:tcW w:w="3628" w:type="dxa"/>
          </w:tcPr>
          <w:p w14:paraId="002CA568" w14:textId="77777777" w:rsidR="004B0399" w:rsidRDefault="004B0399" w:rsidP="00EA1F01">
            <w:r>
              <w:t xml:space="preserve">exactly 1 </w:t>
            </w:r>
            <w:proofErr w:type="gramStart"/>
            <w:r>
              <w:t>owl:Thing</w:t>
            </w:r>
            <w:proofErr w:type="gramEnd"/>
            <w:r>
              <w:t xml:space="preserve"> and only ssn:Stimulus</w:t>
            </w:r>
          </w:p>
        </w:tc>
      </w:tr>
      <w:tr w:rsidR="004B0399" w14:paraId="232BCF1E" w14:textId="77777777" w:rsidTr="00EA1F01">
        <w:trPr>
          <w:trHeight w:val="63"/>
        </w:trPr>
        <w:tc>
          <w:tcPr>
            <w:tcW w:w="2805" w:type="dxa"/>
            <w:vMerge w:val="restart"/>
          </w:tcPr>
          <w:p w14:paraId="5A14D307" w14:textId="77777777" w:rsidR="004B0399" w:rsidRDefault="004B0399" w:rsidP="00EA1F01">
            <w:proofErr w:type="gramStart"/>
            <w:r>
              <w:t>sosa:ObservableProperty</w:t>
            </w:r>
            <w:proofErr w:type="gramEnd"/>
          </w:p>
        </w:tc>
        <w:tc>
          <w:tcPr>
            <w:tcW w:w="2917" w:type="dxa"/>
          </w:tcPr>
          <w:p w14:paraId="6BF0ACB3" w14:textId="77777777" w:rsidR="004B0399" w:rsidRPr="00F06DDA" w:rsidRDefault="004B0399" w:rsidP="00EA1F01">
            <w:r>
              <w:t>subClassOf</w:t>
            </w:r>
          </w:p>
        </w:tc>
        <w:tc>
          <w:tcPr>
            <w:tcW w:w="3628" w:type="dxa"/>
          </w:tcPr>
          <w:p w14:paraId="0B1E4438" w14:textId="77777777" w:rsidR="004B0399" w:rsidRPr="00F06DDA" w:rsidRDefault="004B0399" w:rsidP="00EA1F01">
            <w:proofErr w:type="gramStart"/>
            <w:r>
              <w:t>ssn:Property</w:t>
            </w:r>
            <w:proofErr w:type="gramEnd"/>
          </w:p>
        </w:tc>
      </w:tr>
      <w:tr w:rsidR="004B0399" w14:paraId="2CFC3761" w14:textId="77777777" w:rsidTr="00EA1F01">
        <w:trPr>
          <w:trHeight w:val="63"/>
        </w:trPr>
        <w:tc>
          <w:tcPr>
            <w:tcW w:w="2805" w:type="dxa"/>
            <w:vMerge/>
          </w:tcPr>
          <w:p w14:paraId="62B58345" w14:textId="77777777" w:rsidR="004B0399" w:rsidRDefault="004B0399" w:rsidP="00EA1F01"/>
        </w:tc>
        <w:tc>
          <w:tcPr>
            <w:tcW w:w="2917" w:type="dxa"/>
          </w:tcPr>
          <w:p w14:paraId="6879D1F2" w14:textId="77777777" w:rsidR="004B0399" w:rsidRDefault="004B0399" w:rsidP="00EA1F01">
            <w:r w:rsidRPr="00F06DDA">
              <w:t xml:space="preserve">inverse ('is proxy for') </w:t>
            </w:r>
          </w:p>
        </w:tc>
        <w:tc>
          <w:tcPr>
            <w:tcW w:w="3628" w:type="dxa"/>
          </w:tcPr>
          <w:p w14:paraId="24780FA0" w14:textId="77777777" w:rsidR="004B0399" w:rsidRDefault="004B0399" w:rsidP="00EA1F01">
            <w:r w:rsidRPr="00F06DDA">
              <w:t xml:space="preserve">only </w:t>
            </w:r>
            <w:proofErr w:type="gramStart"/>
            <w:r>
              <w:t>ssn:</w:t>
            </w:r>
            <w:r w:rsidRPr="00F06DDA">
              <w:t>Stimulus</w:t>
            </w:r>
            <w:proofErr w:type="gramEnd"/>
          </w:p>
        </w:tc>
      </w:tr>
      <w:tr w:rsidR="004B0399" w14:paraId="7A88A299" w14:textId="77777777" w:rsidTr="00EA1F01">
        <w:trPr>
          <w:trHeight w:val="63"/>
        </w:trPr>
        <w:tc>
          <w:tcPr>
            <w:tcW w:w="2805" w:type="dxa"/>
            <w:vMerge/>
          </w:tcPr>
          <w:p w14:paraId="62E55E4D" w14:textId="77777777" w:rsidR="004B0399" w:rsidRDefault="004B0399" w:rsidP="00EA1F01"/>
        </w:tc>
        <w:tc>
          <w:tcPr>
            <w:tcW w:w="2917" w:type="dxa"/>
          </w:tcPr>
          <w:p w14:paraId="145F968D" w14:textId="77777777" w:rsidR="004B0399" w:rsidRPr="00F06DDA" w:rsidRDefault="004B0399" w:rsidP="00EA1F01">
            <w:r w:rsidRPr="00F06DDA">
              <w:t xml:space="preserve">inverse ('observed property') </w:t>
            </w:r>
          </w:p>
        </w:tc>
        <w:tc>
          <w:tcPr>
            <w:tcW w:w="3628" w:type="dxa"/>
          </w:tcPr>
          <w:p w14:paraId="321F6C40" w14:textId="77777777" w:rsidR="004B0399" w:rsidRDefault="004B0399" w:rsidP="00EA1F01">
            <w:r w:rsidRPr="00F06DDA">
              <w:t>only</w:t>
            </w:r>
            <w:r>
              <w:t xml:space="preserve"> </w:t>
            </w:r>
            <w:proofErr w:type="gramStart"/>
            <w:r>
              <w:t>sosa:</w:t>
            </w:r>
            <w:r w:rsidRPr="00F06DDA">
              <w:t>Observation</w:t>
            </w:r>
            <w:proofErr w:type="gramEnd"/>
          </w:p>
        </w:tc>
      </w:tr>
      <w:tr w:rsidR="004B0399" w14:paraId="3A84EB99" w14:textId="77777777" w:rsidTr="00EA1F01">
        <w:trPr>
          <w:trHeight w:val="63"/>
        </w:trPr>
        <w:tc>
          <w:tcPr>
            <w:tcW w:w="2805" w:type="dxa"/>
            <w:vMerge/>
          </w:tcPr>
          <w:p w14:paraId="66D2AF22" w14:textId="77777777" w:rsidR="004B0399" w:rsidRDefault="004B0399" w:rsidP="00EA1F01"/>
        </w:tc>
        <w:tc>
          <w:tcPr>
            <w:tcW w:w="2917" w:type="dxa"/>
          </w:tcPr>
          <w:p w14:paraId="3B958664" w14:textId="77777777" w:rsidR="004B0399" w:rsidRPr="00F06DDA" w:rsidRDefault="004B0399" w:rsidP="00EA1F01">
            <w:r>
              <w:t>sosa:</w:t>
            </w:r>
            <w:r w:rsidRPr="00F06DDA">
              <w:t xml:space="preserve">'is observed by' </w:t>
            </w:r>
          </w:p>
        </w:tc>
        <w:tc>
          <w:tcPr>
            <w:tcW w:w="3628" w:type="dxa"/>
          </w:tcPr>
          <w:p w14:paraId="72517867" w14:textId="77777777" w:rsidR="004B0399" w:rsidRDefault="004B0399" w:rsidP="00EA1F01">
            <w:r w:rsidRPr="00F06DDA">
              <w:t xml:space="preserve">only </w:t>
            </w:r>
            <w:proofErr w:type="gramStart"/>
            <w:r>
              <w:t>sosa:</w:t>
            </w:r>
            <w:r w:rsidRPr="00F06DDA">
              <w:t>Sensor</w:t>
            </w:r>
            <w:proofErr w:type="gramEnd"/>
          </w:p>
        </w:tc>
      </w:tr>
      <w:tr w:rsidR="004B0399" w14:paraId="6CB22CB4" w14:textId="77777777" w:rsidTr="00EA1F01">
        <w:trPr>
          <w:trHeight w:val="63"/>
        </w:trPr>
        <w:tc>
          <w:tcPr>
            <w:tcW w:w="2805" w:type="dxa"/>
          </w:tcPr>
          <w:p w14:paraId="184F20E1" w14:textId="77777777" w:rsidR="004B0399" w:rsidRDefault="004B0399" w:rsidP="00EA1F01">
            <w:proofErr w:type="gramStart"/>
            <w:r>
              <w:t>sosa:FeatureOfInterest</w:t>
            </w:r>
            <w:proofErr w:type="gramEnd"/>
          </w:p>
        </w:tc>
        <w:tc>
          <w:tcPr>
            <w:tcW w:w="2917" w:type="dxa"/>
          </w:tcPr>
          <w:p w14:paraId="2EAD187A" w14:textId="77777777" w:rsidR="004B0399" w:rsidRDefault="004B0399" w:rsidP="00EA1F01">
            <w:r>
              <w:t>ssn:</w:t>
            </w:r>
            <w:r w:rsidRPr="00F06DDA">
              <w:t xml:space="preserve">'has property' </w:t>
            </w:r>
          </w:p>
        </w:tc>
        <w:tc>
          <w:tcPr>
            <w:tcW w:w="3628" w:type="dxa"/>
          </w:tcPr>
          <w:p w14:paraId="4190D7C3" w14:textId="77777777" w:rsidR="004B0399" w:rsidRDefault="004B0399" w:rsidP="00EA1F01">
            <w:r w:rsidRPr="00F06DDA">
              <w:t xml:space="preserve">min 1 </w:t>
            </w:r>
            <w:proofErr w:type="gramStart"/>
            <w:r w:rsidRPr="00F06DDA">
              <w:t>owl:Thing</w:t>
            </w:r>
            <w:proofErr w:type="gramEnd"/>
            <w:r>
              <w:t xml:space="preserve"> and ssn:Property</w:t>
            </w:r>
          </w:p>
        </w:tc>
      </w:tr>
      <w:tr w:rsidR="004B0399" w14:paraId="030815DA" w14:textId="77777777" w:rsidTr="00EA1F01">
        <w:trPr>
          <w:trHeight w:val="63"/>
        </w:trPr>
        <w:tc>
          <w:tcPr>
            <w:tcW w:w="2805" w:type="dxa"/>
          </w:tcPr>
          <w:p w14:paraId="0A69DF91" w14:textId="77777777" w:rsidR="004B0399" w:rsidRDefault="004B0399" w:rsidP="00EA1F01">
            <w:proofErr w:type="gramStart"/>
            <w:r>
              <w:t>sosa:Result</w:t>
            </w:r>
            <w:proofErr w:type="gramEnd"/>
          </w:p>
        </w:tc>
        <w:tc>
          <w:tcPr>
            <w:tcW w:w="2917" w:type="dxa"/>
          </w:tcPr>
          <w:p w14:paraId="1AB27FFD" w14:textId="77777777" w:rsidR="004B0399" w:rsidRDefault="004B0399" w:rsidP="00EA1F01">
            <w:r>
              <w:t>sosa:</w:t>
            </w:r>
            <w:r w:rsidRPr="00F06DDA">
              <w:t xml:space="preserve">'is result of' </w:t>
            </w:r>
          </w:p>
        </w:tc>
        <w:tc>
          <w:tcPr>
            <w:tcW w:w="3628" w:type="dxa"/>
          </w:tcPr>
          <w:p w14:paraId="4CE4DD3C" w14:textId="77777777" w:rsidR="004B0399" w:rsidRDefault="004B0399" w:rsidP="00EA1F01">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1329770"/>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4" w:name="_Toc11329771"/>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1329772"/>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6" w:name="_Toc11329773"/>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1329774"/>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bookmarkStart w:id="78" w:name="_GoBack"/>
      <w:bookmarkEnd w:id="78"/>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lastRenderedPageBreak/>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lastRenderedPageBreak/>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1CD26C8A" w:rsidR="0001640A" w:rsidRDefault="0001640A" w:rsidP="009E4A69">
      <w:pPr>
        <w:pStyle w:val="ListParagraph"/>
        <w:rPr>
          <w:sz w:val="24"/>
        </w:rPr>
      </w:pPr>
      <w:r w:rsidRPr="008C3AA4">
        <w:rPr>
          <w:sz w:val="24"/>
        </w:rPr>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EA1F01">
      <w:pPr>
        <w:pStyle w:val="ListParagraph"/>
        <w:numPr>
          <w:ilvl w:val="0"/>
          <w:numId w:val="32"/>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79" w:name="_Toc11329775"/>
      <w:r>
        <w:t>Vehicle Ontology</w:t>
      </w:r>
      <w:bookmarkEnd w:id="79"/>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lastRenderedPageBreak/>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80" w:name="_Toc11329776"/>
      <w:r>
        <w:t>Transportation System Ontology</w:t>
      </w:r>
      <w:bookmarkEnd w:id="80"/>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lastRenderedPageBreak/>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 xml:space="preserve">'has value') only </w:t>
            </w:r>
            <w:r w:rsidRPr="000B5886">
              <w:lastRenderedPageBreak/>
              <w:t>(</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w:t>
            </w:r>
            <w:proofErr w:type="gramStart"/>
            <w:r>
              <w:t>loc:SpatialFeature</w:t>
            </w:r>
            <w:proofErr w:type="gramEnd"/>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7"/>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81" w:author="Megan Katsumi" w:date="2018-11-14T08:39:00Z">
              <w:r>
                <w:t>LoopDetector</w:t>
              </w:r>
            </w:ins>
          </w:p>
        </w:tc>
        <w:tc>
          <w:tcPr>
            <w:tcW w:w="2310" w:type="dxa"/>
          </w:tcPr>
          <w:p w14:paraId="39B665CE" w14:textId="768C97D5" w:rsidR="00F92DE6" w:rsidRDefault="00F92DE6" w:rsidP="00F92DE6">
            <w:proofErr w:type="gramStart"/>
            <w:ins w:id="82" w:author="Megan Katsumi" w:date="2018-11-14T09:12:00Z">
              <w:r>
                <w:t>sosa:</w:t>
              </w:r>
            </w:ins>
            <w:ins w:id="83"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84"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85"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86"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87"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88"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89"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94"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95" w:author="Megan Katsumi" w:date="2018-11-14T09:25:00Z">
              <w:r>
                <w:t>only (</w:t>
              </w:r>
              <w:proofErr w:type="gramStart"/>
              <w:r>
                <w:t>sosa:Observation</w:t>
              </w:r>
              <w:proofErr w:type="gramEnd"/>
              <w:r>
                <w:t xml:space="preserve">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riginatedBy {vehicle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3"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4"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5"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lastRenderedPageBreak/>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w:t>
      </w:r>
      <w:r w:rsidR="002D7288">
        <w:lastRenderedPageBreak/>
        <w:t>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r>
      <w:r w:rsidR="00550947">
        <w:lastRenderedPageBreak/>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EA1F01"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lastRenderedPageBreak/>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lastRenderedPageBreak/>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 xml:space="preserve">{AccessAsScheduled, AccessNotAvailable, </w:t>
            </w:r>
            <w:r>
              <w:lastRenderedPageBreak/>
              <w:t>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lastRenderedPageBreak/>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t>
      </w:r>
      <w:r w:rsidR="00C74DD3">
        <w:lastRenderedPageBreak/>
        <w:t>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lastRenderedPageBreak/>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lastRenderedPageBreak/>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r>
      <w:r w:rsidR="008A1341">
        <w:lastRenderedPageBreak/>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lastRenderedPageBreak/>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lastRenderedPageBreak/>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lastRenderedPageBreak/>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lastRenderedPageBreak/>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lastRenderedPageBreak/>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lastRenderedPageBreak/>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w:t>
      </w:r>
      <w:r>
        <w:lastRenderedPageBreak/>
        <w:t xml:space="preserve">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EA1F01" w:rsidRPr="0029246E" w:rsidRDefault="00EA1F01"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EA1F01" w:rsidRDefault="00EA1F0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BE593" w14:textId="77777777" w:rsidR="00926400" w:rsidRDefault="00926400" w:rsidP="00EA354A">
      <w:r>
        <w:separator/>
      </w:r>
    </w:p>
  </w:endnote>
  <w:endnote w:type="continuationSeparator" w:id="0">
    <w:p w14:paraId="68C580E4" w14:textId="77777777" w:rsidR="00926400" w:rsidRDefault="0092640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EA1F01" w:rsidRDefault="00EA1F01">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EA1F01" w:rsidRPr="0032583C" w:rsidRDefault="00EA1F01">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EA1F01" w14:paraId="2B76F3B3" w14:textId="77777777" w:rsidTr="00967D94">
      <w:tc>
        <w:tcPr>
          <w:tcW w:w="6947" w:type="dxa"/>
        </w:tcPr>
        <w:p w14:paraId="07DEE8C9" w14:textId="77777777" w:rsidR="00EA1F01" w:rsidRDefault="00EA1F01"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EA1F01" w:rsidRDefault="00EA1F01"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EA1F01" w:rsidRDefault="00EA1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337B7" w14:textId="77777777" w:rsidR="00926400" w:rsidRDefault="00926400" w:rsidP="00EA354A">
      <w:r>
        <w:separator/>
      </w:r>
    </w:p>
  </w:footnote>
  <w:footnote w:type="continuationSeparator" w:id="0">
    <w:p w14:paraId="19143F22" w14:textId="77777777" w:rsidR="00926400" w:rsidRDefault="00926400" w:rsidP="00EA354A">
      <w:r>
        <w:continuationSeparator/>
      </w:r>
    </w:p>
  </w:footnote>
  <w:footnote w:id="1">
    <w:p w14:paraId="005D8B98" w14:textId="5699BB61" w:rsidR="00EA1F01" w:rsidRPr="00FF4EA6" w:rsidRDefault="00EA1F01">
      <w:pPr>
        <w:pStyle w:val="FootnoteText"/>
        <w:rPr>
          <w:lang w:val="en-CA"/>
        </w:rPr>
      </w:pPr>
      <w:r>
        <w:rPr>
          <w:rStyle w:val="FootnoteReference"/>
        </w:rPr>
        <w:footnoteRef/>
      </w:r>
      <w:r>
        <w:t xml:space="preserve"> </w:t>
      </w:r>
      <w:r w:rsidRPr="00FF4EA6">
        <w:t>https://github.com/dgarijo/Widoco</w:t>
      </w:r>
    </w:p>
  </w:footnote>
  <w:footnote w:id="2">
    <w:p w14:paraId="15FCF3B1" w14:textId="77777777" w:rsidR="00EA1F01" w:rsidRDefault="00EA1F01"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EA1F01" w:rsidRPr="00E80D3C" w:rsidRDefault="00EA1F01"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EA1F01" w:rsidRDefault="00EA1F01">
      <w:pPr>
        <w:pStyle w:val="FootnoteText"/>
      </w:pPr>
      <w:r>
        <w:rPr>
          <w:rStyle w:val="FootnoteReference"/>
        </w:rPr>
        <w:footnoteRef/>
      </w:r>
      <w:r>
        <w:t xml:space="preserve"> </w:t>
      </w:r>
      <w:r w:rsidRPr="009A36FB">
        <w:t>https://www.w3.org/TR/owl-time/</w:t>
      </w:r>
    </w:p>
  </w:footnote>
  <w:footnote w:id="5">
    <w:p w14:paraId="357B0B37" w14:textId="77777777" w:rsidR="00EA1F01" w:rsidRDefault="00EA1F0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EA1F01" w:rsidRPr="00E80D3C" w:rsidRDefault="00EA1F01">
      <w:pPr>
        <w:pStyle w:val="FootnoteText"/>
        <w:rPr>
          <w:lang w:val="en-CA"/>
        </w:rPr>
      </w:pPr>
      <w:r>
        <w:rPr>
          <w:rStyle w:val="FootnoteReference"/>
        </w:rPr>
        <w:footnoteRef/>
      </w:r>
      <w:r>
        <w:t xml:space="preserve"> </w:t>
      </w:r>
      <w:r>
        <w:rPr>
          <w:lang w:val="en-CA"/>
        </w:rPr>
        <w:t>equivalent property?</w:t>
      </w:r>
    </w:p>
  </w:footnote>
  <w:footnote w:id="7">
    <w:p w14:paraId="5635F86B" w14:textId="77777777" w:rsidR="00EA1F01" w:rsidRDefault="00EA1F01">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EA1F01" w:rsidRPr="00E80D3C" w:rsidRDefault="00EA1F01">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EA1F01" w:rsidRPr="00BD4EF4" w:rsidRDefault="00EA1F01" w:rsidP="00E80D3C">
      <w:r>
        <w:rPr>
          <w:rStyle w:val="FootnoteReference"/>
        </w:rPr>
        <w:footnoteRef/>
      </w:r>
      <w:r>
        <w:t xml:space="preserve"> </w:t>
      </w:r>
      <w:r w:rsidRPr="00DC74DA">
        <w:t>http://ontology.eil.utoronto.ca/GCI/Foundation/GCI-Foundation-v2.owl</w:t>
      </w:r>
      <w:r>
        <w:t>#</w:t>
      </w:r>
    </w:p>
    <w:p w14:paraId="4AE1EB08" w14:textId="6D90AB37" w:rsidR="00EA1F01" w:rsidRPr="00E80D3C" w:rsidRDefault="00EA1F01">
      <w:pPr>
        <w:pStyle w:val="FootnoteText"/>
        <w:rPr>
          <w:lang w:val="en-CA"/>
        </w:rPr>
      </w:pPr>
    </w:p>
  </w:footnote>
  <w:footnote w:id="10">
    <w:p w14:paraId="2B0DD081" w14:textId="0C4649C5" w:rsidR="00EA1F01" w:rsidRPr="008E7C02" w:rsidRDefault="00EA1F01">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EA1F01" w:rsidRPr="008E7C02" w:rsidRDefault="00EA1F01"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EA1F01" w:rsidRPr="00046E73" w:rsidRDefault="00EA1F01">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EA1F01" w:rsidRDefault="00EA1F01">
      <w:pPr>
        <w:pStyle w:val="FootnoteText"/>
      </w:pPr>
      <w:r>
        <w:rPr>
          <w:rStyle w:val="FootnoteReference"/>
        </w:rPr>
        <w:footnoteRef/>
      </w:r>
      <w:r>
        <w:t xml:space="preserve"> </w:t>
      </w:r>
      <w:r w:rsidRPr="00827DD8">
        <w:t>http://schema.org/</w:t>
      </w:r>
    </w:p>
  </w:footnote>
  <w:footnote w:id="14">
    <w:p w14:paraId="4E061129" w14:textId="77777777" w:rsidR="00EA1F01" w:rsidRDefault="00EA1F01">
      <w:pPr>
        <w:pStyle w:val="FootnoteText"/>
      </w:pPr>
      <w:r>
        <w:rPr>
          <w:rStyle w:val="FootnoteReference"/>
        </w:rPr>
        <w:footnoteRef/>
      </w:r>
      <w:r>
        <w:t xml:space="preserve"> </w:t>
      </w:r>
      <w:r w:rsidRPr="00827DD8">
        <w:t>http://ontology.eil.utoronto.ca/GCI/Shelters/GCI-Shelters.html</w:t>
      </w:r>
    </w:p>
  </w:footnote>
  <w:footnote w:id="15">
    <w:p w14:paraId="59CD3014" w14:textId="77777777" w:rsidR="00EA1F01" w:rsidRDefault="00EA1F01">
      <w:pPr>
        <w:pStyle w:val="FootnoteText"/>
      </w:pPr>
      <w:r>
        <w:rPr>
          <w:rStyle w:val="FootnoteReference"/>
        </w:rPr>
        <w:footnoteRef/>
      </w:r>
      <w:r>
        <w:t xml:space="preserve"> </w:t>
      </w:r>
      <w:r w:rsidRPr="005B2B4C">
        <w:t>http://ontology.eil.utoronto.ca/tove/organization.html</w:t>
      </w:r>
    </w:p>
  </w:footnote>
  <w:footnote w:id="16">
    <w:p w14:paraId="2EAE6E34" w14:textId="77777777" w:rsidR="00EA1F01" w:rsidRDefault="00EA1F01"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EA1F01" w:rsidRPr="001A792D" w:rsidRDefault="00EA1F01">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EA1F01" w:rsidRDefault="00EA1F01">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EA1F01" w:rsidRPr="006539A1" w:rsidRDefault="00EA1F01"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EA1F01" w:rsidRPr="005B0E28" w:rsidRDefault="00EA1F01">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6"/>
  </w:num>
  <w:num w:numId="3">
    <w:abstractNumId w:val="1"/>
  </w:num>
  <w:num w:numId="4">
    <w:abstractNumId w:val="10"/>
  </w:num>
  <w:num w:numId="5">
    <w:abstractNumId w:val="24"/>
  </w:num>
  <w:num w:numId="6">
    <w:abstractNumId w:val="31"/>
  </w:num>
  <w:num w:numId="7">
    <w:abstractNumId w:val="17"/>
  </w:num>
  <w:num w:numId="8">
    <w:abstractNumId w:val="29"/>
  </w:num>
  <w:num w:numId="9">
    <w:abstractNumId w:val="4"/>
  </w:num>
  <w:num w:numId="10">
    <w:abstractNumId w:val="30"/>
  </w:num>
  <w:num w:numId="11">
    <w:abstractNumId w:val="8"/>
  </w:num>
  <w:num w:numId="12">
    <w:abstractNumId w:val="5"/>
  </w:num>
  <w:num w:numId="13">
    <w:abstractNumId w:val="3"/>
  </w:num>
  <w:num w:numId="14">
    <w:abstractNumId w:val="23"/>
  </w:num>
  <w:num w:numId="15">
    <w:abstractNumId w:val="25"/>
  </w:num>
  <w:num w:numId="16">
    <w:abstractNumId w:val="6"/>
  </w:num>
  <w:num w:numId="17">
    <w:abstractNumId w:val="15"/>
  </w:num>
  <w:num w:numId="18">
    <w:abstractNumId w:val="22"/>
  </w:num>
  <w:num w:numId="19">
    <w:abstractNumId w:val="13"/>
  </w:num>
  <w:num w:numId="20">
    <w:abstractNumId w:val="2"/>
  </w:num>
  <w:num w:numId="21">
    <w:abstractNumId w:val="11"/>
  </w:num>
  <w:num w:numId="22">
    <w:abstractNumId w:val="28"/>
  </w:num>
  <w:num w:numId="23">
    <w:abstractNumId w:val="18"/>
  </w:num>
  <w:num w:numId="24">
    <w:abstractNumId w:val="9"/>
  </w:num>
  <w:num w:numId="25">
    <w:abstractNumId w:val="12"/>
  </w:num>
  <w:num w:numId="26">
    <w:abstractNumId w:val="20"/>
  </w:num>
  <w:num w:numId="27">
    <w:abstractNumId w:val="27"/>
  </w:num>
  <w:num w:numId="28">
    <w:abstractNumId w:val="21"/>
  </w:num>
  <w:num w:numId="29">
    <w:abstractNumId w:val="19"/>
  </w:num>
  <w:num w:numId="30">
    <w:abstractNumId w:val="14"/>
  </w:num>
  <w:num w:numId="31">
    <w:abstractNumId w:val="0"/>
  </w:num>
  <w:num w:numId="3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400"/>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1F01"/>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5697C20F-C50F-8B4C-B2E9-0618A0D8E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76</Pages>
  <Words>24113</Words>
  <Characters>137446</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22</cp:revision>
  <cp:lastPrinted>2017-08-16T13:18:00Z</cp:lastPrinted>
  <dcterms:created xsi:type="dcterms:W3CDTF">2019-04-08T13:58:00Z</dcterms:created>
  <dcterms:modified xsi:type="dcterms:W3CDTF">2019-07-17T19:18:00Z</dcterms:modified>
</cp:coreProperties>
</file>