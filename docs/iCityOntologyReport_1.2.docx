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7F7258C9" w14:textId="2C355E6E" w:rsidR="001A169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5592303" w:history="1">
            <w:r w:rsidR="001A169D" w:rsidRPr="004C426E">
              <w:rPr>
                <w:rStyle w:val="Hyperlink"/>
                <w:noProof/>
              </w:rPr>
              <w:t>1</w:t>
            </w:r>
            <w:r w:rsidR="001A169D">
              <w:rPr>
                <w:rFonts w:cstheme="minorBidi"/>
                <w:noProof/>
                <w:sz w:val="24"/>
                <w:lang w:val="en-CA" w:bidi="ar-SA"/>
              </w:rPr>
              <w:tab/>
            </w:r>
            <w:r w:rsidR="001A169D" w:rsidRPr="004C426E">
              <w:rPr>
                <w:rStyle w:val="Hyperlink"/>
                <w:noProof/>
              </w:rPr>
              <w:t>Purpose</w:t>
            </w:r>
            <w:r w:rsidR="001A169D">
              <w:rPr>
                <w:noProof/>
                <w:webHidden/>
              </w:rPr>
              <w:tab/>
            </w:r>
            <w:r w:rsidR="001A169D">
              <w:rPr>
                <w:noProof/>
                <w:webHidden/>
              </w:rPr>
              <w:fldChar w:fldCharType="begin"/>
            </w:r>
            <w:r w:rsidR="001A169D">
              <w:rPr>
                <w:noProof/>
                <w:webHidden/>
              </w:rPr>
              <w:instrText xml:space="preserve"> PAGEREF _Toc25592303 \h </w:instrText>
            </w:r>
            <w:r w:rsidR="001A169D">
              <w:rPr>
                <w:noProof/>
                <w:webHidden/>
              </w:rPr>
            </w:r>
            <w:r w:rsidR="001A169D">
              <w:rPr>
                <w:noProof/>
                <w:webHidden/>
              </w:rPr>
              <w:fldChar w:fldCharType="separate"/>
            </w:r>
            <w:r w:rsidR="001A169D">
              <w:rPr>
                <w:noProof/>
                <w:webHidden/>
              </w:rPr>
              <w:t>5</w:t>
            </w:r>
            <w:r w:rsidR="001A169D">
              <w:rPr>
                <w:noProof/>
                <w:webHidden/>
              </w:rPr>
              <w:fldChar w:fldCharType="end"/>
            </w:r>
          </w:hyperlink>
        </w:p>
        <w:p w14:paraId="60C504CA" w14:textId="5F9670E4" w:rsidR="001A169D" w:rsidRDefault="001A169D">
          <w:pPr>
            <w:pStyle w:val="TOC1"/>
            <w:tabs>
              <w:tab w:val="left" w:pos="400"/>
              <w:tab w:val="right" w:leader="dot" w:pos="9350"/>
            </w:tabs>
            <w:rPr>
              <w:rFonts w:cstheme="minorBidi"/>
              <w:noProof/>
              <w:sz w:val="24"/>
              <w:lang w:val="en-CA" w:bidi="ar-SA"/>
            </w:rPr>
          </w:pPr>
          <w:hyperlink w:anchor="_Toc25592304" w:history="1">
            <w:r w:rsidRPr="004C426E">
              <w:rPr>
                <w:rStyle w:val="Hyperlink"/>
                <w:noProof/>
              </w:rPr>
              <w:t>2</w:t>
            </w:r>
            <w:r>
              <w:rPr>
                <w:rFonts w:cstheme="minorBidi"/>
                <w:noProof/>
                <w:sz w:val="24"/>
                <w:lang w:val="en-CA" w:bidi="ar-SA"/>
              </w:rPr>
              <w:tab/>
            </w:r>
            <w:r w:rsidRPr="004C426E">
              <w:rPr>
                <w:rStyle w:val="Hyperlink"/>
                <w:noProof/>
              </w:rPr>
              <w:t>Scope</w:t>
            </w:r>
            <w:r>
              <w:rPr>
                <w:noProof/>
                <w:webHidden/>
              </w:rPr>
              <w:tab/>
            </w:r>
            <w:r>
              <w:rPr>
                <w:noProof/>
                <w:webHidden/>
              </w:rPr>
              <w:fldChar w:fldCharType="begin"/>
            </w:r>
            <w:r>
              <w:rPr>
                <w:noProof/>
                <w:webHidden/>
              </w:rPr>
              <w:instrText xml:space="preserve"> PAGEREF _Toc25592304 \h </w:instrText>
            </w:r>
            <w:r>
              <w:rPr>
                <w:noProof/>
                <w:webHidden/>
              </w:rPr>
            </w:r>
            <w:r>
              <w:rPr>
                <w:noProof/>
                <w:webHidden/>
              </w:rPr>
              <w:fldChar w:fldCharType="separate"/>
            </w:r>
            <w:r>
              <w:rPr>
                <w:noProof/>
                <w:webHidden/>
              </w:rPr>
              <w:t>5</w:t>
            </w:r>
            <w:r>
              <w:rPr>
                <w:noProof/>
                <w:webHidden/>
              </w:rPr>
              <w:fldChar w:fldCharType="end"/>
            </w:r>
          </w:hyperlink>
        </w:p>
        <w:p w14:paraId="01559746" w14:textId="4C8E6EAF" w:rsidR="001A169D" w:rsidRDefault="001A169D">
          <w:pPr>
            <w:pStyle w:val="TOC1"/>
            <w:tabs>
              <w:tab w:val="left" w:pos="400"/>
              <w:tab w:val="right" w:leader="dot" w:pos="9350"/>
            </w:tabs>
            <w:rPr>
              <w:rFonts w:cstheme="minorBidi"/>
              <w:noProof/>
              <w:sz w:val="24"/>
              <w:lang w:val="en-CA" w:bidi="ar-SA"/>
            </w:rPr>
          </w:pPr>
          <w:hyperlink w:anchor="_Toc25592305" w:history="1">
            <w:r w:rsidRPr="004C426E">
              <w:rPr>
                <w:rStyle w:val="Hyperlink"/>
                <w:noProof/>
              </w:rPr>
              <w:t>3</w:t>
            </w:r>
            <w:r>
              <w:rPr>
                <w:rFonts w:cstheme="minorBidi"/>
                <w:noProof/>
                <w:sz w:val="24"/>
                <w:lang w:val="en-CA" w:bidi="ar-SA"/>
              </w:rPr>
              <w:tab/>
            </w:r>
            <w:r w:rsidRPr="004C426E">
              <w:rPr>
                <w:rStyle w:val="Hyperlink"/>
                <w:noProof/>
              </w:rPr>
              <w:t>Role of the Ontology</w:t>
            </w:r>
            <w:r>
              <w:rPr>
                <w:noProof/>
                <w:webHidden/>
              </w:rPr>
              <w:tab/>
            </w:r>
            <w:r>
              <w:rPr>
                <w:noProof/>
                <w:webHidden/>
              </w:rPr>
              <w:fldChar w:fldCharType="begin"/>
            </w:r>
            <w:r>
              <w:rPr>
                <w:noProof/>
                <w:webHidden/>
              </w:rPr>
              <w:instrText xml:space="preserve"> PAGEREF _Toc25592305 \h </w:instrText>
            </w:r>
            <w:r>
              <w:rPr>
                <w:noProof/>
                <w:webHidden/>
              </w:rPr>
            </w:r>
            <w:r>
              <w:rPr>
                <w:noProof/>
                <w:webHidden/>
              </w:rPr>
              <w:fldChar w:fldCharType="separate"/>
            </w:r>
            <w:r>
              <w:rPr>
                <w:noProof/>
                <w:webHidden/>
              </w:rPr>
              <w:t>5</w:t>
            </w:r>
            <w:r>
              <w:rPr>
                <w:noProof/>
                <w:webHidden/>
              </w:rPr>
              <w:fldChar w:fldCharType="end"/>
            </w:r>
          </w:hyperlink>
        </w:p>
        <w:p w14:paraId="4B98FC65" w14:textId="73A20DAD" w:rsidR="001A169D" w:rsidRDefault="001A169D">
          <w:pPr>
            <w:pStyle w:val="TOC1"/>
            <w:tabs>
              <w:tab w:val="left" w:pos="400"/>
              <w:tab w:val="right" w:leader="dot" w:pos="9350"/>
            </w:tabs>
            <w:rPr>
              <w:rFonts w:cstheme="minorBidi"/>
              <w:noProof/>
              <w:sz w:val="24"/>
              <w:lang w:val="en-CA" w:bidi="ar-SA"/>
            </w:rPr>
          </w:pPr>
          <w:hyperlink w:anchor="_Toc25592306" w:history="1">
            <w:r w:rsidRPr="004C426E">
              <w:rPr>
                <w:rStyle w:val="Hyperlink"/>
                <w:noProof/>
              </w:rPr>
              <w:t>4</w:t>
            </w:r>
            <w:r>
              <w:rPr>
                <w:rFonts w:cstheme="minorBidi"/>
                <w:noProof/>
                <w:sz w:val="24"/>
                <w:lang w:val="en-CA" w:bidi="ar-SA"/>
              </w:rPr>
              <w:tab/>
            </w:r>
            <w:r w:rsidRPr="004C426E">
              <w:rPr>
                <w:rStyle w:val="Hyperlink"/>
                <w:noProof/>
              </w:rPr>
              <w:t>Development Approach</w:t>
            </w:r>
            <w:r>
              <w:rPr>
                <w:noProof/>
                <w:webHidden/>
              </w:rPr>
              <w:tab/>
            </w:r>
            <w:r>
              <w:rPr>
                <w:noProof/>
                <w:webHidden/>
              </w:rPr>
              <w:fldChar w:fldCharType="begin"/>
            </w:r>
            <w:r>
              <w:rPr>
                <w:noProof/>
                <w:webHidden/>
              </w:rPr>
              <w:instrText xml:space="preserve"> PAGEREF _Toc25592306 \h </w:instrText>
            </w:r>
            <w:r>
              <w:rPr>
                <w:noProof/>
                <w:webHidden/>
              </w:rPr>
            </w:r>
            <w:r>
              <w:rPr>
                <w:noProof/>
                <w:webHidden/>
              </w:rPr>
              <w:fldChar w:fldCharType="separate"/>
            </w:r>
            <w:r>
              <w:rPr>
                <w:noProof/>
                <w:webHidden/>
              </w:rPr>
              <w:t>6</w:t>
            </w:r>
            <w:r>
              <w:rPr>
                <w:noProof/>
                <w:webHidden/>
              </w:rPr>
              <w:fldChar w:fldCharType="end"/>
            </w:r>
          </w:hyperlink>
        </w:p>
        <w:p w14:paraId="47178FB9" w14:textId="2267D871" w:rsidR="001A169D" w:rsidRDefault="001A169D">
          <w:pPr>
            <w:pStyle w:val="TOC1"/>
            <w:tabs>
              <w:tab w:val="left" w:pos="400"/>
              <w:tab w:val="right" w:leader="dot" w:pos="9350"/>
            </w:tabs>
            <w:rPr>
              <w:rFonts w:cstheme="minorBidi"/>
              <w:noProof/>
              <w:sz w:val="24"/>
              <w:lang w:val="en-CA" w:bidi="ar-SA"/>
            </w:rPr>
          </w:pPr>
          <w:hyperlink w:anchor="_Toc25592307" w:history="1">
            <w:r w:rsidRPr="004C426E">
              <w:rPr>
                <w:rStyle w:val="Hyperlink"/>
                <w:noProof/>
              </w:rPr>
              <w:t>5</w:t>
            </w:r>
            <w:r>
              <w:rPr>
                <w:rFonts w:cstheme="minorBidi"/>
                <w:noProof/>
                <w:sz w:val="24"/>
                <w:lang w:val="en-CA" w:bidi="ar-SA"/>
              </w:rPr>
              <w:tab/>
            </w:r>
            <w:r w:rsidRPr="004C426E">
              <w:rPr>
                <w:rStyle w:val="Hyperlink"/>
                <w:noProof/>
              </w:rPr>
              <w:t>Requirements</w:t>
            </w:r>
            <w:r>
              <w:rPr>
                <w:noProof/>
                <w:webHidden/>
              </w:rPr>
              <w:tab/>
            </w:r>
            <w:r>
              <w:rPr>
                <w:noProof/>
                <w:webHidden/>
              </w:rPr>
              <w:fldChar w:fldCharType="begin"/>
            </w:r>
            <w:r>
              <w:rPr>
                <w:noProof/>
                <w:webHidden/>
              </w:rPr>
              <w:instrText xml:space="preserve"> PAGEREF _Toc25592307 \h </w:instrText>
            </w:r>
            <w:r>
              <w:rPr>
                <w:noProof/>
                <w:webHidden/>
              </w:rPr>
            </w:r>
            <w:r>
              <w:rPr>
                <w:noProof/>
                <w:webHidden/>
              </w:rPr>
              <w:fldChar w:fldCharType="separate"/>
            </w:r>
            <w:r>
              <w:rPr>
                <w:noProof/>
                <w:webHidden/>
              </w:rPr>
              <w:t>7</w:t>
            </w:r>
            <w:r>
              <w:rPr>
                <w:noProof/>
                <w:webHidden/>
              </w:rPr>
              <w:fldChar w:fldCharType="end"/>
            </w:r>
          </w:hyperlink>
        </w:p>
        <w:p w14:paraId="6DF19A20" w14:textId="0BB728A6" w:rsidR="001A169D" w:rsidRDefault="001A169D">
          <w:pPr>
            <w:pStyle w:val="TOC2"/>
            <w:tabs>
              <w:tab w:val="left" w:pos="720"/>
              <w:tab w:val="right" w:leader="dot" w:pos="9350"/>
            </w:tabs>
            <w:rPr>
              <w:rFonts w:cstheme="minorBidi"/>
              <w:noProof/>
              <w:sz w:val="24"/>
              <w:lang w:val="en-CA" w:bidi="ar-SA"/>
            </w:rPr>
          </w:pPr>
          <w:hyperlink w:anchor="_Toc25592308" w:history="1">
            <w:r w:rsidRPr="004C426E">
              <w:rPr>
                <w:rStyle w:val="Hyperlink"/>
                <w:rFonts w:ascii="Times New Roman" w:hAnsi="Times New Roman"/>
                <w:noProof/>
                <w:snapToGrid w:val="0"/>
                <w:w w:val="0"/>
              </w:rPr>
              <w:t>5.1</w:t>
            </w:r>
            <w:r>
              <w:rPr>
                <w:rFonts w:cstheme="minorBidi"/>
                <w:noProof/>
                <w:sz w:val="24"/>
                <w:lang w:val="en-CA" w:bidi="ar-SA"/>
              </w:rPr>
              <w:tab/>
            </w:r>
            <w:r w:rsidRPr="004C426E">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_Toc25592308 \h </w:instrText>
            </w:r>
            <w:r>
              <w:rPr>
                <w:noProof/>
                <w:webHidden/>
              </w:rPr>
            </w:r>
            <w:r>
              <w:rPr>
                <w:noProof/>
                <w:webHidden/>
              </w:rPr>
              <w:fldChar w:fldCharType="separate"/>
            </w:r>
            <w:r>
              <w:rPr>
                <w:noProof/>
                <w:webHidden/>
              </w:rPr>
              <w:t>8</w:t>
            </w:r>
            <w:r>
              <w:rPr>
                <w:noProof/>
                <w:webHidden/>
              </w:rPr>
              <w:fldChar w:fldCharType="end"/>
            </w:r>
          </w:hyperlink>
        </w:p>
        <w:p w14:paraId="68B2A95F" w14:textId="644002A5" w:rsidR="001A169D" w:rsidRDefault="001A169D">
          <w:pPr>
            <w:pStyle w:val="TOC2"/>
            <w:tabs>
              <w:tab w:val="left" w:pos="720"/>
              <w:tab w:val="right" w:leader="dot" w:pos="9350"/>
            </w:tabs>
            <w:rPr>
              <w:rFonts w:cstheme="minorBidi"/>
              <w:noProof/>
              <w:sz w:val="24"/>
              <w:lang w:val="en-CA" w:bidi="ar-SA"/>
            </w:rPr>
          </w:pPr>
          <w:hyperlink w:anchor="_Toc25592309" w:history="1">
            <w:r w:rsidRPr="004C426E">
              <w:rPr>
                <w:rStyle w:val="Hyperlink"/>
                <w:rFonts w:ascii="Times New Roman" w:hAnsi="Times New Roman"/>
                <w:noProof/>
                <w:snapToGrid w:val="0"/>
                <w:w w:val="0"/>
              </w:rPr>
              <w:t>5.2</w:t>
            </w:r>
            <w:r>
              <w:rPr>
                <w:rFonts w:cstheme="minorBidi"/>
                <w:noProof/>
                <w:sz w:val="24"/>
                <w:lang w:val="en-CA" w:bidi="ar-SA"/>
              </w:rPr>
              <w:tab/>
            </w:r>
            <w:r w:rsidRPr="004C426E">
              <w:rPr>
                <w:rStyle w:val="Hyperlink"/>
                <w:noProof/>
              </w:rPr>
              <w:t>Motivating Scenario: Transit Research</w:t>
            </w:r>
            <w:r>
              <w:rPr>
                <w:noProof/>
                <w:webHidden/>
              </w:rPr>
              <w:tab/>
            </w:r>
            <w:r>
              <w:rPr>
                <w:noProof/>
                <w:webHidden/>
              </w:rPr>
              <w:fldChar w:fldCharType="begin"/>
            </w:r>
            <w:r>
              <w:rPr>
                <w:noProof/>
                <w:webHidden/>
              </w:rPr>
              <w:instrText xml:space="preserve"> PAGEREF _Toc25592309 \h </w:instrText>
            </w:r>
            <w:r>
              <w:rPr>
                <w:noProof/>
                <w:webHidden/>
              </w:rPr>
            </w:r>
            <w:r>
              <w:rPr>
                <w:noProof/>
                <w:webHidden/>
              </w:rPr>
              <w:fldChar w:fldCharType="separate"/>
            </w:r>
            <w:r>
              <w:rPr>
                <w:noProof/>
                <w:webHidden/>
              </w:rPr>
              <w:t>9</w:t>
            </w:r>
            <w:r>
              <w:rPr>
                <w:noProof/>
                <w:webHidden/>
              </w:rPr>
              <w:fldChar w:fldCharType="end"/>
            </w:r>
          </w:hyperlink>
        </w:p>
        <w:p w14:paraId="29188325" w14:textId="1B1066B4" w:rsidR="001A169D" w:rsidRDefault="001A169D">
          <w:pPr>
            <w:pStyle w:val="TOC2"/>
            <w:tabs>
              <w:tab w:val="left" w:pos="720"/>
              <w:tab w:val="right" w:leader="dot" w:pos="9350"/>
            </w:tabs>
            <w:rPr>
              <w:rFonts w:cstheme="minorBidi"/>
              <w:noProof/>
              <w:sz w:val="24"/>
              <w:lang w:val="en-CA" w:bidi="ar-SA"/>
            </w:rPr>
          </w:pPr>
          <w:hyperlink w:anchor="_Toc25592310" w:history="1">
            <w:r w:rsidRPr="004C426E">
              <w:rPr>
                <w:rStyle w:val="Hyperlink"/>
                <w:rFonts w:ascii="Times New Roman" w:hAnsi="Times New Roman"/>
                <w:noProof/>
                <w:snapToGrid w:val="0"/>
                <w:w w:val="0"/>
              </w:rPr>
              <w:t>5.3</w:t>
            </w:r>
            <w:r>
              <w:rPr>
                <w:rFonts w:cstheme="minorBidi"/>
                <w:noProof/>
                <w:sz w:val="24"/>
                <w:lang w:val="en-CA" w:bidi="ar-SA"/>
              </w:rPr>
              <w:tab/>
            </w:r>
            <w:r w:rsidRPr="004C426E">
              <w:rPr>
                <w:rStyle w:val="Hyperlink"/>
                <w:noProof/>
              </w:rPr>
              <w:t>Motivating Scenario: Smart Parking Applications</w:t>
            </w:r>
            <w:r>
              <w:rPr>
                <w:noProof/>
                <w:webHidden/>
              </w:rPr>
              <w:tab/>
            </w:r>
            <w:r>
              <w:rPr>
                <w:noProof/>
                <w:webHidden/>
              </w:rPr>
              <w:fldChar w:fldCharType="begin"/>
            </w:r>
            <w:r>
              <w:rPr>
                <w:noProof/>
                <w:webHidden/>
              </w:rPr>
              <w:instrText xml:space="preserve"> PAGEREF _Toc25592310 \h </w:instrText>
            </w:r>
            <w:r>
              <w:rPr>
                <w:noProof/>
                <w:webHidden/>
              </w:rPr>
            </w:r>
            <w:r>
              <w:rPr>
                <w:noProof/>
                <w:webHidden/>
              </w:rPr>
              <w:fldChar w:fldCharType="separate"/>
            </w:r>
            <w:r>
              <w:rPr>
                <w:noProof/>
                <w:webHidden/>
              </w:rPr>
              <w:t>9</w:t>
            </w:r>
            <w:r>
              <w:rPr>
                <w:noProof/>
                <w:webHidden/>
              </w:rPr>
              <w:fldChar w:fldCharType="end"/>
            </w:r>
          </w:hyperlink>
        </w:p>
        <w:p w14:paraId="2C6BEFEB" w14:textId="003CE767" w:rsidR="001A169D" w:rsidRDefault="001A169D">
          <w:pPr>
            <w:pStyle w:val="TOC2"/>
            <w:tabs>
              <w:tab w:val="left" w:pos="720"/>
              <w:tab w:val="right" w:leader="dot" w:pos="9350"/>
            </w:tabs>
            <w:rPr>
              <w:rFonts w:cstheme="minorBidi"/>
              <w:noProof/>
              <w:sz w:val="24"/>
              <w:lang w:val="en-CA" w:bidi="ar-SA"/>
            </w:rPr>
          </w:pPr>
          <w:hyperlink w:anchor="_Toc25592311" w:history="1">
            <w:r w:rsidRPr="004C426E">
              <w:rPr>
                <w:rStyle w:val="Hyperlink"/>
                <w:rFonts w:ascii="Times New Roman" w:hAnsi="Times New Roman"/>
                <w:noProof/>
                <w:snapToGrid w:val="0"/>
                <w:w w:val="0"/>
              </w:rPr>
              <w:t>5.4</w:t>
            </w:r>
            <w:r>
              <w:rPr>
                <w:rFonts w:cstheme="minorBidi"/>
                <w:noProof/>
                <w:sz w:val="24"/>
                <w:lang w:val="en-CA" w:bidi="ar-SA"/>
              </w:rPr>
              <w:tab/>
            </w:r>
            <w:r w:rsidRPr="004C426E">
              <w:rPr>
                <w:rStyle w:val="Hyperlink"/>
                <w:noProof/>
              </w:rPr>
              <w:t>Motivating Scenario: ATIS via IT-SoS</w:t>
            </w:r>
            <w:r>
              <w:rPr>
                <w:noProof/>
                <w:webHidden/>
              </w:rPr>
              <w:tab/>
            </w:r>
            <w:r>
              <w:rPr>
                <w:noProof/>
                <w:webHidden/>
              </w:rPr>
              <w:fldChar w:fldCharType="begin"/>
            </w:r>
            <w:r>
              <w:rPr>
                <w:noProof/>
                <w:webHidden/>
              </w:rPr>
              <w:instrText xml:space="preserve"> PAGEREF _Toc25592311 \h </w:instrText>
            </w:r>
            <w:r>
              <w:rPr>
                <w:noProof/>
                <w:webHidden/>
              </w:rPr>
            </w:r>
            <w:r>
              <w:rPr>
                <w:noProof/>
                <w:webHidden/>
              </w:rPr>
              <w:fldChar w:fldCharType="separate"/>
            </w:r>
            <w:r>
              <w:rPr>
                <w:noProof/>
                <w:webHidden/>
              </w:rPr>
              <w:t>10</w:t>
            </w:r>
            <w:r>
              <w:rPr>
                <w:noProof/>
                <w:webHidden/>
              </w:rPr>
              <w:fldChar w:fldCharType="end"/>
            </w:r>
          </w:hyperlink>
        </w:p>
        <w:p w14:paraId="43DFDD2B" w14:textId="5EE402D1" w:rsidR="001A169D" w:rsidRDefault="001A169D">
          <w:pPr>
            <w:pStyle w:val="TOC2"/>
            <w:tabs>
              <w:tab w:val="left" w:pos="720"/>
              <w:tab w:val="right" w:leader="dot" w:pos="9350"/>
            </w:tabs>
            <w:rPr>
              <w:rFonts w:cstheme="minorBidi"/>
              <w:noProof/>
              <w:sz w:val="24"/>
              <w:lang w:val="en-CA" w:bidi="ar-SA"/>
            </w:rPr>
          </w:pPr>
          <w:hyperlink w:anchor="_Toc25592312" w:history="1">
            <w:r w:rsidRPr="004C426E">
              <w:rPr>
                <w:rStyle w:val="Hyperlink"/>
                <w:rFonts w:ascii="Times New Roman" w:hAnsi="Times New Roman"/>
                <w:noProof/>
                <w:snapToGrid w:val="0"/>
                <w:w w:val="0"/>
              </w:rPr>
              <w:t>5.5</w:t>
            </w:r>
            <w:r>
              <w:rPr>
                <w:rFonts w:cstheme="minorBidi"/>
                <w:noProof/>
                <w:sz w:val="24"/>
                <w:lang w:val="en-CA" w:bidi="ar-SA"/>
              </w:rPr>
              <w:tab/>
            </w:r>
            <w:r w:rsidRPr="004C426E">
              <w:rPr>
                <w:rStyle w:val="Hyperlink"/>
                <w:noProof/>
              </w:rPr>
              <w:t>Motivati</w:t>
            </w:r>
            <w:r w:rsidRPr="004C426E">
              <w:rPr>
                <w:rStyle w:val="Hyperlink"/>
                <w:noProof/>
              </w:rPr>
              <w:t>n</w:t>
            </w:r>
            <w:r w:rsidRPr="004C426E">
              <w:rPr>
                <w:rStyle w:val="Hyperlink"/>
                <w:noProof/>
              </w:rPr>
              <w:t>g Scenario: ArcGIS Query Support</w:t>
            </w:r>
            <w:r>
              <w:rPr>
                <w:noProof/>
                <w:webHidden/>
              </w:rPr>
              <w:tab/>
            </w:r>
            <w:r>
              <w:rPr>
                <w:noProof/>
                <w:webHidden/>
              </w:rPr>
              <w:fldChar w:fldCharType="begin"/>
            </w:r>
            <w:r>
              <w:rPr>
                <w:noProof/>
                <w:webHidden/>
              </w:rPr>
              <w:instrText xml:space="preserve"> PAGEREF _Toc25592312 \h </w:instrText>
            </w:r>
            <w:r>
              <w:rPr>
                <w:noProof/>
                <w:webHidden/>
              </w:rPr>
            </w:r>
            <w:r>
              <w:rPr>
                <w:noProof/>
                <w:webHidden/>
              </w:rPr>
              <w:fldChar w:fldCharType="separate"/>
            </w:r>
            <w:r>
              <w:rPr>
                <w:noProof/>
                <w:webHidden/>
              </w:rPr>
              <w:t>10</w:t>
            </w:r>
            <w:r>
              <w:rPr>
                <w:noProof/>
                <w:webHidden/>
              </w:rPr>
              <w:fldChar w:fldCharType="end"/>
            </w:r>
          </w:hyperlink>
        </w:p>
        <w:p w14:paraId="7E348971" w14:textId="6979BD67" w:rsidR="001A169D" w:rsidRDefault="001A169D">
          <w:pPr>
            <w:pStyle w:val="TOC1"/>
            <w:tabs>
              <w:tab w:val="left" w:pos="400"/>
              <w:tab w:val="right" w:leader="dot" w:pos="9350"/>
            </w:tabs>
            <w:rPr>
              <w:rFonts w:cstheme="minorBidi"/>
              <w:noProof/>
              <w:sz w:val="24"/>
              <w:lang w:val="en-CA" w:bidi="ar-SA"/>
            </w:rPr>
          </w:pPr>
          <w:hyperlink w:anchor="_Toc25592313" w:history="1">
            <w:r w:rsidRPr="004C426E">
              <w:rPr>
                <w:rStyle w:val="Hyperlink"/>
                <w:noProof/>
              </w:rPr>
              <w:t>6</w:t>
            </w:r>
            <w:r>
              <w:rPr>
                <w:rFonts w:cstheme="minorBidi"/>
                <w:noProof/>
                <w:sz w:val="24"/>
                <w:lang w:val="en-CA" w:bidi="ar-SA"/>
              </w:rPr>
              <w:tab/>
            </w:r>
            <w:r w:rsidRPr="004C426E">
              <w:rPr>
                <w:rStyle w:val="Hyperlink"/>
                <w:noProof/>
              </w:rPr>
              <w:t>Urban System Characteristics and Behaviour</w:t>
            </w:r>
            <w:r>
              <w:rPr>
                <w:noProof/>
                <w:webHidden/>
              </w:rPr>
              <w:tab/>
            </w:r>
            <w:r>
              <w:rPr>
                <w:noProof/>
                <w:webHidden/>
              </w:rPr>
              <w:fldChar w:fldCharType="begin"/>
            </w:r>
            <w:r>
              <w:rPr>
                <w:noProof/>
                <w:webHidden/>
              </w:rPr>
              <w:instrText xml:space="preserve"> PAGEREF _Toc25592313 \h </w:instrText>
            </w:r>
            <w:r>
              <w:rPr>
                <w:noProof/>
                <w:webHidden/>
              </w:rPr>
            </w:r>
            <w:r>
              <w:rPr>
                <w:noProof/>
                <w:webHidden/>
              </w:rPr>
              <w:fldChar w:fldCharType="separate"/>
            </w:r>
            <w:r>
              <w:rPr>
                <w:noProof/>
                <w:webHidden/>
              </w:rPr>
              <w:t>11</w:t>
            </w:r>
            <w:r>
              <w:rPr>
                <w:noProof/>
                <w:webHidden/>
              </w:rPr>
              <w:fldChar w:fldCharType="end"/>
            </w:r>
          </w:hyperlink>
        </w:p>
        <w:p w14:paraId="4089B78D" w14:textId="7D1F182C" w:rsidR="001A169D" w:rsidRDefault="001A169D">
          <w:pPr>
            <w:pStyle w:val="TOC2"/>
            <w:tabs>
              <w:tab w:val="left" w:pos="720"/>
              <w:tab w:val="right" w:leader="dot" w:pos="9350"/>
            </w:tabs>
            <w:rPr>
              <w:rFonts w:cstheme="minorBidi"/>
              <w:noProof/>
              <w:sz w:val="24"/>
              <w:lang w:val="en-CA" w:bidi="ar-SA"/>
            </w:rPr>
          </w:pPr>
          <w:hyperlink w:anchor="_Toc25592314" w:history="1">
            <w:r w:rsidRPr="004C426E">
              <w:rPr>
                <w:rStyle w:val="Hyperlink"/>
                <w:rFonts w:ascii="Times New Roman" w:hAnsi="Times New Roman"/>
                <w:noProof/>
                <w:snapToGrid w:val="0"/>
                <w:w w:val="0"/>
              </w:rPr>
              <w:t>6.1</w:t>
            </w:r>
            <w:r>
              <w:rPr>
                <w:rFonts w:cstheme="minorBidi"/>
                <w:noProof/>
                <w:sz w:val="24"/>
                <w:lang w:val="en-CA" w:bidi="ar-SA"/>
              </w:rPr>
              <w:tab/>
            </w:r>
            <w:r w:rsidRPr="004C426E">
              <w:rPr>
                <w:rStyle w:val="Hyperlink"/>
                <w:noProof/>
              </w:rPr>
              <w:t>Foundational Ontologies</w:t>
            </w:r>
            <w:r>
              <w:rPr>
                <w:noProof/>
                <w:webHidden/>
              </w:rPr>
              <w:tab/>
            </w:r>
            <w:r>
              <w:rPr>
                <w:noProof/>
                <w:webHidden/>
              </w:rPr>
              <w:fldChar w:fldCharType="begin"/>
            </w:r>
            <w:r>
              <w:rPr>
                <w:noProof/>
                <w:webHidden/>
              </w:rPr>
              <w:instrText xml:space="preserve"> PAGEREF _Toc25592314 \h </w:instrText>
            </w:r>
            <w:r>
              <w:rPr>
                <w:noProof/>
                <w:webHidden/>
              </w:rPr>
            </w:r>
            <w:r>
              <w:rPr>
                <w:noProof/>
                <w:webHidden/>
              </w:rPr>
              <w:fldChar w:fldCharType="separate"/>
            </w:r>
            <w:r>
              <w:rPr>
                <w:noProof/>
                <w:webHidden/>
              </w:rPr>
              <w:t>11</w:t>
            </w:r>
            <w:r>
              <w:rPr>
                <w:noProof/>
                <w:webHidden/>
              </w:rPr>
              <w:fldChar w:fldCharType="end"/>
            </w:r>
          </w:hyperlink>
        </w:p>
        <w:p w14:paraId="7E536DAB" w14:textId="4DC9BF90" w:rsidR="001A169D" w:rsidRDefault="001A169D">
          <w:pPr>
            <w:pStyle w:val="TOC3"/>
            <w:tabs>
              <w:tab w:val="left" w:pos="1200"/>
              <w:tab w:val="right" w:leader="dot" w:pos="9350"/>
            </w:tabs>
            <w:rPr>
              <w:rFonts w:cstheme="minorBidi"/>
              <w:noProof/>
              <w:sz w:val="24"/>
              <w:lang w:val="en-CA" w:bidi="ar-SA"/>
            </w:rPr>
          </w:pPr>
          <w:hyperlink w:anchor="_Toc25592315" w:history="1">
            <w:r w:rsidRPr="004C426E">
              <w:rPr>
                <w:rStyle w:val="Hyperlink"/>
                <w:noProof/>
              </w:rPr>
              <w:t>6.1.1</w:t>
            </w:r>
            <w:r>
              <w:rPr>
                <w:rFonts w:cstheme="minorBidi"/>
                <w:noProof/>
                <w:sz w:val="24"/>
                <w:lang w:val="en-CA" w:bidi="ar-SA"/>
              </w:rPr>
              <w:tab/>
            </w:r>
            <w:r w:rsidRPr="004C426E">
              <w:rPr>
                <w:rStyle w:val="Hyperlink"/>
                <w:noProof/>
              </w:rPr>
              <w:t>Location Ontology</w:t>
            </w:r>
            <w:r>
              <w:rPr>
                <w:noProof/>
                <w:webHidden/>
              </w:rPr>
              <w:tab/>
            </w:r>
            <w:r>
              <w:rPr>
                <w:noProof/>
                <w:webHidden/>
              </w:rPr>
              <w:fldChar w:fldCharType="begin"/>
            </w:r>
            <w:r>
              <w:rPr>
                <w:noProof/>
                <w:webHidden/>
              </w:rPr>
              <w:instrText xml:space="preserve"> PAGEREF _Toc25592315 \h </w:instrText>
            </w:r>
            <w:r>
              <w:rPr>
                <w:noProof/>
                <w:webHidden/>
              </w:rPr>
            </w:r>
            <w:r>
              <w:rPr>
                <w:noProof/>
                <w:webHidden/>
              </w:rPr>
              <w:fldChar w:fldCharType="separate"/>
            </w:r>
            <w:r>
              <w:rPr>
                <w:noProof/>
                <w:webHidden/>
              </w:rPr>
              <w:t>11</w:t>
            </w:r>
            <w:r>
              <w:rPr>
                <w:noProof/>
                <w:webHidden/>
              </w:rPr>
              <w:fldChar w:fldCharType="end"/>
            </w:r>
          </w:hyperlink>
        </w:p>
        <w:p w14:paraId="61A323F8" w14:textId="01885B16" w:rsidR="001A169D" w:rsidRDefault="001A169D">
          <w:pPr>
            <w:pStyle w:val="TOC3"/>
            <w:tabs>
              <w:tab w:val="left" w:pos="1200"/>
              <w:tab w:val="right" w:leader="dot" w:pos="9350"/>
            </w:tabs>
            <w:rPr>
              <w:rFonts w:cstheme="minorBidi"/>
              <w:noProof/>
              <w:sz w:val="24"/>
              <w:lang w:val="en-CA" w:bidi="ar-SA"/>
            </w:rPr>
          </w:pPr>
          <w:hyperlink w:anchor="_Toc25592316" w:history="1">
            <w:r w:rsidRPr="004C426E">
              <w:rPr>
                <w:rStyle w:val="Hyperlink"/>
                <w:noProof/>
              </w:rPr>
              <w:t>6.1.2</w:t>
            </w:r>
            <w:r>
              <w:rPr>
                <w:rFonts w:cstheme="minorBidi"/>
                <w:noProof/>
                <w:sz w:val="24"/>
                <w:lang w:val="en-CA" w:bidi="ar-SA"/>
              </w:rPr>
              <w:tab/>
            </w:r>
            <w:r w:rsidRPr="004C426E">
              <w:rPr>
                <w:rStyle w:val="Hyperlink"/>
                <w:noProof/>
              </w:rPr>
              <w:t>Time Ontology</w:t>
            </w:r>
            <w:r>
              <w:rPr>
                <w:noProof/>
                <w:webHidden/>
              </w:rPr>
              <w:tab/>
            </w:r>
            <w:r>
              <w:rPr>
                <w:noProof/>
                <w:webHidden/>
              </w:rPr>
              <w:fldChar w:fldCharType="begin"/>
            </w:r>
            <w:r>
              <w:rPr>
                <w:noProof/>
                <w:webHidden/>
              </w:rPr>
              <w:instrText xml:space="preserve"> PAGEREF _Toc25592316 \h </w:instrText>
            </w:r>
            <w:r>
              <w:rPr>
                <w:noProof/>
                <w:webHidden/>
              </w:rPr>
            </w:r>
            <w:r>
              <w:rPr>
                <w:noProof/>
                <w:webHidden/>
              </w:rPr>
              <w:fldChar w:fldCharType="separate"/>
            </w:r>
            <w:r>
              <w:rPr>
                <w:noProof/>
                <w:webHidden/>
              </w:rPr>
              <w:t>14</w:t>
            </w:r>
            <w:r>
              <w:rPr>
                <w:noProof/>
                <w:webHidden/>
              </w:rPr>
              <w:fldChar w:fldCharType="end"/>
            </w:r>
          </w:hyperlink>
        </w:p>
        <w:p w14:paraId="4AA7BBD5" w14:textId="62950E27" w:rsidR="001A169D" w:rsidRDefault="001A169D">
          <w:pPr>
            <w:pStyle w:val="TOC3"/>
            <w:tabs>
              <w:tab w:val="left" w:pos="1200"/>
              <w:tab w:val="right" w:leader="dot" w:pos="9350"/>
            </w:tabs>
            <w:rPr>
              <w:rFonts w:cstheme="minorBidi"/>
              <w:noProof/>
              <w:sz w:val="24"/>
              <w:lang w:val="en-CA" w:bidi="ar-SA"/>
            </w:rPr>
          </w:pPr>
          <w:hyperlink w:anchor="_Toc25592317" w:history="1">
            <w:r w:rsidRPr="004C426E">
              <w:rPr>
                <w:rStyle w:val="Hyperlink"/>
                <w:noProof/>
              </w:rPr>
              <w:t>6.1.3</w:t>
            </w:r>
            <w:r>
              <w:rPr>
                <w:rFonts w:cstheme="minorBidi"/>
                <w:noProof/>
                <w:sz w:val="24"/>
                <w:lang w:val="en-CA" w:bidi="ar-SA"/>
              </w:rPr>
              <w:tab/>
            </w:r>
            <w:r w:rsidRPr="004C426E">
              <w:rPr>
                <w:rStyle w:val="Hyperlink"/>
                <w:noProof/>
              </w:rPr>
              <w:t>Change Ontology</w:t>
            </w:r>
            <w:r>
              <w:rPr>
                <w:noProof/>
                <w:webHidden/>
              </w:rPr>
              <w:tab/>
            </w:r>
            <w:r>
              <w:rPr>
                <w:noProof/>
                <w:webHidden/>
              </w:rPr>
              <w:fldChar w:fldCharType="begin"/>
            </w:r>
            <w:r>
              <w:rPr>
                <w:noProof/>
                <w:webHidden/>
              </w:rPr>
              <w:instrText xml:space="preserve"> PAGEREF _Toc25592317 \h </w:instrText>
            </w:r>
            <w:r>
              <w:rPr>
                <w:noProof/>
                <w:webHidden/>
              </w:rPr>
            </w:r>
            <w:r>
              <w:rPr>
                <w:noProof/>
                <w:webHidden/>
              </w:rPr>
              <w:fldChar w:fldCharType="separate"/>
            </w:r>
            <w:r>
              <w:rPr>
                <w:noProof/>
                <w:webHidden/>
              </w:rPr>
              <w:t>17</w:t>
            </w:r>
            <w:r>
              <w:rPr>
                <w:noProof/>
                <w:webHidden/>
              </w:rPr>
              <w:fldChar w:fldCharType="end"/>
            </w:r>
          </w:hyperlink>
        </w:p>
        <w:p w14:paraId="1FDDB2F2" w14:textId="2D272656" w:rsidR="001A169D" w:rsidRDefault="001A169D">
          <w:pPr>
            <w:pStyle w:val="TOC3"/>
            <w:tabs>
              <w:tab w:val="left" w:pos="1200"/>
              <w:tab w:val="right" w:leader="dot" w:pos="9350"/>
            </w:tabs>
            <w:rPr>
              <w:rFonts w:cstheme="minorBidi"/>
              <w:noProof/>
              <w:sz w:val="24"/>
              <w:lang w:val="en-CA" w:bidi="ar-SA"/>
            </w:rPr>
          </w:pPr>
          <w:hyperlink w:anchor="_Toc25592318" w:history="1">
            <w:r w:rsidRPr="004C426E">
              <w:rPr>
                <w:rStyle w:val="Hyperlink"/>
                <w:noProof/>
              </w:rPr>
              <w:t>6.1.4</w:t>
            </w:r>
            <w:r>
              <w:rPr>
                <w:rFonts w:cstheme="minorBidi"/>
                <w:noProof/>
                <w:sz w:val="24"/>
                <w:lang w:val="en-CA" w:bidi="ar-SA"/>
              </w:rPr>
              <w:tab/>
            </w:r>
            <w:r w:rsidRPr="004C426E">
              <w:rPr>
                <w:rStyle w:val="Hyperlink"/>
                <w:noProof/>
              </w:rPr>
              <w:t>Activity Ontology</w:t>
            </w:r>
            <w:r>
              <w:rPr>
                <w:noProof/>
                <w:webHidden/>
              </w:rPr>
              <w:tab/>
            </w:r>
            <w:r>
              <w:rPr>
                <w:noProof/>
                <w:webHidden/>
              </w:rPr>
              <w:fldChar w:fldCharType="begin"/>
            </w:r>
            <w:r>
              <w:rPr>
                <w:noProof/>
                <w:webHidden/>
              </w:rPr>
              <w:instrText xml:space="preserve"> PAGEREF _Toc25592318 \h </w:instrText>
            </w:r>
            <w:r>
              <w:rPr>
                <w:noProof/>
                <w:webHidden/>
              </w:rPr>
            </w:r>
            <w:r>
              <w:rPr>
                <w:noProof/>
                <w:webHidden/>
              </w:rPr>
              <w:fldChar w:fldCharType="separate"/>
            </w:r>
            <w:r>
              <w:rPr>
                <w:noProof/>
                <w:webHidden/>
              </w:rPr>
              <w:t>21</w:t>
            </w:r>
            <w:r>
              <w:rPr>
                <w:noProof/>
                <w:webHidden/>
              </w:rPr>
              <w:fldChar w:fldCharType="end"/>
            </w:r>
          </w:hyperlink>
        </w:p>
        <w:p w14:paraId="1726BC38" w14:textId="5F4AAEF3" w:rsidR="001A169D" w:rsidRDefault="001A169D">
          <w:pPr>
            <w:pStyle w:val="TOC3"/>
            <w:tabs>
              <w:tab w:val="left" w:pos="1200"/>
              <w:tab w:val="right" w:leader="dot" w:pos="9350"/>
            </w:tabs>
            <w:rPr>
              <w:rFonts w:cstheme="minorBidi"/>
              <w:noProof/>
              <w:sz w:val="24"/>
              <w:lang w:val="en-CA" w:bidi="ar-SA"/>
            </w:rPr>
          </w:pPr>
          <w:hyperlink w:anchor="_Toc25592319" w:history="1">
            <w:r w:rsidRPr="004C426E">
              <w:rPr>
                <w:rStyle w:val="Hyperlink"/>
                <w:noProof/>
              </w:rPr>
              <w:t>6.1.5</w:t>
            </w:r>
            <w:r>
              <w:rPr>
                <w:rFonts w:cstheme="minorBidi"/>
                <w:noProof/>
                <w:sz w:val="24"/>
                <w:lang w:val="en-CA" w:bidi="ar-SA"/>
              </w:rPr>
              <w:tab/>
            </w:r>
            <w:r w:rsidRPr="004C426E">
              <w:rPr>
                <w:rStyle w:val="Hyperlink"/>
                <w:noProof/>
              </w:rPr>
              <w:t>Recurring Event ontology</w:t>
            </w:r>
            <w:r>
              <w:rPr>
                <w:noProof/>
                <w:webHidden/>
              </w:rPr>
              <w:tab/>
            </w:r>
            <w:r>
              <w:rPr>
                <w:noProof/>
                <w:webHidden/>
              </w:rPr>
              <w:fldChar w:fldCharType="begin"/>
            </w:r>
            <w:r>
              <w:rPr>
                <w:noProof/>
                <w:webHidden/>
              </w:rPr>
              <w:instrText xml:space="preserve"> PAGEREF _Toc25592319 \h </w:instrText>
            </w:r>
            <w:r>
              <w:rPr>
                <w:noProof/>
                <w:webHidden/>
              </w:rPr>
            </w:r>
            <w:r>
              <w:rPr>
                <w:noProof/>
                <w:webHidden/>
              </w:rPr>
              <w:fldChar w:fldCharType="separate"/>
            </w:r>
            <w:r>
              <w:rPr>
                <w:noProof/>
                <w:webHidden/>
              </w:rPr>
              <w:t>28</w:t>
            </w:r>
            <w:r>
              <w:rPr>
                <w:noProof/>
                <w:webHidden/>
              </w:rPr>
              <w:fldChar w:fldCharType="end"/>
            </w:r>
          </w:hyperlink>
        </w:p>
        <w:p w14:paraId="440F5CB4" w14:textId="1C67AD7E" w:rsidR="001A169D" w:rsidRDefault="001A169D">
          <w:pPr>
            <w:pStyle w:val="TOC3"/>
            <w:tabs>
              <w:tab w:val="left" w:pos="1200"/>
              <w:tab w:val="right" w:leader="dot" w:pos="9350"/>
            </w:tabs>
            <w:rPr>
              <w:rFonts w:cstheme="minorBidi"/>
              <w:noProof/>
              <w:sz w:val="24"/>
              <w:lang w:val="en-CA" w:bidi="ar-SA"/>
            </w:rPr>
          </w:pPr>
          <w:hyperlink w:anchor="_Toc25592320" w:history="1">
            <w:r w:rsidRPr="004C426E">
              <w:rPr>
                <w:rStyle w:val="Hyperlink"/>
                <w:noProof/>
              </w:rPr>
              <w:t>6.1.6</w:t>
            </w:r>
            <w:r>
              <w:rPr>
                <w:rFonts w:cstheme="minorBidi"/>
                <w:noProof/>
                <w:sz w:val="24"/>
                <w:lang w:val="en-CA" w:bidi="ar-SA"/>
              </w:rPr>
              <w:tab/>
            </w:r>
            <w:r w:rsidRPr="004C426E">
              <w:rPr>
                <w:rStyle w:val="Hyperlink"/>
                <w:noProof/>
              </w:rPr>
              <w:t>Resource Ontology</w:t>
            </w:r>
            <w:r>
              <w:rPr>
                <w:noProof/>
                <w:webHidden/>
              </w:rPr>
              <w:tab/>
            </w:r>
            <w:r>
              <w:rPr>
                <w:noProof/>
                <w:webHidden/>
              </w:rPr>
              <w:fldChar w:fldCharType="begin"/>
            </w:r>
            <w:r>
              <w:rPr>
                <w:noProof/>
                <w:webHidden/>
              </w:rPr>
              <w:instrText xml:space="preserve"> PAGEREF _Toc25592320 \h </w:instrText>
            </w:r>
            <w:r>
              <w:rPr>
                <w:noProof/>
                <w:webHidden/>
              </w:rPr>
            </w:r>
            <w:r>
              <w:rPr>
                <w:noProof/>
                <w:webHidden/>
              </w:rPr>
              <w:fldChar w:fldCharType="separate"/>
            </w:r>
            <w:r>
              <w:rPr>
                <w:noProof/>
                <w:webHidden/>
              </w:rPr>
              <w:t>33</w:t>
            </w:r>
            <w:r>
              <w:rPr>
                <w:noProof/>
                <w:webHidden/>
              </w:rPr>
              <w:fldChar w:fldCharType="end"/>
            </w:r>
          </w:hyperlink>
        </w:p>
        <w:p w14:paraId="1C642D40" w14:textId="204D9B8A" w:rsidR="001A169D" w:rsidRDefault="001A169D">
          <w:pPr>
            <w:pStyle w:val="TOC3"/>
            <w:tabs>
              <w:tab w:val="left" w:pos="1200"/>
              <w:tab w:val="right" w:leader="dot" w:pos="9350"/>
            </w:tabs>
            <w:rPr>
              <w:rFonts w:cstheme="minorBidi"/>
              <w:noProof/>
              <w:sz w:val="24"/>
              <w:lang w:val="en-CA" w:bidi="ar-SA"/>
            </w:rPr>
          </w:pPr>
          <w:hyperlink w:anchor="_Toc25592321" w:history="1">
            <w:r w:rsidRPr="004C426E">
              <w:rPr>
                <w:rStyle w:val="Hyperlink"/>
                <w:noProof/>
              </w:rPr>
              <w:t>6.1.7</w:t>
            </w:r>
            <w:r>
              <w:rPr>
                <w:rFonts w:cstheme="minorBidi"/>
                <w:noProof/>
                <w:sz w:val="24"/>
                <w:lang w:val="en-CA" w:bidi="ar-SA"/>
              </w:rPr>
              <w:tab/>
            </w:r>
            <w:r w:rsidRPr="004C426E">
              <w:rPr>
                <w:rStyle w:val="Hyperlink"/>
                <w:noProof/>
              </w:rPr>
              <w:t>Mereology Ontology</w:t>
            </w:r>
            <w:r>
              <w:rPr>
                <w:noProof/>
                <w:webHidden/>
              </w:rPr>
              <w:tab/>
            </w:r>
            <w:r>
              <w:rPr>
                <w:noProof/>
                <w:webHidden/>
              </w:rPr>
              <w:fldChar w:fldCharType="begin"/>
            </w:r>
            <w:r>
              <w:rPr>
                <w:noProof/>
                <w:webHidden/>
              </w:rPr>
              <w:instrText xml:space="preserve"> PAGEREF _Toc25592321 \h </w:instrText>
            </w:r>
            <w:r>
              <w:rPr>
                <w:noProof/>
                <w:webHidden/>
              </w:rPr>
            </w:r>
            <w:r>
              <w:rPr>
                <w:noProof/>
                <w:webHidden/>
              </w:rPr>
              <w:fldChar w:fldCharType="separate"/>
            </w:r>
            <w:r>
              <w:rPr>
                <w:noProof/>
                <w:webHidden/>
              </w:rPr>
              <w:t>36</w:t>
            </w:r>
            <w:r>
              <w:rPr>
                <w:noProof/>
                <w:webHidden/>
              </w:rPr>
              <w:fldChar w:fldCharType="end"/>
            </w:r>
          </w:hyperlink>
        </w:p>
        <w:p w14:paraId="4A28AB25" w14:textId="70532D39" w:rsidR="001A169D" w:rsidRDefault="001A169D">
          <w:pPr>
            <w:pStyle w:val="TOC3"/>
            <w:tabs>
              <w:tab w:val="left" w:pos="1200"/>
              <w:tab w:val="right" w:leader="dot" w:pos="9350"/>
            </w:tabs>
            <w:rPr>
              <w:rFonts w:cstheme="minorBidi"/>
              <w:noProof/>
              <w:sz w:val="24"/>
              <w:lang w:val="en-CA" w:bidi="ar-SA"/>
            </w:rPr>
          </w:pPr>
          <w:hyperlink w:anchor="_Toc25592322" w:history="1">
            <w:r w:rsidRPr="004C426E">
              <w:rPr>
                <w:rStyle w:val="Hyperlink"/>
                <w:noProof/>
              </w:rPr>
              <w:t>6.1.8</w:t>
            </w:r>
            <w:r>
              <w:rPr>
                <w:rFonts w:cstheme="minorBidi"/>
                <w:noProof/>
                <w:sz w:val="24"/>
                <w:lang w:val="en-CA" w:bidi="ar-SA"/>
              </w:rPr>
              <w:tab/>
            </w:r>
            <w:r w:rsidRPr="004C426E">
              <w:rPr>
                <w:rStyle w:val="Hyperlink"/>
                <w:noProof/>
              </w:rPr>
              <w:t>Units of Measure Ontology</w:t>
            </w:r>
            <w:r>
              <w:rPr>
                <w:noProof/>
                <w:webHidden/>
              </w:rPr>
              <w:tab/>
            </w:r>
            <w:r>
              <w:rPr>
                <w:noProof/>
                <w:webHidden/>
              </w:rPr>
              <w:fldChar w:fldCharType="begin"/>
            </w:r>
            <w:r>
              <w:rPr>
                <w:noProof/>
                <w:webHidden/>
              </w:rPr>
              <w:instrText xml:space="preserve"> PAGEREF _Toc25592322 \h </w:instrText>
            </w:r>
            <w:r>
              <w:rPr>
                <w:noProof/>
                <w:webHidden/>
              </w:rPr>
            </w:r>
            <w:r>
              <w:rPr>
                <w:noProof/>
                <w:webHidden/>
              </w:rPr>
              <w:fldChar w:fldCharType="separate"/>
            </w:r>
            <w:r>
              <w:rPr>
                <w:noProof/>
                <w:webHidden/>
              </w:rPr>
              <w:t>39</w:t>
            </w:r>
            <w:r>
              <w:rPr>
                <w:noProof/>
                <w:webHidden/>
              </w:rPr>
              <w:fldChar w:fldCharType="end"/>
            </w:r>
          </w:hyperlink>
        </w:p>
        <w:p w14:paraId="153A7B71" w14:textId="4DCE706E" w:rsidR="001A169D" w:rsidRDefault="001A169D">
          <w:pPr>
            <w:pStyle w:val="TOC3"/>
            <w:tabs>
              <w:tab w:val="left" w:pos="1200"/>
              <w:tab w:val="right" w:leader="dot" w:pos="9350"/>
            </w:tabs>
            <w:rPr>
              <w:rFonts w:cstheme="minorBidi"/>
              <w:noProof/>
              <w:sz w:val="24"/>
              <w:lang w:val="en-CA" w:bidi="ar-SA"/>
            </w:rPr>
          </w:pPr>
          <w:hyperlink w:anchor="_Toc25592323" w:history="1">
            <w:r w:rsidRPr="004C426E">
              <w:rPr>
                <w:rStyle w:val="Hyperlink"/>
                <w:noProof/>
              </w:rPr>
              <w:t>6.1.9</w:t>
            </w:r>
            <w:r>
              <w:rPr>
                <w:rFonts w:cstheme="minorBidi"/>
                <w:noProof/>
                <w:sz w:val="24"/>
                <w:lang w:val="en-CA" w:bidi="ar-SA"/>
              </w:rPr>
              <w:tab/>
            </w:r>
            <w:r w:rsidRPr="004C426E">
              <w:rPr>
                <w:rStyle w:val="Hyperlink"/>
                <w:noProof/>
              </w:rPr>
              <w:t>Observations Ontology</w:t>
            </w:r>
            <w:r>
              <w:rPr>
                <w:noProof/>
                <w:webHidden/>
              </w:rPr>
              <w:tab/>
            </w:r>
            <w:r>
              <w:rPr>
                <w:noProof/>
                <w:webHidden/>
              </w:rPr>
              <w:fldChar w:fldCharType="begin"/>
            </w:r>
            <w:r>
              <w:rPr>
                <w:noProof/>
                <w:webHidden/>
              </w:rPr>
              <w:instrText xml:space="preserve"> PAGEREF _Toc25592323 \h </w:instrText>
            </w:r>
            <w:r>
              <w:rPr>
                <w:noProof/>
                <w:webHidden/>
              </w:rPr>
            </w:r>
            <w:r>
              <w:rPr>
                <w:noProof/>
                <w:webHidden/>
              </w:rPr>
              <w:fldChar w:fldCharType="separate"/>
            </w:r>
            <w:r>
              <w:rPr>
                <w:noProof/>
                <w:webHidden/>
              </w:rPr>
              <w:t>44</w:t>
            </w:r>
            <w:r>
              <w:rPr>
                <w:noProof/>
                <w:webHidden/>
              </w:rPr>
              <w:fldChar w:fldCharType="end"/>
            </w:r>
          </w:hyperlink>
        </w:p>
        <w:p w14:paraId="7F9E5F16" w14:textId="0314AE73" w:rsidR="001A169D" w:rsidRDefault="001A169D">
          <w:pPr>
            <w:pStyle w:val="TOC2"/>
            <w:tabs>
              <w:tab w:val="left" w:pos="720"/>
              <w:tab w:val="right" w:leader="dot" w:pos="9350"/>
            </w:tabs>
            <w:rPr>
              <w:rFonts w:cstheme="minorBidi"/>
              <w:noProof/>
              <w:sz w:val="24"/>
              <w:lang w:val="en-CA" w:bidi="ar-SA"/>
            </w:rPr>
          </w:pPr>
          <w:hyperlink w:anchor="_Toc25592324" w:history="1">
            <w:r w:rsidRPr="004C426E">
              <w:rPr>
                <w:rStyle w:val="Hyperlink"/>
                <w:rFonts w:ascii="Times New Roman" w:hAnsi="Times New Roman"/>
                <w:noProof/>
                <w:snapToGrid w:val="0"/>
                <w:w w:val="0"/>
              </w:rPr>
              <w:t>6.2</w:t>
            </w:r>
            <w:r>
              <w:rPr>
                <w:rFonts w:cstheme="minorBidi"/>
                <w:noProof/>
                <w:sz w:val="24"/>
                <w:lang w:val="en-CA" w:bidi="ar-SA"/>
              </w:rPr>
              <w:tab/>
            </w:r>
            <w:r w:rsidRPr="004C426E">
              <w:rPr>
                <w:rStyle w:val="Hyperlink"/>
                <w:noProof/>
              </w:rPr>
              <w:t>Contact Ontology</w:t>
            </w:r>
            <w:r>
              <w:rPr>
                <w:noProof/>
                <w:webHidden/>
              </w:rPr>
              <w:tab/>
            </w:r>
            <w:r>
              <w:rPr>
                <w:noProof/>
                <w:webHidden/>
              </w:rPr>
              <w:fldChar w:fldCharType="begin"/>
            </w:r>
            <w:r>
              <w:rPr>
                <w:noProof/>
                <w:webHidden/>
              </w:rPr>
              <w:instrText xml:space="preserve"> PAGEREF _Toc25592324 \h </w:instrText>
            </w:r>
            <w:r>
              <w:rPr>
                <w:noProof/>
                <w:webHidden/>
              </w:rPr>
            </w:r>
            <w:r>
              <w:rPr>
                <w:noProof/>
                <w:webHidden/>
              </w:rPr>
              <w:fldChar w:fldCharType="separate"/>
            </w:r>
            <w:r>
              <w:rPr>
                <w:noProof/>
                <w:webHidden/>
              </w:rPr>
              <w:t>47</w:t>
            </w:r>
            <w:r>
              <w:rPr>
                <w:noProof/>
                <w:webHidden/>
              </w:rPr>
              <w:fldChar w:fldCharType="end"/>
            </w:r>
          </w:hyperlink>
        </w:p>
        <w:p w14:paraId="79B2C24E" w14:textId="2A6BBFC8" w:rsidR="001A169D" w:rsidRDefault="001A169D">
          <w:pPr>
            <w:pStyle w:val="TOC2"/>
            <w:tabs>
              <w:tab w:val="left" w:pos="720"/>
              <w:tab w:val="right" w:leader="dot" w:pos="9350"/>
            </w:tabs>
            <w:rPr>
              <w:rFonts w:cstheme="minorBidi"/>
              <w:noProof/>
              <w:sz w:val="24"/>
              <w:lang w:val="en-CA" w:bidi="ar-SA"/>
            </w:rPr>
          </w:pPr>
          <w:hyperlink w:anchor="_Toc25592325" w:history="1">
            <w:r w:rsidRPr="004C426E">
              <w:rPr>
                <w:rStyle w:val="Hyperlink"/>
                <w:rFonts w:ascii="Times New Roman" w:hAnsi="Times New Roman"/>
                <w:noProof/>
                <w:snapToGrid w:val="0"/>
                <w:w w:val="0"/>
              </w:rPr>
              <w:t>6.3</w:t>
            </w:r>
            <w:r>
              <w:rPr>
                <w:rFonts w:cstheme="minorBidi"/>
                <w:noProof/>
                <w:sz w:val="24"/>
                <w:lang w:val="en-CA" w:bidi="ar-SA"/>
              </w:rPr>
              <w:tab/>
            </w:r>
            <w:r w:rsidRPr="004C426E">
              <w:rPr>
                <w:rStyle w:val="Hyperlink"/>
                <w:noProof/>
              </w:rPr>
              <w:t>Person Ontology</w:t>
            </w:r>
            <w:r>
              <w:rPr>
                <w:noProof/>
                <w:webHidden/>
              </w:rPr>
              <w:tab/>
            </w:r>
            <w:r>
              <w:rPr>
                <w:noProof/>
                <w:webHidden/>
              </w:rPr>
              <w:fldChar w:fldCharType="begin"/>
            </w:r>
            <w:r>
              <w:rPr>
                <w:noProof/>
                <w:webHidden/>
              </w:rPr>
              <w:instrText xml:space="preserve"> PAGEREF _Toc25592325 \h </w:instrText>
            </w:r>
            <w:r>
              <w:rPr>
                <w:noProof/>
                <w:webHidden/>
              </w:rPr>
            </w:r>
            <w:r>
              <w:rPr>
                <w:noProof/>
                <w:webHidden/>
              </w:rPr>
              <w:fldChar w:fldCharType="separate"/>
            </w:r>
            <w:r>
              <w:rPr>
                <w:noProof/>
                <w:webHidden/>
              </w:rPr>
              <w:t>48</w:t>
            </w:r>
            <w:r>
              <w:rPr>
                <w:noProof/>
                <w:webHidden/>
              </w:rPr>
              <w:fldChar w:fldCharType="end"/>
            </w:r>
          </w:hyperlink>
        </w:p>
        <w:p w14:paraId="59D51927" w14:textId="1A3C8C6F" w:rsidR="001A169D" w:rsidRDefault="001A169D">
          <w:pPr>
            <w:pStyle w:val="TOC2"/>
            <w:tabs>
              <w:tab w:val="left" w:pos="720"/>
              <w:tab w:val="right" w:leader="dot" w:pos="9350"/>
            </w:tabs>
            <w:rPr>
              <w:rFonts w:cstheme="minorBidi"/>
              <w:noProof/>
              <w:sz w:val="24"/>
              <w:lang w:val="en-CA" w:bidi="ar-SA"/>
            </w:rPr>
          </w:pPr>
          <w:hyperlink w:anchor="_Toc25592326" w:history="1">
            <w:r w:rsidRPr="004C426E">
              <w:rPr>
                <w:rStyle w:val="Hyperlink"/>
                <w:rFonts w:ascii="Times New Roman" w:hAnsi="Times New Roman"/>
                <w:noProof/>
                <w:snapToGrid w:val="0"/>
                <w:w w:val="0"/>
              </w:rPr>
              <w:t>6.4</w:t>
            </w:r>
            <w:r>
              <w:rPr>
                <w:rFonts w:cstheme="minorBidi"/>
                <w:noProof/>
                <w:sz w:val="24"/>
                <w:lang w:val="en-CA" w:bidi="ar-SA"/>
              </w:rPr>
              <w:tab/>
            </w:r>
            <w:r w:rsidRPr="004C426E">
              <w:rPr>
                <w:rStyle w:val="Hyperlink"/>
                <w:noProof/>
              </w:rPr>
              <w:t>Household Ontology</w:t>
            </w:r>
            <w:r>
              <w:rPr>
                <w:noProof/>
                <w:webHidden/>
              </w:rPr>
              <w:tab/>
            </w:r>
            <w:r>
              <w:rPr>
                <w:noProof/>
                <w:webHidden/>
              </w:rPr>
              <w:fldChar w:fldCharType="begin"/>
            </w:r>
            <w:r>
              <w:rPr>
                <w:noProof/>
                <w:webHidden/>
              </w:rPr>
              <w:instrText xml:space="preserve"> PAGEREF _Toc25592326 \h </w:instrText>
            </w:r>
            <w:r>
              <w:rPr>
                <w:noProof/>
                <w:webHidden/>
              </w:rPr>
            </w:r>
            <w:r>
              <w:rPr>
                <w:noProof/>
                <w:webHidden/>
              </w:rPr>
              <w:fldChar w:fldCharType="separate"/>
            </w:r>
            <w:r>
              <w:rPr>
                <w:noProof/>
                <w:webHidden/>
              </w:rPr>
              <w:t>49</w:t>
            </w:r>
            <w:r>
              <w:rPr>
                <w:noProof/>
                <w:webHidden/>
              </w:rPr>
              <w:fldChar w:fldCharType="end"/>
            </w:r>
          </w:hyperlink>
        </w:p>
        <w:p w14:paraId="5F32DFE2" w14:textId="6C00F927" w:rsidR="001A169D" w:rsidRDefault="001A169D">
          <w:pPr>
            <w:pStyle w:val="TOC2"/>
            <w:tabs>
              <w:tab w:val="left" w:pos="720"/>
              <w:tab w:val="right" w:leader="dot" w:pos="9350"/>
            </w:tabs>
            <w:rPr>
              <w:rFonts w:cstheme="minorBidi"/>
              <w:noProof/>
              <w:sz w:val="24"/>
              <w:lang w:val="en-CA" w:bidi="ar-SA"/>
            </w:rPr>
          </w:pPr>
          <w:hyperlink w:anchor="_Toc25592327" w:history="1">
            <w:r w:rsidRPr="004C426E">
              <w:rPr>
                <w:rStyle w:val="Hyperlink"/>
                <w:rFonts w:ascii="Times New Roman" w:hAnsi="Times New Roman"/>
                <w:noProof/>
                <w:snapToGrid w:val="0"/>
                <w:w w:val="0"/>
              </w:rPr>
              <w:t>6.5</w:t>
            </w:r>
            <w:r>
              <w:rPr>
                <w:rFonts w:cstheme="minorBidi"/>
                <w:noProof/>
                <w:sz w:val="24"/>
                <w:lang w:val="en-CA" w:bidi="ar-SA"/>
              </w:rPr>
              <w:tab/>
            </w:r>
            <w:r w:rsidRPr="004C426E">
              <w:rPr>
                <w:rStyle w:val="Hyperlink"/>
                <w:noProof/>
              </w:rPr>
              <w:t>Organization Ontology</w:t>
            </w:r>
            <w:r>
              <w:rPr>
                <w:noProof/>
                <w:webHidden/>
              </w:rPr>
              <w:tab/>
            </w:r>
            <w:r>
              <w:rPr>
                <w:noProof/>
                <w:webHidden/>
              </w:rPr>
              <w:fldChar w:fldCharType="begin"/>
            </w:r>
            <w:r>
              <w:rPr>
                <w:noProof/>
                <w:webHidden/>
              </w:rPr>
              <w:instrText xml:space="preserve"> PAGEREF _Toc25592327 \h </w:instrText>
            </w:r>
            <w:r>
              <w:rPr>
                <w:noProof/>
                <w:webHidden/>
              </w:rPr>
            </w:r>
            <w:r>
              <w:rPr>
                <w:noProof/>
                <w:webHidden/>
              </w:rPr>
              <w:fldChar w:fldCharType="separate"/>
            </w:r>
            <w:r>
              <w:rPr>
                <w:noProof/>
                <w:webHidden/>
              </w:rPr>
              <w:t>51</w:t>
            </w:r>
            <w:r>
              <w:rPr>
                <w:noProof/>
                <w:webHidden/>
              </w:rPr>
              <w:fldChar w:fldCharType="end"/>
            </w:r>
          </w:hyperlink>
        </w:p>
        <w:p w14:paraId="3DC3BE76" w14:textId="0A2EC51A" w:rsidR="001A169D" w:rsidRDefault="001A169D">
          <w:pPr>
            <w:pStyle w:val="TOC2"/>
            <w:tabs>
              <w:tab w:val="left" w:pos="720"/>
              <w:tab w:val="right" w:leader="dot" w:pos="9350"/>
            </w:tabs>
            <w:rPr>
              <w:rFonts w:cstheme="minorBidi"/>
              <w:noProof/>
              <w:sz w:val="24"/>
              <w:lang w:val="en-CA" w:bidi="ar-SA"/>
            </w:rPr>
          </w:pPr>
          <w:hyperlink w:anchor="_Toc25592328" w:history="1">
            <w:r w:rsidRPr="004C426E">
              <w:rPr>
                <w:rStyle w:val="Hyperlink"/>
                <w:rFonts w:ascii="Times New Roman" w:hAnsi="Times New Roman"/>
                <w:noProof/>
                <w:snapToGrid w:val="0"/>
                <w:w w:val="0"/>
              </w:rPr>
              <w:t>6.6</w:t>
            </w:r>
            <w:r>
              <w:rPr>
                <w:rFonts w:cstheme="minorBidi"/>
                <w:noProof/>
                <w:sz w:val="24"/>
                <w:lang w:val="en-CA" w:bidi="ar-SA"/>
              </w:rPr>
              <w:tab/>
            </w:r>
            <w:r w:rsidRPr="004C426E">
              <w:rPr>
                <w:rStyle w:val="Hyperlink"/>
                <w:noProof/>
              </w:rPr>
              <w:t>Building Ontology</w:t>
            </w:r>
            <w:r>
              <w:rPr>
                <w:noProof/>
                <w:webHidden/>
              </w:rPr>
              <w:tab/>
            </w:r>
            <w:r>
              <w:rPr>
                <w:noProof/>
                <w:webHidden/>
              </w:rPr>
              <w:fldChar w:fldCharType="begin"/>
            </w:r>
            <w:r>
              <w:rPr>
                <w:noProof/>
                <w:webHidden/>
              </w:rPr>
              <w:instrText xml:space="preserve"> PAGEREF _Toc25592328 \h </w:instrText>
            </w:r>
            <w:r>
              <w:rPr>
                <w:noProof/>
                <w:webHidden/>
              </w:rPr>
            </w:r>
            <w:r>
              <w:rPr>
                <w:noProof/>
                <w:webHidden/>
              </w:rPr>
              <w:fldChar w:fldCharType="separate"/>
            </w:r>
            <w:r>
              <w:rPr>
                <w:noProof/>
                <w:webHidden/>
              </w:rPr>
              <w:t>55</w:t>
            </w:r>
            <w:r>
              <w:rPr>
                <w:noProof/>
                <w:webHidden/>
              </w:rPr>
              <w:fldChar w:fldCharType="end"/>
            </w:r>
          </w:hyperlink>
        </w:p>
        <w:p w14:paraId="196E9B26" w14:textId="04C67FDF" w:rsidR="001A169D" w:rsidRDefault="001A169D">
          <w:pPr>
            <w:pStyle w:val="TOC2"/>
            <w:tabs>
              <w:tab w:val="left" w:pos="720"/>
              <w:tab w:val="right" w:leader="dot" w:pos="9350"/>
            </w:tabs>
            <w:rPr>
              <w:rFonts w:cstheme="minorBidi"/>
              <w:noProof/>
              <w:sz w:val="24"/>
              <w:lang w:val="en-CA" w:bidi="ar-SA"/>
            </w:rPr>
          </w:pPr>
          <w:hyperlink w:anchor="_Toc25592329" w:history="1">
            <w:r w:rsidRPr="004C426E">
              <w:rPr>
                <w:rStyle w:val="Hyperlink"/>
                <w:rFonts w:ascii="Times New Roman" w:hAnsi="Times New Roman"/>
                <w:noProof/>
                <w:snapToGrid w:val="0"/>
                <w:w w:val="0"/>
              </w:rPr>
              <w:t>6.7</w:t>
            </w:r>
            <w:r>
              <w:rPr>
                <w:rFonts w:cstheme="minorBidi"/>
                <w:noProof/>
                <w:sz w:val="24"/>
                <w:lang w:val="en-CA" w:bidi="ar-SA"/>
              </w:rPr>
              <w:tab/>
            </w:r>
            <w:r w:rsidRPr="004C426E">
              <w:rPr>
                <w:rStyle w:val="Hyperlink"/>
                <w:noProof/>
              </w:rPr>
              <w:t>Vehicle Ontology</w:t>
            </w:r>
            <w:r>
              <w:rPr>
                <w:noProof/>
                <w:webHidden/>
              </w:rPr>
              <w:tab/>
            </w:r>
            <w:r>
              <w:rPr>
                <w:noProof/>
                <w:webHidden/>
              </w:rPr>
              <w:fldChar w:fldCharType="begin"/>
            </w:r>
            <w:r>
              <w:rPr>
                <w:noProof/>
                <w:webHidden/>
              </w:rPr>
              <w:instrText xml:space="preserve"> PAGEREF _Toc25592329 \h </w:instrText>
            </w:r>
            <w:r>
              <w:rPr>
                <w:noProof/>
                <w:webHidden/>
              </w:rPr>
            </w:r>
            <w:r>
              <w:rPr>
                <w:noProof/>
                <w:webHidden/>
              </w:rPr>
              <w:fldChar w:fldCharType="separate"/>
            </w:r>
            <w:r>
              <w:rPr>
                <w:noProof/>
                <w:webHidden/>
              </w:rPr>
              <w:t>57</w:t>
            </w:r>
            <w:r>
              <w:rPr>
                <w:noProof/>
                <w:webHidden/>
              </w:rPr>
              <w:fldChar w:fldCharType="end"/>
            </w:r>
          </w:hyperlink>
        </w:p>
        <w:p w14:paraId="4342B1F5" w14:textId="49D81BFA" w:rsidR="001A169D" w:rsidRDefault="001A169D">
          <w:pPr>
            <w:pStyle w:val="TOC2"/>
            <w:tabs>
              <w:tab w:val="left" w:pos="720"/>
              <w:tab w:val="right" w:leader="dot" w:pos="9350"/>
            </w:tabs>
            <w:rPr>
              <w:rFonts w:cstheme="minorBidi"/>
              <w:noProof/>
              <w:sz w:val="24"/>
              <w:lang w:val="en-CA" w:bidi="ar-SA"/>
            </w:rPr>
          </w:pPr>
          <w:hyperlink w:anchor="_Toc25592330" w:history="1">
            <w:r w:rsidRPr="004C426E">
              <w:rPr>
                <w:rStyle w:val="Hyperlink"/>
                <w:rFonts w:ascii="Times New Roman" w:hAnsi="Times New Roman"/>
                <w:noProof/>
                <w:snapToGrid w:val="0"/>
                <w:w w:val="0"/>
              </w:rPr>
              <w:t>6.8</w:t>
            </w:r>
            <w:r>
              <w:rPr>
                <w:rFonts w:cstheme="minorBidi"/>
                <w:noProof/>
                <w:sz w:val="24"/>
                <w:lang w:val="en-CA" w:bidi="ar-SA"/>
              </w:rPr>
              <w:tab/>
            </w:r>
            <w:r w:rsidRPr="004C426E">
              <w:rPr>
                <w:rStyle w:val="Hyperlink"/>
                <w:noProof/>
              </w:rPr>
              <w:t>Transportation System Ontology</w:t>
            </w:r>
            <w:r>
              <w:rPr>
                <w:noProof/>
                <w:webHidden/>
              </w:rPr>
              <w:tab/>
            </w:r>
            <w:r>
              <w:rPr>
                <w:noProof/>
                <w:webHidden/>
              </w:rPr>
              <w:fldChar w:fldCharType="begin"/>
            </w:r>
            <w:r>
              <w:rPr>
                <w:noProof/>
                <w:webHidden/>
              </w:rPr>
              <w:instrText xml:space="preserve"> PAGEREF _Toc25592330 \h </w:instrText>
            </w:r>
            <w:r>
              <w:rPr>
                <w:noProof/>
                <w:webHidden/>
              </w:rPr>
            </w:r>
            <w:r>
              <w:rPr>
                <w:noProof/>
                <w:webHidden/>
              </w:rPr>
              <w:fldChar w:fldCharType="separate"/>
            </w:r>
            <w:r>
              <w:rPr>
                <w:noProof/>
                <w:webHidden/>
              </w:rPr>
              <w:t>59</w:t>
            </w:r>
            <w:r>
              <w:rPr>
                <w:noProof/>
                <w:webHidden/>
              </w:rPr>
              <w:fldChar w:fldCharType="end"/>
            </w:r>
          </w:hyperlink>
        </w:p>
        <w:p w14:paraId="70B1E3D6" w14:textId="2E0F820F" w:rsidR="001A169D" w:rsidRDefault="001A169D">
          <w:pPr>
            <w:pStyle w:val="TOC3"/>
            <w:tabs>
              <w:tab w:val="left" w:pos="1200"/>
              <w:tab w:val="right" w:leader="dot" w:pos="9350"/>
            </w:tabs>
            <w:rPr>
              <w:rFonts w:cstheme="minorBidi"/>
              <w:noProof/>
              <w:sz w:val="24"/>
              <w:lang w:val="en-CA" w:bidi="ar-SA"/>
            </w:rPr>
          </w:pPr>
          <w:hyperlink w:anchor="_Toc25592331" w:history="1">
            <w:r w:rsidRPr="004C426E">
              <w:rPr>
                <w:rStyle w:val="Hyperlink"/>
                <w:noProof/>
              </w:rPr>
              <w:t>6.8.1</w:t>
            </w:r>
            <w:r>
              <w:rPr>
                <w:rFonts w:cstheme="minorBidi"/>
                <w:noProof/>
                <w:sz w:val="24"/>
                <w:lang w:val="en-CA" w:bidi="ar-SA"/>
              </w:rPr>
              <w:tab/>
            </w:r>
            <w:r w:rsidRPr="004C426E">
              <w:rPr>
                <w:rStyle w:val="Hyperlink"/>
                <w:noProof/>
              </w:rPr>
              <w:t>Travel Costs</w:t>
            </w:r>
            <w:r>
              <w:rPr>
                <w:noProof/>
                <w:webHidden/>
              </w:rPr>
              <w:tab/>
            </w:r>
            <w:r>
              <w:rPr>
                <w:noProof/>
                <w:webHidden/>
              </w:rPr>
              <w:fldChar w:fldCharType="begin"/>
            </w:r>
            <w:r>
              <w:rPr>
                <w:noProof/>
                <w:webHidden/>
              </w:rPr>
              <w:instrText xml:space="preserve"> PAGEREF _Toc25592331 \h </w:instrText>
            </w:r>
            <w:r>
              <w:rPr>
                <w:noProof/>
                <w:webHidden/>
              </w:rPr>
            </w:r>
            <w:r>
              <w:rPr>
                <w:noProof/>
                <w:webHidden/>
              </w:rPr>
              <w:fldChar w:fldCharType="separate"/>
            </w:r>
            <w:r>
              <w:rPr>
                <w:noProof/>
                <w:webHidden/>
              </w:rPr>
              <w:t>67</w:t>
            </w:r>
            <w:r>
              <w:rPr>
                <w:noProof/>
                <w:webHidden/>
              </w:rPr>
              <w:fldChar w:fldCharType="end"/>
            </w:r>
          </w:hyperlink>
        </w:p>
        <w:p w14:paraId="737E6ECB" w14:textId="4E91850A" w:rsidR="001A169D" w:rsidRDefault="001A169D">
          <w:pPr>
            <w:pStyle w:val="TOC2"/>
            <w:tabs>
              <w:tab w:val="left" w:pos="720"/>
              <w:tab w:val="right" w:leader="dot" w:pos="9350"/>
            </w:tabs>
            <w:rPr>
              <w:rFonts w:cstheme="minorBidi"/>
              <w:noProof/>
              <w:sz w:val="24"/>
              <w:lang w:val="en-CA" w:bidi="ar-SA"/>
            </w:rPr>
          </w:pPr>
          <w:hyperlink w:anchor="_Toc25592332" w:history="1">
            <w:r w:rsidRPr="004C426E">
              <w:rPr>
                <w:rStyle w:val="Hyperlink"/>
                <w:rFonts w:ascii="Times New Roman" w:hAnsi="Times New Roman"/>
                <w:noProof/>
                <w:snapToGrid w:val="0"/>
                <w:w w:val="0"/>
              </w:rPr>
              <w:t>6.9</w:t>
            </w:r>
            <w:r>
              <w:rPr>
                <w:rFonts w:cstheme="minorBidi"/>
                <w:noProof/>
                <w:sz w:val="24"/>
                <w:lang w:val="en-CA" w:bidi="ar-SA"/>
              </w:rPr>
              <w:tab/>
            </w:r>
            <w:r w:rsidRPr="004C426E">
              <w:rPr>
                <w:rStyle w:val="Hyperlink"/>
                <w:noProof/>
              </w:rPr>
              <w:t>Parking Ontology</w:t>
            </w:r>
            <w:r>
              <w:rPr>
                <w:noProof/>
                <w:webHidden/>
              </w:rPr>
              <w:tab/>
            </w:r>
            <w:r>
              <w:rPr>
                <w:noProof/>
                <w:webHidden/>
              </w:rPr>
              <w:fldChar w:fldCharType="begin"/>
            </w:r>
            <w:r>
              <w:rPr>
                <w:noProof/>
                <w:webHidden/>
              </w:rPr>
              <w:instrText xml:space="preserve"> PAGEREF _Toc25592332 \h </w:instrText>
            </w:r>
            <w:r>
              <w:rPr>
                <w:noProof/>
                <w:webHidden/>
              </w:rPr>
            </w:r>
            <w:r>
              <w:rPr>
                <w:noProof/>
                <w:webHidden/>
              </w:rPr>
              <w:fldChar w:fldCharType="separate"/>
            </w:r>
            <w:r>
              <w:rPr>
                <w:noProof/>
                <w:webHidden/>
              </w:rPr>
              <w:t>68</w:t>
            </w:r>
            <w:r>
              <w:rPr>
                <w:noProof/>
                <w:webHidden/>
              </w:rPr>
              <w:fldChar w:fldCharType="end"/>
            </w:r>
          </w:hyperlink>
        </w:p>
        <w:p w14:paraId="546D4ADF" w14:textId="4AA47C84" w:rsidR="001A169D" w:rsidRDefault="001A169D">
          <w:pPr>
            <w:pStyle w:val="TOC2"/>
            <w:tabs>
              <w:tab w:val="left" w:pos="960"/>
              <w:tab w:val="right" w:leader="dot" w:pos="9350"/>
            </w:tabs>
            <w:rPr>
              <w:rFonts w:cstheme="minorBidi"/>
              <w:noProof/>
              <w:sz w:val="24"/>
              <w:lang w:val="en-CA" w:bidi="ar-SA"/>
            </w:rPr>
          </w:pPr>
          <w:hyperlink w:anchor="_Toc25592333" w:history="1">
            <w:r w:rsidRPr="004C426E">
              <w:rPr>
                <w:rStyle w:val="Hyperlink"/>
                <w:rFonts w:ascii="Times New Roman" w:hAnsi="Times New Roman"/>
                <w:noProof/>
                <w:snapToGrid w:val="0"/>
                <w:w w:val="0"/>
              </w:rPr>
              <w:t>6.10</w:t>
            </w:r>
            <w:r>
              <w:rPr>
                <w:rFonts w:cstheme="minorBidi"/>
                <w:noProof/>
                <w:sz w:val="24"/>
                <w:lang w:val="en-CA" w:bidi="ar-SA"/>
              </w:rPr>
              <w:tab/>
            </w:r>
            <w:r w:rsidRPr="004C426E">
              <w:rPr>
                <w:rStyle w:val="Hyperlink"/>
                <w:noProof/>
              </w:rPr>
              <w:t>Public Transit Ontology</w:t>
            </w:r>
            <w:r>
              <w:rPr>
                <w:noProof/>
                <w:webHidden/>
              </w:rPr>
              <w:tab/>
            </w:r>
            <w:r>
              <w:rPr>
                <w:noProof/>
                <w:webHidden/>
              </w:rPr>
              <w:fldChar w:fldCharType="begin"/>
            </w:r>
            <w:r>
              <w:rPr>
                <w:noProof/>
                <w:webHidden/>
              </w:rPr>
              <w:instrText xml:space="preserve"> PAGEREF _Toc25592333 \h </w:instrText>
            </w:r>
            <w:r>
              <w:rPr>
                <w:noProof/>
                <w:webHidden/>
              </w:rPr>
            </w:r>
            <w:r>
              <w:rPr>
                <w:noProof/>
                <w:webHidden/>
              </w:rPr>
              <w:fldChar w:fldCharType="separate"/>
            </w:r>
            <w:r>
              <w:rPr>
                <w:noProof/>
                <w:webHidden/>
              </w:rPr>
              <w:t>72</w:t>
            </w:r>
            <w:r>
              <w:rPr>
                <w:noProof/>
                <w:webHidden/>
              </w:rPr>
              <w:fldChar w:fldCharType="end"/>
            </w:r>
          </w:hyperlink>
        </w:p>
        <w:p w14:paraId="7FDE20DA" w14:textId="555A7080" w:rsidR="001A169D" w:rsidRDefault="001A169D">
          <w:pPr>
            <w:pStyle w:val="TOC2"/>
            <w:tabs>
              <w:tab w:val="left" w:pos="960"/>
              <w:tab w:val="right" w:leader="dot" w:pos="9350"/>
            </w:tabs>
            <w:rPr>
              <w:rFonts w:cstheme="minorBidi"/>
              <w:noProof/>
              <w:sz w:val="24"/>
              <w:lang w:val="en-CA" w:bidi="ar-SA"/>
            </w:rPr>
          </w:pPr>
          <w:hyperlink w:anchor="_Toc25592334" w:history="1">
            <w:r w:rsidRPr="004C426E">
              <w:rPr>
                <w:rStyle w:val="Hyperlink"/>
                <w:rFonts w:ascii="Times New Roman" w:hAnsi="Times New Roman"/>
                <w:noProof/>
                <w:snapToGrid w:val="0"/>
                <w:w w:val="0"/>
              </w:rPr>
              <w:t>6.11</w:t>
            </w:r>
            <w:r>
              <w:rPr>
                <w:rFonts w:cstheme="minorBidi"/>
                <w:noProof/>
                <w:sz w:val="24"/>
                <w:lang w:val="en-CA" w:bidi="ar-SA"/>
              </w:rPr>
              <w:tab/>
            </w:r>
            <w:r w:rsidRPr="004C426E">
              <w:rPr>
                <w:rStyle w:val="Hyperlink"/>
                <w:noProof/>
              </w:rPr>
              <w:t>Land Use Ontology</w:t>
            </w:r>
            <w:r>
              <w:rPr>
                <w:noProof/>
                <w:webHidden/>
              </w:rPr>
              <w:tab/>
            </w:r>
            <w:r>
              <w:rPr>
                <w:noProof/>
                <w:webHidden/>
              </w:rPr>
              <w:fldChar w:fldCharType="begin"/>
            </w:r>
            <w:r>
              <w:rPr>
                <w:noProof/>
                <w:webHidden/>
              </w:rPr>
              <w:instrText xml:space="preserve"> PAGEREF _Toc25592334 \h </w:instrText>
            </w:r>
            <w:r>
              <w:rPr>
                <w:noProof/>
                <w:webHidden/>
              </w:rPr>
            </w:r>
            <w:r>
              <w:rPr>
                <w:noProof/>
                <w:webHidden/>
              </w:rPr>
              <w:fldChar w:fldCharType="separate"/>
            </w:r>
            <w:r>
              <w:rPr>
                <w:noProof/>
                <w:webHidden/>
              </w:rPr>
              <w:t>76</w:t>
            </w:r>
            <w:r>
              <w:rPr>
                <w:noProof/>
                <w:webHidden/>
              </w:rPr>
              <w:fldChar w:fldCharType="end"/>
            </w:r>
          </w:hyperlink>
        </w:p>
        <w:p w14:paraId="079F5538" w14:textId="1AE49721" w:rsidR="001A169D" w:rsidRDefault="001A169D">
          <w:pPr>
            <w:pStyle w:val="TOC2"/>
            <w:tabs>
              <w:tab w:val="left" w:pos="960"/>
              <w:tab w:val="right" w:leader="dot" w:pos="9350"/>
            </w:tabs>
            <w:rPr>
              <w:rFonts w:cstheme="minorBidi"/>
              <w:noProof/>
              <w:sz w:val="24"/>
              <w:lang w:val="en-CA" w:bidi="ar-SA"/>
            </w:rPr>
          </w:pPr>
          <w:hyperlink w:anchor="_Toc25592335" w:history="1">
            <w:r w:rsidRPr="004C426E">
              <w:rPr>
                <w:rStyle w:val="Hyperlink"/>
                <w:rFonts w:ascii="Times New Roman" w:hAnsi="Times New Roman"/>
                <w:noProof/>
                <w:snapToGrid w:val="0"/>
                <w:w w:val="0"/>
              </w:rPr>
              <w:t>6.12</w:t>
            </w:r>
            <w:r>
              <w:rPr>
                <w:rFonts w:cstheme="minorBidi"/>
                <w:noProof/>
                <w:sz w:val="24"/>
                <w:lang w:val="en-CA" w:bidi="ar-SA"/>
              </w:rPr>
              <w:tab/>
            </w:r>
            <w:r w:rsidRPr="004C426E">
              <w:rPr>
                <w:rStyle w:val="Hyperlink"/>
                <w:noProof/>
              </w:rPr>
              <w:t>Trip Ontology</w:t>
            </w:r>
            <w:r>
              <w:rPr>
                <w:noProof/>
                <w:webHidden/>
              </w:rPr>
              <w:tab/>
            </w:r>
            <w:r>
              <w:rPr>
                <w:noProof/>
                <w:webHidden/>
              </w:rPr>
              <w:fldChar w:fldCharType="begin"/>
            </w:r>
            <w:r>
              <w:rPr>
                <w:noProof/>
                <w:webHidden/>
              </w:rPr>
              <w:instrText xml:space="preserve"> PAGEREF _Toc25592335 \h </w:instrText>
            </w:r>
            <w:r>
              <w:rPr>
                <w:noProof/>
                <w:webHidden/>
              </w:rPr>
            </w:r>
            <w:r>
              <w:rPr>
                <w:noProof/>
                <w:webHidden/>
              </w:rPr>
              <w:fldChar w:fldCharType="separate"/>
            </w:r>
            <w:r>
              <w:rPr>
                <w:noProof/>
                <w:webHidden/>
              </w:rPr>
              <w:t>80</w:t>
            </w:r>
            <w:r>
              <w:rPr>
                <w:noProof/>
                <w:webHidden/>
              </w:rPr>
              <w:fldChar w:fldCharType="end"/>
            </w:r>
          </w:hyperlink>
        </w:p>
        <w:p w14:paraId="0694E8F0" w14:textId="5D94C791" w:rsidR="001A169D" w:rsidRDefault="001A169D">
          <w:pPr>
            <w:pStyle w:val="TOC3"/>
            <w:tabs>
              <w:tab w:val="left" w:pos="1200"/>
              <w:tab w:val="right" w:leader="dot" w:pos="9350"/>
            </w:tabs>
            <w:rPr>
              <w:rFonts w:cstheme="minorBidi"/>
              <w:noProof/>
              <w:sz w:val="24"/>
              <w:lang w:val="en-CA" w:bidi="ar-SA"/>
            </w:rPr>
          </w:pPr>
          <w:hyperlink w:anchor="_Toc25592336" w:history="1">
            <w:r w:rsidRPr="004C426E">
              <w:rPr>
                <w:rStyle w:val="Hyperlink"/>
                <w:noProof/>
              </w:rPr>
              <w:t>6.12.1</w:t>
            </w:r>
            <w:r>
              <w:rPr>
                <w:rFonts w:cstheme="minorBidi"/>
                <w:noProof/>
                <w:sz w:val="24"/>
                <w:lang w:val="en-CA" w:bidi="ar-SA"/>
              </w:rPr>
              <w:tab/>
            </w:r>
            <w:r w:rsidRPr="004C426E">
              <w:rPr>
                <w:rStyle w:val="Hyperlink"/>
                <w:noProof/>
              </w:rPr>
              <w:t>Trip Costs</w:t>
            </w:r>
            <w:r>
              <w:rPr>
                <w:noProof/>
                <w:webHidden/>
              </w:rPr>
              <w:tab/>
            </w:r>
            <w:r>
              <w:rPr>
                <w:noProof/>
                <w:webHidden/>
              </w:rPr>
              <w:fldChar w:fldCharType="begin"/>
            </w:r>
            <w:r>
              <w:rPr>
                <w:noProof/>
                <w:webHidden/>
              </w:rPr>
              <w:instrText xml:space="preserve"> PAGEREF _Toc25592336 \h </w:instrText>
            </w:r>
            <w:r>
              <w:rPr>
                <w:noProof/>
                <w:webHidden/>
              </w:rPr>
            </w:r>
            <w:r>
              <w:rPr>
                <w:noProof/>
                <w:webHidden/>
              </w:rPr>
              <w:fldChar w:fldCharType="separate"/>
            </w:r>
            <w:r>
              <w:rPr>
                <w:noProof/>
                <w:webHidden/>
              </w:rPr>
              <w:t>82</w:t>
            </w:r>
            <w:r>
              <w:rPr>
                <w:noProof/>
                <w:webHidden/>
              </w:rPr>
              <w:fldChar w:fldCharType="end"/>
            </w:r>
          </w:hyperlink>
        </w:p>
        <w:p w14:paraId="19B8FD61" w14:textId="3B26CD09" w:rsidR="001A169D" w:rsidRDefault="001A169D">
          <w:pPr>
            <w:pStyle w:val="TOC2"/>
            <w:tabs>
              <w:tab w:val="left" w:pos="960"/>
              <w:tab w:val="right" w:leader="dot" w:pos="9350"/>
            </w:tabs>
            <w:rPr>
              <w:rFonts w:cstheme="minorBidi"/>
              <w:noProof/>
              <w:sz w:val="24"/>
              <w:lang w:val="en-CA" w:bidi="ar-SA"/>
            </w:rPr>
          </w:pPr>
          <w:hyperlink w:anchor="_Toc25592337" w:history="1">
            <w:r w:rsidRPr="004C426E">
              <w:rPr>
                <w:rStyle w:val="Hyperlink"/>
                <w:rFonts w:ascii="Times New Roman" w:hAnsi="Times New Roman"/>
                <w:noProof/>
                <w:snapToGrid w:val="0"/>
                <w:w w:val="0"/>
              </w:rPr>
              <w:t>6.13</w:t>
            </w:r>
            <w:r>
              <w:rPr>
                <w:rFonts w:cstheme="minorBidi"/>
                <w:noProof/>
                <w:sz w:val="24"/>
                <w:lang w:val="en-CA" w:bidi="ar-SA"/>
              </w:rPr>
              <w:tab/>
            </w:r>
            <w:r w:rsidRPr="004C426E">
              <w:rPr>
                <w:rStyle w:val="Hyperlink"/>
                <w:noProof/>
              </w:rPr>
              <w:t>Urban System Ontology</w:t>
            </w:r>
            <w:r>
              <w:rPr>
                <w:noProof/>
                <w:webHidden/>
              </w:rPr>
              <w:tab/>
            </w:r>
            <w:r>
              <w:rPr>
                <w:noProof/>
                <w:webHidden/>
              </w:rPr>
              <w:fldChar w:fldCharType="begin"/>
            </w:r>
            <w:r>
              <w:rPr>
                <w:noProof/>
                <w:webHidden/>
              </w:rPr>
              <w:instrText xml:space="preserve"> PAGEREF _Toc25592337 \h </w:instrText>
            </w:r>
            <w:r>
              <w:rPr>
                <w:noProof/>
                <w:webHidden/>
              </w:rPr>
            </w:r>
            <w:r>
              <w:rPr>
                <w:noProof/>
                <w:webHidden/>
              </w:rPr>
              <w:fldChar w:fldCharType="separate"/>
            </w:r>
            <w:r>
              <w:rPr>
                <w:noProof/>
                <w:webHidden/>
              </w:rPr>
              <w:t>82</w:t>
            </w:r>
            <w:r>
              <w:rPr>
                <w:noProof/>
                <w:webHidden/>
              </w:rPr>
              <w:fldChar w:fldCharType="end"/>
            </w:r>
          </w:hyperlink>
        </w:p>
        <w:p w14:paraId="68DD42EF" w14:textId="3A1919CB" w:rsidR="001A169D" w:rsidRDefault="001A169D">
          <w:pPr>
            <w:pStyle w:val="TOC1"/>
            <w:tabs>
              <w:tab w:val="left" w:pos="400"/>
              <w:tab w:val="right" w:leader="dot" w:pos="9350"/>
            </w:tabs>
            <w:rPr>
              <w:rFonts w:cstheme="minorBidi"/>
              <w:noProof/>
              <w:sz w:val="24"/>
              <w:lang w:val="en-CA" w:bidi="ar-SA"/>
            </w:rPr>
          </w:pPr>
          <w:hyperlink w:anchor="_Toc25592338" w:history="1">
            <w:r w:rsidRPr="004C426E">
              <w:rPr>
                <w:rStyle w:val="Hyperlink"/>
                <w:noProof/>
              </w:rPr>
              <w:t>7</w:t>
            </w:r>
            <w:r>
              <w:rPr>
                <w:rFonts w:cstheme="minorBidi"/>
                <w:noProof/>
                <w:sz w:val="24"/>
                <w:lang w:val="en-CA" w:bidi="ar-SA"/>
              </w:rPr>
              <w:tab/>
            </w:r>
            <w:r w:rsidRPr="004C426E">
              <w:rPr>
                <w:rStyle w:val="Hyperlink"/>
                <w:noProof/>
              </w:rPr>
              <w:t>Extra-logical Design Practices</w:t>
            </w:r>
            <w:r>
              <w:rPr>
                <w:noProof/>
                <w:webHidden/>
              </w:rPr>
              <w:tab/>
            </w:r>
            <w:r>
              <w:rPr>
                <w:noProof/>
                <w:webHidden/>
              </w:rPr>
              <w:fldChar w:fldCharType="begin"/>
            </w:r>
            <w:r>
              <w:rPr>
                <w:noProof/>
                <w:webHidden/>
              </w:rPr>
              <w:instrText xml:space="preserve"> PAGEREF _Toc25592338 \h </w:instrText>
            </w:r>
            <w:r>
              <w:rPr>
                <w:noProof/>
                <w:webHidden/>
              </w:rPr>
            </w:r>
            <w:r>
              <w:rPr>
                <w:noProof/>
                <w:webHidden/>
              </w:rPr>
              <w:fldChar w:fldCharType="separate"/>
            </w:r>
            <w:r>
              <w:rPr>
                <w:noProof/>
                <w:webHidden/>
              </w:rPr>
              <w:t>85</w:t>
            </w:r>
            <w:r>
              <w:rPr>
                <w:noProof/>
                <w:webHidden/>
              </w:rPr>
              <w:fldChar w:fldCharType="end"/>
            </w:r>
          </w:hyperlink>
        </w:p>
        <w:p w14:paraId="0B5DBCB8" w14:textId="720FCE6A" w:rsidR="001A169D" w:rsidRDefault="001A169D">
          <w:pPr>
            <w:pStyle w:val="TOC1"/>
            <w:tabs>
              <w:tab w:val="left" w:pos="400"/>
              <w:tab w:val="right" w:leader="dot" w:pos="9350"/>
            </w:tabs>
            <w:rPr>
              <w:rFonts w:cstheme="minorBidi"/>
              <w:noProof/>
              <w:sz w:val="24"/>
              <w:lang w:val="en-CA" w:bidi="ar-SA"/>
            </w:rPr>
          </w:pPr>
          <w:hyperlink w:anchor="_Toc25592339" w:history="1">
            <w:r w:rsidRPr="004C426E">
              <w:rPr>
                <w:rStyle w:val="Hyperlink"/>
                <w:noProof/>
              </w:rPr>
              <w:t>8</w:t>
            </w:r>
            <w:r>
              <w:rPr>
                <w:rFonts w:cstheme="minorBidi"/>
                <w:noProof/>
                <w:sz w:val="24"/>
                <w:lang w:val="en-CA" w:bidi="ar-SA"/>
              </w:rPr>
              <w:tab/>
            </w:r>
            <w:r w:rsidRPr="004C426E">
              <w:rPr>
                <w:rStyle w:val="Hyperlink"/>
                <w:noProof/>
              </w:rPr>
              <w:t>Evaluation</w:t>
            </w:r>
            <w:r>
              <w:rPr>
                <w:noProof/>
                <w:webHidden/>
              </w:rPr>
              <w:tab/>
            </w:r>
            <w:r>
              <w:rPr>
                <w:noProof/>
                <w:webHidden/>
              </w:rPr>
              <w:fldChar w:fldCharType="begin"/>
            </w:r>
            <w:r>
              <w:rPr>
                <w:noProof/>
                <w:webHidden/>
              </w:rPr>
              <w:instrText xml:space="preserve"> PAGEREF _Toc25592339 \h </w:instrText>
            </w:r>
            <w:r>
              <w:rPr>
                <w:noProof/>
                <w:webHidden/>
              </w:rPr>
            </w:r>
            <w:r>
              <w:rPr>
                <w:noProof/>
                <w:webHidden/>
              </w:rPr>
              <w:fldChar w:fldCharType="separate"/>
            </w:r>
            <w:r>
              <w:rPr>
                <w:noProof/>
                <w:webHidden/>
              </w:rPr>
              <w:t>85</w:t>
            </w:r>
            <w:r>
              <w:rPr>
                <w:noProof/>
                <w:webHidden/>
              </w:rPr>
              <w:fldChar w:fldCharType="end"/>
            </w:r>
          </w:hyperlink>
        </w:p>
        <w:p w14:paraId="261D95EB" w14:textId="5C172BAA" w:rsidR="001A169D" w:rsidRDefault="001A169D">
          <w:pPr>
            <w:pStyle w:val="TOC2"/>
            <w:tabs>
              <w:tab w:val="left" w:pos="720"/>
              <w:tab w:val="right" w:leader="dot" w:pos="9350"/>
            </w:tabs>
            <w:rPr>
              <w:rFonts w:cstheme="minorBidi"/>
              <w:noProof/>
              <w:sz w:val="24"/>
              <w:lang w:val="en-CA" w:bidi="ar-SA"/>
            </w:rPr>
          </w:pPr>
          <w:hyperlink w:anchor="_Toc25592340" w:history="1">
            <w:r w:rsidRPr="004C426E">
              <w:rPr>
                <w:rStyle w:val="Hyperlink"/>
                <w:rFonts w:ascii="Times New Roman" w:hAnsi="Times New Roman"/>
                <w:noProof/>
                <w:snapToGrid w:val="0"/>
                <w:w w:val="0"/>
              </w:rPr>
              <w:t>8.1</w:t>
            </w:r>
            <w:r>
              <w:rPr>
                <w:rFonts w:cstheme="minorBidi"/>
                <w:noProof/>
                <w:sz w:val="24"/>
                <w:lang w:val="en-CA" w:bidi="ar-SA"/>
              </w:rPr>
              <w:tab/>
            </w:r>
            <w:r w:rsidRPr="004C426E">
              <w:rPr>
                <w:rStyle w:val="Hyperlink"/>
                <w:noProof/>
              </w:rPr>
              <w:t>Consistency</w:t>
            </w:r>
            <w:r>
              <w:rPr>
                <w:noProof/>
                <w:webHidden/>
              </w:rPr>
              <w:tab/>
            </w:r>
            <w:r>
              <w:rPr>
                <w:noProof/>
                <w:webHidden/>
              </w:rPr>
              <w:fldChar w:fldCharType="begin"/>
            </w:r>
            <w:r>
              <w:rPr>
                <w:noProof/>
                <w:webHidden/>
              </w:rPr>
              <w:instrText xml:space="preserve"> PAGEREF _Toc25592340 \h </w:instrText>
            </w:r>
            <w:r>
              <w:rPr>
                <w:noProof/>
                <w:webHidden/>
              </w:rPr>
            </w:r>
            <w:r>
              <w:rPr>
                <w:noProof/>
                <w:webHidden/>
              </w:rPr>
              <w:fldChar w:fldCharType="separate"/>
            </w:r>
            <w:r>
              <w:rPr>
                <w:noProof/>
                <w:webHidden/>
              </w:rPr>
              <w:t>85</w:t>
            </w:r>
            <w:r>
              <w:rPr>
                <w:noProof/>
                <w:webHidden/>
              </w:rPr>
              <w:fldChar w:fldCharType="end"/>
            </w:r>
          </w:hyperlink>
        </w:p>
        <w:p w14:paraId="580D1F41" w14:textId="2B37EDFF" w:rsidR="001A169D" w:rsidRDefault="001A169D">
          <w:pPr>
            <w:pStyle w:val="TOC2"/>
            <w:tabs>
              <w:tab w:val="left" w:pos="720"/>
              <w:tab w:val="right" w:leader="dot" w:pos="9350"/>
            </w:tabs>
            <w:rPr>
              <w:rFonts w:cstheme="minorBidi"/>
              <w:noProof/>
              <w:sz w:val="24"/>
              <w:lang w:val="en-CA" w:bidi="ar-SA"/>
            </w:rPr>
          </w:pPr>
          <w:hyperlink w:anchor="_Toc25592341" w:history="1">
            <w:r w:rsidRPr="004C426E">
              <w:rPr>
                <w:rStyle w:val="Hyperlink"/>
                <w:rFonts w:ascii="Times New Roman" w:hAnsi="Times New Roman"/>
                <w:noProof/>
                <w:snapToGrid w:val="0"/>
                <w:w w:val="0"/>
              </w:rPr>
              <w:t>8.2</w:t>
            </w:r>
            <w:r>
              <w:rPr>
                <w:rFonts w:cstheme="minorBidi"/>
                <w:noProof/>
                <w:sz w:val="24"/>
                <w:lang w:val="en-CA" w:bidi="ar-SA"/>
              </w:rPr>
              <w:tab/>
            </w:r>
            <w:r w:rsidRPr="004C426E">
              <w:rPr>
                <w:rStyle w:val="Hyperlink"/>
                <w:noProof/>
              </w:rPr>
              <w:t>Competency</w:t>
            </w:r>
            <w:r>
              <w:rPr>
                <w:noProof/>
                <w:webHidden/>
              </w:rPr>
              <w:tab/>
            </w:r>
            <w:r>
              <w:rPr>
                <w:noProof/>
                <w:webHidden/>
              </w:rPr>
              <w:fldChar w:fldCharType="begin"/>
            </w:r>
            <w:r>
              <w:rPr>
                <w:noProof/>
                <w:webHidden/>
              </w:rPr>
              <w:instrText xml:space="preserve"> PAGEREF _Toc25592341 \h </w:instrText>
            </w:r>
            <w:r>
              <w:rPr>
                <w:noProof/>
                <w:webHidden/>
              </w:rPr>
            </w:r>
            <w:r>
              <w:rPr>
                <w:noProof/>
                <w:webHidden/>
              </w:rPr>
              <w:fldChar w:fldCharType="separate"/>
            </w:r>
            <w:r>
              <w:rPr>
                <w:noProof/>
                <w:webHidden/>
              </w:rPr>
              <w:t>86</w:t>
            </w:r>
            <w:r>
              <w:rPr>
                <w:noProof/>
                <w:webHidden/>
              </w:rPr>
              <w:fldChar w:fldCharType="end"/>
            </w:r>
          </w:hyperlink>
        </w:p>
        <w:p w14:paraId="0A74D403" w14:textId="6D6D4986" w:rsidR="001A169D" w:rsidRDefault="001A169D">
          <w:pPr>
            <w:pStyle w:val="TOC3"/>
            <w:tabs>
              <w:tab w:val="left" w:pos="1200"/>
              <w:tab w:val="right" w:leader="dot" w:pos="9350"/>
            </w:tabs>
            <w:rPr>
              <w:rFonts w:cstheme="minorBidi"/>
              <w:noProof/>
              <w:sz w:val="24"/>
              <w:lang w:val="en-CA" w:bidi="ar-SA"/>
            </w:rPr>
          </w:pPr>
          <w:hyperlink w:anchor="_Toc25592342" w:history="1">
            <w:r w:rsidRPr="004C426E">
              <w:rPr>
                <w:rStyle w:val="Hyperlink"/>
                <w:noProof/>
              </w:rPr>
              <w:t>8.2.1</w:t>
            </w:r>
            <w:r>
              <w:rPr>
                <w:rFonts w:cstheme="minorBidi"/>
                <w:noProof/>
                <w:sz w:val="24"/>
                <w:lang w:val="en-CA" w:bidi="ar-SA"/>
              </w:rPr>
              <w:tab/>
            </w:r>
            <w:r w:rsidRPr="004C426E">
              <w:rPr>
                <w:rStyle w:val="Hyperlink"/>
                <w:noProof/>
              </w:rPr>
              <w:t>CQs for Land Use and Transportation Simulation</w:t>
            </w:r>
            <w:r>
              <w:rPr>
                <w:noProof/>
                <w:webHidden/>
              </w:rPr>
              <w:tab/>
            </w:r>
            <w:r>
              <w:rPr>
                <w:noProof/>
                <w:webHidden/>
              </w:rPr>
              <w:fldChar w:fldCharType="begin"/>
            </w:r>
            <w:r>
              <w:rPr>
                <w:noProof/>
                <w:webHidden/>
              </w:rPr>
              <w:instrText xml:space="preserve"> PAGEREF _Toc25592342 \h </w:instrText>
            </w:r>
            <w:r>
              <w:rPr>
                <w:noProof/>
                <w:webHidden/>
              </w:rPr>
            </w:r>
            <w:r>
              <w:rPr>
                <w:noProof/>
                <w:webHidden/>
              </w:rPr>
              <w:fldChar w:fldCharType="separate"/>
            </w:r>
            <w:r>
              <w:rPr>
                <w:noProof/>
                <w:webHidden/>
              </w:rPr>
              <w:t>87</w:t>
            </w:r>
            <w:r>
              <w:rPr>
                <w:noProof/>
                <w:webHidden/>
              </w:rPr>
              <w:fldChar w:fldCharType="end"/>
            </w:r>
          </w:hyperlink>
        </w:p>
        <w:p w14:paraId="3EF630EF" w14:textId="0E440D14" w:rsidR="001A169D" w:rsidRDefault="001A169D">
          <w:pPr>
            <w:pStyle w:val="TOC3"/>
            <w:tabs>
              <w:tab w:val="left" w:pos="1200"/>
              <w:tab w:val="right" w:leader="dot" w:pos="9350"/>
            </w:tabs>
            <w:rPr>
              <w:rFonts w:cstheme="minorBidi"/>
              <w:noProof/>
              <w:sz w:val="24"/>
              <w:lang w:val="en-CA" w:bidi="ar-SA"/>
            </w:rPr>
          </w:pPr>
          <w:hyperlink w:anchor="_Toc25592343" w:history="1">
            <w:r w:rsidRPr="004C426E">
              <w:rPr>
                <w:rStyle w:val="Hyperlink"/>
                <w:noProof/>
              </w:rPr>
              <w:t>8.2.2</w:t>
            </w:r>
            <w:r>
              <w:rPr>
                <w:rFonts w:cstheme="minorBidi"/>
                <w:noProof/>
                <w:sz w:val="24"/>
                <w:lang w:val="en-CA" w:bidi="ar-SA"/>
              </w:rPr>
              <w:tab/>
            </w:r>
            <w:r w:rsidRPr="004C426E">
              <w:rPr>
                <w:rStyle w:val="Hyperlink"/>
                <w:noProof/>
              </w:rPr>
              <w:t>CQs for Transit Research</w:t>
            </w:r>
            <w:r>
              <w:rPr>
                <w:noProof/>
                <w:webHidden/>
              </w:rPr>
              <w:tab/>
            </w:r>
            <w:r>
              <w:rPr>
                <w:noProof/>
                <w:webHidden/>
              </w:rPr>
              <w:fldChar w:fldCharType="begin"/>
            </w:r>
            <w:r>
              <w:rPr>
                <w:noProof/>
                <w:webHidden/>
              </w:rPr>
              <w:instrText xml:space="preserve"> PAGEREF _Toc25592343 \h </w:instrText>
            </w:r>
            <w:r>
              <w:rPr>
                <w:noProof/>
                <w:webHidden/>
              </w:rPr>
            </w:r>
            <w:r>
              <w:rPr>
                <w:noProof/>
                <w:webHidden/>
              </w:rPr>
              <w:fldChar w:fldCharType="separate"/>
            </w:r>
            <w:r>
              <w:rPr>
                <w:noProof/>
                <w:webHidden/>
              </w:rPr>
              <w:t>89</w:t>
            </w:r>
            <w:r>
              <w:rPr>
                <w:noProof/>
                <w:webHidden/>
              </w:rPr>
              <w:fldChar w:fldCharType="end"/>
            </w:r>
          </w:hyperlink>
        </w:p>
        <w:p w14:paraId="05C0235C" w14:textId="60A75E11" w:rsidR="001A169D" w:rsidRDefault="001A169D">
          <w:pPr>
            <w:pStyle w:val="TOC3"/>
            <w:tabs>
              <w:tab w:val="left" w:pos="1200"/>
              <w:tab w:val="right" w:leader="dot" w:pos="9350"/>
            </w:tabs>
            <w:rPr>
              <w:rFonts w:cstheme="minorBidi"/>
              <w:noProof/>
              <w:sz w:val="24"/>
              <w:lang w:val="en-CA" w:bidi="ar-SA"/>
            </w:rPr>
          </w:pPr>
          <w:hyperlink w:anchor="_Toc25592344" w:history="1">
            <w:r w:rsidRPr="004C426E">
              <w:rPr>
                <w:rStyle w:val="Hyperlink"/>
                <w:noProof/>
              </w:rPr>
              <w:t>8.2.3</w:t>
            </w:r>
            <w:r>
              <w:rPr>
                <w:rFonts w:cstheme="minorBidi"/>
                <w:noProof/>
                <w:sz w:val="24"/>
                <w:lang w:val="en-CA" w:bidi="ar-SA"/>
              </w:rPr>
              <w:tab/>
            </w:r>
            <w:r w:rsidRPr="004C426E">
              <w:rPr>
                <w:rStyle w:val="Hyperlink"/>
                <w:noProof/>
              </w:rPr>
              <w:t>CQs for Smart Parking Applications</w:t>
            </w:r>
            <w:r>
              <w:rPr>
                <w:noProof/>
                <w:webHidden/>
              </w:rPr>
              <w:tab/>
            </w:r>
            <w:r>
              <w:rPr>
                <w:noProof/>
                <w:webHidden/>
              </w:rPr>
              <w:fldChar w:fldCharType="begin"/>
            </w:r>
            <w:r>
              <w:rPr>
                <w:noProof/>
                <w:webHidden/>
              </w:rPr>
              <w:instrText xml:space="preserve"> PAGEREF _Toc25592344 \h </w:instrText>
            </w:r>
            <w:r>
              <w:rPr>
                <w:noProof/>
                <w:webHidden/>
              </w:rPr>
            </w:r>
            <w:r>
              <w:rPr>
                <w:noProof/>
                <w:webHidden/>
              </w:rPr>
              <w:fldChar w:fldCharType="separate"/>
            </w:r>
            <w:r>
              <w:rPr>
                <w:noProof/>
                <w:webHidden/>
              </w:rPr>
              <w:t>90</w:t>
            </w:r>
            <w:r>
              <w:rPr>
                <w:noProof/>
                <w:webHidden/>
              </w:rPr>
              <w:fldChar w:fldCharType="end"/>
            </w:r>
          </w:hyperlink>
        </w:p>
        <w:p w14:paraId="37192E6E" w14:textId="2C5A575E" w:rsidR="001A169D" w:rsidRDefault="001A169D">
          <w:pPr>
            <w:pStyle w:val="TOC3"/>
            <w:tabs>
              <w:tab w:val="left" w:pos="1200"/>
              <w:tab w:val="right" w:leader="dot" w:pos="9350"/>
            </w:tabs>
            <w:rPr>
              <w:rFonts w:cstheme="minorBidi"/>
              <w:noProof/>
              <w:sz w:val="24"/>
              <w:lang w:val="en-CA" w:bidi="ar-SA"/>
            </w:rPr>
          </w:pPr>
          <w:hyperlink w:anchor="_Toc25592345" w:history="1">
            <w:r w:rsidRPr="004C426E">
              <w:rPr>
                <w:rStyle w:val="Hyperlink"/>
                <w:noProof/>
              </w:rPr>
              <w:t>8.2.4</w:t>
            </w:r>
            <w:r>
              <w:rPr>
                <w:rFonts w:cstheme="minorBidi"/>
                <w:noProof/>
                <w:sz w:val="24"/>
                <w:lang w:val="en-CA" w:bidi="ar-SA"/>
              </w:rPr>
              <w:tab/>
            </w:r>
            <w:r w:rsidRPr="004C426E">
              <w:rPr>
                <w:rStyle w:val="Hyperlink"/>
                <w:noProof/>
              </w:rPr>
              <w:t>CQs for ATIS via IT-SoS</w:t>
            </w:r>
            <w:r>
              <w:rPr>
                <w:noProof/>
                <w:webHidden/>
              </w:rPr>
              <w:tab/>
            </w:r>
            <w:r>
              <w:rPr>
                <w:noProof/>
                <w:webHidden/>
              </w:rPr>
              <w:fldChar w:fldCharType="begin"/>
            </w:r>
            <w:r>
              <w:rPr>
                <w:noProof/>
                <w:webHidden/>
              </w:rPr>
              <w:instrText xml:space="preserve"> PAGEREF _Toc25592345 \h </w:instrText>
            </w:r>
            <w:r>
              <w:rPr>
                <w:noProof/>
                <w:webHidden/>
              </w:rPr>
            </w:r>
            <w:r>
              <w:rPr>
                <w:noProof/>
                <w:webHidden/>
              </w:rPr>
              <w:fldChar w:fldCharType="separate"/>
            </w:r>
            <w:r>
              <w:rPr>
                <w:noProof/>
                <w:webHidden/>
              </w:rPr>
              <w:t>90</w:t>
            </w:r>
            <w:r>
              <w:rPr>
                <w:noProof/>
                <w:webHidden/>
              </w:rPr>
              <w:fldChar w:fldCharType="end"/>
            </w:r>
          </w:hyperlink>
        </w:p>
        <w:p w14:paraId="5C16F9AA" w14:textId="769BC31A" w:rsidR="001A169D" w:rsidRDefault="001A169D">
          <w:pPr>
            <w:pStyle w:val="TOC3"/>
            <w:tabs>
              <w:tab w:val="left" w:pos="1200"/>
              <w:tab w:val="right" w:leader="dot" w:pos="9350"/>
            </w:tabs>
            <w:rPr>
              <w:rFonts w:cstheme="minorBidi"/>
              <w:noProof/>
              <w:sz w:val="24"/>
              <w:lang w:val="en-CA" w:bidi="ar-SA"/>
            </w:rPr>
          </w:pPr>
          <w:hyperlink w:anchor="_Toc25592346" w:history="1">
            <w:r w:rsidRPr="004C426E">
              <w:rPr>
                <w:rStyle w:val="Hyperlink"/>
                <w:noProof/>
              </w:rPr>
              <w:t>8.2.5</w:t>
            </w:r>
            <w:r>
              <w:rPr>
                <w:rFonts w:cstheme="minorBidi"/>
                <w:noProof/>
                <w:sz w:val="24"/>
                <w:lang w:val="en-CA" w:bidi="ar-SA"/>
              </w:rPr>
              <w:tab/>
            </w:r>
            <w:r w:rsidRPr="004C426E">
              <w:rPr>
                <w:rStyle w:val="Hyperlink"/>
                <w:noProof/>
              </w:rPr>
              <w:t>CQs for ArcGIS Qu</w:t>
            </w:r>
            <w:r w:rsidRPr="004C426E">
              <w:rPr>
                <w:rStyle w:val="Hyperlink"/>
                <w:noProof/>
              </w:rPr>
              <w:t>e</w:t>
            </w:r>
            <w:r w:rsidRPr="004C426E">
              <w:rPr>
                <w:rStyle w:val="Hyperlink"/>
                <w:noProof/>
              </w:rPr>
              <w:t>ry Support</w:t>
            </w:r>
            <w:r>
              <w:rPr>
                <w:noProof/>
                <w:webHidden/>
              </w:rPr>
              <w:tab/>
            </w:r>
            <w:r>
              <w:rPr>
                <w:noProof/>
                <w:webHidden/>
              </w:rPr>
              <w:fldChar w:fldCharType="begin"/>
            </w:r>
            <w:r>
              <w:rPr>
                <w:noProof/>
                <w:webHidden/>
              </w:rPr>
              <w:instrText xml:space="preserve"> PAGEREF _Toc25592346 \h </w:instrText>
            </w:r>
            <w:r>
              <w:rPr>
                <w:noProof/>
                <w:webHidden/>
              </w:rPr>
            </w:r>
            <w:r>
              <w:rPr>
                <w:noProof/>
                <w:webHidden/>
              </w:rPr>
              <w:fldChar w:fldCharType="separate"/>
            </w:r>
            <w:r>
              <w:rPr>
                <w:noProof/>
                <w:webHidden/>
              </w:rPr>
              <w:t>90</w:t>
            </w:r>
            <w:r>
              <w:rPr>
                <w:noProof/>
                <w:webHidden/>
              </w:rPr>
              <w:fldChar w:fldCharType="end"/>
            </w:r>
          </w:hyperlink>
        </w:p>
        <w:p w14:paraId="7874E870" w14:textId="08393608" w:rsidR="001A169D" w:rsidRDefault="001A169D">
          <w:pPr>
            <w:pStyle w:val="TOC2"/>
            <w:tabs>
              <w:tab w:val="left" w:pos="720"/>
              <w:tab w:val="right" w:leader="dot" w:pos="9350"/>
            </w:tabs>
            <w:rPr>
              <w:rFonts w:cstheme="minorBidi"/>
              <w:noProof/>
              <w:sz w:val="24"/>
              <w:lang w:val="en-CA" w:bidi="ar-SA"/>
            </w:rPr>
          </w:pPr>
          <w:hyperlink w:anchor="_Toc25592347" w:history="1">
            <w:r w:rsidRPr="004C426E">
              <w:rPr>
                <w:rStyle w:val="Hyperlink"/>
                <w:rFonts w:ascii="Times New Roman" w:hAnsi="Times New Roman"/>
                <w:noProof/>
                <w:snapToGrid w:val="0"/>
                <w:w w:val="0"/>
              </w:rPr>
              <w:t>8.3</w:t>
            </w:r>
            <w:r>
              <w:rPr>
                <w:rFonts w:cstheme="minorBidi"/>
                <w:noProof/>
                <w:sz w:val="24"/>
                <w:lang w:val="en-CA" w:bidi="ar-SA"/>
              </w:rPr>
              <w:tab/>
            </w:r>
            <w:r w:rsidRPr="004C426E">
              <w:rPr>
                <w:rStyle w:val="Hyperlink"/>
                <w:noProof/>
              </w:rPr>
              <w:t>Application</w:t>
            </w:r>
            <w:r>
              <w:rPr>
                <w:noProof/>
                <w:webHidden/>
              </w:rPr>
              <w:tab/>
            </w:r>
            <w:r>
              <w:rPr>
                <w:noProof/>
                <w:webHidden/>
              </w:rPr>
              <w:fldChar w:fldCharType="begin"/>
            </w:r>
            <w:r>
              <w:rPr>
                <w:noProof/>
                <w:webHidden/>
              </w:rPr>
              <w:instrText xml:space="preserve"> PAGEREF _Toc25592347 \h </w:instrText>
            </w:r>
            <w:r>
              <w:rPr>
                <w:noProof/>
                <w:webHidden/>
              </w:rPr>
            </w:r>
            <w:r>
              <w:rPr>
                <w:noProof/>
                <w:webHidden/>
              </w:rPr>
              <w:fldChar w:fldCharType="separate"/>
            </w:r>
            <w:r>
              <w:rPr>
                <w:noProof/>
                <w:webHidden/>
              </w:rPr>
              <w:t>90</w:t>
            </w:r>
            <w:r>
              <w:rPr>
                <w:noProof/>
                <w:webHidden/>
              </w:rPr>
              <w:fldChar w:fldCharType="end"/>
            </w:r>
          </w:hyperlink>
        </w:p>
        <w:p w14:paraId="3806104B" w14:textId="6551A3DE" w:rsidR="001A169D" w:rsidRDefault="001A169D">
          <w:pPr>
            <w:pStyle w:val="TOC1"/>
            <w:tabs>
              <w:tab w:val="left" w:pos="400"/>
              <w:tab w:val="right" w:leader="dot" w:pos="9350"/>
            </w:tabs>
            <w:rPr>
              <w:rFonts w:cstheme="minorBidi"/>
              <w:noProof/>
              <w:sz w:val="24"/>
              <w:lang w:val="en-CA" w:bidi="ar-SA"/>
            </w:rPr>
          </w:pPr>
          <w:hyperlink w:anchor="_Toc25592348" w:history="1">
            <w:r w:rsidRPr="004C426E">
              <w:rPr>
                <w:rStyle w:val="Hyperlink"/>
                <w:noProof/>
              </w:rPr>
              <w:t>9</w:t>
            </w:r>
            <w:r>
              <w:rPr>
                <w:rFonts w:cstheme="minorBidi"/>
                <w:noProof/>
                <w:sz w:val="24"/>
                <w:lang w:val="en-CA" w:bidi="ar-SA"/>
              </w:rPr>
              <w:tab/>
            </w:r>
            <w:r w:rsidRPr="004C426E">
              <w:rPr>
                <w:rStyle w:val="Hyperlink"/>
                <w:noProof/>
              </w:rPr>
              <w:t>Applications</w:t>
            </w:r>
            <w:r>
              <w:rPr>
                <w:noProof/>
                <w:webHidden/>
              </w:rPr>
              <w:tab/>
            </w:r>
            <w:r>
              <w:rPr>
                <w:noProof/>
                <w:webHidden/>
              </w:rPr>
              <w:fldChar w:fldCharType="begin"/>
            </w:r>
            <w:r>
              <w:rPr>
                <w:noProof/>
                <w:webHidden/>
              </w:rPr>
              <w:instrText xml:space="preserve"> PAGEREF _Toc25592348 \h </w:instrText>
            </w:r>
            <w:r>
              <w:rPr>
                <w:noProof/>
                <w:webHidden/>
              </w:rPr>
            </w:r>
            <w:r>
              <w:rPr>
                <w:noProof/>
                <w:webHidden/>
              </w:rPr>
              <w:fldChar w:fldCharType="separate"/>
            </w:r>
            <w:r>
              <w:rPr>
                <w:noProof/>
                <w:webHidden/>
              </w:rPr>
              <w:t>91</w:t>
            </w:r>
            <w:r>
              <w:rPr>
                <w:noProof/>
                <w:webHidden/>
              </w:rPr>
              <w:fldChar w:fldCharType="end"/>
            </w:r>
          </w:hyperlink>
        </w:p>
        <w:p w14:paraId="5BABCD9C" w14:textId="61E079ED" w:rsidR="001A169D" w:rsidRDefault="001A169D">
          <w:pPr>
            <w:pStyle w:val="TOC2"/>
            <w:tabs>
              <w:tab w:val="left" w:pos="720"/>
              <w:tab w:val="right" w:leader="dot" w:pos="9350"/>
            </w:tabs>
            <w:rPr>
              <w:rFonts w:cstheme="minorBidi"/>
              <w:noProof/>
              <w:sz w:val="24"/>
              <w:lang w:val="en-CA" w:bidi="ar-SA"/>
            </w:rPr>
          </w:pPr>
          <w:hyperlink w:anchor="_Toc25592349" w:history="1">
            <w:r w:rsidRPr="004C426E">
              <w:rPr>
                <w:rStyle w:val="Hyperlink"/>
                <w:rFonts w:ascii="Times New Roman" w:hAnsi="Times New Roman"/>
                <w:noProof/>
                <w:snapToGrid w:val="0"/>
                <w:w w:val="0"/>
              </w:rPr>
              <w:t>9.1</w:t>
            </w:r>
            <w:r>
              <w:rPr>
                <w:rFonts w:cstheme="minorBidi"/>
                <w:noProof/>
                <w:sz w:val="24"/>
                <w:lang w:val="en-CA" w:bidi="ar-SA"/>
              </w:rPr>
              <w:tab/>
            </w:r>
            <w:r w:rsidRPr="004C426E">
              <w:rPr>
                <w:rStyle w:val="Hyperlink"/>
                <w:noProof/>
              </w:rPr>
              <w:t>Exploration of Travel Model Data</w:t>
            </w:r>
            <w:r>
              <w:rPr>
                <w:noProof/>
                <w:webHidden/>
              </w:rPr>
              <w:tab/>
            </w:r>
            <w:r>
              <w:rPr>
                <w:noProof/>
                <w:webHidden/>
              </w:rPr>
              <w:fldChar w:fldCharType="begin"/>
            </w:r>
            <w:r>
              <w:rPr>
                <w:noProof/>
                <w:webHidden/>
              </w:rPr>
              <w:instrText xml:space="preserve"> PAGEREF _Toc25592349 \h </w:instrText>
            </w:r>
            <w:r>
              <w:rPr>
                <w:noProof/>
                <w:webHidden/>
              </w:rPr>
            </w:r>
            <w:r>
              <w:rPr>
                <w:noProof/>
                <w:webHidden/>
              </w:rPr>
              <w:fldChar w:fldCharType="separate"/>
            </w:r>
            <w:r>
              <w:rPr>
                <w:noProof/>
                <w:webHidden/>
              </w:rPr>
              <w:t>91</w:t>
            </w:r>
            <w:r>
              <w:rPr>
                <w:noProof/>
                <w:webHidden/>
              </w:rPr>
              <w:fldChar w:fldCharType="end"/>
            </w:r>
          </w:hyperlink>
        </w:p>
        <w:p w14:paraId="68FBB4A2" w14:textId="6B3B6D31" w:rsidR="001A169D" w:rsidRDefault="001A169D">
          <w:pPr>
            <w:pStyle w:val="TOC3"/>
            <w:tabs>
              <w:tab w:val="left" w:pos="1200"/>
              <w:tab w:val="right" w:leader="dot" w:pos="9350"/>
            </w:tabs>
            <w:rPr>
              <w:rFonts w:cstheme="minorBidi"/>
              <w:noProof/>
              <w:sz w:val="24"/>
              <w:lang w:val="en-CA" w:bidi="ar-SA"/>
            </w:rPr>
          </w:pPr>
          <w:hyperlink w:anchor="_Toc25592350" w:history="1">
            <w:r w:rsidRPr="004C426E">
              <w:rPr>
                <w:rStyle w:val="Hyperlink"/>
                <w:noProof/>
              </w:rPr>
              <w:t>9.1.1</w:t>
            </w:r>
            <w:r>
              <w:rPr>
                <w:rFonts w:cstheme="minorBidi"/>
                <w:noProof/>
                <w:sz w:val="24"/>
                <w:lang w:val="en-CA" w:bidi="ar-SA"/>
              </w:rPr>
              <w:tab/>
            </w:r>
            <w:r w:rsidRPr="004C426E">
              <w:rPr>
                <w:rStyle w:val="Hyperlink"/>
                <w:noProof/>
              </w:rPr>
              <w:t>Summary of Facets</w:t>
            </w:r>
            <w:r>
              <w:rPr>
                <w:noProof/>
                <w:webHidden/>
              </w:rPr>
              <w:tab/>
            </w:r>
            <w:r>
              <w:rPr>
                <w:noProof/>
                <w:webHidden/>
              </w:rPr>
              <w:fldChar w:fldCharType="begin"/>
            </w:r>
            <w:r>
              <w:rPr>
                <w:noProof/>
                <w:webHidden/>
              </w:rPr>
              <w:instrText xml:space="preserve"> PAGEREF _Toc25592350 \h </w:instrText>
            </w:r>
            <w:r>
              <w:rPr>
                <w:noProof/>
                <w:webHidden/>
              </w:rPr>
            </w:r>
            <w:r>
              <w:rPr>
                <w:noProof/>
                <w:webHidden/>
              </w:rPr>
              <w:fldChar w:fldCharType="separate"/>
            </w:r>
            <w:r>
              <w:rPr>
                <w:noProof/>
                <w:webHidden/>
              </w:rPr>
              <w:t>92</w:t>
            </w:r>
            <w:r>
              <w:rPr>
                <w:noProof/>
                <w:webHidden/>
              </w:rPr>
              <w:fldChar w:fldCharType="end"/>
            </w:r>
          </w:hyperlink>
        </w:p>
        <w:p w14:paraId="1B4D9853" w14:textId="050AB8CC" w:rsidR="001A169D" w:rsidRDefault="001A169D">
          <w:pPr>
            <w:pStyle w:val="TOC3"/>
            <w:tabs>
              <w:tab w:val="left" w:pos="1200"/>
              <w:tab w:val="right" w:leader="dot" w:pos="9350"/>
            </w:tabs>
            <w:rPr>
              <w:rFonts w:cstheme="minorBidi"/>
              <w:noProof/>
              <w:sz w:val="24"/>
              <w:lang w:val="en-CA" w:bidi="ar-SA"/>
            </w:rPr>
          </w:pPr>
          <w:hyperlink w:anchor="_Toc25592351" w:history="1">
            <w:r w:rsidRPr="004C426E">
              <w:rPr>
                <w:rStyle w:val="Hyperlink"/>
                <w:noProof/>
              </w:rPr>
              <w:t>9.1.2</w:t>
            </w:r>
            <w:r>
              <w:rPr>
                <w:rFonts w:cstheme="minorBidi"/>
                <w:noProof/>
                <w:sz w:val="24"/>
                <w:lang w:val="en-CA" w:bidi="ar-SA"/>
              </w:rPr>
              <w:tab/>
            </w:r>
            <w:r w:rsidRPr="004C426E">
              <w:rPr>
                <w:rStyle w:val="Hyperlink"/>
                <w:noProof/>
              </w:rPr>
              <w:t>Future Work</w:t>
            </w:r>
            <w:r>
              <w:rPr>
                <w:noProof/>
                <w:webHidden/>
              </w:rPr>
              <w:tab/>
            </w:r>
            <w:r>
              <w:rPr>
                <w:noProof/>
                <w:webHidden/>
              </w:rPr>
              <w:fldChar w:fldCharType="begin"/>
            </w:r>
            <w:r>
              <w:rPr>
                <w:noProof/>
                <w:webHidden/>
              </w:rPr>
              <w:instrText xml:space="preserve"> PAGEREF _Toc25592351 \h </w:instrText>
            </w:r>
            <w:r>
              <w:rPr>
                <w:noProof/>
                <w:webHidden/>
              </w:rPr>
            </w:r>
            <w:r>
              <w:rPr>
                <w:noProof/>
                <w:webHidden/>
              </w:rPr>
              <w:fldChar w:fldCharType="separate"/>
            </w:r>
            <w:r>
              <w:rPr>
                <w:noProof/>
                <w:webHidden/>
              </w:rPr>
              <w:t>93</w:t>
            </w:r>
            <w:r>
              <w:rPr>
                <w:noProof/>
                <w:webHidden/>
              </w:rPr>
              <w:fldChar w:fldCharType="end"/>
            </w:r>
          </w:hyperlink>
        </w:p>
        <w:p w14:paraId="0AD96A18" w14:textId="3CFD392F" w:rsidR="001A169D" w:rsidRDefault="001A169D">
          <w:pPr>
            <w:pStyle w:val="TOC2"/>
            <w:tabs>
              <w:tab w:val="left" w:pos="720"/>
              <w:tab w:val="right" w:leader="dot" w:pos="9350"/>
            </w:tabs>
            <w:rPr>
              <w:rFonts w:cstheme="minorBidi"/>
              <w:noProof/>
              <w:sz w:val="24"/>
              <w:lang w:val="en-CA" w:bidi="ar-SA"/>
            </w:rPr>
          </w:pPr>
          <w:hyperlink w:anchor="_Toc25592352" w:history="1">
            <w:r w:rsidRPr="004C426E">
              <w:rPr>
                <w:rStyle w:val="Hyperlink"/>
                <w:rFonts w:ascii="Times New Roman" w:hAnsi="Times New Roman"/>
                <w:noProof/>
                <w:snapToGrid w:val="0"/>
                <w:w w:val="0"/>
                <w:highlight w:val="yellow"/>
              </w:rPr>
              <w:t>9.2</w:t>
            </w:r>
            <w:r>
              <w:rPr>
                <w:rFonts w:cstheme="minorBidi"/>
                <w:noProof/>
                <w:sz w:val="24"/>
                <w:lang w:val="en-CA" w:bidi="ar-SA"/>
              </w:rPr>
              <w:tab/>
            </w:r>
            <w:r w:rsidRPr="004C426E">
              <w:rPr>
                <w:rStyle w:val="Hyperlink"/>
                <w:noProof/>
              </w:rPr>
              <w:t xml:space="preserve">iCity Ontology for ATIS in the IT-SoS Framework </w:t>
            </w:r>
            <w:r w:rsidRPr="004C426E">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_Toc25592352 \h </w:instrText>
            </w:r>
            <w:r>
              <w:rPr>
                <w:noProof/>
                <w:webHidden/>
              </w:rPr>
            </w:r>
            <w:r>
              <w:rPr>
                <w:noProof/>
                <w:webHidden/>
              </w:rPr>
              <w:fldChar w:fldCharType="separate"/>
            </w:r>
            <w:r>
              <w:rPr>
                <w:noProof/>
                <w:webHidden/>
              </w:rPr>
              <w:t>94</w:t>
            </w:r>
            <w:r>
              <w:rPr>
                <w:noProof/>
                <w:webHidden/>
              </w:rPr>
              <w:fldChar w:fldCharType="end"/>
            </w:r>
          </w:hyperlink>
        </w:p>
        <w:p w14:paraId="51C7C833" w14:textId="6B4620CC" w:rsidR="001A169D" w:rsidRDefault="001A169D">
          <w:pPr>
            <w:pStyle w:val="TOC3"/>
            <w:tabs>
              <w:tab w:val="left" w:pos="1200"/>
              <w:tab w:val="right" w:leader="dot" w:pos="9350"/>
            </w:tabs>
            <w:rPr>
              <w:rFonts w:cstheme="minorBidi"/>
              <w:noProof/>
              <w:sz w:val="24"/>
              <w:lang w:val="en-CA" w:bidi="ar-SA"/>
            </w:rPr>
          </w:pPr>
          <w:hyperlink w:anchor="_Toc25592353" w:history="1">
            <w:r w:rsidRPr="004C426E">
              <w:rPr>
                <w:rStyle w:val="Hyperlink"/>
                <w:noProof/>
              </w:rPr>
              <w:t>9.2.1</w:t>
            </w:r>
            <w:r>
              <w:rPr>
                <w:rFonts w:cstheme="minorBidi"/>
                <w:noProof/>
                <w:sz w:val="24"/>
                <w:lang w:val="en-CA" w:bidi="ar-SA"/>
              </w:rPr>
              <w:tab/>
            </w:r>
            <w:r w:rsidRPr="004C426E">
              <w:rPr>
                <w:rStyle w:val="Hyperlink"/>
                <w:noProof/>
              </w:rPr>
              <w:t>Project 1.2: IT-SoS Architecture</w:t>
            </w:r>
            <w:r>
              <w:rPr>
                <w:noProof/>
                <w:webHidden/>
              </w:rPr>
              <w:tab/>
            </w:r>
            <w:r>
              <w:rPr>
                <w:noProof/>
                <w:webHidden/>
              </w:rPr>
              <w:fldChar w:fldCharType="begin"/>
            </w:r>
            <w:r>
              <w:rPr>
                <w:noProof/>
                <w:webHidden/>
              </w:rPr>
              <w:instrText xml:space="preserve"> PAGEREF _Toc25592353 \h </w:instrText>
            </w:r>
            <w:r>
              <w:rPr>
                <w:noProof/>
                <w:webHidden/>
              </w:rPr>
            </w:r>
            <w:r>
              <w:rPr>
                <w:noProof/>
                <w:webHidden/>
              </w:rPr>
              <w:fldChar w:fldCharType="separate"/>
            </w:r>
            <w:r>
              <w:rPr>
                <w:noProof/>
                <w:webHidden/>
              </w:rPr>
              <w:t>94</w:t>
            </w:r>
            <w:r>
              <w:rPr>
                <w:noProof/>
                <w:webHidden/>
              </w:rPr>
              <w:fldChar w:fldCharType="end"/>
            </w:r>
          </w:hyperlink>
        </w:p>
        <w:p w14:paraId="7858302E" w14:textId="1CA1EBB3" w:rsidR="001A169D" w:rsidRDefault="001A169D">
          <w:pPr>
            <w:pStyle w:val="TOC3"/>
            <w:tabs>
              <w:tab w:val="left" w:pos="1200"/>
              <w:tab w:val="right" w:leader="dot" w:pos="9350"/>
            </w:tabs>
            <w:rPr>
              <w:rFonts w:cstheme="minorBidi"/>
              <w:noProof/>
              <w:sz w:val="24"/>
              <w:lang w:val="en-CA" w:bidi="ar-SA"/>
            </w:rPr>
          </w:pPr>
          <w:hyperlink w:anchor="_Toc25592354" w:history="1">
            <w:r w:rsidRPr="004C426E">
              <w:rPr>
                <w:rStyle w:val="Hyperlink"/>
                <w:noProof/>
              </w:rPr>
              <w:t>9.2.2</w:t>
            </w:r>
            <w:r>
              <w:rPr>
                <w:rFonts w:cstheme="minorBidi"/>
                <w:noProof/>
                <w:sz w:val="24"/>
                <w:lang w:val="en-CA" w:bidi="ar-SA"/>
              </w:rPr>
              <w:tab/>
            </w:r>
            <w:r w:rsidRPr="004C426E">
              <w:rPr>
                <w:rStyle w:val="Hyperlink"/>
                <w:noProof/>
              </w:rPr>
              <w:t>ATIS Case Study</w:t>
            </w:r>
            <w:r>
              <w:rPr>
                <w:noProof/>
                <w:webHidden/>
              </w:rPr>
              <w:tab/>
            </w:r>
            <w:r>
              <w:rPr>
                <w:noProof/>
                <w:webHidden/>
              </w:rPr>
              <w:fldChar w:fldCharType="begin"/>
            </w:r>
            <w:r>
              <w:rPr>
                <w:noProof/>
                <w:webHidden/>
              </w:rPr>
              <w:instrText xml:space="preserve"> PAGEREF _Toc25592354 \h </w:instrText>
            </w:r>
            <w:r>
              <w:rPr>
                <w:noProof/>
                <w:webHidden/>
              </w:rPr>
            </w:r>
            <w:r>
              <w:rPr>
                <w:noProof/>
                <w:webHidden/>
              </w:rPr>
              <w:fldChar w:fldCharType="separate"/>
            </w:r>
            <w:r>
              <w:rPr>
                <w:noProof/>
                <w:webHidden/>
              </w:rPr>
              <w:t>96</w:t>
            </w:r>
            <w:r>
              <w:rPr>
                <w:noProof/>
                <w:webHidden/>
              </w:rPr>
              <w:fldChar w:fldCharType="end"/>
            </w:r>
          </w:hyperlink>
        </w:p>
        <w:p w14:paraId="6A3D44E0" w14:textId="541074D7" w:rsidR="001A169D" w:rsidRDefault="001A169D">
          <w:pPr>
            <w:pStyle w:val="TOC2"/>
            <w:tabs>
              <w:tab w:val="left" w:pos="720"/>
              <w:tab w:val="right" w:leader="dot" w:pos="9350"/>
            </w:tabs>
            <w:rPr>
              <w:rFonts w:cstheme="minorBidi"/>
              <w:noProof/>
              <w:sz w:val="24"/>
              <w:lang w:val="en-CA" w:bidi="ar-SA"/>
            </w:rPr>
          </w:pPr>
          <w:hyperlink w:anchor="_Toc25592355" w:history="1">
            <w:r w:rsidRPr="004C426E">
              <w:rPr>
                <w:rStyle w:val="Hyperlink"/>
                <w:rFonts w:ascii="Times New Roman" w:hAnsi="Times New Roman"/>
                <w:noProof/>
                <w:snapToGrid w:val="0"/>
                <w:w w:val="0"/>
              </w:rPr>
              <w:t>9.3</w:t>
            </w:r>
            <w:r>
              <w:rPr>
                <w:rFonts w:cstheme="minorBidi"/>
                <w:noProof/>
                <w:sz w:val="24"/>
                <w:lang w:val="en-CA" w:bidi="ar-SA"/>
              </w:rPr>
              <w:tab/>
            </w:r>
            <w:r w:rsidRPr="004C426E">
              <w:rPr>
                <w:rStyle w:val="Hyperlink"/>
                <w:noProof/>
              </w:rPr>
              <w:t>Analysis of TTC Data for Bus Bridging Study</w:t>
            </w:r>
            <w:r>
              <w:rPr>
                <w:noProof/>
                <w:webHidden/>
              </w:rPr>
              <w:tab/>
            </w:r>
            <w:r>
              <w:rPr>
                <w:noProof/>
                <w:webHidden/>
              </w:rPr>
              <w:fldChar w:fldCharType="begin"/>
            </w:r>
            <w:r>
              <w:rPr>
                <w:noProof/>
                <w:webHidden/>
              </w:rPr>
              <w:instrText xml:space="preserve"> PAGEREF _Toc25592355 \h </w:instrText>
            </w:r>
            <w:r>
              <w:rPr>
                <w:noProof/>
                <w:webHidden/>
              </w:rPr>
            </w:r>
            <w:r>
              <w:rPr>
                <w:noProof/>
                <w:webHidden/>
              </w:rPr>
              <w:fldChar w:fldCharType="separate"/>
            </w:r>
            <w:r>
              <w:rPr>
                <w:noProof/>
                <w:webHidden/>
              </w:rPr>
              <w:t>99</w:t>
            </w:r>
            <w:r>
              <w:rPr>
                <w:noProof/>
                <w:webHidden/>
              </w:rPr>
              <w:fldChar w:fldCharType="end"/>
            </w:r>
          </w:hyperlink>
        </w:p>
        <w:p w14:paraId="4B88426E" w14:textId="05D45AC8" w:rsidR="001A169D" w:rsidRDefault="001A169D">
          <w:pPr>
            <w:pStyle w:val="TOC2"/>
            <w:tabs>
              <w:tab w:val="left" w:pos="720"/>
              <w:tab w:val="right" w:leader="dot" w:pos="9350"/>
            </w:tabs>
            <w:rPr>
              <w:rFonts w:cstheme="minorBidi"/>
              <w:noProof/>
              <w:sz w:val="24"/>
              <w:lang w:val="en-CA" w:bidi="ar-SA"/>
            </w:rPr>
          </w:pPr>
          <w:hyperlink w:anchor="_Toc25592356" w:history="1">
            <w:r w:rsidRPr="004C426E">
              <w:rPr>
                <w:rStyle w:val="Hyperlink"/>
                <w:rFonts w:ascii="Times New Roman" w:hAnsi="Times New Roman"/>
                <w:noProof/>
                <w:snapToGrid w:val="0"/>
                <w:w w:val="0"/>
              </w:rPr>
              <w:t>9.4</w:t>
            </w:r>
            <w:r>
              <w:rPr>
                <w:rFonts w:cstheme="minorBidi"/>
                <w:noProof/>
                <w:sz w:val="24"/>
                <w:lang w:val="en-CA" w:bidi="ar-SA"/>
              </w:rPr>
              <w:tab/>
            </w:r>
            <w:r w:rsidRPr="004C426E">
              <w:rPr>
                <w:rStyle w:val="Hyperlink"/>
                <w:noProof/>
              </w:rPr>
              <w:t>Integration with ArcGIS</w:t>
            </w:r>
            <w:r>
              <w:rPr>
                <w:noProof/>
                <w:webHidden/>
              </w:rPr>
              <w:tab/>
            </w:r>
            <w:r>
              <w:rPr>
                <w:noProof/>
                <w:webHidden/>
              </w:rPr>
              <w:fldChar w:fldCharType="begin"/>
            </w:r>
            <w:r>
              <w:rPr>
                <w:noProof/>
                <w:webHidden/>
              </w:rPr>
              <w:instrText xml:space="preserve"> PAGEREF _Toc25592356 \h </w:instrText>
            </w:r>
            <w:r>
              <w:rPr>
                <w:noProof/>
                <w:webHidden/>
              </w:rPr>
            </w:r>
            <w:r>
              <w:rPr>
                <w:noProof/>
                <w:webHidden/>
              </w:rPr>
              <w:fldChar w:fldCharType="separate"/>
            </w:r>
            <w:r>
              <w:rPr>
                <w:noProof/>
                <w:webHidden/>
              </w:rPr>
              <w:t>100</w:t>
            </w:r>
            <w:r>
              <w:rPr>
                <w:noProof/>
                <w:webHidden/>
              </w:rPr>
              <w:fldChar w:fldCharType="end"/>
            </w:r>
          </w:hyperlink>
        </w:p>
        <w:p w14:paraId="456955DF" w14:textId="087771BF" w:rsidR="001A169D" w:rsidRDefault="001A169D">
          <w:pPr>
            <w:pStyle w:val="TOC1"/>
            <w:tabs>
              <w:tab w:val="left" w:pos="720"/>
              <w:tab w:val="right" w:leader="dot" w:pos="9350"/>
            </w:tabs>
            <w:rPr>
              <w:rFonts w:cstheme="minorBidi"/>
              <w:noProof/>
              <w:sz w:val="24"/>
              <w:lang w:val="en-CA" w:bidi="ar-SA"/>
            </w:rPr>
          </w:pPr>
          <w:hyperlink w:anchor="_Toc25592357" w:history="1">
            <w:r w:rsidRPr="004C426E">
              <w:rPr>
                <w:rStyle w:val="Hyperlink"/>
                <w:noProof/>
              </w:rPr>
              <w:t>10</w:t>
            </w:r>
            <w:r>
              <w:rPr>
                <w:rFonts w:cstheme="minorBidi"/>
                <w:noProof/>
                <w:sz w:val="24"/>
                <w:lang w:val="en-CA" w:bidi="ar-SA"/>
              </w:rPr>
              <w:tab/>
            </w:r>
            <w:r w:rsidRPr="004C426E">
              <w:rPr>
                <w:rStyle w:val="Hyperlink"/>
                <w:noProof/>
              </w:rPr>
              <w:t>Workflows (in progress)</w:t>
            </w:r>
            <w:r>
              <w:rPr>
                <w:noProof/>
                <w:webHidden/>
              </w:rPr>
              <w:tab/>
            </w:r>
            <w:r>
              <w:rPr>
                <w:noProof/>
                <w:webHidden/>
              </w:rPr>
              <w:fldChar w:fldCharType="begin"/>
            </w:r>
            <w:r>
              <w:rPr>
                <w:noProof/>
                <w:webHidden/>
              </w:rPr>
              <w:instrText xml:space="preserve"> PAGEREF _Toc25592357 \h </w:instrText>
            </w:r>
            <w:r>
              <w:rPr>
                <w:noProof/>
                <w:webHidden/>
              </w:rPr>
            </w:r>
            <w:r>
              <w:rPr>
                <w:noProof/>
                <w:webHidden/>
              </w:rPr>
              <w:fldChar w:fldCharType="separate"/>
            </w:r>
            <w:r>
              <w:rPr>
                <w:noProof/>
                <w:webHidden/>
              </w:rPr>
              <w:t>100</w:t>
            </w:r>
            <w:r>
              <w:rPr>
                <w:noProof/>
                <w:webHidden/>
              </w:rPr>
              <w:fldChar w:fldCharType="end"/>
            </w:r>
          </w:hyperlink>
        </w:p>
        <w:p w14:paraId="751012AB" w14:textId="085E4809" w:rsidR="001A169D" w:rsidRDefault="001A169D">
          <w:pPr>
            <w:pStyle w:val="TOC2"/>
            <w:tabs>
              <w:tab w:val="left" w:pos="960"/>
              <w:tab w:val="right" w:leader="dot" w:pos="9350"/>
            </w:tabs>
            <w:rPr>
              <w:rFonts w:cstheme="minorBidi"/>
              <w:noProof/>
              <w:sz w:val="24"/>
              <w:lang w:val="en-CA" w:bidi="ar-SA"/>
            </w:rPr>
          </w:pPr>
          <w:hyperlink w:anchor="_Toc25592358" w:history="1">
            <w:r w:rsidRPr="004C426E">
              <w:rPr>
                <w:rStyle w:val="Hyperlink"/>
                <w:rFonts w:ascii="Times New Roman" w:hAnsi="Times New Roman"/>
                <w:noProof/>
                <w:snapToGrid w:val="0"/>
                <w:w w:val="0"/>
              </w:rPr>
              <w:t>10.1</w:t>
            </w:r>
            <w:r>
              <w:rPr>
                <w:rFonts w:cstheme="minorBidi"/>
                <w:noProof/>
                <w:sz w:val="24"/>
                <w:lang w:val="en-CA" w:bidi="ar-SA"/>
              </w:rPr>
              <w:tab/>
            </w:r>
            <w:r w:rsidRPr="004C426E">
              <w:rPr>
                <w:rStyle w:val="Hyperlink"/>
                <w:noProof/>
              </w:rPr>
              <w:t>Data Mapping</w:t>
            </w:r>
            <w:r>
              <w:rPr>
                <w:noProof/>
                <w:webHidden/>
              </w:rPr>
              <w:tab/>
            </w:r>
            <w:r>
              <w:rPr>
                <w:noProof/>
                <w:webHidden/>
              </w:rPr>
              <w:fldChar w:fldCharType="begin"/>
            </w:r>
            <w:r>
              <w:rPr>
                <w:noProof/>
                <w:webHidden/>
              </w:rPr>
              <w:instrText xml:space="preserve"> PAGEREF _Toc25592358 \h </w:instrText>
            </w:r>
            <w:r>
              <w:rPr>
                <w:noProof/>
                <w:webHidden/>
              </w:rPr>
            </w:r>
            <w:r>
              <w:rPr>
                <w:noProof/>
                <w:webHidden/>
              </w:rPr>
              <w:fldChar w:fldCharType="separate"/>
            </w:r>
            <w:r>
              <w:rPr>
                <w:noProof/>
                <w:webHidden/>
              </w:rPr>
              <w:t>100</w:t>
            </w:r>
            <w:r>
              <w:rPr>
                <w:noProof/>
                <w:webHidden/>
              </w:rPr>
              <w:fldChar w:fldCharType="end"/>
            </w:r>
          </w:hyperlink>
        </w:p>
        <w:p w14:paraId="04A90EFB" w14:textId="4F9C0B42" w:rsidR="001A169D" w:rsidRDefault="001A169D">
          <w:pPr>
            <w:pStyle w:val="TOC3"/>
            <w:tabs>
              <w:tab w:val="left" w:pos="1200"/>
              <w:tab w:val="right" w:leader="dot" w:pos="9350"/>
            </w:tabs>
            <w:rPr>
              <w:rFonts w:cstheme="minorBidi"/>
              <w:noProof/>
              <w:sz w:val="24"/>
              <w:lang w:val="en-CA" w:bidi="ar-SA"/>
            </w:rPr>
          </w:pPr>
          <w:hyperlink w:anchor="_Toc25592359" w:history="1">
            <w:r w:rsidRPr="004C426E">
              <w:rPr>
                <w:rStyle w:val="Hyperlink"/>
                <w:noProof/>
              </w:rPr>
              <w:t>10.1.1</w:t>
            </w:r>
            <w:r>
              <w:rPr>
                <w:rFonts w:cstheme="minorBidi"/>
                <w:noProof/>
                <w:sz w:val="24"/>
                <w:lang w:val="en-CA" w:bidi="ar-SA"/>
              </w:rPr>
              <w:tab/>
            </w:r>
            <w:r w:rsidRPr="004C426E">
              <w:rPr>
                <w:rStyle w:val="Hyperlink"/>
                <w:noProof/>
              </w:rPr>
              <w:t>Alternative approaches</w:t>
            </w:r>
            <w:r>
              <w:rPr>
                <w:noProof/>
                <w:webHidden/>
              </w:rPr>
              <w:tab/>
            </w:r>
            <w:r>
              <w:rPr>
                <w:noProof/>
                <w:webHidden/>
              </w:rPr>
              <w:fldChar w:fldCharType="begin"/>
            </w:r>
            <w:r>
              <w:rPr>
                <w:noProof/>
                <w:webHidden/>
              </w:rPr>
              <w:instrText xml:space="preserve"> PAGEREF _Toc25592359 \h </w:instrText>
            </w:r>
            <w:r>
              <w:rPr>
                <w:noProof/>
                <w:webHidden/>
              </w:rPr>
            </w:r>
            <w:r>
              <w:rPr>
                <w:noProof/>
                <w:webHidden/>
              </w:rPr>
              <w:fldChar w:fldCharType="separate"/>
            </w:r>
            <w:r>
              <w:rPr>
                <w:noProof/>
                <w:webHidden/>
              </w:rPr>
              <w:t>100</w:t>
            </w:r>
            <w:r>
              <w:rPr>
                <w:noProof/>
                <w:webHidden/>
              </w:rPr>
              <w:fldChar w:fldCharType="end"/>
            </w:r>
          </w:hyperlink>
        </w:p>
        <w:p w14:paraId="64B0532D" w14:textId="2B47C966" w:rsidR="001A169D" w:rsidRDefault="001A169D">
          <w:pPr>
            <w:pStyle w:val="TOC3"/>
            <w:tabs>
              <w:tab w:val="left" w:pos="1200"/>
              <w:tab w:val="right" w:leader="dot" w:pos="9350"/>
            </w:tabs>
            <w:rPr>
              <w:rFonts w:cstheme="minorBidi"/>
              <w:noProof/>
              <w:sz w:val="24"/>
              <w:lang w:val="en-CA" w:bidi="ar-SA"/>
            </w:rPr>
          </w:pPr>
          <w:hyperlink w:anchor="_Toc25592360" w:history="1">
            <w:r w:rsidRPr="004C426E">
              <w:rPr>
                <w:rStyle w:val="Hyperlink"/>
                <w:noProof/>
              </w:rPr>
              <w:t>10.1.2</w:t>
            </w:r>
            <w:r>
              <w:rPr>
                <w:rFonts w:cstheme="minorBidi"/>
                <w:noProof/>
                <w:sz w:val="24"/>
                <w:lang w:val="en-CA" w:bidi="ar-SA"/>
              </w:rPr>
              <w:tab/>
            </w:r>
            <w:r w:rsidRPr="004C426E">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_Toc25592360 \h </w:instrText>
            </w:r>
            <w:r>
              <w:rPr>
                <w:noProof/>
                <w:webHidden/>
              </w:rPr>
            </w:r>
            <w:r>
              <w:rPr>
                <w:noProof/>
                <w:webHidden/>
              </w:rPr>
              <w:fldChar w:fldCharType="separate"/>
            </w:r>
            <w:r>
              <w:rPr>
                <w:noProof/>
                <w:webHidden/>
              </w:rPr>
              <w:t>100</w:t>
            </w:r>
            <w:r>
              <w:rPr>
                <w:noProof/>
                <w:webHidden/>
              </w:rPr>
              <w:fldChar w:fldCharType="end"/>
            </w:r>
          </w:hyperlink>
        </w:p>
        <w:p w14:paraId="5B73D4B1" w14:textId="7E7C6C5B" w:rsidR="001A169D" w:rsidRDefault="001A169D">
          <w:pPr>
            <w:pStyle w:val="TOC3"/>
            <w:tabs>
              <w:tab w:val="left" w:pos="1200"/>
              <w:tab w:val="right" w:leader="dot" w:pos="9350"/>
            </w:tabs>
            <w:rPr>
              <w:rFonts w:cstheme="minorBidi"/>
              <w:noProof/>
              <w:sz w:val="24"/>
              <w:lang w:val="en-CA" w:bidi="ar-SA"/>
            </w:rPr>
          </w:pPr>
          <w:hyperlink w:anchor="_Toc25592361" w:history="1">
            <w:r w:rsidRPr="004C426E">
              <w:rPr>
                <w:rStyle w:val="Hyperlink"/>
                <w:noProof/>
              </w:rPr>
              <w:t>10.1.3</w:t>
            </w:r>
            <w:r>
              <w:rPr>
                <w:rFonts w:cstheme="minorBidi"/>
                <w:noProof/>
                <w:sz w:val="24"/>
                <w:lang w:val="en-CA" w:bidi="ar-SA"/>
              </w:rPr>
              <w:tab/>
            </w:r>
            <w:r w:rsidRPr="004C426E">
              <w:rPr>
                <w:rStyle w:val="Hyperlink"/>
                <w:noProof/>
              </w:rPr>
              <w:t>Repeat Data Mappings</w:t>
            </w:r>
            <w:r>
              <w:rPr>
                <w:noProof/>
                <w:webHidden/>
              </w:rPr>
              <w:tab/>
            </w:r>
            <w:r>
              <w:rPr>
                <w:noProof/>
                <w:webHidden/>
              </w:rPr>
              <w:fldChar w:fldCharType="begin"/>
            </w:r>
            <w:r>
              <w:rPr>
                <w:noProof/>
                <w:webHidden/>
              </w:rPr>
              <w:instrText xml:space="preserve"> PAGEREF _Toc25592361 \h </w:instrText>
            </w:r>
            <w:r>
              <w:rPr>
                <w:noProof/>
                <w:webHidden/>
              </w:rPr>
            </w:r>
            <w:r>
              <w:rPr>
                <w:noProof/>
                <w:webHidden/>
              </w:rPr>
              <w:fldChar w:fldCharType="separate"/>
            </w:r>
            <w:r>
              <w:rPr>
                <w:noProof/>
                <w:webHidden/>
              </w:rPr>
              <w:t>101</w:t>
            </w:r>
            <w:r>
              <w:rPr>
                <w:noProof/>
                <w:webHidden/>
              </w:rPr>
              <w:fldChar w:fldCharType="end"/>
            </w:r>
          </w:hyperlink>
        </w:p>
        <w:p w14:paraId="05B360FF" w14:textId="1E9F7C72" w:rsidR="001A169D" w:rsidRDefault="001A169D">
          <w:pPr>
            <w:pStyle w:val="TOC3"/>
            <w:tabs>
              <w:tab w:val="left" w:pos="1200"/>
              <w:tab w:val="right" w:leader="dot" w:pos="9350"/>
            </w:tabs>
            <w:rPr>
              <w:rFonts w:cstheme="minorBidi"/>
              <w:noProof/>
              <w:sz w:val="24"/>
              <w:lang w:val="en-CA" w:bidi="ar-SA"/>
            </w:rPr>
          </w:pPr>
          <w:hyperlink w:anchor="_Toc25592362" w:history="1">
            <w:r w:rsidRPr="004C426E">
              <w:rPr>
                <w:rStyle w:val="Hyperlink"/>
                <w:rFonts w:eastAsia="Times New Roman"/>
                <w:noProof/>
                <w:bdr w:val="none" w:sz="0" w:space="0" w:color="auto" w:frame="1"/>
                <w:lang w:eastAsia="en-CA"/>
              </w:rPr>
              <w:t>10.1.4</w:t>
            </w:r>
            <w:r>
              <w:rPr>
                <w:rFonts w:cstheme="minorBidi"/>
                <w:noProof/>
                <w:sz w:val="24"/>
                <w:lang w:val="en-CA" w:bidi="ar-SA"/>
              </w:rPr>
              <w:tab/>
            </w:r>
            <w:r w:rsidRPr="004C426E">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_Toc25592362 \h </w:instrText>
            </w:r>
            <w:r>
              <w:rPr>
                <w:noProof/>
                <w:webHidden/>
              </w:rPr>
            </w:r>
            <w:r>
              <w:rPr>
                <w:noProof/>
                <w:webHidden/>
              </w:rPr>
              <w:fldChar w:fldCharType="separate"/>
            </w:r>
            <w:r>
              <w:rPr>
                <w:noProof/>
                <w:webHidden/>
              </w:rPr>
              <w:t>102</w:t>
            </w:r>
            <w:r>
              <w:rPr>
                <w:noProof/>
                <w:webHidden/>
              </w:rPr>
              <w:fldChar w:fldCharType="end"/>
            </w:r>
          </w:hyperlink>
        </w:p>
        <w:p w14:paraId="4D9CD02E" w14:textId="67505FAF" w:rsidR="001A169D" w:rsidRDefault="001A169D">
          <w:pPr>
            <w:pStyle w:val="TOC2"/>
            <w:tabs>
              <w:tab w:val="left" w:pos="960"/>
              <w:tab w:val="right" w:leader="dot" w:pos="9350"/>
            </w:tabs>
            <w:rPr>
              <w:rFonts w:cstheme="minorBidi"/>
              <w:noProof/>
              <w:sz w:val="24"/>
              <w:lang w:val="en-CA" w:bidi="ar-SA"/>
            </w:rPr>
          </w:pPr>
          <w:hyperlink w:anchor="_Toc25592363" w:history="1">
            <w:r w:rsidRPr="004C426E">
              <w:rPr>
                <w:rStyle w:val="Hyperlink"/>
                <w:rFonts w:ascii="Times New Roman" w:hAnsi="Times New Roman"/>
                <w:noProof/>
                <w:snapToGrid w:val="0"/>
                <w:w w:val="0"/>
              </w:rPr>
              <w:t>10.2</w:t>
            </w:r>
            <w:r>
              <w:rPr>
                <w:rFonts w:cstheme="minorBidi"/>
                <w:noProof/>
                <w:sz w:val="24"/>
                <w:lang w:val="en-CA" w:bidi="ar-SA"/>
              </w:rPr>
              <w:tab/>
            </w:r>
            <w:r w:rsidRPr="004C426E">
              <w:rPr>
                <w:rStyle w:val="Hyperlink"/>
                <w:noProof/>
              </w:rPr>
              <w:t>Data Storage</w:t>
            </w:r>
            <w:r>
              <w:rPr>
                <w:noProof/>
                <w:webHidden/>
              </w:rPr>
              <w:tab/>
            </w:r>
            <w:r>
              <w:rPr>
                <w:noProof/>
                <w:webHidden/>
              </w:rPr>
              <w:fldChar w:fldCharType="begin"/>
            </w:r>
            <w:r>
              <w:rPr>
                <w:noProof/>
                <w:webHidden/>
              </w:rPr>
              <w:instrText xml:space="preserve"> PAGEREF _Toc25592363 \h </w:instrText>
            </w:r>
            <w:r>
              <w:rPr>
                <w:noProof/>
                <w:webHidden/>
              </w:rPr>
            </w:r>
            <w:r>
              <w:rPr>
                <w:noProof/>
                <w:webHidden/>
              </w:rPr>
              <w:fldChar w:fldCharType="separate"/>
            </w:r>
            <w:r>
              <w:rPr>
                <w:noProof/>
                <w:webHidden/>
              </w:rPr>
              <w:t>103</w:t>
            </w:r>
            <w:r>
              <w:rPr>
                <w:noProof/>
                <w:webHidden/>
              </w:rPr>
              <w:fldChar w:fldCharType="end"/>
            </w:r>
          </w:hyperlink>
        </w:p>
        <w:p w14:paraId="13EB61BC" w14:textId="22B4035C" w:rsidR="001A169D" w:rsidRDefault="001A169D">
          <w:pPr>
            <w:pStyle w:val="TOC3"/>
            <w:tabs>
              <w:tab w:val="left" w:pos="1200"/>
              <w:tab w:val="right" w:leader="dot" w:pos="9350"/>
            </w:tabs>
            <w:rPr>
              <w:rFonts w:cstheme="minorBidi"/>
              <w:noProof/>
              <w:sz w:val="24"/>
              <w:lang w:val="en-CA" w:bidi="ar-SA"/>
            </w:rPr>
          </w:pPr>
          <w:hyperlink w:anchor="_Toc25592364" w:history="1">
            <w:r w:rsidRPr="004C426E">
              <w:rPr>
                <w:rStyle w:val="Hyperlink"/>
                <w:noProof/>
              </w:rPr>
              <w:t>10.2.1</w:t>
            </w:r>
            <w:r>
              <w:rPr>
                <w:rFonts w:cstheme="minorBidi"/>
                <w:noProof/>
                <w:sz w:val="24"/>
                <w:lang w:val="en-CA" w:bidi="ar-SA"/>
              </w:rPr>
              <w:tab/>
            </w:r>
            <w:r w:rsidRPr="004C426E">
              <w:rPr>
                <w:rStyle w:val="Hyperlink"/>
                <w:noProof/>
              </w:rPr>
              <w:t>Upload to triplestore</w:t>
            </w:r>
            <w:r>
              <w:rPr>
                <w:noProof/>
                <w:webHidden/>
              </w:rPr>
              <w:tab/>
            </w:r>
            <w:r>
              <w:rPr>
                <w:noProof/>
                <w:webHidden/>
              </w:rPr>
              <w:fldChar w:fldCharType="begin"/>
            </w:r>
            <w:r>
              <w:rPr>
                <w:noProof/>
                <w:webHidden/>
              </w:rPr>
              <w:instrText xml:space="preserve"> PAGEREF _Toc25592364 \h </w:instrText>
            </w:r>
            <w:r>
              <w:rPr>
                <w:noProof/>
                <w:webHidden/>
              </w:rPr>
            </w:r>
            <w:r>
              <w:rPr>
                <w:noProof/>
                <w:webHidden/>
              </w:rPr>
              <w:fldChar w:fldCharType="separate"/>
            </w:r>
            <w:r>
              <w:rPr>
                <w:noProof/>
                <w:webHidden/>
              </w:rPr>
              <w:t>103</w:t>
            </w:r>
            <w:r>
              <w:rPr>
                <w:noProof/>
                <w:webHidden/>
              </w:rPr>
              <w:fldChar w:fldCharType="end"/>
            </w:r>
          </w:hyperlink>
        </w:p>
        <w:p w14:paraId="481127C9" w14:textId="42677444" w:rsidR="001A169D" w:rsidRDefault="001A169D">
          <w:pPr>
            <w:pStyle w:val="TOC1"/>
            <w:tabs>
              <w:tab w:val="left" w:pos="720"/>
              <w:tab w:val="right" w:leader="dot" w:pos="9350"/>
            </w:tabs>
            <w:rPr>
              <w:rFonts w:cstheme="minorBidi"/>
              <w:noProof/>
              <w:sz w:val="24"/>
              <w:lang w:val="en-CA" w:bidi="ar-SA"/>
            </w:rPr>
          </w:pPr>
          <w:hyperlink w:anchor="_Toc25592365" w:history="1">
            <w:r w:rsidRPr="004C426E">
              <w:rPr>
                <w:rStyle w:val="Hyperlink"/>
                <w:noProof/>
              </w:rPr>
              <w:t>11</w:t>
            </w:r>
            <w:r>
              <w:rPr>
                <w:rFonts w:cstheme="minorBidi"/>
                <w:noProof/>
                <w:sz w:val="24"/>
                <w:lang w:val="en-CA" w:bidi="ar-SA"/>
              </w:rPr>
              <w:tab/>
            </w:r>
            <w:r w:rsidRPr="004C426E">
              <w:rPr>
                <w:rStyle w:val="Hyperlink"/>
                <w:noProof/>
              </w:rPr>
              <w:t>Future Work</w:t>
            </w:r>
            <w:r>
              <w:rPr>
                <w:noProof/>
                <w:webHidden/>
              </w:rPr>
              <w:tab/>
            </w:r>
            <w:r>
              <w:rPr>
                <w:noProof/>
                <w:webHidden/>
              </w:rPr>
              <w:fldChar w:fldCharType="begin"/>
            </w:r>
            <w:r>
              <w:rPr>
                <w:noProof/>
                <w:webHidden/>
              </w:rPr>
              <w:instrText xml:space="preserve"> PAGEREF _Toc25592365 \h </w:instrText>
            </w:r>
            <w:r>
              <w:rPr>
                <w:noProof/>
                <w:webHidden/>
              </w:rPr>
            </w:r>
            <w:r>
              <w:rPr>
                <w:noProof/>
                <w:webHidden/>
              </w:rPr>
              <w:fldChar w:fldCharType="separate"/>
            </w:r>
            <w:r>
              <w:rPr>
                <w:noProof/>
                <w:webHidden/>
              </w:rPr>
              <w:t>103</w:t>
            </w:r>
            <w:r>
              <w:rPr>
                <w:noProof/>
                <w:webHidden/>
              </w:rPr>
              <w:fldChar w:fldCharType="end"/>
            </w:r>
          </w:hyperlink>
        </w:p>
        <w:p w14:paraId="55303697" w14:textId="45C00559" w:rsidR="001A169D" w:rsidRDefault="001A169D">
          <w:pPr>
            <w:pStyle w:val="TOC2"/>
            <w:tabs>
              <w:tab w:val="left" w:pos="960"/>
              <w:tab w:val="right" w:leader="dot" w:pos="9350"/>
            </w:tabs>
            <w:rPr>
              <w:rFonts w:cstheme="minorBidi"/>
              <w:noProof/>
              <w:sz w:val="24"/>
              <w:lang w:val="en-CA" w:bidi="ar-SA"/>
            </w:rPr>
          </w:pPr>
          <w:hyperlink w:anchor="_Toc25592366" w:history="1">
            <w:r w:rsidRPr="004C426E">
              <w:rPr>
                <w:rStyle w:val="Hyperlink"/>
                <w:rFonts w:ascii="Times New Roman" w:hAnsi="Times New Roman"/>
                <w:noProof/>
                <w:snapToGrid w:val="0"/>
                <w:w w:val="0"/>
              </w:rPr>
              <w:t>11.1</w:t>
            </w:r>
            <w:r>
              <w:rPr>
                <w:rFonts w:cstheme="minorBidi"/>
                <w:noProof/>
                <w:sz w:val="24"/>
                <w:lang w:val="en-CA" w:bidi="ar-SA"/>
              </w:rPr>
              <w:tab/>
            </w:r>
            <w:r w:rsidRPr="004C426E">
              <w:rPr>
                <w:rStyle w:val="Hyperlink"/>
                <w:noProof/>
              </w:rPr>
              <w:t>Research</w:t>
            </w:r>
            <w:r>
              <w:rPr>
                <w:noProof/>
                <w:webHidden/>
              </w:rPr>
              <w:tab/>
            </w:r>
            <w:r>
              <w:rPr>
                <w:noProof/>
                <w:webHidden/>
              </w:rPr>
              <w:fldChar w:fldCharType="begin"/>
            </w:r>
            <w:r>
              <w:rPr>
                <w:noProof/>
                <w:webHidden/>
              </w:rPr>
              <w:instrText xml:space="preserve"> PAGEREF _Toc25592366 \h </w:instrText>
            </w:r>
            <w:r>
              <w:rPr>
                <w:noProof/>
                <w:webHidden/>
              </w:rPr>
            </w:r>
            <w:r>
              <w:rPr>
                <w:noProof/>
                <w:webHidden/>
              </w:rPr>
              <w:fldChar w:fldCharType="separate"/>
            </w:r>
            <w:r>
              <w:rPr>
                <w:noProof/>
                <w:webHidden/>
              </w:rPr>
              <w:t>103</w:t>
            </w:r>
            <w:r>
              <w:rPr>
                <w:noProof/>
                <w:webHidden/>
              </w:rPr>
              <w:fldChar w:fldCharType="end"/>
            </w:r>
          </w:hyperlink>
        </w:p>
        <w:p w14:paraId="35AB2043" w14:textId="35BC505E" w:rsidR="001A169D" w:rsidRDefault="001A169D">
          <w:pPr>
            <w:pStyle w:val="TOC2"/>
            <w:tabs>
              <w:tab w:val="left" w:pos="960"/>
              <w:tab w:val="right" w:leader="dot" w:pos="9350"/>
            </w:tabs>
            <w:rPr>
              <w:rFonts w:cstheme="minorBidi"/>
              <w:noProof/>
              <w:sz w:val="24"/>
              <w:lang w:val="en-CA" w:bidi="ar-SA"/>
            </w:rPr>
          </w:pPr>
          <w:hyperlink w:anchor="_Toc25592367" w:history="1">
            <w:r w:rsidRPr="004C426E">
              <w:rPr>
                <w:rStyle w:val="Hyperlink"/>
                <w:rFonts w:ascii="Times New Roman" w:hAnsi="Times New Roman"/>
                <w:noProof/>
                <w:snapToGrid w:val="0"/>
                <w:w w:val="0"/>
              </w:rPr>
              <w:t>11.2</w:t>
            </w:r>
            <w:r>
              <w:rPr>
                <w:rFonts w:cstheme="minorBidi"/>
                <w:noProof/>
                <w:sz w:val="24"/>
                <w:lang w:val="en-CA" w:bidi="ar-SA"/>
              </w:rPr>
              <w:tab/>
            </w:r>
            <w:r w:rsidRPr="004C426E">
              <w:rPr>
                <w:rStyle w:val="Hyperlink"/>
                <w:noProof/>
              </w:rPr>
              <w:t>Extensions for iCity Applications</w:t>
            </w:r>
            <w:r>
              <w:rPr>
                <w:noProof/>
                <w:webHidden/>
              </w:rPr>
              <w:tab/>
            </w:r>
            <w:r>
              <w:rPr>
                <w:noProof/>
                <w:webHidden/>
              </w:rPr>
              <w:fldChar w:fldCharType="begin"/>
            </w:r>
            <w:r>
              <w:rPr>
                <w:noProof/>
                <w:webHidden/>
              </w:rPr>
              <w:instrText xml:space="preserve"> PAGEREF _Toc25592367 \h </w:instrText>
            </w:r>
            <w:r>
              <w:rPr>
                <w:noProof/>
                <w:webHidden/>
              </w:rPr>
            </w:r>
            <w:r>
              <w:rPr>
                <w:noProof/>
                <w:webHidden/>
              </w:rPr>
              <w:fldChar w:fldCharType="separate"/>
            </w:r>
            <w:r>
              <w:rPr>
                <w:noProof/>
                <w:webHidden/>
              </w:rPr>
              <w:t>104</w:t>
            </w:r>
            <w:r>
              <w:rPr>
                <w:noProof/>
                <w:webHidden/>
              </w:rPr>
              <w:fldChar w:fldCharType="end"/>
            </w:r>
          </w:hyperlink>
        </w:p>
        <w:p w14:paraId="01018947" w14:textId="0D60703F" w:rsidR="001A169D" w:rsidRDefault="001A169D">
          <w:pPr>
            <w:pStyle w:val="TOC3"/>
            <w:tabs>
              <w:tab w:val="left" w:pos="1200"/>
              <w:tab w:val="right" w:leader="dot" w:pos="9350"/>
            </w:tabs>
            <w:rPr>
              <w:rFonts w:cstheme="minorBidi"/>
              <w:noProof/>
              <w:sz w:val="24"/>
              <w:lang w:val="en-CA" w:bidi="ar-SA"/>
            </w:rPr>
          </w:pPr>
          <w:hyperlink w:anchor="_Toc25592368" w:history="1">
            <w:r w:rsidRPr="004C426E">
              <w:rPr>
                <w:rStyle w:val="Hyperlink"/>
                <w:noProof/>
              </w:rPr>
              <w:t>11.2.1</w:t>
            </w:r>
            <w:r>
              <w:rPr>
                <w:rFonts w:cstheme="minorBidi"/>
                <w:noProof/>
                <w:sz w:val="24"/>
                <w:lang w:val="en-CA" w:bidi="ar-SA"/>
              </w:rPr>
              <w:tab/>
            </w:r>
            <w:r w:rsidRPr="004C426E">
              <w:rPr>
                <w:rStyle w:val="Hyperlink"/>
                <w:noProof/>
              </w:rPr>
              <w:t>Data Collection</w:t>
            </w:r>
            <w:r>
              <w:rPr>
                <w:noProof/>
                <w:webHidden/>
              </w:rPr>
              <w:tab/>
            </w:r>
            <w:r>
              <w:rPr>
                <w:noProof/>
                <w:webHidden/>
              </w:rPr>
              <w:fldChar w:fldCharType="begin"/>
            </w:r>
            <w:r>
              <w:rPr>
                <w:noProof/>
                <w:webHidden/>
              </w:rPr>
              <w:instrText xml:space="preserve"> PAGEREF _Toc25592368 \h </w:instrText>
            </w:r>
            <w:r>
              <w:rPr>
                <w:noProof/>
                <w:webHidden/>
              </w:rPr>
            </w:r>
            <w:r>
              <w:rPr>
                <w:noProof/>
                <w:webHidden/>
              </w:rPr>
              <w:fldChar w:fldCharType="separate"/>
            </w:r>
            <w:r>
              <w:rPr>
                <w:noProof/>
                <w:webHidden/>
              </w:rPr>
              <w:t>105</w:t>
            </w:r>
            <w:r>
              <w:rPr>
                <w:noProof/>
                <w:webHidden/>
              </w:rPr>
              <w:fldChar w:fldCharType="end"/>
            </w:r>
          </w:hyperlink>
        </w:p>
        <w:p w14:paraId="32FC2197" w14:textId="6823261D" w:rsidR="001A169D" w:rsidRDefault="001A169D">
          <w:pPr>
            <w:pStyle w:val="TOC3"/>
            <w:tabs>
              <w:tab w:val="left" w:pos="1200"/>
              <w:tab w:val="right" w:leader="dot" w:pos="9350"/>
            </w:tabs>
            <w:rPr>
              <w:rFonts w:cstheme="minorBidi"/>
              <w:noProof/>
              <w:sz w:val="24"/>
              <w:lang w:val="en-CA" w:bidi="ar-SA"/>
            </w:rPr>
          </w:pPr>
          <w:hyperlink w:anchor="_Toc25592369" w:history="1">
            <w:r w:rsidRPr="004C426E">
              <w:rPr>
                <w:rStyle w:val="Hyperlink"/>
                <w:noProof/>
              </w:rPr>
              <w:t>11.2.2</w:t>
            </w:r>
            <w:r>
              <w:rPr>
                <w:rFonts w:cstheme="minorBidi"/>
                <w:noProof/>
                <w:sz w:val="24"/>
                <w:lang w:val="en-CA" w:bidi="ar-SA"/>
              </w:rPr>
              <w:tab/>
            </w:r>
            <w:r w:rsidRPr="004C426E">
              <w:rPr>
                <w:rStyle w:val="Hyperlink"/>
                <w:noProof/>
              </w:rPr>
              <w:t>Simulation of Urban Systems</w:t>
            </w:r>
            <w:r>
              <w:rPr>
                <w:noProof/>
                <w:webHidden/>
              </w:rPr>
              <w:tab/>
            </w:r>
            <w:r>
              <w:rPr>
                <w:noProof/>
                <w:webHidden/>
              </w:rPr>
              <w:fldChar w:fldCharType="begin"/>
            </w:r>
            <w:r>
              <w:rPr>
                <w:noProof/>
                <w:webHidden/>
              </w:rPr>
              <w:instrText xml:space="preserve"> PAGEREF _Toc25592369 \h </w:instrText>
            </w:r>
            <w:r>
              <w:rPr>
                <w:noProof/>
                <w:webHidden/>
              </w:rPr>
            </w:r>
            <w:r>
              <w:rPr>
                <w:noProof/>
                <w:webHidden/>
              </w:rPr>
              <w:fldChar w:fldCharType="separate"/>
            </w:r>
            <w:r>
              <w:rPr>
                <w:noProof/>
                <w:webHidden/>
              </w:rPr>
              <w:t>106</w:t>
            </w:r>
            <w:r>
              <w:rPr>
                <w:noProof/>
                <w:webHidden/>
              </w:rPr>
              <w:fldChar w:fldCharType="end"/>
            </w:r>
          </w:hyperlink>
        </w:p>
        <w:p w14:paraId="0DA16B90" w14:textId="4D0B04BB" w:rsidR="001A169D" w:rsidRDefault="001A169D">
          <w:pPr>
            <w:pStyle w:val="TOC1"/>
            <w:tabs>
              <w:tab w:val="right" w:leader="dot" w:pos="9350"/>
            </w:tabs>
            <w:rPr>
              <w:rFonts w:cstheme="minorBidi"/>
              <w:noProof/>
              <w:sz w:val="24"/>
              <w:lang w:val="en-CA" w:bidi="ar-SA"/>
            </w:rPr>
          </w:pPr>
          <w:hyperlink w:anchor="_Toc25592370" w:history="1">
            <w:r w:rsidRPr="004C426E">
              <w:rPr>
                <w:rStyle w:val="Hyperlink"/>
                <w:noProof/>
              </w:rPr>
              <w:t>Acknowledgements</w:t>
            </w:r>
            <w:r>
              <w:rPr>
                <w:noProof/>
                <w:webHidden/>
              </w:rPr>
              <w:tab/>
            </w:r>
            <w:r>
              <w:rPr>
                <w:noProof/>
                <w:webHidden/>
              </w:rPr>
              <w:fldChar w:fldCharType="begin"/>
            </w:r>
            <w:r>
              <w:rPr>
                <w:noProof/>
                <w:webHidden/>
              </w:rPr>
              <w:instrText xml:space="preserve"> PAGEREF _Toc25592370 \h </w:instrText>
            </w:r>
            <w:r>
              <w:rPr>
                <w:noProof/>
                <w:webHidden/>
              </w:rPr>
            </w:r>
            <w:r>
              <w:rPr>
                <w:noProof/>
                <w:webHidden/>
              </w:rPr>
              <w:fldChar w:fldCharType="separate"/>
            </w:r>
            <w:r>
              <w:rPr>
                <w:noProof/>
                <w:webHidden/>
              </w:rPr>
              <w:t>107</w:t>
            </w:r>
            <w:r>
              <w:rPr>
                <w:noProof/>
                <w:webHidden/>
              </w:rPr>
              <w:fldChar w:fldCharType="end"/>
            </w:r>
          </w:hyperlink>
        </w:p>
        <w:p w14:paraId="04A819CB" w14:textId="2D3D561C" w:rsidR="001A169D" w:rsidRDefault="001A169D">
          <w:pPr>
            <w:pStyle w:val="TOC1"/>
            <w:tabs>
              <w:tab w:val="right" w:leader="dot" w:pos="9350"/>
            </w:tabs>
            <w:rPr>
              <w:rFonts w:cstheme="minorBidi"/>
              <w:noProof/>
              <w:sz w:val="24"/>
              <w:lang w:val="en-CA" w:bidi="ar-SA"/>
            </w:rPr>
          </w:pPr>
          <w:hyperlink w:anchor="_Toc25592371" w:history="1">
            <w:r w:rsidRPr="004C426E">
              <w:rPr>
                <w:rStyle w:val="Hyperlink"/>
                <w:noProof/>
              </w:rPr>
              <w:t>Bibliography</w:t>
            </w:r>
            <w:r>
              <w:rPr>
                <w:noProof/>
                <w:webHidden/>
              </w:rPr>
              <w:tab/>
            </w:r>
            <w:r>
              <w:rPr>
                <w:noProof/>
                <w:webHidden/>
              </w:rPr>
              <w:fldChar w:fldCharType="begin"/>
            </w:r>
            <w:r>
              <w:rPr>
                <w:noProof/>
                <w:webHidden/>
              </w:rPr>
              <w:instrText xml:space="preserve"> PAGEREF _Toc25592371 \h </w:instrText>
            </w:r>
            <w:r>
              <w:rPr>
                <w:noProof/>
                <w:webHidden/>
              </w:rPr>
            </w:r>
            <w:r>
              <w:rPr>
                <w:noProof/>
                <w:webHidden/>
              </w:rPr>
              <w:fldChar w:fldCharType="separate"/>
            </w:r>
            <w:r>
              <w:rPr>
                <w:noProof/>
                <w:webHidden/>
              </w:rPr>
              <w:t>108</w:t>
            </w:r>
            <w:r>
              <w:rPr>
                <w:noProof/>
                <w:webHidden/>
              </w:rPr>
              <w:fldChar w:fldCharType="end"/>
            </w:r>
          </w:hyperlink>
        </w:p>
        <w:p w14:paraId="3FF22B7E" w14:textId="782CFC37" w:rsidR="001A169D" w:rsidRDefault="001A169D">
          <w:pPr>
            <w:pStyle w:val="TOC1"/>
            <w:tabs>
              <w:tab w:val="right" w:leader="dot" w:pos="9350"/>
            </w:tabs>
            <w:rPr>
              <w:rFonts w:cstheme="minorBidi"/>
              <w:noProof/>
              <w:sz w:val="24"/>
              <w:lang w:val="en-CA" w:bidi="ar-SA"/>
            </w:rPr>
          </w:pPr>
          <w:hyperlink w:anchor="_Toc25592372" w:history="1">
            <w:r w:rsidRPr="004C426E">
              <w:rPr>
                <w:rStyle w:val="Hyperlink"/>
                <w:noProof/>
              </w:rPr>
              <w:t>Appendix A TASHA Data Mapping:</w:t>
            </w:r>
            <w:r>
              <w:rPr>
                <w:noProof/>
                <w:webHidden/>
              </w:rPr>
              <w:tab/>
            </w:r>
            <w:r>
              <w:rPr>
                <w:noProof/>
                <w:webHidden/>
              </w:rPr>
              <w:fldChar w:fldCharType="begin"/>
            </w:r>
            <w:r>
              <w:rPr>
                <w:noProof/>
                <w:webHidden/>
              </w:rPr>
              <w:instrText xml:space="preserve"> PAGEREF _Toc25592372 \h </w:instrText>
            </w:r>
            <w:r>
              <w:rPr>
                <w:noProof/>
                <w:webHidden/>
              </w:rPr>
            </w:r>
            <w:r>
              <w:rPr>
                <w:noProof/>
                <w:webHidden/>
              </w:rPr>
              <w:fldChar w:fldCharType="separate"/>
            </w:r>
            <w:r>
              <w:rPr>
                <w:noProof/>
                <w:webHidden/>
              </w:rPr>
              <w:t>110</w:t>
            </w:r>
            <w:r>
              <w:rPr>
                <w:noProof/>
                <w:webHidden/>
              </w:rPr>
              <w:fldChar w:fldCharType="end"/>
            </w:r>
          </w:hyperlink>
        </w:p>
        <w:p w14:paraId="487B5F72" w14:textId="51BDB016" w:rsidR="001A169D" w:rsidRDefault="001A169D">
          <w:pPr>
            <w:pStyle w:val="TOC2"/>
            <w:tabs>
              <w:tab w:val="left" w:pos="960"/>
              <w:tab w:val="right" w:leader="dot" w:pos="9350"/>
            </w:tabs>
            <w:rPr>
              <w:rFonts w:cstheme="minorBidi"/>
              <w:noProof/>
              <w:sz w:val="24"/>
              <w:lang w:val="en-CA" w:bidi="ar-SA"/>
            </w:rPr>
          </w:pPr>
          <w:hyperlink w:anchor="_Toc25592373" w:history="1">
            <w:r w:rsidRPr="004C426E">
              <w:rPr>
                <w:rStyle w:val="Hyperlink"/>
                <w:rFonts w:ascii="Times New Roman" w:hAnsi="Times New Roman"/>
                <w:noProof/>
                <w:snapToGrid w:val="0"/>
                <w:w w:val="0"/>
              </w:rPr>
              <w:t>11.3</w:t>
            </w:r>
            <w:r>
              <w:rPr>
                <w:rFonts w:cstheme="minorBidi"/>
                <w:noProof/>
                <w:sz w:val="24"/>
                <w:lang w:val="en-CA" w:bidi="ar-SA"/>
              </w:rPr>
              <w:tab/>
            </w:r>
            <w:r w:rsidRPr="004C426E">
              <w:rPr>
                <w:rStyle w:val="Hyperlink"/>
                <w:noProof/>
              </w:rPr>
              <w:t>Mapping</w:t>
            </w:r>
            <w:r>
              <w:rPr>
                <w:noProof/>
                <w:webHidden/>
              </w:rPr>
              <w:tab/>
            </w:r>
            <w:r>
              <w:rPr>
                <w:noProof/>
                <w:webHidden/>
              </w:rPr>
              <w:fldChar w:fldCharType="begin"/>
            </w:r>
            <w:r>
              <w:rPr>
                <w:noProof/>
                <w:webHidden/>
              </w:rPr>
              <w:instrText xml:space="preserve"> PAGEREF _Toc25592373 \h </w:instrText>
            </w:r>
            <w:r>
              <w:rPr>
                <w:noProof/>
                <w:webHidden/>
              </w:rPr>
            </w:r>
            <w:r>
              <w:rPr>
                <w:noProof/>
                <w:webHidden/>
              </w:rPr>
              <w:fldChar w:fldCharType="separate"/>
            </w:r>
            <w:r>
              <w:rPr>
                <w:noProof/>
                <w:webHidden/>
              </w:rPr>
              <w:t>110</w:t>
            </w:r>
            <w:r>
              <w:rPr>
                <w:noProof/>
                <w:webHidden/>
              </w:rPr>
              <w:fldChar w:fldCharType="end"/>
            </w:r>
          </w:hyperlink>
        </w:p>
        <w:p w14:paraId="40097254" w14:textId="34EC5BE3" w:rsidR="001A169D" w:rsidRDefault="001A169D">
          <w:pPr>
            <w:pStyle w:val="TOC3"/>
            <w:tabs>
              <w:tab w:val="left" w:pos="1200"/>
              <w:tab w:val="right" w:leader="dot" w:pos="9350"/>
            </w:tabs>
            <w:rPr>
              <w:rFonts w:cstheme="minorBidi"/>
              <w:noProof/>
              <w:sz w:val="24"/>
              <w:lang w:val="en-CA" w:bidi="ar-SA"/>
            </w:rPr>
          </w:pPr>
          <w:hyperlink w:anchor="_Toc25592374" w:history="1">
            <w:r w:rsidRPr="004C426E">
              <w:rPr>
                <w:rStyle w:val="Hyperlink"/>
                <w:noProof/>
              </w:rPr>
              <w:t>11.3.1</w:t>
            </w:r>
            <w:r>
              <w:rPr>
                <w:rFonts w:cstheme="minorBidi"/>
                <w:noProof/>
                <w:sz w:val="24"/>
                <w:lang w:val="en-CA" w:bidi="ar-SA"/>
              </w:rPr>
              <w:tab/>
            </w:r>
            <w:r w:rsidRPr="004C426E">
              <w:rPr>
                <w:rStyle w:val="Hyperlink"/>
                <w:noProof/>
              </w:rPr>
              <w:t>Simulation Metadata</w:t>
            </w:r>
            <w:r>
              <w:rPr>
                <w:noProof/>
                <w:webHidden/>
              </w:rPr>
              <w:tab/>
            </w:r>
            <w:r>
              <w:rPr>
                <w:noProof/>
                <w:webHidden/>
              </w:rPr>
              <w:fldChar w:fldCharType="begin"/>
            </w:r>
            <w:r>
              <w:rPr>
                <w:noProof/>
                <w:webHidden/>
              </w:rPr>
              <w:instrText xml:space="preserve"> PAGEREF _Toc25592374 \h </w:instrText>
            </w:r>
            <w:r>
              <w:rPr>
                <w:noProof/>
                <w:webHidden/>
              </w:rPr>
            </w:r>
            <w:r>
              <w:rPr>
                <w:noProof/>
                <w:webHidden/>
              </w:rPr>
              <w:fldChar w:fldCharType="separate"/>
            </w:r>
            <w:r>
              <w:rPr>
                <w:noProof/>
                <w:webHidden/>
              </w:rPr>
              <w:t>111</w:t>
            </w:r>
            <w:r>
              <w:rPr>
                <w:noProof/>
                <w:webHidden/>
              </w:rPr>
              <w:fldChar w:fldCharType="end"/>
            </w:r>
          </w:hyperlink>
        </w:p>
        <w:p w14:paraId="4573D928" w14:textId="19A5D315" w:rsidR="001A169D" w:rsidRDefault="001A169D">
          <w:pPr>
            <w:pStyle w:val="TOC3"/>
            <w:tabs>
              <w:tab w:val="left" w:pos="1200"/>
              <w:tab w:val="right" w:leader="dot" w:pos="9350"/>
            </w:tabs>
            <w:rPr>
              <w:rFonts w:cstheme="minorBidi"/>
              <w:noProof/>
              <w:sz w:val="24"/>
              <w:lang w:val="en-CA" w:bidi="ar-SA"/>
            </w:rPr>
          </w:pPr>
          <w:hyperlink w:anchor="_Toc25592375" w:history="1">
            <w:r w:rsidRPr="004C426E">
              <w:rPr>
                <w:rStyle w:val="Hyperlink"/>
                <w:noProof/>
              </w:rPr>
              <w:t>11.3.2</w:t>
            </w:r>
            <w:r>
              <w:rPr>
                <w:rFonts w:cstheme="minorBidi"/>
                <w:noProof/>
                <w:sz w:val="24"/>
                <w:lang w:val="en-CA" w:bidi="ar-SA"/>
              </w:rPr>
              <w:tab/>
            </w:r>
            <w:r w:rsidRPr="004C426E">
              <w:rPr>
                <w:rStyle w:val="Hyperlink"/>
                <w:noProof/>
              </w:rPr>
              <w:t>Mississauga Zones</w:t>
            </w:r>
            <w:r>
              <w:rPr>
                <w:noProof/>
                <w:webHidden/>
              </w:rPr>
              <w:tab/>
            </w:r>
            <w:r>
              <w:rPr>
                <w:noProof/>
                <w:webHidden/>
              </w:rPr>
              <w:fldChar w:fldCharType="begin"/>
            </w:r>
            <w:r>
              <w:rPr>
                <w:noProof/>
                <w:webHidden/>
              </w:rPr>
              <w:instrText xml:space="preserve"> PAGEREF _Toc25592375 \h </w:instrText>
            </w:r>
            <w:r>
              <w:rPr>
                <w:noProof/>
                <w:webHidden/>
              </w:rPr>
            </w:r>
            <w:r>
              <w:rPr>
                <w:noProof/>
                <w:webHidden/>
              </w:rPr>
              <w:fldChar w:fldCharType="separate"/>
            </w:r>
            <w:r>
              <w:rPr>
                <w:noProof/>
                <w:webHidden/>
              </w:rPr>
              <w:t>111</w:t>
            </w:r>
            <w:r>
              <w:rPr>
                <w:noProof/>
                <w:webHidden/>
              </w:rPr>
              <w:fldChar w:fldCharType="end"/>
            </w:r>
          </w:hyperlink>
        </w:p>
        <w:p w14:paraId="085EA8CE" w14:textId="1511AD8D" w:rsidR="001A169D" w:rsidRDefault="001A169D">
          <w:pPr>
            <w:pStyle w:val="TOC3"/>
            <w:tabs>
              <w:tab w:val="left" w:pos="1200"/>
              <w:tab w:val="right" w:leader="dot" w:pos="9350"/>
            </w:tabs>
            <w:rPr>
              <w:rFonts w:cstheme="minorBidi"/>
              <w:noProof/>
              <w:sz w:val="24"/>
              <w:lang w:val="en-CA" w:bidi="ar-SA"/>
            </w:rPr>
          </w:pPr>
          <w:hyperlink w:anchor="_Toc25592376" w:history="1">
            <w:r w:rsidRPr="004C426E">
              <w:rPr>
                <w:rStyle w:val="Hyperlink"/>
                <w:noProof/>
              </w:rPr>
              <w:t>11.3.3</w:t>
            </w:r>
            <w:r>
              <w:rPr>
                <w:rFonts w:cstheme="minorBidi"/>
                <w:noProof/>
                <w:sz w:val="24"/>
                <w:lang w:val="en-CA" w:bidi="ar-SA"/>
              </w:rPr>
              <w:tab/>
            </w:r>
            <w:r w:rsidRPr="004C426E">
              <w:rPr>
                <w:rStyle w:val="Hyperlink"/>
                <w:noProof/>
              </w:rPr>
              <w:t>persons.csv</w:t>
            </w:r>
            <w:r>
              <w:rPr>
                <w:noProof/>
                <w:webHidden/>
              </w:rPr>
              <w:tab/>
            </w:r>
            <w:r>
              <w:rPr>
                <w:noProof/>
                <w:webHidden/>
              </w:rPr>
              <w:fldChar w:fldCharType="begin"/>
            </w:r>
            <w:r>
              <w:rPr>
                <w:noProof/>
                <w:webHidden/>
              </w:rPr>
              <w:instrText xml:space="preserve"> PAGEREF _Toc25592376 \h </w:instrText>
            </w:r>
            <w:r>
              <w:rPr>
                <w:noProof/>
                <w:webHidden/>
              </w:rPr>
            </w:r>
            <w:r>
              <w:rPr>
                <w:noProof/>
                <w:webHidden/>
              </w:rPr>
              <w:fldChar w:fldCharType="separate"/>
            </w:r>
            <w:r>
              <w:rPr>
                <w:noProof/>
                <w:webHidden/>
              </w:rPr>
              <w:t>111</w:t>
            </w:r>
            <w:r>
              <w:rPr>
                <w:noProof/>
                <w:webHidden/>
              </w:rPr>
              <w:fldChar w:fldCharType="end"/>
            </w:r>
          </w:hyperlink>
        </w:p>
        <w:p w14:paraId="327E8F13" w14:textId="28F27913" w:rsidR="001A169D" w:rsidRDefault="001A169D">
          <w:pPr>
            <w:pStyle w:val="TOC3"/>
            <w:tabs>
              <w:tab w:val="left" w:pos="1200"/>
              <w:tab w:val="right" w:leader="dot" w:pos="9350"/>
            </w:tabs>
            <w:rPr>
              <w:rFonts w:cstheme="minorBidi"/>
              <w:noProof/>
              <w:sz w:val="24"/>
              <w:lang w:val="en-CA" w:bidi="ar-SA"/>
            </w:rPr>
          </w:pPr>
          <w:hyperlink w:anchor="_Toc25592377" w:history="1">
            <w:r w:rsidRPr="004C426E">
              <w:rPr>
                <w:rStyle w:val="Hyperlink"/>
                <w:noProof/>
              </w:rPr>
              <w:t>11.3.4</w:t>
            </w:r>
            <w:r>
              <w:rPr>
                <w:rFonts w:cstheme="minorBidi"/>
                <w:noProof/>
                <w:sz w:val="24"/>
                <w:lang w:val="en-CA" w:bidi="ar-SA"/>
              </w:rPr>
              <w:tab/>
            </w:r>
            <w:r w:rsidRPr="004C426E">
              <w:rPr>
                <w:rStyle w:val="Hyperlink"/>
                <w:noProof/>
              </w:rPr>
              <w:t>trips.csv</w:t>
            </w:r>
            <w:r>
              <w:rPr>
                <w:noProof/>
                <w:webHidden/>
              </w:rPr>
              <w:tab/>
            </w:r>
            <w:r>
              <w:rPr>
                <w:noProof/>
                <w:webHidden/>
              </w:rPr>
              <w:fldChar w:fldCharType="begin"/>
            </w:r>
            <w:r>
              <w:rPr>
                <w:noProof/>
                <w:webHidden/>
              </w:rPr>
              <w:instrText xml:space="preserve"> PAGEREF _Toc25592377 \h </w:instrText>
            </w:r>
            <w:r>
              <w:rPr>
                <w:noProof/>
                <w:webHidden/>
              </w:rPr>
            </w:r>
            <w:r>
              <w:rPr>
                <w:noProof/>
                <w:webHidden/>
              </w:rPr>
              <w:fldChar w:fldCharType="separate"/>
            </w:r>
            <w:r>
              <w:rPr>
                <w:noProof/>
                <w:webHidden/>
              </w:rPr>
              <w:t>114</w:t>
            </w:r>
            <w:r>
              <w:rPr>
                <w:noProof/>
                <w:webHidden/>
              </w:rPr>
              <w:fldChar w:fldCharType="end"/>
            </w:r>
          </w:hyperlink>
        </w:p>
        <w:p w14:paraId="3C439422" w14:textId="07AAEEE7" w:rsidR="001A169D" w:rsidRDefault="001A169D">
          <w:pPr>
            <w:pStyle w:val="TOC3"/>
            <w:tabs>
              <w:tab w:val="left" w:pos="1200"/>
              <w:tab w:val="right" w:leader="dot" w:pos="9350"/>
            </w:tabs>
            <w:rPr>
              <w:rFonts w:cstheme="minorBidi"/>
              <w:noProof/>
              <w:sz w:val="24"/>
              <w:lang w:val="en-CA" w:bidi="ar-SA"/>
            </w:rPr>
          </w:pPr>
          <w:hyperlink w:anchor="_Toc25592378" w:history="1">
            <w:r w:rsidRPr="004C426E">
              <w:rPr>
                <w:rStyle w:val="Hyperlink"/>
                <w:noProof/>
              </w:rPr>
              <w:t>11.3.5</w:t>
            </w:r>
            <w:r>
              <w:rPr>
                <w:rFonts w:cstheme="minorBidi"/>
                <w:noProof/>
                <w:sz w:val="24"/>
                <w:lang w:val="en-CA" w:bidi="ar-SA"/>
              </w:rPr>
              <w:tab/>
            </w:r>
            <w:r w:rsidRPr="004C426E">
              <w:rPr>
                <w:rStyle w:val="Hyperlink"/>
                <w:noProof/>
              </w:rPr>
              <w:t>trip_modes.csv</w:t>
            </w:r>
            <w:r>
              <w:rPr>
                <w:noProof/>
                <w:webHidden/>
              </w:rPr>
              <w:tab/>
            </w:r>
            <w:r>
              <w:rPr>
                <w:noProof/>
                <w:webHidden/>
              </w:rPr>
              <w:fldChar w:fldCharType="begin"/>
            </w:r>
            <w:r>
              <w:rPr>
                <w:noProof/>
                <w:webHidden/>
              </w:rPr>
              <w:instrText xml:space="preserve"> PAGEREF _Toc25592378 \h </w:instrText>
            </w:r>
            <w:r>
              <w:rPr>
                <w:noProof/>
                <w:webHidden/>
              </w:rPr>
            </w:r>
            <w:r>
              <w:rPr>
                <w:noProof/>
                <w:webHidden/>
              </w:rPr>
              <w:fldChar w:fldCharType="separate"/>
            </w:r>
            <w:r>
              <w:rPr>
                <w:noProof/>
                <w:webHidden/>
              </w:rPr>
              <w:t>116</w:t>
            </w:r>
            <w:r>
              <w:rPr>
                <w:noProof/>
                <w:webHidden/>
              </w:rPr>
              <w:fldChar w:fldCharType="end"/>
            </w:r>
          </w:hyperlink>
        </w:p>
        <w:p w14:paraId="0796BA17" w14:textId="7546BAE8" w:rsidR="001A169D" w:rsidRDefault="001A169D">
          <w:pPr>
            <w:pStyle w:val="TOC3"/>
            <w:tabs>
              <w:tab w:val="left" w:pos="1200"/>
              <w:tab w:val="right" w:leader="dot" w:pos="9350"/>
            </w:tabs>
            <w:rPr>
              <w:rFonts w:cstheme="minorBidi"/>
              <w:noProof/>
              <w:sz w:val="24"/>
              <w:lang w:val="en-CA" w:bidi="ar-SA"/>
            </w:rPr>
          </w:pPr>
          <w:hyperlink w:anchor="_Toc25592379" w:history="1">
            <w:r w:rsidRPr="004C426E">
              <w:rPr>
                <w:rStyle w:val="Hyperlink"/>
                <w:noProof/>
              </w:rPr>
              <w:t>11.3.6</w:t>
            </w:r>
            <w:r>
              <w:rPr>
                <w:rFonts w:cstheme="minorBidi"/>
                <w:noProof/>
                <w:sz w:val="24"/>
                <w:lang w:val="en-CA" w:bidi="ar-SA"/>
              </w:rPr>
              <w:tab/>
            </w:r>
            <w:r w:rsidRPr="004C426E">
              <w:rPr>
                <w:rStyle w:val="Hyperlink"/>
                <w:noProof/>
              </w:rPr>
              <w:t>trip_stations.csv</w:t>
            </w:r>
            <w:r>
              <w:rPr>
                <w:noProof/>
                <w:webHidden/>
              </w:rPr>
              <w:tab/>
            </w:r>
            <w:r>
              <w:rPr>
                <w:noProof/>
                <w:webHidden/>
              </w:rPr>
              <w:fldChar w:fldCharType="begin"/>
            </w:r>
            <w:r>
              <w:rPr>
                <w:noProof/>
                <w:webHidden/>
              </w:rPr>
              <w:instrText xml:space="preserve"> PAGEREF _Toc25592379 \h </w:instrText>
            </w:r>
            <w:r>
              <w:rPr>
                <w:noProof/>
                <w:webHidden/>
              </w:rPr>
            </w:r>
            <w:r>
              <w:rPr>
                <w:noProof/>
                <w:webHidden/>
              </w:rPr>
              <w:fldChar w:fldCharType="separate"/>
            </w:r>
            <w:r>
              <w:rPr>
                <w:noProof/>
                <w:webHidden/>
              </w:rPr>
              <w:t>117</w:t>
            </w:r>
            <w:r>
              <w:rPr>
                <w:noProof/>
                <w:webHidden/>
              </w:rPr>
              <w:fldChar w:fldCharType="end"/>
            </w:r>
          </w:hyperlink>
        </w:p>
        <w:p w14:paraId="3C6DC0C0" w14:textId="79DEA73E" w:rsidR="001A169D" w:rsidRDefault="001A169D">
          <w:pPr>
            <w:pStyle w:val="TOC3"/>
            <w:tabs>
              <w:tab w:val="left" w:pos="1200"/>
              <w:tab w:val="right" w:leader="dot" w:pos="9350"/>
            </w:tabs>
            <w:rPr>
              <w:rFonts w:cstheme="minorBidi"/>
              <w:noProof/>
              <w:sz w:val="24"/>
              <w:lang w:val="en-CA" w:bidi="ar-SA"/>
            </w:rPr>
          </w:pPr>
          <w:hyperlink w:anchor="_Toc25592380" w:history="1">
            <w:r w:rsidRPr="004C426E">
              <w:rPr>
                <w:rStyle w:val="Hyperlink"/>
                <w:noProof/>
              </w:rPr>
              <w:t>11.3.7</w:t>
            </w:r>
            <w:r>
              <w:rPr>
                <w:rFonts w:cstheme="minorBidi"/>
                <w:noProof/>
                <w:sz w:val="24"/>
                <w:lang w:val="en-CA" w:bidi="ar-SA"/>
              </w:rPr>
              <w:tab/>
            </w:r>
            <w:r w:rsidRPr="004C426E">
              <w:rPr>
                <w:rStyle w:val="Hyperlink"/>
                <w:noProof/>
              </w:rPr>
              <w:t>facilitate_passenger.csv</w:t>
            </w:r>
            <w:r>
              <w:rPr>
                <w:noProof/>
                <w:webHidden/>
              </w:rPr>
              <w:tab/>
            </w:r>
            <w:r>
              <w:rPr>
                <w:noProof/>
                <w:webHidden/>
              </w:rPr>
              <w:fldChar w:fldCharType="begin"/>
            </w:r>
            <w:r>
              <w:rPr>
                <w:noProof/>
                <w:webHidden/>
              </w:rPr>
              <w:instrText xml:space="preserve"> PAGEREF _Toc25592380 \h </w:instrText>
            </w:r>
            <w:r>
              <w:rPr>
                <w:noProof/>
                <w:webHidden/>
              </w:rPr>
            </w:r>
            <w:r>
              <w:rPr>
                <w:noProof/>
                <w:webHidden/>
              </w:rPr>
              <w:fldChar w:fldCharType="separate"/>
            </w:r>
            <w:r>
              <w:rPr>
                <w:noProof/>
                <w:webHidden/>
              </w:rPr>
              <w:t>118</w:t>
            </w:r>
            <w:r>
              <w:rPr>
                <w:noProof/>
                <w:webHidden/>
              </w:rPr>
              <w:fldChar w:fldCharType="end"/>
            </w:r>
          </w:hyperlink>
        </w:p>
        <w:p w14:paraId="598848A9" w14:textId="67D4BFDA" w:rsidR="001A169D" w:rsidRDefault="001A169D">
          <w:pPr>
            <w:pStyle w:val="TOC3"/>
            <w:tabs>
              <w:tab w:val="left" w:pos="1200"/>
              <w:tab w:val="right" w:leader="dot" w:pos="9350"/>
            </w:tabs>
            <w:rPr>
              <w:rFonts w:cstheme="minorBidi"/>
              <w:noProof/>
              <w:sz w:val="24"/>
              <w:lang w:val="en-CA" w:bidi="ar-SA"/>
            </w:rPr>
          </w:pPr>
          <w:hyperlink w:anchor="_Toc25592381" w:history="1">
            <w:r w:rsidRPr="004C426E">
              <w:rPr>
                <w:rStyle w:val="Hyperlink"/>
                <w:noProof/>
              </w:rPr>
              <w:t>11.3.8</w:t>
            </w:r>
            <w:r>
              <w:rPr>
                <w:rFonts w:cstheme="minorBidi"/>
                <w:noProof/>
                <w:sz w:val="24"/>
                <w:lang w:val="en-CA" w:bidi="ar-SA"/>
              </w:rPr>
              <w:tab/>
            </w:r>
            <w:r w:rsidRPr="004C426E">
              <w:rPr>
                <w:rStyle w:val="Hyperlink"/>
                <w:noProof/>
              </w:rPr>
              <w:t>Future Work</w:t>
            </w:r>
            <w:r>
              <w:rPr>
                <w:noProof/>
                <w:webHidden/>
              </w:rPr>
              <w:tab/>
            </w:r>
            <w:r>
              <w:rPr>
                <w:noProof/>
                <w:webHidden/>
              </w:rPr>
              <w:fldChar w:fldCharType="begin"/>
            </w:r>
            <w:r>
              <w:rPr>
                <w:noProof/>
                <w:webHidden/>
              </w:rPr>
              <w:instrText xml:space="preserve"> PAGEREF _Toc25592381 \h </w:instrText>
            </w:r>
            <w:r>
              <w:rPr>
                <w:noProof/>
                <w:webHidden/>
              </w:rPr>
            </w:r>
            <w:r>
              <w:rPr>
                <w:noProof/>
                <w:webHidden/>
              </w:rPr>
              <w:fldChar w:fldCharType="separate"/>
            </w:r>
            <w:r>
              <w:rPr>
                <w:noProof/>
                <w:webHidden/>
              </w:rPr>
              <w:t>119</w:t>
            </w:r>
            <w:r>
              <w:rPr>
                <w:noProof/>
                <w:webHidden/>
              </w:rPr>
              <w:fldChar w:fldCharType="end"/>
            </w:r>
          </w:hyperlink>
        </w:p>
        <w:p w14:paraId="6D1DC623" w14:textId="3EDB55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559230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3"/>
      <w:r w:rsidR="00552456">
        <w:t xml:space="preserve"> iCity ontolog</w:t>
      </w:r>
      <w:r w:rsidR="00677C22">
        <w:t>ies</w:t>
      </w:r>
      <w:commentRangeEnd w:id="33"/>
      <w:r w:rsidR="00C94D04">
        <w:rPr>
          <w:rStyle w:val="CommentReference"/>
          <w:rFonts w:asciiTheme="minorHAnsi" w:eastAsiaTheme="minorEastAsia" w:hAnsiTheme="minorHAnsi"/>
          <w:lang w:val="en-US" w:bidi="en-US"/>
        </w:rPr>
        <w:commentReference w:id="33"/>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4" w:name="_Toc25592304"/>
      <w:r w:rsidRPr="004D2842">
        <w:t>Scope</w:t>
      </w:r>
      <w:bookmarkEnd w:id="34"/>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5" w:name="_Toc25592305"/>
      <w:r w:rsidRPr="009B6F55">
        <w:t>Role of the Ontology</w:t>
      </w:r>
      <w:bookmarkEnd w:id="35"/>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6"/>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7" w:name="_Ref462673081"/>
      <w:bookmarkStart w:id="38" w:name="_Toc25592306"/>
      <w:r>
        <w:t xml:space="preserve">Development </w:t>
      </w:r>
      <w:r w:rsidR="00A0372F">
        <w:t>Approach</w:t>
      </w:r>
      <w:bookmarkEnd w:id="38"/>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7517AF">
      <w:pPr>
        <w:pStyle w:val="ListParagraph"/>
        <w:numPr>
          <w:ilvl w:val="0"/>
          <w:numId w:val="30"/>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7517AF">
      <w:pPr>
        <w:pStyle w:val="ListParagraph"/>
        <w:numPr>
          <w:ilvl w:val="0"/>
          <w:numId w:val="30"/>
        </w:numPr>
      </w:pPr>
      <w:bookmarkStart w:id="39" w:name="_Ref21706188"/>
      <w:bookmarkStart w:id="40" w:name="_Ref21707177"/>
      <w:bookmarkStart w:id="41"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7517AF">
      <w:pPr>
        <w:pStyle w:val="ListParagraph"/>
        <w:numPr>
          <w:ilvl w:val="1"/>
          <w:numId w:val="30"/>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2" w:name="_Toc25592307"/>
      <w:r>
        <w:t>Requirements</w:t>
      </w:r>
      <w:bookmarkEnd w:id="39"/>
      <w:bookmarkEnd w:id="40"/>
      <w:bookmarkEnd w:id="41"/>
      <w:bookmarkEnd w:id="42"/>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3" w:name="_Ref19780482"/>
      <w:r>
        <w:t xml:space="preserve">Table </w:t>
      </w:r>
      <w:r w:rsidR="00B36292">
        <w:fldChar w:fldCharType="begin"/>
      </w:r>
      <w:r w:rsidR="00B36292">
        <w:instrText xml:space="preserve"> SEQ Table \* ARABIC </w:instrText>
      </w:r>
      <w:r w:rsidR="00B36292">
        <w:fldChar w:fldCharType="separate"/>
      </w:r>
      <w:r w:rsidR="00C65CEA">
        <w:rPr>
          <w:noProof/>
        </w:rPr>
        <w:t>1</w:t>
      </w:r>
      <w:r w:rsidR="00B36292">
        <w:rPr>
          <w:noProof/>
        </w:rPr>
        <w:fldChar w:fldCharType="end"/>
      </w:r>
      <w:bookmarkEnd w:id="43"/>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lastRenderedPageBreak/>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4" w:name="_Toc25592308"/>
      <w:r>
        <w:t>Motivating Scenario</w:t>
      </w:r>
      <w:r w:rsidR="006B41BB">
        <w:t>: Land Use and Transportation Simulation</w:t>
      </w:r>
      <w:bookmarkEnd w:id="44"/>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5" w:name="_Toc25592309"/>
      <w:r>
        <w:t>Motivating Scenario: Transit Research</w:t>
      </w:r>
      <w:bookmarkEnd w:id="45"/>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6" w:name="_Toc25592310"/>
      <w:r>
        <w:t>Motivating Scenario: Smart Parking Applications</w:t>
      </w:r>
      <w:bookmarkEnd w:id="46"/>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7" w:name="_Toc25592311"/>
      <w:r>
        <w:t xml:space="preserve">Motivating Scenario: </w:t>
      </w:r>
      <w:r w:rsidR="002358F6">
        <w:t xml:space="preserve">ATIS via </w:t>
      </w:r>
      <w:r>
        <w:t>IT-SoS</w:t>
      </w:r>
      <w:bookmarkEnd w:id="47"/>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8" w:name="_Toc25592312"/>
      <w:r>
        <w:t>Motivating Scenario: ArcGIS Query Support</w:t>
      </w:r>
      <w:bookmarkEnd w:id="48"/>
    </w:p>
    <w:p w14:paraId="12C2A1E2" w14:textId="77777777"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 xml:space="preserve">may also serve as a specification of recent standardization </w:t>
      </w:r>
      <w:r>
        <w:rPr>
          <w:lang w:val="en-US" w:bidi="en-US"/>
        </w:rPr>
        <w:lastRenderedPageBreak/>
        <w:t>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w:t>
      </w:r>
      <w:r w:rsidR="00BB356A">
        <w:rPr>
          <w:lang w:val="en-US" w:bidi="en-US"/>
        </w:rPr>
        <w:t>(CTI</w:t>
      </w:r>
      <w:r w:rsidR="00BB356A">
        <w:rPr>
          <w:lang w:val="en-US" w:bidi="en-US"/>
        </w:rPr>
        <w:t>I</w:t>
      </w:r>
      <w:r w:rsidR="00BB356A">
        <w:rPr>
          <w:lang w:val="en-US" w:bidi="en-US"/>
        </w:rPr>
        <w:t>)</w:t>
      </w:r>
      <w:r>
        <w:rPr>
          <w:lang w:val="en-US" w:bidi="en-US"/>
        </w:rPr>
        <w:t>.</w:t>
      </w:r>
      <w:r w:rsidR="00BB356A">
        <w:rPr>
          <w:lang w:val="en-US" w:bidi="en-US"/>
        </w:rPr>
        <w:t xml:space="preserve"> The CTII is currently working to develop a Community Map of Canada – a complete and accurate basemap of Canada that is created by integrating data from various municipalities and other regions. Central to this initiative is the GeoFoundation Exchange (GFX), an effort to collect, unify, and publish basemap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6AAA4550" w14:textId="53E7D5DD" w:rsidR="00EE5F04" w:rsidRDefault="00EE5F04" w:rsidP="00574D94">
      <w:pPr>
        <w:ind w:firstLine="432"/>
        <w:rPr>
          <w:lang w:val="en-US" w:bidi="en-US"/>
        </w:rPr>
      </w:pPr>
      <w:r>
        <w:rPr>
          <w:lang w:val="en-US" w:bidi="en-US"/>
        </w:rPr>
        <w:t>CQ5-7: What (if any) parts of a route travel on a road segment that is below grade?</w:t>
      </w:r>
    </w:p>
    <w:p w14:paraId="08E10F8C" w14:textId="77777777" w:rsidR="001A169D" w:rsidRPr="00852D36" w:rsidRDefault="001A169D" w:rsidP="00574D94">
      <w:pPr>
        <w:ind w:firstLine="432"/>
        <w:rPr>
          <w:lang w:val="en-US" w:bidi="en-US"/>
        </w:rPr>
      </w:pPr>
    </w:p>
    <w:p w14:paraId="7A55DEC6" w14:textId="58CC99C4" w:rsidR="00196B6E" w:rsidRDefault="00196B6E" w:rsidP="00EA354A">
      <w:pPr>
        <w:pStyle w:val="Heading1"/>
      </w:pPr>
      <w:bookmarkStart w:id="49" w:name="_Toc25592313"/>
      <w:r>
        <w:t>Urban System Characteristics and Behaviour</w:t>
      </w:r>
      <w:bookmarkEnd w:id="37"/>
      <w:bookmarkEnd w:id="4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50" w:name="_Toc25592314"/>
      <w:r>
        <w:t>Foundational Ontolog</w:t>
      </w:r>
      <w:r w:rsidR="0073758C">
        <w:t>ies</w:t>
      </w:r>
      <w:bookmarkEnd w:id="50"/>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1" w:name="_Toc25592315"/>
      <w:r>
        <w:lastRenderedPageBreak/>
        <w:t xml:space="preserve">Location </w:t>
      </w:r>
      <w:r w:rsidR="00520123">
        <w:t>Ontology</w:t>
      </w:r>
      <w:bookmarkEnd w:id="5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13FDA494" w:rsidR="0081005F" w:rsidRDefault="0081005F" w:rsidP="0081005F">
      <w:pPr>
        <w:spacing w:after="120" w:line="360" w:lineRule="auto"/>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w:t>
      </w:r>
      <w:r>
        <w:lastRenderedPageBreak/>
        <w:t xml:space="preserve">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2" w:name="_Ref11759283"/>
      <w:r>
        <w:t xml:space="preserve">Table </w:t>
      </w:r>
      <w:r w:rsidR="00B36292">
        <w:fldChar w:fldCharType="begin"/>
      </w:r>
      <w:r w:rsidR="00B36292">
        <w:instrText xml:space="preserve"> SEQ Table \* ARABIC </w:instrText>
      </w:r>
      <w:r w:rsidR="00B36292">
        <w:fldChar w:fldCharType="separate"/>
      </w:r>
      <w:r w:rsidR="00C65CEA">
        <w:rPr>
          <w:noProof/>
        </w:rPr>
        <w:t>2</w:t>
      </w:r>
      <w:r w:rsidR="00B36292">
        <w:rPr>
          <w:noProof/>
        </w:rPr>
        <w:fldChar w:fldCharType="end"/>
      </w:r>
      <w:bookmarkEnd w:id="52"/>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3" w:name="_Ref11762225"/>
      <w:r>
        <w:t xml:space="preserve">Table </w:t>
      </w:r>
      <w:r w:rsidR="00B36292">
        <w:fldChar w:fldCharType="begin"/>
      </w:r>
      <w:r w:rsidR="00B36292">
        <w:instrText xml:space="preserve"> SEQ Table \* ARABIC </w:instrText>
      </w:r>
      <w:r w:rsidR="00B36292">
        <w:fldChar w:fldCharType="separate"/>
      </w:r>
      <w:r w:rsidR="00C65CEA">
        <w:rPr>
          <w:noProof/>
        </w:rPr>
        <w:t>3</w:t>
      </w:r>
      <w:r w:rsidR="00B36292">
        <w:rPr>
          <w:noProof/>
        </w:rPr>
        <w:fldChar w:fldCharType="end"/>
      </w:r>
      <w:bookmarkEnd w:id="53"/>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lastRenderedPageBreak/>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B36292"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4" w:name="_Ref23939652"/>
      <w:r>
        <w:t xml:space="preserve">Figure </w:t>
      </w:r>
      <w:r w:rsidR="00B36292">
        <w:fldChar w:fldCharType="begin"/>
      </w:r>
      <w:r w:rsidR="00B36292">
        <w:instrText xml:space="preserve"> SEQ Figure \* ARABIC </w:instrText>
      </w:r>
      <w:r w:rsidR="00B36292">
        <w:fldChar w:fldCharType="separate"/>
      </w:r>
      <w:r w:rsidR="00E640E5">
        <w:rPr>
          <w:noProof/>
        </w:rPr>
        <w:t>2</w:t>
      </w:r>
      <w:r w:rsidR="00B36292">
        <w:rPr>
          <w:noProof/>
        </w:rPr>
        <w:fldChar w:fldCharType="end"/>
      </w:r>
      <w:bookmarkEnd w:id="54"/>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 xml:space="preserve">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w:t>
      </w:r>
      <w:r>
        <w:rPr>
          <w:lang w:bidi="en-US"/>
        </w:rPr>
        <w:lastRenderedPageBreak/>
        <w:t>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5" w:name="_Toc519507734"/>
      <w:bookmarkStart w:id="56" w:name="_Toc520703198"/>
      <w:bookmarkStart w:id="57" w:name="_Toc520725402"/>
      <w:bookmarkStart w:id="58" w:name="_Toc519507735"/>
      <w:bookmarkStart w:id="59" w:name="_Toc520703199"/>
      <w:bookmarkStart w:id="60" w:name="_Toc520725403"/>
      <w:bookmarkStart w:id="61" w:name="_Toc519507736"/>
      <w:bookmarkStart w:id="62" w:name="_Toc520703200"/>
      <w:bookmarkStart w:id="63" w:name="_Toc520725404"/>
      <w:bookmarkStart w:id="64" w:name="_Toc519507737"/>
      <w:bookmarkStart w:id="65" w:name="_Toc520703201"/>
      <w:bookmarkStart w:id="66" w:name="_Toc520725405"/>
      <w:bookmarkStart w:id="67" w:name="_Toc519507738"/>
      <w:bookmarkStart w:id="68" w:name="_Toc520703202"/>
      <w:bookmarkStart w:id="69" w:name="_Toc520725406"/>
      <w:bookmarkStart w:id="70" w:name="_Toc2559231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Time Ontology</w:t>
      </w:r>
      <w:bookmarkEnd w:id="70"/>
    </w:p>
    <w:p w14:paraId="2AAB4AC9" w14:textId="0F70FC9B" w:rsidR="007978A3" w:rsidRDefault="00B36292"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w:t>
      </w:r>
      <w:r>
        <w:lastRenderedPageBreak/>
        <w:t xml:space="preserve">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1" w:name="_Ref11827256"/>
      <w:r>
        <w:t xml:space="preserve">Table </w:t>
      </w:r>
      <w:r w:rsidR="00B36292">
        <w:fldChar w:fldCharType="begin"/>
      </w:r>
      <w:r w:rsidR="00B36292">
        <w:instrText xml:space="preserve"> SEQ Table \* ARABIC </w:instrText>
      </w:r>
      <w:r w:rsidR="00B36292">
        <w:fldChar w:fldCharType="separate"/>
      </w:r>
      <w:r w:rsidR="00C65CEA">
        <w:rPr>
          <w:noProof/>
        </w:rPr>
        <w:t>4</w:t>
      </w:r>
      <w:r w:rsidR="00B36292">
        <w:rPr>
          <w:noProof/>
        </w:rPr>
        <w:fldChar w:fldCharType="end"/>
      </w:r>
      <w:bookmarkEnd w:id="71"/>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2" w:name="_Ref11831393"/>
      <w:r>
        <w:t xml:space="preserve">Figure </w:t>
      </w:r>
      <w:r w:rsidR="00B36292">
        <w:fldChar w:fldCharType="begin"/>
      </w:r>
      <w:r w:rsidR="00B36292">
        <w:instrText xml:space="preserve"> SEQ Figure \* ARABIC </w:instrText>
      </w:r>
      <w:r w:rsidR="00B36292">
        <w:fldChar w:fldCharType="separate"/>
      </w:r>
      <w:r w:rsidR="00E640E5">
        <w:rPr>
          <w:noProof/>
        </w:rPr>
        <w:t>3</w:t>
      </w:r>
      <w:r w:rsidR="00B36292">
        <w:rPr>
          <w:noProof/>
        </w:rPr>
        <w:fldChar w:fldCharType="end"/>
      </w:r>
      <w:r>
        <w:t>: Example use of the Time Ontology</w:t>
      </w:r>
      <w:bookmarkEnd w:id="72"/>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lastRenderedPageBreak/>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3" w:name="_Toc25592317"/>
      <w:r>
        <w:t>Change Ontology</w:t>
      </w:r>
      <w:bookmarkEnd w:id="73"/>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lastRenderedPageBreak/>
        <w:t>(</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4" w:name="_Ref11834761"/>
      <w:bookmarkStart w:id="75"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4"/>
    <w:bookmarkEnd w:id="75"/>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6"/>
      <w:r>
        <w:t>PD</w:t>
      </w:r>
      <w:commentRangeEnd w:id="76"/>
      <w:r w:rsidR="00FF06FB">
        <w:rPr>
          <w:rStyle w:val="CommentReference"/>
          <w:rFonts w:asciiTheme="minorHAnsi" w:eastAsiaTheme="minorEastAsia" w:hAnsiTheme="minorHAnsi"/>
          <w:lang w:val="en-US" w:bidi="en-US"/>
        </w:rPr>
        <w:commentReference w:id="76"/>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7" w:name="_Ref11834852"/>
      <w:bookmarkStart w:id="78" w:name="_Ref11834838"/>
      <w:r>
        <w:t xml:space="preserve">Figure </w:t>
      </w:r>
      <w:r w:rsidR="00B36292">
        <w:fldChar w:fldCharType="begin"/>
      </w:r>
      <w:r w:rsidR="00B36292">
        <w:instrText xml:space="preserve"> SEQ Figure \* ARABIC </w:instrText>
      </w:r>
      <w:r w:rsidR="00B36292">
        <w:fldChar w:fldCharType="separate"/>
      </w:r>
      <w:r w:rsidR="00E640E5">
        <w:rPr>
          <w:noProof/>
        </w:rPr>
        <w:t>4</w:t>
      </w:r>
      <w:r w:rsidR="00B36292">
        <w:rPr>
          <w:noProof/>
        </w:rPr>
        <w:fldChar w:fldCharType="end"/>
      </w:r>
      <w:bookmarkEnd w:id="77"/>
      <w:r>
        <w:t>: Example use of the Change Ontology</w:t>
      </w:r>
      <w:bookmarkEnd w:id="78"/>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9" w:name="_Toc25592318"/>
      <w:r>
        <w:t>Activity Ontology</w:t>
      </w:r>
      <w:bookmarkEnd w:id="7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80"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80"/>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1" w:name="_Ref12516765"/>
      <w:r>
        <w:t xml:space="preserve">Table </w:t>
      </w:r>
      <w:r w:rsidR="00B36292">
        <w:fldChar w:fldCharType="begin"/>
      </w:r>
      <w:r w:rsidR="00B36292">
        <w:instrText xml:space="preserve"> SEQ Table \* ARABIC </w:instrText>
      </w:r>
      <w:r w:rsidR="00B36292">
        <w:fldChar w:fldCharType="separate"/>
      </w:r>
      <w:r w:rsidR="00C65CEA">
        <w:rPr>
          <w:noProof/>
        </w:rPr>
        <w:t>7</w:t>
      </w:r>
      <w:r w:rsidR="00B36292">
        <w:rPr>
          <w:noProof/>
        </w:rPr>
        <w:fldChar w:fldCharType="end"/>
      </w:r>
      <w:bookmarkEnd w:id="81"/>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2" w:name="_Ref15389805"/>
      <w:r>
        <w:t xml:space="preserve">Figure </w:t>
      </w:r>
      <w:r w:rsidR="00B36292">
        <w:fldChar w:fldCharType="begin"/>
      </w:r>
      <w:r w:rsidR="00B36292">
        <w:instrText xml:space="preserve"> SEQ Figure \* ARABIC </w:instrText>
      </w:r>
      <w:r w:rsidR="00B36292">
        <w:fldChar w:fldCharType="separate"/>
      </w:r>
      <w:r w:rsidR="00E640E5">
        <w:rPr>
          <w:noProof/>
        </w:rPr>
        <w:t>6</w:t>
      </w:r>
      <w:r w:rsidR="00B36292">
        <w:rPr>
          <w:noProof/>
        </w:rPr>
        <w:fldChar w:fldCharType="end"/>
      </w:r>
      <w:bookmarkEnd w:id="82"/>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3" w:name="_Ref15390281"/>
      <w:r>
        <w:t xml:space="preserve">Figure </w:t>
      </w:r>
      <w:r w:rsidR="00B36292">
        <w:fldChar w:fldCharType="begin"/>
      </w:r>
      <w:r w:rsidR="00B36292">
        <w:instrText xml:space="preserve"> SEQ Figure \* ARABIC </w:instrText>
      </w:r>
      <w:r w:rsidR="00B36292">
        <w:fldChar w:fldCharType="separate"/>
      </w:r>
      <w:r w:rsidR="00E640E5">
        <w:rPr>
          <w:noProof/>
        </w:rPr>
        <w:t>7</w:t>
      </w:r>
      <w:r w:rsidR="00B36292">
        <w:rPr>
          <w:noProof/>
        </w:rPr>
        <w:fldChar w:fldCharType="end"/>
      </w:r>
      <w:bookmarkEnd w:id="83"/>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4" w:name="_Ref12516943"/>
      <w:r>
        <w:t xml:space="preserve">Figure </w:t>
      </w:r>
      <w:r w:rsidR="00B36292">
        <w:fldChar w:fldCharType="begin"/>
      </w:r>
      <w:r w:rsidR="00B36292">
        <w:instrText xml:space="preserve"> SEQ Figure \* ARABIC </w:instrText>
      </w:r>
      <w:r w:rsidR="00B36292">
        <w:fldChar w:fldCharType="separate"/>
      </w:r>
      <w:r w:rsidR="00E640E5">
        <w:rPr>
          <w:noProof/>
        </w:rPr>
        <w:t>8</w:t>
      </w:r>
      <w:r w:rsidR="00B36292">
        <w:rPr>
          <w:noProof/>
        </w:rPr>
        <w:fldChar w:fldCharType="end"/>
      </w:r>
      <w:bookmarkEnd w:id="84"/>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5" w:name="_Toc25592319"/>
      <w:r w:rsidRPr="00733EB6">
        <w:t xml:space="preserve">Recurring </w:t>
      </w:r>
      <w:r>
        <w:t>E</w:t>
      </w:r>
      <w:r w:rsidRPr="00733EB6">
        <w:t>vent ontology</w:t>
      </w:r>
      <w:bookmarkEnd w:id="85"/>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6" w:name="_Ref12533493"/>
      <w:r>
        <w:t xml:space="preserve">Table </w:t>
      </w:r>
      <w:r w:rsidR="00B36292">
        <w:fldChar w:fldCharType="begin"/>
      </w:r>
      <w:r w:rsidR="00B36292">
        <w:instrText xml:space="preserve"> SEQ Table \* ARABIC </w:instrText>
      </w:r>
      <w:r w:rsidR="00B36292">
        <w:fldChar w:fldCharType="separate"/>
      </w:r>
      <w:r w:rsidR="00C65CEA">
        <w:rPr>
          <w:noProof/>
        </w:rPr>
        <w:t>8</w:t>
      </w:r>
      <w:r w:rsidR="00B36292">
        <w:rPr>
          <w:noProof/>
        </w:rPr>
        <w:fldChar w:fldCharType="end"/>
      </w:r>
      <w:bookmarkEnd w:id="86"/>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7" w:name="_Ref12533514"/>
      <w:r>
        <w:t xml:space="preserve">Figure </w:t>
      </w:r>
      <w:r w:rsidR="00B36292">
        <w:fldChar w:fldCharType="begin"/>
      </w:r>
      <w:r w:rsidR="00B36292">
        <w:instrText xml:space="preserve"> SEQ Figure \* ARABIC </w:instrText>
      </w:r>
      <w:r w:rsidR="00B36292">
        <w:fldChar w:fldCharType="separate"/>
      </w:r>
      <w:r w:rsidR="00E640E5">
        <w:rPr>
          <w:noProof/>
        </w:rPr>
        <w:t>9</w:t>
      </w:r>
      <w:r w:rsidR="00B36292">
        <w:rPr>
          <w:noProof/>
        </w:rPr>
        <w:fldChar w:fldCharType="end"/>
      </w:r>
      <w:bookmarkEnd w:id="87"/>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8" w:name="_Ref12536225"/>
      <w:r>
        <w:t xml:space="preserve">Figure </w:t>
      </w:r>
      <w:r w:rsidR="00B36292">
        <w:fldChar w:fldCharType="begin"/>
      </w:r>
      <w:r w:rsidR="00B36292">
        <w:instrText xml:space="preserve"> SEQ Figure \* ARABIC </w:instrText>
      </w:r>
      <w:r w:rsidR="00B36292">
        <w:fldChar w:fldCharType="separate"/>
      </w:r>
      <w:r w:rsidR="00E640E5">
        <w:rPr>
          <w:noProof/>
        </w:rPr>
        <w:t>10</w:t>
      </w:r>
      <w:r w:rsidR="00B36292">
        <w:rPr>
          <w:noProof/>
        </w:rPr>
        <w:fldChar w:fldCharType="end"/>
      </w:r>
      <w:bookmarkEnd w:id="88"/>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89" w:name="_Toc25592320"/>
      <w:r>
        <w:t>Resource</w:t>
      </w:r>
      <w:r w:rsidR="00BD7FA8">
        <w:t xml:space="preserve"> </w:t>
      </w:r>
      <w:r w:rsidR="00520123">
        <w:t>Ontology</w:t>
      </w:r>
      <w:bookmarkEnd w:id="89"/>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90" w:name="_Ref13049166"/>
      <w:r>
        <w:t xml:space="preserve">Table </w:t>
      </w:r>
      <w:r w:rsidR="00B36292">
        <w:fldChar w:fldCharType="begin"/>
      </w:r>
      <w:r w:rsidR="00B36292">
        <w:instrText xml:space="preserve"> SEQ Table \* ARABIC </w:instrText>
      </w:r>
      <w:r w:rsidR="00B36292">
        <w:fldChar w:fldCharType="separate"/>
      </w:r>
      <w:r w:rsidR="00C65CEA">
        <w:rPr>
          <w:noProof/>
        </w:rPr>
        <w:t>9</w:t>
      </w:r>
      <w:r w:rsidR="00B36292">
        <w:rPr>
          <w:noProof/>
        </w:rPr>
        <w:fldChar w:fldCharType="end"/>
      </w:r>
      <w:bookmarkEnd w:id="90"/>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1" w:name="_Ref13048704"/>
      <w:r>
        <w:t xml:space="preserve">Figure </w:t>
      </w:r>
      <w:r w:rsidR="00B36292">
        <w:fldChar w:fldCharType="begin"/>
      </w:r>
      <w:r w:rsidR="00B36292">
        <w:instrText xml:space="preserve"> SEQ Figure \* ARABIC </w:instrText>
      </w:r>
      <w:r w:rsidR="00B36292">
        <w:fldChar w:fldCharType="separate"/>
      </w:r>
      <w:r w:rsidR="00E640E5">
        <w:rPr>
          <w:noProof/>
        </w:rPr>
        <w:t>11</w:t>
      </w:r>
      <w:r w:rsidR="00B36292">
        <w:rPr>
          <w:noProof/>
        </w:rPr>
        <w:fldChar w:fldCharType="end"/>
      </w:r>
      <w:bookmarkEnd w:id="91"/>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2" w:name="_Toc25592321"/>
      <w:r w:rsidRPr="00BB05EE">
        <w:t>Mereology Ontology</w:t>
      </w:r>
      <w:bookmarkEnd w:id="9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3" w:name="_Ref13049603"/>
      <w:r>
        <w:t xml:space="preserve">Table </w:t>
      </w:r>
      <w:r w:rsidR="00B36292">
        <w:fldChar w:fldCharType="begin"/>
      </w:r>
      <w:r w:rsidR="00B36292">
        <w:instrText xml:space="preserve"> SEQ Table \* ARABIC </w:instrText>
      </w:r>
      <w:r w:rsidR="00B36292">
        <w:fldChar w:fldCharType="separate"/>
      </w:r>
      <w:r w:rsidR="00C65CEA">
        <w:rPr>
          <w:noProof/>
        </w:rPr>
        <w:t>10</w:t>
      </w:r>
      <w:r w:rsidR="00B36292">
        <w:rPr>
          <w:noProof/>
        </w:rPr>
        <w:fldChar w:fldCharType="end"/>
      </w:r>
      <w:bookmarkEnd w:id="93"/>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4" w:name="_Ref13053357"/>
      <w:r>
        <w:t xml:space="preserve">Figure </w:t>
      </w:r>
      <w:r w:rsidR="00B36292">
        <w:fldChar w:fldCharType="begin"/>
      </w:r>
      <w:r w:rsidR="00B36292">
        <w:instrText xml:space="preserve"> SEQ Figure \* ARABIC </w:instrText>
      </w:r>
      <w:r w:rsidR="00B36292">
        <w:fldChar w:fldCharType="separate"/>
      </w:r>
      <w:r w:rsidR="00E640E5">
        <w:rPr>
          <w:noProof/>
        </w:rPr>
        <w:t>12</w:t>
      </w:r>
      <w:r w:rsidR="00B36292">
        <w:rPr>
          <w:noProof/>
        </w:rPr>
        <w:fldChar w:fldCharType="end"/>
      </w:r>
      <w:bookmarkEnd w:id="94"/>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7517AF">
      <w:pPr>
        <w:pStyle w:val="ListParagraph"/>
        <w:numPr>
          <w:ilvl w:val="0"/>
          <w:numId w:val="34"/>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7517AF">
      <w:pPr>
        <w:pStyle w:val="ListParagraph"/>
        <w:numPr>
          <w:ilvl w:val="0"/>
          <w:numId w:val="34"/>
        </w:numPr>
        <w:spacing w:line="360" w:lineRule="auto"/>
      </w:pPr>
      <w:r w:rsidRPr="007736F9">
        <w:t>Map the relations to GeoSPARQL properties</w:t>
      </w:r>
    </w:p>
    <w:p w14:paraId="3B8434EF" w14:textId="59EF7B7B" w:rsidR="00810AC1" w:rsidRPr="007736F9" w:rsidRDefault="00810AC1" w:rsidP="007517AF">
      <w:pPr>
        <w:pStyle w:val="ListParagraph"/>
        <w:numPr>
          <w:ilvl w:val="0"/>
          <w:numId w:val="34"/>
        </w:numPr>
        <w:spacing w:line="360" w:lineRule="auto"/>
      </w:pPr>
      <w:r w:rsidRPr="007736F9">
        <w:t>Extend with a first-order formalization or mereology</w:t>
      </w:r>
    </w:p>
    <w:p w14:paraId="213C1208" w14:textId="2222977F" w:rsidR="004053E0" w:rsidRDefault="004053E0" w:rsidP="004053E0">
      <w:pPr>
        <w:pStyle w:val="Heading3"/>
      </w:pPr>
      <w:bookmarkStart w:id="95" w:name="_Toc25592322"/>
      <w:r w:rsidRPr="00216E9F">
        <w:t>Units of Measure</w:t>
      </w:r>
      <w:r w:rsidR="00253AFA">
        <w:t xml:space="preserve"> Ontology</w:t>
      </w:r>
      <w:bookmarkEnd w:id="95"/>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6" w:name="_Ref13130816"/>
      <w:r>
        <w:t xml:space="preserve">Table </w:t>
      </w:r>
      <w:r w:rsidR="00B36292">
        <w:fldChar w:fldCharType="begin"/>
      </w:r>
      <w:r w:rsidR="00B36292">
        <w:instrText xml:space="preserve"> SEQ Table \* ARABIC </w:instrText>
      </w:r>
      <w:r w:rsidR="00B36292">
        <w:fldChar w:fldCharType="separate"/>
      </w:r>
      <w:r w:rsidR="00C65CEA">
        <w:rPr>
          <w:noProof/>
        </w:rPr>
        <w:t>11</w:t>
      </w:r>
      <w:r w:rsidR="00B36292">
        <w:rPr>
          <w:noProof/>
        </w:rPr>
        <w:fldChar w:fldCharType="end"/>
      </w:r>
      <w:bookmarkEnd w:id="9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7" w:name="_Ref13130894"/>
      <w:r>
        <w:t xml:space="preserve">Figure </w:t>
      </w:r>
      <w:r w:rsidR="00B36292">
        <w:fldChar w:fldCharType="begin"/>
      </w:r>
      <w:r w:rsidR="00B36292">
        <w:instrText xml:space="preserve"> SEQ Figure \* ARABIC </w:instrText>
      </w:r>
      <w:r w:rsidR="00B36292">
        <w:fldChar w:fldCharType="separate"/>
      </w:r>
      <w:r w:rsidR="00E640E5">
        <w:rPr>
          <w:noProof/>
        </w:rPr>
        <w:t>13</w:t>
      </w:r>
      <w:r w:rsidR="00B36292">
        <w:rPr>
          <w:noProof/>
        </w:rPr>
        <w:fldChar w:fldCharType="end"/>
      </w:r>
      <w:bookmarkEnd w:id="9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proofErr w:type="gramStart"/>
            <w:r w:rsidRPr="00253AFA">
              <w:rPr>
                <w:highlight w:val="yellow"/>
              </w:rPr>
              <w:t>gci:Population</w:t>
            </w:r>
            <w:proofErr w:type="gramEnd"/>
            <w:r w:rsidRPr="00253AFA">
              <w:rPr>
                <w:highlight w:val="yellow"/>
              </w:rPr>
              <w:t>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 xml:space="preserve">only </w:t>
            </w:r>
            <w:proofErr w:type="gramStart"/>
            <w:r w:rsidRPr="00253AFA">
              <w:rPr>
                <w:highlight w:val="yellow"/>
              </w:rPr>
              <w:t>gci:Cardinality</w:t>
            </w:r>
            <w:proofErr w:type="gramEnd"/>
            <w:r w:rsidRPr="00253AFA">
              <w:rPr>
                <w:highlight w:val="yellow"/>
              </w:rP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9" w:name="_Toc25592323"/>
      <w:r>
        <w:t>Observations</w:t>
      </w:r>
      <w:r w:rsidR="00E72AD2" w:rsidRPr="00E72AD2">
        <w:t xml:space="preserve"> </w:t>
      </w:r>
      <w:r w:rsidR="004F1D87" w:rsidRPr="00E72AD2">
        <w:t>Ontology</w:t>
      </w:r>
      <w:bookmarkEnd w:id="9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0" w:name="_Ref13136457"/>
      <w:r>
        <w:t xml:space="preserve">Table </w:t>
      </w:r>
      <w:r w:rsidR="00B36292">
        <w:fldChar w:fldCharType="begin"/>
      </w:r>
      <w:r w:rsidR="00B36292">
        <w:instrText xml:space="preserve"> SEQ Table \* ARABIC </w:instrText>
      </w:r>
      <w:r w:rsidR="00B36292">
        <w:fldChar w:fldCharType="separate"/>
      </w:r>
      <w:r w:rsidR="00C65CEA">
        <w:rPr>
          <w:noProof/>
        </w:rPr>
        <w:t>12</w:t>
      </w:r>
      <w:r w:rsidR="00B36292">
        <w:rPr>
          <w:noProof/>
        </w:rPr>
        <w:fldChar w:fldCharType="end"/>
      </w:r>
      <w:bookmarkEnd w:id="10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1"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2" w:name="_Toc25592324"/>
      <w:r>
        <w:t>Contact Ontology</w:t>
      </w:r>
      <w:bookmarkEnd w:id="10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3" w:name="_Toc25592325"/>
      <w:r w:rsidRPr="00EC4B04">
        <w:t>Person</w:t>
      </w:r>
      <w:r w:rsidRPr="00956273">
        <w:t xml:space="preserve"> Ontology</w:t>
      </w:r>
      <w:bookmarkEnd w:id="10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4" w:name="_Toc25592326"/>
      <w:r>
        <w:t>Household Ontology</w:t>
      </w:r>
      <w:bookmarkEnd w:id="10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5" w:name="_Toc25592327"/>
      <w:r>
        <w:t>Organization Ontology</w:t>
      </w:r>
      <w:bookmarkEnd w:id="10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331CB6">
      <w:pPr>
        <w:pStyle w:val="ListParagraph"/>
        <w:numPr>
          <w:ilvl w:val="0"/>
          <w:numId w:val="15"/>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6" w:name="_Toc25592328"/>
      <w:r>
        <w:t>Building Ontology</w:t>
      </w:r>
      <w:bookmarkEnd w:id="10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proofErr w:type="gramStart"/>
            <w:r>
              <w:t>contact:hasAddress</w:t>
            </w:r>
            <w:proofErr w:type="gramEnd"/>
          </w:p>
        </w:tc>
        <w:tc>
          <w:tcPr>
            <w:tcW w:w="4673" w:type="dxa"/>
          </w:tcPr>
          <w:p w14:paraId="5BC79B75" w14:textId="06919AA1" w:rsidR="00C51746" w:rsidRDefault="00C51746" w:rsidP="003D78DD">
            <w:r>
              <w:t xml:space="preserve">only </w:t>
            </w:r>
            <w:proofErr w:type="gramStart"/>
            <w:r>
              <w:t>contact:Address</w:t>
            </w:r>
            <w:proofErr w:type="gramEnd"/>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proofErr w:type="gramStart"/>
            <w:r>
              <w:t>Contact:hasAddress</w:t>
            </w:r>
            <w:proofErr w:type="gramEnd"/>
          </w:p>
        </w:tc>
        <w:tc>
          <w:tcPr>
            <w:tcW w:w="4673" w:type="dxa"/>
          </w:tcPr>
          <w:p w14:paraId="1A6A8521" w14:textId="26462428" w:rsidR="0055163B" w:rsidRDefault="0055163B" w:rsidP="0055163B">
            <w:r>
              <w:t>exactly 1</w:t>
            </w:r>
            <w:r w:rsidR="00FC125F">
              <w:t xml:space="preserve"> </w:t>
            </w:r>
            <w:proofErr w:type="gramStart"/>
            <w:r w:rsidR="00FC125F">
              <w:t>contact:</w:t>
            </w:r>
            <w:r>
              <w:t>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5592329"/>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5592330"/>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2]" w:date="2018-11-14T08:39:00Z">
              <w:r>
                <w:t>LoopDetector</w:t>
              </w:r>
            </w:ins>
          </w:p>
        </w:tc>
        <w:tc>
          <w:tcPr>
            <w:tcW w:w="2310" w:type="dxa"/>
          </w:tcPr>
          <w:p w14:paraId="39B665CE" w14:textId="768C97D5" w:rsidR="00F92DE6" w:rsidRDefault="00F92DE6" w:rsidP="00F92DE6">
            <w:proofErr w:type="gramStart"/>
            <w:ins w:id="110" w:author="Megan Katsumi [2]" w:date="2018-11-14T09:12:00Z">
              <w:r>
                <w:t>sosa:</w:t>
              </w:r>
            </w:ins>
            <w:ins w:id="111" w:author="Megan Katsumi [2]"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2]"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2]"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2]"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2]" w:date="2018-11-14T10:32:00Z">
              <w:r>
                <w:t>{</w:t>
              </w:r>
            </w:ins>
            <w:ins w:id="119" w:author="Megan Katsumi [2]" w:date="2018-11-14T10:33:00Z">
              <w:r>
                <w:t>mean_</w:t>
              </w:r>
            </w:ins>
            <w:ins w:id="120" w:author="Megan Katsumi [2]" w:date="2018-11-14T11:14:00Z">
              <w:r>
                <w:t>travel_</w:t>
              </w:r>
            </w:ins>
            <w:ins w:id="121"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2]"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2]" w:date="2018-11-14T09:25:00Z">
              <w:r>
                <w:t>only (</w:t>
              </w:r>
              <w:proofErr w:type="gramStart"/>
              <w:r>
                <w:t>sosa:Observation</w:t>
              </w:r>
              <w:proofErr w:type="gramEnd"/>
              <w:r>
                <w:t xml:space="preserve"> and sosa:hasFeatureOfInterest</w:t>
              </w:r>
            </w:ins>
            <w:ins w:id="124" w:author="Megan Katsumi [2]" w:date="2018-11-14T09:26:00Z">
              <w:r>
                <w:t xml:space="preserve"> only transport:</w:t>
              </w:r>
            </w:ins>
            <w:ins w:id="125" w:author="Megan Katsumi [2]" w:date="2018-11-14T10:27:00Z">
              <w:r>
                <w:t>Arc</w:t>
              </w:r>
            </w:ins>
            <w:ins w:id="126" w:author="Megan Katsumi [2]" w:date="2018-11-14T10:35:00Z">
              <w:r>
                <w:t xml:space="preserve"> and sosa:</w:t>
              </w:r>
            </w:ins>
            <w:ins w:id="127" w:author="Megan Katsumi [2]" w:date="2018-11-14T12:23:00Z">
              <w:r>
                <w:t>wasO</w:t>
              </w:r>
            </w:ins>
            <w:ins w:id="128" w:author="Megan Katsumi [2]" w:date="2018-11-14T10:35:00Z">
              <w:r>
                <w:t>riginatedBy {vehicle</w:t>
              </w:r>
            </w:ins>
            <w:ins w:id="129" w:author="Megan Katsumi [2]" w:date="2018-11-14T10:36:00Z">
              <w:r>
                <w:t>_presence}</w:t>
              </w:r>
            </w:ins>
            <w:r>
              <w:t xml:space="preserve"> and </w:t>
            </w:r>
            <w:r w:rsidRPr="009C34EF">
              <w:rPr>
                <w:highlight w:val="yellow"/>
              </w:rPr>
              <w:t>sosa:hasResult RoadOccupancy or VehicleVolume or MeanTravelSpeed</w:t>
            </w:r>
            <w:ins w:id="130"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2]" w:date="2018-11-14T10:32:00Z">
              <w:r w:rsidRPr="009C34EF">
                <w:t>{</w:t>
              </w:r>
            </w:ins>
            <w:ins w:id="135" w:author="Megan Katsumi [2]" w:date="2018-11-14T10:33:00Z">
              <w:r w:rsidRPr="009C34EF">
                <w:t>mean_</w:t>
              </w:r>
            </w:ins>
            <w:ins w:id="136" w:author="Megan Katsumi [2]" w:date="2018-11-14T11:14:00Z">
              <w:r w:rsidRPr="009C34EF">
                <w:t>travel_</w:t>
              </w:r>
            </w:ins>
            <w:ins w:id="137"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proofErr w:type="gramStart"/>
            <w:r>
              <w:t>uom:</w:t>
            </w:r>
            <w:r w:rsidR="00F92DE6">
              <w:t>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proofErr w:type="gramStart"/>
            <w:r>
              <w:t>uom:</w:t>
            </w:r>
            <w:r w:rsidR="00F92DE6">
              <w:t>hasValue</w:t>
            </w:r>
            <w:proofErr w:type="gramEnd"/>
          </w:p>
        </w:tc>
        <w:tc>
          <w:tcPr>
            <w:tcW w:w="4293" w:type="dxa"/>
          </w:tcPr>
          <w:p w14:paraId="195746E9" w14:textId="3736C62C" w:rsidR="00F92DE6" w:rsidRDefault="00F92DE6" w:rsidP="00F92DE6">
            <w:pPr>
              <w:tabs>
                <w:tab w:val="center" w:pos="2335"/>
              </w:tabs>
            </w:pPr>
            <w:r>
              <w:t>only (</w:t>
            </w:r>
            <w:proofErr w:type="gramStart"/>
            <w:r w:rsidR="00253AFA">
              <w:t>uom:</w:t>
            </w:r>
            <w:r>
              <w:t>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proofErr w:type="gramStart"/>
            <w:r>
              <w:t>uom:</w:t>
            </w:r>
            <w:r w:rsidR="00F92DE6">
              <w:t>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proofErr w:type="gramStart"/>
            <w:r>
              <w:t>uom:</w:t>
            </w:r>
            <w:r w:rsidR="00F92DE6">
              <w:t>hasValue</w:t>
            </w:r>
            <w:proofErr w:type="gramEnd"/>
          </w:p>
        </w:tc>
        <w:tc>
          <w:tcPr>
            <w:tcW w:w="4293" w:type="dxa"/>
          </w:tcPr>
          <w:p w14:paraId="781B9FC3" w14:textId="5985FC1E" w:rsidR="00F92DE6" w:rsidRDefault="00F92DE6" w:rsidP="00F92DE6">
            <w:pPr>
              <w:tabs>
                <w:tab w:val="center" w:pos="2335"/>
              </w:tabs>
            </w:pPr>
            <w:r>
              <w:t>only (</w:t>
            </w:r>
            <w:proofErr w:type="gramStart"/>
            <w:r w:rsidR="00253AFA">
              <w:t>uom:</w:t>
            </w:r>
            <w:r>
              <w:t>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proofErr w:type="gramStart"/>
            <w:r>
              <w:t>uom:</w:t>
            </w:r>
            <w:r w:rsidR="00F92DE6">
              <w:t>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proofErr w:type="gramStart"/>
            <w:r>
              <w:t>uom:</w:t>
            </w:r>
            <w:r w:rsidR="00F92DE6" w:rsidRPr="00E80D3C">
              <w:t>hasNumerator</w:t>
            </w:r>
            <w:proofErr w:type="gramEnd"/>
          </w:p>
        </w:tc>
        <w:tc>
          <w:tcPr>
            <w:tcW w:w="4293" w:type="dxa"/>
          </w:tcPr>
          <w:p w14:paraId="4A31104F" w14:textId="2F4CCAC4" w:rsidR="00F92DE6"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proofErr w:type="gramStart"/>
            <w:r>
              <w:t>uom:</w:t>
            </w:r>
            <w:r w:rsidR="00F92DE6" w:rsidRPr="00E80D3C">
              <w:t>hasDenominator</w:t>
            </w:r>
            <w:proofErr w:type="gramEnd"/>
          </w:p>
        </w:tc>
        <w:tc>
          <w:tcPr>
            <w:tcW w:w="4293" w:type="dxa"/>
          </w:tcPr>
          <w:p w14:paraId="589E40DE" w14:textId="05DE289B" w:rsidR="00F92DE6" w:rsidRPr="00E80D3C"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proofErr w:type="gramStart"/>
            <w:r>
              <w:t>uom:</w:t>
            </w:r>
            <w:r w:rsidR="00F92DE6">
              <w:t>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proofErr w:type="gramStart"/>
            <w:r>
              <w:t>uom:</w:t>
            </w:r>
            <w:r w:rsidR="00F92DE6">
              <w:t>hasAggregateFunction</w:t>
            </w:r>
            <w:proofErr w:type="gramEnd"/>
          </w:p>
        </w:tc>
        <w:tc>
          <w:tcPr>
            <w:tcW w:w="4293" w:type="dxa"/>
          </w:tcPr>
          <w:p w14:paraId="390B7ACC" w14:textId="72F2E15F" w:rsidR="00F92DE6" w:rsidRDefault="00F92DE6" w:rsidP="00F92DE6">
            <w:pPr>
              <w:tabs>
                <w:tab w:val="center" w:pos="2335"/>
              </w:tabs>
            </w:pPr>
            <w:r>
              <w:t>value {</w:t>
            </w:r>
            <w:proofErr w:type="gramStart"/>
            <w:r w:rsidR="00253AFA">
              <w:t>uom:</w:t>
            </w:r>
            <w:r>
              <w:t>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proofErr w:type="gramStart"/>
            <w:r>
              <w:t>uom:</w:t>
            </w:r>
            <w:r w:rsidR="00F92DE6">
              <w:t>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proofErr w:type="gramStart"/>
            <w:r>
              <w:t>uom:</w:t>
            </w:r>
            <w:r w:rsidR="00F92DE6">
              <w:t>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5592331"/>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5592332"/>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5592333"/>
      <w:r>
        <w:t>Public</w:t>
      </w:r>
      <w:r w:rsidR="00BD7C89">
        <w:t xml:space="preserve"> Transit Ontology</w:t>
      </w:r>
      <w:bookmarkEnd w:id="140"/>
    </w:p>
    <w:p w14:paraId="6A7EE14B" w14:textId="07F0684A" w:rsidR="00D479C9" w:rsidRDefault="00B36292"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5592334"/>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lastRenderedPageBreak/>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 xml:space="preserve">exactly 1 </w:t>
            </w:r>
            <w:proofErr w:type="gramStart"/>
            <w:r w:rsidRPr="00445D13">
              <w:t>om:area</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w:t>
            </w:r>
            <w:proofErr w:type="gramStart"/>
            <w:r w:rsidRPr="00445D13">
              <w:t>loc:</w:t>
            </w:r>
            <w:r w:rsidR="00A47861" w:rsidRPr="00445D13">
              <w:t>hasLocation</w:t>
            </w:r>
            <w:proofErr w:type="gramEnd"/>
          </w:p>
        </w:tc>
        <w:tc>
          <w:tcPr>
            <w:tcW w:w="3450" w:type="dxa"/>
          </w:tcPr>
          <w:p w14:paraId="02124DE1" w14:textId="23180269" w:rsidR="00A47861" w:rsidRPr="00445D13" w:rsidRDefault="00A47861" w:rsidP="00A47861">
            <w:r w:rsidRPr="00445D13">
              <w:t xml:space="preserve">exactly 1 </w:t>
            </w:r>
            <w:proofErr w:type="gramStart"/>
            <w:r w:rsidR="00B17E1B" w:rsidRPr="00445D13">
              <w:t>spatial;Feature</w:t>
            </w:r>
            <w:proofErr w:type="gramEnd"/>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proofErr w:type="gramStart"/>
            <w:r>
              <w:t>lcbcs:Parcel</w:t>
            </w:r>
            <w:proofErr w:type="gramEnd"/>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w:t>
            </w:r>
            <w:proofErr w:type="gramStart"/>
            <w:r>
              <w:t>loc:Feature</w:t>
            </w:r>
            <w:proofErr w:type="gramEnd"/>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proofErr w:type="gramStart"/>
            <w:r>
              <w:t>change:Manifestation</w:t>
            </w:r>
            <w:proofErr w:type="gramEnd"/>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proofErr w:type="gramStart"/>
            <w:r>
              <w:t>change:manifestationOf</w:t>
            </w:r>
            <w:proofErr w:type="gramEnd"/>
            <w:r>
              <w:t xml:space="preserve">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proofErr w:type="gramStart"/>
            <w:r>
              <w:t>change:existsAt</w:t>
            </w:r>
            <w:proofErr w:type="gramEnd"/>
          </w:p>
        </w:tc>
        <w:tc>
          <w:tcPr>
            <w:tcW w:w="3450" w:type="dxa"/>
          </w:tcPr>
          <w:p w14:paraId="667A19EE" w14:textId="77777777" w:rsidR="00343EF4" w:rsidRDefault="00343EF4" w:rsidP="00A47861">
            <w:r>
              <w:t xml:space="preserve">exactly 1 </w:t>
            </w:r>
            <w:proofErr w:type="gramStart"/>
            <w:r>
              <w:t>time:TemporalEntity</w:t>
            </w:r>
            <w:proofErr w:type="gramEnd"/>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 xml:space="preserve">only </w:t>
            </w:r>
            <w:proofErr w:type="gramStart"/>
            <w:r>
              <w:t>om:area</w:t>
            </w:r>
            <w:proofErr w:type="gramEnd"/>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lastRenderedPageBreak/>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lastRenderedPageBreak/>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5592335"/>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r>
      <w:r w:rsidR="0035644F">
        <w:lastRenderedPageBreak/>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5592336"/>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5592337"/>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5592338"/>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8" w:name="_Toc25592339"/>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7517AF">
      <w:pPr>
        <w:pStyle w:val="ListParagraph"/>
        <w:numPr>
          <w:ilvl w:val="0"/>
          <w:numId w:val="33"/>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7517AF">
      <w:pPr>
        <w:pStyle w:val="ListParagraph"/>
        <w:numPr>
          <w:ilvl w:val="1"/>
          <w:numId w:val="33"/>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7517AF">
      <w:pPr>
        <w:pStyle w:val="ListParagraph"/>
        <w:numPr>
          <w:ilvl w:val="1"/>
          <w:numId w:val="33"/>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7517AF">
      <w:pPr>
        <w:pStyle w:val="ListParagraph"/>
        <w:numPr>
          <w:ilvl w:val="1"/>
          <w:numId w:val="33"/>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5592340"/>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proofErr w:type="gramStart"/>
      <w:r w:rsidR="007933E5">
        <w:rPr>
          <w:lang w:val="en-US" w:bidi="en-US"/>
        </w:rPr>
        <w:t>time:January</w:t>
      </w:r>
      <w:proofErr w:type="gramEnd"/>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5592341"/>
      <w:r>
        <w:t>Competency</w:t>
      </w:r>
      <w:bookmarkEnd w:id="150"/>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1"/>
      <w:r w:rsidR="00315993">
        <w:rPr>
          <w:lang w:val="en-US" w:bidi="en-US"/>
        </w:rPr>
        <w:t>section</w:t>
      </w:r>
      <w:commentRangeEnd w:id="151"/>
      <w:r w:rsidR="00535EDF">
        <w:rPr>
          <w:rStyle w:val="CommentReference"/>
          <w:rFonts w:asciiTheme="minorHAnsi" w:eastAsiaTheme="minorEastAsia" w:hAnsiTheme="minorHAnsi"/>
          <w:lang w:val="en-US" w:bidi="en-US"/>
        </w:rPr>
        <w:commentReference w:id="151"/>
      </w:r>
      <w:r w:rsidR="00315993">
        <w:rPr>
          <w:lang w:val="en-US" w:bidi="en-US"/>
        </w:rPr>
        <w:t>:</w:t>
      </w:r>
    </w:p>
    <w:p w14:paraId="30508B0F" w14:textId="48B9BA4C" w:rsidR="00315993" w:rsidRDefault="00315993" w:rsidP="007517AF">
      <w:pPr>
        <w:pStyle w:val="ListParagraph"/>
        <w:numPr>
          <w:ilvl w:val="0"/>
          <w:numId w:val="35"/>
        </w:numPr>
      </w:pPr>
      <w:r>
        <w:t>rdf:</w:t>
      </w:r>
    </w:p>
    <w:p w14:paraId="2A470F5B" w14:textId="62B80725" w:rsidR="00315993" w:rsidRDefault="00315993" w:rsidP="007517AF">
      <w:pPr>
        <w:pStyle w:val="ListParagraph"/>
        <w:numPr>
          <w:ilvl w:val="0"/>
          <w:numId w:val="35"/>
        </w:numPr>
      </w:pPr>
      <w:r>
        <w:t>rdfs:</w:t>
      </w:r>
    </w:p>
    <w:p w14:paraId="3E41BAED" w14:textId="074C01C2" w:rsidR="00315993" w:rsidRDefault="00315993" w:rsidP="007517AF">
      <w:pPr>
        <w:pStyle w:val="ListParagraph"/>
        <w:numPr>
          <w:ilvl w:val="0"/>
          <w:numId w:val="35"/>
        </w:numPr>
      </w:pPr>
      <w:r>
        <w:t>owl:</w:t>
      </w:r>
    </w:p>
    <w:p w14:paraId="7324B17C"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7517AF">
      <w:pPr>
        <w:pStyle w:val="ListParagraph"/>
        <w:numPr>
          <w:ilvl w:val="0"/>
          <w:numId w:val="35"/>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w:t>
      </w:r>
      <w:proofErr w:type="gramStart"/>
      <w:r w:rsidR="008010B8">
        <w:rPr>
          <w:lang w:val="en-US" w:bidi="en-US"/>
        </w:rPr>
        <w:t>geo:Geometry</w:t>
      </w:r>
      <w:proofErr w:type="gramEnd"/>
      <w:r w:rsidR="008010B8">
        <w:rPr>
          <w:lang w:val="en-US" w:bidi="en-US"/>
        </w:rPr>
        <w:t xml:space="preserve">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w:t>
      </w:r>
      <w:r w:rsidR="00986002">
        <w:rPr>
          <w:lang w:val="en-US" w:bidi="en-US"/>
        </w:rPr>
        <w:lastRenderedPageBreak/>
        <w:t xml:space="preserve">that the spatial relationships between </w:t>
      </w:r>
      <w:proofErr w:type="gramStart"/>
      <w:r w:rsidR="00986002">
        <w:rPr>
          <w:lang w:val="en-US" w:bidi="en-US"/>
        </w:rPr>
        <w:t>geo:Feature</w:t>
      </w:r>
      <w:proofErr w:type="gramEnd"/>
      <w:r w:rsidR="00986002">
        <w:rPr>
          <w:lang w:val="en-US" w:bidi="en-US"/>
        </w:rPr>
        <w:t xml:space="preserve"> objects are given. This allows us to maintain a consistent, triple store-independent formalization.</w:t>
      </w:r>
    </w:p>
    <w:p w14:paraId="27311F6A" w14:textId="6719AD10" w:rsidR="006C7A40" w:rsidRDefault="00FE1FC4" w:rsidP="006C7A40">
      <w:pPr>
        <w:pStyle w:val="Heading3"/>
      </w:pPr>
      <w:bookmarkStart w:id="152" w:name="_Toc25592342"/>
      <w:r>
        <w:t>CQs for Land Use and Transportation Simulation</w:t>
      </w:r>
      <w:bookmarkEnd w:id="152"/>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proofErr w:type="gramStart"/>
      <w:r w:rsidRPr="00986002">
        <w:rPr>
          <w:rFonts w:ascii="Courier" w:hAnsi="Courier"/>
        </w:rPr>
        <w:t>SELECT ?trip</w:t>
      </w:r>
      <w:proofErr w:type="gramEnd"/>
      <w:r w:rsidRPr="00986002">
        <w:rPr>
          <w:rFonts w:ascii="Courier" w:hAnsi="Courier"/>
        </w:rPr>
        <w:t xml:space="preserve"> WHERE {</w:t>
      </w:r>
    </w:p>
    <w:p w14:paraId="75EC3CCE" w14:textId="22202DF8" w:rsidR="00070532"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D489993" w14:textId="77777777" w:rsidR="00703EE3"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E26111E" w14:textId="456BA62E" w:rsidR="00CD145A" w:rsidRPr="00986002" w:rsidRDefault="00EB013E" w:rsidP="00CD145A">
      <w:pPr>
        <w:ind w:left="1080" w:hanging="360"/>
        <w:rPr>
          <w:rFonts w:ascii="Courier" w:hAnsi="Courier"/>
        </w:rPr>
      </w:pPr>
      <w:proofErr w:type="gramStart"/>
      <w:r w:rsidRPr="00986002">
        <w:rPr>
          <w:rFonts w:ascii="Courier" w:hAnsi="Courier"/>
        </w:rPr>
        <w:t>loc:hasLocation</w:t>
      </w:r>
      <w:proofErr w:type="gramEnd"/>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proofErr w:type="gramStart"/>
      <w:r w:rsidRPr="00986002">
        <w:rPr>
          <w:rFonts w:ascii="Courier" w:hAnsi="Courier"/>
        </w:rPr>
        <w:t>SELECT ?</w:t>
      </w:r>
      <w:r>
        <w:rPr>
          <w:rFonts w:ascii="Courier" w:hAnsi="Courier"/>
        </w:rPr>
        <w:t>occupation</w:t>
      </w:r>
      <w:proofErr w:type="gramEnd"/>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6ECACD7F"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06C992E" w14:textId="77777777" w:rsidR="00CD145A" w:rsidRDefault="00CD145A" w:rsidP="00CD145A">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122625F6" w14:textId="5CD261A1" w:rsidR="00763A55" w:rsidRDefault="00763A55" w:rsidP="00CD145A">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5C8B0883" w14:textId="08E4E6DE" w:rsidR="00763A55" w:rsidRDefault="00763A55" w:rsidP="00CD145A">
      <w:pPr>
        <w:ind w:left="1080" w:hanging="360"/>
        <w:rPr>
          <w:rFonts w:ascii="Courier" w:hAnsi="Courier"/>
        </w:rPr>
      </w:pPr>
      <w:proofErr w:type="gramStart"/>
      <w:r>
        <w:rPr>
          <w:rFonts w:ascii="Courier" w:hAnsi="Courier"/>
        </w:rPr>
        <w:t>?trip</w:t>
      </w:r>
      <w:proofErr w:type="gramEnd"/>
      <w:r>
        <w:rPr>
          <w:rFonts w:ascii="Courier" w:hAnsi="Courier"/>
        </w:rPr>
        <w:t xml:space="preserve"> urban:tripPerformedBy ?p.</w:t>
      </w:r>
    </w:p>
    <w:p w14:paraId="507997E2" w14:textId="73B0E7BD" w:rsidR="00763A55" w:rsidRDefault="00763A55" w:rsidP="00CD145A">
      <w:pPr>
        <w:ind w:left="1080" w:hanging="360"/>
        <w:rPr>
          <w:rFonts w:ascii="Courier" w:hAnsi="Courier"/>
        </w:rPr>
      </w:pPr>
      <w:proofErr w:type="gramStart"/>
      <w:r>
        <w:rPr>
          <w:rFonts w:ascii="Courier" w:hAnsi="Courier"/>
        </w:rPr>
        <w:t>?o</w:t>
      </w:r>
      <w:proofErr w:type="gramEnd"/>
      <w:r>
        <w:rPr>
          <w:rFonts w:ascii="Courier" w:hAnsi="Courier"/>
        </w:rPr>
        <w:t xml:space="preserve"> </w:t>
      </w:r>
      <w:r w:rsidR="002777E9">
        <w:rPr>
          <w:rFonts w:ascii="Courier" w:hAnsi="Courier"/>
        </w:rPr>
        <w:t>org:performedBy ?p.</w:t>
      </w:r>
    </w:p>
    <w:p w14:paraId="0DF847BD" w14:textId="63154CE4" w:rsidR="00763A55" w:rsidRDefault="002777E9" w:rsidP="00CD145A">
      <w:pPr>
        <w:ind w:left="1080" w:hanging="360"/>
        <w:rPr>
          <w:rFonts w:ascii="Courier" w:hAnsi="Courier"/>
        </w:rPr>
      </w:pPr>
      <w:proofErr w:type="gramStart"/>
      <w:r>
        <w:rPr>
          <w:rFonts w:ascii="Courier" w:hAnsi="Courier"/>
        </w:rPr>
        <w:t>?o</w:t>
      </w:r>
      <w:proofErr w:type="gramEnd"/>
      <w:r>
        <w:rPr>
          <w:rFonts w:ascii="Courier" w:hAnsi="Courier"/>
        </w:rPr>
        <w:t xml:space="preserve">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xml:space="preserve">} GROUP </w:t>
      </w:r>
      <w:proofErr w:type="gramStart"/>
      <w:r>
        <w:rPr>
          <w:rFonts w:ascii="Courier" w:hAnsi="Courier"/>
        </w:rPr>
        <w:t>BY ?occupation</w:t>
      </w:r>
      <w:proofErr w:type="gramEnd"/>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proofErr w:type="gramStart"/>
      <w:r w:rsidRPr="00986002">
        <w:rPr>
          <w:rFonts w:ascii="Courier" w:hAnsi="Courier"/>
        </w:rPr>
        <w:t xml:space="preserve">SELECT </w:t>
      </w:r>
      <w:r>
        <w:rPr>
          <w:rFonts w:ascii="Courier" w:hAnsi="Courier"/>
        </w:rPr>
        <w:t>?trip</w:t>
      </w:r>
      <w:proofErr w:type="gramEnd"/>
      <w:r>
        <w:rPr>
          <w:rFonts w:ascii="Courier" w:hAnsi="Courier"/>
        </w:rPr>
        <w:t xml:space="preserve">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095260A"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E72E55" w14:textId="77777777" w:rsidR="00CE4479" w:rsidRPr="00986002" w:rsidRDefault="00CE4479" w:rsidP="00CE447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6FE972DB" w14:textId="77777777" w:rsidR="00CE4479" w:rsidRDefault="00CE4479" w:rsidP="00CE447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2ABC99A1" w14:textId="5F4DA746" w:rsidR="00CE4479" w:rsidRDefault="00CE4479" w:rsidP="00CE4479">
      <w:pPr>
        <w:ind w:left="1080" w:hanging="360"/>
        <w:rPr>
          <w:rFonts w:ascii="Courier" w:hAnsi="Courier"/>
        </w:rPr>
      </w:pPr>
      <w:proofErr w:type="gramStart"/>
      <w:r>
        <w:rPr>
          <w:rFonts w:ascii="Courier" w:hAnsi="Courier"/>
        </w:rPr>
        <w:t>?trip</w:t>
      </w:r>
      <w:proofErr w:type="gramEnd"/>
      <w:r>
        <w:rPr>
          <w:rFonts w:ascii="Courier" w:hAnsi="Courier"/>
        </w:rPr>
        <w:t xml:space="preserve"> trip:associatedwith ?activity.</w:t>
      </w:r>
    </w:p>
    <w:p w14:paraId="09AD7AD3" w14:textId="6F2891D8" w:rsidR="00CE4479" w:rsidRPr="00986002" w:rsidRDefault="00CE4479" w:rsidP="00CE4479">
      <w:pPr>
        <w:ind w:left="1080" w:hanging="360"/>
        <w:rPr>
          <w:rFonts w:ascii="Courier" w:hAnsi="Courier"/>
        </w:rPr>
      </w:pPr>
      <w:proofErr w:type="gramStart"/>
      <w:r>
        <w:rPr>
          <w:rFonts w:ascii="Courier" w:hAnsi="Courier"/>
        </w:rPr>
        <w:t>?activity</w:t>
      </w:r>
      <w:proofErr w:type="gramEnd"/>
      <w:r>
        <w:rPr>
          <w:rFonts w:ascii="Courier" w:hAnsi="Courier"/>
        </w:rPr>
        <w:t xml:space="preserve">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w:t>
      </w:r>
      <w:proofErr w:type="gramStart"/>
      <w:r w:rsidR="003A54C7">
        <w:rPr>
          <w:rFonts w:ascii="Courier" w:hAnsi="Courier"/>
        </w:rPr>
        <w:t>COUNT ?trip</w:t>
      </w:r>
      <w:proofErr w:type="gramEnd"/>
      <w:r w:rsidR="003A54C7">
        <w:rPr>
          <w:rFonts w:ascii="Courier" w:hAnsi="Courier"/>
        </w:rPr>
        <w:t xml:space="preserve">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5CA5AE4F"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EAB2EF7" w14:textId="77777777" w:rsidR="003A54C7" w:rsidRDefault="003A54C7" w:rsidP="003A54C7">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0835B837" w14:textId="77777777" w:rsidR="003A54C7" w:rsidRDefault="003A54C7" w:rsidP="003A54C7">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76ECEA67" w14:textId="4935E628" w:rsidR="003A54C7" w:rsidRPr="00986002" w:rsidRDefault="002A1719" w:rsidP="003A54C7">
      <w:pPr>
        <w:ind w:left="1080" w:hanging="360"/>
        <w:rPr>
          <w:rFonts w:ascii="Courier" w:hAnsi="Courier"/>
        </w:rPr>
      </w:pPr>
      <w:r>
        <w:rPr>
          <w:rFonts w:ascii="Courier" w:hAnsi="Courier"/>
        </w:rPr>
        <w:t xml:space="preserve">} GROUP </w:t>
      </w:r>
      <w:proofErr w:type="gramStart"/>
      <w:r>
        <w:rPr>
          <w:rFonts w:ascii="Courier" w:hAnsi="Courier"/>
        </w:rPr>
        <w:t>BY ?zloc</w:t>
      </w:r>
      <w:proofErr w:type="gramEnd"/>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proofErr w:type="gramStart"/>
      <w:r>
        <w:rPr>
          <w:rFonts w:ascii="Courier" w:hAnsi="Courier"/>
        </w:rPr>
        <w:t>DISTINCT ?mode</w:t>
      </w:r>
      <w:proofErr w:type="gramEnd"/>
      <w:r>
        <w:rPr>
          <w:rFonts w:ascii="Courier" w:hAnsi="Courier"/>
        </w:rPr>
        <w:t xml:space="preserv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3D2A9879"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3B0090" w14:textId="77777777" w:rsidR="002A1719" w:rsidRPr="00986002" w:rsidRDefault="002A1719" w:rsidP="002A171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22918169" w14:textId="77777777" w:rsidR="002A1719" w:rsidRDefault="002A1719" w:rsidP="002A171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7F202264" w14:textId="371410DD" w:rsidR="002A1719" w:rsidRPr="00986002" w:rsidRDefault="002A1719" w:rsidP="002A1719">
      <w:pPr>
        <w:ind w:left="1080" w:hanging="360"/>
        <w:rPr>
          <w:rFonts w:ascii="Courier" w:hAnsi="Courier"/>
        </w:rPr>
      </w:pPr>
      <w:proofErr w:type="gramStart"/>
      <w:r>
        <w:rPr>
          <w:rFonts w:ascii="Courier" w:hAnsi="Courier"/>
        </w:rPr>
        <w:t>?trip</w:t>
      </w:r>
      <w:proofErr w:type="gramEnd"/>
      <w:r>
        <w:rPr>
          <w:rFonts w:ascii="Courier" w:hAnsi="Courier"/>
        </w:rPr>
        <w:t xml:space="preserve">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xml:space="preserve">, the </w:t>
      </w:r>
      <w:proofErr w:type="gramStart"/>
      <w:r w:rsidR="000854F1">
        <w:t>change:existsAt</w:t>
      </w:r>
      <w:proofErr w:type="gramEnd"/>
      <w:r w:rsidR="000854F1">
        <w:t xml:space="preserve">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244C17E8" w14:textId="706D7A67" w:rsidR="007E667D" w:rsidRDefault="007E667D" w:rsidP="00E025C3">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73F50007" w14:textId="4739D923" w:rsidR="00E025C3" w:rsidRPr="00986002" w:rsidRDefault="007E667D" w:rsidP="007E667D">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06E88809" w14:textId="77777777" w:rsidR="00E13F85" w:rsidRDefault="00E13F85" w:rsidP="00E13F85">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21B76BFB" w14:textId="77777777" w:rsidR="00E13F85" w:rsidRDefault="00E13F85" w:rsidP="00E13F85">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48A7A97E" w14:textId="5318F6B2" w:rsidR="009B6351" w:rsidRPr="00986002" w:rsidRDefault="009B6351" w:rsidP="00E13F85">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531BACB1" w14:textId="77777777" w:rsidR="003C2701" w:rsidRDefault="003C2701" w:rsidP="003C2701">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67BCDECC" w14:textId="77777777" w:rsidR="003C2701" w:rsidRDefault="003C2701" w:rsidP="003C2701">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53BC2E32" w14:textId="77777777"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718A89F0" w14:textId="55761D72"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urbansys:associatedWith ?occ.</w:t>
      </w:r>
    </w:p>
    <w:p w14:paraId="60F9426C" w14:textId="2F54940E" w:rsidR="003C2701" w:rsidRPr="00986002" w:rsidRDefault="003C2701" w:rsidP="003C2701">
      <w:pPr>
        <w:ind w:left="1080" w:hanging="360"/>
        <w:rPr>
          <w:rFonts w:ascii="Courier" w:hAnsi="Courier"/>
        </w:rPr>
      </w:pPr>
      <w:proofErr w:type="gramStart"/>
      <w:r>
        <w:rPr>
          <w:rFonts w:ascii="Courier" w:hAnsi="Courier"/>
        </w:rPr>
        <w:t>?occ</w:t>
      </w:r>
      <w:proofErr w:type="gramEnd"/>
      <w:r>
        <w:rPr>
          <w:rFonts w:ascii="Courier" w:hAnsi="Courier"/>
        </w:rPr>
        <w:t xml:space="preserve">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proofErr w:type="gramStart"/>
      <w:r w:rsidRPr="00986002">
        <w:rPr>
          <w:rFonts w:ascii="Courier" w:hAnsi="Courier"/>
        </w:rPr>
        <w:t xml:space="preserve">SELECT </w:t>
      </w:r>
      <w:r>
        <w:rPr>
          <w:rFonts w:ascii="Courier" w:hAnsi="Courier"/>
        </w:rPr>
        <w:t>?age</w:t>
      </w:r>
      <w:proofErr w:type="gramEnd"/>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w:t>
      </w:r>
      <w:proofErr w:type="gramStart"/>
      <w:r>
        <w:rPr>
          <w:rFonts w:ascii="Courier" w:hAnsi="Courier"/>
        </w:rPr>
        <w:t>urbansys:tripPerformedBy</w:t>
      </w:r>
      <w:proofErr w:type="gramEnd"/>
      <w:r>
        <w:rPr>
          <w:rFonts w:ascii="Courier" w:hAnsi="Courier"/>
        </w:rPr>
        <w:t xml:space="preserve"> ?person_at_t.</w:t>
      </w:r>
    </w:p>
    <w:p w14:paraId="29D05AA2" w14:textId="77777777" w:rsidR="000909CE" w:rsidRDefault="000909CE" w:rsidP="000909CE">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0B2872FF" w14:textId="1C842140" w:rsidR="000909CE" w:rsidRDefault="000909CE" w:rsidP="000909CE">
      <w:pPr>
        <w:ind w:left="1080" w:hanging="360"/>
        <w:rPr>
          <w:rFonts w:ascii="Courier" w:hAnsi="Courier"/>
        </w:rPr>
      </w:pPr>
      <w:proofErr w:type="gramStart"/>
      <w:r>
        <w:rPr>
          <w:rFonts w:ascii="Courier" w:hAnsi="Courier"/>
        </w:rPr>
        <w:lastRenderedPageBreak/>
        <w:t>?person</w:t>
      </w:r>
      <w:proofErr w:type="gramEnd"/>
      <w:r>
        <w:rPr>
          <w:rFonts w:ascii="Courier" w:hAnsi="Courier"/>
        </w:rPr>
        <w:t>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proofErr w:type="gramStart"/>
      <w:r>
        <w:rPr>
          <w:rFonts w:ascii="Courier" w:hAnsi="Courier"/>
        </w:rPr>
        <w:t>?d</w:t>
      </w:r>
      <w:proofErr w:type="gramEnd"/>
      <w:r>
        <w:rPr>
          <w:rFonts w:ascii="Courier" w:hAnsi="Courier"/>
        </w:rPr>
        <w:t xml:space="preserve"> om:hasValue ?m.</w:t>
      </w:r>
    </w:p>
    <w:p w14:paraId="5DB160C2" w14:textId="1FA6990A" w:rsidR="00167AE3" w:rsidRDefault="00167AE3" w:rsidP="000909CE">
      <w:pPr>
        <w:ind w:left="1080" w:hanging="360"/>
        <w:rPr>
          <w:rFonts w:ascii="Courier" w:hAnsi="Courier"/>
        </w:rPr>
      </w:pPr>
      <w:proofErr w:type="gramStart"/>
      <w:r>
        <w:rPr>
          <w:rFonts w:ascii="Courier" w:hAnsi="Courier"/>
        </w:rPr>
        <w:t>?m</w:t>
      </w:r>
      <w:proofErr w:type="gramEnd"/>
      <w:r>
        <w:rPr>
          <w:rFonts w:ascii="Courier" w:hAnsi="Courier"/>
        </w:rPr>
        <w:t xml:space="preserve"> om:has_numerical_value ?age.</w:t>
      </w:r>
    </w:p>
    <w:p w14:paraId="38C962D4" w14:textId="2C5BB89A" w:rsidR="000909CE" w:rsidRDefault="000909CE" w:rsidP="000909CE">
      <w:pPr>
        <w:ind w:left="1080" w:hanging="360"/>
        <w:rPr>
          <w:rFonts w:ascii="Courier" w:hAnsi="Courier"/>
        </w:rPr>
      </w:pPr>
      <w:proofErr w:type="gramStart"/>
      <w:r>
        <w:rPr>
          <w:rFonts w:ascii="Courier" w:hAnsi="Courier"/>
        </w:rPr>
        <w:t>?occ</w:t>
      </w:r>
      <w:proofErr w:type="gramEnd"/>
      <w:r>
        <w:rPr>
          <w:rFonts w:ascii="Courier" w:hAnsi="Courier"/>
        </w:rPr>
        <w:t xml:space="preserve">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proofErr w:type="gramStart"/>
      <w:r>
        <w:rPr>
          <w:rFonts w:ascii="Courier" w:hAnsi="Courier"/>
        </w:rPr>
        <w:t>?person</w:t>
      </w:r>
      <w:proofErr w:type="gramEnd"/>
      <w:r>
        <w:rPr>
          <w:rFonts w:ascii="Courier" w:hAnsi="Courier"/>
        </w:rPr>
        <w:t xml:space="preserve">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proofErr w:type="gramStart"/>
      <w:r>
        <w:rPr>
          <w:rFonts w:ascii="Courier" w:hAnsi="Courier"/>
        </w:rPr>
        <w:t>SELECT ?class</w:t>
      </w:r>
      <w:proofErr w:type="gramEnd"/>
      <w:r>
        <w:rPr>
          <w:rFonts w:ascii="Courier" w:hAnsi="Courier"/>
        </w:rPr>
        <w:t xml:space="preserve">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w:t>
      </w:r>
      <w:proofErr w:type="gramStart"/>
      <w:r>
        <w:rPr>
          <w:rFonts w:ascii="Courier" w:hAnsi="Courier"/>
        </w:rPr>
        <w:t>change:hasManifestation</w:t>
      </w:r>
      <w:proofErr w:type="gramEnd"/>
      <w:r>
        <w:rPr>
          <w:rFonts w:ascii="Courier" w:hAnsi="Courier"/>
        </w:rPr>
        <w:t xml:space="preserve"> ?parcel_at_t.</w:t>
      </w:r>
    </w:p>
    <w:p w14:paraId="2906F529" w14:textId="5DC769CE" w:rsidR="00FD2DC5" w:rsidRDefault="00FD2DC5" w:rsidP="00601167">
      <w:pPr>
        <w:ind w:left="1080" w:hanging="360"/>
        <w:rPr>
          <w:rFonts w:ascii="Courier" w:hAnsi="Courier"/>
        </w:rPr>
      </w:pPr>
      <w:proofErr w:type="gramStart"/>
      <w:r>
        <w:rPr>
          <w:rFonts w:ascii="Courier" w:hAnsi="Courier"/>
        </w:rPr>
        <w:t>?parcel</w:t>
      </w:r>
      <w:proofErr w:type="gramEnd"/>
      <w:r>
        <w:rPr>
          <w:rFonts w:ascii="Courier" w:hAnsi="Courier"/>
        </w:rPr>
        <w:t>_at_t landuse:hasLandUse ?landuse.</w:t>
      </w:r>
    </w:p>
    <w:p w14:paraId="78011D21" w14:textId="4632F68D" w:rsidR="00FD2DC5" w:rsidRDefault="00FD2DC5" w:rsidP="00601167">
      <w:pPr>
        <w:ind w:left="1080" w:hanging="360"/>
        <w:rPr>
          <w:rFonts w:ascii="Courier" w:hAnsi="Courier"/>
        </w:rPr>
      </w:pPr>
      <w:proofErr w:type="gramStart"/>
      <w:r>
        <w:rPr>
          <w:rFonts w:ascii="Courier" w:hAnsi="Courier"/>
        </w:rPr>
        <w:t>?landuse</w:t>
      </w:r>
      <w:proofErr w:type="gramEnd"/>
      <w:r>
        <w:rPr>
          <w:rFonts w:ascii="Courier" w:hAnsi="Courier"/>
        </w:rPr>
        <w:t xml:space="preserv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3" w:name="_Toc25592343"/>
      <w:r>
        <w:t xml:space="preserve">CQs for </w:t>
      </w:r>
      <w:r w:rsidR="00FE1FC4">
        <w:t>Transit Research</w:t>
      </w:r>
      <w:bookmarkEnd w:id="153"/>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proofErr w:type="gramStart"/>
      <w:r w:rsidRPr="00706830">
        <w:rPr>
          <w:rFonts w:ascii="Courier" w:hAnsi="Courier"/>
        </w:rPr>
        <w:t>SELECT ?</w:t>
      </w:r>
      <w:r w:rsidR="005A5BC5" w:rsidRPr="00706830">
        <w:rPr>
          <w:rFonts w:ascii="Courier" w:hAnsi="Courier"/>
        </w:rPr>
        <w:t>datetime</w:t>
      </w:r>
      <w:proofErr w:type="gramEnd"/>
      <w:r w:rsidR="005A5BC5" w:rsidRPr="00706830">
        <w:rPr>
          <w:rFonts w:ascii="Courier" w:hAnsi="Courier"/>
        </w:rPr>
        <w:t xml:space="preserv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p>
    <w:p w14:paraId="33FF72B1" w14:textId="1F14FD1D" w:rsidR="00706830" w:rsidRDefault="00706830" w:rsidP="00FE1FC4">
      <w:pPr>
        <w:ind w:left="720" w:hanging="360"/>
        <w:rPr>
          <w:rFonts w:ascii="Courier" w:hAnsi="Courier"/>
        </w:rPr>
      </w:pPr>
      <w:proofErr w:type="gramStart"/>
      <w:r>
        <w:rPr>
          <w:rFonts w:ascii="Courier" w:hAnsi="Courier"/>
        </w:rPr>
        <w:t>?t</w:t>
      </w:r>
      <w:proofErr w:type="gramEnd"/>
      <w:r>
        <w:rPr>
          <w:rFonts w:ascii="Courier" w:hAnsi="Courier"/>
        </w:rPr>
        <w:t xml:space="preserve">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proofErr w:type="gramStart"/>
      <w:r w:rsidRPr="005E5F3C">
        <w:rPr>
          <w:rFonts w:ascii="Courier" w:hAnsi="Courier"/>
        </w:rPr>
        <w:t>SELECT ?x</w:t>
      </w:r>
      <w:proofErr w:type="gramEnd"/>
      <w:r w:rsidRPr="005E5F3C">
        <w:rPr>
          <w:rFonts w:ascii="Courier" w:hAnsi="Courier"/>
        </w:rPr>
        <w:t xml:space="preserve">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 xml:space="preserve">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w:t>
      </w:r>
      <w:proofErr w:type="gramEnd"/>
      <w:r w:rsidRPr="005E5F3C">
        <w:rPr>
          <w:rFonts w:ascii="Courier" w:hAnsi="Courier"/>
        </w:rPr>
        <w:t xml:space="preserve">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?g</w:t>
      </w:r>
      <w:proofErr w:type="gramEnd"/>
      <w:r w:rsidRPr="005E5F3C">
        <w:rPr>
          <w:rFonts w:ascii="Courier" w:hAnsi="Courier"/>
        </w:rPr>
        <w:t xml:space="preserve">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proofErr w:type="gramStart"/>
      <w:r>
        <w:rPr>
          <w:rFonts w:ascii="Courier" w:hAnsi="Courier"/>
        </w:rPr>
        <w:t>?t</w:t>
      </w:r>
      <w:proofErr w:type="gramEnd"/>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FILTER(</w:t>
      </w:r>
      <w:proofErr w:type="gramEnd"/>
      <w:r w:rsidRPr="005E5F3C">
        <w:rPr>
          <w:rFonts w:ascii="Courier" w:hAnsi="Courier"/>
        </w:rPr>
        <w:t>?route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w:t>
      </w:r>
      <w:proofErr w:type="gramStart"/>
      <w:r>
        <w:rPr>
          <w:rFonts w:ascii="Courier" w:hAnsi="Courier"/>
        </w:rPr>
        <w:t>FILTER(</w:t>
      </w:r>
      <w:proofErr w:type="gramEnd"/>
      <w:r>
        <w:rPr>
          <w:rFonts w:ascii="Courier" w:hAnsi="Courier"/>
        </w:rPr>
        <w:t>?</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D929FE1" w14:textId="77777777" w:rsidR="003A44A6" w:rsidRPr="00C70D21" w:rsidRDefault="003A44A6" w:rsidP="00C70D21">
      <w:pPr>
        <w:ind w:left="720"/>
        <w:rPr>
          <w:rFonts w:ascii="Courier" w:hAnsi="Courier"/>
        </w:rPr>
      </w:pPr>
      <w:r w:rsidRPr="00C70D21">
        <w:rPr>
          <w:rFonts w:ascii="Courier" w:hAnsi="Courier"/>
        </w:rPr>
        <w:lastRenderedPageBreak/>
        <w:t xml:space="preserve">  </w:t>
      </w:r>
      <w:proofErr w:type="gramStart"/>
      <w:r w:rsidRPr="00C70D21">
        <w:rPr>
          <w:rFonts w:ascii="Courier" w:hAnsi="Courier"/>
        </w:rPr>
        <w:t>SELECT ?x</w:t>
      </w:r>
      <w:proofErr w:type="gramEnd"/>
      <w:r w:rsidRPr="00C70D21">
        <w:rPr>
          <w:rFonts w:ascii="Courier" w:hAnsi="Courier"/>
        </w:rPr>
        <w:t xml:space="preserve"> ?g ?route_pd ?g_trip ?d 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?f</w:t>
      </w:r>
      <w:proofErr w:type="gramEnd"/>
      <w:r w:rsidRPr="00C70D21">
        <w:rPr>
          <w:rFonts w:ascii="Courier" w:hAnsi="Courier"/>
        </w:rPr>
        <w:t xml:space="preserve">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?g</w:t>
      </w:r>
      <w:proofErr w:type="gramEnd"/>
      <w:r w:rsidRPr="00C70D21">
        <w:rPr>
          <w:rFonts w:ascii="Courier" w:hAnsi="Courier"/>
        </w:rPr>
        <w:t xml:space="preserve">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proofErr w:type="gramStart"/>
      <w:r w:rsidRPr="004E17B1">
        <w:rPr>
          <w:rFonts w:ascii="Courier" w:hAnsi="Courier"/>
        </w:rPr>
        <w:t>?route</w:t>
      </w:r>
      <w:proofErr w:type="gramEnd"/>
      <w:r w:rsidRPr="004E17B1">
        <w:rPr>
          <w:rFonts w:ascii="Courier" w:hAnsi="Courier"/>
        </w:rPr>
        <w:t xml:space="preserv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?ho</w:t>
      </w:r>
      <w:proofErr w:type="gramEnd"/>
      <w:r w:rsidRPr="004E17B1">
        <w:rPr>
          <w:rFonts w:ascii="Courier" w:hAnsi="Courier"/>
        </w:rPr>
        <w:t xml:space="preserve">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?trip</w:t>
      </w:r>
      <w:proofErr w:type="gramEnd"/>
      <w:r w:rsidRPr="004E17B1">
        <w:rPr>
          <w:rFonts w:ascii="Courier" w:hAnsi="Courier"/>
        </w:rPr>
        <w:t xml:space="preserve">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?f</w:t>
      </w:r>
      <w:proofErr w:type="gramEnd"/>
      <w:r w:rsidRPr="004E17B1">
        <w:rPr>
          <w:rFonts w:ascii="Courier" w:hAnsi="Courier"/>
        </w:rPr>
        <w:t>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?g</w:t>
      </w:r>
      <w:proofErr w:type="gramEnd"/>
      <w:r w:rsidRPr="004E17B1">
        <w:rPr>
          <w:rFonts w:ascii="Courier" w:hAnsi="Courier"/>
        </w:rPr>
        <w:t>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proofErr w:type="gramStart"/>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w:t>
      </w:r>
      <w:proofErr w:type="gramEnd"/>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4" w:name="_Toc25592344"/>
      <w:r>
        <w:t xml:space="preserve">CQs for </w:t>
      </w:r>
      <w:r w:rsidR="00FE1FC4">
        <w:t>Smart Parking Applications</w:t>
      </w:r>
      <w:bookmarkEnd w:id="154"/>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5" w:name="_Toc25592345"/>
      <w:r>
        <w:t xml:space="preserve">CQs for </w:t>
      </w:r>
      <w:r w:rsidR="00FE1FC4">
        <w:t>ATIS via IT-SoS</w:t>
      </w:r>
      <w:bookmarkEnd w:id="155"/>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6" w:name="_Toc25592346"/>
      <w:r>
        <w:t xml:space="preserve">CQs for </w:t>
      </w:r>
      <w:r w:rsidR="00FE1FC4">
        <w:t>ArcGIS Query Support</w:t>
      </w:r>
      <w:bookmarkEnd w:id="156"/>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7" w:name="_Toc25592347"/>
      <w:r>
        <w:t>Application</w:t>
      </w:r>
      <w:bookmarkEnd w:id="157"/>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w:t>
      </w:r>
      <w:r w:rsidR="000D4063">
        <w:lastRenderedPageBreak/>
        <w:t xml:space="preserve">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8" w:name="_Ref20730202"/>
      <w:bookmarkStart w:id="159" w:name="_Toc25592348"/>
      <w:r>
        <w:t>Applications</w:t>
      </w:r>
      <w:bookmarkEnd w:id="146"/>
      <w:bookmarkEnd w:id="158"/>
      <w:bookmarkEnd w:id="159"/>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25592349"/>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w:t>
      </w:r>
      <w:proofErr w:type="gramStart"/>
      <w:r>
        <w:rPr>
          <w:lang w:val="en-US" w:bidi="en-US"/>
        </w:rPr>
        <w:t>RML[</w:t>
      </w:r>
      <w:proofErr w:type="gramEnd"/>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r w:rsidR="00B36292">
        <w:fldChar w:fldCharType="begin"/>
      </w:r>
      <w:r w:rsidR="00B36292">
        <w:instrText xml:space="preserve"> SEQ Figure \* ARABIC </w:instrText>
      </w:r>
      <w:r w:rsidR="00B36292">
        <w:fldChar w:fldCharType="separate"/>
      </w:r>
      <w:r>
        <w:rPr>
          <w:noProof/>
        </w:rPr>
        <w:t>17</w:t>
      </w:r>
      <w:r w:rsidR="00B36292">
        <w:rPr>
          <w:noProof/>
        </w:rPr>
        <w:fldChar w:fldCharType="end"/>
      </w:r>
      <w:bookmarkEnd w:id="161"/>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r w:rsidR="00B36292">
        <w:fldChar w:fldCharType="begin"/>
      </w:r>
      <w:r w:rsidR="00B36292">
        <w:instrText xml:space="preserve"> SEQ Figure \* ARABIC </w:instrText>
      </w:r>
      <w:r w:rsidR="00B36292">
        <w:fldChar w:fldCharType="separate"/>
      </w:r>
      <w:r w:rsidR="00E640E5">
        <w:rPr>
          <w:noProof/>
        </w:rPr>
        <w:t>18</w:t>
      </w:r>
      <w:r w:rsidR="00B36292">
        <w:rPr>
          <w:noProof/>
        </w:rPr>
        <w:fldChar w:fldCharType="end"/>
      </w:r>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25592350"/>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7517AF">
      <w:pPr>
        <w:pStyle w:val="ListParagraph"/>
        <w:numPr>
          <w:ilvl w:val="0"/>
          <w:numId w:val="49"/>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7517AF">
      <w:pPr>
        <w:pStyle w:val="ListParagraph"/>
        <w:numPr>
          <w:ilvl w:val="0"/>
          <w:numId w:val="49"/>
        </w:numPr>
      </w:pPr>
      <w:r>
        <w:t>Start zone ID, End zone ID: display the zone IDs of the trips’ origins and destinations.</w:t>
      </w:r>
    </w:p>
    <w:p w14:paraId="4337B6DD" w14:textId="77777777" w:rsidR="007B4B5D" w:rsidRDefault="007B4B5D" w:rsidP="007517AF">
      <w:pPr>
        <w:pStyle w:val="ListParagraph"/>
        <w:numPr>
          <w:ilvl w:val="0"/>
          <w:numId w:val="49"/>
        </w:numPr>
      </w:pPr>
      <w:r>
        <w:t xml:space="preserve">Start time, End time: displays the start and end times of a trip, encoded in </w:t>
      </w:r>
      <w:proofErr w:type="gramStart"/>
      <w:r>
        <w:t>xsd:dateTimeStamp</w:t>
      </w:r>
      <w:proofErr w:type="gramEnd"/>
      <w:r>
        <w:t xml:space="preserve"> format. The times are assigned a default date of 01-01-2019.</w:t>
      </w:r>
    </w:p>
    <w:p w14:paraId="4B6F0903" w14:textId="77777777" w:rsidR="007B4B5D" w:rsidRDefault="007B4B5D" w:rsidP="007517AF">
      <w:pPr>
        <w:pStyle w:val="ListParagraph"/>
        <w:numPr>
          <w:ilvl w:val="0"/>
          <w:numId w:val="49"/>
        </w:numPr>
      </w:pPr>
      <w:r>
        <w:t>Trip Mode: displays the mode type used for the trip.</w:t>
      </w:r>
    </w:p>
    <w:p w14:paraId="7DB991ED" w14:textId="77777777" w:rsidR="007B4B5D" w:rsidRDefault="007B4B5D" w:rsidP="007517AF">
      <w:pPr>
        <w:pStyle w:val="ListParagraph"/>
        <w:numPr>
          <w:ilvl w:val="0"/>
          <w:numId w:val="49"/>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7517AF">
      <w:pPr>
        <w:pStyle w:val="ListParagraph"/>
        <w:numPr>
          <w:ilvl w:val="0"/>
          <w:numId w:val="49"/>
        </w:numPr>
      </w:pPr>
      <w:r>
        <w:t>Traveler Type: displays the type (class) of person who performed the trip.</w:t>
      </w:r>
    </w:p>
    <w:p w14:paraId="13D6D6E5" w14:textId="77777777" w:rsidR="007B4B5D" w:rsidRDefault="007B4B5D" w:rsidP="007517AF">
      <w:pPr>
        <w:pStyle w:val="ListParagraph"/>
        <w:numPr>
          <w:ilvl w:val="0"/>
          <w:numId w:val="49"/>
        </w:numPr>
      </w:pPr>
      <w:r>
        <w:t>Traveler Age: displays the age of the person who performed the trip.</w:t>
      </w:r>
    </w:p>
    <w:p w14:paraId="33FEC4FE" w14:textId="77777777" w:rsidR="007B4B5D" w:rsidRDefault="007B4B5D" w:rsidP="007517AF">
      <w:pPr>
        <w:pStyle w:val="ListParagraph"/>
        <w:numPr>
          <w:ilvl w:val="0"/>
          <w:numId w:val="49"/>
        </w:numPr>
      </w:pPr>
      <w:r>
        <w:t>Traveler has transit pass: a boolean value indicating whether the person who performed the trip has a transit pass.</w:t>
      </w:r>
    </w:p>
    <w:p w14:paraId="4FD807C8" w14:textId="77777777" w:rsidR="007B4B5D" w:rsidRDefault="007B4B5D" w:rsidP="007517AF">
      <w:pPr>
        <w:pStyle w:val="ListParagraph"/>
        <w:numPr>
          <w:ilvl w:val="0"/>
          <w:numId w:val="49"/>
        </w:numPr>
      </w:pPr>
      <w:r>
        <w:t>Traveler’s school zone: displays the zone id of the school where the person performing the trip is enrolled (if applicable).</w:t>
      </w:r>
    </w:p>
    <w:p w14:paraId="2DAF76BF" w14:textId="77777777" w:rsidR="007B4B5D" w:rsidRDefault="007B4B5D" w:rsidP="007517AF">
      <w:pPr>
        <w:pStyle w:val="ListParagraph"/>
        <w:numPr>
          <w:ilvl w:val="0"/>
          <w:numId w:val="49"/>
        </w:numPr>
      </w:pPr>
      <w:r>
        <w:t>Traveler’s work zone: displays the zone id of the location where the person performing the trip is employed (if applicable).</w:t>
      </w:r>
    </w:p>
    <w:p w14:paraId="3F6B573A" w14:textId="77777777" w:rsidR="007B4B5D" w:rsidRPr="002C4107" w:rsidRDefault="007B4B5D" w:rsidP="007517AF">
      <w:pPr>
        <w:pStyle w:val="ListParagraph"/>
        <w:numPr>
          <w:ilvl w:val="0"/>
          <w:numId w:val="49"/>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7517AF">
      <w:pPr>
        <w:pStyle w:val="ListParagraph"/>
        <w:numPr>
          <w:ilvl w:val="0"/>
          <w:numId w:val="50"/>
        </w:numPr>
      </w:pPr>
      <w:r>
        <w:t>Age: displays the age range of persons in the TASHA output.</w:t>
      </w:r>
    </w:p>
    <w:p w14:paraId="0B4EDB0E" w14:textId="77777777" w:rsidR="007B4B5D" w:rsidRDefault="007B4B5D" w:rsidP="007517AF">
      <w:pPr>
        <w:pStyle w:val="ListParagraph"/>
        <w:numPr>
          <w:ilvl w:val="0"/>
          <w:numId w:val="50"/>
        </w:numPr>
      </w:pPr>
      <w:r>
        <w:t>Transit pass: displays a Boolean value indicating the number of persons with (true) and without (false) transit passes.</w:t>
      </w:r>
    </w:p>
    <w:p w14:paraId="6B364DB3" w14:textId="77777777" w:rsidR="007B4B5D" w:rsidRDefault="007B4B5D" w:rsidP="007517AF">
      <w:pPr>
        <w:pStyle w:val="ListParagraph"/>
        <w:numPr>
          <w:ilvl w:val="0"/>
          <w:numId w:val="50"/>
        </w:numPr>
      </w:pPr>
      <w:r>
        <w:t>School zone ID: displays the distribution of the zone ids of the schools where people are enrolled.</w:t>
      </w:r>
    </w:p>
    <w:p w14:paraId="1D4FACE9" w14:textId="77777777" w:rsidR="007B4B5D" w:rsidRDefault="007B4B5D" w:rsidP="007517AF">
      <w:pPr>
        <w:pStyle w:val="ListParagraph"/>
        <w:numPr>
          <w:ilvl w:val="0"/>
          <w:numId w:val="50"/>
        </w:numPr>
      </w:pPr>
      <w:r>
        <w:t>Work zone ID: displays the distribution of zone id of the locations where people are employed.</w:t>
      </w:r>
    </w:p>
    <w:p w14:paraId="14A93B3E" w14:textId="77777777" w:rsidR="007B4B5D" w:rsidRDefault="007B4B5D" w:rsidP="007517AF">
      <w:pPr>
        <w:pStyle w:val="ListParagraph"/>
        <w:numPr>
          <w:ilvl w:val="0"/>
          <w:numId w:val="50"/>
        </w:numPr>
      </w:pPr>
      <w:r>
        <w:t>Occupation: displays the distribution of occupation types for people in the simulation.</w:t>
      </w:r>
    </w:p>
    <w:p w14:paraId="3B526FC6" w14:textId="77777777" w:rsidR="007B4B5D" w:rsidRDefault="007B4B5D" w:rsidP="007517AF">
      <w:pPr>
        <w:pStyle w:val="ListParagraph"/>
        <w:numPr>
          <w:ilvl w:val="0"/>
          <w:numId w:val="50"/>
        </w:numPr>
      </w:pPr>
      <w:r>
        <w:t>Travels from zone, Travels to zone (map view): displays a map view of the zones where the selected persons travel from and to.</w:t>
      </w:r>
    </w:p>
    <w:p w14:paraId="6496C5E3" w14:textId="77777777" w:rsidR="007B4B5D" w:rsidRDefault="007B4B5D" w:rsidP="007517AF">
      <w:pPr>
        <w:pStyle w:val="ListParagraph"/>
        <w:numPr>
          <w:ilvl w:val="0"/>
          <w:numId w:val="50"/>
        </w:numPr>
      </w:pPr>
      <w:r>
        <w:t>Travels from zone ID, Travels to zone ID: displays the distribution of zone IDs of the locations where the selected persons travel to and from.</w:t>
      </w:r>
    </w:p>
    <w:p w14:paraId="07326FD5" w14:textId="77777777" w:rsidR="007B4B5D" w:rsidRDefault="007B4B5D" w:rsidP="007517AF">
      <w:pPr>
        <w:pStyle w:val="ListParagraph"/>
        <w:numPr>
          <w:ilvl w:val="0"/>
          <w:numId w:val="50"/>
        </w:numPr>
      </w:pPr>
      <w:r>
        <w:t>Trip start times, Trip end times: displays the distribution of trip start times and end times for trips performed by the selected persons.</w:t>
      </w:r>
    </w:p>
    <w:p w14:paraId="34F8F41A" w14:textId="77777777" w:rsidR="007B4B5D" w:rsidRDefault="007B4B5D" w:rsidP="007517AF">
      <w:pPr>
        <w:pStyle w:val="ListParagraph"/>
        <w:numPr>
          <w:ilvl w:val="0"/>
          <w:numId w:val="50"/>
        </w:numPr>
      </w:pPr>
      <w:r>
        <w:t>Travels via mode: displays the mode of travel for trips performed by the selected persons</w:t>
      </w:r>
    </w:p>
    <w:p w14:paraId="4DB96C5A" w14:textId="77777777" w:rsidR="007B4B5D" w:rsidRDefault="007B4B5D" w:rsidP="007B4B5D">
      <w:pPr>
        <w:pStyle w:val="Heading3"/>
      </w:pPr>
      <w:bookmarkStart w:id="164" w:name="_Toc25592351"/>
      <w:r>
        <w:t>Future Work</w:t>
      </w:r>
      <w:bookmarkEnd w:id="164"/>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5" w:name="_Toc25592352"/>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6" w:name="_Toc25592353"/>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7517AF">
      <w:pPr>
        <w:pStyle w:val="ListParagraph"/>
        <w:numPr>
          <w:ilvl w:val="0"/>
          <w:numId w:val="28"/>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7517AF">
      <w:pPr>
        <w:pStyle w:val="ListParagraph"/>
        <w:numPr>
          <w:ilvl w:val="0"/>
          <w:numId w:val="28"/>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7517AF">
      <w:pPr>
        <w:pStyle w:val="ListParagraph"/>
        <w:numPr>
          <w:ilvl w:val="0"/>
          <w:numId w:val="28"/>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7517AF">
      <w:pPr>
        <w:pStyle w:val="ListParagraph"/>
        <w:numPr>
          <w:ilvl w:val="0"/>
          <w:numId w:val="28"/>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7517AF">
      <w:pPr>
        <w:pStyle w:val="ListParagraph"/>
        <w:numPr>
          <w:ilvl w:val="0"/>
          <w:numId w:val="28"/>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7" w:name="_Ref20547299"/>
      <w:r>
        <w:t xml:space="preserve">Figure </w:t>
      </w:r>
      <w:r w:rsidR="00B36292">
        <w:fldChar w:fldCharType="begin"/>
      </w:r>
      <w:r w:rsidR="00B36292">
        <w:instrText xml:space="preserve"> SEQ Figure \* ARABIC </w:instrText>
      </w:r>
      <w:r w:rsidR="00B36292">
        <w:fldChar w:fldCharType="separate"/>
      </w:r>
      <w:r w:rsidR="00E640E5">
        <w:rPr>
          <w:noProof/>
        </w:rPr>
        <w:t>19</w:t>
      </w:r>
      <w:r w:rsidR="00B36292">
        <w:rPr>
          <w:noProof/>
        </w:rPr>
        <w:fldChar w:fldCharType="end"/>
      </w:r>
      <w:bookmarkEnd w:id="16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9" w:name="_Toc25592354"/>
      <w:r>
        <w:t>ATIS Case Study</w:t>
      </w:r>
      <w:bookmarkEnd w:id="16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0" w:name="_Ref13653957"/>
      <w:r>
        <w:t xml:space="preserve">Figure </w:t>
      </w:r>
      <w:r w:rsidR="00B36292">
        <w:fldChar w:fldCharType="begin"/>
      </w:r>
      <w:r w:rsidR="00B36292">
        <w:instrText xml:space="preserve"> SEQ Figure \* ARABIC </w:instrText>
      </w:r>
      <w:r w:rsidR="00B36292">
        <w:fldChar w:fldCharType="separate"/>
      </w:r>
      <w:r w:rsidR="00E640E5">
        <w:rPr>
          <w:noProof/>
        </w:rPr>
        <w:t>20</w:t>
      </w:r>
      <w:r w:rsidR="00B36292">
        <w:rPr>
          <w:noProof/>
        </w:rPr>
        <w:fldChar w:fldCharType="end"/>
      </w:r>
      <w:bookmarkEnd w:id="170"/>
      <w:r>
        <w:t>: Mapping the data values into TPSO concepts. Data values are depicted in boldface blue and the ontology concepts are illustrated with the lines and rectangles.</w:t>
      </w:r>
    </w:p>
    <w:p w14:paraId="7BFAC325" w14:textId="711262E7" w:rsidR="00A00EF7" w:rsidRDefault="00A00EF7" w:rsidP="00D72AC0">
      <w:pPr>
        <w:pStyle w:val="Heading2"/>
      </w:pPr>
      <w:bookmarkStart w:id="171" w:name="_Toc25592355"/>
      <w:r>
        <w:t>Analysis of TTC Data for Bus Bridging Study</w:t>
      </w:r>
      <w:bookmarkEnd w:id="171"/>
    </w:p>
    <w:p w14:paraId="0DF4949E" w14:textId="1422E2D1"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w:t>
      </w:r>
      <w:proofErr w:type="gramStart"/>
      <w:r w:rsidR="002A5B2F">
        <w:rPr>
          <w:lang w:val="en-US" w:bidi="en-US"/>
        </w:rPr>
        <w:t>RML[</w:t>
      </w:r>
      <w:proofErr w:type="gramEnd"/>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196425FF" w14:textId="77777777" w:rsidR="00F012B6" w:rsidRDefault="00F012B6" w:rsidP="002A5B2F">
      <w:pPr>
        <w:rPr>
          <w:lang w:val="en-US" w:bidi="en-US"/>
        </w:rPr>
      </w:pPr>
    </w:p>
    <w:p w14:paraId="1BF81B3E" w14:textId="74DADB31" w:rsidR="00B36292" w:rsidRPr="00B36292" w:rsidRDefault="00B36292" w:rsidP="00A03E2D">
      <w:r>
        <w:rPr>
          <w:b/>
        </w:rPr>
        <w:t xml:space="preserve">A note on the use of GeoSPARQL functions: </w:t>
      </w:r>
      <w:r>
        <w:t>The CQs identified for this application involve spatial relationships</w:t>
      </w:r>
      <w:r w:rsidR="00F012B6">
        <w:t>, defined by GeoSPARQL,</w:t>
      </w:r>
      <w:r>
        <w:t xml:space="preserve"> between various spatial regions. Two</w:t>
      </w:r>
      <w:r w:rsidR="00F012B6">
        <w:t xml:space="preserve"> approaches are possible to obtain the desired result: (1) the spatial relationships might be pre-computed by </w:t>
      </w:r>
      <w:r w:rsidR="00F012B6">
        <w:lastRenderedPageBreak/>
        <w:t xml:space="preserve">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in Section </w:t>
      </w:r>
      <w:r w:rsidR="00F012B6" w:rsidRPr="00C07C8D">
        <w:rPr>
          <w:highlight w:val="yellow"/>
        </w:rPr>
        <w:t>[ref],</w:t>
      </w:r>
      <w:r w:rsidR="00F012B6">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w:t>
      </w:r>
      <w:r w:rsidR="00C07C8D">
        <w:t xml:space="preserve"> The application and CQs described in this report are specific to the Virtuoso triple store, and would require revision for implementation with other triple stores.</w:t>
      </w:r>
    </w:p>
    <w:p w14:paraId="3FFD7359" w14:textId="09CFCB8D" w:rsidR="00382AA3" w:rsidRDefault="00382AA3" w:rsidP="00B36292">
      <w:pPr>
        <w:pStyle w:val="Heading2"/>
      </w:pPr>
      <w:bookmarkStart w:id="172" w:name="_Toc25592356"/>
      <w:r>
        <w:t>Integration with ArcGIS</w:t>
      </w:r>
      <w:bookmarkEnd w:id="172"/>
    </w:p>
    <w:p w14:paraId="1E3CCE6D" w14:textId="77777777" w:rsidR="000B4A16" w:rsidRDefault="00201527" w:rsidP="00382AA3">
      <w:pPr>
        <w:rPr>
          <w:lang w:val="en-US" w:bidi="en-US"/>
        </w:rPr>
      </w:pPr>
      <w:r>
        <w:rPr>
          <w:lang w:val="en-US" w:bidi="en-US"/>
        </w:rPr>
        <w:t>A prototype application was developed t</w:t>
      </w:r>
      <w:r w:rsidR="00FD5AE0">
        <w:rPr>
          <w:lang w:val="en-US" w:bidi="en-US"/>
        </w:rPr>
        <w:t>o investigate the potential use of ontologies to support semantic integration of</w:t>
      </w:r>
      <w:r>
        <w:rPr>
          <w:lang w:val="en-US" w:bidi="en-US"/>
        </w:rPr>
        <w:t xml:space="preserve"> data in ArcGIS. The application functions as a simple shortest path finder that is augmented with contextual information about the resulting route. A subset of GFX data is mapped into RDF using 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p>
    <w:p w14:paraId="342AE789" w14:textId="77777777" w:rsidR="000B4A16" w:rsidRDefault="000B4A16" w:rsidP="000B4A16">
      <w:pPr>
        <w:pStyle w:val="Heading3"/>
      </w:pPr>
      <w:r>
        <w:t>Data Mapping</w:t>
      </w:r>
    </w:p>
    <w:p w14:paraId="1E7DB6A2" w14:textId="307FA18D" w:rsidR="00FD5AE0" w:rsidRDefault="000B4A16" w:rsidP="000B4A16">
      <w:r>
        <w:t>The scope of the initial prototype was restricted to five key GFX</w:t>
      </w:r>
      <w:r w:rsidR="00201527">
        <w:t xml:space="preserve"> </w:t>
      </w:r>
      <w:r>
        <w:t>datasets, and focused only on a subset of the fields in each:</w:t>
      </w:r>
    </w:p>
    <w:p w14:paraId="0D685210" w14:textId="77777777" w:rsidR="000B4A16" w:rsidRDefault="000B4A16" w:rsidP="007517AF">
      <w:pPr>
        <w:pStyle w:val="ListParagraph"/>
        <w:numPr>
          <w:ilvl w:val="0"/>
          <w:numId w:val="65"/>
        </w:numPr>
        <w:rPr>
          <w:lang w:val="en-CA"/>
        </w:rPr>
      </w:pPr>
      <w:r>
        <w:rPr>
          <w:lang w:val="en-CA"/>
        </w:rPr>
        <w:t>Neighbourhood</w:t>
      </w:r>
    </w:p>
    <w:p w14:paraId="7620E469" w14:textId="77777777" w:rsidR="000B4A16" w:rsidRDefault="000B4A16" w:rsidP="007517AF">
      <w:pPr>
        <w:pStyle w:val="ListParagraph"/>
        <w:numPr>
          <w:ilvl w:val="0"/>
          <w:numId w:val="65"/>
        </w:numPr>
        <w:rPr>
          <w:lang w:val="en-CA"/>
        </w:rPr>
      </w:pPr>
      <w:r>
        <w:rPr>
          <w:lang w:val="en-CA"/>
        </w:rPr>
        <w:t>Land Use</w:t>
      </w:r>
    </w:p>
    <w:p w14:paraId="66E77D9D" w14:textId="77777777" w:rsidR="000B4A16" w:rsidRDefault="000B4A16" w:rsidP="007517AF">
      <w:pPr>
        <w:pStyle w:val="ListParagraph"/>
        <w:numPr>
          <w:ilvl w:val="0"/>
          <w:numId w:val="65"/>
        </w:numPr>
        <w:rPr>
          <w:lang w:val="en-CA"/>
        </w:rPr>
      </w:pPr>
      <w:r>
        <w:rPr>
          <w:lang w:val="en-CA"/>
        </w:rPr>
        <w:t>Land Cover</w:t>
      </w:r>
    </w:p>
    <w:p w14:paraId="59CAD869" w14:textId="77777777" w:rsidR="000B4A16" w:rsidRDefault="000B4A16" w:rsidP="007517AF">
      <w:pPr>
        <w:pStyle w:val="ListParagraph"/>
        <w:numPr>
          <w:ilvl w:val="0"/>
          <w:numId w:val="65"/>
        </w:numPr>
        <w:rPr>
          <w:lang w:val="en-CA"/>
        </w:rPr>
      </w:pPr>
      <w:r>
        <w:rPr>
          <w:lang w:val="en-CA"/>
        </w:rPr>
        <w:t>Point of Interest</w:t>
      </w:r>
    </w:p>
    <w:p w14:paraId="55DD0EF5" w14:textId="3BB7AC23" w:rsidR="000B4A16" w:rsidRDefault="000B4A16" w:rsidP="007517AF">
      <w:pPr>
        <w:pStyle w:val="ListParagraph"/>
        <w:numPr>
          <w:ilvl w:val="0"/>
          <w:numId w:val="65"/>
        </w:numPr>
        <w:rPr>
          <w:lang w:val="en-CA"/>
        </w:rPr>
      </w:pPr>
      <w:r>
        <w:rPr>
          <w:lang w:val="en-CA"/>
        </w:rPr>
        <w:t>Road Segment</w:t>
      </w:r>
    </w:p>
    <w:p w14:paraId="10538BF1" w14:textId="772D87B9" w:rsidR="000B4A16" w:rsidRDefault="000B4A16" w:rsidP="000B4A16">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28BCB4D3" w14:textId="6EB80676" w:rsidR="000B4A16" w:rsidRDefault="000B4A16" w:rsidP="000B4A16">
      <w:r>
        <w:t>The resulting datasets were mapped into RDF using the Ontop OBDA tool. The mappings are described in [</w:t>
      </w:r>
      <w:r w:rsidRPr="000B4A16">
        <w:rPr>
          <w:highlight w:val="yellow"/>
        </w:rPr>
        <w:t>Appendix X</w:t>
      </w:r>
      <w:r>
        <w:t>]; the Ontop files are available online at [</w:t>
      </w:r>
      <w:r w:rsidRPr="000B4A16">
        <w:rPr>
          <w:highlight w:val="yellow"/>
        </w:rPr>
        <w:t>github ref</w:t>
      </w:r>
      <w:r>
        <w:t>].</w:t>
      </w:r>
    </w:p>
    <w:p w14:paraId="24DCD97A" w14:textId="77777777" w:rsidR="008D51F5" w:rsidRPr="000B4A16" w:rsidRDefault="008D51F5" w:rsidP="000B4A16"/>
    <w:p w14:paraId="45873B9A" w14:textId="478FD37E" w:rsidR="000B4A16" w:rsidRDefault="000B4A16" w:rsidP="000B4A16">
      <w:r>
        <w:t>Each dataset contains a large number of fields. Future work on this project shall explore the inclusion of additional fields and datasets.</w:t>
      </w:r>
    </w:p>
    <w:p w14:paraId="66495999" w14:textId="0C492B78" w:rsidR="001517C5" w:rsidRDefault="001517C5" w:rsidP="008D51F5">
      <w:pPr>
        <w:pStyle w:val="Heading3"/>
      </w:pPr>
      <w:r>
        <w:t>Data Storage</w:t>
      </w:r>
    </w:p>
    <w:p w14:paraId="6E155B41" w14:textId="1F5F2038" w:rsidR="001517C5" w:rsidRPr="001517C5" w:rsidRDefault="001517C5" w:rsidP="001517C5">
      <w:pPr>
        <w:rPr>
          <w:lang w:val="en-US" w:bidi="en-US"/>
        </w:rPr>
      </w:pPr>
      <w:r>
        <w:rPr>
          <w:lang w:val="en-US" w:bidi="en-US"/>
        </w:rPr>
        <w:t>RDF data was stored and accessed using Owlready2</w:t>
      </w:r>
      <w:r>
        <w:rPr>
          <w:rStyle w:val="FootnoteReference"/>
          <w:lang w:val="en-US" w:bidi="en-US"/>
        </w:rPr>
        <w:footnoteReference w:id="29"/>
      </w:r>
      <w:r>
        <w:rPr>
          <w:lang w:val="en-US" w:bidi="en-US"/>
        </w:rPr>
        <w:t>, a Python library developed to support “ontology-oriented” programming.</w:t>
      </w:r>
    </w:p>
    <w:p w14:paraId="73B16F1F" w14:textId="23EA158C" w:rsidR="008D51F5" w:rsidRDefault="008D51F5" w:rsidP="008D51F5">
      <w:pPr>
        <w:pStyle w:val="Heading3"/>
      </w:pPr>
      <w:r>
        <w:t>Application Architecture</w:t>
      </w:r>
    </w:p>
    <w:p w14:paraId="13EE02EF" w14:textId="05E0F4E4" w:rsidR="008D51F5" w:rsidRDefault="00053538" w:rsidP="00053538">
      <w:pPr>
        <w:pStyle w:val="Heading3"/>
      </w:pPr>
      <w:r>
        <w:t>Initial Implementation</w:t>
      </w:r>
    </w:p>
    <w:p w14:paraId="221F7664" w14:textId="255D6951" w:rsidR="00053538" w:rsidRPr="00053538" w:rsidRDefault="00053538" w:rsidP="00053538">
      <w:pPr>
        <w:rPr>
          <w:lang w:val="en-US" w:bidi="en-US"/>
        </w:rPr>
      </w:pPr>
      <w:r>
        <w:rPr>
          <w:lang w:val="en-US" w:bidi="en-US"/>
        </w:rPr>
        <w:t>At the time of this report, the first stage of prototype implementation has been completed and development is ongoing.</w:t>
      </w:r>
    </w:p>
    <w:p w14:paraId="765F49F6" w14:textId="17F7DF12" w:rsidR="000050A4" w:rsidRDefault="00A33FE2" w:rsidP="002016ED">
      <w:pPr>
        <w:pStyle w:val="Heading1"/>
      </w:pPr>
      <w:bookmarkStart w:id="174" w:name="_Toc25592357"/>
      <w:r>
        <w:lastRenderedPageBreak/>
        <w:t>Workflows</w:t>
      </w:r>
      <w:r w:rsidR="00414E85">
        <w:t xml:space="preserve"> (in </w:t>
      </w:r>
      <w:commentRangeStart w:id="175"/>
      <w:r w:rsidR="00414E85">
        <w:t>progress</w:t>
      </w:r>
      <w:commentRangeEnd w:id="175"/>
      <w:r w:rsidR="00BC33DD">
        <w:rPr>
          <w:rStyle w:val="CommentReference"/>
          <w:rFonts w:asciiTheme="minorHAnsi" w:eastAsiaTheme="minorEastAsia" w:hAnsiTheme="minorHAnsi"/>
          <w:b w:val="0"/>
          <w:bCs w:val="0"/>
          <w:kern w:val="0"/>
        </w:rPr>
        <w:commentReference w:id="175"/>
      </w:r>
      <w:r w:rsidR="00414E85">
        <w:t>)</w:t>
      </w:r>
      <w:bookmarkEnd w:id="174"/>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6" w:name="_Toc25592358"/>
      <w:r>
        <w:t>Data Mapping</w:t>
      </w:r>
      <w:bookmarkEnd w:id="176"/>
    </w:p>
    <w:p w14:paraId="5FCC2710" w14:textId="3D4FEAA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into, or accessed with Semantic Web technologies through an approach referred to as Ontology Based Data Access (OBDA) [ref].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30"/>
      </w:r>
      <w:r w:rsidR="00053538">
        <w:t xml:space="preserve">. </w:t>
      </w:r>
      <w:r w:rsidR="00D62A38">
        <w:t xml:space="preserve"> </w:t>
      </w:r>
    </w:p>
    <w:p w14:paraId="2AEF121D" w14:textId="77777777" w:rsidR="0015597C" w:rsidRDefault="0015597C" w:rsidP="0015597C">
      <w:pPr>
        <w:pStyle w:val="Heading3"/>
      </w:pPr>
      <w:bookmarkStart w:id="177" w:name="_Toc25592359"/>
      <w:r>
        <w:t>Alternative approaches</w:t>
      </w:r>
      <w:bookmarkEnd w:id="177"/>
    </w:p>
    <w:p w14:paraId="3096B0B0" w14:textId="794BBFA9" w:rsidR="0015597C" w:rsidRDefault="0015597C" w:rsidP="0015597C">
      <w:r>
        <w:t>In this guide we focus on the triple</w:t>
      </w:r>
      <w:r w:rsidR="005D138F">
        <w:t xml:space="preserve"> </w:t>
      </w:r>
      <w:r>
        <w:t xml:space="preserve">store architecture, wherein the data sources are transformed </w:t>
      </w:r>
      <w:r w:rsidR="00053538">
        <w:t xml:space="preserve">(materialized) </w:t>
      </w:r>
      <w:r>
        <w:t>into triples and uploaded to a triple</w:t>
      </w:r>
      <w:r w:rsidR="005D138F">
        <w:t xml:space="preserve"> </w:t>
      </w:r>
      <w:r>
        <w:t>store(s). This triple</w:t>
      </w:r>
      <w:r w:rsidR="005D138F">
        <w:t xml:space="preserve"> </w:t>
      </w:r>
      <w:r>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31"/>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2CE1E147" w14:textId="77777777" w:rsidR="0015597C" w:rsidRPr="005A2D07" w:rsidRDefault="0015597C" w:rsidP="005A2D07"/>
    <w:p w14:paraId="708C3456" w14:textId="77777777" w:rsidR="0015597C" w:rsidRDefault="0015597C" w:rsidP="0015597C">
      <w:pPr>
        <w:pStyle w:val="Heading3"/>
      </w:pPr>
      <w:bookmarkStart w:id="178" w:name="_Toc25592360"/>
      <w:r>
        <w:t>Basic data mapping/import workflow with Karma and Virtuoso:</w:t>
      </w:r>
      <w:bookmarkEnd w:id="178"/>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 xml:space="preserve">This may require some use of Python. For example, in the TTS data we want to transform 3d coordinates to 2d coordinates, and format them according to the </w:t>
      </w:r>
      <w:r>
        <w:rPr>
          <w:lang w:val="en-CA"/>
        </w:rPr>
        <w:lastRenderedPageBreak/>
        <w:t>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9" w:name="_Toc25592361"/>
      <w:r>
        <w:t>Repeat Data Mappings</w:t>
      </w:r>
      <w:bookmarkEnd w:id="179"/>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2"/>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80" w:name="_Toc25592362"/>
      <w:r>
        <w:rPr>
          <w:rFonts w:eastAsia="Times New Roman"/>
          <w:bdr w:val="none" w:sz="0" w:space="0" w:color="auto" w:frame="1"/>
          <w:lang w:eastAsia="en-CA"/>
        </w:rPr>
        <w:t>Offline Batch Mapping</w:t>
      </w:r>
      <w:bookmarkEnd w:id="180"/>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lastRenderedPageBreak/>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1" w:name="_Toc25592363"/>
      <w:r w:rsidR="00BC5E3C">
        <w:t>Data Storage</w:t>
      </w:r>
      <w:bookmarkEnd w:id="181"/>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2" w:name="_Toc25592364"/>
      <w:r>
        <w:lastRenderedPageBreak/>
        <w:t>Upload to triplestore</w:t>
      </w:r>
      <w:bookmarkEnd w:id="182"/>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3" w:name="_Toc25592365"/>
      <w:r>
        <w:t>Future Work</w:t>
      </w:r>
      <w:bookmarkEnd w:id="145"/>
      <w:bookmarkEnd w:id="183"/>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77777777" w:rsidR="00CA13A3" w:rsidRPr="00CA13A3" w:rsidRDefault="00CA13A3" w:rsidP="007517AF">
      <w:pPr>
        <w:pStyle w:val="ListParagraph"/>
        <w:numPr>
          <w:ilvl w:val="0"/>
          <w:numId w:val="32"/>
        </w:numPr>
      </w:pPr>
      <w:r>
        <w:t>Naming conventions for individuals (to be incorporated into mappings)</w:t>
      </w:r>
    </w:p>
    <w:p w14:paraId="29758A84" w14:textId="77777777" w:rsidR="00CA13A3" w:rsidRDefault="00CA13A3" w:rsidP="00CA13A3">
      <w:pPr>
        <w:pStyle w:val="Heading2"/>
      </w:pPr>
      <w:bookmarkStart w:id="184" w:name="_Toc25592366"/>
      <w:r>
        <w:t>Research</w:t>
      </w:r>
      <w:bookmarkEnd w:id="184"/>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77777777" w:rsidR="00CA13A3" w:rsidRDefault="00CA13A3" w:rsidP="007517AF">
      <w:pPr>
        <w:pStyle w:val="ListParagraph"/>
        <w:numPr>
          <w:ilvl w:val="0"/>
          <w:numId w:val="31"/>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5" w:name="_Ref468171904"/>
      <w:bookmarkStart w:id="186" w:name="_Toc25592367"/>
      <w:r>
        <w:t>Extensions for iCity Applications</w:t>
      </w:r>
      <w:bookmarkEnd w:id="185"/>
      <w:bookmarkEnd w:id="186"/>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7"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7"/>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8" w:name="_Ref462673109"/>
      <w:bookmarkStart w:id="189" w:name="_Toc25592368"/>
      <w:r w:rsidRPr="006E670F">
        <w:t>Data</w:t>
      </w:r>
      <w:r>
        <w:t xml:space="preserve"> Collection</w:t>
      </w:r>
      <w:bookmarkEnd w:id="188"/>
      <w:bookmarkEnd w:id="189"/>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90" w:name="_Ref462673142"/>
      <w:bookmarkStart w:id="191" w:name="_Toc25592369"/>
      <w:r w:rsidRPr="00DB0856">
        <w:t>Simulation of Urban Systems</w:t>
      </w:r>
      <w:bookmarkEnd w:id="190"/>
      <w:bookmarkEnd w:id="191"/>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lastRenderedPageBreak/>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2" w:name="_Toc25592370"/>
      <w:r w:rsidRPr="00045329">
        <w:t>Acknowledgements</w:t>
      </w:r>
      <w:bookmarkEnd w:id="19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3" w:name="_Toc25592371"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7742B60D" w:rsidR="00DE663F" w:rsidRDefault="00BF257D" w:rsidP="007517AF">
      <w:pPr>
        <w:pStyle w:val="Heading1"/>
        <w:numPr>
          <w:ilvl w:val="0"/>
          <w:numId w:val="64"/>
        </w:numPr>
      </w:pPr>
      <w:r>
        <w:lastRenderedPageBreak/>
        <w:fldChar w:fldCharType="end"/>
      </w:r>
      <w:bookmarkStart w:id="194" w:name="_Toc25592372"/>
      <w:r w:rsidR="00DE663F">
        <w:t>TASHA Data Mapping:</w:t>
      </w:r>
      <w:bookmarkEnd w:id="194"/>
    </w:p>
    <w:p w14:paraId="7EB61062" w14:textId="77777777" w:rsidR="00DE663F" w:rsidRDefault="00DE663F" w:rsidP="007517AF">
      <w:pPr>
        <w:pStyle w:val="ListParagraph"/>
        <w:numPr>
          <w:ilvl w:val="0"/>
          <w:numId w:val="36"/>
        </w:numPr>
        <w:rPr>
          <w:lang w:val="en-CA"/>
        </w:rPr>
      </w:pPr>
      <w:r>
        <w:rPr>
          <w:lang w:val="en-CA"/>
        </w:rPr>
        <w:t>Currently looking at modeling “microsim” output from TASHA</w:t>
      </w:r>
    </w:p>
    <w:p w14:paraId="299F83C7" w14:textId="77777777" w:rsidR="00DE663F" w:rsidRDefault="00DE663F" w:rsidP="007517AF">
      <w:pPr>
        <w:pStyle w:val="ListParagraph"/>
        <w:numPr>
          <w:ilvl w:val="0"/>
          <w:numId w:val="36"/>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195" w:name="_Toc25592373"/>
      <w:r>
        <w:t>Mapping</w:t>
      </w:r>
      <w:bookmarkEnd w:id="195"/>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7517AF">
      <w:pPr>
        <w:pStyle w:val="ListParagraph"/>
        <w:numPr>
          <w:ilvl w:val="0"/>
          <w:numId w:val="37"/>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7517AF">
      <w:pPr>
        <w:pStyle w:val="ListParagraph"/>
        <w:numPr>
          <w:ilvl w:val="0"/>
          <w:numId w:val="37"/>
        </w:numPr>
      </w:pPr>
      <w:r>
        <w:t>Propose</w:t>
      </w:r>
      <w:r w:rsidR="007F61ED">
        <w:t xml:space="preserve"> an</w:t>
      </w:r>
      <w:r>
        <w:t xml:space="preserve"> extension of UrbanSystem.owl: UrbanSystemSimulation.owl</w:t>
      </w:r>
    </w:p>
    <w:p w14:paraId="70428924" w14:textId="77777777" w:rsidR="00DE663F" w:rsidRDefault="00DE663F" w:rsidP="007517AF">
      <w:pPr>
        <w:pStyle w:val="ListParagraph"/>
        <w:numPr>
          <w:ilvl w:val="1"/>
          <w:numId w:val="37"/>
        </w:numPr>
      </w:pPr>
      <w:r>
        <w:t>Introduce classes: model, simulation run etc…</w:t>
      </w:r>
    </w:p>
    <w:p w14:paraId="43940EA2" w14:textId="77777777" w:rsidR="00DE663F" w:rsidRDefault="00DE663F" w:rsidP="007517AF">
      <w:pPr>
        <w:pStyle w:val="ListParagraph"/>
        <w:numPr>
          <w:ilvl w:val="1"/>
          <w:numId w:val="37"/>
        </w:numPr>
      </w:pPr>
      <w:r>
        <w:t>Key relationship: SimulationRun hasSimulationOutput some UrbanSystemOntologyThing</w:t>
      </w:r>
    </w:p>
    <w:p w14:paraId="4BF984EE" w14:textId="77777777" w:rsidR="00110A4D" w:rsidRPr="00A03E2D" w:rsidRDefault="00110A4D" w:rsidP="00110A4D">
      <w:r>
        <w:t xml:space="preserve">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w:t>
      </w:r>
      <w:proofErr w:type="gramStart"/>
      <w:r>
        <w:t>the</w:t>
      </w:r>
      <w:proofErr w:type="gramEnd"/>
      <w:r>
        <w:t xml:space="preserv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 xml:space="preserve">exactly 1 </w:t>
            </w:r>
            <w:proofErr w:type="gramStart"/>
            <w:r>
              <w:t>xsd:dateTime</w:t>
            </w:r>
            <w:proofErr w:type="gramEnd"/>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196" w:name="_Toc25592374"/>
      <w:r>
        <w:t>Simulation Metadata</w:t>
      </w:r>
      <w:bookmarkEnd w:id="196"/>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7517AF">
      <w:pPr>
        <w:pStyle w:val="ListParagraph"/>
        <w:numPr>
          <w:ilvl w:val="0"/>
          <w:numId w:val="46"/>
        </w:numPr>
      </w:pPr>
      <w:r>
        <w:t>Determine whether output files of the simulation metadata exist (if not, request output of some basic metadata, e.g. date run, etc?).</w:t>
      </w:r>
    </w:p>
    <w:p w14:paraId="32032BA9" w14:textId="36537F8C" w:rsidR="007F61ED" w:rsidRPr="007F61ED" w:rsidRDefault="007F61ED" w:rsidP="007517AF">
      <w:pPr>
        <w:pStyle w:val="ListParagraph"/>
        <w:numPr>
          <w:ilvl w:val="1"/>
          <w:numId w:val="46"/>
        </w:numPr>
      </w:pPr>
      <w:r>
        <w:t>&lt;</w:t>
      </w:r>
      <w:proofErr w:type="gramStart"/>
      <w:r>
        <w:t>_:simulation</w:t>
      </w:r>
      <w:proofErr w:type="gramEnd"/>
      <w:r>
        <w:t>_id&gt; a sim:Simulation; hasRunDateTime…</w:t>
      </w:r>
    </w:p>
    <w:p w14:paraId="0EB51D26" w14:textId="77777777" w:rsidR="00DE663F" w:rsidRDefault="00DE663F" w:rsidP="002660E6">
      <w:pPr>
        <w:pStyle w:val="Heading3"/>
        <w:numPr>
          <w:ilvl w:val="0"/>
          <w:numId w:val="0"/>
        </w:numPr>
      </w:pPr>
      <w:bookmarkStart w:id="197" w:name="_Toc25592375"/>
      <w:r>
        <w:lastRenderedPageBreak/>
        <w:t>Mississauga Zones</w:t>
      </w:r>
      <w:bookmarkEnd w:id="197"/>
    </w:p>
    <w:p w14:paraId="552BF9E5" w14:textId="4552D7C4" w:rsidR="00DE663F" w:rsidRDefault="00DE663F" w:rsidP="007517AF">
      <w:pPr>
        <w:pStyle w:val="ListParagraph"/>
        <w:numPr>
          <w:ilvl w:val="0"/>
          <w:numId w:val="40"/>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 xml:space="preserve">-&gt; &lt;name_transform &gt; a </w:t>
      </w:r>
      <w:proofErr w:type="gramStart"/>
      <w:r>
        <w:t>landuse:TrafficZone</w:t>
      </w:r>
      <w:proofErr w:type="gramEnd"/>
    </w:p>
    <w:p w14:paraId="131E9DC9" w14:textId="77777777" w:rsidR="00DE663F" w:rsidRPr="00C5516F" w:rsidRDefault="00DE663F" w:rsidP="007517AF">
      <w:pPr>
        <w:pStyle w:val="ListParagraph"/>
        <w:numPr>
          <w:ilvl w:val="0"/>
          <w:numId w:val="40"/>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w:t>
      </w:r>
      <w:proofErr w:type="gramStart"/>
      <w:r w:rsidRPr="00C14E92">
        <w:rPr>
          <w:rFonts w:ascii="Courier" w:hAnsi="Courier"/>
          <w:sz w:val="20"/>
          <w:lang w:val="en-CA"/>
        </w:rPr>
        <w:t>).replace</w:t>
      </w:r>
      <w:proofErr w:type="gramEnd"/>
      <w:r w:rsidRPr="00C14E92">
        <w:rPr>
          <w:rFonts w:ascii="Courier" w:hAnsi="Courier"/>
          <w:sz w:val="20"/>
          <w:lang w:val="en-CA"/>
        </w:rPr>
        <w:t>(",0",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w:t>
      </w:r>
      <w:proofErr w:type="gramStart"/>
      <w:r w:rsidRPr="00C14E92">
        <w:rPr>
          <w:rFonts w:ascii="Courier" w:hAnsi="Courier"/>
          <w:sz w:val="20"/>
          <w:lang w:val="en-CA"/>
        </w:rPr>
        <w:t>+)(</w:t>
      </w:r>
      <w:proofErr w:type="gramEnd"/>
      <w:r w:rsidRPr="00C14E92">
        <w:rPr>
          <w:rFonts w:ascii="Courier" w:hAnsi="Courier"/>
          <w:sz w:val="20"/>
          <w:lang w:val="en-CA"/>
        </w:rPr>
        <w:t>,)(\d+)',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w:t>
      </w:r>
      <w:proofErr w:type="gramStart"/>
      <w:r w:rsidRPr="00C14E92">
        <w:rPr>
          <w:rFonts w:ascii="Courier" w:hAnsi="Courier"/>
          <w:sz w:val="20"/>
          <w:lang w:val="en-CA"/>
        </w:rPr>
        <w:t>POLYGON(</w:t>
      </w:r>
      <w:proofErr w:type="gramEnd"/>
      <w:r w:rsidRPr="00C14E92">
        <w:rPr>
          <w:rFonts w:ascii="Courier" w:hAnsi="Courier"/>
          <w:sz w:val="20"/>
          <w:lang w:val="en-CA"/>
        </w:rPr>
        <w:t>"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 xml:space="preserve">coord = </w:t>
      </w:r>
      <w:proofErr w:type="gramStart"/>
      <w:r w:rsidRPr="00C14E92">
        <w:rPr>
          <w:rFonts w:ascii="Courier" w:hAnsi="Courier"/>
          <w:sz w:val="20"/>
          <w:lang w:val="en-CA"/>
        </w:rPr>
        <w:t>coord.replace</w:t>
      </w:r>
      <w:proofErr w:type="gramEnd"/>
      <w:r w:rsidRPr="00C14E92">
        <w:rPr>
          <w:rFonts w:ascii="Courier" w:hAnsi="Courier"/>
          <w:sz w:val="20"/>
          <w:lang w:val="en-CA"/>
        </w:rPr>
        <w:t>(",)",")")</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7517AF">
      <w:pPr>
        <w:pStyle w:val="ListParagraph"/>
        <w:numPr>
          <w:ilvl w:val="0"/>
          <w:numId w:val="40"/>
        </w:numPr>
      </w:pPr>
      <w:r>
        <w:t xml:space="preserve">&lt;name_transform&gt; </w:t>
      </w:r>
      <w:proofErr w:type="gramStart"/>
      <w:r>
        <w:t>spatialloc:hasGeometry</w:t>
      </w:r>
      <w:proofErr w:type="gramEnd"/>
      <w:r>
        <w:t xml:space="preserve"> [a Geometry; asWKT &lt;coordinates_transform&gt;].</w:t>
      </w:r>
    </w:p>
    <w:p w14:paraId="5EFF825E" w14:textId="77777777" w:rsidR="00DE663F" w:rsidRDefault="00DE663F" w:rsidP="002660E6">
      <w:pPr>
        <w:pStyle w:val="Heading3"/>
        <w:numPr>
          <w:ilvl w:val="0"/>
          <w:numId w:val="0"/>
        </w:numPr>
      </w:pPr>
      <w:bookmarkStart w:id="198" w:name="_Toc25592376"/>
      <w:r>
        <w:t>persons.csv</w:t>
      </w:r>
      <w:bookmarkEnd w:id="198"/>
    </w:p>
    <w:p w14:paraId="0B393B86" w14:textId="77777777" w:rsidR="00DE663F" w:rsidRDefault="00DE663F" w:rsidP="007517AF">
      <w:pPr>
        <w:pStyle w:val="ListParagraph"/>
        <w:numPr>
          <w:ilvl w:val="0"/>
          <w:numId w:val="37"/>
        </w:numPr>
      </w:pPr>
      <w:r>
        <w:t>-&gt; add &lt;simulation_id&gt; attribute; default value “dummy_sim_iri”</w:t>
      </w:r>
    </w:p>
    <w:p w14:paraId="2DAD4252" w14:textId="77777777" w:rsidR="00DE663F" w:rsidRDefault="00DE663F" w:rsidP="007517AF">
      <w:pPr>
        <w:pStyle w:val="ListParagraph"/>
        <w:numPr>
          <w:ilvl w:val="0"/>
          <w:numId w:val="37"/>
        </w:numPr>
      </w:pPr>
      <w:r>
        <w:t>Household_id:</w:t>
      </w:r>
      <w:r>
        <w:br/>
        <w:t xml:space="preserve">-&gt; &lt;household_id&gt; a </w:t>
      </w:r>
      <w:proofErr w:type="gramStart"/>
      <w:r>
        <w:t>household:HouseholdPD</w:t>
      </w:r>
      <w:proofErr w:type="gramEnd"/>
      <w:r>
        <w:t>; sim:outputOfSimulation &lt;_:simulation_id&gt;</w:t>
      </w:r>
    </w:p>
    <w:p w14:paraId="6AD617EE" w14:textId="77777777" w:rsidR="00DE663F" w:rsidRDefault="00DE663F" w:rsidP="007517AF">
      <w:pPr>
        <w:pStyle w:val="ListParagraph"/>
        <w:numPr>
          <w:ilvl w:val="0"/>
          <w:numId w:val="37"/>
        </w:numPr>
      </w:pPr>
      <w:r>
        <w:t>Person_id:</w:t>
      </w:r>
      <w:r>
        <w:br/>
        <w:t>-&gt; transform person_id to unique identifier:</w:t>
      </w:r>
      <w:r>
        <w:br/>
        <w:t>&lt;person_id_transform</w:t>
      </w:r>
      <w:proofErr w:type="gramStart"/>
      <w:r>
        <w:t>&gt; :</w:t>
      </w:r>
      <w:proofErr w:type="gramEnd"/>
      <w:r>
        <w:t xml:space="preserve">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7517AF">
      <w:pPr>
        <w:pStyle w:val="ListParagraph"/>
        <w:numPr>
          <w:ilvl w:val="0"/>
          <w:numId w:val="37"/>
        </w:numPr>
      </w:pPr>
      <w:r>
        <w:t>Age:</w:t>
      </w:r>
      <w:r>
        <w:br/>
      </w:r>
      <w:r>
        <w:rPr>
          <w:highlight w:val="yellow"/>
        </w:rPr>
        <w:t>Revised</w:t>
      </w:r>
      <w:r w:rsidRPr="003E796B">
        <w:rPr>
          <w:highlight w:val="yellow"/>
        </w:rPr>
        <w:t>:</w:t>
      </w:r>
      <w:r>
        <w:rPr>
          <w:highlight w:val="yellow"/>
        </w:rPr>
        <w:t xml:space="preserve"> </w:t>
      </w:r>
      <w:proofErr w:type="gramStart"/>
      <w:r>
        <w:rPr>
          <w:highlight w:val="yellow"/>
        </w:rPr>
        <w:t xml:space="preserve">Person </w:t>
      </w:r>
      <w:r>
        <w:t xml:space="preserve"> add</w:t>
      </w:r>
      <w:proofErr w:type="gramEnd"/>
      <w:r>
        <w:t xml:space="preserve">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7517AF">
      <w:pPr>
        <w:pStyle w:val="ListParagraph"/>
        <w:numPr>
          <w:ilvl w:val="0"/>
          <w:numId w:val="37"/>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 xml:space="preserve">-&gt; &lt;person_id&gt; </w:t>
      </w:r>
      <w:proofErr w:type="gramStart"/>
      <w:r>
        <w:t>person:hasSex</w:t>
      </w:r>
      <w:proofErr w:type="gramEnd"/>
      <w:r>
        <w:t xml:space="preserve"> &lt;sex_transform&gt;</w:t>
      </w:r>
    </w:p>
    <w:p w14:paraId="30928814" w14:textId="77777777" w:rsidR="00DE663F" w:rsidRDefault="00DE663F" w:rsidP="007517AF">
      <w:pPr>
        <w:pStyle w:val="ListParagraph"/>
        <w:numPr>
          <w:ilvl w:val="0"/>
          <w:numId w:val="37"/>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7517AF">
      <w:pPr>
        <w:pStyle w:val="ListParagraph"/>
        <w:numPr>
          <w:ilvl w:val="0"/>
          <w:numId w:val="37"/>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r>
      <w:r>
        <w:lastRenderedPageBreak/>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7517AF">
      <w:pPr>
        <w:pStyle w:val="ListParagraph"/>
        <w:numPr>
          <w:ilvl w:val="0"/>
          <w:numId w:val="37"/>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7517AF">
      <w:pPr>
        <w:pStyle w:val="ListParagraph"/>
        <w:numPr>
          <w:ilvl w:val="0"/>
          <w:numId w:val="37"/>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 xml:space="preserve">-&gt; &lt;_person@t&gt; </w:t>
      </w:r>
      <w:proofErr w:type="gramStart"/>
      <w:r>
        <w:t>org:employedAs</w:t>
      </w:r>
      <w:proofErr w:type="gramEnd"/>
      <w:r>
        <w:t xml:space="preserve"> [a Occupation; a &lt;occupation_transform&gt;]</w:t>
      </w:r>
    </w:p>
    <w:p w14:paraId="5FBEEBE2" w14:textId="77777777" w:rsidR="00DE663F" w:rsidRDefault="00DE663F" w:rsidP="007517AF">
      <w:pPr>
        <w:pStyle w:val="ListParagraph"/>
        <w:numPr>
          <w:ilvl w:val="0"/>
          <w:numId w:val="37"/>
        </w:numPr>
      </w:pPr>
      <w:r>
        <w:lastRenderedPageBreak/>
        <w:t>Free_parking (Boolean)</w:t>
      </w:r>
      <w:r>
        <w:rPr>
          <w:rStyle w:val="FootnoteReference"/>
        </w:rPr>
        <w:footnoteReference w:id="33"/>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 xml:space="preserve">-&gt; &lt;_person@t&gt; </w:t>
      </w:r>
      <w:proofErr w:type="gramStart"/>
      <w:r>
        <w:t>org:EmployedBy</w:t>
      </w:r>
      <w:proofErr w:type="gramEnd"/>
      <w:r>
        <w:t xml:space="preserve"> [a org:Organization; parking:hasAllocatedParking [a park:ParkingArea; park:hasParkingPolicy [a park:ParkingPolicy; a &lt;free_parking_transform&gt;]]]</w:t>
      </w:r>
    </w:p>
    <w:p w14:paraId="64B253EE" w14:textId="77777777" w:rsidR="00DE663F" w:rsidRDefault="00DE663F" w:rsidP="007517AF">
      <w:pPr>
        <w:pStyle w:val="ListParagraph"/>
        <w:numPr>
          <w:ilvl w:val="0"/>
          <w:numId w:val="37"/>
        </w:numPr>
      </w:pPr>
      <w:r>
        <w:t>Student_status</w:t>
      </w:r>
      <w:r>
        <w:br/>
      </w:r>
      <w:r w:rsidRPr="009B3731">
        <w:rPr>
          <w:strike/>
          <w:highlight w:val="yellow"/>
        </w:rPr>
        <w:t>to do:</w:t>
      </w:r>
      <w:r w:rsidRPr="009B3731">
        <w:rPr>
          <w:strike/>
        </w:rPr>
        <w:t xml:space="preserve"> add Student subclass of Person; enrolledAt some </w:t>
      </w:r>
      <w:proofErr w:type="gramStart"/>
      <w:r w:rsidRPr="009B3731">
        <w:rPr>
          <w:strike/>
        </w:rPr>
        <w:t>org:School</w:t>
      </w:r>
      <w:proofErr w:type="gramEnd"/>
      <w:r w:rsidRPr="009B3731">
        <w:rPr>
          <w:strike/>
        </w:rPr>
        <w:t xml:space="preserve">;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7517AF">
      <w:pPr>
        <w:pStyle w:val="ListParagraph"/>
        <w:numPr>
          <w:ilvl w:val="0"/>
          <w:numId w:val="37"/>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 xml:space="preserve">if </w:t>
      </w:r>
      <w:proofErr w:type="gramStart"/>
      <w:r>
        <w:t>( getValue</w:t>
      </w:r>
      <w:proofErr w:type="gramEnd"/>
      <w:r>
        <w:t>("work_zone")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 xml:space="preserve">-&gt; &lt;work_zone_transform&gt; a </w:t>
      </w:r>
      <w:proofErr w:type="gramStart"/>
      <w:r>
        <w:t>landuse:TrafficZone</w:t>
      </w:r>
      <w:proofErr w:type="gramEnd"/>
      <w:r>
        <w:br/>
        <w:t>-&gt; &lt;employer_blank_node&gt; spatialloc:hasLocation [a Feature; inverse(contains) &lt;work_zone_transform&gt;]</w:t>
      </w:r>
    </w:p>
    <w:p w14:paraId="30EB326E" w14:textId="77777777" w:rsidR="00DE663F" w:rsidRDefault="00DE663F" w:rsidP="007517AF">
      <w:pPr>
        <w:pStyle w:val="ListParagraph"/>
        <w:numPr>
          <w:ilvl w:val="0"/>
          <w:numId w:val="37"/>
        </w:numPr>
      </w:pPr>
      <w:r w:rsidRPr="00571E1B">
        <w:t>School_zone: school location is contained in some zone; 0 if not a student</w:t>
      </w:r>
      <w:r w:rsidRPr="00571E1B">
        <w:br/>
        <w:t>-&gt; transform into “trafficzone_trasi_” iri</w:t>
      </w:r>
      <w:r>
        <w:rPr>
          <w:highlight w:val="yellow"/>
        </w:rPr>
        <w:br/>
      </w:r>
      <w:r>
        <w:t xml:space="preserve">if </w:t>
      </w:r>
      <w:proofErr w:type="gramStart"/>
      <w:r>
        <w:t>( getValue</w:t>
      </w:r>
      <w:proofErr w:type="gramEnd"/>
      <w:r>
        <w:t>("school_zone")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 xml:space="preserve">-&gt; &lt;school_zone_transform&gt; a </w:t>
      </w:r>
      <w:proofErr w:type="gramStart"/>
      <w:r>
        <w:t>landuse:TrafficZone</w:t>
      </w:r>
      <w:proofErr w:type="gramEnd"/>
      <w:r>
        <w:br/>
        <w:t>-&gt; &lt;school_blank_node&gt; spatialloc:hasLocation [a Feature; inverse(contains) &lt;school_zone_transform&gt;]</w:t>
      </w:r>
    </w:p>
    <w:p w14:paraId="28B83C26" w14:textId="77777777" w:rsidR="00DE663F" w:rsidRDefault="00DE663F" w:rsidP="007517AF">
      <w:pPr>
        <w:pStyle w:val="ListParagraph"/>
        <w:numPr>
          <w:ilvl w:val="0"/>
          <w:numId w:val="37"/>
        </w:numPr>
      </w:pPr>
      <w:r>
        <w:t>Weight: omitted</w:t>
      </w:r>
    </w:p>
    <w:p w14:paraId="3EE84284" w14:textId="77777777" w:rsidR="00DE663F" w:rsidRDefault="00DE663F" w:rsidP="007517AF">
      <w:pPr>
        <w:pStyle w:val="ListParagraph"/>
        <w:numPr>
          <w:ilvl w:val="0"/>
          <w:numId w:val="37"/>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r>
      <w:r>
        <w:lastRenderedPageBreak/>
        <w:t>-&gt; &lt;employer_blank_node&gt;</w:t>
      </w:r>
      <w:r>
        <w:br/>
        <w:t>if (getValue("employment_status"</w:t>
      </w:r>
      <w:proofErr w:type="gramStart"/>
      <w:r>
        <w:t>) !</w:t>
      </w:r>
      <w:proofErr w:type="gramEnd"/>
      <w:r>
        <w:t>= "O") &amp; (getValue("employment_status") != ""):</w:t>
      </w:r>
    </w:p>
    <w:p w14:paraId="6F4C8B15" w14:textId="77777777" w:rsidR="00DE663F" w:rsidRPr="0009502E" w:rsidRDefault="00DE663F" w:rsidP="00DE663F">
      <w:pPr>
        <w:pStyle w:val="ListParagraph"/>
      </w:pPr>
      <w:r>
        <w:t>-&gt;     return "_:" + getValue("household_id") + "_" + getValue("person_id") + "_employer"</w:t>
      </w:r>
      <w:r>
        <w:br/>
        <w:t xml:space="preserve">-&gt; &lt;_person@t&gt; </w:t>
      </w:r>
      <w:proofErr w:type="gramStart"/>
      <w:r>
        <w:t>org:employedBy</w:t>
      </w:r>
      <w:proofErr w:type="gramEnd"/>
      <w:r>
        <w:t xml:space="preserve"> &lt;employer_blank_node&gt;.</w:t>
      </w:r>
    </w:p>
    <w:p w14:paraId="66808941" w14:textId="77777777" w:rsidR="00DE663F" w:rsidRDefault="00DE663F" w:rsidP="00DE663F">
      <w:pPr>
        <w:ind w:left="720"/>
      </w:pPr>
      <w:r>
        <w:t>-&gt; &lt;school_blank_node&gt;</w:t>
      </w:r>
      <w:r>
        <w:br/>
        <w:t>if (getValue("student_status"</w:t>
      </w:r>
      <w:proofErr w:type="gramStart"/>
      <w:r>
        <w:t>) !</w:t>
      </w:r>
      <w:proofErr w:type="gramEnd"/>
      <w:r>
        <w:t>= ""):</w:t>
      </w:r>
    </w:p>
    <w:p w14:paraId="6C1E80B7" w14:textId="77777777" w:rsidR="00DE663F" w:rsidRDefault="00DE663F" w:rsidP="00DE663F">
      <w:pPr>
        <w:ind w:left="720"/>
      </w:pPr>
      <w:r>
        <w:t xml:space="preserve">    return "_:" + getValue("household_id") + "_" + getValue("person_id") + "_school"</w:t>
      </w:r>
      <w:r>
        <w:br/>
        <w:t xml:space="preserve">-&gt; &lt;_person@t&gt; </w:t>
      </w:r>
      <w:proofErr w:type="gramStart"/>
      <w:r>
        <w:t>org:enrolledIn</w:t>
      </w:r>
      <w:proofErr w:type="gramEnd"/>
      <w:r>
        <w:t xml:space="preserve"> &lt;school_blank_node&gt;</w:t>
      </w:r>
    </w:p>
    <w:p w14:paraId="693CE137" w14:textId="77777777" w:rsidR="00DE663F" w:rsidRDefault="00DE663F" w:rsidP="007517AF">
      <w:pPr>
        <w:pStyle w:val="ListParagraph"/>
        <w:numPr>
          <w:ilvl w:val="0"/>
          <w:numId w:val="37"/>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7517AF">
      <w:pPr>
        <w:pStyle w:val="ListParagraph"/>
        <w:numPr>
          <w:ilvl w:val="1"/>
          <w:numId w:val="37"/>
        </w:numPr>
      </w:pPr>
      <w:r>
        <w:t>Feature1 (school loc)</w:t>
      </w:r>
      <w:r>
        <w:br/>
        <w:t>if (getValue("student_status"</w:t>
      </w:r>
      <w:proofErr w:type="gramStart"/>
      <w:r>
        <w:t>) !</w:t>
      </w:r>
      <w:proofErr w:type="gramEnd"/>
      <w:r>
        <w:t>=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7517AF">
      <w:pPr>
        <w:pStyle w:val="ListParagraph"/>
        <w:numPr>
          <w:ilvl w:val="1"/>
          <w:numId w:val="37"/>
        </w:numPr>
      </w:pPr>
      <w:r>
        <w:t>Feature1 (work loc)</w:t>
      </w:r>
    </w:p>
    <w:p w14:paraId="7423DB84" w14:textId="77777777" w:rsidR="00DE663F" w:rsidRDefault="00DE663F" w:rsidP="007517AF">
      <w:pPr>
        <w:pStyle w:val="ListParagraph"/>
        <w:numPr>
          <w:ilvl w:val="1"/>
          <w:numId w:val="37"/>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7517AF">
      <w:pPr>
        <w:pStyle w:val="ListParagraph"/>
        <w:numPr>
          <w:ilvl w:val="0"/>
          <w:numId w:val="38"/>
        </w:numPr>
      </w:pPr>
      <w:r>
        <w:t xml:space="preserve">Make sure to check that the fields are correctly transformed into IRIs; in some </w:t>
      </w:r>
      <w:proofErr w:type="gramStart"/>
      <w:r>
        <w:t>cases</w:t>
      </w:r>
      <w:proofErr w:type="gramEnd"/>
      <w:r>
        <w:t xml:space="preserve">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199" w:name="_Toc25592377"/>
      <w:r>
        <w:t>trips.csv</w:t>
      </w:r>
      <w:bookmarkEnd w:id="199"/>
    </w:p>
    <w:p w14:paraId="4E1E3105" w14:textId="77777777" w:rsidR="00DE663F" w:rsidRDefault="00DE663F" w:rsidP="007517AF">
      <w:pPr>
        <w:pStyle w:val="ListParagraph"/>
        <w:numPr>
          <w:ilvl w:val="0"/>
          <w:numId w:val="39"/>
        </w:numPr>
      </w:pPr>
      <w:r>
        <w:t>-&gt; add &lt;simulation_id&gt; attribute; default value “dummy_sim_iri”</w:t>
      </w:r>
    </w:p>
    <w:p w14:paraId="774B6E4C" w14:textId="77777777" w:rsidR="00DE663F" w:rsidRDefault="00DE663F" w:rsidP="007517AF">
      <w:pPr>
        <w:pStyle w:val="ListParagraph"/>
        <w:numPr>
          <w:ilvl w:val="0"/>
          <w:numId w:val="39"/>
        </w:numPr>
      </w:pPr>
      <w:r>
        <w:t>Household_id:</w:t>
      </w:r>
      <w:r>
        <w:br/>
        <w:t xml:space="preserve">-&gt; &lt;household_id&gt; a </w:t>
      </w:r>
      <w:proofErr w:type="gramStart"/>
      <w:r>
        <w:t>household:HouseholdPD</w:t>
      </w:r>
      <w:proofErr w:type="gramEnd"/>
      <w:r>
        <w:t>; sim:outputOfSimulation &lt;_:simulation_id&gt;</w:t>
      </w:r>
    </w:p>
    <w:p w14:paraId="23D33F84" w14:textId="77777777" w:rsidR="00DE663F" w:rsidRDefault="00DE663F" w:rsidP="007517AF">
      <w:pPr>
        <w:pStyle w:val="ListParagraph"/>
        <w:numPr>
          <w:ilvl w:val="0"/>
          <w:numId w:val="39"/>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7517AF">
      <w:pPr>
        <w:pStyle w:val="ListParagraph"/>
        <w:numPr>
          <w:ilvl w:val="0"/>
          <w:numId w:val="39"/>
        </w:numPr>
        <w:rPr>
          <w:lang w:val="en-CA"/>
        </w:rPr>
      </w:pPr>
      <w:r>
        <w:rPr>
          <w:lang w:val="en-CA"/>
        </w:rPr>
        <w:t>Trip_id:</w:t>
      </w:r>
      <w:r>
        <w:rPr>
          <w:lang w:val="en-CA"/>
        </w:rPr>
        <w:br/>
      </w:r>
      <w:r w:rsidRPr="00645337">
        <w:rPr>
          <w:highlight w:val="yellow"/>
          <w:lang w:val="en-CA"/>
        </w:rPr>
        <w:t>todo</w:t>
      </w:r>
      <w:r>
        <w:rPr>
          <w:lang w:val="en-CA"/>
        </w:rPr>
        <w:t xml:space="preserve">: consider whether a more specific type of participation (e.g. ‘performedBy’) should </w:t>
      </w:r>
      <w:r>
        <w:rPr>
          <w:lang w:val="en-CA"/>
        </w:rPr>
        <w:lastRenderedPageBreak/>
        <w:t>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 activity:hasParticipant &lt;_person@t&gt;.</w:t>
      </w:r>
    </w:p>
    <w:p w14:paraId="5FB97190" w14:textId="77777777" w:rsidR="00DE663F" w:rsidRDefault="00DE663F" w:rsidP="007517AF">
      <w:pPr>
        <w:pStyle w:val="ListParagraph"/>
        <w:numPr>
          <w:ilvl w:val="0"/>
          <w:numId w:val="39"/>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7517AF">
      <w:pPr>
        <w:pStyle w:val="ListParagraph"/>
        <w:numPr>
          <w:ilvl w:val="0"/>
          <w:numId w:val="39"/>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7517AF">
      <w:pPr>
        <w:pStyle w:val="ListParagraph"/>
        <w:numPr>
          <w:ilvl w:val="0"/>
          <w:numId w:val="39"/>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7517AF">
      <w:pPr>
        <w:pStyle w:val="ListParagraph"/>
        <w:numPr>
          <w:ilvl w:val="0"/>
          <w:numId w:val="39"/>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7517AF">
      <w:pPr>
        <w:pStyle w:val="ListParagraph"/>
        <w:numPr>
          <w:ilvl w:val="0"/>
          <w:numId w:val="39"/>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7517AF">
      <w:pPr>
        <w:pStyle w:val="ListParagraph"/>
        <w:numPr>
          <w:ilvl w:val="0"/>
          <w:numId w:val="38"/>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 xml:space="preserve">An activity occursBefore another if its endOf instant is before the beginOf instant of the other activity; the occursBefore relation is transitive. An activity occursDirectlyBefore another if it occursAt an interval that meets the interval of the other activity. We cannot </w:t>
      </w:r>
      <w:r>
        <w:rPr>
          <w:lang w:val="en-CA"/>
        </w:rPr>
        <w:lastRenderedPageBreak/>
        <w:t>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00" w:name="_Toc25592378"/>
      <w:r>
        <w:t>trip_modes.csv</w:t>
      </w:r>
      <w:bookmarkEnd w:id="200"/>
    </w:p>
    <w:p w14:paraId="457768C4" w14:textId="3D4EA6A5" w:rsidR="00DE663F" w:rsidRDefault="009C262E" w:rsidP="007517AF">
      <w:pPr>
        <w:pStyle w:val="ListParagraph"/>
        <w:numPr>
          <w:ilvl w:val="0"/>
          <w:numId w:val="41"/>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 xml:space="preserve">-&gt; &lt;trip_id_transform&gt; a </w:t>
      </w:r>
      <w:proofErr w:type="gramStart"/>
      <w:r w:rsidR="00DE663F">
        <w:rPr>
          <w:lang w:val="en-CA"/>
        </w:rPr>
        <w:t>trip:Trip</w:t>
      </w:r>
      <w:proofErr w:type="gramEnd"/>
      <w:r w:rsidR="00DE663F">
        <w:rPr>
          <w:lang w:val="en-CA"/>
        </w:rPr>
        <w:t>; activity:hasParticipant</w:t>
      </w:r>
      <w:r w:rsidR="0046391E">
        <w:rPr>
          <w:rStyle w:val="FootnoteReference"/>
          <w:lang w:val="en-CA"/>
        </w:rPr>
        <w:footnoteReference w:id="34"/>
      </w:r>
      <w:r w:rsidR="00DE663F">
        <w:rPr>
          <w:lang w:val="en-CA"/>
        </w:rPr>
        <w:t xml:space="preserve"> &lt;_person@t&gt;.</w:t>
      </w:r>
    </w:p>
    <w:p w14:paraId="10FAF163" w14:textId="77777777" w:rsidR="00DE663F" w:rsidRDefault="00DE663F" w:rsidP="007517AF">
      <w:pPr>
        <w:pStyle w:val="ListParagraph"/>
        <w:numPr>
          <w:ilvl w:val="0"/>
          <w:numId w:val="41"/>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7517AF">
      <w:pPr>
        <w:pStyle w:val="ListParagraph"/>
        <w:numPr>
          <w:ilvl w:val="0"/>
          <w:numId w:val="41"/>
        </w:numPr>
        <w:rPr>
          <w:lang w:val="en-CA"/>
        </w:rPr>
      </w:pPr>
      <w:r>
        <w:rPr>
          <w:lang w:val="en-CA"/>
        </w:rPr>
        <w:t>O_depart</w:t>
      </w:r>
      <w:r>
        <w:rPr>
          <w:lang w:val="en-CA"/>
        </w:rPr>
        <w:br/>
        <w:t xml:space="preserve">transform “minutes from midnight” to </w:t>
      </w:r>
      <w:proofErr w:type="gramStart"/>
      <w:r>
        <w:rPr>
          <w:lang w:val="en-CA"/>
        </w:rPr>
        <w:t>xsd:time</w:t>
      </w:r>
      <w:proofErr w:type="gramEnd"/>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 xml:space="preserve">c = </w:t>
      </w:r>
      <w:proofErr w:type="gramStart"/>
      <w:r w:rsidRPr="000E4C32">
        <w:rPr>
          <w:lang w:val="en-CA"/>
        </w:rPr>
        <w:t>time.strptime</w:t>
      </w:r>
      <w:proofErr w:type="gramEnd"/>
      <w:r w:rsidRPr="000E4C32">
        <w:rPr>
          <w:lang w:val="en-CA"/>
        </w:rPr>
        <w:t>("00:00:00","%H:%M:%S")</w:t>
      </w:r>
    </w:p>
    <w:p w14:paraId="403BC1A2" w14:textId="77777777" w:rsidR="00DE663F" w:rsidRPr="000E4C32" w:rsidRDefault="00DE663F" w:rsidP="00DE663F">
      <w:pPr>
        <w:pStyle w:val="ListParagraph"/>
        <w:ind w:left="1440"/>
        <w:rPr>
          <w:lang w:val="en-CA"/>
        </w:rPr>
      </w:pPr>
      <w:r w:rsidRPr="000E4C32">
        <w:rPr>
          <w:lang w:val="en-CA"/>
        </w:rPr>
        <w:t xml:space="preserve">t = </w:t>
      </w:r>
      <w:proofErr w:type="gramStart"/>
      <w:r w:rsidRPr="000E4C32">
        <w:rPr>
          <w:lang w:val="en-CA"/>
        </w:rPr>
        <w:t>time.mktime</w:t>
      </w:r>
      <w:proofErr w:type="gramEnd"/>
      <w:r w:rsidRPr="000E4C32">
        <w:rPr>
          <w:lang w:val="en-CA"/>
        </w:rPr>
        <w:t>(c)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 xml:space="preserve">tstring = </w:t>
      </w:r>
      <w:proofErr w:type="gramStart"/>
      <w:r w:rsidRPr="00232C31">
        <w:rPr>
          <w:lang w:val="en-CA"/>
        </w:rPr>
        <w:t>time.strftime</w:t>
      </w:r>
      <w:proofErr w:type="gramEnd"/>
      <w:r w:rsidRPr="00232C31">
        <w:rPr>
          <w:lang w:val="en-CA"/>
        </w:rPr>
        <w:t>("%H:%M:%S",time.localtime(t))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 xml:space="preserve">-&gt; &lt;trip&gt; </w:t>
      </w:r>
      <w:proofErr w:type="gramStart"/>
      <w:r>
        <w:rPr>
          <w:lang w:val="en-CA"/>
        </w:rPr>
        <w:t>activity:beginOf</w:t>
      </w:r>
      <w:proofErr w:type="gramEnd"/>
      <w:r>
        <w:rPr>
          <w:lang w:val="en-CA"/>
        </w:rPr>
        <w:t xml:space="preserve">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xml:space="preserve">: a trip (an activity) begins and ends at a particular instant in time. In order to define this instant using the </w:t>
      </w:r>
      <w:proofErr w:type="gramStart"/>
      <w:r>
        <w:rPr>
          <w:lang w:val="en-CA"/>
        </w:rPr>
        <w:t>xsd:dateTime</w:t>
      </w:r>
      <w:proofErr w:type="gramEnd"/>
      <w:r>
        <w:rPr>
          <w:lang w:val="en-CA"/>
        </w:rPr>
        <w:t xml:space="preserv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7517AF">
      <w:pPr>
        <w:pStyle w:val="ListParagraph"/>
        <w:numPr>
          <w:ilvl w:val="0"/>
          <w:numId w:val="45"/>
        </w:numPr>
        <w:rPr>
          <w:lang w:val="en-CA"/>
        </w:rPr>
      </w:pPr>
      <w:r w:rsidRPr="00BD1652">
        <w:rPr>
          <w:lang w:val="en-CA"/>
        </w:rPr>
        <w:t>D_arrive</w:t>
      </w:r>
      <w:r w:rsidRPr="00BD1652">
        <w:rPr>
          <w:lang w:val="en-CA"/>
        </w:rPr>
        <w:br/>
        <w:t xml:space="preserve">convert “minutes from midnight” to </w:t>
      </w:r>
      <w:proofErr w:type="gramStart"/>
      <w:r w:rsidRPr="00BD1652">
        <w:rPr>
          <w:lang w:val="en-CA"/>
        </w:rPr>
        <w:t>xsd:time</w:t>
      </w:r>
      <w:proofErr w:type="gramEnd"/>
      <w:r w:rsidRPr="00BD1652">
        <w:rPr>
          <w:lang w:val="en-CA"/>
        </w:rPr>
        <w:br/>
        <w:t>-&gt; as above for o_depart</w:t>
      </w:r>
    </w:p>
    <w:p w14:paraId="51CBD0A7" w14:textId="77777777" w:rsidR="00DE663F" w:rsidRDefault="00DE663F" w:rsidP="007517AF">
      <w:pPr>
        <w:pStyle w:val="ListParagraph"/>
        <w:numPr>
          <w:ilvl w:val="0"/>
          <w:numId w:val="41"/>
        </w:numPr>
        <w:rPr>
          <w:lang w:val="en-CA"/>
        </w:rPr>
      </w:pPr>
      <w:r>
        <w:rPr>
          <w:lang w:val="en-CA"/>
        </w:rPr>
        <w:lastRenderedPageBreak/>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7517AF">
      <w:pPr>
        <w:pStyle w:val="ListParagraph"/>
        <w:numPr>
          <w:ilvl w:val="0"/>
          <w:numId w:val="44"/>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7517AF">
      <w:pPr>
        <w:pStyle w:val="ListParagraph"/>
        <w:numPr>
          <w:ilvl w:val="1"/>
          <w:numId w:val="44"/>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7517AF">
      <w:pPr>
        <w:pStyle w:val="ListParagraph"/>
        <w:numPr>
          <w:ilvl w:val="0"/>
          <w:numId w:val="44"/>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01" w:name="_Toc25592379"/>
      <w:r>
        <w:t>trip_stations.csv</w:t>
      </w:r>
      <w:bookmarkEnd w:id="201"/>
    </w:p>
    <w:p w14:paraId="36776BFC" w14:textId="2558555A" w:rsidR="00DE663F" w:rsidRDefault="00DE663F" w:rsidP="007517AF">
      <w:pPr>
        <w:pStyle w:val="ListParagraph"/>
        <w:numPr>
          <w:ilvl w:val="0"/>
          <w:numId w:val="42"/>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7517AF">
      <w:pPr>
        <w:pStyle w:val="ListParagraph"/>
        <w:numPr>
          <w:ilvl w:val="0"/>
          <w:numId w:val="42"/>
        </w:numPr>
      </w:pPr>
      <w:r>
        <w:t>Household_id:</w:t>
      </w:r>
      <w:r>
        <w:br/>
        <w:t>-&gt;omitted</w:t>
      </w:r>
    </w:p>
    <w:p w14:paraId="403E8E47" w14:textId="77777777" w:rsidR="00DE663F" w:rsidRDefault="00DE663F" w:rsidP="007517AF">
      <w:pPr>
        <w:pStyle w:val="ListParagraph"/>
        <w:numPr>
          <w:ilvl w:val="0"/>
          <w:numId w:val="42"/>
        </w:numPr>
      </w:pPr>
      <w:r>
        <w:t>Person_id:</w:t>
      </w:r>
      <w:r>
        <w:br/>
        <w:t>-&gt; omitted</w:t>
      </w:r>
    </w:p>
    <w:p w14:paraId="6B56690B" w14:textId="77777777" w:rsidR="00561E84" w:rsidRDefault="00DE663F" w:rsidP="007517AF">
      <w:pPr>
        <w:pStyle w:val="ListParagraph"/>
        <w:numPr>
          <w:ilvl w:val="0"/>
          <w:numId w:val="42"/>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7517AF">
      <w:pPr>
        <w:pStyle w:val="ListParagraph"/>
        <w:numPr>
          <w:ilvl w:val="0"/>
          <w:numId w:val="42"/>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r>
      <w:r w:rsidRPr="00561E84">
        <w:rPr>
          <w:lang w:val="en-CA"/>
        </w:rPr>
        <w:lastRenderedPageBreak/>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7517AF">
      <w:pPr>
        <w:pStyle w:val="ListParagraph"/>
        <w:numPr>
          <w:ilvl w:val="0"/>
          <w:numId w:val="42"/>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7517AF">
      <w:pPr>
        <w:pStyle w:val="ListParagraph"/>
        <w:numPr>
          <w:ilvl w:val="0"/>
          <w:numId w:val="42"/>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02" w:name="_Toc25592380"/>
      <w:r>
        <w:t>facilitate_passenger.csv</w:t>
      </w:r>
      <w:bookmarkEnd w:id="202"/>
    </w:p>
    <w:p w14:paraId="31226480" w14:textId="77777777" w:rsidR="00DE663F" w:rsidRDefault="00DE663F" w:rsidP="007517AF">
      <w:pPr>
        <w:pStyle w:val="ListParagraph"/>
        <w:numPr>
          <w:ilvl w:val="0"/>
          <w:numId w:val="43"/>
        </w:numPr>
        <w:rPr>
          <w:lang w:val="en-CA"/>
        </w:rPr>
      </w:pPr>
      <w:r>
        <w:rPr>
          <w:lang w:val="en-CA"/>
        </w:rPr>
        <w:t>Household_id: omitted (relationship captured in other data sources)</w:t>
      </w:r>
    </w:p>
    <w:p w14:paraId="0F765A8B" w14:textId="77777777" w:rsidR="00DE663F" w:rsidRDefault="00DE663F" w:rsidP="007517AF">
      <w:pPr>
        <w:pStyle w:val="ListParagraph"/>
        <w:numPr>
          <w:ilvl w:val="0"/>
          <w:numId w:val="43"/>
        </w:numPr>
        <w:rPr>
          <w:lang w:val="en-CA"/>
        </w:rPr>
      </w:pPr>
      <w:r>
        <w:rPr>
          <w:lang w:val="en-CA"/>
        </w:rPr>
        <w:t>Passenger_id</w:t>
      </w:r>
      <w:r>
        <w:rPr>
          <w:lang w:val="en-CA"/>
        </w:rPr>
        <w:br/>
        <w:t>-&gt; transform to unique identifier</w:t>
      </w:r>
      <w:r>
        <w:br/>
        <w:t>&lt;passenger_id_transform</w:t>
      </w:r>
      <w:proofErr w:type="gramStart"/>
      <w:r>
        <w:t>&gt; :</w:t>
      </w:r>
      <w:proofErr w:type="gramEnd"/>
      <w:r>
        <w:t xml:space="preserve">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7517AF">
      <w:pPr>
        <w:pStyle w:val="ListParagraph"/>
        <w:numPr>
          <w:ilvl w:val="0"/>
          <w:numId w:val="43"/>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7517AF">
      <w:pPr>
        <w:pStyle w:val="ListParagraph"/>
        <w:numPr>
          <w:ilvl w:val="0"/>
          <w:numId w:val="43"/>
        </w:numPr>
        <w:rPr>
          <w:lang w:val="en-CA"/>
        </w:rPr>
      </w:pPr>
      <w:r>
        <w:rPr>
          <w:lang w:val="en-CA"/>
        </w:rPr>
        <w:t>Driver_id</w:t>
      </w:r>
      <w:r>
        <w:rPr>
          <w:lang w:val="en-CA"/>
        </w:rPr>
        <w:br/>
        <w:t>-&gt; transform to unique identifier</w:t>
      </w:r>
      <w:r>
        <w:br/>
        <w:t>&lt;driver_id_transform</w:t>
      </w:r>
      <w:proofErr w:type="gramStart"/>
      <w:r>
        <w:t>&gt; :</w:t>
      </w:r>
      <w:proofErr w:type="gramEnd"/>
      <w:r>
        <w:t xml:space="preserve">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7517AF">
      <w:pPr>
        <w:pStyle w:val="ListParagraph"/>
        <w:numPr>
          <w:ilvl w:val="0"/>
          <w:numId w:val="43"/>
        </w:numPr>
        <w:rPr>
          <w:lang w:val="en-CA"/>
        </w:rPr>
      </w:pPr>
      <w:r>
        <w:rPr>
          <w:lang w:val="en-CA"/>
        </w:rPr>
        <w:t>Driver_trip_id</w:t>
      </w:r>
      <w:r>
        <w:rPr>
          <w:lang w:val="en-CA"/>
        </w:rPr>
        <w:br/>
        <w:t>-&gt; transform to create unique identifier:</w:t>
      </w:r>
      <w:r>
        <w:rPr>
          <w:lang w:val="en-CA"/>
        </w:rPr>
        <w:br/>
      </w:r>
      <w:r w:rsidRPr="000211ED">
        <w:rPr>
          <w:lang w:val="en-CA"/>
        </w:rPr>
        <w:lastRenderedPageBreak/>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7517AF">
      <w:pPr>
        <w:pStyle w:val="ListParagraph"/>
        <w:numPr>
          <w:ilvl w:val="0"/>
          <w:numId w:val="43"/>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w:t>
      </w:r>
      <w:proofErr w:type="gramStart"/>
      <w:r>
        <w:t>id’s</w:t>
      </w:r>
      <w:proofErr w:type="gramEnd"/>
      <w:r>
        <w:t xml:space="preserve">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w:t>
      </w:r>
      <w:proofErr w:type="gramStart"/>
      <w:r>
        <w:t>trip</w:t>
      </w:r>
      <w:proofErr w:type="gramEnd"/>
      <w:r>
        <w:t>_ids generated for the same trip? We assume the former, but it’s not clear in the description of the data.</w:t>
      </w:r>
    </w:p>
    <w:p w14:paraId="2472CD48" w14:textId="1C82A9C1" w:rsidR="00DE663F" w:rsidRDefault="009C262E" w:rsidP="002660E6">
      <w:pPr>
        <w:pStyle w:val="Heading2"/>
      </w:pPr>
      <w:bookmarkStart w:id="203" w:name="_Toc25592381"/>
      <w:r>
        <w:t>Futur</w:t>
      </w:r>
      <w:r w:rsidR="004E3418">
        <w:t>e Work</w:t>
      </w:r>
      <w:bookmarkEnd w:id="203"/>
    </w:p>
    <w:p w14:paraId="2AD4A731" w14:textId="3842C11C" w:rsidR="009C262E" w:rsidRDefault="009C262E" w:rsidP="007517AF">
      <w:pPr>
        <w:pStyle w:val="ListParagraph"/>
        <w:numPr>
          <w:ilvl w:val="0"/>
          <w:numId w:val="48"/>
        </w:numPr>
      </w:pPr>
      <w:r>
        <w:t>Determine whether it’s possible to retrieve the intended simulation date</w:t>
      </w:r>
      <w:r>
        <w:rPr>
          <w:lang w:val="en-CA"/>
        </w:rPr>
        <w:t xml:space="preserve"> from the simulation metadata</w:t>
      </w:r>
    </w:p>
    <w:p w14:paraId="7190F77C" w14:textId="32AF58DC" w:rsidR="004E3418" w:rsidRDefault="004E3418" w:rsidP="007517AF">
      <w:pPr>
        <w:pStyle w:val="ListParagraph"/>
        <w:numPr>
          <w:ilvl w:val="0"/>
          <w:numId w:val="48"/>
        </w:numPr>
      </w:pPr>
      <w:r>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7517AF">
      <w:pPr>
        <w:pStyle w:val="ListParagraph"/>
        <w:numPr>
          <w:ilvl w:val="1"/>
          <w:numId w:val="48"/>
        </w:numPr>
        <w:rPr>
          <w:lang w:val="en-CA"/>
        </w:rPr>
      </w:pPr>
      <w:r>
        <w:rPr>
          <w:lang w:val="en-CA"/>
        </w:rPr>
        <w:t>Centroid_2016 (or Centroid_2011?)</w:t>
      </w:r>
    </w:p>
    <w:p w14:paraId="1FCEF984" w14:textId="77777777" w:rsidR="004E3418" w:rsidRDefault="004E3418" w:rsidP="007517AF">
      <w:pPr>
        <w:pStyle w:val="ListParagraph"/>
        <w:numPr>
          <w:ilvl w:val="1"/>
          <w:numId w:val="48"/>
        </w:numPr>
        <w:rPr>
          <w:lang w:val="en-CA"/>
        </w:rPr>
      </w:pPr>
      <w:r>
        <w:rPr>
          <w:lang w:val="en-CA"/>
        </w:rPr>
        <w:t>GTA2001Zone</w:t>
      </w:r>
    </w:p>
    <w:p w14:paraId="589CFE8D" w14:textId="18177128" w:rsidR="00ED58E7" w:rsidRDefault="00DE663F" w:rsidP="007517AF">
      <w:pPr>
        <w:pStyle w:val="ListParagraph"/>
        <w:numPr>
          <w:ilvl w:val="0"/>
          <w:numId w:val="47"/>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7517AF">
      <w:pPr>
        <w:pStyle w:val="Heading1"/>
        <w:numPr>
          <w:ilvl w:val="0"/>
          <w:numId w:val="64"/>
        </w:numPr>
      </w:pPr>
      <w:commentRangeStart w:id="204"/>
      <w:r>
        <w:lastRenderedPageBreak/>
        <w:t>Transit</w:t>
      </w:r>
      <w:commentRangeEnd w:id="204"/>
      <w:r w:rsidR="00663AFE">
        <w:rPr>
          <w:rStyle w:val="CommentReference"/>
          <w:rFonts w:asciiTheme="minorHAnsi" w:eastAsiaTheme="minorEastAsia" w:hAnsiTheme="minorHAnsi"/>
          <w:b w:val="0"/>
          <w:bCs w:val="0"/>
          <w:kern w:val="0"/>
        </w:rPr>
        <w:commentReference w:id="204"/>
      </w:r>
      <w:r>
        <w:t xml:space="preserve"> Data Mapping</w:t>
      </w:r>
    </w:p>
    <w:p w14:paraId="77FE896A" w14:textId="77777777" w:rsidR="000E5600" w:rsidRDefault="000E5600" w:rsidP="002660E6">
      <w:r>
        <w:t>Overview of datasets:</w:t>
      </w:r>
    </w:p>
    <w:p w14:paraId="7C719F90" w14:textId="77777777" w:rsidR="000E5600" w:rsidRDefault="000E5600" w:rsidP="007517AF">
      <w:pPr>
        <w:pStyle w:val="ListParagraph"/>
        <w:numPr>
          <w:ilvl w:val="0"/>
          <w:numId w:val="63"/>
        </w:numPr>
      </w:pPr>
      <w:r>
        <w:t>Subway delay data</w:t>
      </w:r>
    </w:p>
    <w:p w14:paraId="2E035305" w14:textId="77777777" w:rsidR="000E5600" w:rsidRDefault="000E5600" w:rsidP="007517AF">
      <w:pPr>
        <w:pStyle w:val="ListParagraph"/>
        <w:numPr>
          <w:ilvl w:val="0"/>
          <w:numId w:val="63"/>
        </w:numPr>
      </w:pPr>
      <w:r>
        <w:t>TTC schedule data (gtfs)</w:t>
      </w:r>
    </w:p>
    <w:p w14:paraId="5094BC75" w14:textId="77777777" w:rsidR="000E5600" w:rsidRPr="00092BFA" w:rsidRDefault="000E5600" w:rsidP="007517AF">
      <w:pPr>
        <w:pStyle w:val="ListParagraph"/>
        <w:numPr>
          <w:ilvl w:val="0"/>
          <w:numId w:val="63"/>
        </w:numPr>
      </w:pPr>
      <w:r>
        <w:t>Vehicle location data (nextbus / other)</w:t>
      </w:r>
    </w:p>
    <w:p w14:paraId="1ECCBDC6" w14:textId="56C25332" w:rsidR="002660E6" w:rsidRDefault="002660E6" w:rsidP="00EC2F24">
      <w:pPr>
        <w:pStyle w:val="Heading2"/>
        <w:numPr>
          <w:ilvl w:val="0"/>
          <w:numId w:val="0"/>
        </w:numPr>
      </w:pPr>
      <w:r>
        <w:br/>
      </w:r>
      <w:r>
        <w:t>Subway &amp; SRT Logs (December 2018)</w:t>
      </w:r>
    </w:p>
    <w:p w14:paraId="2F9920C2" w14:textId="77777777" w:rsidR="002660E6" w:rsidRDefault="002660E6" w:rsidP="002660E6">
      <w:r>
        <w:t>To do: match the Station and Line values with the identifiers defined in gtfs.</w:t>
      </w:r>
    </w:p>
    <w:p w14:paraId="208A856D" w14:textId="77777777" w:rsidR="002660E6" w:rsidRDefault="002660E6" w:rsidP="007517AF">
      <w:pPr>
        <w:pStyle w:val="ListParagraph"/>
        <w:numPr>
          <w:ilvl w:val="0"/>
          <w:numId w:val="61"/>
        </w:numPr>
      </w:pPr>
      <w:r>
        <w:t>Date, Time: the date/time of the incident</w:t>
      </w:r>
      <w:r>
        <w:br/>
        <w:t xml:space="preserve">Modify the date value to the </w:t>
      </w:r>
      <w:proofErr w:type="gramStart"/>
      <w:r>
        <w:t>xsd:date</w:t>
      </w:r>
      <w:proofErr w:type="gramEnd"/>
      <w:r>
        <w:t xml:space="preserve"> format</w:t>
      </w:r>
      <w:r>
        <w:br/>
        <w:t>date = getValue("Date")</w:t>
      </w:r>
    </w:p>
    <w:p w14:paraId="7D2D5CFE" w14:textId="77777777" w:rsidR="002660E6" w:rsidRDefault="002660E6" w:rsidP="002660E6">
      <w:pPr>
        <w:pStyle w:val="ListParagraph"/>
      </w:pPr>
      <w:r>
        <w:t xml:space="preserve">return </w:t>
      </w:r>
      <w:proofErr w:type="gramStart"/>
      <w:r>
        <w:t>datetime.datetime</w:t>
      </w:r>
      <w:proofErr w:type="gramEnd"/>
      <w:r>
        <w:t>.strptime(date,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7517AF">
      <w:pPr>
        <w:pStyle w:val="ListParagraph"/>
        <w:numPr>
          <w:ilvl w:val="0"/>
          <w:numId w:val="61"/>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 xml:space="preserve">-&gt; &lt;_incident&gt; a </w:t>
      </w:r>
      <w:proofErr w:type="gramStart"/>
      <w:r>
        <w:t>transit:TransitIncident</w:t>
      </w:r>
      <w:proofErr w:type="gramEnd"/>
      <w:r>
        <w:t>; activity:beginOf [a time:Instant; time:inXSDDateTimeStamp &lt;Day_transform&gt;^^xsd:dateTimeStamp]</w:t>
      </w:r>
    </w:p>
    <w:p w14:paraId="58BAEDC0" w14:textId="77777777" w:rsidR="002660E6" w:rsidRDefault="002660E6" w:rsidP="007517AF">
      <w:pPr>
        <w:pStyle w:val="ListParagraph"/>
        <w:numPr>
          <w:ilvl w:val="0"/>
          <w:numId w:val="61"/>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w:t>
      </w:r>
      <w:proofErr w:type="gramStart"/>
      <w:r>
        <w:t>transit:associatedWithStop</w:t>
      </w:r>
      <w:proofErr w:type="gramEnd"/>
      <w:r>
        <w:t xml:space="preserve"> </w:t>
      </w:r>
      <w:r>
        <w:rPr>
          <w:iCs/>
        </w:rPr>
        <w:t>_:stopbnode [foaf:name</w:t>
      </w:r>
      <w:r>
        <w:t xml:space="preserve"> &lt;station&gt;].</w:t>
      </w:r>
    </w:p>
    <w:p w14:paraId="163FB67E" w14:textId="77777777" w:rsidR="002660E6" w:rsidRDefault="002660E6" w:rsidP="007517AF">
      <w:pPr>
        <w:pStyle w:val="ListParagraph"/>
        <w:numPr>
          <w:ilvl w:val="0"/>
          <w:numId w:val="61"/>
        </w:numPr>
      </w:pPr>
      <w:r>
        <w:t>Code</w:t>
      </w:r>
      <w:r>
        <w:br/>
        <w:t xml:space="preserve">-&gt; &lt;_incident&gt; </w:t>
      </w:r>
      <w:proofErr w:type="gramStart"/>
      <w:r>
        <w:t>transit:hasIncidentCode</w:t>
      </w:r>
      <w:proofErr w:type="gramEnd"/>
      <w:r>
        <w:t xml:space="preserve"> &lt;code&gt;</w:t>
      </w:r>
    </w:p>
    <w:p w14:paraId="2548CE26" w14:textId="77777777" w:rsidR="002660E6" w:rsidRDefault="002660E6" w:rsidP="007517AF">
      <w:pPr>
        <w:pStyle w:val="ListParagraph"/>
        <w:numPr>
          <w:ilvl w:val="0"/>
          <w:numId w:val="61"/>
        </w:numPr>
      </w:pPr>
      <w:r>
        <w:t>Min Delay: the delay caused by the incident in minutes, or more accurately – the length of the incident in minutes.</w:t>
      </w:r>
      <w:r>
        <w:br/>
        <w:t xml:space="preserve">-&gt; &lt;_incident&gt; </w:t>
      </w:r>
      <w:proofErr w:type="gramStart"/>
      <w:r>
        <w:t>activity:occursAt</w:t>
      </w:r>
      <w:proofErr w:type="gramEnd"/>
      <w:r>
        <w:t xml:space="preserve"> [a time:Interval; time:hasDurationDescription [a time:GeneralDurationDescription; time:minutes &lt;Min Delay&gt;]]</w:t>
      </w:r>
    </w:p>
    <w:p w14:paraId="7519617E" w14:textId="77777777" w:rsidR="002660E6" w:rsidRDefault="002660E6" w:rsidP="007517AF">
      <w:pPr>
        <w:pStyle w:val="ListParagraph"/>
        <w:numPr>
          <w:ilvl w:val="0"/>
          <w:numId w:val="61"/>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 xml:space="preserve">-&gt; &lt;_incident&gt; causedGap [a </w:t>
      </w:r>
      <w:proofErr w:type="gramStart"/>
      <w:r>
        <w:t>time:Interval</w:t>
      </w:r>
      <w:proofErr w:type="gramEnd"/>
      <w:r>
        <w:t>; time:hasDurationDescription [a time:GeneralDurationDescription; time:minutes &lt;Min Delay&gt;]]</w:t>
      </w:r>
    </w:p>
    <w:p w14:paraId="69BE08DF" w14:textId="77777777" w:rsidR="002660E6" w:rsidRDefault="002660E6" w:rsidP="007517AF">
      <w:pPr>
        <w:pStyle w:val="ListParagraph"/>
        <w:numPr>
          <w:ilvl w:val="0"/>
          <w:numId w:val="61"/>
        </w:numPr>
      </w:pPr>
      <w:commentRangeStart w:id="205"/>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05"/>
      <w:r>
        <w:rPr>
          <w:rStyle w:val="CommentReference"/>
          <w:rFonts w:ascii="Times New Roman" w:eastAsia="Times New Roman" w:hAnsi="Times New Roman"/>
          <w:lang w:val="en-CA"/>
        </w:rPr>
        <w:commentReference w:id="205"/>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7517AF">
      <w:pPr>
        <w:pStyle w:val="ListParagraph"/>
        <w:numPr>
          <w:ilvl w:val="0"/>
          <w:numId w:val="61"/>
        </w:numPr>
      </w:pPr>
      <w:r>
        <w:lastRenderedPageBreak/>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 xml:space="preserve">-&gt; &lt;_incident&gt; associatedWithTrip [a TransitTrip; </w:t>
      </w:r>
      <w:proofErr w:type="gramStart"/>
      <w:r>
        <w:t>transit:occursOn</w:t>
      </w:r>
      <w:proofErr w:type="gramEnd"/>
      <w:r>
        <w:t xml:space="preserve">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7517AF">
      <w:pPr>
        <w:pStyle w:val="ListParagraph"/>
        <w:numPr>
          <w:ilvl w:val="0"/>
          <w:numId w:val="61"/>
        </w:numPr>
      </w:pPr>
      <w:r>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7517AF">
      <w:pPr>
        <w:pStyle w:val="ListParagraph"/>
        <w:numPr>
          <w:ilvl w:val="0"/>
          <w:numId w:val="51"/>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w:t>
      </w:r>
      <w:proofErr w:type="gramStart"/>
      <w:r w:rsidRPr="00AB08C3">
        <w:rPr>
          <w:lang w:val="en-CA"/>
        </w:rPr>
        <w:t>x.replace</w:t>
      </w:r>
      <w:proofErr w:type="gramEnd"/>
      <w:r w:rsidRPr="00AB08C3">
        <w:rPr>
          <w:lang w:val="en-CA"/>
        </w:rPr>
        <w:t>("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7517AF">
      <w:pPr>
        <w:pStyle w:val="ListParagraph"/>
        <w:numPr>
          <w:ilvl w:val="0"/>
          <w:numId w:val="51"/>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w:t>
      </w:r>
      <w:proofErr w:type="gramStart"/>
      <w:r w:rsidRPr="006F3D44">
        <w:rPr>
          <w:lang w:val="en-CA"/>
        </w:rPr>
        <w:t>datetime.replace</w:t>
      </w:r>
      <w:proofErr w:type="gramEnd"/>
      <w:r w:rsidRPr="006F3D44">
        <w:rPr>
          <w:lang w:val="en-CA"/>
        </w:rPr>
        <w:t>(":","")</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r w:rsidRPr="00EC2F24">
        <w:t>AVL Data (TTC NVAS XML Feed)</w:t>
      </w:r>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w:t>
      </w:r>
      <w:proofErr w:type="gramStart"/>
      <w:r>
        <w:t>Therefore</w:t>
      </w:r>
      <w:proofErr w:type="gramEnd"/>
      <w:r>
        <w:t xml:space="preserve"> to begin examining vehicle locations of interest, we can request data specifying the corresponding t parameter (latest time of update) by, let’s say 10 minutes later (May 1, 2018 at 10:15AM) in epoch time: t=</w:t>
      </w:r>
      <w:r w:rsidRPr="00A530EF">
        <w:t>1525184100</w:t>
      </w:r>
      <w:r>
        <w:t>.</w:t>
      </w:r>
    </w:p>
    <w:p w14:paraId="7FF24A2F" w14:textId="77777777" w:rsidR="002660E6" w:rsidRDefault="002660E6" w:rsidP="002660E6">
      <w:pPr>
        <w:ind w:left="360"/>
      </w:pPr>
      <w:hyperlink r:id="rId54" w:history="1">
        <w:r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5"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7517AF">
      <w:pPr>
        <w:pStyle w:val="ListParagraph"/>
        <w:numPr>
          <w:ilvl w:val="0"/>
          <w:numId w:val="60"/>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7517AF">
      <w:pPr>
        <w:pStyle w:val="ListParagraph"/>
        <w:numPr>
          <w:ilvl w:val="0"/>
          <w:numId w:val="60"/>
        </w:numPr>
      </w:pPr>
      <w:r>
        <w:t>vehicle id</w:t>
      </w:r>
      <w:r>
        <w:br/>
        <w:t>-&gt; &lt;vehicle_id&gt; a &lt;</w:t>
      </w:r>
      <w:proofErr w:type="gramStart"/>
      <w:r>
        <w:t>transit:TransitVehiclePD</w:t>
      </w:r>
      <w:proofErr w:type="gramEnd"/>
      <w:r>
        <w:t>&gt;; change:hasManifesation [a transit:TransitVehicle&gt;</w:t>
      </w:r>
    </w:p>
    <w:p w14:paraId="44B88AEE" w14:textId="77777777" w:rsidR="002660E6" w:rsidRDefault="002660E6" w:rsidP="007517AF">
      <w:pPr>
        <w:pStyle w:val="ListParagraph"/>
        <w:numPr>
          <w:ilvl w:val="0"/>
          <w:numId w:val="60"/>
        </w:numPr>
      </w:pPr>
      <w:r>
        <w:t>vehicle dirTag: omitted</w:t>
      </w:r>
    </w:p>
    <w:p w14:paraId="76B6A88B" w14:textId="77777777" w:rsidR="002660E6" w:rsidRDefault="002660E6" w:rsidP="007517AF">
      <w:pPr>
        <w:pStyle w:val="ListParagraph"/>
        <w:numPr>
          <w:ilvl w:val="0"/>
          <w:numId w:val="60"/>
        </w:numPr>
      </w:pPr>
      <w:r>
        <w:t>vehicle heading: omitted</w:t>
      </w:r>
      <w:r>
        <w:br/>
      </w:r>
      <w:r w:rsidRPr="00335DBB">
        <w:rPr>
          <w:highlight w:val="yellow"/>
        </w:rPr>
        <w:t>to discuss: include direction information in ontology? dirTag, heading?</w:t>
      </w:r>
    </w:p>
    <w:p w14:paraId="586CE5C3" w14:textId="77777777" w:rsidR="002660E6" w:rsidRDefault="002660E6" w:rsidP="007517AF">
      <w:pPr>
        <w:pStyle w:val="ListParagraph"/>
        <w:numPr>
          <w:ilvl w:val="0"/>
          <w:numId w:val="60"/>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w:t>
      </w:r>
      <w:proofErr w:type="gramStart"/>
      <w:r w:rsidRPr="00701C65">
        <w:t>_:feature</w:t>
      </w:r>
      <w:proofErr w:type="gramEnd"/>
      <w:r w:rsidRPr="00701C65">
        <w:t>" + getValue("id") + "_" + getValue("GPStime")</w:t>
      </w:r>
    </w:p>
    <w:p w14:paraId="6A13092F" w14:textId="77777777" w:rsidR="002660E6" w:rsidRDefault="002660E6" w:rsidP="007517AF">
      <w:pPr>
        <w:pStyle w:val="ListParagraph"/>
        <w:numPr>
          <w:ilvl w:val="0"/>
          <w:numId w:val="60"/>
        </w:numPr>
      </w:pPr>
      <w:r>
        <w:t>predictable</w:t>
      </w:r>
      <w:r>
        <w:br/>
        <w:t>(omitted)</w:t>
      </w:r>
    </w:p>
    <w:p w14:paraId="77544BA1" w14:textId="77777777" w:rsidR="002660E6" w:rsidRDefault="002660E6" w:rsidP="007517AF">
      <w:pPr>
        <w:pStyle w:val="ListParagraph"/>
        <w:numPr>
          <w:ilvl w:val="0"/>
          <w:numId w:val="60"/>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w:t>
      </w:r>
      <w:proofErr w:type="gramStart"/>
      <w:r>
        <w:t>_:vehicle</w:t>
      </w:r>
      <w:proofErr w:type="gramEnd"/>
      <w:r>
        <w:t>@t&gt;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7517AF">
      <w:pPr>
        <w:pStyle w:val="ListParagraph"/>
        <w:numPr>
          <w:ilvl w:val="0"/>
          <w:numId w:val="60"/>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w:t>
      </w:r>
      <w:proofErr w:type="gramStart"/>
      <w:r>
        <w:t>datetime.datetime</w:t>
      </w:r>
      <w:proofErr w:type="gramEnd"/>
      <w:r>
        <w:t>.utcfromtimestamp(t).isoformat()) + "Z"</w:t>
      </w:r>
    </w:p>
    <w:p w14:paraId="03F5A25F" w14:textId="77777777" w:rsidR="002660E6" w:rsidRDefault="002660E6" w:rsidP="002660E6">
      <w:pPr>
        <w:ind w:left="1440"/>
      </w:pPr>
      <w:r>
        <w:lastRenderedPageBreak/>
        <w:t>#assumes the datetime conversion outputs UTC time</w:t>
      </w:r>
    </w:p>
    <w:p w14:paraId="0162C486" w14:textId="77777777" w:rsidR="002660E6" w:rsidRDefault="002660E6" w:rsidP="002660E6">
      <w:pPr>
        <w:ind w:left="1440"/>
      </w:pPr>
      <w:r>
        <w:t xml:space="preserve">#for local time </w:t>
      </w:r>
      <w:proofErr w:type="gramStart"/>
      <w:r>
        <w:t>use .fromtimestamp</w:t>
      </w:r>
      <w:proofErr w:type="gramEnd"/>
      <w:r>
        <w:t xml:space="preserve">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w:t>
      </w:r>
      <w:proofErr w:type="gramStart"/>
      <w:r w:rsidRPr="00A64A05">
        <w:t>_:</w:t>
      </w:r>
      <w:r>
        <w:t>interval</w:t>
      </w:r>
      <w:proofErr w:type="gramEnd"/>
      <w:r>
        <w:t>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w:t>
      </w:r>
      <w:proofErr w:type="gramStart"/>
      <w:r>
        <w:t>&gt;  &lt;</w:t>
      </w:r>
      <w:proofErr w:type="gramEnd"/>
      <w:r>
        <w: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r w:rsidRPr="00EC2F24">
        <w:t>TTC Routes &amp; Schedules (gtfs)</w:t>
      </w:r>
    </w:p>
    <w:p w14:paraId="153A6387" w14:textId="77777777" w:rsidR="002660E6" w:rsidRDefault="002660E6" w:rsidP="002660E6">
      <w:r>
        <w:t xml:space="preserve">Note: see </w:t>
      </w:r>
      <w:hyperlink r:id="rId56"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7517AF">
      <w:pPr>
        <w:pStyle w:val="ListParagraph"/>
        <w:numPr>
          <w:ilvl w:val="0"/>
          <w:numId w:val="62"/>
        </w:numPr>
      </w:pPr>
      <w:r>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7517AF">
      <w:pPr>
        <w:pStyle w:val="ListParagraph"/>
        <w:numPr>
          <w:ilvl w:val="0"/>
          <w:numId w:val="62"/>
        </w:numPr>
      </w:pPr>
      <w:r>
        <w:t>Required addition of location datatype</w:t>
      </w:r>
      <w:r>
        <w:rPr>
          <w:rStyle w:val="FootnoteReference"/>
        </w:rPr>
        <w:footnoteReference w:id="35"/>
      </w:r>
      <w:r>
        <w:t xml:space="preserve"> to accommodate AllegroGraph’s geospatial reasoning properties</w:t>
      </w:r>
      <w:r>
        <w:rPr>
          <w:rStyle w:val="FootnoteReference"/>
        </w:rPr>
        <w:footnoteReference w:id="36"/>
      </w:r>
      <w:r>
        <w:t>.</w:t>
      </w:r>
    </w:p>
    <w:p w14:paraId="5980CA00" w14:textId="77777777" w:rsidR="002660E6" w:rsidRDefault="002660E6" w:rsidP="002660E6">
      <w:pPr>
        <w:ind w:left="720"/>
      </w:pPr>
      <w:r>
        <w:t xml:space="preserve">Datatype generated from AGraph’s N-Dimensional Geospatial Datatype Designer: </w:t>
      </w:r>
      <w:hyperlink r:id="rId57"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w:t>
      </w:r>
      <w:proofErr w:type="gramStart"/>
      <w:r>
        <w:t>&gt;”^</w:t>
      </w:r>
      <w:proofErr w:type="gramEnd"/>
      <w:r>
        <w:t>^&lt;datatype&gt;</w:t>
      </w:r>
    </w:p>
    <w:p w14:paraId="691D6F77" w14:textId="77777777" w:rsidR="002660E6" w:rsidRDefault="002660E6" w:rsidP="00EC2F24">
      <w:pPr>
        <w:pStyle w:val="Heading3"/>
        <w:numPr>
          <w:ilvl w:val="0"/>
          <w:numId w:val="0"/>
        </w:numPr>
        <w:rPr>
          <w:lang w:val="en-CA"/>
        </w:rPr>
      </w:pPr>
      <w:r>
        <w:rPr>
          <w:lang w:val="en-CA"/>
        </w:rPr>
        <w:t>agency.txt</w:t>
      </w:r>
    </w:p>
    <w:p w14:paraId="294A0BD0" w14:textId="77777777" w:rsidR="002660E6" w:rsidRPr="00983F7E" w:rsidRDefault="002660E6" w:rsidP="002660E6">
      <w:r>
        <w:t>Describes the organization responsible for a particular route.</w:t>
      </w:r>
    </w:p>
    <w:p w14:paraId="18B3ED67" w14:textId="77777777" w:rsidR="002660E6" w:rsidRDefault="002660E6" w:rsidP="007517AF">
      <w:pPr>
        <w:pStyle w:val="ListParagraph"/>
        <w:numPr>
          <w:ilvl w:val="0"/>
          <w:numId w:val="59"/>
        </w:numPr>
        <w:rPr>
          <w:lang w:val="en-CA"/>
        </w:rPr>
      </w:pPr>
      <w:r w:rsidRPr="00EC34F0">
        <w:rPr>
          <w:lang w:val="en-CA"/>
        </w:rPr>
        <w:t>agency_id</w:t>
      </w:r>
      <w:r>
        <w:rPr>
          <w:lang w:val="en-CA"/>
        </w:rPr>
        <w:br/>
        <w:t xml:space="preserve">-&gt; &lt;agency_id&gt; a </w:t>
      </w:r>
      <w:proofErr w:type="gramStart"/>
      <w:r>
        <w:rPr>
          <w:lang w:val="en-CA"/>
        </w:rPr>
        <w:t>org:OrganizationPD</w:t>
      </w:r>
      <w:proofErr w:type="gramEnd"/>
    </w:p>
    <w:p w14:paraId="49A73CCB" w14:textId="77777777" w:rsidR="002660E6" w:rsidRPr="000C2A6A" w:rsidRDefault="002660E6" w:rsidP="007517AF">
      <w:pPr>
        <w:pStyle w:val="ListParagraph"/>
        <w:numPr>
          <w:ilvl w:val="0"/>
          <w:numId w:val="59"/>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 xml:space="preserve">return getValue("agency_id") + "_" + </w:t>
      </w:r>
      <w:proofErr w:type="gramStart"/>
      <w:r w:rsidRPr="000C2A6A">
        <w:rPr>
          <w:rFonts w:ascii="Courier" w:hAnsi="Courier"/>
          <w:sz w:val="22"/>
        </w:rPr>
        <w:t>date.today</w:t>
      </w:r>
      <w:proofErr w:type="gramEnd"/>
      <w:r w:rsidRPr="000C2A6A">
        <w:rPr>
          <w:rFonts w:ascii="Courier" w:hAnsi="Courier"/>
          <w:sz w:val="22"/>
        </w:rPr>
        <w:t>().strftime("%m-%d-%Y")</w:t>
      </w:r>
    </w:p>
    <w:p w14:paraId="2E8F1182" w14:textId="77777777" w:rsidR="002660E6" w:rsidRDefault="002660E6" w:rsidP="007517AF">
      <w:pPr>
        <w:pStyle w:val="ListParagraph"/>
        <w:numPr>
          <w:ilvl w:val="0"/>
          <w:numId w:val="59"/>
        </w:numPr>
        <w:rPr>
          <w:lang w:val="en-CA"/>
        </w:rPr>
      </w:pPr>
      <w:r w:rsidRPr="00EC34F0">
        <w:rPr>
          <w:lang w:val="en-CA"/>
        </w:rPr>
        <w:t>agency_name</w:t>
      </w:r>
      <w:r>
        <w:rPr>
          <w:lang w:val="en-CA"/>
        </w:rPr>
        <w:br/>
        <w:t xml:space="preserve">-&gt; &lt;agency_id&gt; </w:t>
      </w:r>
      <w:proofErr w:type="gramStart"/>
      <w:r>
        <w:rPr>
          <w:lang w:val="en-CA"/>
        </w:rPr>
        <w:t>change:hasManifestation</w:t>
      </w:r>
      <w:proofErr w:type="gramEnd"/>
      <w:r>
        <w:rPr>
          <w:lang w:val="en-CA"/>
        </w:rPr>
        <w:t xml:space="preserve"> [a org:Organization; foaf:name &lt;agency_name&gt;]</w:t>
      </w:r>
    </w:p>
    <w:p w14:paraId="419F7015" w14:textId="77777777" w:rsidR="002660E6" w:rsidRDefault="002660E6" w:rsidP="007517AF">
      <w:pPr>
        <w:pStyle w:val="ListParagraph"/>
        <w:numPr>
          <w:ilvl w:val="0"/>
          <w:numId w:val="59"/>
        </w:numPr>
        <w:rPr>
          <w:lang w:val="en-CA"/>
        </w:rPr>
      </w:pPr>
      <w:r w:rsidRPr="00EC34F0">
        <w:rPr>
          <w:lang w:val="en-CA"/>
        </w:rPr>
        <w:t>agency_url</w:t>
      </w:r>
      <w:r>
        <w:rPr>
          <w:lang w:val="en-CA"/>
        </w:rPr>
        <w:br/>
        <w:t xml:space="preserve">-&gt; &lt;agency_id_manifestation&gt; </w:t>
      </w:r>
      <w:proofErr w:type="gramStart"/>
      <w:r>
        <w:rPr>
          <w:lang w:val="en-CA"/>
        </w:rPr>
        <w:t>icontact:hasWebSite</w:t>
      </w:r>
      <w:proofErr w:type="gramEnd"/>
      <w:r>
        <w:rPr>
          <w:lang w:val="en-CA"/>
        </w:rPr>
        <w:t xml:space="preserve"> &lt;agency_url&gt;</w:t>
      </w:r>
    </w:p>
    <w:p w14:paraId="1C9BB6E3" w14:textId="77777777" w:rsidR="002660E6" w:rsidRDefault="002660E6" w:rsidP="007517AF">
      <w:pPr>
        <w:pStyle w:val="ListParagraph"/>
        <w:numPr>
          <w:ilvl w:val="0"/>
          <w:numId w:val="59"/>
        </w:numPr>
        <w:rPr>
          <w:lang w:val="en-CA"/>
        </w:rPr>
      </w:pPr>
      <w:r w:rsidRPr="00EC34F0">
        <w:rPr>
          <w:lang w:val="en-CA"/>
        </w:rPr>
        <w:t>agency_timezone</w:t>
      </w:r>
      <w:r>
        <w:rPr>
          <w:lang w:val="en-CA"/>
        </w:rPr>
        <w:br/>
        <w:t xml:space="preserve">-&gt; the timezone where the agency is located. </w:t>
      </w:r>
      <w:r>
        <w:rPr>
          <w:lang w:val="en-CA"/>
        </w:rPr>
        <w:br/>
        <w:t xml:space="preserve">to do: an Organization has some assocated location (a </w:t>
      </w:r>
      <w:proofErr w:type="gramStart"/>
      <w:r>
        <w:rPr>
          <w:lang w:val="en-CA"/>
        </w:rPr>
        <w:t>sf:Feature</w:t>
      </w:r>
      <w:proofErr w:type="gramEnd"/>
      <w:r>
        <w:rPr>
          <w:lang w:val="en-CA"/>
        </w:rPr>
        <w:t>), and a Feature may be associated with a time:TimeZone. Alternatively, we may also associate timezones with addresses.</w:t>
      </w:r>
    </w:p>
    <w:p w14:paraId="1CC3F377" w14:textId="77777777" w:rsidR="002660E6" w:rsidRDefault="002660E6" w:rsidP="007517AF">
      <w:pPr>
        <w:pStyle w:val="ListParagraph"/>
        <w:numPr>
          <w:ilvl w:val="0"/>
          <w:numId w:val="59"/>
        </w:numPr>
        <w:rPr>
          <w:lang w:val="en-CA"/>
        </w:rPr>
      </w:pPr>
      <w:r w:rsidRPr="00EC34F0">
        <w:rPr>
          <w:lang w:val="en-CA"/>
        </w:rPr>
        <w:t>agency_lang</w:t>
      </w:r>
      <w:r>
        <w:rPr>
          <w:lang w:val="en-CA"/>
        </w:rPr>
        <w:br/>
        <w:t>(omitted)</w:t>
      </w:r>
    </w:p>
    <w:p w14:paraId="245FDD45" w14:textId="77777777" w:rsidR="002660E6" w:rsidRDefault="002660E6" w:rsidP="007517AF">
      <w:pPr>
        <w:pStyle w:val="ListParagraph"/>
        <w:numPr>
          <w:ilvl w:val="0"/>
          <w:numId w:val="59"/>
        </w:numPr>
        <w:rPr>
          <w:lang w:val="en-CA"/>
        </w:rPr>
      </w:pPr>
      <w:r w:rsidRPr="00EC34F0">
        <w:rPr>
          <w:lang w:val="en-CA"/>
        </w:rPr>
        <w:lastRenderedPageBreak/>
        <w:t>agency_phone</w:t>
      </w:r>
      <w:r>
        <w:rPr>
          <w:lang w:val="en-CA"/>
        </w:rPr>
        <w:br/>
        <w:t xml:space="preserve">-&gt; &lt;agency_id_manifestation&gt; </w:t>
      </w:r>
      <w:proofErr w:type="gramStart"/>
      <w:r>
        <w:rPr>
          <w:lang w:val="en-CA"/>
        </w:rPr>
        <w:t>icontact:hasPhoneNumber</w:t>
      </w:r>
      <w:proofErr w:type="gramEnd"/>
      <w:r>
        <w:rPr>
          <w:lang w:val="en-CA"/>
        </w:rPr>
        <w:t xml:space="preserve"> &lt;agency_phone&gt;</w:t>
      </w:r>
    </w:p>
    <w:p w14:paraId="0CB86D05" w14:textId="77777777" w:rsidR="002660E6" w:rsidRPr="00EC34F0" w:rsidRDefault="002660E6" w:rsidP="007517AF">
      <w:pPr>
        <w:pStyle w:val="ListParagraph"/>
        <w:numPr>
          <w:ilvl w:val="0"/>
          <w:numId w:val="59"/>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r>
        <w:rPr>
          <w:lang w:val="en-CA"/>
        </w:rPr>
        <w:t>calendar_dates.txt</w:t>
      </w:r>
    </w:p>
    <w:p w14:paraId="57F6FA41" w14:textId="77777777" w:rsidR="002660E6" w:rsidRDefault="002660E6" w:rsidP="002660E6">
      <w:r>
        <w:t>Defines exceptions to service definitions in calendar.txt</w:t>
      </w:r>
    </w:p>
    <w:p w14:paraId="38EB79A3" w14:textId="77777777" w:rsidR="002660E6" w:rsidRPr="005C5DC1" w:rsidRDefault="002660E6" w:rsidP="007517AF">
      <w:pPr>
        <w:pStyle w:val="ListParagraph"/>
        <w:numPr>
          <w:ilvl w:val="0"/>
          <w:numId w:val="57"/>
        </w:numPr>
        <w:rPr>
          <w:lang w:val="en-CA"/>
        </w:rPr>
      </w:pPr>
      <w:r w:rsidRPr="00DA43D1">
        <w:rPr>
          <w:lang w:val="en-CA"/>
        </w:rPr>
        <w:t>service_id</w:t>
      </w:r>
      <w:r>
        <w:rPr>
          <w:lang w:val="en-CA"/>
        </w:rPr>
        <w:br/>
        <w:t xml:space="preserve">-&gt; &lt;service_id&gt; a </w:t>
      </w:r>
      <w:proofErr w:type="gramStart"/>
      <w:r>
        <w:rPr>
          <w:lang w:val="en-CA"/>
        </w:rPr>
        <w:t>recur:HoursOfOperation</w:t>
      </w:r>
      <w:proofErr w:type="gramEnd"/>
    </w:p>
    <w:p w14:paraId="3CA63CE1" w14:textId="77777777" w:rsidR="002660E6" w:rsidRPr="006E51E7" w:rsidRDefault="002660E6" w:rsidP="007517AF">
      <w:pPr>
        <w:pStyle w:val="ListParagraph"/>
        <w:numPr>
          <w:ilvl w:val="0"/>
          <w:numId w:val="57"/>
        </w:numPr>
        <w:rPr>
          <w:rFonts w:ascii="Courier" w:hAnsi="Courier"/>
          <w:lang w:val="en-CA"/>
        </w:rPr>
      </w:pPr>
      <w:r>
        <w:rPr>
          <w:lang w:val="en-CA"/>
        </w:rPr>
        <w:t>&lt;</w:t>
      </w:r>
      <w:r w:rsidRPr="00DA43D1">
        <w:rPr>
          <w:lang w:val="en-CA"/>
        </w:rPr>
        <w:t>date</w:t>
      </w:r>
      <w:r>
        <w:rPr>
          <w:lang w:val="en-CA"/>
        </w:rPr>
        <w:t>&gt;</w:t>
      </w:r>
      <w:r>
        <w:rPr>
          <w:lang w:val="en-CA"/>
        </w:rPr>
        <w:br/>
        <w:t xml:space="preserve">a </w:t>
      </w:r>
      <w:proofErr w:type="gramStart"/>
      <w:r>
        <w:rPr>
          <w:lang w:val="en-CA"/>
        </w:rPr>
        <w:t>time:TemporalEntity</w:t>
      </w:r>
      <w:proofErr w:type="gramEnd"/>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 xml:space="preserve">return </w:t>
      </w:r>
      <w:proofErr w:type="gramStart"/>
      <w:r w:rsidRPr="006E51E7">
        <w:rPr>
          <w:rFonts w:ascii="Courier" w:hAnsi="Courier"/>
          <w:lang w:val="en-CA"/>
        </w:rPr>
        <w:t>s[</w:t>
      </w:r>
      <w:proofErr w:type="gramEnd"/>
      <w:r w:rsidRPr="006E51E7">
        <w:rPr>
          <w:rFonts w:ascii="Courier" w:hAnsi="Courier"/>
          <w:lang w:val="en-CA"/>
        </w:rPr>
        <w:t>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 xml:space="preserve">&lt;date&gt; </w:t>
      </w:r>
      <w:proofErr w:type="gramStart"/>
      <w:r>
        <w:rPr>
          <w:lang w:val="en-CA"/>
        </w:rPr>
        <w:t>time:inXSDDate</w:t>
      </w:r>
      <w:proofErr w:type="gramEnd"/>
      <w:r>
        <w:rPr>
          <w:lang w:val="en-CA"/>
        </w:rPr>
        <w:t xml:space="preserve"> &lt;xsd_date&gt;]</w:t>
      </w:r>
    </w:p>
    <w:p w14:paraId="3028CA1B" w14:textId="77777777" w:rsidR="002660E6" w:rsidRDefault="002660E6" w:rsidP="007517AF">
      <w:pPr>
        <w:pStyle w:val="ListParagraph"/>
        <w:numPr>
          <w:ilvl w:val="0"/>
          <w:numId w:val="57"/>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 xml:space="preserve">-&gt; 1: </w:t>
      </w:r>
      <w:proofErr w:type="gramStart"/>
      <w:r>
        <w:rPr>
          <w:lang w:val="en-CA"/>
        </w:rPr>
        <w:t>recur:recursAddition</w:t>
      </w:r>
      <w:proofErr w:type="gramEnd"/>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r>
        <w:rPr>
          <w:lang w:val="en-CA"/>
        </w:rPr>
        <w:t>calendar.txt</w:t>
      </w:r>
    </w:p>
    <w:p w14:paraId="2E0A37C2" w14:textId="77777777" w:rsidR="002660E6" w:rsidRPr="00917749" w:rsidRDefault="002660E6" w:rsidP="002660E6">
      <w:r>
        <w:t>Defines dates for service availability; a weekly recurring event(s).</w:t>
      </w:r>
    </w:p>
    <w:p w14:paraId="5909E764" w14:textId="77777777" w:rsidR="002660E6" w:rsidRDefault="002660E6" w:rsidP="007517AF">
      <w:pPr>
        <w:pStyle w:val="ListParagraph"/>
        <w:numPr>
          <w:ilvl w:val="0"/>
          <w:numId w:val="56"/>
        </w:numPr>
        <w:rPr>
          <w:lang w:val="en-CA"/>
        </w:rPr>
      </w:pPr>
      <w:r w:rsidRPr="00917749">
        <w:rPr>
          <w:lang w:val="en-CA"/>
        </w:rPr>
        <w:t>service_id</w:t>
      </w:r>
      <w:r>
        <w:rPr>
          <w:lang w:val="en-CA"/>
        </w:rPr>
        <w:br/>
        <w:t xml:space="preserve">-&gt; &lt;service_id&gt; a </w:t>
      </w:r>
      <w:proofErr w:type="gramStart"/>
      <w:r>
        <w:rPr>
          <w:lang w:val="en-CA"/>
        </w:rPr>
        <w:t>recur:HoursOfOperation</w:t>
      </w:r>
      <w:proofErr w:type="gramEnd"/>
    </w:p>
    <w:p w14:paraId="6BFEBFF7" w14:textId="77777777" w:rsidR="002660E6" w:rsidRPr="00BB715A" w:rsidRDefault="002660E6" w:rsidP="007517AF">
      <w:pPr>
        <w:pStyle w:val="ListParagraph"/>
        <w:numPr>
          <w:ilvl w:val="0"/>
          <w:numId w:val="56"/>
        </w:numPr>
        <w:rPr>
          <w:lang w:val="en-CA"/>
        </w:rPr>
      </w:pPr>
      <w:r w:rsidRPr="00917749">
        <w:rPr>
          <w:lang w:val="en-CA"/>
        </w:rPr>
        <w:t>Monday</w:t>
      </w:r>
      <w:r>
        <w:rPr>
          <w:lang w:val="en-CA"/>
        </w:rPr>
        <w:t>:</w:t>
      </w:r>
      <w:r>
        <w:rPr>
          <w:lang w:val="en-CA"/>
        </w:rPr>
        <w:br/>
        <w:t xml:space="preserve">-&gt; modify if 1: &lt;service_id&gt; </w:t>
      </w:r>
      <w:proofErr w:type="gramStart"/>
      <w:r>
        <w:rPr>
          <w:lang w:val="en-CA"/>
        </w:rPr>
        <w:t>schema:dayOfWeek</w:t>
      </w:r>
      <w:proofErr w:type="gramEnd"/>
      <w:r>
        <w:rPr>
          <w:lang w:val="en-CA"/>
        </w:rPr>
        <w:t xml:space="preserve">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7517AF">
      <w:pPr>
        <w:pStyle w:val="ListParagraph"/>
        <w:numPr>
          <w:ilvl w:val="0"/>
          <w:numId w:val="56"/>
        </w:numPr>
        <w:rPr>
          <w:lang w:val="en-CA"/>
        </w:rPr>
      </w:pPr>
      <w:r w:rsidRPr="00917749">
        <w:rPr>
          <w:lang w:val="en-CA"/>
        </w:rPr>
        <w:t>Tuesday</w:t>
      </w:r>
      <w:r>
        <w:rPr>
          <w:lang w:val="en-CA"/>
        </w:rPr>
        <w:t>:</w:t>
      </w:r>
      <w:r>
        <w:rPr>
          <w:lang w:val="en-CA"/>
        </w:rPr>
        <w:br/>
        <w:t xml:space="preserve">-&gt; if 2: &lt;service_id&gt; </w:t>
      </w:r>
      <w:proofErr w:type="gramStart"/>
      <w:r>
        <w:rPr>
          <w:lang w:val="en-CA"/>
        </w:rPr>
        <w:t>schema:dayOfWeek</w:t>
      </w:r>
      <w:proofErr w:type="gramEnd"/>
      <w:r>
        <w:rPr>
          <w:lang w:val="en-CA"/>
        </w:rPr>
        <w:t xml:space="preserve"> schema:Tuesday</w:t>
      </w:r>
    </w:p>
    <w:p w14:paraId="7EC255EF" w14:textId="77777777" w:rsidR="002660E6" w:rsidRDefault="002660E6" w:rsidP="007517AF">
      <w:pPr>
        <w:pStyle w:val="ListParagraph"/>
        <w:numPr>
          <w:ilvl w:val="0"/>
          <w:numId w:val="56"/>
        </w:numPr>
        <w:rPr>
          <w:lang w:val="en-CA"/>
        </w:rPr>
      </w:pPr>
      <w:proofErr w:type="gramStart"/>
      <w:r w:rsidRPr="00917749">
        <w:rPr>
          <w:lang w:val="en-CA"/>
        </w:rPr>
        <w:t>wednesday,</w:t>
      </w:r>
      <w:r>
        <w:rPr>
          <w:lang w:val="en-CA"/>
        </w:rPr>
        <w:t>thursday</w:t>
      </w:r>
      <w:proofErr w:type="gramEnd"/>
      <w:r>
        <w:rPr>
          <w:lang w:val="en-CA"/>
        </w:rPr>
        <w:t>,friday,saturday,Sunday:</w:t>
      </w:r>
      <w:r>
        <w:rPr>
          <w:lang w:val="en-CA"/>
        </w:rPr>
        <w:br/>
        <w:t>-&gt; as above</w:t>
      </w:r>
    </w:p>
    <w:p w14:paraId="0067ADAF" w14:textId="77777777" w:rsidR="002660E6" w:rsidRPr="006B5589" w:rsidRDefault="002660E6" w:rsidP="007517AF">
      <w:pPr>
        <w:pStyle w:val="ListParagraph"/>
        <w:numPr>
          <w:ilvl w:val="0"/>
          <w:numId w:val="56"/>
        </w:numPr>
        <w:rPr>
          <w:lang w:val="en-CA"/>
        </w:rPr>
      </w:pPr>
      <w:r>
        <w:rPr>
          <w:lang w:val="en-CA"/>
        </w:rPr>
        <w:lastRenderedPageBreak/>
        <w:t>&lt;</w:t>
      </w:r>
      <w:r w:rsidRPr="00917749">
        <w:rPr>
          <w:lang w:val="en-CA"/>
        </w:rPr>
        <w:t>start_date</w:t>
      </w:r>
      <w:r>
        <w:rPr>
          <w:lang w:val="en-CA"/>
        </w:rPr>
        <w:t xml:space="preserve">&gt; a </w:t>
      </w:r>
      <w:proofErr w:type="gramStart"/>
      <w:r>
        <w:rPr>
          <w:lang w:val="en-CA"/>
        </w:rPr>
        <w:t>time:Instant</w:t>
      </w:r>
      <w:proofErr w:type="gramEnd"/>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 xml:space="preserve">return </w:t>
      </w:r>
      <w:proofErr w:type="gramStart"/>
      <w:r w:rsidRPr="006B5589">
        <w:rPr>
          <w:lang w:val="en-CA"/>
        </w:rPr>
        <w:t>s[</w:t>
      </w:r>
      <w:proofErr w:type="gramEnd"/>
      <w:r w:rsidRPr="006B5589">
        <w:rPr>
          <w:lang w:val="en-CA"/>
        </w:rPr>
        <w:t>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7517AF">
      <w:pPr>
        <w:pStyle w:val="ListParagraph"/>
        <w:numPr>
          <w:ilvl w:val="0"/>
          <w:numId w:val="56"/>
        </w:numPr>
        <w:rPr>
          <w:lang w:val="en-CA"/>
        </w:rPr>
      </w:pPr>
      <w:r>
        <w:rPr>
          <w:lang w:val="en-CA"/>
        </w:rPr>
        <w:t>&lt;</w:t>
      </w:r>
      <w:r w:rsidRPr="00917749">
        <w:rPr>
          <w:lang w:val="en-CA"/>
        </w:rPr>
        <w:t>end_date</w:t>
      </w:r>
      <w:r>
        <w:rPr>
          <w:lang w:val="en-CA"/>
        </w:rPr>
        <w:t xml:space="preserve">&gt; a </w:t>
      </w:r>
      <w:proofErr w:type="gramStart"/>
      <w:r>
        <w:rPr>
          <w:lang w:val="en-CA"/>
        </w:rPr>
        <w:t>time:Instant</w:t>
      </w:r>
      <w:proofErr w:type="gramEnd"/>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 xml:space="preserve">return </w:t>
      </w:r>
      <w:proofErr w:type="gramStart"/>
      <w:r w:rsidRPr="006B5589">
        <w:rPr>
          <w:lang w:val="en-CA"/>
        </w:rPr>
        <w:t>s[</w:t>
      </w:r>
      <w:proofErr w:type="gramEnd"/>
      <w:r w:rsidRPr="006B5589">
        <w:rPr>
          <w:lang w:val="en-CA"/>
        </w:rPr>
        <w:t>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r>
        <w:rPr>
          <w:lang w:val="en-CA"/>
        </w:rPr>
        <w:t>routes.txt</w:t>
      </w:r>
    </w:p>
    <w:p w14:paraId="0020034B" w14:textId="77777777" w:rsidR="002660E6" w:rsidRDefault="002660E6" w:rsidP="007517AF">
      <w:pPr>
        <w:pStyle w:val="ListParagraph"/>
        <w:numPr>
          <w:ilvl w:val="0"/>
          <w:numId w:val="54"/>
        </w:numPr>
        <w:rPr>
          <w:lang w:val="en-CA"/>
        </w:rPr>
      </w:pPr>
      <w:r w:rsidRPr="00F42D45">
        <w:rPr>
          <w:lang w:val="en-CA"/>
        </w:rPr>
        <w:t>route_id</w:t>
      </w:r>
      <w:r>
        <w:rPr>
          <w:lang w:val="en-CA"/>
        </w:rPr>
        <w:br/>
        <w:t xml:space="preserve">-&gt; &lt;route_id&gt; a </w:t>
      </w:r>
      <w:proofErr w:type="gramStart"/>
      <w:r>
        <w:rPr>
          <w:lang w:val="en-CA"/>
        </w:rPr>
        <w:t>transit:RoutePD</w:t>
      </w:r>
      <w:proofErr w:type="gramEnd"/>
    </w:p>
    <w:p w14:paraId="672AFBCE" w14:textId="77777777" w:rsidR="002660E6" w:rsidRDefault="002660E6" w:rsidP="002660E6">
      <w:pPr>
        <w:pStyle w:val="ListParagraph"/>
        <w:rPr>
          <w:lang w:val="en-CA"/>
        </w:rPr>
      </w:pPr>
      <w:r>
        <w:rPr>
          <w:lang w:val="en-CA"/>
        </w:rPr>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 xml:space="preserve">_id") + "_" + </w:t>
      </w:r>
      <w:proofErr w:type="gramStart"/>
      <w:r w:rsidRPr="000C2A6A">
        <w:rPr>
          <w:rFonts w:ascii="Courier" w:hAnsi="Courier"/>
          <w:sz w:val="22"/>
        </w:rPr>
        <w:t>date.today</w:t>
      </w:r>
      <w:proofErr w:type="gramEnd"/>
      <w:r w:rsidRPr="000C2A6A">
        <w:rPr>
          <w:rFonts w:ascii="Courier" w:hAnsi="Courier"/>
          <w:sz w:val="22"/>
        </w:rPr>
        <w:t>().strftime("%m-%d-%Y")</w:t>
      </w:r>
    </w:p>
    <w:p w14:paraId="774A014A" w14:textId="77777777" w:rsidR="002660E6" w:rsidRDefault="002660E6" w:rsidP="007517AF">
      <w:pPr>
        <w:pStyle w:val="ListParagraph"/>
        <w:numPr>
          <w:ilvl w:val="0"/>
          <w:numId w:val="54"/>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 xml:space="preserve">-&gt; &lt;route_id&gt; </w:t>
      </w:r>
      <w:proofErr w:type="gramStart"/>
      <w:r>
        <w:rPr>
          <w:lang w:val="en-CA"/>
        </w:rPr>
        <w:t>transit:inTransitSystem</w:t>
      </w:r>
      <w:proofErr w:type="gramEnd"/>
      <w:r>
        <w:rPr>
          <w:lang w:val="en-CA"/>
        </w:rPr>
        <w:t xml:space="preserve"> &lt;transit_system_iri&gt;.</w:t>
      </w:r>
    </w:p>
    <w:p w14:paraId="10E443D0" w14:textId="77777777" w:rsidR="002660E6" w:rsidRDefault="002660E6" w:rsidP="002660E6">
      <w:pPr>
        <w:pStyle w:val="ListParagraph"/>
        <w:rPr>
          <w:lang w:val="en-CA"/>
        </w:rPr>
      </w:pPr>
      <w:r>
        <w:rPr>
          <w:lang w:val="en-CA"/>
        </w:rPr>
        <w:t xml:space="preserve">&lt;transit_system_iri&gt; a </w:t>
      </w:r>
      <w:proofErr w:type="gramStart"/>
      <w:r>
        <w:rPr>
          <w:lang w:val="en-CA"/>
        </w:rPr>
        <w:t>transit:TransitSystem</w:t>
      </w:r>
      <w:proofErr w:type="gramEnd"/>
      <w:r>
        <w:rPr>
          <w:lang w:val="en-CA"/>
        </w:rPr>
        <w:t>; transit:operatedBy &lt;agency_id&gt;.</w:t>
      </w:r>
    </w:p>
    <w:p w14:paraId="200A31D8" w14:textId="77777777" w:rsidR="002660E6" w:rsidRPr="003A1BCD" w:rsidRDefault="002660E6" w:rsidP="007517AF">
      <w:pPr>
        <w:pStyle w:val="ListParagraph"/>
        <w:numPr>
          <w:ilvl w:val="0"/>
          <w:numId w:val="54"/>
        </w:numPr>
        <w:rPr>
          <w:lang w:val="en-CA"/>
        </w:rPr>
      </w:pPr>
      <w:r w:rsidRPr="003A1BCD">
        <w:rPr>
          <w:lang w:val="en-CA"/>
        </w:rPr>
        <w:t>route_short_name</w:t>
      </w:r>
      <w:r w:rsidRPr="003A1BCD">
        <w:rPr>
          <w:lang w:val="en-CA"/>
        </w:rPr>
        <w:br/>
        <w:t xml:space="preserve">-&gt; &lt;route_id&gt; </w:t>
      </w:r>
      <w:proofErr w:type="gramStart"/>
      <w:r w:rsidRPr="003A1BCD">
        <w:rPr>
          <w:lang w:val="en-CA"/>
        </w:rPr>
        <w:t>change:hasManifestation</w:t>
      </w:r>
      <w:proofErr w:type="gramEnd"/>
      <w:r w:rsidRPr="003A1BCD">
        <w:rPr>
          <w:lang w:val="en-CA"/>
        </w:rPr>
        <w:t xml:space="preserve">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7517AF">
      <w:pPr>
        <w:pStyle w:val="ListParagraph"/>
        <w:numPr>
          <w:ilvl w:val="0"/>
          <w:numId w:val="54"/>
        </w:numPr>
        <w:rPr>
          <w:lang w:val="en-CA"/>
        </w:rPr>
      </w:pPr>
      <w:r w:rsidRPr="003A1BCD">
        <w:rPr>
          <w:lang w:val="en-CA"/>
        </w:rPr>
        <w:t>route_long_name</w:t>
      </w:r>
      <w:r w:rsidRPr="003A1BCD">
        <w:rPr>
          <w:lang w:val="en-CA"/>
        </w:rPr>
        <w:br/>
        <w:t xml:space="preserve">-&gt; &lt;route_id&gt; </w:t>
      </w:r>
      <w:proofErr w:type="gramStart"/>
      <w:r w:rsidRPr="003A1BCD">
        <w:rPr>
          <w:lang w:val="en-CA"/>
        </w:rPr>
        <w:t>change:hasManifestation</w:t>
      </w:r>
      <w:proofErr w:type="gramEnd"/>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 xml:space="preserve">a </w:t>
      </w:r>
      <w:proofErr w:type="gramStart"/>
      <w:r w:rsidRPr="003A1BCD">
        <w:rPr>
          <w:lang w:val="en-CA"/>
        </w:rPr>
        <w:t>transit:Route</w:t>
      </w:r>
      <w:proofErr w:type="gramEnd"/>
      <w:r w:rsidRPr="003A1BCD">
        <w:rPr>
          <w:lang w:val="en-CA"/>
        </w:rPr>
        <w:t>; foaf:name &lt;route_long_name&gt;</w:t>
      </w:r>
      <w:r>
        <w:rPr>
          <w:lang w:val="en-CA"/>
        </w:rPr>
        <w:t>.</w:t>
      </w:r>
    </w:p>
    <w:p w14:paraId="3A248E71" w14:textId="77777777" w:rsidR="002660E6" w:rsidRPr="003A1BCD" w:rsidRDefault="002660E6" w:rsidP="007517AF">
      <w:pPr>
        <w:pStyle w:val="ListParagraph"/>
        <w:numPr>
          <w:ilvl w:val="0"/>
          <w:numId w:val="54"/>
        </w:numPr>
        <w:rPr>
          <w:lang w:val="en-CA"/>
        </w:rPr>
      </w:pPr>
      <w:r w:rsidRPr="003A1BCD">
        <w:rPr>
          <w:lang w:val="en-CA"/>
        </w:rPr>
        <w:t>route_desc (not filled)</w:t>
      </w:r>
    </w:p>
    <w:p w14:paraId="27795633" w14:textId="77777777" w:rsidR="002660E6" w:rsidRPr="003A1BCD" w:rsidRDefault="002660E6" w:rsidP="007517AF">
      <w:pPr>
        <w:pStyle w:val="ListParagraph"/>
        <w:numPr>
          <w:ilvl w:val="0"/>
          <w:numId w:val="54"/>
        </w:numPr>
        <w:rPr>
          <w:lang w:val="en-CA"/>
        </w:rPr>
      </w:pPr>
      <w:r w:rsidRPr="003A1BCD">
        <w:rPr>
          <w:lang w:val="en-CA"/>
        </w:rPr>
        <w:t>route_type</w:t>
      </w:r>
      <w:r w:rsidRPr="003A1BCD">
        <w:rPr>
          <w:lang w:val="en-CA"/>
        </w:rPr>
        <w:br/>
        <w:t xml:space="preserve">-&gt; &lt;route_id&gt; </w:t>
      </w:r>
      <w:proofErr w:type="gramStart"/>
      <w:r w:rsidRPr="003A1BCD">
        <w:rPr>
          <w:lang w:val="en-CA"/>
        </w:rPr>
        <w:t>transit:hasGTFSRouteType</w:t>
      </w:r>
      <w:proofErr w:type="gramEnd"/>
      <w:r w:rsidRPr="003A1BCD">
        <w:rPr>
          <w:lang w:val="en-CA"/>
        </w:rPr>
        <w:t xml:space="preserve"> &lt;route_type&gt;</w:t>
      </w:r>
    </w:p>
    <w:p w14:paraId="74ECB180" w14:textId="77777777" w:rsidR="002660E6" w:rsidRPr="003A1BCD" w:rsidRDefault="002660E6" w:rsidP="007517AF">
      <w:pPr>
        <w:pStyle w:val="ListParagraph"/>
        <w:numPr>
          <w:ilvl w:val="0"/>
          <w:numId w:val="54"/>
        </w:numPr>
        <w:rPr>
          <w:lang w:val="en-CA"/>
        </w:rPr>
      </w:pPr>
      <w:r w:rsidRPr="003A1BCD">
        <w:rPr>
          <w:lang w:val="en-CA"/>
        </w:rPr>
        <w:t>route_url (not filled)</w:t>
      </w:r>
    </w:p>
    <w:p w14:paraId="37626693" w14:textId="77777777" w:rsidR="002660E6" w:rsidRDefault="002660E6" w:rsidP="007517AF">
      <w:pPr>
        <w:pStyle w:val="ListParagraph"/>
        <w:numPr>
          <w:ilvl w:val="0"/>
          <w:numId w:val="54"/>
        </w:numPr>
        <w:rPr>
          <w:lang w:val="en-CA"/>
        </w:rPr>
      </w:pPr>
      <w:r w:rsidRPr="003A1BCD">
        <w:rPr>
          <w:lang w:val="en-CA"/>
        </w:rPr>
        <w:t>route_color</w:t>
      </w:r>
      <w:r w:rsidRPr="003A1BCD">
        <w:rPr>
          <w:lang w:val="en-CA"/>
        </w:rPr>
        <w:br/>
        <w:t xml:space="preserve">-&gt; &lt;route_id&gt; </w:t>
      </w:r>
      <w:proofErr w:type="gramStart"/>
      <w:r w:rsidRPr="003A1BCD">
        <w:rPr>
          <w:lang w:val="en-CA"/>
        </w:rPr>
        <w:t>change:hasManifestation</w:t>
      </w:r>
      <w:proofErr w:type="gramEnd"/>
      <w:r w:rsidRPr="003A1BCD">
        <w:rPr>
          <w:lang w:val="en-CA"/>
        </w:rPr>
        <w:t xml:space="preserve">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 xml:space="preserve">a </w:t>
      </w:r>
      <w:proofErr w:type="gramStart"/>
      <w:r w:rsidRPr="003A1BCD">
        <w:rPr>
          <w:lang w:val="en-CA"/>
        </w:rPr>
        <w:t>transit:Route</w:t>
      </w:r>
      <w:proofErr w:type="gramEnd"/>
      <w:r w:rsidRPr="003A1BCD">
        <w:rPr>
          <w:lang w:val="en-CA"/>
        </w:rPr>
        <w:t>;</w:t>
      </w:r>
      <w:r>
        <w:rPr>
          <w:lang w:val="en-CA"/>
        </w:rPr>
        <w:t xml:space="preserve"> </w:t>
      </w:r>
      <w:r w:rsidRPr="003A1BCD">
        <w:rPr>
          <w:lang w:val="en-CA"/>
        </w:rPr>
        <w:t>transit:hasDisplayColour &lt;route_color&gt;</w:t>
      </w:r>
      <w:r>
        <w:rPr>
          <w:lang w:val="en-CA"/>
        </w:rPr>
        <w:t>.</w:t>
      </w:r>
    </w:p>
    <w:p w14:paraId="5D39CBE7" w14:textId="77777777" w:rsidR="002660E6" w:rsidRDefault="002660E6" w:rsidP="007517AF">
      <w:pPr>
        <w:pStyle w:val="ListParagraph"/>
        <w:numPr>
          <w:ilvl w:val="0"/>
          <w:numId w:val="54"/>
        </w:numPr>
        <w:rPr>
          <w:lang w:val="en-CA"/>
        </w:rPr>
      </w:pPr>
      <w:r w:rsidRPr="003A1BCD">
        <w:rPr>
          <w:lang w:val="en-CA"/>
        </w:rPr>
        <w:t>route_text_color</w:t>
      </w:r>
      <w:r w:rsidRPr="003A1BCD">
        <w:rPr>
          <w:lang w:val="en-CA"/>
        </w:rPr>
        <w:br/>
        <w:t>-&gt;</w:t>
      </w:r>
      <w:r>
        <w:rPr>
          <w:lang w:val="en-CA"/>
        </w:rPr>
        <w:t xml:space="preserve"> &lt;route_id&gt; </w:t>
      </w:r>
      <w:proofErr w:type="gramStart"/>
      <w:r w:rsidRPr="003A1BCD">
        <w:rPr>
          <w:lang w:val="en-CA"/>
        </w:rPr>
        <w:t>change:hasManifestation</w:t>
      </w:r>
      <w:proofErr w:type="gramEnd"/>
      <w:r w:rsidRPr="003A1BCD">
        <w:rPr>
          <w:lang w:val="en-CA"/>
        </w:rPr>
        <w:t xml:space="preserve">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 xml:space="preserve">a </w:t>
      </w:r>
      <w:proofErr w:type="gramStart"/>
      <w:r w:rsidRPr="003A1BCD">
        <w:rPr>
          <w:lang w:val="en-CA"/>
        </w:rPr>
        <w:t>transit:Route</w:t>
      </w:r>
      <w:proofErr w:type="gramEnd"/>
      <w:r w:rsidRPr="003A1BCD">
        <w:rPr>
          <w:lang w:val="en-CA"/>
        </w:rPr>
        <w:t>;</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r>
        <w:rPr>
          <w:lang w:val="en-CA"/>
        </w:rPr>
        <w:t>shapes.txt</w:t>
      </w:r>
    </w:p>
    <w:p w14:paraId="04B3CE67" w14:textId="77777777" w:rsidR="002660E6" w:rsidRPr="00C70A9A" w:rsidRDefault="002660E6" w:rsidP="002660E6">
      <w:r>
        <w:t>Describes the shape and location of a particular trip.</w:t>
      </w:r>
    </w:p>
    <w:p w14:paraId="0101F42D" w14:textId="77777777" w:rsidR="002660E6" w:rsidRDefault="002660E6" w:rsidP="007517AF">
      <w:pPr>
        <w:pStyle w:val="ListParagraph"/>
        <w:numPr>
          <w:ilvl w:val="0"/>
          <w:numId w:val="58"/>
        </w:numPr>
        <w:rPr>
          <w:lang w:val="en-CA"/>
        </w:rPr>
      </w:pPr>
      <w:r w:rsidRPr="00D7411F">
        <w:rPr>
          <w:lang w:val="en-CA"/>
        </w:rPr>
        <w:lastRenderedPageBreak/>
        <w:t>shape_id</w:t>
      </w:r>
      <w:r>
        <w:rPr>
          <w:lang w:val="en-CA"/>
        </w:rPr>
        <w:br/>
        <w:t>-&gt; &lt;shape_id&gt; a spatial_</w:t>
      </w:r>
      <w:proofErr w:type="gramStart"/>
      <w:r>
        <w:rPr>
          <w:lang w:val="en-CA"/>
        </w:rPr>
        <w:t>loc:LineString</w:t>
      </w:r>
      <w:proofErr w:type="gramEnd"/>
    </w:p>
    <w:p w14:paraId="43012303" w14:textId="77777777" w:rsidR="002660E6" w:rsidRPr="00F71C02" w:rsidRDefault="002660E6" w:rsidP="007517AF">
      <w:pPr>
        <w:pStyle w:val="ListParagraph"/>
        <w:numPr>
          <w:ilvl w:val="0"/>
          <w:numId w:val="58"/>
        </w:numPr>
        <w:rPr>
          <w:strike/>
          <w:lang w:val="en-CA"/>
        </w:rPr>
      </w:pPr>
      <w:r w:rsidRPr="002201AB">
        <w:rPr>
          <w:strike/>
          <w:lang w:val="en-CA"/>
        </w:rPr>
        <w:t>shape_pt_</w:t>
      </w:r>
      <w:proofErr w:type="gramStart"/>
      <w:r w:rsidRPr="002201AB">
        <w:rPr>
          <w:strike/>
          <w:lang w:val="en-CA"/>
        </w:rPr>
        <w:t>lat,shape</w:t>
      </w:r>
      <w:proofErr w:type="gramEnd"/>
      <w:r w:rsidRPr="002201AB">
        <w:rPr>
          <w:strike/>
          <w:lang w:val="en-CA"/>
        </w:rPr>
        <w:t>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7"/>
      </w:r>
    </w:p>
    <w:p w14:paraId="255770A0" w14:textId="77777777" w:rsidR="002660E6" w:rsidRPr="00F71C02" w:rsidRDefault="002660E6" w:rsidP="002660E6">
      <w:pPr>
        <w:ind w:left="720"/>
        <w:rPr>
          <w:strike/>
        </w:rPr>
      </w:pPr>
      <w:r w:rsidRPr="00F71C02">
        <w:rPr>
          <w:strike/>
        </w:rPr>
        <w:t>2 of 2: capture the individual line segments (and their lengths) as part of (</w:t>
      </w:r>
      <w:proofErr w:type="gramStart"/>
      <w:r w:rsidRPr="00F71C02">
        <w:rPr>
          <w:strike/>
        </w:rPr>
        <w:t>sf:contains</w:t>
      </w:r>
      <w:proofErr w:type="gramEnd"/>
      <w:r w:rsidRPr="00F71C02">
        <w:rPr>
          <w:strike/>
        </w:rPr>
        <w:t>) the line string defined by &lt;shape_id&gt;</w:t>
      </w:r>
    </w:p>
    <w:p w14:paraId="26885F40" w14:textId="77777777" w:rsidR="002660E6" w:rsidRDefault="002660E6" w:rsidP="007517AF">
      <w:pPr>
        <w:pStyle w:val="ListParagraph"/>
        <w:numPr>
          <w:ilvl w:val="0"/>
          <w:numId w:val="58"/>
        </w:numPr>
      </w:pPr>
      <w:r w:rsidRPr="002201AB">
        <w:t>shape_pt_</w:t>
      </w:r>
      <w:proofErr w:type="gramStart"/>
      <w:r w:rsidRPr="002201AB">
        <w:t>lat,shape</w:t>
      </w:r>
      <w:proofErr w:type="gramEnd"/>
      <w:r w:rsidRPr="002201AB">
        <w:t>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58"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w:t>
      </w:r>
      <w:proofErr w:type="gramStart"/>
      <w:r w:rsidRPr="00022328">
        <w:rPr>
          <w:rFonts w:ascii="Courier" w:eastAsiaTheme="minorHAnsi" w:hAnsi="Courier" w:cstheme="minorBidi"/>
          <w:sz w:val="22"/>
          <w:lang w:val="en-US"/>
        </w:rPr>
        <w:t>str.split</w:t>
      </w:r>
      <w:proofErr w:type="gramEnd"/>
      <w:r w:rsidRPr="00022328">
        <w:rPr>
          <w:rFonts w:ascii="Courier" w:eastAsiaTheme="minorHAnsi" w:hAnsi="Courier" w:cstheme="minorBidi"/>
          <w:sz w:val="22"/>
          <w:lang w:val="en-US"/>
        </w:rPr>
        <w: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"%s.%s" % (lon_str[0</w:t>
      </w:r>
      <w:proofErr w:type="gramStart"/>
      <w:r w:rsidRPr="00022328">
        <w:rPr>
          <w:rFonts w:ascii="Courier" w:eastAsiaTheme="minorHAnsi" w:hAnsi="Courier" w:cstheme="minorBidi"/>
          <w:sz w:val="22"/>
          <w:lang w:val="en-US"/>
        </w:rPr>
        <w:t>].zfill</w:t>
      </w:r>
      <w:proofErr w:type="gramEnd"/>
      <w:r w:rsidRPr="00022328">
        <w:rPr>
          <w:rFonts w:ascii="Courier" w:eastAsiaTheme="minorHAnsi" w:hAnsi="Courier" w:cstheme="minorBidi"/>
          <w:sz w:val="22"/>
          <w:lang w:val="en-US"/>
        </w:rPr>
        <w:t>(3),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w:t>
      </w:r>
      <w:proofErr w:type="gramStart"/>
      <w:r w:rsidRPr="00022328">
        <w:rPr>
          <w:rFonts w:ascii="Courier" w:eastAsiaTheme="minorHAnsi" w:hAnsi="Courier" w:cstheme="minorBidi"/>
          <w:sz w:val="22"/>
          <w:lang w:val="en-US"/>
        </w:rPr>
        <w:t>str.split</w:t>
      </w:r>
      <w:proofErr w:type="gramEnd"/>
      <w:r w:rsidRPr="00022328">
        <w:rPr>
          <w:rFonts w:ascii="Courier" w:eastAsiaTheme="minorHAnsi" w:hAnsi="Courier" w:cstheme="minorBidi"/>
          <w:sz w:val="22"/>
          <w:lang w:val="en-US"/>
        </w:rPr>
        <w: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w:t>
      </w:r>
      <w:proofErr w:type="gramStart"/>
      <w:r w:rsidRPr="00022328">
        <w:rPr>
          <w:rFonts w:ascii="Courier" w:eastAsiaTheme="minorHAnsi" w:hAnsi="Courier" w:cstheme="minorBidi"/>
          <w:sz w:val="22"/>
          <w:lang w:val="en-US"/>
        </w:rPr>
        <w:t>].zfill</w:t>
      </w:r>
      <w:proofErr w:type="gramEnd"/>
      <w:r w:rsidRPr="00022328">
        <w:rPr>
          <w:rFonts w:ascii="Courier" w:eastAsiaTheme="minorHAnsi" w:hAnsi="Courier" w:cstheme="minorBidi"/>
          <w:sz w:val="22"/>
          <w:lang w:val="en-US"/>
        </w:rPr>
        <w:t>(</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lastRenderedPageBreak/>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7517AF">
      <w:pPr>
        <w:pStyle w:val="ListParagraph"/>
        <w:numPr>
          <w:ilvl w:val="0"/>
          <w:numId w:val="58"/>
        </w:numPr>
        <w:rPr>
          <w:lang w:val="en-CA"/>
        </w:rPr>
      </w:pPr>
      <w:r>
        <w:rPr>
          <w:lang w:val="en-CA"/>
        </w:rPr>
        <w:t>shape_dist_traveled: omitted</w:t>
      </w:r>
    </w:p>
    <w:p w14:paraId="258D49C0" w14:textId="77777777" w:rsidR="002660E6" w:rsidRDefault="002660E6" w:rsidP="007517AF">
      <w:pPr>
        <w:pStyle w:val="ListParagraph"/>
        <w:numPr>
          <w:ilvl w:val="0"/>
          <w:numId w:val="58"/>
        </w:numPr>
        <w:rPr>
          <w:lang w:val="en-CA"/>
        </w:rPr>
      </w:pPr>
      <w:r>
        <w:rPr>
          <w:lang w:val="en-CA"/>
        </w:rPr>
        <w:t>point_iri: unique ID for point object</w:t>
      </w:r>
      <w:r>
        <w:rPr>
          <w:lang w:val="en-CA"/>
        </w:rPr>
        <w:br/>
      </w:r>
    </w:p>
    <w:p w14:paraId="38532171" w14:textId="77777777" w:rsidR="002660E6" w:rsidRDefault="002660E6" w:rsidP="007517AF">
      <w:pPr>
        <w:pStyle w:val="ListParagraph"/>
        <w:numPr>
          <w:ilvl w:val="0"/>
          <w:numId w:val="58"/>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w:t>
      </w:r>
      <w:proofErr w:type="gramStart"/>
      <w:r w:rsidRPr="005D743B">
        <w:rPr>
          <w:lang w:val="en-CA"/>
        </w:rPr>
        <w:t>POINT(</w:t>
      </w:r>
      <w:proofErr w:type="gramEnd"/>
      <w:r w:rsidRPr="005D743B">
        <w:rPr>
          <w:lang w:val="en-CA"/>
        </w:rPr>
        <w: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7517AF">
      <w:pPr>
        <w:pStyle w:val="ListParagraph"/>
        <w:numPr>
          <w:ilvl w:val="1"/>
          <w:numId w:val="58"/>
        </w:numPr>
        <w:rPr>
          <w:lang w:val="en-CA"/>
        </w:rPr>
      </w:pPr>
      <w:r>
        <w:rPr>
          <w:lang w:val="en-CA"/>
        </w:rPr>
        <w:t>How can we create a mapping between rows in Karma, without modifying the input file?</w:t>
      </w:r>
    </w:p>
    <w:p w14:paraId="5EB7C481" w14:textId="77777777" w:rsidR="002660E6" w:rsidRDefault="002660E6" w:rsidP="007517AF">
      <w:pPr>
        <w:pStyle w:val="ListParagraph"/>
        <w:numPr>
          <w:ilvl w:val="1"/>
          <w:numId w:val="58"/>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7517AF">
      <w:pPr>
        <w:pStyle w:val="ListParagraph"/>
        <w:numPr>
          <w:ilvl w:val="1"/>
          <w:numId w:val="58"/>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r>
        <w:rPr>
          <w:lang w:val="en-CA"/>
        </w:rPr>
        <w:t>stop_times.txt</w:t>
      </w:r>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7517AF">
      <w:pPr>
        <w:pStyle w:val="ListParagraph"/>
        <w:numPr>
          <w:ilvl w:val="0"/>
          <w:numId w:val="53"/>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w:t>
      </w:r>
      <w:proofErr w:type="gramStart"/>
      <w:r w:rsidRPr="00993A9D">
        <w:rPr>
          <w:rFonts w:ascii="Courier" w:hAnsi="Courier"/>
          <w:lang w:val="en-CA"/>
        </w:rPr>
        <w:t>).replace</w:t>
      </w:r>
      <w:proofErr w:type="gramEnd"/>
      <w:r w:rsidRPr="00993A9D">
        <w:rPr>
          <w:rFonts w:ascii="Courier" w:hAnsi="Courier"/>
          <w:lang w:val="en-CA"/>
        </w:rPr>
        <w:t>(":","")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 xml:space="preserve">&lt;subtrip_iri&gt; a </w:t>
      </w:r>
      <w:proofErr w:type="gramStart"/>
      <w:r>
        <w:rPr>
          <w:lang w:val="en-CA"/>
        </w:rPr>
        <w:t>trip:ScheduledTransitTrip</w:t>
      </w:r>
      <w:proofErr w:type="gramEnd"/>
      <w:r>
        <w:rPr>
          <w:lang w:val="en-CA"/>
        </w:rPr>
        <w:t>.</w:t>
      </w:r>
    </w:p>
    <w:p w14:paraId="1F14E0F7" w14:textId="77777777" w:rsidR="002660E6" w:rsidRDefault="002660E6" w:rsidP="007517AF">
      <w:pPr>
        <w:pStyle w:val="ListParagraph"/>
        <w:numPr>
          <w:ilvl w:val="0"/>
          <w:numId w:val="53"/>
        </w:numPr>
        <w:rPr>
          <w:lang w:val="en-CA"/>
        </w:rPr>
      </w:pPr>
      <w:r w:rsidRPr="002C4558">
        <w:rPr>
          <w:lang w:val="en-CA"/>
        </w:rPr>
        <w:t>arrival_time</w:t>
      </w:r>
      <w:r>
        <w:rPr>
          <w:lang w:val="en-CA"/>
        </w:rPr>
        <w:t>: not used</w:t>
      </w:r>
    </w:p>
    <w:p w14:paraId="7F071C4C" w14:textId="77777777" w:rsidR="002660E6" w:rsidRPr="00DF17D9" w:rsidRDefault="002660E6" w:rsidP="007517AF">
      <w:pPr>
        <w:pStyle w:val="ListParagraph"/>
        <w:numPr>
          <w:ilvl w:val="0"/>
          <w:numId w:val="53"/>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w:t>
      </w:r>
      <w:proofErr w:type="gramStart"/>
      <w:r>
        <w:t>xsd:time</w:t>
      </w:r>
      <w:proofErr w:type="gramEnd"/>
      <w:r>
        <w:t>)</w:t>
      </w:r>
      <w:r w:rsidRPr="00DF17D9">
        <w:br/>
      </w:r>
      <w:r>
        <w:t xml:space="preserve">-&gt; </w:t>
      </w:r>
      <w:r>
        <w:rPr>
          <w:lang w:val="en-CA"/>
        </w:rPr>
        <w:t>&lt;_scheduled_subtrip &gt; rec:startTime &lt;departure_time&gt;; rec:endTime &lt;next_arrival_time&gt;</w:t>
      </w:r>
    </w:p>
    <w:p w14:paraId="4ED59522" w14:textId="77777777" w:rsidR="002660E6" w:rsidRDefault="002660E6" w:rsidP="007517AF">
      <w:pPr>
        <w:pStyle w:val="ListParagraph"/>
        <w:numPr>
          <w:ilvl w:val="0"/>
          <w:numId w:val="53"/>
        </w:numPr>
        <w:rPr>
          <w:lang w:val="en-CA"/>
        </w:rPr>
      </w:pPr>
      <w:r w:rsidRPr="005C3FBB">
        <w:rPr>
          <w:lang w:val="en-CA"/>
        </w:rPr>
        <w:lastRenderedPageBreak/>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t>return "route" + getValue("trip_id") + "_" + getValue("stop_id") + "_" + getValue("next_stop_id")</w:t>
      </w:r>
    </w:p>
    <w:p w14:paraId="586C252A" w14:textId="77777777" w:rsidR="002660E6" w:rsidRDefault="002660E6" w:rsidP="002660E6">
      <w:pPr>
        <w:pStyle w:val="ListParagraph"/>
        <w:rPr>
          <w:lang w:val="en-CA"/>
        </w:rPr>
      </w:pPr>
      <w:r>
        <w:rPr>
          <w:lang w:val="en-CA"/>
        </w:rPr>
        <w:t xml:space="preserve">-&gt; &lt;subtrip_iri &gt; </w:t>
      </w:r>
      <w:proofErr w:type="gramStart"/>
      <w:r>
        <w:rPr>
          <w:lang w:val="en-CA"/>
        </w:rPr>
        <w:t>transit:scheduledOn</w:t>
      </w:r>
      <w:proofErr w:type="gramEnd"/>
      <w:r>
        <w:rPr>
          <w:lang w:val="en-CA"/>
        </w:rPr>
        <w:t xml:space="preserve"> &lt;route_iri&gt;.</w:t>
      </w:r>
    </w:p>
    <w:p w14:paraId="47DA9CFD" w14:textId="77777777" w:rsidR="002660E6" w:rsidRDefault="002660E6" w:rsidP="002660E6">
      <w:pPr>
        <w:pStyle w:val="ListParagraph"/>
        <w:rPr>
          <w:lang w:val="en-CA"/>
        </w:rPr>
      </w:pPr>
      <w:r>
        <w:rPr>
          <w:lang w:val="en-CA"/>
        </w:rPr>
        <w:t xml:space="preserve">&lt;route_iri&gt; a </w:t>
      </w:r>
      <w:proofErr w:type="gramStart"/>
      <w:r>
        <w:rPr>
          <w:lang w:val="en-CA"/>
        </w:rPr>
        <w:t>transit:RouteSection</w:t>
      </w:r>
      <w:proofErr w:type="gramEnd"/>
      <w:r>
        <w:rPr>
          <w:lang w:val="en-CA"/>
        </w:rPr>
        <w:t>; transit:beginsAtStop &lt;stop_id&gt;; transit:endsAtStop &lt;next_stop_id&gt;</w:t>
      </w:r>
    </w:p>
    <w:p w14:paraId="28C582DC" w14:textId="77777777" w:rsidR="002660E6" w:rsidRDefault="002660E6" w:rsidP="007517AF">
      <w:pPr>
        <w:pStyle w:val="ListParagraph"/>
        <w:numPr>
          <w:ilvl w:val="0"/>
          <w:numId w:val="53"/>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7517AF">
      <w:pPr>
        <w:pStyle w:val="ListParagraph"/>
        <w:numPr>
          <w:ilvl w:val="0"/>
          <w:numId w:val="53"/>
        </w:numPr>
        <w:rPr>
          <w:lang w:val="en-CA"/>
        </w:rPr>
      </w:pPr>
      <w:r w:rsidRPr="005C3FBB">
        <w:rPr>
          <w:lang w:val="en-CA"/>
        </w:rPr>
        <w:t>stop_headsign</w:t>
      </w:r>
      <w:r>
        <w:rPr>
          <w:lang w:val="en-CA"/>
        </w:rPr>
        <w:t>: not in use</w:t>
      </w:r>
    </w:p>
    <w:p w14:paraId="14BD84BF" w14:textId="77777777" w:rsidR="002660E6" w:rsidRPr="00906056" w:rsidRDefault="002660E6" w:rsidP="007517AF">
      <w:pPr>
        <w:pStyle w:val="ListParagraph"/>
        <w:numPr>
          <w:ilvl w:val="0"/>
          <w:numId w:val="53"/>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w:t>
      </w:r>
      <w:proofErr w:type="gramStart"/>
      <w:r>
        <w:t>transit:hasPickupType</w:t>
      </w:r>
      <w:proofErr w:type="gramEnd"/>
      <w:r>
        <w:t xml:space="preserve"> &lt;pickup_type_transform&gt;</w:t>
      </w:r>
    </w:p>
    <w:p w14:paraId="1D31D43A" w14:textId="77777777" w:rsidR="002660E6" w:rsidRPr="00906056" w:rsidRDefault="002660E6" w:rsidP="007517AF">
      <w:pPr>
        <w:pStyle w:val="ListParagraph"/>
        <w:numPr>
          <w:ilvl w:val="0"/>
          <w:numId w:val="53"/>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7517AF">
      <w:pPr>
        <w:pStyle w:val="ListParagraph"/>
        <w:numPr>
          <w:ilvl w:val="0"/>
          <w:numId w:val="53"/>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r>
        <w:rPr>
          <w:lang w:val="en-CA"/>
        </w:rPr>
        <w:t>stops.txt</w:t>
      </w:r>
    </w:p>
    <w:p w14:paraId="750A8E1C" w14:textId="77777777" w:rsidR="002660E6" w:rsidRDefault="002660E6" w:rsidP="007517AF">
      <w:pPr>
        <w:pStyle w:val="ListParagraph"/>
        <w:numPr>
          <w:ilvl w:val="0"/>
          <w:numId w:val="52"/>
        </w:numPr>
        <w:rPr>
          <w:lang w:val="en-CA"/>
        </w:rPr>
      </w:pPr>
      <w:r w:rsidRPr="00CE00BC">
        <w:rPr>
          <w:lang w:val="en-CA"/>
        </w:rPr>
        <w:t>stop_id</w:t>
      </w:r>
      <w:r>
        <w:rPr>
          <w:lang w:val="en-CA"/>
        </w:rPr>
        <w:br/>
        <w:t xml:space="preserve">-&gt; &lt;stop_id&gt; a </w:t>
      </w:r>
      <w:proofErr w:type="gramStart"/>
      <w:r>
        <w:rPr>
          <w:lang w:val="en-CA"/>
        </w:rPr>
        <w:t>transit:StopPoint</w:t>
      </w:r>
      <w:proofErr w:type="gramEnd"/>
    </w:p>
    <w:p w14:paraId="30FACD9F" w14:textId="77777777" w:rsidR="002660E6" w:rsidRDefault="002660E6" w:rsidP="007517AF">
      <w:pPr>
        <w:pStyle w:val="ListParagraph"/>
        <w:numPr>
          <w:ilvl w:val="0"/>
          <w:numId w:val="52"/>
        </w:numPr>
        <w:rPr>
          <w:lang w:val="en-CA"/>
        </w:rPr>
      </w:pPr>
      <w:r w:rsidRPr="00CE00BC">
        <w:rPr>
          <w:lang w:val="en-CA"/>
        </w:rPr>
        <w:t>stop_code</w:t>
      </w:r>
      <w:r>
        <w:rPr>
          <w:lang w:val="en-CA"/>
        </w:rPr>
        <w:br/>
        <w:t xml:space="preserve">-&gt; &lt;stop_id&gt; </w:t>
      </w:r>
      <w:proofErr w:type="gramStart"/>
      <w:r>
        <w:rPr>
          <w:lang w:val="en-CA"/>
        </w:rPr>
        <w:t>transit:hasStopCode</w:t>
      </w:r>
      <w:proofErr w:type="gramEnd"/>
      <w:r>
        <w:rPr>
          <w:lang w:val="en-CA"/>
        </w:rPr>
        <w:t xml:space="preserve"> &lt;stop_code&gt;</w:t>
      </w:r>
    </w:p>
    <w:p w14:paraId="20AF1392" w14:textId="77777777" w:rsidR="002660E6" w:rsidRDefault="002660E6" w:rsidP="007517AF">
      <w:pPr>
        <w:pStyle w:val="ListParagraph"/>
        <w:numPr>
          <w:ilvl w:val="0"/>
          <w:numId w:val="52"/>
        </w:numPr>
        <w:rPr>
          <w:lang w:val="en-CA"/>
        </w:rPr>
      </w:pPr>
      <w:r w:rsidRPr="00CE00BC">
        <w:rPr>
          <w:lang w:val="en-CA"/>
        </w:rPr>
        <w:t>stop_name</w:t>
      </w:r>
      <w:r>
        <w:rPr>
          <w:lang w:val="en-CA"/>
        </w:rPr>
        <w:br/>
        <w:t>-&gt; &lt;stop_id&gt; foaf:name &lt;stop_name&gt;</w:t>
      </w:r>
    </w:p>
    <w:p w14:paraId="778E9476" w14:textId="77777777" w:rsidR="002660E6" w:rsidRDefault="002660E6" w:rsidP="007517AF">
      <w:pPr>
        <w:pStyle w:val="ListParagraph"/>
        <w:numPr>
          <w:ilvl w:val="0"/>
          <w:numId w:val="52"/>
        </w:numPr>
        <w:rPr>
          <w:lang w:val="en-CA"/>
        </w:rPr>
      </w:pPr>
      <w:r w:rsidRPr="00E520B7">
        <w:rPr>
          <w:lang w:val="en-CA"/>
        </w:rPr>
        <w:t>stop_desc (not filled)</w:t>
      </w:r>
    </w:p>
    <w:p w14:paraId="33E27D8F" w14:textId="77777777" w:rsidR="002660E6" w:rsidRDefault="002660E6" w:rsidP="007517AF">
      <w:pPr>
        <w:pStyle w:val="ListParagraph"/>
        <w:numPr>
          <w:ilvl w:val="0"/>
          <w:numId w:val="52"/>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r>
      <w:r w:rsidRPr="00C81602">
        <w:lastRenderedPageBreak/>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w:t>
      </w:r>
      <w:proofErr w:type="gramStart"/>
      <w:r w:rsidRPr="00C81602">
        <w:rPr>
          <w:rFonts w:ascii="Courier" w:hAnsi="Courier"/>
        </w:rPr>
        <w:t>str.split</w:t>
      </w:r>
      <w:proofErr w:type="gramEnd"/>
      <w:r w:rsidRPr="00C81602">
        <w:rPr>
          <w:rFonts w:ascii="Courier" w:hAnsi="Courier"/>
        </w:rPr>
        <w:t>(".")</w:t>
      </w:r>
    </w:p>
    <w:p w14:paraId="6DABAB70" w14:textId="77777777" w:rsidR="002660E6" w:rsidRPr="00C81602" w:rsidRDefault="002660E6" w:rsidP="002660E6">
      <w:pPr>
        <w:ind w:left="720"/>
        <w:rPr>
          <w:rFonts w:ascii="Courier" w:hAnsi="Courier"/>
        </w:rPr>
      </w:pPr>
      <w:r w:rsidRPr="00C81602">
        <w:rPr>
          <w:rFonts w:ascii="Courier" w:hAnsi="Courier"/>
        </w:rPr>
        <w:t>lon_str = "%s.%s" % (lon_str[0</w:t>
      </w:r>
      <w:proofErr w:type="gramStart"/>
      <w:r w:rsidRPr="00C81602">
        <w:rPr>
          <w:rFonts w:ascii="Courier" w:hAnsi="Courier"/>
        </w:rPr>
        <w:t>].zfill</w:t>
      </w:r>
      <w:proofErr w:type="gramEnd"/>
      <w:r w:rsidRPr="00C81602">
        <w:rPr>
          <w:rFonts w:ascii="Courier" w:hAnsi="Courier"/>
        </w:rPr>
        <w:t>(3),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w:t>
      </w:r>
      <w:proofErr w:type="gramStart"/>
      <w:r w:rsidRPr="00C81602">
        <w:rPr>
          <w:rFonts w:ascii="Courier" w:hAnsi="Courier"/>
        </w:rPr>
        <w:t>str.split</w:t>
      </w:r>
      <w:proofErr w:type="gramEnd"/>
      <w:r w:rsidRPr="00C81602">
        <w:rPr>
          <w:rFonts w:ascii="Courier" w:hAnsi="Courier"/>
        </w:rPr>
        <w:t>(".")</w:t>
      </w:r>
    </w:p>
    <w:p w14:paraId="3707166A" w14:textId="77777777" w:rsidR="002660E6" w:rsidRPr="00C81602" w:rsidRDefault="002660E6" w:rsidP="002660E6">
      <w:pPr>
        <w:ind w:left="720"/>
        <w:rPr>
          <w:rFonts w:ascii="Courier" w:hAnsi="Courier"/>
        </w:rPr>
      </w:pPr>
      <w:r w:rsidRPr="00C81602">
        <w:rPr>
          <w:rFonts w:ascii="Courier" w:hAnsi="Courier"/>
        </w:rPr>
        <w:t>lat_str = "%s.%s" % (lat_str[0</w:t>
      </w:r>
      <w:proofErr w:type="gramStart"/>
      <w:r w:rsidRPr="00C81602">
        <w:rPr>
          <w:rFonts w:ascii="Courier" w:hAnsi="Courier"/>
        </w:rPr>
        <w:t>].zfill</w:t>
      </w:r>
      <w:proofErr w:type="gramEnd"/>
      <w:r w:rsidRPr="00C81602">
        <w:rPr>
          <w:rFonts w:ascii="Courier" w:hAnsi="Courier"/>
        </w:rPr>
        <w:t>(</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7517AF">
      <w:pPr>
        <w:pStyle w:val="ListParagraph"/>
        <w:numPr>
          <w:ilvl w:val="0"/>
          <w:numId w:val="52"/>
        </w:numPr>
        <w:rPr>
          <w:lang w:val="en-CA"/>
        </w:rPr>
      </w:pPr>
      <w:r w:rsidRPr="00E520B7">
        <w:rPr>
          <w:lang w:val="en-CA"/>
        </w:rPr>
        <w:t>zone_id</w:t>
      </w:r>
      <w:r>
        <w:rPr>
          <w:lang w:val="en-CA"/>
        </w:rPr>
        <w:t xml:space="preserve"> (not filled)</w:t>
      </w:r>
    </w:p>
    <w:p w14:paraId="1B926DE9" w14:textId="77777777" w:rsidR="002660E6" w:rsidRDefault="002660E6" w:rsidP="007517AF">
      <w:pPr>
        <w:pStyle w:val="ListParagraph"/>
        <w:numPr>
          <w:ilvl w:val="0"/>
          <w:numId w:val="52"/>
        </w:numPr>
        <w:rPr>
          <w:lang w:val="en-CA"/>
        </w:rPr>
      </w:pPr>
      <w:r w:rsidRPr="00E520B7">
        <w:rPr>
          <w:lang w:val="en-CA"/>
        </w:rPr>
        <w:t>stop_url</w:t>
      </w:r>
      <w:r>
        <w:rPr>
          <w:lang w:val="en-CA"/>
        </w:rPr>
        <w:t xml:space="preserve"> (not filled)</w:t>
      </w:r>
    </w:p>
    <w:p w14:paraId="5B8F3D30" w14:textId="77777777" w:rsidR="002660E6" w:rsidRDefault="002660E6" w:rsidP="007517AF">
      <w:pPr>
        <w:pStyle w:val="ListParagraph"/>
        <w:numPr>
          <w:ilvl w:val="0"/>
          <w:numId w:val="52"/>
        </w:numPr>
        <w:rPr>
          <w:lang w:val="en-CA"/>
        </w:rPr>
      </w:pPr>
      <w:r>
        <w:rPr>
          <w:lang w:val="en-CA"/>
        </w:rPr>
        <w:t>location_type (not filled)</w:t>
      </w:r>
    </w:p>
    <w:p w14:paraId="212B4776" w14:textId="77777777" w:rsidR="002660E6" w:rsidRDefault="002660E6" w:rsidP="007517AF">
      <w:pPr>
        <w:pStyle w:val="ListParagraph"/>
        <w:numPr>
          <w:ilvl w:val="0"/>
          <w:numId w:val="52"/>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 xml:space="preserve">need to transform numeric value into </w:t>
      </w:r>
      <w:proofErr w:type="gramStart"/>
      <w:r w:rsidRPr="007F2E86">
        <w:t>xsd:Boolean</w:t>
      </w:r>
      <w:proofErr w:type="gramEnd"/>
      <w:r w:rsidRPr="007F2E86">
        <w:t>:</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 xml:space="preserve">-&gt; &lt;stop_id&gt; </w:t>
      </w:r>
      <w:proofErr w:type="gramStart"/>
      <w:r w:rsidRPr="007F2E86">
        <w:t>transit:wheelchairBoarding</w:t>
      </w:r>
      <w:proofErr w:type="gramEnd"/>
      <w:r w:rsidRPr="007F2E86">
        <w:t xml:space="preserve"> &lt;wheelchair_boarding</w:t>
      </w:r>
      <w:r>
        <w:t>_transform</w:t>
      </w:r>
      <w:r w:rsidRPr="007F2E86">
        <w:t>&gt;</w:t>
      </w:r>
    </w:p>
    <w:p w14:paraId="6433A986" w14:textId="77777777" w:rsidR="002660E6" w:rsidRDefault="002660E6" w:rsidP="00EC2F24">
      <w:pPr>
        <w:pStyle w:val="Heading3"/>
        <w:numPr>
          <w:ilvl w:val="0"/>
          <w:numId w:val="0"/>
        </w:numPr>
        <w:rPr>
          <w:lang w:val="en-CA"/>
        </w:rPr>
      </w:pPr>
      <w:r>
        <w:rPr>
          <w:lang w:val="en-CA"/>
        </w:rPr>
        <w:t>trips.txt</w:t>
      </w:r>
    </w:p>
    <w:p w14:paraId="2CFB546B" w14:textId="77777777" w:rsidR="002660E6" w:rsidRDefault="002660E6" w:rsidP="007517AF">
      <w:pPr>
        <w:pStyle w:val="ListParagraph"/>
        <w:numPr>
          <w:ilvl w:val="0"/>
          <w:numId w:val="55"/>
        </w:numPr>
        <w:rPr>
          <w:lang w:val="en-CA"/>
        </w:rPr>
      </w:pPr>
      <w:r w:rsidRPr="006438B9">
        <w:rPr>
          <w:lang w:val="en-CA"/>
        </w:rPr>
        <w:t>route_id</w:t>
      </w:r>
      <w:r>
        <w:rPr>
          <w:lang w:val="en-CA"/>
        </w:rPr>
        <w:br/>
        <w:t xml:space="preserve">-&gt; &lt;route_id&gt; a </w:t>
      </w:r>
      <w:proofErr w:type="gramStart"/>
      <w:r>
        <w:rPr>
          <w:lang w:val="en-CA"/>
        </w:rPr>
        <w:t>transit:RoutePD</w:t>
      </w:r>
      <w:proofErr w:type="gramEnd"/>
      <w:r>
        <w:rPr>
          <w:lang w:val="en-CA"/>
        </w:rPr>
        <w:t>;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7517AF">
      <w:pPr>
        <w:pStyle w:val="ListParagraph"/>
        <w:numPr>
          <w:ilvl w:val="0"/>
          <w:numId w:val="55"/>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w:t>
      </w:r>
      <w:r>
        <w:rPr>
          <w:lang w:val="en-CA"/>
        </w:rPr>
        <w:lastRenderedPageBreak/>
        <w:t>represents the days during which the trip is provided. The properties of the service_id may be used to define the recurring days for the &lt;trip_id&gt;. In order to capture this, we’ll need to merge the appropriate values for each service_id from the calendar.txt dataset.</w:t>
      </w:r>
      <w:r>
        <w:rPr>
          <w:lang w:val="en-CA"/>
        </w:rPr>
        <w:br/>
        <w:t xml:space="preserve">OR: in lieu of merging the csv files, we define &lt;service_id&gt; as another RecurringEvent and define &lt;service_id&gt; </w:t>
      </w:r>
      <w:proofErr w:type="gramStart"/>
      <w:r>
        <w:rPr>
          <w:lang w:val="en-CA"/>
        </w:rPr>
        <w:t>rec:hasSubRecurringEvent</w:t>
      </w:r>
      <w:proofErr w:type="gramEnd"/>
      <w:r>
        <w:rPr>
          <w:lang w:val="en-CA"/>
        </w:rPr>
        <w:t xml:space="preserve">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 xml:space="preserve">-&gt; &lt;route_id&gt; </w:t>
      </w:r>
      <w:proofErr w:type="gramStart"/>
      <w:r w:rsidRPr="001E004D">
        <w:rPr>
          <w:strike/>
          <w:lang w:val="en-CA"/>
        </w:rPr>
        <w:t>change:hasManifestation</w:t>
      </w:r>
      <w:proofErr w:type="gramEnd"/>
      <w:r w:rsidRPr="001E004D">
        <w:rPr>
          <w:strike/>
          <w:lang w:val="en-CA"/>
        </w:rPr>
        <w:t xml:space="preserve"> [a transit:Route; icontact:hasOperatingHours &lt;service_id&gt;</w:t>
      </w:r>
    </w:p>
    <w:p w14:paraId="485A47FD" w14:textId="77777777" w:rsidR="002660E6" w:rsidRPr="00091F8C" w:rsidRDefault="002660E6" w:rsidP="007517AF">
      <w:pPr>
        <w:pStyle w:val="ListParagraph"/>
        <w:numPr>
          <w:ilvl w:val="0"/>
          <w:numId w:val="55"/>
        </w:numPr>
        <w:rPr>
          <w:lang w:val="en-CA"/>
        </w:rPr>
      </w:pPr>
      <w:r w:rsidRPr="00091F8C">
        <w:rPr>
          <w:lang w:val="en-CA"/>
        </w:rPr>
        <w:t>trip_id</w:t>
      </w:r>
      <w:r w:rsidRPr="00091F8C">
        <w:rPr>
          <w:lang w:val="en-CA"/>
        </w:rPr>
        <w:br/>
        <w:t>-&gt; &lt;trip_id&gt; a transit:</w:t>
      </w:r>
      <w:r>
        <w:rPr>
          <w:lang w:val="en-CA"/>
        </w:rPr>
        <w:tab/>
      </w:r>
      <w:r w:rsidRPr="00091F8C">
        <w:rPr>
          <w:lang w:val="en-CA"/>
        </w:rPr>
        <w:t xml:space="preserve">; </w:t>
      </w:r>
      <w:proofErr w:type="gramStart"/>
      <w:r w:rsidRPr="00091F8C">
        <w:rPr>
          <w:lang w:val="en-CA"/>
        </w:rPr>
        <w:t>transit:scheduledOn</w:t>
      </w:r>
      <w:proofErr w:type="gramEnd"/>
      <w:r w:rsidRPr="00091F8C">
        <w:rPr>
          <w:lang w:val="en-CA"/>
        </w:rPr>
        <w:t xml:space="preserve"> &lt;route_id&gt;]</w:t>
      </w:r>
    </w:p>
    <w:p w14:paraId="4A8887A1" w14:textId="77777777" w:rsidR="002660E6" w:rsidRDefault="002660E6" w:rsidP="007517AF">
      <w:pPr>
        <w:pStyle w:val="ListParagraph"/>
        <w:numPr>
          <w:ilvl w:val="0"/>
          <w:numId w:val="55"/>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7517AF">
      <w:pPr>
        <w:pStyle w:val="ListParagraph"/>
        <w:numPr>
          <w:ilvl w:val="0"/>
          <w:numId w:val="55"/>
        </w:numPr>
        <w:rPr>
          <w:lang w:val="en-CA"/>
        </w:rPr>
      </w:pPr>
      <w:r w:rsidRPr="006438B9">
        <w:rPr>
          <w:lang w:val="en-CA"/>
        </w:rPr>
        <w:t>trip_short_name</w:t>
      </w:r>
      <w:r>
        <w:rPr>
          <w:lang w:val="en-CA"/>
        </w:rPr>
        <w:t xml:space="preserve"> (not filled)</w:t>
      </w:r>
    </w:p>
    <w:p w14:paraId="018F1604" w14:textId="77777777" w:rsidR="002660E6" w:rsidRDefault="002660E6" w:rsidP="007517AF">
      <w:pPr>
        <w:pStyle w:val="ListParagraph"/>
        <w:numPr>
          <w:ilvl w:val="0"/>
          <w:numId w:val="55"/>
        </w:numPr>
        <w:rPr>
          <w:lang w:val="en-CA"/>
        </w:rPr>
      </w:pPr>
      <w:r w:rsidRPr="006438B9">
        <w:rPr>
          <w:lang w:val="en-CA"/>
        </w:rPr>
        <w:t>direction_id</w:t>
      </w:r>
      <w:r>
        <w:rPr>
          <w:lang w:val="en-CA"/>
        </w:rPr>
        <w:t>: inbound (1) vs outbound (0) (based on suggested values from documentation</w:t>
      </w:r>
      <w:r>
        <w:rPr>
          <w:lang w:val="en-CA"/>
        </w:rPr>
        <w:br/>
        <w:t xml:space="preserve">-&gt; if 1: &lt;trip_id&gt; </w:t>
      </w:r>
      <w:proofErr w:type="gramStart"/>
      <w:r>
        <w:rPr>
          <w:lang w:val="en-CA"/>
        </w:rPr>
        <w:t>transit:isOutbound</w:t>
      </w:r>
      <w:proofErr w:type="gramEnd"/>
      <w:r>
        <w:rPr>
          <w:lang w:val="en-CA"/>
        </w:rPr>
        <w:t xml:space="preserve">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t xml:space="preserve">    return "false"</w:t>
      </w:r>
    </w:p>
    <w:p w14:paraId="66109929" w14:textId="77777777" w:rsidR="002660E6" w:rsidRDefault="002660E6" w:rsidP="007517AF">
      <w:pPr>
        <w:pStyle w:val="ListParagraph"/>
        <w:numPr>
          <w:ilvl w:val="0"/>
          <w:numId w:val="55"/>
        </w:numPr>
        <w:rPr>
          <w:lang w:val="en-CA"/>
        </w:rPr>
      </w:pPr>
      <w:r w:rsidRPr="006438B9">
        <w:rPr>
          <w:lang w:val="en-CA"/>
        </w:rPr>
        <w:t>block_id</w:t>
      </w:r>
      <w:r>
        <w:rPr>
          <w:lang w:val="en-CA"/>
        </w:rPr>
        <w:t xml:space="preserve"> </w:t>
      </w:r>
      <w:r>
        <w:rPr>
          <w:lang w:val="en-CA"/>
        </w:rPr>
        <w:br/>
        <w:t xml:space="preserve">-&gt; &lt;block_id&gt; a </w:t>
      </w:r>
      <w:proofErr w:type="gramStart"/>
      <w:r>
        <w:rPr>
          <w:lang w:val="en-CA"/>
        </w:rPr>
        <w:t>transit:VehicleBlock</w:t>
      </w:r>
      <w:proofErr w:type="gramEnd"/>
      <w:r>
        <w:rPr>
          <w:lang w:val="en-CA"/>
        </w:rPr>
        <w:t>; transit:assignedFor &lt;trip_id&gt;; assignedTo [a transit:TransitVehicle]</w:t>
      </w:r>
    </w:p>
    <w:p w14:paraId="25D0A8CA" w14:textId="77777777" w:rsidR="002660E6" w:rsidRDefault="002660E6" w:rsidP="007517AF">
      <w:pPr>
        <w:pStyle w:val="ListParagraph"/>
        <w:numPr>
          <w:ilvl w:val="0"/>
          <w:numId w:val="55"/>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7517AF">
      <w:pPr>
        <w:pStyle w:val="ListParagraph"/>
        <w:numPr>
          <w:ilvl w:val="0"/>
          <w:numId w:val="55"/>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w:t>
      </w:r>
      <w:r>
        <w:rPr>
          <w:lang w:val="en-CA"/>
        </w:rPr>
        <w:lastRenderedPageBreak/>
        <w:t xml:space="preserve">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7517AF">
      <w:pPr>
        <w:pStyle w:val="ListParagraph"/>
        <w:numPr>
          <w:ilvl w:val="0"/>
          <w:numId w:val="55"/>
        </w:numPr>
        <w:rPr>
          <w:lang w:val="en-CA"/>
        </w:rPr>
      </w:pPr>
      <w:r>
        <w:rPr>
          <w:lang w:val="en-CA"/>
        </w:rPr>
        <w:t>bikes_allowed (not filled)</w:t>
      </w:r>
      <w:r>
        <w:rPr>
          <w:lang w:val="en-CA"/>
        </w:rPr>
        <w:br/>
        <w:t>may be addressed similar to wheelchair_accessible</w:t>
      </w:r>
    </w:p>
    <w:p w14:paraId="5C05828B" w14:textId="481D1573" w:rsidR="0040754B" w:rsidRPr="00E17349" w:rsidRDefault="0040754B" w:rsidP="002660E6">
      <w:pPr>
        <w:spacing w:after="200" w:line="276" w:lineRule="auto"/>
      </w:pPr>
    </w:p>
    <w:sectPr w:rsidR="0040754B" w:rsidRPr="00E17349" w:rsidSect="002C59C9">
      <w:footerReference w:type="default" r:id="rId59"/>
      <w:footerReference w:type="first" r:id="rId60"/>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Megan Katsumi" w:date="2019-11-26T17:06:00Z" w:initials="MK">
    <w:p w14:paraId="3F962004" w14:textId="0813E663" w:rsidR="00C94D04" w:rsidRDefault="00C94D04">
      <w:pPr>
        <w:pStyle w:val="CommentText"/>
      </w:pPr>
      <w:r>
        <w:rPr>
          <w:rStyle w:val="CommentReference"/>
        </w:rPr>
        <w:annotationRef/>
      </w:r>
      <w:r>
        <w:t>TPSO</w:t>
      </w:r>
    </w:p>
  </w:comment>
  <w:comment w:id="76" w:author="Megan Katsumi [2]" w:date="2019-09-27T13:03:00Z" w:initials="MK">
    <w:p w14:paraId="166ED15F" w14:textId="7D34C0C4" w:rsidR="001A169D" w:rsidRDefault="001A169D">
      <w:pPr>
        <w:pStyle w:val="CommentText"/>
      </w:pPr>
      <w:r>
        <w:rPr>
          <w:rStyle w:val="CommentReference"/>
        </w:rPr>
        <w:annotationRef/>
      </w:r>
      <w:r>
        <w:t>Revise to “-S” for static</w:t>
      </w:r>
    </w:p>
  </w:comment>
  <w:comment w:id="151" w:author="Megan Katsumi [2]" w:date="2019-10-28T14:17:00Z" w:initials="MK">
    <w:p w14:paraId="60A28637" w14:textId="5FDB5FB4" w:rsidR="001A169D" w:rsidRDefault="001A169D">
      <w:pPr>
        <w:pStyle w:val="CommentText"/>
      </w:pPr>
      <w:r>
        <w:rPr>
          <w:rStyle w:val="CommentReference"/>
        </w:rPr>
        <w:annotationRef/>
      </w:r>
      <w:r>
        <w:t>Review &amp; confirm namespaces defined for ontologies</w:t>
      </w:r>
    </w:p>
  </w:comment>
  <w:comment w:id="175" w:author="Megan Katsumi [2]" w:date="2019-10-25T14:04:00Z" w:initials="MK">
    <w:p w14:paraId="1B357E72" w14:textId="41F241BF" w:rsidR="001A169D" w:rsidRDefault="001A169D">
      <w:pPr>
        <w:pStyle w:val="CommentText"/>
      </w:pPr>
      <w:r>
        <w:rPr>
          <w:rStyle w:val="CommentReference"/>
        </w:rPr>
        <w:annotationRef/>
      </w:r>
      <w:r>
        <w:t>Maybe put this in an appendix</w:t>
      </w:r>
    </w:p>
  </w:comment>
  <w:comment w:id="204" w:author="Megan Katsumi" w:date="2019-11-26T14:33:00Z" w:initials="MK">
    <w:p w14:paraId="5ECF906D" w14:textId="1F011E41" w:rsidR="00663AFE" w:rsidRDefault="00663AFE">
      <w:pPr>
        <w:pStyle w:val="CommentText"/>
      </w:pPr>
      <w:r>
        <w:rPr>
          <w:rStyle w:val="CommentReference"/>
        </w:rPr>
        <w:annotationRef/>
      </w:r>
      <w:r>
        <w:t>Update to include both Allegrograph &amp; Virtuoso mappings</w:t>
      </w:r>
    </w:p>
  </w:comment>
  <w:comment w:id="205" w:author="Megan Katsumi" w:date="2019-03-15T08:25:00Z" w:initials="MK">
    <w:p w14:paraId="49F03101" w14:textId="77777777" w:rsidR="002660E6" w:rsidRDefault="002660E6" w:rsidP="002660E6">
      <w:pPr>
        <w:pStyle w:val="CommentText"/>
      </w:pPr>
      <w:r>
        <w:rPr>
          <w:rStyle w:val="CommentReference"/>
        </w:rPr>
        <w:annotationRef/>
      </w:r>
      <w:r>
        <w:t>Q: do gtfs routes distinguish between input and outbound?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62004" w15:done="0"/>
  <w15:commentEx w15:paraId="166ED15F" w15:done="0"/>
  <w15:commentEx w15:paraId="60A28637" w15:done="0"/>
  <w15:commentEx w15:paraId="1B357E72" w15:done="0"/>
  <w15:commentEx w15:paraId="5ECF906D" w15:done="0"/>
  <w15:commentEx w15:paraId="49F03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62004" w16cid:durableId="2187DA0C"/>
  <w16cid:commentId w16cid:paraId="166ED15F" w16cid:durableId="2138870C"/>
  <w16cid:commentId w16cid:paraId="60A28637" w16cid:durableId="21617704"/>
  <w16cid:commentId w16cid:paraId="1B357E72" w16cid:durableId="215D7F54"/>
  <w16cid:commentId w16cid:paraId="5ECF906D" w16cid:durableId="2187B621"/>
  <w16cid:commentId w16cid:paraId="49F03101" w16cid:durableId="2035E0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9D188" w14:textId="77777777" w:rsidR="007517AF" w:rsidRDefault="007517AF" w:rsidP="00EA354A">
      <w:r>
        <w:separator/>
      </w:r>
    </w:p>
  </w:endnote>
  <w:endnote w:type="continuationSeparator" w:id="0">
    <w:p w14:paraId="52BA6711" w14:textId="77777777" w:rsidR="007517AF" w:rsidRDefault="007517AF"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1A169D" w:rsidRDefault="001A169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1A169D" w:rsidRPr="0032583C" w:rsidRDefault="001A169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1A169D" w14:paraId="2B76F3B3" w14:textId="77777777" w:rsidTr="00967D94">
      <w:tc>
        <w:tcPr>
          <w:tcW w:w="6947" w:type="dxa"/>
        </w:tcPr>
        <w:p w14:paraId="07DEE8C9" w14:textId="77777777" w:rsidR="001A169D" w:rsidRDefault="001A169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1A169D" w:rsidRDefault="001A169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1A169D" w:rsidRDefault="001A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DCF63" w14:textId="77777777" w:rsidR="007517AF" w:rsidRDefault="007517AF" w:rsidP="00EA354A">
      <w:r>
        <w:separator/>
      </w:r>
    </w:p>
  </w:footnote>
  <w:footnote w:type="continuationSeparator" w:id="0">
    <w:p w14:paraId="15CEE578" w14:textId="77777777" w:rsidR="007517AF" w:rsidRDefault="007517AF" w:rsidP="00EA354A">
      <w:r>
        <w:continuationSeparator/>
      </w:r>
    </w:p>
  </w:footnote>
  <w:footnote w:id="1">
    <w:p w14:paraId="005D8B98" w14:textId="5699BB61" w:rsidR="001A169D" w:rsidRPr="00FF4EA6" w:rsidRDefault="001A169D">
      <w:pPr>
        <w:pStyle w:val="FootnoteText"/>
        <w:rPr>
          <w:lang w:val="en-CA"/>
        </w:rPr>
      </w:pPr>
      <w:r>
        <w:rPr>
          <w:rStyle w:val="FootnoteReference"/>
        </w:rPr>
        <w:footnoteRef/>
      </w:r>
      <w:r>
        <w:t xml:space="preserve"> </w:t>
      </w:r>
      <w:r w:rsidRPr="00FF4EA6">
        <w:t>https://github.com/dgarijo/Widoco</w:t>
      </w:r>
    </w:p>
  </w:footnote>
  <w:footnote w:id="2">
    <w:p w14:paraId="2A27582E" w14:textId="72F030AB" w:rsidR="001A169D" w:rsidRPr="008C1769" w:rsidRDefault="001A169D"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1A169D" w:rsidRDefault="001A169D">
      <w:pPr>
        <w:pStyle w:val="FootnoteText"/>
      </w:pPr>
      <w:r>
        <w:rPr>
          <w:rStyle w:val="FootnoteReference"/>
        </w:rPr>
        <w:footnoteRef/>
      </w:r>
      <w:r>
        <w:t xml:space="preserve"> </w:t>
      </w:r>
      <w:r w:rsidRPr="009A36FB">
        <w:t>https://www.w3.org/TR/owl-time/</w:t>
      </w:r>
    </w:p>
  </w:footnote>
  <w:footnote w:id="4">
    <w:p w14:paraId="2926F4D4" w14:textId="77777777" w:rsidR="001A169D" w:rsidRDefault="001A169D"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1A169D" w:rsidRPr="00FE13B1" w:rsidRDefault="001A169D">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1A169D" w:rsidRPr="008E7C02" w:rsidRDefault="001A169D"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1A169D" w:rsidRPr="00BD4EF4" w:rsidRDefault="001A169D" w:rsidP="00E80D3C">
      <w:r>
        <w:rPr>
          <w:rStyle w:val="FootnoteReference"/>
        </w:rPr>
        <w:footnoteRef/>
      </w:r>
      <w:r>
        <w:t xml:space="preserve"> </w:t>
      </w:r>
      <w:r w:rsidRPr="00B74DA0">
        <w:rPr>
          <w:sz w:val="20"/>
        </w:rPr>
        <w:t>http://ontology.eil.utoronto.ca/GCI/Foundation/GCI-Foundation-v2.owl#</w:t>
      </w:r>
    </w:p>
    <w:p w14:paraId="4AE1EB08" w14:textId="6D90AB37" w:rsidR="001A169D" w:rsidRPr="00E80D3C" w:rsidRDefault="001A169D">
      <w:pPr>
        <w:pStyle w:val="FootnoteText"/>
        <w:rPr>
          <w:lang w:val="en-CA"/>
        </w:rPr>
      </w:pPr>
    </w:p>
  </w:footnote>
  <w:footnote w:id="8">
    <w:p w14:paraId="717C987B" w14:textId="77777777" w:rsidR="001A169D" w:rsidRPr="008B5808" w:rsidRDefault="001A169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1A169D" w:rsidRPr="00046E73" w:rsidRDefault="001A169D">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1A169D" w:rsidRDefault="001A169D">
      <w:pPr>
        <w:pStyle w:val="FootnoteText"/>
      </w:pPr>
      <w:r>
        <w:rPr>
          <w:rStyle w:val="FootnoteReference"/>
        </w:rPr>
        <w:footnoteRef/>
      </w:r>
      <w:r>
        <w:t xml:space="preserve"> </w:t>
      </w:r>
      <w:r w:rsidRPr="00827DD8">
        <w:t>http://schema.org/</w:t>
      </w:r>
    </w:p>
  </w:footnote>
  <w:footnote w:id="11">
    <w:p w14:paraId="4E061129" w14:textId="77777777" w:rsidR="001A169D" w:rsidRDefault="001A169D">
      <w:pPr>
        <w:pStyle w:val="FootnoteText"/>
      </w:pPr>
      <w:r>
        <w:rPr>
          <w:rStyle w:val="FootnoteReference"/>
        </w:rPr>
        <w:footnoteRef/>
      </w:r>
      <w:r>
        <w:t xml:space="preserve"> </w:t>
      </w:r>
      <w:r w:rsidRPr="00827DD8">
        <w:t>http://ontology.eil.utoronto.ca/GCI/Shelters/GCI-Shelters.html</w:t>
      </w:r>
    </w:p>
  </w:footnote>
  <w:footnote w:id="12">
    <w:p w14:paraId="59CD3014" w14:textId="77777777" w:rsidR="001A169D" w:rsidRDefault="001A169D">
      <w:pPr>
        <w:pStyle w:val="FootnoteText"/>
      </w:pPr>
      <w:r>
        <w:rPr>
          <w:rStyle w:val="FootnoteReference"/>
        </w:rPr>
        <w:footnoteRef/>
      </w:r>
      <w:r>
        <w:t xml:space="preserve"> </w:t>
      </w:r>
      <w:r w:rsidRPr="005B2B4C">
        <w:t>http://ontology.eil.utoronto.ca/tove/organization.html</w:t>
      </w:r>
    </w:p>
  </w:footnote>
  <w:footnote w:id="13">
    <w:p w14:paraId="2EAE6E34" w14:textId="77777777" w:rsidR="001A169D" w:rsidRDefault="001A169D"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1A169D" w:rsidRPr="001A792D" w:rsidRDefault="001A169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1A169D" w:rsidRDefault="001A169D">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1A169D" w:rsidRPr="00461993" w:rsidRDefault="001A169D" w:rsidP="00461993">
      <w:r>
        <w:rPr>
          <w:rStyle w:val="FootnoteReference"/>
        </w:rPr>
        <w:footnoteRef/>
      </w:r>
      <w:r>
        <w:t xml:space="preserve"> </w:t>
      </w:r>
      <w:r w:rsidRPr="00461993">
        <w:t>http://www.w3.org/2006/time#January</w:t>
      </w:r>
    </w:p>
  </w:footnote>
  <w:footnote w:id="17">
    <w:p w14:paraId="511019FB" w14:textId="31BE8285" w:rsidR="001A169D" w:rsidRPr="00A84A0A" w:rsidRDefault="001A169D">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1A169D" w:rsidRPr="00FE42D1" w:rsidRDefault="001A169D">
      <w:pPr>
        <w:pStyle w:val="FootnoteText"/>
        <w:rPr>
          <w:lang w:val="en-CA"/>
        </w:rPr>
      </w:pPr>
      <w:r>
        <w:rPr>
          <w:rStyle w:val="FootnoteReference"/>
        </w:rPr>
        <w:footnoteRef/>
      </w:r>
      <w:r>
        <w:t xml:space="preserve"> </w:t>
      </w:r>
      <w:r>
        <w:rPr>
          <w:lang w:val="en-CA"/>
        </w:rPr>
        <w:t xml:space="preserve">This and subsequent queries may be easily repurposed to retrieve trips with a particular end zone by replacing </w:t>
      </w:r>
      <w:proofErr w:type="gramStart"/>
      <w:r>
        <w:rPr>
          <w:lang w:val="en-CA"/>
        </w:rPr>
        <w:t>trip:startLoc</w:t>
      </w:r>
      <w:proofErr w:type="gramEnd"/>
      <w:r>
        <w:rPr>
          <w:lang w:val="en-CA"/>
        </w:rPr>
        <w:t xml:space="preserve"> with trip:endLoc.</w:t>
      </w:r>
    </w:p>
  </w:footnote>
  <w:footnote w:id="19">
    <w:p w14:paraId="433B9CF0" w14:textId="67990B2B" w:rsidR="001A169D" w:rsidRPr="005A5BC5" w:rsidRDefault="001A169D">
      <w:pPr>
        <w:pStyle w:val="FootnoteText"/>
        <w:rPr>
          <w:lang w:val="en-CA"/>
        </w:rPr>
      </w:pPr>
      <w:r>
        <w:rPr>
          <w:rStyle w:val="FootnoteReference"/>
        </w:rPr>
        <w:footnoteRef/>
      </w:r>
      <w:r>
        <w:t xml:space="preserve"> </w:t>
      </w:r>
      <w:r>
        <w:rPr>
          <w:lang w:val="en-CA"/>
        </w:rPr>
        <w:t xml:space="preserve">Note: the precise formalism of this query will vary depending on the triple store and how it has implemented the required GeoSPARQL functions. If no GeoSPARQL or other similar spatial functions have been implemented, then this query may not be successfully answered. In some </w:t>
      </w:r>
      <w:proofErr w:type="gramStart"/>
      <w:r>
        <w:rPr>
          <w:lang w:val="en-CA"/>
        </w:rPr>
        <w:t>cases</w:t>
      </w:r>
      <w:proofErr w:type="gramEnd"/>
      <w:r>
        <w:rPr>
          <w:lang w:val="en-CA"/>
        </w:rPr>
        <w:t xml:space="preserve"> it may be possible that the spatial relations of interest are pre-computed and populated in the triple store.</w:t>
      </w:r>
    </w:p>
  </w:footnote>
  <w:footnote w:id="20">
    <w:p w14:paraId="3D4B6790" w14:textId="737AFB82" w:rsidR="001A169D" w:rsidRPr="00020C6E" w:rsidRDefault="001A169D">
      <w:pPr>
        <w:pStyle w:val="FootnoteText"/>
        <w:rPr>
          <w:lang w:val="en-CA"/>
        </w:rPr>
      </w:pPr>
      <w:r>
        <w:rPr>
          <w:rStyle w:val="FootnoteReference"/>
        </w:rPr>
        <w:footnoteRef/>
      </w:r>
      <w:r>
        <w:t xml:space="preserve"> </w:t>
      </w:r>
      <w:r w:rsidRPr="00020C6E">
        <w:t>http://ld-r.org</w:t>
      </w:r>
    </w:p>
  </w:footnote>
  <w:footnote w:id="21">
    <w:p w14:paraId="33DA1B45" w14:textId="77777777" w:rsidR="001A169D" w:rsidRPr="00FB098B" w:rsidRDefault="001A169D"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1A169D" w:rsidRPr="00FE081C" w:rsidRDefault="001A169D"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1A169D" w:rsidRPr="00115140" w:rsidRDefault="001A169D"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1A169D" w:rsidRPr="00115140" w:rsidRDefault="001A169D"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1A169D" w:rsidRPr="00714E46" w:rsidRDefault="001A169D"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1A169D" w:rsidRPr="006860B9" w:rsidRDefault="001A169D"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1A169D" w:rsidRPr="008D50E3" w:rsidRDefault="001A169D"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1A169D" w:rsidRPr="00C25E66" w:rsidRDefault="001A169D" w:rsidP="0024077A">
      <w:pPr>
        <w:pStyle w:val="FootnoteText"/>
        <w:rPr>
          <w:lang w:val="en-CA"/>
        </w:rPr>
      </w:pPr>
      <w:r>
        <w:rPr>
          <w:rStyle w:val="FootnoteReference"/>
        </w:rPr>
        <w:footnoteRef/>
      </w:r>
      <w:r>
        <w:t xml:space="preserve"> </w:t>
      </w:r>
      <w:r w:rsidRPr="006860B9">
        <w:t>http://ontology.eil.utoronto.ca/icity/</w:t>
      </w:r>
      <w:r>
        <w:t>Time</w:t>
      </w:r>
    </w:p>
  </w:footnote>
  <w:footnote w:id="29">
    <w:p w14:paraId="1F63CB87" w14:textId="4B7616D0" w:rsidR="001517C5" w:rsidRPr="001517C5" w:rsidRDefault="001517C5">
      <w:pPr>
        <w:pStyle w:val="FootnoteText"/>
        <w:rPr>
          <w:lang w:val="en-CA"/>
        </w:rPr>
      </w:pPr>
      <w:r>
        <w:rPr>
          <w:rStyle w:val="FootnoteReference"/>
        </w:rPr>
        <w:footnoteRef/>
      </w:r>
      <w:r>
        <w:t xml:space="preserve"> </w:t>
      </w:r>
      <w:r w:rsidRPr="001517C5">
        <w:t>https://owlready2.readthedocs.io/en/latest/</w:t>
      </w:r>
      <w:bookmarkStart w:id="173" w:name="_GoBack"/>
      <w:bookmarkEnd w:id="173"/>
    </w:p>
  </w:footnote>
  <w:footnote w:id="30">
    <w:p w14:paraId="22C94C61" w14:textId="120EAD93" w:rsidR="00053538" w:rsidRPr="00053538" w:rsidRDefault="00053538">
      <w:pPr>
        <w:pStyle w:val="FootnoteText"/>
        <w:rPr>
          <w:lang w:val="en-CA"/>
        </w:rPr>
      </w:pPr>
      <w:r>
        <w:rPr>
          <w:rStyle w:val="FootnoteReference"/>
        </w:rPr>
        <w:footnoteRef/>
      </w:r>
      <w:r>
        <w:t xml:space="preserve"> </w:t>
      </w:r>
      <w:r w:rsidRPr="00053538">
        <w:t>https://www.w3.org/TR/r2rml/</w:t>
      </w:r>
    </w:p>
  </w:footnote>
  <w:footnote w:id="31">
    <w:p w14:paraId="5F58FA41" w14:textId="77777777" w:rsidR="001A169D" w:rsidRPr="00846739" w:rsidRDefault="001A169D" w:rsidP="0015597C">
      <w:pPr>
        <w:pStyle w:val="FootnoteText"/>
        <w:rPr>
          <w:lang w:val="en-CA"/>
        </w:rPr>
      </w:pPr>
      <w:r>
        <w:rPr>
          <w:rStyle w:val="FootnoteReference"/>
        </w:rPr>
        <w:footnoteRef/>
      </w:r>
      <w:r>
        <w:t xml:space="preserve"> </w:t>
      </w:r>
      <w:r w:rsidRPr="00846739">
        <w:t>http://usc-isi-i2.github.io/karma/</w:t>
      </w:r>
    </w:p>
  </w:footnote>
  <w:footnote w:id="32">
    <w:p w14:paraId="73856734" w14:textId="77777777" w:rsidR="001A169D" w:rsidRPr="00E9694B" w:rsidRDefault="001A169D" w:rsidP="0015597C">
      <w:r>
        <w:rPr>
          <w:rStyle w:val="FootnoteReference"/>
        </w:rPr>
        <w:footnoteRef/>
      </w:r>
      <w:r>
        <w:t xml:space="preserve"> </w:t>
      </w:r>
      <w:r w:rsidRPr="00E9694B">
        <w:t>https://github.com/usc-isi-i2/Web-Karma/wiki/Batch-Mode-for-RDF-Generation</w:t>
      </w:r>
    </w:p>
    <w:p w14:paraId="5FD51CB1" w14:textId="77777777" w:rsidR="001A169D" w:rsidRPr="00E9694B" w:rsidRDefault="001A169D" w:rsidP="0015597C">
      <w:pPr>
        <w:pStyle w:val="FootnoteText"/>
        <w:rPr>
          <w:lang w:val="en-CA"/>
        </w:rPr>
      </w:pPr>
    </w:p>
  </w:footnote>
  <w:footnote w:id="33">
    <w:p w14:paraId="34B59A19" w14:textId="77777777" w:rsidR="001A169D" w:rsidRPr="009B3C10" w:rsidRDefault="001A169D" w:rsidP="00DE663F">
      <w:pPr>
        <w:pStyle w:val="FootnoteText"/>
        <w:rPr>
          <w:lang w:val="en-CA"/>
        </w:rPr>
      </w:pPr>
      <w:r>
        <w:rPr>
          <w:rStyle w:val="FootnoteReference"/>
        </w:rPr>
        <w:footnoteRef/>
      </w:r>
      <w:r>
        <w:t xml:space="preserve"> </w:t>
      </w:r>
    </w:p>
  </w:footnote>
  <w:footnote w:id="34">
    <w:p w14:paraId="728995B4" w14:textId="32478919" w:rsidR="001A169D" w:rsidRPr="0046391E" w:rsidRDefault="001A169D">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5">
    <w:p w14:paraId="1E94CA35" w14:textId="77777777" w:rsidR="002660E6" w:rsidRPr="002569AE" w:rsidRDefault="002660E6"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6">
    <w:p w14:paraId="4D1E1ABC" w14:textId="77777777" w:rsidR="002660E6" w:rsidRPr="00747A61" w:rsidRDefault="002660E6" w:rsidP="002660E6">
      <w:pPr>
        <w:pStyle w:val="FootnoteText"/>
        <w:rPr>
          <w:lang w:val="en-CA"/>
        </w:rPr>
      </w:pPr>
      <w:r>
        <w:rPr>
          <w:rStyle w:val="FootnoteReference"/>
        </w:rPr>
        <w:footnoteRef/>
      </w:r>
      <w:r>
        <w:t xml:space="preserve"> </w:t>
      </w:r>
      <w:r w:rsidRPr="00747A61">
        <w:t>http://gruff.allegrograph.com:10035/doc/magic-properties.html</w:t>
      </w:r>
    </w:p>
  </w:footnote>
  <w:footnote w:id="37">
    <w:p w14:paraId="16F48314" w14:textId="77777777" w:rsidR="002660E6" w:rsidRPr="00CC6A63" w:rsidRDefault="002660E6"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5223"/>
    <w:multiLevelType w:val="hybridMultilevel"/>
    <w:tmpl w:val="1E421A2A"/>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4"/>
  </w:num>
  <w:num w:numId="4">
    <w:abstractNumId w:val="18"/>
  </w:num>
  <w:num w:numId="5">
    <w:abstractNumId w:val="48"/>
  </w:num>
  <w:num w:numId="6">
    <w:abstractNumId w:val="63"/>
  </w:num>
  <w:num w:numId="7">
    <w:abstractNumId w:val="35"/>
  </w:num>
  <w:num w:numId="8">
    <w:abstractNumId w:val="59"/>
  </w:num>
  <w:num w:numId="9">
    <w:abstractNumId w:val="62"/>
  </w:num>
  <w:num w:numId="10">
    <w:abstractNumId w:val="13"/>
  </w:num>
  <w:num w:numId="11">
    <w:abstractNumId w:val="23"/>
  </w:num>
  <w:num w:numId="12">
    <w:abstractNumId w:val="22"/>
  </w:num>
  <w:num w:numId="13">
    <w:abstractNumId w:val="43"/>
  </w:num>
  <w:num w:numId="14">
    <w:abstractNumId w:val="57"/>
  </w:num>
  <w:num w:numId="15">
    <w:abstractNumId w:val="42"/>
  </w:num>
  <w:num w:numId="16">
    <w:abstractNumId w:val="0"/>
  </w:num>
  <w:num w:numId="17">
    <w:abstractNumId w:val="16"/>
  </w:num>
  <w:num w:numId="18">
    <w:abstractNumId w:val="5"/>
  </w:num>
  <w:num w:numId="19">
    <w:abstractNumId w:val="25"/>
  </w:num>
  <w:num w:numId="20">
    <w:abstractNumId w:val="47"/>
  </w:num>
  <w:num w:numId="21">
    <w:abstractNumId w:val="38"/>
  </w:num>
  <w:num w:numId="22">
    <w:abstractNumId w:val="45"/>
  </w:num>
  <w:num w:numId="23">
    <w:abstractNumId w:val="15"/>
  </w:num>
  <w:num w:numId="24">
    <w:abstractNumId w:val="17"/>
  </w:num>
  <w:num w:numId="25">
    <w:abstractNumId w:val="32"/>
  </w:num>
  <w:num w:numId="26">
    <w:abstractNumId w:val="19"/>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6"/>
  </w:num>
  <w:num w:numId="29">
    <w:abstractNumId w:val="53"/>
  </w:num>
  <w:num w:numId="30">
    <w:abstractNumId w:val="37"/>
  </w:num>
  <w:num w:numId="31">
    <w:abstractNumId w:val="20"/>
  </w:num>
  <w:num w:numId="32">
    <w:abstractNumId w:val="54"/>
  </w:num>
  <w:num w:numId="33">
    <w:abstractNumId w:val="61"/>
  </w:num>
  <w:num w:numId="34">
    <w:abstractNumId w:val="3"/>
  </w:num>
  <w:num w:numId="35">
    <w:abstractNumId w:val="12"/>
  </w:num>
  <w:num w:numId="36">
    <w:abstractNumId w:val="31"/>
  </w:num>
  <w:num w:numId="37">
    <w:abstractNumId w:val="29"/>
  </w:num>
  <w:num w:numId="38">
    <w:abstractNumId w:val="7"/>
  </w:num>
  <w:num w:numId="39">
    <w:abstractNumId w:val="44"/>
  </w:num>
  <w:num w:numId="40">
    <w:abstractNumId w:val="21"/>
  </w:num>
  <w:num w:numId="41">
    <w:abstractNumId w:val="10"/>
  </w:num>
  <w:num w:numId="42">
    <w:abstractNumId w:val="9"/>
  </w:num>
  <w:num w:numId="43">
    <w:abstractNumId w:val="1"/>
  </w:num>
  <w:num w:numId="44">
    <w:abstractNumId w:val="46"/>
  </w:num>
  <w:num w:numId="45">
    <w:abstractNumId w:val="24"/>
  </w:num>
  <w:num w:numId="46">
    <w:abstractNumId w:val="11"/>
  </w:num>
  <w:num w:numId="47">
    <w:abstractNumId w:val="50"/>
  </w:num>
  <w:num w:numId="48">
    <w:abstractNumId w:val="36"/>
  </w:num>
  <w:num w:numId="49">
    <w:abstractNumId w:val="2"/>
  </w:num>
  <w:num w:numId="50">
    <w:abstractNumId w:val="58"/>
  </w:num>
  <w:num w:numId="51">
    <w:abstractNumId w:val="26"/>
  </w:num>
  <w:num w:numId="52">
    <w:abstractNumId w:val="28"/>
  </w:num>
  <w:num w:numId="53">
    <w:abstractNumId w:val="41"/>
  </w:num>
  <w:num w:numId="54">
    <w:abstractNumId w:val="51"/>
  </w:num>
  <w:num w:numId="55">
    <w:abstractNumId w:val="27"/>
  </w:num>
  <w:num w:numId="56">
    <w:abstractNumId w:val="40"/>
  </w:num>
  <w:num w:numId="57">
    <w:abstractNumId w:val="52"/>
  </w:num>
  <w:num w:numId="58">
    <w:abstractNumId w:val="60"/>
  </w:num>
  <w:num w:numId="59">
    <w:abstractNumId w:val="39"/>
  </w:num>
  <w:num w:numId="60">
    <w:abstractNumId w:val="6"/>
  </w:num>
  <w:num w:numId="61">
    <w:abstractNumId w:val="30"/>
  </w:num>
  <w:num w:numId="62">
    <w:abstractNumId w:val="8"/>
  </w:num>
  <w:num w:numId="63">
    <w:abstractNumId w:val="14"/>
  </w:num>
  <w:num w:numId="64">
    <w:abstractNumId w:val="33"/>
  </w:num>
  <w:num w:numId="65">
    <w:abstractNumId w:val="49"/>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959"/>
    <w:rsid w:val="004519E4"/>
    <w:rsid w:val="004523C2"/>
    <w:rsid w:val="004528D5"/>
    <w:rsid w:val="0045302A"/>
    <w:rsid w:val="00453100"/>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38F"/>
    <w:rsid w:val="005D1C20"/>
    <w:rsid w:val="005D28F4"/>
    <w:rsid w:val="005D3386"/>
    <w:rsid w:val="005D38DC"/>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26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4D04"/>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hyperlink" Target="http://www.nextbus.com/xmlFeedDocs/NextBusXMLFeed.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hyperlink" Target="http://franz.com/ns/allegrograph/5.0/geo/n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hyperlink" Target="https://www.nature.com/articles/sdata201889" TargetMode="External"/><Relationship Id="rId8" Type="http://schemas.openxmlformats.org/officeDocument/2006/relationships/comments" Target="comments.xml"/><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59"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hyperlink" Target="http://webservices.nextbus.com/service/publicXMLFeed?command=vehicleLocations&amp;a=ttc&amp;r=501&amp;t=1525184100000"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openxmlformats.org/officeDocument/2006/relationships/hyperlink" Target="http://franz.com/ns/allegrograph/5.0/geo/nd"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 Id="rId60"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183B97DD-7F71-8749-BC8C-FC3D40B6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131</Pages>
  <Words>42335</Words>
  <Characters>241312</Characters>
  <Application>Microsoft Office Word</Application>
  <DocSecurity>0</DocSecurity>
  <Lines>2010</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108</cp:revision>
  <cp:lastPrinted>2019-09-27T21:05:00Z</cp:lastPrinted>
  <dcterms:created xsi:type="dcterms:W3CDTF">2019-10-24T14:37:00Z</dcterms:created>
  <dcterms:modified xsi:type="dcterms:W3CDTF">2019-11-26T22:36:00Z</dcterms:modified>
</cp:coreProperties>
</file>